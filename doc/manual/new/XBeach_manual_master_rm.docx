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r w:rsidRPr="004F2B4F">
              <w:rPr>
                <w:lang w:val="en-US"/>
              </w:rPr>
              <w:t>feb</w:t>
            </w:r>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lastRenderedPageBreak/>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92128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92128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92128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92128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92128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92128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92128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92128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92128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92128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92128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92128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92128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92128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92128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92128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92128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92128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92128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92128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92128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92128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92128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92128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92128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92128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92128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92128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92128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92128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92128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92128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92128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92128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lastRenderedPageBreak/>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92128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92128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92128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92128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92128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92128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92128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92128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92128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92128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92128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92128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92128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92128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92128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92128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92128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92128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92128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92128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92128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92128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92128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92128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92128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92128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92128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92128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92128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92128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92128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92128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92128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92128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92128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92128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92128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92128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92128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92128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92128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92128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92128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92128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lastRenderedPageBreak/>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92128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92128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92128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92128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92128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92128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92128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ins w:id="27" w:author="Robert McCall" w:date="2015-03-05T12:21:00Z">
        <w:r w:rsidR="00921289">
          <w:rPr>
            <w:noProof/>
            <w:lang w:val="en-US"/>
          </w:rPr>
          <w:t>107</w:t>
        </w:r>
      </w:ins>
      <w:del w:id="28" w:author="Robert McCall" w:date="2015-03-05T10:09:00Z">
        <w:r w:rsidR="00844679" w:rsidDel="005E6B98">
          <w:rPr>
            <w:noProof/>
            <w:lang w:val="en-US"/>
          </w:rPr>
          <w:delText>107</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ins w:id="29" w:author="Robert McCall" w:date="2015-03-05T12:21:00Z">
        <w:r w:rsidR="00921289">
          <w:rPr>
            <w:noProof/>
            <w:lang w:val="en-US"/>
          </w:rPr>
          <w:t>107</w:t>
        </w:r>
      </w:ins>
      <w:del w:id="30" w:author="Robert McCall" w:date="2015-03-05T10:09:00Z">
        <w:r w:rsidR="00844679" w:rsidDel="005E6B98">
          <w:rPr>
            <w:noProof/>
            <w:lang w:val="en-US"/>
          </w:rPr>
          <w:delText>107</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ins w:id="31" w:author="Robert McCall" w:date="2015-03-05T12:21:00Z">
        <w:r w:rsidR="00921289">
          <w:rPr>
            <w:noProof/>
            <w:lang w:val="en-US"/>
          </w:rPr>
          <w:t>113</w:t>
        </w:r>
      </w:ins>
      <w:del w:id="32" w:author="Robert McCall" w:date="2015-03-05T12:07:00Z">
        <w:r w:rsidR="00A37B49" w:rsidDel="00494D6E">
          <w:rPr>
            <w:noProof/>
            <w:lang w:val="en-US"/>
          </w:rPr>
          <w:delText>112</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ins w:id="33" w:author="Robert McCall" w:date="2015-03-05T12:21:00Z">
        <w:r w:rsidR="00921289">
          <w:rPr>
            <w:noProof/>
            <w:lang w:val="en-US"/>
          </w:rPr>
          <w:t>114</w:t>
        </w:r>
      </w:ins>
      <w:del w:id="34" w:author="Robert McCall" w:date="2015-03-05T12:07:00Z">
        <w:r w:rsidR="00A37B49" w:rsidDel="00494D6E">
          <w:rPr>
            <w:noProof/>
            <w:lang w:val="en-US"/>
          </w:rPr>
          <w:delText>113</w:delText>
        </w:r>
      </w:del>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ins w:id="35" w:author="Robert McCall" w:date="2015-03-05T12:21:00Z">
        <w:r w:rsidR="00921289">
          <w:rPr>
            <w:noProof/>
            <w:lang w:val="en-US"/>
          </w:rPr>
          <w:t>115</w:t>
        </w:r>
      </w:ins>
      <w:del w:id="36" w:author="Robert McCall" w:date="2015-03-05T10:28:00Z">
        <w:r w:rsidR="00787794" w:rsidDel="00787794">
          <w:rPr>
            <w:noProof/>
            <w:lang w:val="en-US"/>
          </w:rPr>
          <w:delText>114</w:delText>
        </w:r>
      </w:del>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48" w:name="bmChap1"/>
    <w:bookmarkEnd w:id="48"/>
    <w:p w:rsidR="000C5FE2" w:rsidRPr="004F2B4F" w:rsidRDefault="000C5FE2" w:rsidP="002603CC">
      <w:pPr>
        <w:pStyle w:val="Heading1"/>
        <w:keepLines w:val="0"/>
        <w:jc w:val="both"/>
        <w:rPr>
          <w:lang w:val="en-US"/>
        </w:rPr>
      </w:pPr>
      <w:r w:rsidRPr="004F2B4F">
        <w:rPr>
          <w:rStyle w:val="Hidden"/>
          <w:noProof w:val="0"/>
          <w:lang w:val="en-US"/>
        </w:rPr>
        <w:lastRenderedPageBreak/>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del w:id="49" w:author="Robert McCall" w:date="2015-03-05T12:07:00Z">
        <w:r w:rsidRPr="004F2B4F">
          <w:rPr>
            <w:rStyle w:val="Hidden"/>
            <w:noProof w:val="0"/>
            <w:lang w:val="en-US"/>
          </w:rPr>
          <w:fldChar w:fldCharType="end"/>
        </w:r>
      </w:del>
      <w:r w:rsidRPr="004F2B4F">
        <w:rPr>
          <w:rStyle w:val="Hidden"/>
          <w:noProof w:val="0"/>
          <w:lang w:val="en-US"/>
        </w:rPr>
        <w:fldChar w:fldCharType="begin"/>
      </w:r>
      <w:r w:rsidRPr="004F2B4F">
        <w:rPr>
          <w:rStyle w:val="Hidden"/>
          <w:noProof w:val="0"/>
          <w:lang w:val="en-US"/>
        </w:rPr>
        <w:instrText xml:space="preserve"> SEQ MTSec \r 1 \h \* MERGEFORMAT </w:instrText>
      </w:r>
      <w:del w:id="50" w:author="Robert McCall" w:date="2015-03-05T12:07:00Z">
        <w:r w:rsidRPr="004F2B4F">
          <w:rPr>
            <w:rStyle w:val="Hidden"/>
            <w:noProof w:val="0"/>
            <w:lang w:val="en-US"/>
          </w:rPr>
          <w:fldChar w:fldCharType="end"/>
        </w:r>
      </w:del>
      <w:r w:rsidRPr="004F2B4F">
        <w:rPr>
          <w:rStyle w:val="Hidden"/>
          <w:noProof w:val="0"/>
          <w:lang w:val="en-US"/>
        </w:rPr>
        <w:fldChar w:fldCharType="end"/>
      </w:r>
      <w:r w:rsidRPr="004F2B4F">
        <w:rPr>
          <w:sz w:val="2"/>
          <w:szCs w:val="2"/>
          <w:lang w:val="en-US"/>
        </w:rPr>
        <w:t xml:space="preserve"> </w:t>
      </w:r>
      <w:bookmarkStart w:id="51" w:name="_Toc412623805"/>
      <w:r w:rsidR="008C2325" w:rsidRPr="004F2B4F">
        <w:rPr>
          <w:lang w:val="en-US"/>
        </w:rPr>
        <w:t>Introduction</w:t>
      </w:r>
      <w:bookmarkEnd w:id="51"/>
    </w:p>
    <w:p w:rsidR="008C2325" w:rsidRPr="004F2B4F" w:rsidRDefault="000D24FB" w:rsidP="002603CC">
      <w:pPr>
        <w:rPr>
          <w:color w:val="FF0000"/>
          <w:lang w:val="en-US"/>
        </w:rPr>
      </w:pPr>
      <w:commentRangeStart w:id="52"/>
      <w:r w:rsidRPr="004F2B4F">
        <w:rPr>
          <w:color w:val="FF0000"/>
          <w:lang w:val="en-US"/>
        </w:rPr>
        <w:t>Ap</w:t>
      </w:r>
      <w:commentRangeEnd w:id="52"/>
      <w:r w:rsidR="00C96BC8" w:rsidRPr="004F2B4F">
        <w:rPr>
          <w:rStyle w:val="CommentReference"/>
          <w:lang w:val="en-US"/>
        </w:rPr>
        <w:commentReference w:id="52"/>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53" w:name="_Toc412623806"/>
      <w:r w:rsidRPr="004F2B4F">
        <w:rPr>
          <w:lang w:val="en-US"/>
        </w:rPr>
        <w:lastRenderedPageBreak/>
        <w:t>Processes and model formulation</w:t>
      </w:r>
      <w:bookmarkEnd w:id="53"/>
    </w:p>
    <w:p w:rsidR="008C2325" w:rsidRPr="004F2B4F" w:rsidRDefault="008C2325" w:rsidP="002603CC">
      <w:pPr>
        <w:pStyle w:val="Heading2"/>
        <w:jc w:val="both"/>
        <w:rPr>
          <w:lang w:val="en-US"/>
        </w:rPr>
      </w:pPr>
      <w:bookmarkStart w:id="54" w:name="_Toc412623807"/>
      <w:commentRangeStart w:id="55"/>
      <w:r w:rsidRPr="004F2B4F">
        <w:rPr>
          <w:lang w:val="en-US"/>
        </w:rPr>
        <w:t>Domain and definitions</w:t>
      </w:r>
      <w:bookmarkEnd w:id="54"/>
      <w:commentRangeEnd w:id="55"/>
      <w:r w:rsidR="00F41BBE" w:rsidRPr="004F2B4F">
        <w:rPr>
          <w:rStyle w:val="CommentReference"/>
          <w:b w:val="0"/>
          <w:iCs w:val="0"/>
          <w:lang w:val="en-US"/>
        </w:rPr>
        <w:commentReference w:id="55"/>
      </w:r>
    </w:p>
    <w:p w:rsidR="00302A3C" w:rsidRPr="004F2B4F" w:rsidRDefault="00302A3C" w:rsidP="002603CC">
      <w:pPr>
        <w:pStyle w:val="Heading3"/>
        <w:jc w:val="both"/>
        <w:rPr>
          <w:lang w:val="en-US"/>
        </w:rPr>
      </w:pPr>
      <w:bookmarkStart w:id="56" w:name="_Toc412623808"/>
      <w:r w:rsidRPr="004F2B4F">
        <w:rPr>
          <w:lang w:val="en-US"/>
        </w:rPr>
        <w:t>Coordinate system</w:t>
      </w:r>
      <w:bookmarkEnd w:id="56"/>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alongshore,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ins w:id="57" w:author="Robert McCall" w:date="2015-03-05T12:21:00Z">
        <w:r w:rsidR="00921289" w:rsidRPr="004F2B4F">
          <w:rPr>
            <w:lang w:val="en-US"/>
          </w:rPr>
          <w:t xml:space="preserve">Figure </w:t>
        </w:r>
        <w:r w:rsidR="00921289">
          <w:rPr>
            <w:noProof/>
            <w:lang w:val="en-US"/>
          </w:rPr>
          <w:t>2</w:t>
        </w:r>
        <w:r w:rsidR="00921289" w:rsidRPr="004F2B4F">
          <w:rPr>
            <w:lang w:val="en-US"/>
          </w:rPr>
          <w:t>.</w:t>
        </w:r>
        <w:r w:rsidR="00921289">
          <w:rPr>
            <w:noProof/>
            <w:lang w:val="en-US"/>
          </w:rPr>
          <w:t>1</w:t>
        </w:r>
      </w:ins>
      <w:del w:id="58" w:author="Robert McCall" w:date="2015-03-05T10:09:00Z">
        <w:r w:rsidR="00844679" w:rsidRPr="004F2B4F" w:rsidDel="005E6B98">
          <w:rPr>
            <w:lang w:val="en-US"/>
          </w:rPr>
          <w:delText xml:space="preserve">Figure </w:delText>
        </w:r>
        <w:r w:rsidR="00844679" w:rsidDel="005E6B98">
          <w:rPr>
            <w:noProof/>
            <w:lang w:val="en-US"/>
          </w:rPr>
          <w:delText>2</w:delText>
        </w:r>
        <w:r w:rsidR="00844679" w:rsidRPr="004F2B4F" w:rsidDel="005E6B98">
          <w:rPr>
            <w:lang w:val="en-US"/>
          </w:rPr>
          <w:delText>.</w:delText>
        </w:r>
        <w:r w:rsidR="00844679" w:rsidDel="005E6B98">
          <w:rPr>
            <w:noProof/>
            <w:lang w:val="en-US"/>
          </w:rPr>
          <w:delText>1</w:delText>
        </w:r>
      </w:del>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ins w:id="59" w:author="Robert McCall" w:date="2015-03-05T12:21:00Z">
        <w:r w:rsidR="00921289" w:rsidRPr="004F2B4F">
          <w:rPr>
            <w:lang w:val="en-US"/>
          </w:rPr>
          <w:t xml:space="preserve">Figure </w:t>
        </w:r>
        <w:r w:rsidR="00921289">
          <w:rPr>
            <w:noProof/>
            <w:lang w:val="en-US"/>
          </w:rPr>
          <w:t>2</w:t>
        </w:r>
        <w:r w:rsidR="00921289" w:rsidRPr="004F2B4F">
          <w:rPr>
            <w:lang w:val="en-US"/>
          </w:rPr>
          <w:t>.</w:t>
        </w:r>
        <w:r w:rsidR="00921289">
          <w:rPr>
            <w:noProof/>
            <w:lang w:val="en-US"/>
          </w:rPr>
          <w:t>2</w:t>
        </w:r>
      </w:ins>
      <w:del w:id="60" w:author="Robert McCall" w:date="2015-03-05T10:09:00Z">
        <w:r w:rsidR="00844679" w:rsidRPr="004F2B4F" w:rsidDel="005E6B98">
          <w:rPr>
            <w:lang w:val="en-US"/>
          </w:rPr>
          <w:delText xml:space="preserve">Figure </w:delText>
        </w:r>
        <w:r w:rsidR="00844679" w:rsidDel="005E6B98">
          <w:rPr>
            <w:noProof/>
            <w:lang w:val="en-US"/>
          </w:rPr>
          <w:delText>2</w:delText>
        </w:r>
        <w:r w:rsidR="00844679" w:rsidRPr="004F2B4F" w:rsidDel="005E6B98">
          <w:rPr>
            <w:lang w:val="en-US"/>
          </w:rPr>
          <w:delText>.</w:delText>
        </w:r>
        <w:r w:rsidR="00844679" w:rsidDel="005E6B98">
          <w:rPr>
            <w:noProof/>
            <w:lang w:val="en-US"/>
          </w:rPr>
          <w:delText>2</w:delText>
        </w:r>
      </w:del>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61" w:name="_Ref412704682"/>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1</w:t>
      </w:r>
      <w:r w:rsidR="00394891" w:rsidRPr="004F2B4F">
        <w:rPr>
          <w:lang w:val="en-US"/>
        </w:rPr>
        <w:fldChar w:fldCharType="end"/>
      </w:r>
      <w:bookmarkEnd w:id="61"/>
      <w:r w:rsidRPr="004F2B4F">
        <w:rPr>
          <w:lang w:val="en-US"/>
        </w:rPr>
        <w:tab/>
        <w:t>Rectangular coordinate system of XBeach</w:t>
      </w:r>
    </w:p>
    <w:p w:rsidR="00302A3C" w:rsidRPr="004F2B4F" w:rsidRDefault="00302A3C" w:rsidP="002603CC">
      <w:pPr>
        <w:pStyle w:val="Heading3"/>
        <w:jc w:val="both"/>
        <w:rPr>
          <w:lang w:val="en-US"/>
        </w:rPr>
      </w:pPr>
      <w:bookmarkStart w:id="62" w:name="_Toc412623809"/>
      <w:r w:rsidRPr="004F2B4F">
        <w:rPr>
          <w:lang w:val="en-US"/>
        </w:rPr>
        <w:t>Grid set-up</w:t>
      </w:r>
      <w:bookmarkEnd w:id="62"/>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uv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63" w:name="_Ref412704689"/>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2</w:t>
      </w:r>
      <w:r w:rsidR="00394891" w:rsidRPr="004F2B4F">
        <w:rPr>
          <w:lang w:val="en-US"/>
        </w:rPr>
        <w:fldChar w:fldCharType="end"/>
      </w:r>
      <w:bookmarkEnd w:id="63"/>
      <w:r w:rsidRPr="004F2B4F">
        <w:rPr>
          <w:lang w:val="en-US"/>
        </w:rPr>
        <w:tab/>
        <w:t>Curvi-linear coordinate system of XBeach</w:t>
      </w:r>
    </w:p>
    <w:p w:rsidR="008C2325" w:rsidRPr="004F2B4F" w:rsidRDefault="008C2325" w:rsidP="002603CC">
      <w:pPr>
        <w:pStyle w:val="Heading2"/>
        <w:jc w:val="both"/>
        <w:rPr>
          <w:lang w:val="en-US"/>
        </w:rPr>
      </w:pPr>
      <w:bookmarkStart w:id="64" w:name="_Toc412623810"/>
      <w:commentRangeStart w:id="65"/>
      <w:r w:rsidRPr="004F2B4F">
        <w:rPr>
          <w:lang w:val="en-US"/>
        </w:rPr>
        <w:t>Hydrodynamics options</w:t>
      </w:r>
      <w:bookmarkEnd w:id="64"/>
      <w:commentRangeEnd w:id="65"/>
      <w:r w:rsidR="00F41BBE" w:rsidRPr="004F2B4F">
        <w:rPr>
          <w:rStyle w:val="CommentReference"/>
          <w:b w:val="0"/>
          <w:iCs w:val="0"/>
          <w:lang w:val="en-US"/>
        </w:rPr>
        <w:commentReference w:id="65"/>
      </w:r>
    </w:p>
    <w:p w:rsidR="00B826A5" w:rsidRPr="004F2B4F" w:rsidRDefault="00B826A5" w:rsidP="002603CC">
      <w:pPr>
        <w:rPr>
          <w:lang w:val="en-US"/>
        </w:rPr>
      </w:pPr>
      <w:r w:rsidRPr="004F2B4F">
        <w:rPr>
          <w:lang w:val="en-US"/>
        </w:rPr>
        <w:t>XBeach was originally developed as a short-wave averaged but wave-group resolving model, allowing to resolve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A37B49" w:rsidRDefault="00A37B49"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A37B49" w:rsidRDefault="00A37B49" w:rsidP="00B826A5"/>
                          </w:txbxContent>
                        </wps:txbx>
                        <wps:bodyPr rtlCol="0" anchor="ctr"/>
                      </wps:wsp>
                      <wps:wsp>
                        <wps:cNvPr id="46" name="TextBox 6"/>
                        <wps:cNvSpPr txBox="1"/>
                        <wps:spPr>
                          <a:xfrm>
                            <a:off x="2699792" y="1340768"/>
                            <a:ext cx="2304256" cy="369332"/>
                          </a:xfrm>
                          <a:prstGeom prst="rect">
                            <a:avLst/>
                          </a:prstGeom>
                          <a:noFill/>
                        </wps:spPr>
                        <wps:txbx>
                          <w:txbxContent>
                            <w:p w:rsidR="00A37B49" w:rsidRDefault="00A37B49" w:rsidP="00B826A5">
                              <w:pPr>
                                <w:pStyle w:val="NormalWeb"/>
                                <w:spacing w:before="0" w:beforeAutospacing="0" w:after="0" w:afterAutospacing="0"/>
                              </w:pPr>
                              <w:r>
                                <w:rPr>
                                  <w:rFonts w:asciiTheme="minorHAnsi" w:hAnsi="Calibri" w:cstheme="minorBidi"/>
                                  <w:b/>
                                  <w:bCs/>
                                  <w:color w:val="4F81BD" w:themeColor="accent1"/>
                                  <w:kern w:val="24"/>
                                  <w:sz w:val="36"/>
                                  <w:szCs w:val="36"/>
                                  <w:lang w:val="nl-NL"/>
                                </w:rPr>
                                <w:t>short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A37B49" w:rsidRDefault="00A37B49" w:rsidP="00B826A5">
                              <w:pPr>
                                <w:pStyle w:val="NormalWeb"/>
                                <w:spacing w:before="0" w:beforeAutospacing="0" w:after="0" w:afterAutospacing="0"/>
                              </w:pPr>
                              <w:r>
                                <w:rPr>
                                  <w:rFonts w:asciiTheme="minorHAnsi" w:hAnsi="Calibri" w:cstheme="minorBidi"/>
                                  <w:b/>
                                  <w:bCs/>
                                  <w:color w:val="000000" w:themeColor="text1"/>
                                  <w:kern w:val="24"/>
                                  <w:sz w:val="36"/>
                                  <w:szCs w:val="36"/>
                                  <w:lang w:val="nl-NL"/>
                                </w:rPr>
                                <w:t>short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A37B49" w:rsidRDefault="00A37B49"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A37B49" w:rsidRDefault="00A37B49" w:rsidP="00B826A5">
                              <w:pPr>
                                <w:pStyle w:val="NormalWeb"/>
                                <w:spacing w:before="0" w:beforeAutospacing="0" w:after="0" w:afterAutospacing="0"/>
                              </w:pPr>
                              <w:r>
                                <w:rPr>
                                  <w:rFonts w:asciiTheme="minorHAnsi" w:hAnsi="Calibri" w:cstheme="minorBidi"/>
                                  <w:b/>
                                  <w:bCs/>
                                  <w:color w:val="00B0F0"/>
                                  <w:kern w:val="24"/>
                                  <w:sz w:val="36"/>
                                  <w:szCs w:val="36"/>
                                  <w:lang w:val="nl-NL"/>
                                </w:rPr>
                                <w:t>bound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A37B49" w:rsidRDefault="00A37B49"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A37B49" w:rsidRDefault="00A37B49"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A37B49" w:rsidRDefault="00A37B49" w:rsidP="00B826A5">
                        <w:pPr>
                          <w:pStyle w:val="NormalWeb"/>
                          <w:spacing w:before="0" w:beforeAutospacing="0" w:after="0" w:afterAutospacing="0"/>
                        </w:pPr>
                        <w:r>
                          <w:rPr>
                            <w:rFonts w:asciiTheme="minorHAnsi" w:hAnsi="Calibri" w:cstheme="minorBidi"/>
                            <w:b/>
                            <w:bCs/>
                            <w:color w:val="4F81BD" w:themeColor="accent1"/>
                            <w:kern w:val="24"/>
                            <w:sz w:val="36"/>
                            <w:szCs w:val="36"/>
                            <w:lang w:val="nl-NL"/>
                          </w:rPr>
                          <w:t>short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A37B49" w:rsidRDefault="00A37B49" w:rsidP="00B826A5">
                        <w:pPr>
                          <w:pStyle w:val="NormalWeb"/>
                          <w:spacing w:before="0" w:beforeAutospacing="0" w:after="0" w:afterAutospacing="0"/>
                        </w:pPr>
                        <w:r>
                          <w:rPr>
                            <w:rFonts w:asciiTheme="minorHAnsi" w:hAnsi="Calibri" w:cstheme="minorBidi"/>
                            <w:b/>
                            <w:bCs/>
                            <w:color w:val="000000" w:themeColor="text1"/>
                            <w:kern w:val="24"/>
                            <w:sz w:val="36"/>
                            <w:szCs w:val="36"/>
                            <w:lang w:val="nl-NL"/>
                          </w:rPr>
                          <w:t>short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A37B49" w:rsidRDefault="00A37B49"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A37B49" w:rsidRDefault="00A37B49" w:rsidP="00B826A5">
                        <w:pPr>
                          <w:pStyle w:val="NormalWeb"/>
                          <w:spacing w:before="0" w:beforeAutospacing="0" w:after="0" w:afterAutospacing="0"/>
                        </w:pPr>
                        <w:r>
                          <w:rPr>
                            <w:rFonts w:asciiTheme="minorHAnsi" w:hAnsi="Calibri" w:cstheme="minorBidi"/>
                            <w:b/>
                            <w:bCs/>
                            <w:color w:val="00B0F0"/>
                            <w:kern w:val="24"/>
                            <w:sz w:val="36"/>
                            <w:szCs w:val="36"/>
                            <w:lang w:val="nl-NL"/>
                          </w:rPr>
                          <w:t>bound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3</w:t>
      </w:r>
      <w:r w:rsidR="00394891" w:rsidRPr="004F2B4F">
        <w:rPr>
          <w:lang w:val="en-US"/>
        </w:rPr>
        <w:fldChar w:fldCharType="end"/>
      </w:r>
      <w:r w:rsidRPr="004F2B4F">
        <w:rPr>
          <w:lang w:val="en-US"/>
        </w:rPr>
        <w:t xml:space="preserve"> Principle sketch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66" w:name="_Toc412623811"/>
      <w:r w:rsidRPr="004F2B4F">
        <w:rPr>
          <w:lang w:val="en-US"/>
        </w:rPr>
        <w:t>Stationary mode</w:t>
      </w:r>
      <w:bookmarkEnd w:id="66"/>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lastRenderedPageBreak/>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deg.(right panels).</w:t>
      </w:r>
    </w:p>
    <w:p w:rsidR="00B826A5" w:rsidRPr="004F2B4F" w:rsidRDefault="00B826A5" w:rsidP="002603CC">
      <w:pPr>
        <w:pStyle w:val="Heading3"/>
        <w:jc w:val="both"/>
        <w:rPr>
          <w:lang w:val="en-US"/>
        </w:rPr>
      </w:pPr>
      <w:bookmarkStart w:id="67" w:name="_Toc412623812"/>
      <w:r w:rsidRPr="004F2B4F">
        <w:rPr>
          <w:lang w:val="en-US"/>
        </w:rPr>
        <w:t>Surf beat mode (instationary)</w:t>
      </w:r>
      <w:bookmarkEnd w:id="67"/>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lastRenderedPageBreak/>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r w:rsidRPr="004F2B4F">
        <w:rPr>
          <w:i/>
          <w:lang w:val="en-US"/>
        </w:rPr>
        <w:t>ny</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lastRenderedPageBreak/>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68" w:name="_Toc412623813"/>
      <w:r w:rsidRPr="004F2B4F">
        <w:rPr>
          <w:lang w:val="en-US"/>
        </w:rPr>
        <w:t>Non-hydrostatic mode (wave resolving)</w:t>
      </w:r>
      <w:bookmarkEnd w:id="68"/>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w:t>
      </w:r>
      <w:r w:rsidRPr="004F2B4F">
        <w:rPr>
          <w:lang w:val="en-US"/>
        </w:rPr>
        <w:lastRenderedPageBreak/>
        <w:t xml:space="preserve">shutting the non-hydrostatic pressure term off when waves exceed a certain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92128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69" w:name="_Toc412623814"/>
      <w:r w:rsidRPr="004F2B4F">
        <w:rPr>
          <w:lang w:val="en-US"/>
        </w:rPr>
        <w:lastRenderedPageBreak/>
        <w:t>Short wave action</w:t>
      </w:r>
      <w:bookmarkEnd w:id="69"/>
      <w:r w:rsidRPr="004F2B4F">
        <w:rPr>
          <w:lang w:val="en-US"/>
        </w:rPr>
        <w:t xml:space="preserve"> </w:t>
      </w:r>
    </w:p>
    <w:p w:rsidR="00727EAA" w:rsidRPr="004F2B4F" w:rsidRDefault="00727EAA" w:rsidP="002603CC">
      <w:pPr>
        <w:pStyle w:val="Heading3"/>
        <w:jc w:val="both"/>
        <w:rPr>
          <w:lang w:val="en-US"/>
        </w:rPr>
      </w:pPr>
      <w:bookmarkStart w:id="70" w:name="_Toc412623815"/>
      <w:r w:rsidRPr="004F2B4F">
        <w:rPr>
          <w:lang w:val="en-US"/>
        </w:rPr>
        <w:t>Short wave action balance</w:t>
      </w:r>
      <w:bookmarkEnd w:id="70"/>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m-1,0</w:t>
      </w:r>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08.8pt;height:36pt" o:ole="">
            <v:imagedata r:id="rId37" o:title=""/>
          </v:shape>
          <o:OLEObject Type="Embed" ProgID="Equation.DSMT4" ShapeID="_x0000_i1025" DrawAspect="Content" ObjectID="_1487067470"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del w:id="71" w:author="Robert McCall" w:date="2015-03-05T12:07:00Z">
        <w:r w:rsidR="00801832" w:rsidRPr="004F2B4F">
          <w:rPr>
            <w:lang w:val="en-US"/>
          </w:rPr>
          <w:fldChar w:fldCharType="end"/>
        </w:r>
      </w:del>
      <w:r w:rsidR="00801832" w:rsidRPr="004F2B4F">
        <w:rPr>
          <w:lang w:val="en-US"/>
        </w:rPr>
        <w:fldChar w:fldCharType="begin"/>
      </w:r>
      <w:r w:rsidR="00801832" w:rsidRPr="004F2B4F">
        <w:rPr>
          <w:lang w:val="en-US"/>
        </w:rPr>
        <w:instrText xml:space="preserve"> SEQ MTSec \h \* MERGEFORMAT </w:instrText>
      </w:r>
      <w:del w:id="72" w:author="Robert McCall" w:date="2015-03-05T12:07:00Z">
        <w:r w:rsidR="00801832" w:rsidRPr="004F2B4F">
          <w:rPr>
            <w:lang w:val="en-US"/>
          </w:rPr>
          <w:fldChar w:fldCharType="end"/>
        </w:r>
      </w:del>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3" w:author="Robert McCall" w:date="2015-03-05T12:07:00Z">
        <w:r w:rsidR="00801832" w:rsidRPr="004F2B4F">
          <w:rPr>
            <w:lang w:val="en-US"/>
          </w:rPr>
          <w:fldChar w:fldCharType="end"/>
        </w:r>
      </w:del>
      <w:bookmarkStart w:id="74"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w:instrText>
      </w:r>
      <w:r w:rsidR="00801832" w:rsidRPr="004F2B4F">
        <w:rPr>
          <w:lang w:val="en-US"/>
        </w:rPr>
        <w:fldChar w:fldCharType="end"/>
      </w:r>
      <w:r w:rsidR="00801832" w:rsidRPr="004F2B4F">
        <w:rPr>
          <w:lang w:val="en-US"/>
        </w:rPr>
        <w:instrText>)</w:instrText>
      </w:r>
      <w:bookmarkEnd w:id="7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9.6pt;height:36pt" o:ole="">
            <v:imagedata r:id="rId39" o:title=""/>
          </v:shape>
          <o:OLEObject Type="Embed" ProgID="Equation.DSMT4" ShapeID="_x0000_i1026" DrawAspect="Content" ObjectID="_1487067471"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r w:rsidRPr="004F2B4F">
        <w:rPr>
          <w:lang w:val="en-US"/>
        </w:rPr>
        <w:t xml:space="preserve">where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79.2pt;height:21.6pt" o:ole="">
            <v:imagedata r:id="rId41" o:title=""/>
          </v:shape>
          <o:OLEObject Type="Embed" ProgID="Equation.DSMT4" ShapeID="_x0000_i1027" DrawAspect="Content" ObjectID="_1487067472"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76"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3in;height:79.2pt" o:ole="">
            <v:imagedata r:id="rId43" o:title=""/>
          </v:shape>
          <o:OLEObject Type="Embed" ProgID="Equation.DSMT4" ShapeID="_x0000_i1028" DrawAspect="Content" ObjectID="_1487067473"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r w:rsidRPr="004F2B4F">
        <w:rPr>
          <w:lang w:val="en-US"/>
        </w:rPr>
        <w:t xml:space="preserve">where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92128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78" w:name="_Ref412711493"/>
      <w:r w:rsidRPr="004F2B4F">
        <w:rPr>
          <w:lang w:val="en-US"/>
        </w:rPr>
        <w:t>Wave current interaction (wci)</w:t>
      </w:r>
      <w:bookmarkEnd w:id="78"/>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lastRenderedPageBreak/>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equation </w:t>
      </w:r>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ins w:id="7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w:instrText>
        </w:r>
        <w:r w:rsidR="00921289" w:rsidRPr="004F2B4F">
          <w:rPr>
            <w:lang w:val="en-US"/>
          </w:rPr>
          <w:instrText>)</w:instrText>
        </w:r>
      </w:ins>
      <w:del w:id="8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w:delInstrText>
        </w:r>
        <w:r w:rsidR="00844679" w:rsidRPr="004F2B4F" w:rsidDel="005E6B98">
          <w:rPr>
            <w:lang w:val="en-US"/>
          </w:rPr>
          <w:delInstrText>)</w:delInstrText>
        </w:r>
      </w:del>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4.8pt;height:43.2pt" o:ole="">
            <v:imagedata r:id="rId45" o:title=""/>
          </v:shape>
          <o:OLEObject Type="Embed" ProgID="Equation.DSMT4" ShapeID="_x0000_i1029" DrawAspect="Content" ObjectID="_1487067474"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1" w:author="Robert McCall" w:date="2015-03-05T12:07:00Z">
        <w:r w:rsidRPr="004F2B4F">
          <w:rPr>
            <w:lang w:val="en-US"/>
          </w:rPr>
          <w:fldChar w:fldCharType="end"/>
        </w:r>
      </w:del>
      <w:bookmarkStart w:id="82"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w:instrText>
      </w:r>
      <w:r w:rsidRPr="004F2B4F">
        <w:rPr>
          <w:lang w:val="en-US"/>
        </w:rPr>
        <w:fldChar w:fldCharType="end"/>
      </w:r>
      <w:r w:rsidRPr="004F2B4F">
        <w:rPr>
          <w:lang w:val="en-US"/>
        </w:rPr>
        <w:instrText>)</w:instrText>
      </w:r>
      <w:bookmarkEnd w:id="82"/>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4.4pt;height:21.6pt" o:ole="">
            <v:imagedata r:id="rId47" o:title=""/>
          </v:shape>
          <o:OLEObject Type="Embed" ProgID="Equation.DSMT4" ShapeID="_x0000_i1030" DrawAspect="Content" ObjectID="_1487067475" r:id="rId48"/>
        </w:object>
      </w:r>
      <w:r w:rsidRPr="004F2B4F">
        <w:rPr>
          <w:lang w:val="en-US"/>
        </w:rPr>
        <w:t xml:space="preserve">&amp; </w:t>
      </w:r>
      <w:r w:rsidRPr="004F2B4F">
        <w:rPr>
          <w:position w:val="-14"/>
          <w:lang w:val="en-US"/>
        </w:rPr>
        <w:object w:dxaOrig="300" w:dyaOrig="400">
          <v:shape id="_x0000_i1031" type="#_x0000_t75" style="width:14.4pt;height:21.6pt" o:ole="">
            <v:imagedata r:id="rId49" o:title=""/>
          </v:shape>
          <o:OLEObject Type="Embed" ProgID="Equation.DSMT4" ShapeID="_x0000_i1031" DrawAspect="Content" ObjectID="_1487067476"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r w:rsidRPr="004F2B4F">
        <w:rPr>
          <w:i/>
          <w:lang w:val="en-US"/>
        </w:rPr>
        <w:t>k</w:t>
      </w:r>
      <w:r w:rsidRPr="004F2B4F">
        <w:rPr>
          <w:i/>
          <w:vertAlign w:val="subscript"/>
          <w:lang w:val="en-US"/>
        </w:rPr>
        <w:t>y</w:t>
      </w:r>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4.8pt;height:64.8pt" o:ole="">
            <v:imagedata r:id="rId51" o:title=""/>
          </v:shape>
          <o:OLEObject Type="Embed" ProgID="Equation.DSMT4" ShapeID="_x0000_i1032" DrawAspect="Content" ObjectID="_1487067477"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3" w:author="Robert McCall" w:date="2015-03-05T12:07:00Z">
        <w:r w:rsidRPr="004F2B4F">
          <w:rPr>
            <w:lang w:val="en-US"/>
          </w:rPr>
          <w:fldChar w:fldCharType="end"/>
        </w:r>
      </w:del>
      <w:bookmarkStart w:id="84"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6</w:instrText>
      </w:r>
      <w:r w:rsidRPr="004F2B4F">
        <w:rPr>
          <w:lang w:val="en-US"/>
        </w:rPr>
        <w:fldChar w:fldCharType="end"/>
      </w:r>
      <w:r w:rsidRPr="004F2B4F">
        <w:rPr>
          <w:lang w:val="en-US"/>
        </w:rPr>
        <w:instrText>)</w:instrText>
      </w:r>
      <w:bookmarkEnd w:id="84"/>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4.8pt;height:21.6pt" o:ole="">
            <v:imagedata r:id="rId53" o:title=""/>
          </v:shape>
          <o:OLEObject Type="Embed" ProgID="Equation.DSMT4" ShapeID="_x0000_i1033" DrawAspect="Content" ObjectID="_1487067478"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5"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3.6pt;height:21.6pt" o:ole="">
            <v:imagedata r:id="rId55" o:title=""/>
          </v:shape>
          <o:OLEObject Type="Embed" ProgID="Equation.DSMT4" ShapeID="_x0000_i1034" DrawAspect="Content" ObjectID="_1487067479"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6"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r w:rsidRPr="004F2B4F">
        <w:rPr>
          <w:i/>
          <w:lang w:val="en-US"/>
        </w:rPr>
        <w:t>where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6.8pt;height:43.2pt" o:ole="">
            <v:imagedata r:id="rId57" o:title=""/>
          </v:shape>
          <o:OLEObject Type="Embed" ProgID="Equation.DSMT4" ShapeID="_x0000_i1035" DrawAspect="Content" ObjectID="_1487067480"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7"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52.8pt;height:1in" o:ole="">
            <v:imagedata r:id="rId59" o:title=""/>
          </v:shape>
          <o:OLEObject Type="Embed" ProgID="Equation.DSMT4" ShapeID="_x0000_i1036" DrawAspect="Content" ObjectID="_1487067481"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88"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r w:rsidRPr="004F2B4F">
        <w:rPr>
          <w:lang w:val="en-US"/>
        </w:rPr>
        <w:t>Where bottom refraction (first term) and current refraction (last two terms) are taken into account.</w:t>
      </w:r>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89" w:name="_Toc412623816"/>
      <w:r w:rsidRPr="004F2B4F">
        <w:rPr>
          <w:lang w:val="en-US"/>
        </w:rPr>
        <w:lastRenderedPageBreak/>
        <w:t>Dissipation</w:t>
      </w:r>
      <w:bookmarkEnd w:id="89"/>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r w:rsidRPr="004F2B4F">
        <w:rPr>
          <w:i/>
          <w:lang w:val="en-US"/>
        </w:rPr>
        <w:t>D</w:t>
      </w:r>
      <w:r w:rsidRPr="004F2B4F">
        <w:rPr>
          <w:i/>
          <w:vertAlign w:val="subscript"/>
          <w:lang w:val="en-US"/>
        </w:rPr>
        <w:t>w</w:t>
      </w:r>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921289">
        <w:rPr>
          <w:noProof/>
          <w:lang w:val="en-US"/>
        </w:rPr>
        <w:t>2</w:t>
      </w:r>
      <w:r w:rsidRPr="004F2B4F">
        <w:rPr>
          <w:lang w:val="en-US"/>
        </w:rPr>
        <w:fldChar w:fldCharType="end"/>
      </w:r>
      <w:r w:rsidRPr="004F2B4F">
        <w:rPr>
          <w:lang w:val="en-US"/>
        </w:rPr>
        <w:t>.</w:t>
      </w:r>
      <w:r w:rsidRPr="004F2B4F">
        <w:rPr>
          <w:lang w:val="en-US"/>
        </w:rPr>
        <w:fldChar w:fldCharType="begin"/>
      </w:r>
      <w:r w:rsidRPr="004F2B4F">
        <w:rPr>
          <w:lang w:val="en-US"/>
        </w:rPr>
        <w:instrText xml:space="preserve"> SEQ Table \* ARABIC \s 1 </w:instrText>
      </w:r>
      <w:r w:rsidRPr="004F2B4F">
        <w:rPr>
          <w:lang w:val="en-US"/>
        </w:rPr>
        <w:fldChar w:fldCharType="separate"/>
      </w:r>
      <w:r w:rsidR="00921289">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issipation coefficient of O(1)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r w:rsidRPr="004F2B4F">
        <w:rPr>
          <w:i/>
          <w:lang w:val="en-US"/>
        </w:rPr>
        <w:t>E</w:t>
      </w:r>
      <w:r w:rsidRPr="004F2B4F">
        <w:rPr>
          <w:i/>
          <w:vertAlign w:val="subscript"/>
          <w:lang w:val="en-US"/>
        </w:rPr>
        <w:t>w</w:t>
      </w:r>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2.4pt;height:115.2pt" o:ole="">
            <v:imagedata r:id="rId61" o:title=""/>
          </v:shape>
          <o:OLEObject Type="Embed" ProgID="Equation.DSMT4" ShapeID="_x0000_i1037" DrawAspect="Content" ObjectID="_1487067482"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 w:author="Robert McCall" w:date="2015-03-05T12:07:00Z">
        <w:r w:rsidR="00801832" w:rsidRPr="004F2B4F">
          <w:rPr>
            <w:lang w:val="en-US"/>
          </w:rPr>
          <w:fldChar w:fldCharType="end"/>
        </w:r>
      </w:del>
      <w:bookmarkStart w:id="91"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w:instrText>
      </w:r>
      <w:r w:rsidR="00801832" w:rsidRPr="004F2B4F">
        <w:rPr>
          <w:lang w:val="en-US"/>
        </w:rPr>
        <w:fldChar w:fldCharType="end"/>
      </w:r>
      <w:r w:rsidR="00801832" w:rsidRPr="004F2B4F">
        <w:rPr>
          <w:lang w:val="en-US"/>
        </w:rPr>
        <w:instrText>)</w:instrText>
      </w:r>
      <w:bookmarkEnd w:id="91"/>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of </w:t>
      </w:r>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ins w:id="9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w:instrText>
        </w:r>
        <w:r w:rsidR="00921289" w:rsidRPr="004F2B4F">
          <w:rPr>
            <w:lang w:val="en-US"/>
          </w:rPr>
          <w:instrText>)</w:instrText>
        </w:r>
      </w:ins>
      <w:del w:id="9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ins w:id="9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w:instrText>
        </w:r>
        <w:r w:rsidR="00921289" w:rsidRPr="004F2B4F">
          <w:rPr>
            <w:lang w:val="en-US"/>
          </w:rPr>
          <w:instrText>)</w:instrText>
        </w:r>
      </w:ins>
      <w:del w:id="9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pt;height:36pt" o:ole="">
            <v:imagedata r:id="rId63" o:title=""/>
          </v:shape>
          <o:OLEObject Type="Embed" ProgID="Equation.DSMT4" ShapeID="_x0000_i1038" DrawAspect="Content" ObjectID="_1487067483"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 w:author="Robert McCall" w:date="2015-03-05T12:07:00Z">
        <w:r w:rsidR="00801832" w:rsidRPr="004F2B4F">
          <w:rPr>
            <w:lang w:val="en-US"/>
          </w:rPr>
          <w:fldChar w:fldCharType="end"/>
        </w:r>
      </w:del>
      <w:bookmarkStart w:id="97"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12</w:instrText>
      </w:r>
      <w:r w:rsidR="00801832" w:rsidRPr="004F2B4F">
        <w:rPr>
          <w:lang w:val="en-US"/>
        </w:rPr>
        <w:fldChar w:fldCharType="end"/>
      </w:r>
      <w:r w:rsidR="00801832" w:rsidRPr="004F2B4F">
        <w:rPr>
          <w:lang w:val="en-US"/>
        </w:rPr>
        <w:instrText>)</w:instrText>
      </w:r>
      <w:bookmarkEnd w:id="97"/>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height fall </w:t>
      </w:r>
      <w:r w:rsidRPr="004F2B4F">
        <w:rPr>
          <w:lang w:val="en-US"/>
        </w:rPr>
        <w:lastRenderedPageBreak/>
        <w:t>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2.4pt;height:36pt" o:ole="">
            <v:imagedata r:id="rId65" o:title=""/>
          </v:shape>
          <o:OLEObject Type="Embed" ProgID="Equation.DSMT4" ShapeID="_x0000_i1039" DrawAspect="Content" ObjectID="_1487067484"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9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w:instrText>
        </w:r>
        <w:r w:rsidR="00921289" w:rsidRPr="004F2B4F">
          <w:rPr>
            <w:lang w:val="en-US"/>
          </w:rPr>
          <w:instrText>)</w:instrText>
        </w:r>
      </w:ins>
      <w:del w:id="10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ins w:id="10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w:instrText>
        </w:r>
        <w:r w:rsidR="00921289" w:rsidRPr="004F2B4F">
          <w:rPr>
            <w:lang w:val="en-US"/>
          </w:rPr>
          <w:instrText>)</w:instrText>
        </w:r>
      </w:ins>
      <w:del w:id="10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3.2pt;height:1in" o:ole="">
            <v:imagedata r:id="rId67" o:title=""/>
          </v:shape>
          <o:OLEObject Type="Embed" ProgID="Equation.DSMT4" ShapeID="_x0000_i1040" DrawAspect="Content" ObjectID="_1487067485"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3" w:author="Robert McCall" w:date="2015-03-05T12:07:00Z">
        <w:r w:rsidR="00801832" w:rsidRPr="004F2B4F">
          <w:rPr>
            <w:lang w:val="en-US"/>
          </w:rPr>
          <w:fldChar w:fldCharType="end"/>
        </w:r>
      </w:del>
      <w:bookmarkStart w:id="104"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14</w:instrText>
      </w:r>
      <w:r w:rsidR="00801832" w:rsidRPr="004F2B4F">
        <w:rPr>
          <w:lang w:val="en-US"/>
        </w:rPr>
        <w:fldChar w:fldCharType="end"/>
      </w:r>
      <w:r w:rsidR="00801832" w:rsidRPr="004F2B4F">
        <w:rPr>
          <w:lang w:val="en-US"/>
        </w:rPr>
        <w:instrText>)</w:instrText>
      </w:r>
      <w:bookmarkEnd w:id="104"/>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8pt" o:ole="">
            <v:imagedata r:id="rId69" o:title=""/>
          </v:shape>
          <o:OLEObject Type="Embed" ProgID="Equation.DSMT4" ShapeID="_x0000_i1041" DrawAspect="Content" ObjectID="_1487067486"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in </w:t>
      </w:r>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ins w:id="10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16</w:instrText>
        </w:r>
        <w:r w:rsidR="00921289" w:rsidRPr="004F2B4F">
          <w:rPr>
            <w:lang w:val="en-US"/>
          </w:rPr>
          <w:instrText>)</w:instrText>
        </w:r>
      </w:ins>
      <w:del w:id="10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16</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7.2pt;height:36pt" o:ole="">
            <v:imagedata r:id="rId71" o:title=""/>
          </v:shape>
          <o:OLEObject Type="Embed" ProgID="Equation.DSMT4" ShapeID="_x0000_i1042" DrawAspect="Content" ObjectID="_1487067487"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8" w:author="Robert McCall" w:date="2015-03-05T12:07:00Z">
        <w:r w:rsidR="00801832" w:rsidRPr="004F2B4F">
          <w:rPr>
            <w:lang w:val="en-US"/>
          </w:rPr>
          <w:fldChar w:fldCharType="end"/>
        </w:r>
      </w:del>
      <w:bookmarkStart w:id="109"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16</w:instrText>
      </w:r>
      <w:r w:rsidR="00801832" w:rsidRPr="004F2B4F">
        <w:rPr>
          <w:lang w:val="en-US"/>
        </w:rPr>
        <w:fldChar w:fldCharType="end"/>
      </w:r>
      <w:r w:rsidR="00801832" w:rsidRPr="004F2B4F">
        <w:rPr>
          <w:lang w:val="en-US"/>
        </w:rPr>
        <w:instrText>)</w:instrText>
      </w:r>
      <w:bookmarkEnd w:id="109"/>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6.8pt;height:43.2pt" o:ole="">
            <v:imagedata r:id="rId73" o:title=""/>
          </v:shape>
          <o:OLEObject Type="Embed" ProgID="Equation.DSMT4" ShapeID="_x0000_i1043" DrawAspect="Content" ObjectID="_1487067488"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0" w:author="Robert McCall" w:date="2015-03-05T12:07:00Z">
        <w:r w:rsidRPr="004F2B4F">
          <w:rPr>
            <w:lang w:val="en-US"/>
          </w:rPr>
          <w:fldChar w:fldCharType="end"/>
        </w:r>
      </w:del>
      <w:bookmarkStart w:id="111"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17</w:instrText>
      </w:r>
      <w:r w:rsidRPr="004F2B4F">
        <w:rPr>
          <w:lang w:val="en-US"/>
        </w:rPr>
        <w:fldChar w:fldCharType="end"/>
      </w:r>
      <w:r w:rsidRPr="004F2B4F">
        <w:rPr>
          <w:lang w:val="en-US"/>
        </w:rPr>
        <w:instrText>)</w:instrText>
      </w:r>
      <w:bookmarkEnd w:id="111"/>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ins w:id="11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17</w:instrText>
        </w:r>
        <w:r w:rsidR="00921289" w:rsidRPr="004F2B4F">
          <w:rPr>
            <w:lang w:val="en-US"/>
          </w:rPr>
          <w:instrText>)</w:instrText>
        </w:r>
      </w:ins>
      <w:del w:id="11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17</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w:t>
      </w:r>
      <w:r w:rsidRPr="004F2B4F">
        <w:rPr>
          <w:lang w:val="en-US"/>
        </w:rPr>
        <w:lastRenderedPageBreak/>
        <w:t xml:space="preserve">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0.8pt;height:28.8pt" o:ole="">
            <v:imagedata r:id="rId75" o:title=""/>
          </v:shape>
          <o:OLEObject Type="Embed" ProgID="Equation.DSMT4" ShapeID="_x0000_i1044" DrawAspect="Content" ObjectID="_1487067489"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4" w:author="Robert McCall" w:date="2015-03-05T12:07:00Z">
        <w:r w:rsidRPr="004F2B4F">
          <w:rPr>
            <w:lang w:val="en-US"/>
          </w:rPr>
          <w:fldChar w:fldCharType="end"/>
        </w:r>
      </w:del>
      <w:bookmarkStart w:id="115"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18</w:instrText>
      </w:r>
      <w:r w:rsidR="004F2B4F" w:rsidRPr="004F2B4F">
        <w:rPr>
          <w:noProof/>
          <w:lang w:val="en-US"/>
        </w:rPr>
        <w:fldChar w:fldCharType="end"/>
      </w:r>
      <w:r w:rsidRPr="004F2B4F">
        <w:rPr>
          <w:lang w:val="en-US"/>
        </w:rPr>
        <w:instrText>)</w:instrText>
      </w:r>
      <w:bookmarkEnd w:id="115"/>
      <w:r w:rsidRPr="004F2B4F">
        <w:rPr>
          <w:lang w:val="en-US"/>
        </w:rPr>
        <w:fldChar w:fldCharType="end"/>
      </w:r>
    </w:p>
    <w:p w:rsidR="00D81269" w:rsidRPr="004F2B4F" w:rsidRDefault="00D81269" w:rsidP="00D81269">
      <w:pPr>
        <w:rPr>
          <w:lang w:val="en-US"/>
        </w:rPr>
      </w:pPr>
      <w:r w:rsidRPr="004F2B4F">
        <w:rPr>
          <w:lang w:val="en-US"/>
        </w:rPr>
        <w:t xml:space="preserve">The evaluation of the term </w:t>
      </w:r>
      <w:r w:rsidRPr="004F2B4F">
        <w:rPr>
          <w:rFonts w:ascii="Calibri" w:eastAsia="SimSun" w:hAnsi="Calibri" w:cs="Times New Roman"/>
          <w:position w:val="-20"/>
          <w:sz w:val="22"/>
          <w:szCs w:val="22"/>
          <w:lang w:val="en-US"/>
        </w:rPr>
        <w:object w:dxaOrig="585" w:dyaOrig="510">
          <v:shape id="_x0000_i1045" type="#_x0000_t75" style="width:28.8pt;height:28.8pt" o:ole="">
            <v:imagedata r:id="rId77" o:title=""/>
          </v:shape>
          <o:OLEObject Type="Embed" ProgID="Equation.DSMT4" ShapeID="_x0000_i1045" DrawAspect="Content" ObjectID="_1487067490"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6.4pt;height:36pt" o:ole="">
            <v:imagedata r:id="rId79" o:title=""/>
          </v:shape>
          <o:OLEObject Type="Embed" ProgID="Equation.DSMT4" ShapeID="_x0000_i1046" DrawAspect="Content" ObjectID="_1487067491"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6" w:author="Robert McCall" w:date="2015-03-05T12:07:00Z">
        <w:r w:rsidRPr="004F2B4F">
          <w:rPr>
            <w:lang w:val="en-US"/>
          </w:rPr>
          <w:fldChar w:fldCharType="end"/>
        </w:r>
      </w:del>
      <w:bookmarkStart w:id="117"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19</w:instrText>
      </w:r>
      <w:r w:rsidR="004F2B4F" w:rsidRPr="004F2B4F">
        <w:rPr>
          <w:noProof/>
          <w:lang w:val="en-US"/>
        </w:rPr>
        <w:fldChar w:fldCharType="end"/>
      </w:r>
      <w:r w:rsidRPr="004F2B4F">
        <w:rPr>
          <w:lang w:val="en-US"/>
        </w:rPr>
        <w:instrText>)</w:instrText>
      </w:r>
      <w:bookmarkEnd w:id="117"/>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0.4pt;height:36pt" o:ole="">
            <v:imagedata r:id="rId81" o:title=""/>
          </v:shape>
          <o:OLEObject Type="Embed" ProgID="Equation.DSMT4" ShapeID="_x0000_i1047" DrawAspect="Content" ObjectID="_1487067492"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8"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30.4pt;height:36pt" o:ole="">
            <v:imagedata r:id="rId83" o:title=""/>
          </v:shape>
          <o:OLEObject Type="Embed" ProgID="Equation.DSMT4" ShapeID="_x0000_i1048" DrawAspect="Content" ObjectID="_1487067493"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19"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30.4pt;height:36pt" o:ole="">
            <v:imagedata r:id="rId85" o:title=""/>
          </v:shape>
          <o:OLEObject Type="Embed" ProgID="Equation.DSMT4" ShapeID="_x0000_i1049" DrawAspect="Content" ObjectID="_1487067494"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20" w:author="Robert McCall" w:date="2015-03-05T12:07:00Z">
        <w:r w:rsidRPr="004F2B4F">
          <w:rPr>
            <w:lang w:val="en-US"/>
          </w:rPr>
          <w:fldChar w:fldCharType="end"/>
        </w:r>
      </w:del>
      <w:bookmarkStart w:id="121"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22</w:instrText>
      </w:r>
      <w:r w:rsidR="004F2B4F" w:rsidRPr="004F2B4F">
        <w:rPr>
          <w:noProof/>
          <w:lang w:val="en-US"/>
        </w:rPr>
        <w:fldChar w:fldCharType="end"/>
      </w:r>
      <w:r w:rsidRPr="004F2B4F">
        <w:rPr>
          <w:lang w:val="en-US"/>
        </w:rPr>
        <w:instrText>)</w:instrText>
      </w:r>
      <w:bookmarkEnd w:id="121"/>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ins w:id="12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18</w:instrText>
        </w:r>
        <w:r w:rsidR="00921289" w:rsidRPr="004F2B4F">
          <w:rPr>
            <w:lang w:val="en-US"/>
          </w:rPr>
          <w:instrText>)</w:instrText>
        </w:r>
      </w:ins>
      <w:del w:id="12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ins w:id="12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22</w:instrText>
        </w:r>
        <w:r w:rsidR="00921289" w:rsidRPr="004F2B4F">
          <w:rPr>
            <w:lang w:val="en-US"/>
          </w:rPr>
          <w:instrText>)</w:instrText>
        </w:r>
      </w:ins>
      <w:del w:id="12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22</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3.6pt;height:21.6pt" o:ole="">
            <v:imagedata r:id="rId87" o:title=""/>
          </v:shape>
          <o:OLEObject Type="Embed" ProgID="Equation.DSMT4" ShapeID="_x0000_i1050" DrawAspect="Content" ObjectID="_1487067495"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26"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ins w:id="12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19</w:instrText>
        </w:r>
        <w:r w:rsidR="00921289" w:rsidRPr="004F2B4F">
          <w:rPr>
            <w:lang w:val="en-US"/>
          </w:rPr>
          <w:instrText>)</w:instrText>
        </w:r>
      </w:ins>
      <w:del w:id="12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19</w:delInstrText>
        </w:r>
        <w:r w:rsidR="00844679" w:rsidRPr="004F2B4F" w:rsidDel="005E6B98">
          <w:rPr>
            <w:lang w:val="en-US"/>
          </w:rPr>
          <w:delInstrText>)</w:delInstrText>
        </w:r>
      </w:del>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ins w:id="12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22</w:instrText>
        </w:r>
        <w:r w:rsidR="00921289" w:rsidRPr="004F2B4F">
          <w:rPr>
            <w:lang w:val="en-US"/>
          </w:rPr>
          <w:instrText>)</w:instrText>
        </w:r>
      </w:ins>
      <w:del w:id="13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22</w:delInstrText>
        </w:r>
        <w:r w:rsidR="00844679" w:rsidRPr="004F2B4F" w:rsidDel="005E6B98">
          <w:rPr>
            <w:lang w:val="en-US"/>
          </w:rPr>
          <w:delInstrText>)</w:delInstrText>
        </w:r>
      </w:del>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to </w:t>
      </w:r>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ins w:id="13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24</w:instrText>
        </w:r>
        <w:r w:rsidR="00921289" w:rsidRPr="004F2B4F">
          <w:rPr>
            <w:lang w:val="en-US"/>
          </w:rPr>
          <w:instrText>)</w:instrText>
        </w:r>
      </w:ins>
      <w:del w:id="13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24</w:delInstrText>
        </w:r>
        <w:r w:rsidR="00844679" w:rsidRPr="004F2B4F" w:rsidDel="005E6B98">
          <w:rPr>
            <w:lang w:val="en-US"/>
          </w:rPr>
          <w:delInstrText>)</w:delInstrText>
        </w:r>
      </w:del>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3.6pt;height:21.6pt" o:ole="">
            <v:imagedata r:id="rId89" o:title=""/>
          </v:shape>
          <o:OLEObject Type="Embed" ProgID="Equation.DSMT4" ShapeID="_x0000_i1051" DrawAspect="Content" ObjectID="_1487067496"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3" w:author="Robert McCall" w:date="2015-03-05T12:07:00Z">
        <w:r w:rsidRPr="004F2B4F">
          <w:rPr>
            <w:lang w:val="en-US"/>
          </w:rPr>
          <w:fldChar w:fldCharType="end"/>
        </w:r>
      </w:del>
      <w:bookmarkStart w:id="134"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24</w:instrText>
      </w:r>
      <w:r w:rsidR="004F2B4F" w:rsidRPr="004F2B4F">
        <w:rPr>
          <w:noProof/>
          <w:lang w:val="en-US"/>
        </w:rPr>
        <w:fldChar w:fldCharType="end"/>
      </w:r>
      <w:r w:rsidRPr="004F2B4F">
        <w:rPr>
          <w:lang w:val="en-US"/>
        </w:rPr>
        <w:instrText>)</w:instrText>
      </w:r>
      <w:bookmarkEnd w:id="134"/>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properties.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57.6pt;height:36pt" o:ole="">
            <v:imagedata r:id="rId91" o:title=""/>
          </v:shape>
          <o:OLEObject Type="Embed" ProgID="Equation.DSMT4" ShapeID="_x0000_i1052" DrawAspect="Content" ObjectID="_1487067497"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5" w:author="Robert McCall" w:date="2015-03-05T12:07: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0.8pt;height:1in" o:ole="">
            <v:imagedata r:id="rId93" o:title=""/>
          </v:shape>
          <o:OLEObject Type="Embed" ProgID="Equation.DSMT4" ShapeID="_x0000_i1053" DrawAspect="Content" ObjectID="_1487067498"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36" w:author="Robert McCall" w:date="2015-03-05T12:07: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54" type="#_x0000_t75" style="width:14.4pt;height:14.4pt" o:ole="">
            <v:imagedata r:id="rId95" o:title=""/>
          </v:shape>
          <o:OLEObject Type="Embed" ProgID="Equation.DSMT4" ShapeID="_x0000_i1054" DrawAspect="Content" ObjectID="_1487067499"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137" w:name="_Toc412623817"/>
      <w:r w:rsidRPr="004F2B4F">
        <w:rPr>
          <w:lang w:val="en-US"/>
        </w:rPr>
        <w:t>Radiation stresses</w:t>
      </w:r>
      <w:bookmarkEnd w:id="137"/>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3in;height:1in" o:ole="">
            <v:imagedata r:id="rId97" o:title=""/>
          </v:shape>
          <o:OLEObject Type="Embed" ProgID="Equation.DSMT4" ShapeID="_x0000_i1055" DrawAspect="Content" ObjectID="_1487067500"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38"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139" w:name="_Toc412623818"/>
      <w:r w:rsidRPr="004F2B4F">
        <w:rPr>
          <w:lang w:val="en-US"/>
        </w:rPr>
        <w:br w:type="page"/>
      </w:r>
    </w:p>
    <w:p w:rsidR="002603CC" w:rsidRPr="004F2B4F" w:rsidRDefault="002603CC" w:rsidP="002603CC">
      <w:pPr>
        <w:pStyle w:val="Heading3"/>
        <w:jc w:val="both"/>
        <w:rPr>
          <w:lang w:val="en-US"/>
        </w:rPr>
      </w:pPr>
      <w:bookmarkStart w:id="140" w:name="_Ref412651014"/>
      <w:r w:rsidRPr="004F2B4F">
        <w:rPr>
          <w:lang w:val="en-US"/>
        </w:rPr>
        <w:lastRenderedPageBreak/>
        <w:t>Wave shape</w:t>
      </w:r>
      <w:bookmarkEnd w:id="139"/>
      <w:bookmarkEnd w:id="140"/>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r w:rsidR="000C3280" w:rsidRPr="004F2B4F">
        <w:rPr>
          <w:i/>
          <w:lang w:val="en-US"/>
        </w:rPr>
        <w:t>S</w:t>
      </w:r>
      <w:r w:rsidR="00EE76BB" w:rsidRPr="004F2B4F">
        <w:rPr>
          <w:i/>
          <w:vertAlign w:val="subscript"/>
          <w:lang w:val="en-US"/>
        </w:rPr>
        <w:t>k</w:t>
      </w:r>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1in;height:36pt" o:ole="">
            <v:imagedata r:id="rId99" o:title=""/>
          </v:shape>
          <o:OLEObject Type="Embed" ProgID="Equation.DSMT4" ShapeID="_x0000_i1056" DrawAspect="Content" ObjectID="_1487067501"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1"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is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8.4pt;height:108pt" o:ole="">
            <v:imagedata r:id="rId101" o:title=""/>
          </v:shape>
          <o:OLEObject Type="Embed" ProgID="Equation.DSMT4" ShapeID="_x0000_i1057" DrawAspect="Content" ObjectID="_1487067502"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2"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143"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201.6pt;height:36pt" o:ole="">
            <v:imagedata r:id="rId103" o:title=""/>
          </v:shape>
          <o:OLEObject Type="Embed" ProgID="Equation.DSMT4" ShapeID="_x0000_i1058" DrawAspect="Content" ObjectID="_1487067503"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4"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r w:rsidRPr="004F2B4F">
        <w:rPr>
          <w:lang w:val="en-US"/>
        </w:rPr>
        <w:t>where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lastRenderedPageBreak/>
        <w:t xml:space="preserve">The wave skewness of near bed flow velocities is computed as described in </w:t>
      </w:r>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sidR="00921289">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4pt;height:43.2pt" o:ole="">
            <v:imagedata r:id="rId105" o:title=""/>
          </v:shape>
          <o:OLEObject Type="Embed" ProgID="Equation.DSMT4" ShapeID="_x0000_i1059" DrawAspect="Content" ObjectID="_1487067504"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del w:id="145" w:author="Robert McCall" w:date="2015-03-05T12:07:00Z">
        <w:r>
          <w:rPr>
            <w:lang w:val="en-US"/>
          </w:rPr>
          <w:fldChar w:fldCharType="end"/>
        </w:r>
      </w:del>
      <w:bookmarkStart w:id="146"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921289">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921289">
        <w:rPr>
          <w:noProof/>
          <w:lang w:val="en-US"/>
        </w:rPr>
        <w:instrText>31</w:instrText>
      </w:r>
      <w:r>
        <w:rPr>
          <w:lang w:val="en-US"/>
        </w:rPr>
        <w:fldChar w:fldCharType="end"/>
      </w:r>
      <w:r>
        <w:rPr>
          <w:lang w:val="en-US"/>
        </w:rPr>
        <w:instrText>)</w:instrText>
      </w:r>
      <w:bookmarkEnd w:id="146"/>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58.4pt;height:36pt" o:ole="">
            <v:imagedata r:id="rId107" o:title=""/>
          </v:shape>
          <o:OLEObject Type="Embed" ProgID="Equation.DSMT4" ShapeID="_x0000_i1060" DrawAspect="Content" ObjectID="_1487067505"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7"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143"/>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0.8pt;height:36pt" o:ole="">
            <v:imagedata r:id="rId109" o:title=""/>
          </v:shape>
          <o:OLEObject Type="Embed" ProgID="Equation.DSMT4" ShapeID="_x0000_i1061" DrawAspect="Content" ObjectID="_1487067506"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8"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r w:rsidRPr="004F2B4F">
        <w:rPr>
          <w:lang w:val="en-US"/>
        </w:rPr>
        <w:t xml:space="preserve">where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100.8pt;height:36pt" o:ole="">
            <v:imagedata r:id="rId111" o:title=""/>
          </v:shape>
          <o:OLEObject Type="Embed" ProgID="Equation.DSMT4" ShapeID="_x0000_i1062" DrawAspect="Content" ObjectID="_1487067507"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49"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lastRenderedPageBreak/>
        <w:tab/>
      </w:r>
      <w:r w:rsidRPr="004F2B4F">
        <w:rPr>
          <w:position w:val="-30"/>
          <w:lang w:val="en-US"/>
        </w:rPr>
        <w:object w:dxaOrig="2000" w:dyaOrig="760">
          <v:shape id="_x0000_i1063" type="#_x0000_t75" style="width:100.8pt;height:36pt" o:ole="">
            <v:imagedata r:id="rId113" o:title=""/>
          </v:shape>
          <o:OLEObject Type="Embed" ProgID="Equation.DSMT4" ShapeID="_x0000_i1063" DrawAspect="Content" ObjectID="_1487067508"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0"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Not</w:t>
      </w:r>
      <w:del w:id="151" w:author="Robert McCall" w:date="2015-03-05T09:20:00Z">
        <w:r w:rsidRPr="004F2B4F" w:rsidDel="00DA7930">
          <w:rPr>
            <w:lang w:val="en-US"/>
          </w:rPr>
          <w:delText>e</w:delText>
        </w:r>
      </w:del>
      <w:r w:rsidRPr="004F2B4F">
        <w:rPr>
          <w:lang w:val="en-US"/>
        </w:rPr>
        <w:t xml:space="preserv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9.2pt;height:21.6pt" o:ole="">
            <v:imagedata r:id="rId115" o:title=""/>
          </v:shape>
          <o:OLEObject Type="Embed" ProgID="Equation.DSMT4" ShapeID="_x0000_i1064" DrawAspect="Content" ObjectID="_1487067509"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2"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08pt;height:36pt" o:ole="">
            <v:imagedata r:id="rId117" o:title=""/>
          </v:shape>
          <o:OLEObject Type="Embed" ProgID="Equation.DSMT4" ShapeID="_x0000_i1065" DrawAspect="Content" ObjectID="_1487067510"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3"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154" w:name="_Toc412623820"/>
      <w:r w:rsidRPr="004F2B4F">
        <w:rPr>
          <w:lang w:val="en-US"/>
        </w:rPr>
        <w:t>Roller energy balance</w:t>
      </w:r>
      <w:bookmarkEnd w:id="154"/>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1in;height:28.8pt" o:ole="">
            <v:imagedata r:id="rId119" o:title=""/>
          </v:shape>
          <o:OLEObject Type="Embed" ProgID="Equation.DSMT4" ShapeID="_x0000_i1066" DrawAspect="Content" ObjectID="_1487067511"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5" w:author="Robert McCall" w:date="2015-03-05T12:07:00Z">
        <w:r w:rsidRPr="004F2B4F">
          <w:rPr>
            <w:lang w:val="en-US"/>
          </w:rPr>
          <w:fldChar w:fldCharType="end"/>
        </w:r>
      </w:del>
      <w:bookmarkStart w:id="156"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38</w:instrText>
      </w:r>
      <w:r w:rsidR="004F2B4F" w:rsidRPr="004F2B4F">
        <w:rPr>
          <w:noProof/>
          <w:lang w:val="en-US"/>
        </w:rPr>
        <w:fldChar w:fldCharType="end"/>
      </w:r>
      <w:r w:rsidRPr="004F2B4F">
        <w:rPr>
          <w:lang w:val="en-US"/>
        </w:rPr>
        <w:instrText>)</w:instrText>
      </w:r>
      <w:bookmarkEnd w:id="156"/>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where </w:t>
      </w:r>
      <w:r w:rsidRPr="004F2B4F">
        <w:rPr>
          <w:position w:val="-12"/>
          <w:lang w:val="en-US"/>
        </w:rPr>
        <w:object w:dxaOrig="279" w:dyaOrig="360">
          <v:shape id="_x0000_i1067" type="#_x0000_t75" style="width:14.4pt;height:21.6pt" o:ole="">
            <v:imagedata r:id="rId121" o:title=""/>
          </v:shape>
          <o:OLEObject Type="Embed" ProgID="Equation.DSMT4" ShapeID="_x0000_i1067" DrawAspect="Content" ObjectID="_1487067512"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2.4pt;height:36pt" o:ole="">
            <v:imagedata r:id="rId123" o:title=""/>
          </v:shape>
          <o:OLEObject Type="Embed" ProgID="Equation.DSMT4" ShapeID="_x0000_i1068" DrawAspect="Content" ObjectID="_1487067513"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7" w:author="Robert McCall" w:date="2015-03-05T12:07:00Z">
        <w:r w:rsidRPr="004F2B4F">
          <w:rPr>
            <w:lang w:val="en-US"/>
          </w:rPr>
          <w:fldChar w:fldCharType="end"/>
        </w:r>
      </w:del>
      <w:bookmarkStart w:id="158"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39</w:instrText>
      </w:r>
      <w:r w:rsidR="004F2B4F" w:rsidRPr="004F2B4F">
        <w:rPr>
          <w:noProof/>
          <w:lang w:val="en-US"/>
        </w:rPr>
        <w:fldChar w:fldCharType="end"/>
      </w:r>
      <w:r w:rsidRPr="004F2B4F">
        <w:rPr>
          <w:lang w:val="en-US"/>
        </w:rPr>
        <w:instrText>)</w:instrText>
      </w:r>
      <w:bookmarkEnd w:id="158"/>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and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5.2pt;height:36pt" o:ole="">
            <v:imagedata r:id="rId125" o:title=""/>
          </v:shape>
          <o:OLEObject Type="Embed" ProgID="Equation.DSMT4" ShapeID="_x0000_i1069" DrawAspect="Content" ObjectID="_1487067514"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59"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lastRenderedPageBreak/>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3.2pt;height:36pt" o:ole="">
            <v:imagedata r:id="rId127" o:title=""/>
          </v:shape>
          <o:OLEObject Type="Embed" ProgID="Equation.DSMT4" ShapeID="_x0000_i1070" DrawAspect="Content" ObjectID="_1487067515"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0" w:author="Robert McCall" w:date="2015-03-05T12:07:00Z">
        <w:r w:rsidRPr="004F2B4F">
          <w:rPr>
            <w:lang w:val="en-US"/>
          </w:rPr>
          <w:fldChar w:fldCharType="end"/>
        </w:r>
      </w:del>
      <w:bookmarkStart w:id="161"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41</w:instrText>
      </w:r>
      <w:r w:rsidR="004F2B4F" w:rsidRPr="004F2B4F">
        <w:rPr>
          <w:noProof/>
          <w:lang w:val="en-US"/>
        </w:rPr>
        <w:fldChar w:fldCharType="end"/>
      </w:r>
      <w:r w:rsidRPr="004F2B4F">
        <w:rPr>
          <w:lang w:val="en-US"/>
        </w:rPr>
        <w:instrText>)</w:instrText>
      </w:r>
      <w:bookmarkEnd w:id="161"/>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where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7.6pt;height:21.6pt" o:ole="">
            <v:imagedata r:id="rId129" o:title=""/>
          </v:shape>
          <o:OLEObject Type="Embed" ProgID="Equation.DSMT4" ShapeID="_x0000_i1071" DrawAspect="Content" ObjectID="_1487067516"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2" w:author="Robert McCall" w:date="2015-03-05T12:07:00Z">
        <w:r w:rsidRPr="004F2B4F">
          <w:rPr>
            <w:lang w:val="en-US"/>
          </w:rPr>
          <w:fldChar w:fldCharType="end"/>
        </w:r>
      </w:del>
      <w:bookmarkStart w:id="163"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42</w:instrText>
      </w:r>
      <w:r w:rsidR="004F2B4F" w:rsidRPr="004F2B4F">
        <w:rPr>
          <w:noProof/>
          <w:lang w:val="en-US"/>
        </w:rPr>
        <w:fldChar w:fldCharType="end"/>
      </w:r>
      <w:r w:rsidRPr="004F2B4F">
        <w:rPr>
          <w:lang w:val="en-US"/>
        </w:rPr>
        <w:instrText>)</w:instrText>
      </w:r>
      <w:bookmarkEnd w:id="163"/>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ins w:id="16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38</w:instrText>
        </w:r>
        <w:r w:rsidR="00921289" w:rsidRPr="004F2B4F">
          <w:rPr>
            <w:lang w:val="en-US"/>
          </w:rPr>
          <w:instrText>)</w:instrText>
        </w:r>
      </w:ins>
      <w:del w:id="16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38</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001640D7" w:rsidRPr="004F2B4F">
        <w:rPr>
          <w:lang w:val="en-US"/>
        </w:rPr>
        <w:t>till</w:t>
      </w:r>
      <w:r w:rsidR="00B92B3A" w:rsidRPr="004F2B4F">
        <w:rPr>
          <w:lang w:val="en-US"/>
        </w:rPr>
        <w:t xml:space="preserve"> </w:t>
      </w:r>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ins w:id="16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42</w:instrText>
        </w:r>
        <w:r w:rsidR="00921289" w:rsidRPr="004F2B4F">
          <w:rPr>
            <w:lang w:val="en-US"/>
          </w:rPr>
          <w:instrText>)</w:instrText>
        </w:r>
      </w:ins>
      <w:del w:id="16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4.8pt;height:21.6pt" o:ole="">
            <v:imagedata r:id="rId131" o:title=""/>
          </v:shape>
          <o:OLEObject Type="Embed" ProgID="Equation.DSMT4" ShapeID="_x0000_i1072" DrawAspect="Content" ObjectID="_1487067517"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68"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ins w:id="16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44</w:instrText>
        </w:r>
        <w:r w:rsidR="00921289" w:rsidRPr="004F2B4F">
          <w:rPr>
            <w:lang w:val="en-US"/>
          </w:rPr>
          <w:instrText>)</w:instrText>
        </w:r>
      </w:ins>
      <w:del w:id="17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44</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5.2pt;height:57.6pt" o:ole="">
            <v:imagedata r:id="rId133" o:title=""/>
          </v:shape>
          <o:OLEObject Type="Embed" ProgID="Equation.DSMT4" ShapeID="_x0000_i1073" DrawAspect="Content" ObjectID="_1487067518"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1" w:author="Robert McCall" w:date="2015-03-05T12:07:00Z">
        <w:r w:rsidRPr="004F2B4F">
          <w:rPr>
            <w:lang w:val="en-US"/>
          </w:rPr>
          <w:fldChar w:fldCharType="end"/>
        </w:r>
      </w:del>
      <w:bookmarkStart w:id="172"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44</w:instrText>
      </w:r>
      <w:r w:rsidR="004F2B4F" w:rsidRPr="004F2B4F">
        <w:rPr>
          <w:noProof/>
          <w:lang w:val="en-US"/>
        </w:rPr>
        <w:fldChar w:fldCharType="end"/>
      </w:r>
      <w:r w:rsidRPr="004F2B4F">
        <w:rPr>
          <w:lang w:val="en-US"/>
        </w:rPr>
        <w:instrText>)</w:instrText>
      </w:r>
      <w:bookmarkEnd w:id="172"/>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pt;height:21.6pt" o:ole="">
            <v:imagedata r:id="rId135" o:title=""/>
          </v:shape>
          <o:OLEObject Type="Embed" ProgID="Equation.DSMT4" ShapeID="_x0000_i1074" DrawAspect="Content" ObjectID="_1487067519"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3" w:author="Robert McCall" w:date="2015-03-05T12:07:00Z">
        <w:r w:rsidRPr="004F2B4F">
          <w:rPr>
            <w:lang w:val="en-US"/>
          </w:rPr>
          <w:fldChar w:fldCharType="end"/>
        </w:r>
      </w:del>
      <w:bookmarkStart w:id="174"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45</w:instrText>
      </w:r>
      <w:r w:rsidR="004F2B4F" w:rsidRPr="004F2B4F">
        <w:rPr>
          <w:noProof/>
          <w:lang w:val="en-US"/>
        </w:rPr>
        <w:fldChar w:fldCharType="end"/>
      </w:r>
      <w:r w:rsidRPr="004F2B4F">
        <w:rPr>
          <w:lang w:val="en-US"/>
        </w:rPr>
        <w:instrText>)</w:instrText>
      </w:r>
      <w:bookmarkEnd w:id="174"/>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ins w:id="17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39</w:instrText>
        </w:r>
        <w:r w:rsidR="00921289" w:rsidRPr="004F2B4F">
          <w:rPr>
            <w:lang w:val="en-US"/>
          </w:rPr>
          <w:instrText>)</w:instrText>
        </w:r>
      </w:ins>
      <w:del w:id="17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39</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ins w:id="17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45</w:instrText>
        </w:r>
        <w:r w:rsidR="00921289" w:rsidRPr="004F2B4F">
          <w:rPr>
            <w:lang w:val="en-US"/>
          </w:rPr>
          <w:instrText>)</w:instrText>
        </w:r>
      </w:ins>
      <w:del w:id="17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45</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6.4pt;height:36pt" o:ole="">
            <v:imagedata r:id="rId137" o:title=""/>
          </v:shape>
          <o:OLEObject Type="Embed" ProgID="Equation.DSMT4" ShapeID="_x0000_i1075" DrawAspect="Content" ObjectID="_1487067520"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79"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lastRenderedPageBreak/>
        <w:t xml:space="preserve">The coefficients </w:t>
      </w:r>
      <w:r w:rsidRPr="004F2B4F">
        <w:rPr>
          <w:position w:val="-12"/>
          <w:lang w:val="en-US"/>
        </w:rPr>
        <w:object w:dxaOrig="279" w:dyaOrig="360">
          <v:shape id="_x0000_i1076" type="#_x0000_t75" style="width:14.4pt;height:21.6pt" o:ole="">
            <v:imagedata r:id="rId139" o:title=""/>
          </v:shape>
          <o:OLEObject Type="Embed" ProgID="Equation.DSMT4" ShapeID="_x0000_i1076" DrawAspect="Content" ObjectID="_1487067521" r:id="rId140"/>
        </w:object>
      </w:r>
      <w:r w:rsidRPr="004F2B4F">
        <w:rPr>
          <w:lang w:val="en-US"/>
        </w:rPr>
        <w:t xml:space="preserve"> and </w:t>
      </w:r>
      <w:r w:rsidRPr="004F2B4F">
        <w:rPr>
          <w:position w:val="-12"/>
          <w:lang w:val="en-US"/>
        </w:rPr>
        <w:object w:dxaOrig="300" w:dyaOrig="360">
          <v:shape id="_x0000_i1077" type="#_x0000_t75" style="width:14.4pt;height:21.6pt" o:ole="">
            <v:imagedata r:id="rId141" o:title=""/>
          </v:shape>
          <o:OLEObject Type="Embed" ProgID="Equation.DSMT4" ShapeID="_x0000_i1077" DrawAspect="Content" ObjectID="_1487067522" r:id="rId142"/>
        </w:object>
      </w:r>
      <w:r w:rsidRPr="004F2B4F">
        <w:rPr>
          <w:lang w:val="en-US"/>
        </w:rPr>
        <w:t>are usually lumpe</w:t>
      </w:r>
      <w:r w:rsidR="00324829" w:rsidRPr="004F2B4F">
        <w:rPr>
          <w:lang w:val="en-US"/>
        </w:rPr>
        <w:t xml:space="preserve">d together into one coefficient. This coefficient β is in the O(0.1)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ins w:id="18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w:instrText>
        </w:r>
        <w:r w:rsidR="00921289" w:rsidRPr="004F2B4F">
          <w:rPr>
            <w:lang w:val="en-US"/>
          </w:rPr>
          <w:instrText>)</w:instrText>
        </w:r>
      </w:ins>
      <w:del w:id="18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w:t>
      </w:r>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ins w:id="18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41</w:instrText>
        </w:r>
        <w:r w:rsidR="00921289" w:rsidRPr="004F2B4F">
          <w:rPr>
            <w:lang w:val="en-US"/>
          </w:rPr>
          <w:instrText>)</w:instrText>
        </w:r>
      </w:ins>
      <w:del w:id="18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41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2.4pt;height:151.2pt" o:ole="">
            <v:imagedata r:id="rId143" o:title=""/>
          </v:shape>
          <o:OLEObject Type="Embed" ProgID="Equation.DSMT4" ShapeID="_x0000_i1078" DrawAspect="Content" ObjectID="_1487067523"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4" w:author="Robert McCall" w:date="2015-03-05T12:07:00Z">
        <w:r w:rsidRPr="004F2B4F">
          <w:rPr>
            <w:lang w:val="en-US"/>
          </w:rPr>
          <w:fldChar w:fldCharType="end"/>
        </w:r>
      </w:del>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201.6pt;height:28.8pt" o:ole="">
            <v:imagedata r:id="rId145" o:title=""/>
          </v:shape>
          <o:OLEObject Type="Embed" ProgID="Equation.DSMT4" ShapeID="_x0000_i1079" DrawAspect="Content" ObjectID="_1487067524"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185" w:author="Robert McCall" w:date="2015-03-05T12:07:00Z">
        <w:r w:rsidRPr="004F2B4F">
          <w:rPr>
            <w:lang w:val="en-US"/>
          </w:rPr>
          <w:fldChar w:fldCharType="end"/>
        </w:r>
      </w:del>
      <w:bookmarkStart w:id="186"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48</w:instrText>
      </w:r>
      <w:r w:rsidR="004F2B4F" w:rsidRPr="004F2B4F">
        <w:rPr>
          <w:noProof/>
          <w:lang w:val="en-US"/>
        </w:rPr>
        <w:fldChar w:fldCharType="end"/>
      </w:r>
      <w:r w:rsidRPr="004F2B4F">
        <w:rPr>
          <w:lang w:val="en-US"/>
        </w:rPr>
        <w:instrText>)</w:instrText>
      </w:r>
      <w:bookmarkEnd w:id="186"/>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187" w:name="_Toc412623821"/>
      <w:r w:rsidRPr="004F2B4F">
        <w:rPr>
          <w:lang w:val="en-US"/>
        </w:rPr>
        <w:t>Shallow water equations</w:t>
      </w:r>
      <w:bookmarkEnd w:id="187"/>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58.4pt;height:14.4pt" o:ole="">
            <v:imagedata r:id="rId147" o:title=""/>
          </v:shape>
          <o:OLEObject Type="Embed" ProgID="Equation.DSMT4" ShapeID="_x0000_i1080" DrawAspect="Content" ObjectID="_1487067525"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8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where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ins w:id="18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50</w:instrText>
        </w:r>
        <w:r w:rsidR="00921289" w:rsidRPr="004F2B4F">
          <w:rPr>
            <w:lang w:val="en-US"/>
          </w:rPr>
          <w:instrText>)</w:instrText>
        </w:r>
      </w:ins>
      <w:del w:id="19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r w:rsidRPr="004F2B4F">
        <w:rPr>
          <w:i/>
          <w:lang w:val="en-US"/>
        </w:rPr>
        <w:t>E</w:t>
      </w:r>
      <w:r w:rsidRPr="004F2B4F">
        <w:rPr>
          <w:i/>
          <w:vertAlign w:val="subscript"/>
          <w:lang w:val="en-US"/>
        </w:rPr>
        <w:t>w</w:t>
      </w:r>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2.8pt;height:36pt" o:ole="">
            <v:imagedata r:id="rId149" o:title=""/>
          </v:shape>
          <o:OLEObject Type="Embed" ProgID="Equation.DSMT4" ShapeID="_x0000_i1081" DrawAspect="Content" ObjectID="_1487067526"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1" w:author="Robert McCall" w:date="2015-03-05T12:07:00Z">
        <w:r w:rsidR="00801832" w:rsidRPr="004F2B4F">
          <w:rPr>
            <w:lang w:val="en-US"/>
          </w:rPr>
          <w:fldChar w:fldCharType="end"/>
        </w:r>
      </w:del>
      <w:bookmarkStart w:id="192"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50</w:instrText>
      </w:r>
      <w:r w:rsidR="00801832" w:rsidRPr="004F2B4F">
        <w:rPr>
          <w:lang w:val="en-US"/>
        </w:rPr>
        <w:fldChar w:fldCharType="end"/>
      </w:r>
      <w:r w:rsidR="00801832" w:rsidRPr="004F2B4F">
        <w:rPr>
          <w:lang w:val="en-US"/>
        </w:rPr>
        <w:instrText>)</w:instrText>
      </w:r>
      <w:bookmarkEnd w:id="192"/>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lastRenderedPageBreak/>
        <w:tab/>
      </w:r>
      <w:r w:rsidRPr="004F2B4F">
        <w:rPr>
          <w:position w:val="-104"/>
          <w:lang w:val="en-US"/>
        </w:rPr>
        <w:object w:dxaOrig="7660" w:dyaOrig="2240">
          <v:shape id="_x0000_i1082" type="#_x0000_t75" style="width:381.6pt;height:115.2pt" o:ole="">
            <v:imagedata r:id="rId151" o:title=""/>
          </v:shape>
          <o:OLEObject Type="Embed" ProgID="Equation.DSMT4" ShapeID="_x0000_i1082" DrawAspect="Content" ObjectID="_1487067527"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3" w:author="Robert McCall" w:date="2015-03-05T12:07:00Z">
        <w:r w:rsidR="00801832" w:rsidRPr="004F2B4F">
          <w:rPr>
            <w:lang w:val="en-US"/>
          </w:rPr>
          <w:fldChar w:fldCharType="end"/>
        </w:r>
      </w:del>
      <w:bookmarkStart w:id="194"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51</w:instrText>
      </w:r>
      <w:r w:rsidR="00801832" w:rsidRPr="004F2B4F">
        <w:rPr>
          <w:lang w:val="en-US"/>
        </w:rPr>
        <w:fldChar w:fldCharType="end"/>
      </w:r>
      <w:r w:rsidR="00801832" w:rsidRPr="004F2B4F">
        <w:rPr>
          <w:lang w:val="en-US"/>
        </w:rPr>
        <w:instrText>)</w:instrText>
      </w:r>
      <w:bookmarkEnd w:id="19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in </w:t>
      </w:r>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ins w:id="19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51</w:instrText>
        </w:r>
        <w:r w:rsidR="00921289" w:rsidRPr="004F2B4F">
          <w:rPr>
            <w:lang w:val="en-US"/>
          </w:rPr>
          <w:instrText>)</w:instrText>
        </w:r>
      </w:ins>
      <w:del w:id="19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197" w:name="_Toc412623822"/>
      <w:r w:rsidRPr="004F2B4F">
        <w:rPr>
          <w:lang w:val="en-US"/>
        </w:rPr>
        <w:t>Horizontal viscosity</w:t>
      </w:r>
      <w:bookmarkEnd w:id="197"/>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37.6pt;height:43.2pt" o:ole="">
            <v:imagedata r:id="rId153" o:title=""/>
          </v:shape>
          <o:OLEObject Type="Embed" ProgID="Equation.DSMT4" ShapeID="_x0000_i1083" DrawAspect="Content" ObjectID="_1487067528"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98" w:author="Robert McCall" w:date="2015-03-05T12:07:00Z">
        <w:r w:rsidR="00801832" w:rsidRPr="004F2B4F">
          <w:rPr>
            <w:lang w:val="en-US"/>
          </w:rPr>
          <w:fldChar w:fldCharType="end"/>
        </w:r>
      </w:del>
      <w:bookmarkStart w:id="199"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52</w:instrText>
      </w:r>
      <w:r w:rsidR="00801832" w:rsidRPr="004F2B4F">
        <w:rPr>
          <w:lang w:val="en-US"/>
        </w:rPr>
        <w:fldChar w:fldCharType="end"/>
      </w:r>
      <w:r w:rsidR="00801832" w:rsidRPr="004F2B4F">
        <w:rPr>
          <w:lang w:val="en-US"/>
        </w:rPr>
        <w:instrText>)</w:instrText>
      </w:r>
      <w:bookmarkEnd w:id="199"/>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ins w:id="20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52</w:instrText>
        </w:r>
        <w:r w:rsidR="00921289" w:rsidRPr="004F2B4F">
          <w:rPr>
            <w:lang w:val="en-US"/>
          </w:rPr>
          <w:instrText>)</w:instrText>
        </w:r>
      </w:ins>
      <w:del w:id="20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52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202" w:name="_Toc412623823"/>
      <w:r w:rsidRPr="004F2B4F">
        <w:rPr>
          <w:lang w:val="en-US"/>
        </w:rPr>
        <w:t>Bed shear stress</w:t>
      </w:r>
      <w:bookmarkEnd w:id="202"/>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pt;height:50.4pt" o:ole="">
            <v:imagedata r:id="rId155" o:title=""/>
          </v:shape>
          <o:OLEObject Type="Embed" ProgID="Equation.DSMT4" ShapeID="_x0000_i1084" DrawAspect="Content" ObjectID="_1487067529"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03"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921289">
        <w:rPr>
          <w:noProof/>
          <w:lang w:val="en-US"/>
        </w:rPr>
        <w:t>2</w:t>
      </w:r>
      <w:r w:rsidRPr="004F2B4F">
        <w:rPr>
          <w:lang w:val="en-US"/>
        </w:rPr>
        <w:fldChar w:fldCharType="end"/>
      </w:r>
      <w:r w:rsidRPr="004F2B4F">
        <w:rPr>
          <w:lang w:val="en-US"/>
        </w:rPr>
        <w:t>.</w:t>
      </w:r>
      <w:r w:rsidRPr="004F2B4F">
        <w:rPr>
          <w:lang w:val="en-US"/>
        </w:rPr>
        <w:fldChar w:fldCharType="begin"/>
      </w:r>
      <w:r w:rsidRPr="004F2B4F">
        <w:rPr>
          <w:lang w:val="en-US"/>
        </w:rPr>
        <w:instrText xml:space="preserve"> SEQ Table \* ARABIC \s 1 </w:instrText>
      </w:r>
      <w:r w:rsidRPr="004F2B4F">
        <w:rPr>
          <w:lang w:val="en-US"/>
        </w:rPr>
        <w:fldChar w:fldCharType="separate"/>
      </w:r>
      <w:r w:rsidR="00921289">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w:t>
            </w:r>
            <w:ins w:id="204" w:author="Robert McCall" w:date="2015-03-05T09:22:00Z">
              <w:r w:rsidR="00ED288D">
                <w:rPr>
                  <w:lang w:val="en-US"/>
                </w:rPr>
                <w:t>9</w:t>
              </w:r>
            </w:ins>
            <w:del w:id="205" w:author="Robert McCall" w:date="2015-03-05T09:22:00Z">
              <w:r w:rsidRPr="004F2B4F" w:rsidDel="00ED288D">
                <w:rPr>
                  <w:lang w:val="en-US"/>
                </w:rPr>
                <w:delText>5</w:delText>
              </w:r>
            </w:del>
            <w:r w:rsidRPr="004F2B4F">
              <w:rPr>
                <w:lang w:val="en-US"/>
              </w:rPr>
              <w:t>0</w:t>
            </w:r>
          </w:p>
        </w:tc>
        <w:tc>
          <w:tcPr>
            <w:tcW w:w="2714" w:type="dxa"/>
          </w:tcPr>
          <w:p w:rsidR="00394891" w:rsidRPr="004F2B4F" w:rsidRDefault="00394891" w:rsidP="00394891">
            <w:pPr>
              <w:rPr>
                <w:lang w:val="en-US"/>
              </w:rPr>
            </w:pPr>
            <w:r w:rsidRPr="004F2B4F">
              <w:rPr>
                <w:lang w:val="en-US"/>
              </w:rPr>
              <w:t>white-colebrook-grains</w:t>
            </w:r>
            <w:ins w:id="206" w:author="Robert McCall" w:date="2015-03-05T09:21:00Z">
              <w:r w:rsidR="00ED288D">
                <w:rPr>
                  <w:lang w:val="en-US"/>
                </w:rPr>
                <w:t>ize</w:t>
              </w:r>
            </w:ins>
            <w:del w:id="207" w:author="Robert McCall" w:date="2015-03-05T09:21:00Z">
              <w:r w:rsidRPr="004F2B4F" w:rsidDel="00ED288D">
                <w:rPr>
                  <w:lang w:val="en-US"/>
                </w:rPr>
                <w:delText>zie</w:delText>
              </w:r>
            </w:del>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in the order of 55 m</w:t>
      </w:r>
      <w:r w:rsidR="007A5F50" w:rsidRPr="004F2B4F">
        <w:rPr>
          <w:vertAlign w:val="superscript"/>
          <w:lang w:val="en-US"/>
        </w:rPr>
        <w:t>1/2</w:t>
      </w:r>
      <w:r w:rsidR="007A5F50" w:rsidRPr="004F2B4F">
        <w:rPr>
          <w:lang w:val="en-US"/>
        </w:rPr>
        <w:t>/s.</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0.4pt;height:36pt" o:ole="">
            <v:imagedata r:id="rId157" o:title=""/>
          </v:shape>
          <o:OLEObject Type="Embed" ProgID="Equation.DSMT4" ShapeID="_x0000_i1085" DrawAspect="Content" ObjectID="_1487067530"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8"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in the order of 0.02 s/m</w:t>
      </w:r>
      <w:r w:rsidR="007A5F50" w:rsidRPr="004F2B4F">
        <w:rPr>
          <w:vertAlign w:val="superscript"/>
          <w:lang w:val="en-US"/>
        </w:rPr>
        <w:t>1/3</w:t>
      </w:r>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7.6pt;height:36pt" o:ole="">
            <v:imagedata r:id="rId159" o:title=""/>
          </v:shape>
          <o:OLEObject Type="Embed" ProgID="Equation.DSMT4" ShapeID="_x0000_i1086" DrawAspect="Content" ObjectID="_1487067531"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09"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5.2pt;height:57.6pt" o:ole="">
            <v:imagedata r:id="rId161" o:title=""/>
          </v:shape>
          <o:OLEObject Type="Embed" ProgID="Equation.DSMT4" ShapeID="_x0000_i1087" DrawAspect="Content" ObjectID="_1487067532"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10"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211"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22.4pt;height:57.6pt" o:ole="">
            <v:imagedata r:id="rId163" o:title=""/>
          </v:shape>
          <o:OLEObject Type="Embed" ProgID="Equation.DSMT4" ShapeID="_x0000_i1088" DrawAspect="Content" ObjectID="_1487067533"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del w:id="212" w:author="Robert McCall" w:date="2015-03-05T12:07:00Z">
        <w:r w:rsidRPr="004F2B4F">
          <w:rPr>
            <w:lang w:val="en-US"/>
          </w:rPr>
          <w:fldChar w:fldCharType="end"/>
        </w:r>
      </w:del>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92128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92128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211"/>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lastRenderedPageBreak/>
        <w:tab/>
      </w:r>
      <w:r w:rsidRPr="004F2B4F">
        <w:rPr>
          <w:position w:val="-24"/>
          <w:lang w:val="en-US"/>
        </w:rPr>
        <w:object w:dxaOrig="2380" w:dyaOrig="620">
          <v:shape id="_x0000_i1089" type="#_x0000_t75" style="width:115.2pt;height:28.8pt" o:ole="">
            <v:imagedata r:id="rId165" o:title=""/>
          </v:shape>
          <o:OLEObject Type="Embed" ProgID="Equation.DSMT4" ShapeID="_x0000_i1089" DrawAspect="Content" ObjectID="_1487067534"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3" w:author="Robert McCall" w:date="2015-03-05T12:07: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r w:rsidRPr="004F2B4F">
        <w:rPr>
          <w:rFonts w:ascii="Arial" w:hAnsi="Arial" w:cs="Arial"/>
          <w:i/>
          <w:sz w:val="21"/>
          <w:szCs w:val="24"/>
        </w:rPr>
        <w:t>b</w:t>
      </w:r>
      <w:r w:rsidRPr="004F2B4F">
        <w:rPr>
          <w:rFonts w:ascii="Arial" w:hAnsi="Arial" w:cs="Arial"/>
          <w:i/>
          <w:sz w:val="21"/>
          <w:szCs w:val="24"/>
          <w:vertAlign w:val="subscript"/>
        </w:rPr>
        <w:t>v</w:t>
      </w:r>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80pt;height:64.8pt" o:ole="">
            <v:imagedata r:id="rId167" o:title=""/>
          </v:shape>
          <o:OLEObject Type="Embed" ProgID="Equation.DSMT4" ShapeID="_x0000_i1090" DrawAspect="Content" ObjectID="_1487067535"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4" w:author="Robert McCall" w:date="2015-03-05T12:07:00Z">
        <w:r w:rsidR="00801832" w:rsidRPr="004F2B4F">
          <w:rPr>
            <w:lang w:val="en-US"/>
          </w:rPr>
          <w:fldChar w:fldCharType="end"/>
        </w:r>
      </w:del>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92128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92128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4.4pt;height:14.4pt" o:ole="">
            <v:imagedata r:id="rId95" o:title=""/>
          </v:shape>
          <o:OLEObject Type="Embed" ProgID="Equation.DSMT4" ShapeID="_x0000_i1091" DrawAspect="Content" ObjectID="_1487067536"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215" w:name="_Toc412623825"/>
      <w:r w:rsidRPr="004F2B4F">
        <w:rPr>
          <w:lang w:val="en-US"/>
        </w:rPr>
        <w:t>Wind</w:t>
      </w:r>
      <w:bookmarkEnd w:id="215"/>
    </w:p>
    <w:p w:rsidR="00727EAA" w:rsidRPr="004F2B4F" w:rsidRDefault="00F41BBE" w:rsidP="002603CC">
      <w:pPr>
        <w:rPr>
          <w:color w:val="FF0000"/>
          <w:lang w:val="en-US"/>
        </w:rPr>
      </w:pPr>
      <w:commentRangeStart w:id="216"/>
      <w:r w:rsidRPr="004F2B4F">
        <w:rPr>
          <w:color w:val="FF0000"/>
          <w:lang w:val="en-US"/>
        </w:rPr>
        <w:t>@</w:t>
      </w:r>
      <w:commentRangeEnd w:id="216"/>
      <w:r w:rsidRPr="004F2B4F">
        <w:rPr>
          <w:rStyle w:val="CommentReference"/>
          <w:lang w:val="en-US"/>
        </w:rPr>
        <w:commentReference w:id="216"/>
      </w:r>
    </w:p>
    <w:p w:rsidR="00727EAA" w:rsidRPr="004F2B4F" w:rsidRDefault="00727EAA" w:rsidP="002603CC">
      <w:pPr>
        <w:pStyle w:val="Heading2"/>
        <w:jc w:val="both"/>
        <w:rPr>
          <w:lang w:val="en-US"/>
        </w:rPr>
      </w:pPr>
      <w:bookmarkStart w:id="217" w:name="_Toc412623826"/>
      <w:r w:rsidRPr="004F2B4F">
        <w:rPr>
          <w:lang w:val="en-US"/>
        </w:rPr>
        <w:t>Non-hydrostatic pressure correction</w:t>
      </w:r>
      <w:bookmarkEnd w:id="217"/>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218"/>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218"/>
      <w:r w:rsidR="004B0568" w:rsidRPr="004F2B4F">
        <w:rPr>
          <w:rStyle w:val="CommentReference"/>
          <w:lang w:val="en-US"/>
        </w:rPr>
        <w:commentReference w:id="218"/>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4.8pt;height:28.8pt" o:ole="">
            <v:imagedata r:id="rId170" o:title=""/>
          </v:shape>
          <o:OLEObject Type="Embed" ProgID="Equation.DSMT4" ShapeID="_x0000_i1092" DrawAspect="Content" ObjectID="_1487067537"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19" w:author="Robert McCall" w:date="2015-03-05T12:07:00Z">
        <w:r w:rsidR="00801832" w:rsidRPr="004F2B4F">
          <w:rPr>
            <w:lang w:val="en-US"/>
          </w:rPr>
          <w:fldChar w:fldCharType="end"/>
        </w:r>
      </w:del>
      <w:bookmarkStart w:id="220"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60</w:instrText>
      </w:r>
      <w:r w:rsidR="00801832" w:rsidRPr="004F2B4F">
        <w:rPr>
          <w:lang w:val="en-US"/>
        </w:rPr>
        <w:fldChar w:fldCharType="end"/>
      </w:r>
      <w:r w:rsidR="00801832" w:rsidRPr="004F2B4F">
        <w:rPr>
          <w:lang w:val="en-US"/>
        </w:rPr>
        <w:instrText>)</w:instrText>
      </w:r>
      <w:bookmarkEnd w:id="220"/>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2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60</w:instrText>
        </w:r>
        <w:r w:rsidR="00921289" w:rsidRPr="004F2B4F">
          <w:rPr>
            <w:lang w:val="en-US"/>
          </w:rPr>
          <w:instrText>)</w:instrText>
        </w:r>
      </w:ins>
      <w:del w:id="22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9.2pt;height:28.8pt" o:ole="">
            <v:imagedata r:id="rId172" o:title=""/>
          </v:shape>
          <o:OLEObject Type="Embed" ProgID="Equation.DSMT4" ShapeID="_x0000_i1093" DrawAspect="Content" ObjectID="_1487067538"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3" w:author="Robert McCall" w:date="2015-03-05T12:07:00Z">
        <w:r w:rsidR="00801832" w:rsidRPr="004F2B4F">
          <w:rPr>
            <w:lang w:val="en-US"/>
          </w:rPr>
          <w:fldChar w:fldCharType="end"/>
        </w:r>
      </w:del>
      <w:bookmarkStart w:id="224"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61</w:instrText>
      </w:r>
      <w:r w:rsidR="00801832" w:rsidRPr="004F2B4F">
        <w:rPr>
          <w:lang w:val="en-US"/>
        </w:rPr>
        <w:fldChar w:fldCharType="end"/>
      </w:r>
      <w:r w:rsidR="00801832" w:rsidRPr="004F2B4F">
        <w:rPr>
          <w:lang w:val="en-US"/>
        </w:rPr>
        <w:instrText>)</w:instrText>
      </w:r>
      <w:bookmarkEnd w:id="224"/>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5.2pt;height:36pt" o:ole="">
            <v:imagedata r:id="rId174" o:title=""/>
          </v:shape>
          <o:OLEObject Type="Embed" ProgID="Equation.DSMT4" ShapeID="_x0000_i1094" DrawAspect="Content" ObjectID="_1487067539"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25" w:author="Robert McCall" w:date="2015-03-05T12:07:00Z">
        <w:r w:rsidR="00801832" w:rsidRPr="004F2B4F">
          <w:rPr>
            <w:lang w:val="en-US"/>
          </w:rPr>
          <w:fldChar w:fldCharType="end"/>
        </w:r>
      </w:del>
      <w:bookmarkStart w:id="226"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62</w:instrText>
      </w:r>
      <w:r w:rsidR="00801832" w:rsidRPr="004F2B4F">
        <w:rPr>
          <w:lang w:val="en-US"/>
        </w:rPr>
        <w:fldChar w:fldCharType="end"/>
      </w:r>
      <w:r w:rsidR="00801832" w:rsidRPr="004F2B4F">
        <w:rPr>
          <w:lang w:val="en-US"/>
        </w:rPr>
        <w:instrText>)</w:instrText>
      </w:r>
      <w:bookmarkEnd w:id="22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lastRenderedPageBreak/>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ins w:id="22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61</w:instrText>
        </w:r>
        <w:r w:rsidR="00921289" w:rsidRPr="004F2B4F">
          <w:rPr>
            <w:lang w:val="en-US"/>
          </w:rPr>
          <w:instrText>)</w:instrText>
        </w:r>
      </w:ins>
      <w:del w:id="22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61</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ins w:id="22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60</w:instrText>
        </w:r>
        <w:r w:rsidR="00921289" w:rsidRPr="004F2B4F">
          <w:rPr>
            <w:lang w:val="en-US"/>
          </w:rPr>
          <w:instrText>)</w:instrText>
        </w:r>
      </w:ins>
      <w:del w:id="23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60</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6.4pt;height:28.8pt" o:ole="">
            <v:imagedata r:id="rId176" o:title=""/>
          </v:shape>
          <o:OLEObject Type="Embed" ProgID="Equation.DSMT4" ShapeID="_x0000_i1095" DrawAspect="Content" ObjectID="_1487067540"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1" w:author="Robert McCall" w:date="2015-03-05T12:07:00Z">
        <w:r w:rsidR="00801832" w:rsidRPr="004F2B4F">
          <w:rPr>
            <w:lang w:val="en-US"/>
          </w:rPr>
          <w:fldChar w:fldCharType="end"/>
        </w:r>
      </w:del>
      <w:bookmarkStart w:id="232"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63</w:instrText>
      </w:r>
      <w:r w:rsidR="00801832" w:rsidRPr="004F2B4F">
        <w:rPr>
          <w:lang w:val="en-US"/>
        </w:rPr>
        <w:fldChar w:fldCharType="end"/>
      </w:r>
      <w:r w:rsidR="00801832" w:rsidRPr="004F2B4F">
        <w:rPr>
          <w:lang w:val="en-US"/>
        </w:rPr>
        <w:instrText>)</w:instrText>
      </w:r>
      <w:bookmarkEnd w:id="232"/>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ins w:id="23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63</w:instrText>
        </w:r>
        <w:r w:rsidR="00921289" w:rsidRPr="004F2B4F">
          <w:rPr>
            <w:lang w:val="en-US"/>
          </w:rPr>
          <w:instrText>)</w:instrText>
        </w:r>
      </w:ins>
      <w:del w:id="23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63</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ins w:id="23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62</w:instrText>
        </w:r>
        <w:r w:rsidR="00921289" w:rsidRPr="004F2B4F">
          <w:rPr>
            <w:lang w:val="en-US"/>
          </w:rPr>
          <w:instrText>)</w:instrText>
        </w:r>
      </w:ins>
      <w:del w:id="23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62</w:delInstrText>
        </w:r>
        <w:r w:rsidR="00844679" w:rsidRPr="004F2B4F" w:rsidDel="005E6B98">
          <w:rPr>
            <w:lang w:val="en-US"/>
          </w:rPr>
          <w:delInstrText>)</w:delInstrText>
        </w:r>
      </w:del>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6.4pt;height:28.8pt" o:ole="">
            <v:imagedata r:id="rId178" o:title=""/>
          </v:shape>
          <o:OLEObject Type="Embed" ProgID="Equation.DSMT4" ShapeID="_x0000_i1096" DrawAspect="Content" ObjectID="_1487067541"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3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3.2pt;height:28.8pt" o:ole="">
            <v:imagedata r:id="rId180" o:title=""/>
          </v:shape>
          <o:OLEObject Type="Embed" ProgID="Equation.DSMT4" ShapeID="_x0000_i1097" DrawAspect="Content" ObjectID="_1487067542" r:id="rId181"/>
        </w:object>
      </w:r>
      <w:r w:rsidRPr="004F2B4F">
        <w:rPr>
          <w:lang w:val="en-US"/>
        </w:rPr>
        <w:t xml:space="preserve"> and reform if </w:t>
      </w:r>
      <w:r w:rsidR="00B17785" w:rsidRPr="004F2B4F">
        <w:rPr>
          <w:position w:val="-24"/>
          <w:lang w:val="en-US"/>
        </w:rPr>
        <w:object w:dxaOrig="900" w:dyaOrig="620">
          <v:shape id="_x0000_i1098" type="#_x0000_t75" style="width:43.2pt;height:28.8pt" o:ole="">
            <v:imagedata r:id="rId182" o:title=""/>
          </v:shape>
          <o:OLEObject Type="Embed" ProgID="Equation.DSMT4" ShapeID="_x0000_i1098" DrawAspect="Content" ObjectID="_1487067543"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238" w:name="_Toc412197875"/>
      <w:bookmarkStart w:id="239" w:name="_Toc412623827"/>
      <w:r w:rsidRPr="004F2B4F">
        <w:rPr>
          <w:lang w:val="en-US"/>
        </w:rPr>
        <w:t>Groundwater flow</w:t>
      </w:r>
      <w:bookmarkEnd w:id="238"/>
      <w:bookmarkEnd w:id="239"/>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240" w:name="_Toc412197876"/>
      <w:bookmarkStart w:id="241" w:name="_Toc412623828"/>
      <w:r w:rsidRPr="004F2B4F">
        <w:rPr>
          <w:lang w:val="en-US"/>
        </w:rPr>
        <w:t>Continuity</w:t>
      </w:r>
      <w:bookmarkEnd w:id="240"/>
      <w:bookmarkEnd w:id="241"/>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3.2pt;height:14.4pt" o:ole="">
            <v:imagedata r:id="rId184" o:title=""/>
          </v:shape>
          <o:OLEObject Type="Embed" ProgID="Equation.DSMT4" ShapeID="_x0000_i1099" DrawAspect="Content" ObjectID="_1487067544"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2" w:author="Robert McCall" w:date="2015-03-05T12:07:00Z">
        <w:r w:rsidR="00801832" w:rsidRPr="004F2B4F">
          <w:rPr>
            <w:lang w:val="en-US"/>
          </w:rPr>
          <w:fldChar w:fldCharType="end"/>
        </w:r>
      </w:del>
      <w:bookmarkStart w:id="243"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65</w:instrText>
      </w:r>
      <w:r w:rsidR="00801832" w:rsidRPr="004F2B4F">
        <w:rPr>
          <w:lang w:val="en-US"/>
        </w:rPr>
        <w:fldChar w:fldCharType="end"/>
      </w:r>
      <w:r w:rsidR="00801832" w:rsidRPr="004F2B4F">
        <w:rPr>
          <w:lang w:val="en-US"/>
        </w:rPr>
        <w:instrText>)</w:instrText>
      </w:r>
      <w:bookmarkEnd w:id="243"/>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where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3.2pt;height:57.6pt" o:ole="">
            <v:imagedata r:id="rId186" o:title=""/>
          </v:shape>
          <o:OLEObject Type="Embed" ProgID="Equation.DSMT4" ShapeID="_x0000_i1100" DrawAspect="Content" ObjectID="_1487067545"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245" w:name="_Toc412197877"/>
      <w:bookmarkStart w:id="246" w:name="_Toc412623829"/>
      <w:r w:rsidRPr="004F2B4F">
        <w:rPr>
          <w:lang w:val="en-US"/>
        </w:rPr>
        <w:t>Equation of motions</w:t>
      </w:r>
      <w:bookmarkEnd w:id="245"/>
      <w:bookmarkEnd w:id="246"/>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94"/>
          <w:lang w:val="en-US"/>
        </w:rPr>
        <w:object w:dxaOrig="1380" w:dyaOrig="1980">
          <v:shape id="_x0000_i1101" type="#_x0000_t75" style="width:1in;height:100.8pt" o:ole="">
            <v:imagedata r:id="rId188" o:title=""/>
          </v:shape>
          <o:OLEObject Type="Embed" ProgID="Equation.DSMT4" ShapeID="_x0000_i1101" DrawAspect="Content" ObjectID="_1487067546"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7" w:author="Robert McCall" w:date="2015-03-05T12:07:00Z">
        <w:r w:rsidR="00801832" w:rsidRPr="004F2B4F">
          <w:rPr>
            <w:lang w:val="en-US"/>
          </w:rPr>
          <w:fldChar w:fldCharType="end"/>
        </w:r>
      </w:del>
      <w:bookmarkStart w:id="248"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67</w:instrText>
      </w:r>
      <w:r w:rsidR="00801832" w:rsidRPr="004F2B4F">
        <w:rPr>
          <w:lang w:val="en-US"/>
        </w:rPr>
        <w:fldChar w:fldCharType="end"/>
      </w:r>
      <w:r w:rsidR="00801832" w:rsidRPr="004F2B4F">
        <w:rPr>
          <w:lang w:val="en-US"/>
        </w:rPr>
        <w:instrText>)</w:instrText>
      </w:r>
      <w:bookmarkEnd w:id="248"/>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8.8pt;height:93.6pt" o:ole="">
            <v:imagedata r:id="rId190" o:title=""/>
          </v:shape>
          <o:OLEObject Type="Embed" ProgID="Equation.DSMT4" ShapeID="_x0000_i1102" DrawAspect="Content" ObjectID="_1487067547"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49" w:author="Robert McCall" w:date="2015-03-05T12:07:00Z">
        <w:r w:rsidR="00801832" w:rsidRPr="004F2B4F">
          <w:rPr>
            <w:lang w:val="en-US"/>
          </w:rPr>
          <w:fldChar w:fldCharType="end"/>
        </w:r>
      </w:del>
      <w:bookmarkStart w:id="250"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68</w:instrText>
      </w:r>
      <w:r w:rsidR="00801832" w:rsidRPr="004F2B4F">
        <w:rPr>
          <w:lang w:val="en-US"/>
        </w:rPr>
        <w:fldChar w:fldCharType="end"/>
      </w:r>
      <w:r w:rsidR="00801832" w:rsidRPr="004F2B4F">
        <w:rPr>
          <w:lang w:val="en-US"/>
        </w:rPr>
        <w:instrText>)</w:instrText>
      </w:r>
      <w:bookmarkEnd w:id="250"/>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ins w:id="25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68</w:instrText>
        </w:r>
        <w:r w:rsidR="00921289" w:rsidRPr="004F2B4F">
          <w:rPr>
            <w:lang w:val="en-US"/>
          </w:rPr>
          <w:instrText>)</w:instrText>
        </w:r>
      </w:ins>
      <w:del w:id="25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lastRenderedPageBreak/>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2.8pt;height:36pt" o:ole="">
            <v:imagedata r:id="rId192" o:title=""/>
          </v:shape>
          <o:OLEObject Type="Embed" ProgID="Equation.DSMT4" ShapeID="_x0000_i1103" DrawAspect="Content" ObjectID="_1487067548"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53" w:author="Robert McCall" w:date="2015-03-05T12:07:00Z">
        <w:r w:rsidR="00801832" w:rsidRPr="004F2B4F">
          <w:rPr>
            <w:lang w:val="en-US"/>
          </w:rPr>
          <w:fldChar w:fldCharType="end"/>
        </w:r>
      </w:del>
      <w:bookmarkStart w:id="254"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69</w:instrText>
      </w:r>
      <w:r w:rsidR="00801832" w:rsidRPr="004F2B4F">
        <w:rPr>
          <w:lang w:val="en-US"/>
        </w:rPr>
        <w:fldChar w:fldCharType="end"/>
      </w:r>
      <w:r w:rsidR="00801832" w:rsidRPr="004F2B4F">
        <w:rPr>
          <w:lang w:val="en-US"/>
        </w:rPr>
        <w:instrText>)</w:instrText>
      </w:r>
      <w:bookmarkEnd w:id="254"/>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25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69</w:instrText>
        </w:r>
        <w:r w:rsidR="00921289" w:rsidRPr="004F2B4F">
          <w:rPr>
            <w:lang w:val="en-US"/>
          </w:rPr>
          <w:instrText>)</w:instrText>
        </w:r>
      </w:ins>
      <w:del w:id="25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ins w:id="25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69</w:instrText>
        </w:r>
        <w:r w:rsidR="00921289" w:rsidRPr="004F2B4F">
          <w:rPr>
            <w:lang w:val="en-US"/>
          </w:rPr>
          <w:instrText>)</w:instrText>
        </w:r>
      </w:ins>
      <w:del w:id="25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ins w:id="25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65</w:instrText>
        </w:r>
        <w:r w:rsidR="00921289" w:rsidRPr="004F2B4F">
          <w:rPr>
            <w:lang w:val="en-US"/>
          </w:rPr>
          <w:instrText>)</w:instrText>
        </w:r>
      </w:ins>
      <w:del w:id="26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ins w:id="26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67</w:instrText>
        </w:r>
        <w:r w:rsidR="00921289" w:rsidRPr="004F2B4F">
          <w:rPr>
            <w:lang w:val="en-US"/>
          </w:rPr>
          <w:instrText>)</w:instrText>
        </w:r>
      </w:ins>
      <w:del w:id="26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67</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lastRenderedPageBreak/>
        <w:t xml:space="preserve">Although the requirement for non-hydrostatic pressure has the benefit of being a more accurate representation of reality, and does not require the numerical smoothing parameter </w:t>
      </w:r>
      <w:r w:rsidRPr="004F2B4F">
        <w:rPr>
          <w:i/>
          <w:lang w:val="en-US"/>
        </w:rPr>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2.4pt;height:79.2pt" o:ole="">
            <v:imagedata r:id="rId194" o:title=""/>
          </v:shape>
          <o:OLEObject Type="Embed" ProgID="Equation.DSMT4" ShapeID="_x0000_i1104" DrawAspect="Content" ObjectID="_1487067549"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3" w:author="Robert McCall" w:date="2015-03-05T12:07:00Z">
        <w:r w:rsidR="00801832" w:rsidRPr="004F2B4F">
          <w:rPr>
            <w:lang w:val="en-US"/>
          </w:rPr>
          <w:fldChar w:fldCharType="end"/>
        </w:r>
      </w:del>
      <w:bookmarkStart w:id="264"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70</w:instrText>
      </w:r>
      <w:r w:rsidR="00801832" w:rsidRPr="004F2B4F">
        <w:rPr>
          <w:lang w:val="en-US"/>
        </w:rPr>
        <w:fldChar w:fldCharType="end"/>
      </w:r>
      <w:r w:rsidR="00801832" w:rsidRPr="004F2B4F">
        <w:rPr>
          <w:lang w:val="en-US"/>
        </w:rPr>
        <w:instrText>)</w:instrText>
      </w:r>
      <w:bookmarkEnd w:id="264"/>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26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70</w:instrText>
        </w:r>
        <w:r w:rsidR="00921289" w:rsidRPr="004F2B4F">
          <w:rPr>
            <w:lang w:val="en-US"/>
          </w:rPr>
          <w:instrText>)</w:instrText>
        </w:r>
      </w:ins>
      <w:del w:id="26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8.8pt;height:21.6pt" o:ole="">
            <v:imagedata r:id="rId196" o:title=""/>
          </v:shape>
          <o:OLEObject Type="Embed" ProgID="Equation.DSMT4" ShapeID="_x0000_i1105" DrawAspect="Content" ObjectID="_1487067550" r:id="rId197"/>
        </w:object>
      </w:r>
      <w:r w:rsidRPr="004F2B4F">
        <w:rPr>
          <w:lang w:val="en-US"/>
        </w:rPr>
        <w:t>) and the thickness of the wetting front (</w:t>
      </w:r>
      <w:r w:rsidRPr="004F2B4F">
        <w:rPr>
          <w:i/>
          <w:position w:val="-14"/>
          <w:lang w:val="en-US"/>
        </w:rPr>
        <w:object w:dxaOrig="460" w:dyaOrig="380">
          <v:shape id="_x0000_i1106" type="#_x0000_t75" style="width:21.6pt;height:21.6pt" o:ole="">
            <v:imagedata r:id="rId198" o:title=""/>
          </v:shape>
          <o:OLEObject Type="Embed" ProgID="Equation.DSMT4" ShapeID="_x0000_i1106" DrawAspect="Content" ObjectID="_1487067551"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100.8pt;height:36pt" o:ole="">
            <v:imagedata r:id="rId200" o:title=""/>
          </v:shape>
          <o:OLEObject Type="Embed" ProgID="Equation.DSMT4" ShapeID="_x0000_i1107" DrawAspect="Content" ObjectID="_1487067552"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xml:space="preserve">)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w:t>
      </w:r>
      <w:r w:rsidRPr="004F2B4F">
        <w:rPr>
          <w:lang w:val="en-US"/>
        </w:rPr>
        <w:lastRenderedPageBreak/>
        <w:t>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14"/>
          <w:lang w:val="en-US"/>
        </w:rPr>
        <w:object w:dxaOrig="1440" w:dyaOrig="380">
          <v:shape id="_x0000_i1108" type="#_x0000_t75" style="width:1in;height:21.6pt" o:ole="">
            <v:imagedata r:id="rId202" o:title=""/>
          </v:shape>
          <o:OLEObject Type="Embed" ProgID="Equation.DSMT4" ShapeID="_x0000_i1108" DrawAspect="Content" ObjectID="_1487067553"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6.4pt;height:28.8pt" o:ole="">
            <v:imagedata r:id="rId204" o:title=""/>
          </v:shape>
          <o:OLEObject Type="Embed" ProgID="Equation.DSMT4" ShapeID="_x0000_i1109" DrawAspect="Content" ObjectID="_1487067554"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69"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r w:rsidRPr="004F2B4F">
        <w:rPr>
          <w:lang w:val="en-US"/>
        </w:rPr>
        <w:t xml:space="preserve">where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9.2pt;height:36pt" o:ole="">
            <v:imagedata r:id="rId206" o:title=""/>
          </v:shape>
          <o:OLEObject Type="Embed" ProgID="Equation.DSMT4" ShapeID="_x0000_i1110" DrawAspect="Content" ObjectID="_1487067555"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0"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6.8pt;height:28.8pt" o:ole="">
            <v:imagedata r:id="rId208" o:title=""/>
          </v:shape>
          <o:OLEObject Type="Embed" ProgID="Equation.DSMT4" ShapeID="_x0000_i1111" DrawAspect="Content" ObjectID="_1487067556"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272" w:name="_Toc412623830"/>
      <w:r w:rsidRPr="004F2B4F">
        <w:rPr>
          <w:lang w:val="en-US"/>
        </w:rPr>
        <w:t>Sediment transport</w:t>
      </w:r>
      <w:bookmarkEnd w:id="272"/>
    </w:p>
    <w:p w:rsidR="00EB76FC" w:rsidRPr="004F2B4F" w:rsidRDefault="00EB76FC" w:rsidP="002603CC">
      <w:pPr>
        <w:pStyle w:val="Heading3"/>
        <w:jc w:val="both"/>
        <w:rPr>
          <w:lang w:val="en-US"/>
        </w:rPr>
      </w:pPr>
      <w:bookmarkStart w:id="273" w:name="_Toc412623831"/>
      <w:r w:rsidRPr="004F2B4F">
        <w:rPr>
          <w:lang w:val="en-US"/>
        </w:rPr>
        <w:t>Advection-diffusion equation</w:t>
      </w:r>
      <w:bookmarkEnd w:id="273"/>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4pt;height:36pt" o:ole="">
            <v:imagedata r:id="rId210" o:title=""/>
          </v:shape>
          <o:OLEObject Type="Embed" ProgID="Equation.DSMT4" ShapeID="_x0000_i1112" DrawAspect="Content" ObjectID="_1487067557"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4" w:author="Robert McCall" w:date="2015-03-05T12:07:00Z">
        <w:r w:rsidR="00801832" w:rsidRPr="004F2B4F">
          <w:rPr>
            <w:lang w:val="en-US"/>
          </w:rPr>
          <w:fldChar w:fldCharType="end"/>
        </w:r>
      </w:del>
      <w:bookmarkStart w:id="275"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76</w:instrText>
      </w:r>
      <w:r w:rsidR="00801832" w:rsidRPr="004F2B4F">
        <w:rPr>
          <w:lang w:val="en-US"/>
        </w:rPr>
        <w:fldChar w:fldCharType="end"/>
      </w:r>
      <w:r w:rsidR="00801832" w:rsidRPr="004F2B4F">
        <w:rPr>
          <w:lang w:val="en-US"/>
        </w:rPr>
        <w:instrText>)</w:instrText>
      </w:r>
      <w:bookmarkEnd w:id="275"/>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ins w:id="27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76</w:instrText>
        </w:r>
        <w:r w:rsidR="00921289" w:rsidRPr="004F2B4F">
          <w:rPr>
            <w:lang w:val="en-US"/>
          </w:rPr>
          <w:instrText>)</w:instrText>
        </w:r>
      </w:ins>
      <w:del w:id="27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76</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r w:rsidRPr="004F2B4F">
        <w:rPr>
          <w:i/>
          <w:lang w:val="en-US"/>
        </w:rPr>
        <w:t>D</w:t>
      </w:r>
      <w:r w:rsidRPr="004F2B4F">
        <w:rPr>
          <w:i/>
          <w:vertAlign w:val="subscript"/>
          <w:lang w:val="en-US"/>
        </w:rPr>
        <w:t>h</w:t>
      </w:r>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2.4pt;height:36pt" o:ole="">
            <v:imagedata r:id="rId212" o:title=""/>
          </v:shape>
          <o:OLEObject Type="Embed" ProgID="Equation.DSMT4" ShapeID="_x0000_i1113" DrawAspect="Content" ObjectID="_1487067558"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7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that </w:t>
      </w:r>
      <w:r w:rsidR="00DA06EF" w:rsidRPr="004F2B4F">
        <w:rPr>
          <w:i/>
          <w:lang w:val="en-US"/>
        </w:rPr>
        <w:t>w</w:t>
      </w:r>
      <w:r w:rsidR="00DA06EF" w:rsidRPr="004F2B4F">
        <w:rPr>
          <w:i/>
          <w:vertAlign w:val="subscript"/>
          <w:lang w:val="en-US"/>
        </w:rPr>
        <w:t>s</w:t>
      </w:r>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279" w:name="_Toc412623832"/>
      <w:r w:rsidRPr="004F2B4F">
        <w:rPr>
          <w:lang w:val="en-US"/>
        </w:rPr>
        <w:t>General parameters</w:t>
      </w:r>
      <w:bookmarkEnd w:id="279"/>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in </w:t>
      </w:r>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ins w:id="28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78</w:instrText>
        </w:r>
        <w:r w:rsidR="00921289" w:rsidRPr="004F2B4F">
          <w:rPr>
            <w:lang w:val="en-US"/>
          </w:rPr>
          <w:instrText>)</w:instrText>
        </w:r>
      </w:ins>
      <w:del w:id="28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78</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0.8pt;height:28.8pt" o:ole="">
            <v:imagedata r:id="rId214" o:title=""/>
          </v:shape>
          <o:OLEObject Type="Embed" ProgID="Equation.DSMT4" ShapeID="_x0000_i1114" DrawAspect="Content" ObjectID="_1487067559"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2" w:author="Robert McCall" w:date="2015-03-05T12:07:00Z">
        <w:r w:rsidR="00801832" w:rsidRPr="004F2B4F">
          <w:rPr>
            <w:lang w:val="en-US"/>
          </w:rPr>
          <w:fldChar w:fldCharType="end"/>
        </w:r>
      </w:del>
      <w:bookmarkStart w:id="283"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78</w:instrText>
      </w:r>
      <w:r w:rsidR="00801832" w:rsidRPr="004F2B4F">
        <w:rPr>
          <w:lang w:val="en-US"/>
        </w:rPr>
        <w:fldChar w:fldCharType="end"/>
      </w:r>
      <w:r w:rsidR="00801832" w:rsidRPr="004F2B4F">
        <w:rPr>
          <w:lang w:val="en-US"/>
        </w:rPr>
        <w:instrText>)</w:instrText>
      </w:r>
      <w:bookmarkEnd w:id="283"/>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7.6pt;height:43.2pt" o:ole="">
            <v:imagedata r:id="rId216" o:title=""/>
          </v:shape>
          <o:OLEObject Type="Embed" ProgID="Equation.DSMT4" ShapeID="_x0000_i1115" DrawAspect="Content" ObjectID="_1487067560"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w:t>
      </w:r>
      <w:r w:rsidR="00DA06EF" w:rsidRPr="004F2B4F">
        <w:rPr>
          <w:lang w:val="en-US"/>
        </w:rPr>
        <w:lastRenderedPageBreak/>
        <w:t xml:space="preserve">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1.2pt;height:36pt" o:ole="">
            <v:imagedata r:id="rId218" o:title=""/>
          </v:shape>
          <o:OLEObject Type="Embed" ProgID="Equation.DSMT4" ShapeID="_x0000_i1116" DrawAspect="Content" ObjectID="_1487067561"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100.8pt;height:21.6pt" o:ole="">
            <v:imagedata r:id="rId220" o:title=""/>
          </v:shape>
          <o:OLEObject Type="Embed" ProgID="Equation.DSMT4" ShapeID="_x0000_i1117" DrawAspect="Content" ObjectID="_1487067562"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86"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287"/>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287"/>
      <w:r w:rsidR="00460A04" w:rsidRPr="004F2B4F">
        <w:rPr>
          <w:rStyle w:val="CommentReference"/>
          <w:lang w:val="en-US"/>
        </w:rPr>
        <w:commentReference w:id="287"/>
      </w:r>
      <w:r w:rsidR="001477A5" w:rsidRPr="004F2B4F">
        <w:rPr>
          <w:lang w:val="en-US"/>
        </w:rPr>
        <w:t xml:space="preserve">Ahrens, 2000  ed. </w:t>
      </w:r>
    </w:p>
    <w:p w:rsidR="00EB76FC" w:rsidRPr="004F2B4F" w:rsidRDefault="00EB76FC" w:rsidP="002603CC">
      <w:pPr>
        <w:pStyle w:val="Heading3"/>
        <w:jc w:val="both"/>
        <w:rPr>
          <w:lang w:val="en-US"/>
        </w:rPr>
      </w:pPr>
      <w:bookmarkStart w:id="288" w:name="_Toc412623833"/>
      <w:r w:rsidRPr="004F2B4F">
        <w:rPr>
          <w:lang w:val="en-US"/>
        </w:rPr>
        <w:t>Transport formulations</w:t>
      </w:r>
      <w:bookmarkEnd w:id="288"/>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with </w:t>
      </w:r>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ins w:id="28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82</w:instrText>
        </w:r>
        <w:r w:rsidR="00921289" w:rsidRPr="004F2B4F">
          <w:rPr>
            <w:lang w:val="en-US"/>
          </w:rPr>
          <w:instrText>)</w:instrText>
        </w:r>
      </w:ins>
      <w:del w:id="29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82</w:delInstrText>
        </w:r>
        <w:r w:rsidR="00844679" w:rsidRPr="004F2B4F" w:rsidDel="005E6B98">
          <w:rPr>
            <w:lang w:val="en-US"/>
          </w:rPr>
          <w:delInstrText>)</w:delInstrText>
        </w:r>
      </w:del>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59.2pt;height:28.8pt" o:ole="">
            <v:imagedata r:id="rId222" o:title=""/>
          </v:shape>
          <o:OLEObject Type="Embed" ProgID="Equation.DSMT4" ShapeID="_x0000_i1118" DrawAspect="Content" ObjectID="_1487067563"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1" w:author="Robert McCall" w:date="2015-03-05T12:07:00Z">
        <w:r w:rsidR="00801832" w:rsidRPr="004F2B4F">
          <w:rPr>
            <w:lang w:val="en-US"/>
          </w:rPr>
          <w:fldChar w:fldCharType="end"/>
        </w:r>
      </w:del>
      <w:bookmarkStart w:id="292"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82</w:instrText>
      </w:r>
      <w:r w:rsidR="00801832" w:rsidRPr="004F2B4F">
        <w:rPr>
          <w:lang w:val="en-US"/>
        </w:rPr>
        <w:fldChar w:fldCharType="end"/>
      </w:r>
      <w:r w:rsidR="00801832" w:rsidRPr="004F2B4F">
        <w:rPr>
          <w:lang w:val="en-US"/>
        </w:rPr>
        <w:instrText>)</w:instrText>
      </w:r>
      <w:bookmarkEnd w:id="292"/>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201.6pt;height:93.6pt" o:ole="">
            <v:imagedata r:id="rId224" o:title=""/>
          </v:shape>
          <o:OLEObject Type="Embed" ProgID="Equation.DSMT4" ShapeID="_x0000_i1119" DrawAspect="Content" ObjectID="_1487067564"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3"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pt;height:43.2pt" o:ole="">
            <v:imagedata r:id="rId226" o:title=""/>
          </v:shape>
          <o:OLEObject Type="Embed" ProgID="Equation.DSMT4" ShapeID="_x0000_i1120" DrawAspect="Content" ObjectID="_1487067565"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lastRenderedPageBreak/>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6.4pt;height:36pt" o:ole="">
            <v:imagedata r:id="rId228" o:title=""/>
          </v:shape>
          <o:OLEObject Type="Embed" ProgID="Equation.DSMT4" ShapeID="_x0000_i1121" DrawAspect="Content" ObjectID="_1487067566"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3.2pt;height:79.2pt" o:ole="">
            <v:imagedata r:id="rId230" o:title=""/>
          </v:shape>
          <o:OLEObject Type="Embed" ProgID="Equation.DSMT4" ShapeID="_x0000_i1122" DrawAspect="Content" ObjectID="_1487067567"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6"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equation </w:t>
      </w:r>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ins w:id="29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87</w:instrText>
        </w:r>
        <w:r w:rsidR="00921289" w:rsidRPr="004F2B4F">
          <w:rPr>
            <w:lang w:val="en-US"/>
          </w:rPr>
          <w:instrText>)</w:instrText>
        </w:r>
      </w:ins>
      <w:del w:id="29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87</w:delInstrText>
        </w:r>
        <w:r w:rsidR="00844679" w:rsidRPr="004F2B4F" w:rsidDel="005E6B98">
          <w:rPr>
            <w:lang w:val="en-US"/>
          </w:rPr>
          <w:delInstrText>)</w:delInstrText>
        </w:r>
      </w:del>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51.2pt;height:79.2pt" o:ole="">
            <v:imagedata r:id="rId232" o:title=""/>
          </v:shape>
          <o:OLEObject Type="Embed" ProgID="Equation.DSMT4" ShapeID="_x0000_i1123" DrawAspect="Content" ObjectID="_1487067568"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299" w:author="Robert McCall" w:date="2015-03-05T12:07:00Z">
        <w:r w:rsidR="00801832" w:rsidRPr="004F2B4F">
          <w:rPr>
            <w:lang w:val="en-US"/>
          </w:rPr>
          <w:fldChar w:fldCharType="end"/>
        </w:r>
      </w:del>
      <w:bookmarkStart w:id="300"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87</w:instrText>
      </w:r>
      <w:r w:rsidR="00801832" w:rsidRPr="004F2B4F">
        <w:rPr>
          <w:lang w:val="en-US"/>
        </w:rPr>
        <w:fldChar w:fldCharType="end"/>
      </w:r>
      <w:r w:rsidR="00801832" w:rsidRPr="004F2B4F">
        <w:rPr>
          <w:lang w:val="en-US"/>
        </w:rPr>
        <w:instrText>)</w:instrText>
      </w:r>
      <w:bookmarkEnd w:id="300"/>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7.2pt;height:7.2pt" o:ole="">
            <v:imagedata r:id="rId234" o:title=""/>
          </v:shape>
          <o:OLEObject Type="Embed" ProgID="Equation.DSMT4" ShapeID="_x0000_i1124" DrawAspect="Content" ObjectID="_1487067569"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0pt;height:64.8pt" o:ole="">
            <v:imagedata r:id="rId236" o:title=""/>
          </v:shape>
          <o:OLEObject Type="Embed" ProgID="Equation.DSMT4" ShapeID="_x0000_i1125" DrawAspect="Content" ObjectID="_1487067570"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4.8pt;height:43.2pt" o:ole="">
            <v:imagedata r:id="rId238" o:title=""/>
          </v:shape>
          <o:OLEObject Type="Embed" ProgID="Equation.DSMT4" ShapeID="_x0000_i1126" DrawAspect="Content" ObjectID="_1487067571"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2"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4.8pt;height:36pt" o:ole="">
            <v:imagedata r:id="rId240" o:title=""/>
          </v:shape>
          <o:OLEObject Type="Embed" ProgID="Equation.DSMT4" ShapeID="_x0000_i1127" DrawAspect="Content" ObjectID="_1487067572"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3"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7.6pt;height:122.4pt" o:ole="">
            <v:imagedata r:id="rId242" o:title=""/>
          </v:shape>
          <o:OLEObject Type="Embed" ProgID="Equation.DSMT4" ShapeID="_x0000_i1128" DrawAspect="Content" ObjectID="_1487067573"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6.4pt;height:50.4pt" o:ole="">
            <v:imagedata r:id="rId244" o:title=""/>
          </v:shape>
          <o:OLEObject Type="Embed" ProgID="Equation.DSMT4" ShapeID="_x0000_i1129" DrawAspect="Content" ObjectID="_1487067574"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0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306" w:name="_Toc412623834"/>
      <w:r w:rsidRPr="004F2B4F">
        <w:rPr>
          <w:lang w:val="en-US"/>
        </w:rPr>
        <w:t>Effects of wave nonlinearity</w:t>
      </w:r>
      <w:bookmarkEnd w:id="306"/>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7.6pt;height:1in" o:ole="">
            <v:imagedata r:id="rId246" o:title=""/>
          </v:shape>
          <o:OLEObject Type="Embed" ProgID="Equation.DSMT4" ShapeID="_x0000_i1130" DrawAspect="Content" ObjectID="_1487067575"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307" w:author="Robert McCall" w:date="2015-03-05T12:07:00Z">
        <w:r w:rsidR="00801832" w:rsidRPr="004F2B4F">
          <w:rPr>
            <w:szCs w:val="21"/>
            <w:lang w:val="en-US"/>
          </w:rPr>
          <w:fldChar w:fldCharType="end"/>
        </w:r>
      </w:del>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92128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92128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ins w:id="308" w:author="Robert McCall" w:date="2015-03-05T12:21:00Z">
        <w:r w:rsidR="00921289" w:rsidRPr="004F2B4F">
          <w:rPr>
            <w:szCs w:val="21"/>
            <w:lang w:val="en-US"/>
          </w:rPr>
          <w:instrText>(</w:instrText>
        </w:r>
        <w:r w:rsidR="00921289">
          <w:rPr>
            <w:szCs w:val="21"/>
            <w:lang w:val="en-US"/>
          </w:rPr>
          <w:instrText>2</w:instrText>
        </w:r>
        <w:r w:rsidR="00921289" w:rsidRPr="004F2B4F">
          <w:rPr>
            <w:szCs w:val="21"/>
            <w:lang w:val="en-US"/>
          </w:rPr>
          <w:instrText>.</w:instrText>
        </w:r>
        <w:r w:rsidR="00921289">
          <w:rPr>
            <w:szCs w:val="21"/>
            <w:lang w:val="en-US"/>
          </w:rPr>
          <w:instrText>94</w:instrText>
        </w:r>
        <w:r w:rsidR="00921289" w:rsidRPr="004F2B4F">
          <w:rPr>
            <w:szCs w:val="21"/>
            <w:lang w:val="en-US"/>
          </w:rPr>
          <w:instrText>)</w:instrText>
        </w:r>
      </w:ins>
      <w:del w:id="309" w:author="Robert McCall" w:date="2015-03-05T10:09:00Z">
        <w:r w:rsidR="00844679" w:rsidRPr="004F2B4F" w:rsidDel="005E6B98">
          <w:rPr>
            <w:szCs w:val="21"/>
            <w:lang w:val="en-US"/>
          </w:rPr>
          <w:delInstrText>(</w:delInstrText>
        </w:r>
        <w:r w:rsidR="00844679" w:rsidDel="005E6B98">
          <w:rPr>
            <w:szCs w:val="21"/>
            <w:lang w:val="en-US"/>
          </w:rPr>
          <w:delInstrText>2</w:delInstrText>
        </w:r>
        <w:r w:rsidR="00844679" w:rsidRPr="004F2B4F" w:rsidDel="005E6B98">
          <w:rPr>
            <w:szCs w:val="21"/>
            <w:lang w:val="en-US"/>
          </w:rPr>
          <w:delInstrText>.</w:delInstrText>
        </w:r>
        <w:r w:rsidR="00844679" w:rsidDel="005E6B98">
          <w:rPr>
            <w:szCs w:val="21"/>
            <w:lang w:val="en-US"/>
          </w:rPr>
          <w:delInstrText>94</w:delInstrText>
        </w:r>
        <w:r w:rsidR="00844679" w:rsidRPr="004F2B4F" w:rsidDel="005E6B98">
          <w:rPr>
            <w:szCs w:val="21"/>
            <w:lang w:val="en-US"/>
          </w:rPr>
          <w:delInstrText>)</w:delInstrText>
        </w:r>
      </w:del>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92128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lastRenderedPageBreak/>
        <w:tab/>
      </w:r>
      <w:r w:rsidR="00763C58" w:rsidRPr="004F2B4F">
        <w:rPr>
          <w:position w:val="-12"/>
          <w:szCs w:val="21"/>
          <w:lang w:val="en-US"/>
        </w:rPr>
        <w:object w:dxaOrig="2280" w:dyaOrig="360">
          <v:shape id="_x0000_i1131" type="#_x0000_t75" style="width:115.2pt;height:14.4pt" o:ole="">
            <v:imagedata r:id="rId248" o:title=""/>
          </v:shape>
          <o:OLEObject Type="Embed" ProgID="Equation.DSMT4" ShapeID="_x0000_i1131" DrawAspect="Content" ObjectID="_1487067576"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del w:id="310" w:author="Robert McCall" w:date="2015-03-05T12:07:00Z">
        <w:r w:rsidR="00801832" w:rsidRPr="004F2B4F">
          <w:rPr>
            <w:szCs w:val="21"/>
            <w:lang w:val="en-US"/>
          </w:rPr>
          <w:fldChar w:fldCharType="end"/>
        </w:r>
      </w:del>
      <w:bookmarkStart w:id="311"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92128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92128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311"/>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312" w:name="_Toc412623835"/>
      <w:commentRangeStart w:id="313"/>
      <w:r w:rsidRPr="004F2B4F">
        <w:rPr>
          <w:lang w:val="en-US"/>
        </w:rPr>
        <w:t>Bed slope effect</w:t>
      </w:r>
      <w:bookmarkEnd w:id="312"/>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87.2pt;height:93.6pt" o:ole="">
            <v:imagedata r:id="rId250" o:title=""/>
          </v:shape>
          <o:OLEObject Type="Embed" ProgID="Equation.DSMT4" ShapeID="_x0000_i1132" DrawAspect="Content" ObjectID="_1487067577" r:id="rId251"/>
        </w:object>
      </w:r>
      <w:r w:rsidRPr="004F2B4F">
        <w:rPr>
          <w:lang w:val="en-US"/>
        </w:rPr>
        <w:t xml:space="preserve"> </w:t>
      </w:r>
      <w:r w:rsidRPr="004F2B4F">
        <w:rPr>
          <w:lang w:val="en-US"/>
        </w:rPr>
        <w:tab/>
      </w:r>
      <w:commentRangeEnd w:id="313"/>
      <w:r w:rsidRPr="004F2B4F">
        <w:rPr>
          <w:rStyle w:val="CommentReference"/>
          <w:lang w:val="en-US"/>
        </w:rPr>
        <w:commentReference w:id="313"/>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315" w:name="_Toc412623836"/>
      <w:r w:rsidRPr="004F2B4F">
        <w:rPr>
          <w:lang w:val="en-US"/>
        </w:rPr>
        <w:lastRenderedPageBreak/>
        <w:t>Bottom updating</w:t>
      </w:r>
      <w:bookmarkEnd w:id="315"/>
    </w:p>
    <w:p w:rsidR="008C2325" w:rsidRPr="004F2B4F" w:rsidRDefault="008C2325" w:rsidP="002603CC">
      <w:pPr>
        <w:pStyle w:val="Heading3"/>
        <w:jc w:val="both"/>
        <w:rPr>
          <w:lang w:val="en-US"/>
        </w:rPr>
      </w:pPr>
      <w:bookmarkStart w:id="316" w:name="_Toc412623837"/>
      <w:r w:rsidRPr="004F2B4F">
        <w:rPr>
          <w:lang w:val="en-US"/>
        </w:rPr>
        <w:t>Due to sediment fluxes</w:t>
      </w:r>
      <w:bookmarkEnd w:id="316"/>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6pt" o:ole="">
            <v:imagedata r:id="rId252" o:title=""/>
          </v:shape>
          <o:OLEObject Type="Embed" ProgID="Equation.DSMT4" ShapeID="_x0000_i1133" DrawAspect="Content" ObjectID="_1487067578"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17" w:author="Robert McCall" w:date="2015-03-05T12:07:00Z">
        <w:r w:rsidR="00801832" w:rsidRPr="004F2B4F">
          <w:rPr>
            <w:lang w:val="en-US"/>
          </w:rPr>
          <w:fldChar w:fldCharType="end"/>
        </w:r>
      </w:del>
      <w:bookmarkStart w:id="318"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96</w:instrText>
      </w:r>
      <w:r w:rsidR="00801832" w:rsidRPr="004F2B4F">
        <w:rPr>
          <w:lang w:val="en-US"/>
        </w:rPr>
        <w:fldChar w:fldCharType="end"/>
      </w:r>
      <w:r w:rsidR="00801832" w:rsidRPr="004F2B4F">
        <w:rPr>
          <w:lang w:val="en-US"/>
        </w:rPr>
        <w:instrText>)</w:instrText>
      </w:r>
      <w:bookmarkEnd w:id="318"/>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ins w:id="31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96</w:instrText>
        </w:r>
        <w:r w:rsidR="00921289" w:rsidRPr="004F2B4F">
          <w:rPr>
            <w:lang w:val="en-US"/>
          </w:rPr>
          <w:instrText>)</w:instrText>
        </w:r>
      </w:ins>
      <w:del w:id="32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96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a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321" w:name="_Toc412623838"/>
      <w:r w:rsidRPr="004F2B4F">
        <w:rPr>
          <w:lang w:val="en-US"/>
        </w:rPr>
        <w:t>Avalanching</w:t>
      </w:r>
      <w:bookmarkEnd w:id="321"/>
    </w:p>
    <w:p w:rsidR="009C4C27" w:rsidRPr="004F2B4F" w:rsidRDefault="009C4C27" w:rsidP="002603CC">
      <w:pPr>
        <w:rPr>
          <w:lang w:val="en-US"/>
        </w:rPr>
      </w:pPr>
      <w:r w:rsidRPr="004F2B4F">
        <w:rPr>
          <w:lang w:val="en-US"/>
        </w:rPr>
        <w:t xml:space="preserve">To account for the slumping of sandy material 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0.4pt;height:36pt" o:ole="">
            <v:imagedata r:id="rId254" o:title=""/>
          </v:shape>
          <o:OLEObject Type="Embed" ProgID="Equation.DSMT4" ShapeID="_x0000_i1134" DrawAspect="Content" ObjectID="_1487067579"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22"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commentRangeStart w:id="323"/>
      <w:r w:rsidRPr="004F2B4F">
        <w:rPr>
          <w:lang w:val="en-US"/>
        </w:rPr>
        <w:t xml:space="preserve">The change of the bed level within one time step is then given by </w:t>
      </w:r>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ins w:id="32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98</w:instrText>
        </w:r>
        <w:r w:rsidR="00921289" w:rsidRPr="004F2B4F">
          <w:rPr>
            <w:lang w:val="en-US"/>
          </w:rPr>
          <w:instrText>)</w:instrText>
        </w:r>
      </w:ins>
      <w:del w:id="32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98</w:delInstrText>
        </w:r>
        <w:r w:rsidR="00844679" w:rsidRPr="004F2B4F" w:rsidDel="005E6B98">
          <w:rPr>
            <w:lang w:val="en-US"/>
          </w:rPr>
          <w:delInstrText>)</w:delInstrText>
        </w:r>
      </w:del>
      <w:r w:rsidR="009F110A" w:rsidRPr="004F2B4F">
        <w:rPr>
          <w:lang w:val="en-US"/>
        </w:rPr>
        <w:fldChar w:fldCharType="end"/>
      </w:r>
      <w:r w:rsidR="009F110A" w:rsidRPr="004F2B4F">
        <w:rPr>
          <w:lang w:val="en-US"/>
        </w:rPr>
        <w:fldChar w:fldCharType="end"/>
      </w:r>
      <w:r w:rsidRPr="004F2B4F">
        <w:rPr>
          <w:lang w:val="en-US"/>
        </w:rPr>
        <w:t xml:space="preserve">. In this formulation a threshold of 0.05 m/s has been introduced to prevent the generation of large shockwaves.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72"/>
          <w:lang w:val="en-US"/>
        </w:rPr>
        <w:object w:dxaOrig="4840" w:dyaOrig="1560">
          <v:shape id="_x0000_i1135" type="#_x0000_t75" style="width:244.8pt;height:79.2pt" o:ole="">
            <v:imagedata r:id="rId256" o:title=""/>
          </v:shape>
          <o:OLEObject Type="Embed" ProgID="Equation.DSMT4" ShapeID="_x0000_i1135" DrawAspect="Content" ObjectID="_1487067580" r:id="rId257"/>
        </w:object>
      </w:r>
      <w:r w:rsidRPr="004F2B4F">
        <w:rPr>
          <w:lang w:val="en-US"/>
        </w:rPr>
        <w:t xml:space="preserve"> </w:t>
      </w:r>
      <w:r w:rsidRPr="004F2B4F">
        <w:rPr>
          <w:lang w:val="en-US"/>
        </w:rPr>
        <w:tab/>
      </w:r>
      <w:commentRangeEnd w:id="323"/>
      <w:r w:rsidR="00355D5D" w:rsidRPr="004F2B4F">
        <w:rPr>
          <w:rStyle w:val="CommentReference"/>
          <w:lang w:val="en-US"/>
        </w:rPr>
        <w:commentReference w:id="323"/>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326" w:author="Robert McCall" w:date="2015-03-05T12:07:00Z">
        <w:r w:rsidR="00801832" w:rsidRPr="004F2B4F">
          <w:rPr>
            <w:lang w:val="en-US"/>
          </w:rPr>
          <w:fldChar w:fldCharType="end"/>
        </w:r>
      </w:del>
      <w:bookmarkStart w:id="327"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98</w:instrText>
      </w:r>
      <w:r w:rsidR="00801832" w:rsidRPr="004F2B4F">
        <w:rPr>
          <w:lang w:val="en-US"/>
        </w:rPr>
        <w:fldChar w:fldCharType="end"/>
      </w:r>
      <w:r w:rsidR="00801832" w:rsidRPr="004F2B4F">
        <w:rPr>
          <w:lang w:val="en-US"/>
        </w:rPr>
        <w:instrText>)</w:instrText>
      </w:r>
      <w:bookmarkEnd w:id="327"/>
      <w:r w:rsidR="00801832" w:rsidRPr="004F2B4F">
        <w:rPr>
          <w:lang w:val="en-US"/>
        </w:rPr>
        <w:fldChar w:fldCharType="end"/>
      </w:r>
    </w:p>
    <w:p w:rsidR="00E34418" w:rsidRPr="004F2B4F" w:rsidRDefault="00E34418" w:rsidP="00E34418">
      <w:pPr>
        <w:pStyle w:val="Heading3"/>
        <w:jc w:val="both"/>
        <w:rPr>
          <w:lang w:val="en-US"/>
        </w:rPr>
      </w:pPr>
      <w:bookmarkStart w:id="328" w:name="_Toc412623839"/>
      <w:commentRangeStart w:id="329"/>
      <w:r w:rsidRPr="004F2B4F">
        <w:rPr>
          <w:lang w:val="en-US"/>
        </w:rPr>
        <w:t>Bed composition</w:t>
      </w:r>
      <w:commentRangeEnd w:id="329"/>
      <w:r w:rsidRPr="004F2B4F">
        <w:rPr>
          <w:rStyle w:val="CommentReference"/>
          <w:bCs w:val="0"/>
          <w:iCs w:val="0"/>
          <w:lang w:val="en-US"/>
        </w:rPr>
        <w:commentReference w:id="329"/>
      </w:r>
      <w:bookmarkEnd w:id="328"/>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r w:rsidRPr="004F2B4F">
        <w:rPr>
          <w:lang w:val="en-US"/>
        </w:rPr>
        <w:t>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 xml:space="preserve">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w:t>
      </w:r>
      <w:r w:rsidRPr="004F2B4F">
        <w:rPr>
          <w:lang w:val="en-US"/>
        </w:rPr>
        <w:lastRenderedPageBreak/>
        <w:t>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drawing>
          <wp:inline distT="0" distB="0" distL="0" distR="0" wp14:anchorId="4B1D4DEF" wp14:editId="3E43B73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2</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330" w:name="_Toc412623840"/>
      <w:r w:rsidRPr="004F2B4F">
        <w:rPr>
          <w:lang w:val="en-US"/>
        </w:rPr>
        <w:lastRenderedPageBreak/>
        <w:t>Boundary conditions</w:t>
      </w:r>
      <w:bookmarkEnd w:id="330"/>
    </w:p>
    <w:p w:rsidR="00235CE0" w:rsidRPr="004F2B4F" w:rsidRDefault="00235CE0" w:rsidP="002603CC">
      <w:pPr>
        <w:pStyle w:val="Heading2"/>
        <w:spacing w:line="240" w:lineRule="auto"/>
        <w:jc w:val="both"/>
        <w:rPr>
          <w:lang w:val="en-US"/>
        </w:rPr>
      </w:pPr>
      <w:bookmarkStart w:id="331" w:name="_Toc412623841"/>
      <w:commentRangeStart w:id="332"/>
      <w:r w:rsidRPr="004F2B4F">
        <w:rPr>
          <w:lang w:val="en-US"/>
        </w:rPr>
        <w:t>Waves</w:t>
      </w:r>
      <w:bookmarkEnd w:id="331"/>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92128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92128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92128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333" w:name="_Ref410738028"/>
      <w:bookmarkStart w:id="334" w:name="_Toc412623842"/>
      <w:r w:rsidRPr="004F2B4F">
        <w:rPr>
          <w:lang w:val="en-US"/>
        </w:rPr>
        <w:t>Spectra</w:t>
      </w:r>
      <w:bookmarkEnd w:id="333"/>
      <w:bookmarkEnd w:id="334"/>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 .sp2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r w:rsidRPr="004F2B4F">
        <w:rPr>
          <w:i/>
          <w:lang w:val="en-US"/>
        </w:rPr>
        <w:t>rt=&lt;number&gt;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xml:space="preserve">). In this case, each line in the spectrum definition file contains a parametric </w:t>
      </w:r>
      <w:r w:rsidRPr="004F2B4F">
        <w:rPr>
          <w:lang w:val="en-US"/>
        </w:rPr>
        <w:lastRenderedPageBreak/>
        <w:t>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335"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336" w:name="_Ref412015448"/>
      <w:bookmarkStart w:id="337" w:name="_Toc412623843"/>
      <w:r w:rsidRPr="004F2B4F">
        <w:rPr>
          <w:lang w:val="en-US"/>
        </w:rPr>
        <w:t>Non-spectra</w:t>
      </w:r>
      <w:bookmarkEnd w:id="335"/>
      <w:bookmarkEnd w:id="336"/>
      <w:bookmarkEnd w:id="337"/>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a uniform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332"/>
      <w:r w:rsidRPr="004F2B4F">
        <w:rPr>
          <w:rStyle w:val="CommentReference"/>
          <w:lang w:val="en-US"/>
        </w:rPr>
        <w:commentReference w:id="332"/>
      </w:r>
    </w:p>
    <w:p w:rsidR="00235CE0" w:rsidRPr="004F2B4F" w:rsidRDefault="00235CE0" w:rsidP="002603CC">
      <w:pPr>
        <w:pStyle w:val="Heading3"/>
        <w:jc w:val="both"/>
        <w:rPr>
          <w:lang w:val="en-US"/>
        </w:rPr>
      </w:pPr>
      <w:bookmarkStart w:id="338" w:name="_Ref410738048"/>
      <w:bookmarkStart w:id="339" w:name="_Toc412623844"/>
      <w:r w:rsidRPr="004F2B4F">
        <w:rPr>
          <w:lang w:val="en-US"/>
        </w:rPr>
        <w:t>Lateral boundary conditions</w:t>
      </w:r>
      <w:bookmarkEnd w:id="338"/>
      <w:bookmarkEnd w:id="339"/>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340" w:name="_Toc412623845"/>
      <w:r w:rsidRPr="004F2B4F">
        <w:rPr>
          <w:lang w:val="en-US"/>
        </w:rPr>
        <w:lastRenderedPageBreak/>
        <w:t>Shallow water equations</w:t>
      </w:r>
      <w:bookmarkEnd w:id="340"/>
    </w:p>
    <w:p w:rsidR="008E05D9" w:rsidRPr="004F2B4F" w:rsidRDefault="00691D3B" w:rsidP="002603CC">
      <w:pPr>
        <w:pStyle w:val="Heading3"/>
        <w:jc w:val="both"/>
        <w:rPr>
          <w:lang w:val="en-US"/>
        </w:rPr>
      </w:pPr>
      <w:bookmarkStart w:id="341" w:name="_Toc412623846"/>
      <w:r w:rsidRPr="004F2B4F">
        <w:rPr>
          <w:lang w:val="en-US"/>
        </w:rPr>
        <w:t>Offshore boundary</w:t>
      </w:r>
      <w:bookmarkEnd w:id="341"/>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4F2B4F">
        <w:rPr>
          <w:i/>
          <w:lang w:val="en-US"/>
        </w:rPr>
        <w:t>epsi</w:t>
      </w:r>
      <w:r w:rsidRPr="004F2B4F">
        <w:rPr>
          <w:lang w:val="en-US"/>
        </w:rPr>
        <w:t xml:space="preserve"> must be set. This parameter controls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342"/>
      <w:r w:rsidR="00005EA8" w:rsidRPr="004F2B4F">
        <w:rPr>
          <w:i/>
          <w:lang w:val="en-US"/>
        </w:rPr>
        <w:t>aveflume</w:t>
      </w:r>
      <w:commentRangeEnd w:id="342"/>
      <w:r w:rsidR="00005EA8" w:rsidRPr="004F2B4F">
        <w:rPr>
          <w:rStyle w:val="CommentReference"/>
          <w:i/>
          <w:lang w:val="en-US"/>
        </w:rPr>
        <w:commentReference w:id="342"/>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343" w:name="_Toc412623847"/>
      <w:r w:rsidRPr="004F2B4F">
        <w:rPr>
          <w:lang w:val="en-US"/>
        </w:rPr>
        <w:t>Lateral boundaries</w:t>
      </w:r>
      <w:bookmarkEnd w:id="343"/>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w:t>
      </w:r>
      <w:r w:rsidRPr="004F2B4F">
        <w:rPr>
          <w:lang w:val="en-US"/>
        </w:rPr>
        <w:lastRenderedPageBreak/>
        <w:t xml:space="preserve">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left=neumann).</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344"/>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344"/>
      <w:r w:rsidR="00E34418" w:rsidRPr="004F2B4F">
        <w:rPr>
          <w:rStyle w:val="CommentReference"/>
          <w:lang w:val="en-US"/>
        </w:rPr>
        <w:commentReference w:id="344"/>
      </w:r>
    </w:p>
    <w:p w:rsidR="00691D3B" w:rsidRPr="004F2B4F" w:rsidRDefault="00691D3B" w:rsidP="002603CC">
      <w:pPr>
        <w:pStyle w:val="ListParagraph"/>
        <w:numPr>
          <w:ilvl w:val="0"/>
          <w:numId w:val="15"/>
        </w:numPr>
        <w:spacing w:line="240" w:lineRule="auto"/>
        <w:rPr>
          <w:lang w:val="en-US"/>
        </w:rPr>
      </w:pPr>
      <w:commentRangeStart w:id="345"/>
      <w:r w:rsidRPr="004F2B4F">
        <w:rPr>
          <w:lang w:val="en-US"/>
        </w:rPr>
        <w:t>Neumann</w:t>
      </w:r>
      <w:commentRangeEnd w:id="345"/>
      <w:r w:rsidRPr="004F2B4F">
        <w:rPr>
          <w:rStyle w:val="CommentReference"/>
          <w:lang w:val="en-US"/>
        </w:rPr>
        <w:commentReference w:id="345"/>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346" w:name="_Toc412623848"/>
      <w:r w:rsidRPr="004F2B4F">
        <w:rPr>
          <w:lang w:val="en-US"/>
        </w:rPr>
        <w:t>Tide and surge</w:t>
      </w:r>
      <w:bookmarkEnd w:id="346"/>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347" w:name="_Toc412623849"/>
      <w:r w:rsidRPr="004F2B4F">
        <w:rPr>
          <w:lang w:val="en-US"/>
        </w:rPr>
        <w:t>River and point discharge</w:t>
      </w:r>
      <w:bookmarkEnd w:id="347"/>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 xml:space="preserve">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w:t>
      </w:r>
      <w:r w:rsidRPr="004F2B4F">
        <w:rPr>
          <w:lang w:val="en-US"/>
        </w:rPr>
        <w:lastRenderedPageBreak/>
        <w:t>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348" w:name="_Ref412618623"/>
      <w:bookmarkStart w:id="349" w:name="_Ref412618643"/>
      <w:bookmarkStart w:id="350" w:name="_Toc412623850"/>
      <w:r w:rsidRPr="004F2B4F">
        <w:rPr>
          <w:lang w:val="en-US"/>
        </w:rPr>
        <w:t>Ship motion</w:t>
      </w:r>
      <w:bookmarkEnd w:id="348"/>
      <w:bookmarkEnd w:id="349"/>
      <w:bookmarkEnd w:id="350"/>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351" w:name="_Toc412623851"/>
      <w:r w:rsidRPr="004F2B4F">
        <w:rPr>
          <w:lang w:val="en-US"/>
        </w:rPr>
        <w:t>Sediment transport</w:t>
      </w:r>
      <w:bookmarkEnd w:id="351"/>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352" w:name="_Toc412623852"/>
      <w:r w:rsidRPr="004F2B4F">
        <w:rPr>
          <w:lang w:val="en-US"/>
        </w:rPr>
        <w:lastRenderedPageBreak/>
        <w:t>Input description</w:t>
      </w:r>
      <w:bookmarkEnd w:id="352"/>
    </w:p>
    <w:p w:rsidR="00620A54" w:rsidRPr="004F2B4F" w:rsidRDefault="00620A54" w:rsidP="002603CC">
      <w:pPr>
        <w:pStyle w:val="Heading2"/>
        <w:spacing w:line="240" w:lineRule="auto"/>
        <w:jc w:val="both"/>
        <w:rPr>
          <w:lang w:val="en-US"/>
        </w:rPr>
      </w:pPr>
      <w:bookmarkStart w:id="353" w:name="_Toc285701663"/>
      <w:bookmarkStart w:id="354" w:name="_Toc412623853"/>
      <w:r w:rsidRPr="004F2B4F">
        <w:rPr>
          <w:lang w:val="en-US"/>
        </w:rPr>
        <w:t>General</w:t>
      </w:r>
      <w:bookmarkEnd w:id="353"/>
      <w:bookmarkEnd w:id="354"/>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355"/>
      <w:r w:rsidR="00C20BC3" w:rsidRPr="004F2B4F">
        <w:rPr>
          <w:lang w:val="en-US"/>
        </w:rPr>
        <w:t>run</w:t>
      </w:r>
      <w:commentRangeEnd w:id="355"/>
      <w:r w:rsidR="00C20BC3" w:rsidRPr="004F2B4F">
        <w:rPr>
          <w:rStyle w:val="CommentReference"/>
          <w:lang w:val="en-US"/>
        </w:rPr>
        <w:commentReference w:id="355"/>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r w:rsidRPr="004F2B4F">
        <w:t>depfile      = bed.dep</w:t>
      </w:r>
    </w:p>
    <w:p w:rsidR="00620A54" w:rsidRPr="004F2B4F" w:rsidRDefault="00620A54" w:rsidP="002603CC">
      <w:pPr>
        <w:pStyle w:val="Code"/>
        <w:jc w:val="both"/>
      </w:pPr>
      <w:r w:rsidRPr="004F2B4F">
        <w:t>posdwn       = 0</w:t>
      </w:r>
    </w:p>
    <w:p w:rsidR="00620A54" w:rsidRPr="004F2B4F" w:rsidRDefault="00620A54" w:rsidP="002603CC">
      <w:pPr>
        <w:pStyle w:val="Code"/>
        <w:jc w:val="both"/>
      </w:pPr>
      <w:r w:rsidRPr="004F2B4F">
        <w:t>nx           = 265</w:t>
      </w:r>
    </w:p>
    <w:p w:rsidR="00620A54" w:rsidRPr="004F2B4F" w:rsidRDefault="00620A54" w:rsidP="002603CC">
      <w:pPr>
        <w:pStyle w:val="Code"/>
        <w:jc w:val="both"/>
      </w:pPr>
      <w:r w:rsidRPr="004F2B4F">
        <w:lastRenderedPageBreak/>
        <w:t>ny           = 0</w:t>
      </w:r>
    </w:p>
    <w:p w:rsidR="00620A54" w:rsidRPr="004F2B4F" w:rsidRDefault="00620A54" w:rsidP="002603CC">
      <w:pPr>
        <w:pStyle w:val="Code"/>
        <w:jc w:val="both"/>
      </w:pPr>
      <w:r w:rsidRPr="004F2B4F">
        <w:t>alfa         = 0</w:t>
      </w:r>
    </w:p>
    <w:p w:rsidR="00620A54" w:rsidRPr="004F2B4F" w:rsidRDefault="00620A54" w:rsidP="002603CC">
      <w:pPr>
        <w:pStyle w:val="Code"/>
        <w:jc w:val="both"/>
      </w:pPr>
      <w:r w:rsidRPr="004F2B4F">
        <w:t>vardx        = 1</w:t>
      </w:r>
    </w:p>
    <w:p w:rsidR="00620A54" w:rsidRPr="004F2B4F" w:rsidRDefault="00620A54" w:rsidP="002603CC">
      <w:pPr>
        <w:pStyle w:val="Code"/>
        <w:jc w:val="both"/>
      </w:pPr>
      <w:r w:rsidRPr="004F2B4F">
        <w:t>xfile        = x.grd</w:t>
      </w:r>
    </w:p>
    <w:p w:rsidR="00620A54" w:rsidRPr="004F2B4F" w:rsidRDefault="00620A54" w:rsidP="002603CC">
      <w:pPr>
        <w:pStyle w:val="Code"/>
        <w:jc w:val="both"/>
      </w:pPr>
      <w:r w:rsidRPr="004F2B4F">
        <w:t>yfile        = y.grd</w:t>
      </w:r>
    </w:p>
    <w:p w:rsidR="00620A54" w:rsidRPr="004F2B4F" w:rsidRDefault="00620A54" w:rsidP="002603CC">
      <w:pPr>
        <w:pStyle w:val="Code"/>
        <w:jc w:val="both"/>
      </w:pPr>
      <w:r w:rsidRPr="004F2B4F">
        <w:t>thetamin     = -90</w:t>
      </w:r>
    </w:p>
    <w:p w:rsidR="00620A54" w:rsidRPr="004F2B4F" w:rsidRDefault="00620A54" w:rsidP="002603CC">
      <w:pPr>
        <w:pStyle w:val="Code"/>
        <w:jc w:val="both"/>
      </w:pPr>
      <w:r w:rsidRPr="004F2B4F">
        <w:t>thetamax     = 90</w:t>
      </w:r>
    </w:p>
    <w:p w:rsidR="00620A54" w:rsidRPr="004F2B4F" w:rsidRDefault="00620A54" w:rsidP="002603CC">
      <w:pPr>
        <w:pStyle w:val="Code"/>
        <w:jc w:val="both"/>
      </w:pPr>
      <w:r w:rsidRPr="004F2B4F">
        <w:t>dtheta       = 15</w:t>
      </w:r>
    </w:p>
    <w:p w:rsidR="00620A54" w:rsidRPr="004F2B4F" w:rsidRDefault="00620A54" w:rsidP="002603CC">
      <w:pPr>
        <w:pStyle w:val="Code"/>
        <w:jc w:val="both"/>
      </w:pPr>
      <w:r w:rsidRPr="004F2B4F">
        <w:t>thetanaut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r w:rsidRPr="004F2B4F">
        <w:t>tstop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r w:rsidRPr="004F2B4F">
        <w:t xml:space="preserve">rho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r w:rsidRPr="004F2B4F">
        <w:t>tideloc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r w:rsidRPr="004F2B4F">
        <w:t>instat       = jons</w:t>
      </w:r>
    </w:p>
    <w:p w:rsidR="00620A54" w:rsidRPr="004F2B4F" w:rsidRDefault="00620A54" w:rsidP="002603CC">
      <w:pPr>
        <w:pStyle w:val="Code"/>
        <w:jc w:val="both"/>
      </w:pPr>
      <w:r w:rsidRPr="004F2B4F">
        <w:t>bcfile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r w:rsidRPr="004F2B4F">
        <w:t>outputformat = netcdf</w:t>
      </w:r>
    </w:p>
    <w:p w:rsidR="00620A54" w:rsidRPr="004F2B4F" w:rsidRDefault="00620A54" w:rsidP="002603CC">
      <w:pPr>
        <w:pStyle w:val="Code"/>
        <w:jc w:val="both"/>
      </w:pPr>
      <w:r w:rsidRPr="004F2B4F">
        <w:t>tint         = 3600</w:t>
      </w:r>
    </w:p>
    <w:p w:rsidR="00620A54" w:rsidRPr="004F2B4F" w:rsidRDefault="00620A54" w:rsidP="002603CC">
      <w:pPr>
        <w:pStyle w:val="Code"/>
        <w:jc w:val="both"/>
      </w:pPr>
      <w:r w:rsidRPr="004F2B4F">
        <w:t>tstart       = 0</w:t>
      </w:r>
    </w:p>
    <w:p w:rsidR="00620A54" w:rsidRPr="004F2B4F" w:rsidRDefault="00620A54" w:rsidP="002603CC">
      <w:pPr>
        <w:pStyle w:val="Code"/>
        <w:jc w:val="both"/>
      </w:pPr>
    </w:p>
    <w:p w:rsidR="00620A54" w:rsidRPr="004F2B4F" w:rsidRDefault="00620A54" w:rsidP="002603CC">
      <w:pPr>
        <w:pStyle w:val="Code"/>
        <w:jc w:val="both"/>
      </w:pPr>
      <w:r w:rsidRPr="004F2B4F">
        <w:t>nglobalvar   = 3</w:t>
      </w:r>
    </w:p>
    <w:p w:rsidR="00620A54" w:rsidRPr="004F2B4F" w:rsidRDefault="00620A54" w:rsidP="002603CC">
      <w:pPr>
        <w:pStyle w:val="Code"/>
        <w:jc w:val="both"/>
      </w:pPr>
      <w:r w:rsidRPr="004F2B4F">
        <w:t>zb</w:t>
      </w:r>
    </w:p>
    <w:p w:rsidR="00620A54" w:rsidRPr="004F2B4F" w:rsidRDefault="00620A54" w:rsidP="002603CC">
      <w:pPr>
        <w:pStyle w:val="Code"/>
        <w:jc w:val="both"/>
      </w:pPr>
      <w:r w:rsidRPr="004F2B4F">
        <w:t>zs</w:t>
      </w:r>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356" w:name="_Toc285701664"/>
      <w:bookmarkStart w:id="357" w:name="_Toc412623854"/>
      <w:r w:rsidRPr="004F2B4F">
        <w:rPr>
          <w:lang w:val="en-US"/>
        </w:rPr>
        <w:t xml:space="preserve">Physical </w:t>
      </w:r>
      <w:commentRangeStart w:id="358"/>
      <w:r w:rsidRPr="004F2B4F">
        <w:rPr>
          <w:lang w:val="en-US"/>
        </w:rPr>
        <w:t>processes</w:t>
      </w:r>
      <w:bookmarkEnd w:id="356"/>
      <w:commentRangeEnd w:id="358"/>
      <w:r w:rsidR="00E064E8" w:rsidRPr="004F2B4F">
        <w:rPr>
          <w:rStyle w:val="CommentReference"/>
          <w:b w:val="0"/>
          <w:iCs w:val="0"/>
          <w:lang w:val="en-US"/>
        </w:rPr>
        <w:commentReference w:id="358"/>
      </w:r>
      <w:bookmarkEnd w:id="357"/>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lastRenderedPageBreak/>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59" w:name="_Ref285440913"/>
      <w:bookmarkStart w:id="360" w:name="_Ref285440915"/>
      <w:bookmarkStart w:id="361" w:name="_Ref285465495"/>
      <w:bookmarkStart w:id="362" w:name="_Ref285465497"/>
      <w:bookmarkStart w:id="363" w:name="_Toc285701665"/>
      <w:bookmarkStart w:id="364" w:name="_Toc412623855"/>
      <w:r w:rsidRPr="004F2B4F">
        <w:rPr>
          <w:lang w:val="en-US"/>
        </w:rPr>
        <w:t>Grid and bathymetry</w:t>
      </w:r>
      <w:bookmarkEnd w:id="359"/>
      <w:bookmarkEnd w:id="360"/>
      <w:bookmarkEnd w:id="361"/>
      <w:bookmarkEnd w:id="362"/>
      <w:bookmarkEnd w:id="363"/>
      <w:bookmarkEnd w:id="364"/>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r w:rsidRPr="004F2B4F">
        <w:rPr>
          <w:i/>
          <w:lang w:val="en-US"/>
        </w:rPr>
        <w:t>ny</w:t>
      </w:r>
      <w:r w:rsidRPr="004F2B4F">
        <w:rPr>
          <w:lang w:val="en-US"/>
        </w:rPr>
        <w:t xml:space="preserve">. </w:t>
      </w:r>
      <w:r w:rsidR="00E064E8" w:rsidRPr="004F2B4F">
        <w:rPr>
          <w:lang w:val="en-US"/>
        </w:rPr>
        <w:t xml:space="preserve">Here nx are the number of grid points in the cross-shore direction and ny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r w:rsidRPr="004F2B4F">
        <w:rPr>
          <w:i/>
          <w:lang w:val="en-US"/>
        </w:rPr>
        <w:t>ny+1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which has to have a size of [nx+1, ny+1]</w:t>
      </w:r>
      <w:r w:rsidRPr="004F2B4F">
        <w:rPr>
          <w:lang w:val="en-US"/>
        </w:rPr>
        <w:t>. This file contains an initial bed level for each grid cell where each line corresponds to a transect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lastRenderedPageBreak/>
        <w:t xml:space="preserve">Three main types of XBeach grids are supported: fast 1D, 1D and 2DH. Fast 1D grids have a single alongshore grid cell and thus a value </w:t>
      </w:r>
      <w:r w:rsidRPr="004F2B4F">
        <w:rPr>
          <w:i/>
          <w:lang w:val="en-US"/>
        </w:rPr>
        <w:t xml:space="preserve">ny=0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r w:rsidRPr="004F2B4F">
        <w:rPr>
          <w:i/>
          <w:lang w:val="en-US"/>
        </w:rPr>
        <w:t xml:space="preserve">ny=2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r w:rsidRPr="004F2B4F">
        <w:rPr>
          <w:i/>
          <w:lang w:val="en-US"/>
        </w:rPr>
        <w:t>ny&gt;2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&lt;z 1,1&gt; &lt;z 2,1&gt; &lt;z 3,1&gt; ... &lt;z nx,1&gt; &lt;z nx+1,1&gt;</w:t>
      </w:r>
    </w:p>
    <w:p w:rsidR="00620A54" w:rsidRPr="004F2B4F" w:rsidRDefault="00620A54" w:rsidP="002603CC">
      <w:pPr>
        <w:pStyle w:val="Code"/>
        <w:jc w:val="both"/>
      </w:pPr>
      <w:r w:rsidRPr="004F2B4F">
        <w:t>&lt;z 1,2&gt; &lt;z 2,2&gt; &lt;z 3,2&gt; ... &lt;z nx,2&gt; &lt;z nx+1,2&gt;</w:t>
      </w:r>
    </w:p>
    <w:p w:rsidR="00620A54" w:rsidRPr="004F2B4F" w:rsidRDefault="00620A54" w:rsidP="002603CC">
      <w:pPr>
        <w:pStyle w:val="Code"/>
        <w:jc w:val="both"/>
      </w:pPr>
      <w:r w:rsidRPr="004F2B4F">
        <w:t>&lt;z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r w:rsidRPr="004F2B4F">
        <w:rPr>
          <w:i/>
          <w:lang w:val="en-US"/>
        </w:rPr>
        <w:t>dy</w:t>
      </w:r>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365"/>
      <w:r w:rsidRPr="004F2B4F">
        <w:rPr>
          <w:lang w:val="en-US"/>
        </w:rPr>
        <w:t>grids</w:t>
      </w:r>
      <w:commentRangeEnd w:id="365"/>
      <w:r w:rsidR="00BA4F8F" w:rsidRPr="004F2B4F">
        <w:rPr>
          <w:rStyle w:val="CommentReference"/>
          <w:lang w:val="en-US"/>
        </w:rPr>
        <w:commentReference w:id="365"/>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366"/>
      <w:r w:rsidRPr="004F2B4F">
        <w:rPr>
          <w:lang w:val="en-US"/>
        </w:rPr>
        <w:t>manual</w:t>
      </w:r>
      <w:commentRangeEnd w:id="366"/>
      <w:r w:rsidR="00907C45" w:rsidRPr="004F2B4F">
        <w:rPr>
          <w:rStyle w:val="CommentReference"/>
          <w:lang w:val="en-US"/>
        </w:rPr>
        <w:commentReference w:id="366"/>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367"/>
      <w:r w:rsidRPr="004F2B4F">
        <w:rPr>
          <w:lang w:val="en-US"/>
        </w:rPr>
        <w:t>are</w:t>
      </w:r>
      <w:commentRangeEnd w:id="367"/>
      <w:r w:rsidR="00907C45" w:rsidRPr="004F2B4F">
        <w:rPr>
          <w:rStyle w:val="CommentReference"/>
          <w:lang w:val="en-US"/>
        </w:rPr>
        <w:commentReference w:id="367"/>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368"/>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368"/>
      <w:r w:rsidR="00484A57" w:rsidRPr="004F2B4F">
        <w:rPr>
          <w:rStyle w:val="CommentReference"/>
          <w:rFonts w:ascii="Arial" w:hAnsi="Arial"/>
          <w:color w:val="auto"/>
        </w:rPr>
        <w:commentReference w:id="368"/>
      </w:r>
    </w:p>
    <w:p w:rsidR="00620A54" w:rsidRPr="004F2B4F" w:rsidRDefault="00620A54" w:rsidP="002603CC">
      <w:pPr>
        <w:pStyle w:val="BodyText"/>
        <w:rPr>
          <w:lang w:val="en-US"/>
        </w:rPr>
      </w:pPr>
      <w:r w:rsidRPr="004F2B4F">
        <w:rPr>
          <w:lang w:val="en-US"/>
        </w:rPr>
        <w:t xml:space="preserve">All keywords related to grid and bathymetry input are listed in the following </w:t>
      </w:r>
      <w:commentRangeStart w:id="369"/>
      <w:r w:rsidRPr="004F2B4F">
        <w:rPr>
          <w:lang w:val="en-US"/>
        </w:rPr>
        <w:t>table</w:t>
      </w:r>
      <w:commentRangeEnd w:id="369"/>
      <w:r w:rsidR="00105BFA" w:rsidRPr="004F2B4F">
        <w:rPr>
          <w:rStyle w:val="CommentReference"/>
          <w:lang w:val="en-US"/>
        </w:rPr>
        <w:commentReference w:id="369"/>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the file containing </w:t>
            </w:r>
            <w:r w:rsidRPr="004F2B4F">
              <w:lastRenderedPageBreak/>
              <w:t>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lastRenderedPageBreak/>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370" w:name="_Toc285701666"/>
      <w:bookmarkStart w:id="371" w:name="_Toc412623856"/>
      <w:commentRangeStart w:id="372"/>
      <w:r w:rsidRPr="004F2B4F">
        <w:rPr>
          <w:lang w:val="en-US"/>
        </w:rPr>
        <w:t>Waves input</w:t>
      </w:r>
      <w:bookmarkEnd w:id="370"/>
      <w:commentRangeEnd w:id="372"/>
      <w:r w:rsidR="003245CF" w:rsidRPr="004F2B4F">
        <w:rPr>
          <w:rStyle w:val="CommentReference"/>
          <w:b w:val="0"/>
          <w:iCs w:val="0"/>
          <w:lang w:val="en-US"/>
        </w:rPr>
        <w:commentReference w:id="372"/>
      </w:r>
      <w:bookmarkEnd w:id="371"/>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and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and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lastRenderedPageBreak/>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lastRenderedPageBreak/>
        <w:drawing>
          <wp:inline distT="0" distB="0" distL="0" distR="0" wp14:anchorId="46D8C0AD" wp14:editId="046484D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373" w:name="_Toc412623857"/>
      <w:bookmarkStart w:id="374" w:name="_Ref285383424"/>
      <w:bookmarkStart w:id="375" w:name="_Toc285701667"/>
      <w:commentRangeStart w:id="376"/>
      <w:r w:rsidRPr="004F2B4F">
        <w:rPr>
          <w:lang w:val="en-US"/>
        </w:rPr>
        <w:lastRenderedPageBreak/>
        <w:t>Stationary boundary conditions</w:t>
      </w:r>
      <w:bookmarkEnd w:id="373"/>
    </w:p>
    <w:p w:rsidR="00890816" w:rsidRPr="004F2B4F" w:rsidRDefault="00890816" w:rsidP="002603CC">
      <w:pPr>
        <w:rPr>
          <w:lang w:val="en-US"/>
        </w:rPr>
      </w:pPr>
    </w:p>
    <w:p w:rsidR="003245CF" w:rsidRPr="004F2B4F" w:rsidRDefault="00890816" w:rsidP="002603CC">
      <w:pPr>
        <w:pStyle w:val="Heading3"/>
        <w:jc w:val="both"/>
        <w:rPr>
          <w:lang w:val="en-US"/>
        </w:rPr>
      </w:pPr>
      <w:bookmarkStart w:id="377" w:name="_Toc412623858"/>
      <w:bookmarkEnd w:id="374"/>
      <w:bookmarkEnd w:id="375"/>
      <w:r w:rsidRPr="004F2B4F">
        <w:rPr>
          <w:lang w:val="en-US"/>
        </w:rPr>
        <w:t>Time series</w:t>
      </w:r>
      <w:bookmarkEnd w:id="377"/>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378"/>
      <w:r w:rsidRPr="004F2B4F">
        <w:rPr>
          <w:lang w:val="en-US"/>
        </w:rPr>
        <w:t>bc/gen.ezs</w:t>
      </w:r>
    </w:p>
    <w:p w:rsidR="00620A54" w:rsidRPr="004F2B4F" w:rsidRDefault="00620A54" w:rsidP="002603CC">
      <w:pPr>
        <w:pStyle w:val="Code"/>
        <w:jc w:val="both"/>
      </w:pPr>
      <w:r w:rsidRPr="004F2B4F">
        <w:t>&lt;time 1&gt; &lt;zs 1&gt; &lt;</w:t>
      </w:r>
      <w:r w:rsidR="00890816" w:rsidRPr="004F2B4F">
        <w:t>E</w:t>
      </w:r>
      <w:r w:rsidRPr="004F2B4F">
        <w:t xml:space="preserve"> 1&gt;</w:t>
      </w:r>
    </w:p>
    <w:p w:rsidR="00620A54" w:rsidRPr="004F2B4F" w:rsidRDefault="00620A54" w:rsidP="002603CC">
      <w:pPr>
        <w:pStyle w:val="Code"/>
        <w:jc w:val="both"/>
      </w:pPr>
      <w:r w:rsidRPr="004F2B4F">
        <w:t>&lt;time 1&gt; &lt;zs 2&gt; &lt;</w:t>
      </w:r>
      <w:r w:rsidR="00890816" w:rsidRPr="004F2B4F">
        <w:t>E</w:t>
      </w:r>
      <w:r w:rsidRPr="004F2B4F">
        <w:t xml:space="preserve"> 2&gt;</w:t>
      </w:r>
    </w:p>
    <w:p w:rsidR="00620A54" w:rsidRPr="004F2B4F" w:rsidRDefault="00620A54" w:rsidP="002603CC">
      <w:pPr>
        <w:pStyle w:val="Code"/>
        <w:jc w:val="both"/>
      </w:pPr>
      <w:r w:rsidRPr="004F2B4F">
        <w:t>&lt;time 2&gt; &lt;zs 3&gt; &lt;</w:t>
      </w:r>
      <w:r w:rsidR="00890816" w:rsidRPr="004F2B4F">
        <w:t>E</w:t>
      </w:r>
      <w:r w:rsidRPr="004F2B4F">
        <w:t xml:space="preserve"> 3&gt;</w:t>
      </w:r>
      <w:commentRangeEnd w:id="378"/>
      <w:r w:rsidR="00890816" w:rsidRPr="004F2B4F">
        <w:rPr>
          <w:rStyle w:val="CommentReference"/>
          <w:rFonts w:ascii="Arial" w:hAnsi="Arial"/>
          <w:color w:val="auto"/>
        </w:rPr>
        <w:commentReference w:id="378"/>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JONSWAP wave spectra</w:t>
      </w:r>
      <w:r w:rsidRPr="004F2B4F">
        <w:rPr>
          <w:lang w:val="en-US"/>
        </w:rPr>
        <w:fldChar w:fldCharType="end"/>
      </w:r>
      <w:r w:rsidRPr="004F2B4F">
        <w:rPr>
          <w:lang w:val="en-US"/>
        </w:rPr>
        <w:t xml:space="preserve"> for a description of the file format.</w:t>
      </w:r>
      <w:commentRangeEnd w:id="376"/>
      <w:r w:rsidR="00890816" w:rsidRPr="004F2B4F">
        <w:rPr>
          <w:rStyle w:val="CommentReference"/>
          <w:lang w:val="en-US"/>
        </w:rPr>
        <w:commentReference w:id="376"/>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lastRenderedPageBreak/>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379" w:name="_Ref285375434"/>
      <w:bookmarkStart w:id="380"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381"/>
      <w:r w:rsidRPr="004F2B4F">
        <w:rPr>
          <w:highlight w:val="yellow"/>
          <w:lang w:val="en-US"/>
        </w:rPr>
        <w:t>TODO: nonh wbc description</w:t>
      </w:r>
      <w:commentRangeEnd w:id="381"/>
      <w:r w:rsidR="00215B8C" w:rsidRPr="004F2B4F">
        <w:rPr>
          <w:rStyle w:val="CommentReference"/>
          <w:lang w:val="en-US"/>
        </w:rPr>
        <w:commentReference w:id="381"/>
      </w:r>
    </w:p>
    <w:p w:rsidR="00620A54" w:rsidRPr="004F2B4F" w:rsidRDefault="00620A54" w:rsidP="002603CC">
      <w:pPr>
        <w:pStyle w:val="Heading3"/>
        <w:jc w:val="both"/>
        <w:rPr>
          <w:lang w:val="en-US"/>
        </w:rPr>
      </w:pPr>
      <w:bookmarkStart w:id="382" w:name="_Toc412623859"/>
      <w:r w:rsidRPr="004F2B4F">
        <w:rPr>
          <w:lang w:val="en-US"/>
        </w:rPr>
        <w:t>Spectral wave boundary conditions</w:t>
      </w:r>
      <w:bookmarkEnd w:id="379"/>
      <w:bookmarkEnd w:id="380"/>
      <w:bookmarkEnd w:id="382"/>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r w:rsidRPr="004F2B4F">
        <w:rPr>
          <w:i/>
          <w:lang w:val="en-US"/>
        </w:rPr>
        <w:t>jons</w:t>
      </w:r>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r w:rsidRPr="004F2B4F">
        <w:rPr>
          <w:i/>
          <w:lang w:val="en-US"/>
        </w:rPr>
        <w:t>rt</w:t>
      </w:r>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Timestep used </w:t>
            </w:r>
            <w:r w:rsidRPr="004F2B4F">
              <w:lastRenderedPageBreak/>
              <w:t>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enable random seed for instat </w:t>
            </w:r>
            <w:r w:rsidRPr="004F2B4F">
              <w:lastRenderedPageBreak/>
              <w:t>=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lastRenderedPageBreak/>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383" w:name="_Ref285376842"/>
      <w:r w:rsidRPr="004F2B4F">
        <w:rPr>
          <w:lang w:val="en-US"/>
        </w:rPr>
        <w:t>JONSWAP wave spectra</w:t>
      </w:r>
      <w:bookmarkEnd w:id="383"/>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instat=jons</w:t>
      </w:r>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r w:rsidRPr="004F2B4F">
        <w:t>mainang</w:t>
      </w:r>
      <w:r w:rsidRPr="004F2B4F">
        <w:tab/>
        <w:t>= 285.</w:t>
      </w:r>
    </w:p>
    <w:p w:rsidR="00620A54" w:rsidRPr="004F2B4F" w:rsidRDefault="00620A54" w:rsidP="002603CC">
      <w:pPr>
        <w:pStyle w:val="Code"/>
        <w:jc w:val="both"/>
      </w:pPr>
      <w:r w:rsidRPr="004F2B4F">
        <w:t>gammajsp</w:t>
      </w:r>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r w:rsidRPr="004F2B4F">
        <w:t>fnyq</w:t>
      </w:r>
      <w:r w:rsidRPr="004F2B4F">
        <w:tab/>
      </w:r>
      <w:r w:rsidRPr="004F2B4F">
        <w:tab/>
        <w:t>= 0.3</w:t>
      </w:r>
    </w:p>
    <w:p w:rsidR="00782FCD" w:rsidRPr="004F2B4F" w:rsidRDefault="007E11C1" w:rsidP="002603CC">
      <w:pPr>
        <w:pStyle w:val="BodyText"/>
        <w:rPr>
          <w:lang w:val="en-US"/>
        </w:rPr>
      </w:pPr>
      <w:r w:rsidRPr="004F2B4F">
        <w:rPr>
          <w:lang w:val="en-US"/>
        </w:rPr>
        <w:lastRenderedPageBreak/>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921289" w:rsidRPr="004F2B4F" w:rsidRDefault="00620A54">
      <w:pPr>
        <w:pStyle w:val="BodyText"/>
        <w:rPr>
          <w:ins w:id="384" w:author="Robert McCall" w:date="2015-03-05T12:21:00Z"/>
          <w:lang w:val="en-US"/>
        </w:rPr>
        <w:pPrChange w:id="385" w:author="Robert McCall" w:date="2015-03-05T12:21:00Z">
          <w:pPr>
            <w:pStyle w:val="Heading3"/>
            <w:jc w:val="both"/>
          </w:pPr>
        </w:pPrChange>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r w:rsidRPr="004F2B4F">
        <w:rPr>
          <w:i/>
          <w:lang w:val="en-US"/>
        </w:rPr>
        <w:t xml:space="preserve">rt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r w:rsidRPr="004F2B4F">
        <w:rPr>
          <w:i/>
          <w:lang w:val="en-US"/>
        </w:rPr>
        <w:t>rt</w:t>
      </w:r>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386" w:author="Robert McCall" w:date="2015-03-05T12:21:00Z">
        <w:r w:rsidR="00921289" w:rsidRPr="004F2B4F">
          <w:rPr>
            <w:lang w:val="en-US"/>
          </w:rPr>
          <w:t>Stationary boundary conditions</w:t>
        </w:r>
      </w:ins>
    </w:p>
    <w:p w:rsidR="00921289" w:rsidRPr="004F2B4F" w:rsidRDefault="00921289">
      <w:pPr>
        <w:pStyle w:val="BodyText"/>
        <w:rPr>
          <w:ins w:id="387" w:author="Robert McCall" w:date="2015-03-05T12:21:00Z"/>
          <w:lang w:val="en-US"/>
        </w:rPr>
        <w:pPrChange w:id="388" w:author="Robert McCall" w:date="2015-03-05T12:21:00Z">
          <w:pPr/>
        </w:pPrChange>
      </w:pPr>
    </w:p>
    <w:p w:rsidR="00844679" w:rsidRPr="004F2B4F" w:rsidDel="005E6B98" w:rsidRDefault="00844679" w:rsidP="00844679">
      <w:pPr>
        <w:pStyle w:val="BodyText"/>
        <w:rPr>
          <w:del w:id="389" w:author="Robert McCall" w:date="2015-03-05T10:09:00Z"/>
          <w:lang w:val="en-US"/>
        </w:rPr>
      </w:pPr>
      <w:del w:id="390" w:author="Robert McCall" w:date="2015-03-05T10:09:00Z">
        <w:r w:rsidRPr="004F2B4F" w:rsidDel="005E6B98">
          <w:rPr>
            <w:lang w:val="en-US"/>
          </w:rPr>
          <w:delText>Stationary boundary conditions</w:delText>
        </w:r>
      </w:del>
    </w:p>
    <w:p w:rsidR="00844679" w:rsidRPr="004F2B4F" w:rsidDel="005E6B98" w:rsidRDefault="00844679" w:rsidP="00844679">
      <w:pPr>
        <w:pStyle w:val="BodyText"/>
        <w:rPr>
          <w:del w:id="391" w:author="Robert McCall" w:date="2015-03-05T10: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Temporally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relation </w:t>
      </w:r>
      <w:r w:rsidRPr="004F2B4F">
        <w:rPr>
          <w:position w:val="-26"/>
          <w:lang w:val="en-US"/>
        </w:rPr>
        <w:object w:dxaOrig="2320" w:dyaOrig="700">
          <v:shape id="_x0000_i1136" type="#_x0000_t75" style="width:115.2pt;height:36pt" o:ole="">
            <v:imagedata r:id="rId260" o:title=""/>
          </v:shape>
          <o:OLEObject Type="Embed" ProgID="Equation.DSMT4" ShapeID="_x0000_i1136" DrawAspect="Content" ObjectID="_1487067581" r:id="rId261"/>
        </w:object>
      </w:r>
      <w:r w:rsidRPr="004F2B4F">
        <w:rPr>
          <w:lang w:val="en-US"/>
        </w:rPr>
        <w:t xml:space="preserve">. Here </w:t>
      </w:r>
      <w:r w:rsidRPr="004F2B4F">
        <w:rPr>
          <w:lang w:val="en-US"/>
        </w:rPr>
        <w:object w:dxaOrig="240" w:dyaOrig="220">
          <v:shape id="_x0000_i1137" type="#_x0000_t75" style="width:14.4pt;height:14.4pt" o:ole="">
            <v:imagedata r:id="rId262" o:title=""/>
          </v:shape>
          <o:OLEObject Type="Embed" ProgID="Equation.DSMT4" ShapeID="_x0000_i1137" DrawAspect="Content" ObjectID="_1487067582"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lastRenderedPageBreak/>
        <w:drawing>
          <wp:inline distT="0" distB="0" distL="0" distR="0" wp14:anchorId="1F4802D8" wp14:editId="28A1E5CC">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lastRenderedPageBreak/>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r w:rsidRPr="00844679">
        <w:rPr>
          <w:lang w:val="nl-NL"/>
        </w:rPr>
        <w:t>VaDens                                  variance densities in m2/Hz/degr</w:t>
      </w:r>
    </w:p>
    <w:p w:rsidR="00620A54" w:rsidRPr="004F2B4F" w:rsidRDefault="00620A54" w:rsidP="002603CC">
      <w:pPr>
        <w:pStyle w:val="Code"/>
        <w:jc w:val="both"/>
      </w:pPr>
      <w:r w:rsidRPr="004F2B4F">
        <w:t>m2/Hz/degr                              unit</w:t>
      </w:r>
    </w:p>
    <w:p w:rsidR="00620A54" w:rsidRPr="004F2B4F" w:rsidRDefault="00620A54" w:rsidP="002603CC">
      <w:pPr>
        <w:pStyle w:val="Code"/>
        <w:jc w:val="both"/>
      </w:pPr>
      <w:r w:rsidRPr="004F2B4F">
        <w:lastRenderedPageBreak/>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51   242   574   956   1288  1482  1481   1286   957    579    244    51</w:t>
      </w:r>
    </w:p>
    <w:p w:rsidR="00620A54" w:rsidRPr="004F2B4F" w:rsidRDefault="00620A54" w:rsidP="002603CC">
      <w:pPr>
        <w:pStyle w:val="Code"/>
        <w:jc w:val="both"/>
      </w:pPr>
      <w:r w:rsidRPr="004F2B4F">
        <w:t xml:space="preserve"> 129  610   1443  2402  3238  3725  3724   3234   2406   1454   613    128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665  3152  7463  12402 16712 19229 19221  16690  12419  7518   3172   662</w:t>
      </w:r>
    </w:p>
    <w:p w:rsidR="00620A54" w:rsidRPr="004F2B4F" w:rsidRDefault="00620A54" w:rsidP="002603CC">
      <w:pPr>
        <w:pStyle w:val="Code"/>
        <w:jc w:val="both"/>
      </w:pPr>
      <w:r w:rsidRPr="004F2B4F">
        <w:t>1302 6159  14608 24275 32688 37618 37603  32644  24309  14716  6198   1296</w:t>
      </w:r>
    </w:p>
    <w:p w:rsidR="00620A54" w:rsidRPr="004F2B4F" w:rsidRDefault="00620A54" w:rsidP="002603CC">
      <w:pPr>
        <w:pStyle w:val="Code"/>
        <w:jc w:val="both"/>
      </w:pPr>
      <w:r w:rsidRPr="004F2B4F">
        <w:t>2328 10989 26020 43341 58358 67109 67080  58281  43401  26213  11058  2317</w:t>
      </w:r>
    </w:p>
    <w:p w:rsidR="00620A54" w:rsidRPr="004F2B4F" w:rsidRDefault="00620A54" w:rsidP="002603CC">
      <w:pPr>
        <w:pStyle w:val="Code"/>
        <w:jc w:val="both"/>
      </w:pPr>
      <w:r w:rsidRPr="004F2B4F">
        <w:t>3365 15922 37712 62733 84492 97150 97110  84380  62820  37991  16021  3349</w:t>
      </w:r>
    </w:p>
    <w:p w:rsidR="00620A54" w:rsidRPr="004F2B4F" w:rsidRDefault="00620A54" w:rsidP="002603CC">
      <w:pPr>
        <w:pStyle w:val="Code"/>
        <w:jc w:val="both"/>
      </w:pPr>
      <w:r w:rsidRPr="004F2B4F">
        <w:t>3426 16230 38440 63939 86109 99010 98969  85995  64027  38724  16331  3410</w:t>
      </w:r>
    </w:p>
    <w:p w:rsidR="00620A54" w:rsidRPr="004F2B4F" w:rsidRDefault="00620A54" w:rsidP="002603CC">
      <w:pPr>
        <w:pStyle w:val="Code"/>
        <w:jc w:val="both"/>
      </w:pPr>
      <w:r w:rsidRPr="004F2B4F">
        <w:t>2027 9612  22730 37790 50909 58529 58505  50841  37843  22898  9672   2018</w:t>
      </w:r>
    </w:p>
    <w:p w:rsidR="00620A54" w:rsidRPr="004F2B4F" w:rsidRDefault="00620A54" w:rsidP="002603CC">
      <w:pPr>
        <w:pStyle w:val="Code"/>
        <w:jc w:val="both"/>
      </w:pPr>
      <w:r w:rsidRPr="004F2B4F">
        <w:t xml:space="preserve"> 672  3178  7538  12535 16892 19440 19432  16870  12552  7594   3198   669</w:t>
      </w:r>
    </w:p>
    <w:p w:rsidR="00620A54" w:rsidRPr="004F2B4F" w:rsidRDefault="00620A54" w:rsidP="002603CC">
      <w:pPr>
        <w:pStyle w:val="Code"/>
        <w:jc w:val="both"/>
      </w:pPr>
      <w:r w:rsidRPr="004F2B4F">
        <w:t xml:space="preserve"> 101  479   1135  1890  2542  2924  2923   2539   1892   1144   482    101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&lt;number of frequencies (n)&gt;</w:t>
      </w:r>
    </w:p>
    <w:p w:rsidR="00620A54" w:rsidRPr="004F2B4F" w:rsidRDefault="00620A54" w:rsidP="002603CC">
      <w:pPr>
        <w:pStyle w:val="Code"/>
        <w:jc w:val="both"/>
      </w:pPr>
      <w:r w:rsidRPr="004F2B4F">
        <w:t>&lt;frequency 1&gt;</w:t>
      </w:r>
    </w:p>
    <w:p w:rsidR="00620A54" w:rsidRPr="004F2B4F" w:rsidRDefault="00620A54" w:rsidP="002603CC">
      <w:pPr>
        <w:pStyle w:val="Code"/>
        <w:jc w:val="both"/>
      </w:pPr>
      <w:r w:rsidRPr="004F2B4F">
        <w:t>&lt;frequency 2&gt;</w:t>
      </w:r>
    </w:p>
    <w:p w:rsidR="00620A54" w:rsidRPr="004F2B4F" w:rsidRDefault="00620A54" w:rsidP="002603CC">
      <w:pPr>
        <w:pStyle w:val="Code"/>
        <w:jc w:val="both"/>
      </w:pPr>
      <w:r w:rsidRPr="004F2B4F">
        <w:t>&lt;frequency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&lt;frequency n-1&gt;</w:t>
      </w:r>
    </w:p>
    <w:p w:rsidR="00620A54" w:rsidRPr="004F2B4F" w:rsidRDefault="00620A54" w:rsidP="002603CC">
      <w:pPr>
        <w:pStyle w:val="Code"/>
        <w:jc w:val="both"/>
      </w:pPr>
      <w:r w:rsidRPr="004F2B4F">
        <w:t>&lt;frequency n&gt;</w:t>
      </w:r>
    </w:p>
    <w:p w:rsidR="00620A54" w:rsidRPr="004F2B4F" w:rsidRDefault="00620A54" w:rsidP="002603CC">
      <w:pPr>
        <w:pStyle w:val="Code"/>
        <w:jc w:val="both"/>
      </w:pPr>
      <w:r w:rsidRPr="004F2B4F">
        <w:t>&lt;number of directions (m)&gt;</w:t>
      </w:r>
    </w:p>
    <w:p w:rsidR="00620A54" w:rsidRPr="00F84248" w:rsidRDefault="00620A54" w:rsidP="002603CC">
      <w:pPr>
        <w:pStyle w:val="Code"/>
        <w:jc w:val="both"/>
        <w:rPr>
          <w:rPrChange w:id="392" w:author="Robert McCall" w:date="2015-03-05T12:36:00Z">
            <w:rPr>
              <w:lang w:val="fr-FR"/>
            </w:rPr>
          </w:rPrChange>
        </w:rPr>
      </w:pPr>
      <w:r w:rsidRPr="00F84248">
        <w:rPr>
          <w:rPrChange w:id="393" w:author="Robert McCall" w:date="2015-03-05T12:36:00Z">
            <w:rPr>
              <w:lang w:val="fr-FR"/>
            </w:rPr>
          </w:rPrChange>
        </w:rPr>
        <w:t>&lt;directions 1&gt;</w:t>
      </w:r>
    </w:p>
    <w:p w:rsidR="00620A54" w:rsidRPr="00F84248" w:rsidRDefault="00620A54" w:rsidP="002603CC">
      <w:pPr>
        <w:pStyle w:val="Code"/>
        <w:jc w:val="both"/>
        <w:rPr>
          <w:rPrChange w:id="394" w:author="Robert McCall" w:date="2015-03-05T12:36:00Z">
            <w:rPr>
              <w:lang w:val="fr-FR"/>
            </w:rPr>
          </w:rPrChange>
        </w:rPr>
      </w:pPr>
      <w:r w:rsidRPr="00F84248">
        <w:rPr>
          <w:rPrChange w:id="395" w:author="Robert McCall" w:date="2015-03-05T12:36:00Z">
            <w:rPr>
              <w:lang w:val="fr-FR"/>
            </w:rPr>
          </w:rPrChange>
        </w:rPr>
        <w:t>&lt;directions 2&gt;</w:t>
      </w:r>
    </w:p>
    <w:p w:rsidR="00620A54" w:rsidRPr="00F84248" w:rsidRDefault="00620A54" w:rsidP="002603CC">
      <w:pPr>
        <w:pStyle w:val="Code"/>
        <w:jc w:val="both"/>
        <w:rPr>
          <w:rPrChange w:id="396" w:author="Robert McCall" w:date="2015-03-05T12:36:00Z">
            <w:rPr>
              <w:lang w:val="fr-FR"/>
            </w:rPr>
          </w:rPrChange>
        </w:rPr>
      </w:pPr>
      <w:r w:rsidRPr="00F84248">
        <w:rPr>
          <w:rPrChange w:id="397" w:author="Robert McCall" w:date="2015-03-05T12:36:00Z">
            <w:rPr>
              <w:lang w:val="fr-FR"/>
            </w:rPr>
          </w:rPrChange>
        </w:rPr>
        <w:t>&lt;directions 3&gt;</w:t>
      </w:r>
    </w:p>
    <w:p w:rsidR="00620A54" w:rsidRPr="00F84248" w:rsidRDefault="00620A54" w:rsidP="002603CC">
      <w:pPr>
        <w:pStyle w:val="Code"/>
        <w:jc w:val="both"/>
        <w:rPr>
          <w:rPrChange w:id="398" w:author="Robert McCall" w:date="2015-03-05T12:36:00Z">
            <w:rPr>
              <w:lang w:val="fr-FR"/>
            </w:rPr>
          </w:rPrChange>
        </w:rPr>
      </w:pPr>
      <w:r w:rsidRPr="00F84248">
        <w:rPr>
          <w:rPrChange w:id="399" w:author="Robert McCall" w:date="2015-03-05T12:36:00Z">
            <w:rPr>
              <w:lang w:val="fr-FR"/>
            </w:rPr>
          </w:rPrChange>
        </w:rPr>
        <w:t>...</w:t>
      </w:r>
    </w:p>
    <w:p w:rsidR="00620A54" w:rsidRPr="00F84248" w:rsidRDefault="00620A54" w:rsidP="002603CC">
      <w:pPr>
        <w:pStyle w:val="Code"/>
        <w:jc w:val="both"/>
        <w:rPr>
          <w:rPrChange w:id="400" w:author="Robert McCall" w:date="2015-03-05T12:36:00Z">
            <w:rPr>
              <w:lang w:val="fr-FR"/>
            </w:rPr>
          </w:rPrChange>
        </w:rPr>
      </w:pPr>
      <w:r w:rsidRPr="00F84248">
        <w:rPr>
          <w:rPrChange w:id="401" w:author="Robert McCall" w:date="2015-03-05T12:36:00Z">
            <w:rPr>
              <w:lang w:val="fr-FR"/>
            </w:rPr>
          </w:rPrChange>
        </w:rPr>
        <w:t>&lt;directions m-1&gt;</w:t>
      </w:r>
    </w:p>
    <w:p w:rsidR="00620A54" w:rsidRPr="004F2B4F" w:rsidRDefault="00620A54" w:rsidP="002603CC">
      <w:pPr>
        <w:pStyle w:val="Code"/>
        <w:jc w:val="both"/>
      </w:pPr>
      <w:r w:rsidRPr="004F2B4F">
        <w:t>&lt;directions m&gt;</w:t>
      </w:r>
    </w:p>
    <w:p w:rsidR="00620A54" w:rsidRPr="004F2B4F" w:rsidRDefault="00620A54" w:rsidP="002603CC">
      <w:pPr>
        <w:pStyle w:val="Code"/>
        <w:jc w:val="both"/>
      </w:pPr>
      <w:r w:rsidRPr="004F2B4F">
        <w:t>&lt;variance density 1,1&gt; &lt;variance density 2,1&gt; ... &lt;variance density m,1&gt;</w:t>
      </w:r>
    </w:p>
    <w:p w:rsidR="00620A54" w:rsidRPr="004F2B4F" w:rsidRDefault="00620A54" w:rsidP="002603CC">
      <w:pPr>
        <w:pStyle w:val="Code"/>
        <w:jc w:val="both"/>
      </w:pPr>
      <w:r w:rsidRPr="004F2B4F">
        <w:t>&lt;variance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lastRenderedPageBreak/>
        <w:t>&lt;variance density 1,n&gt; &lt;variance density 2,n&gt; ... &lt;variance density m,n&gt;</w:t>
      </w:r>
    </w:p>
    <w:p w:rsidR="00620A54" w:rsidRPr="004F2B4F" w:rsidRDefault="00620A54" w:rsidP="002603CC">
      <w:pPr>
        <w:pStyle w:val="BodyText"/>
        <w:rPr>
          <w:lang w:val="en-US"/>
        </w:rPr>
      </w:pPr>
      <w:r w:rsidRPr="004F2B4F">
        <w:rPr>
          <w:lang w:val="en-US"/>
        </w:rPr>
        <w:t>Note that the directions must defined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Temporally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51   242   574   956  1288  1482  1481  1286   957   579   244    51</w:t>
      </w:r>
    </w:p>
    <w:p w:rsidR="00620A54" w:rsidRPr="004F2B4F" w:rsidRDefault="00620A54" w:rsidP="002603CC">
      <w:pPr>
        <w:pStyle w:val="Code"/>
        <w:jc w:val="both"/>
      </w:pPr>
      <w:r w:rsidRPr="004F2B4F">
        <w:t xml:space="preserve"> 129   610  1443  2402  3238  3725  3724  3234  2406  1454   613   128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665  3152  7463 12402 16712 19229 19221 16690 12419  7518  3172   662</w:t>
      </w:r>
    </w:p>
    <w:p w:rsidR="00620A54" w:rsidRPr="004F2B4F" w:rsidRDefault="00620A54" w:rsidP="002603CC">
      <w:pPr>
        <w:pStyle w:val="Code"/>
        <w:jc w:val="both"/>
      </w:pPr>
      <w:r w:rsidRPr="004F2B4F">
        <w:t>1302  6159 14608 24275 32688 37618 37603 32644 24309 14716  6198  1296</w:t>
      </w:r>
    </w:p>
    <w:p w:rsidR="00620A54" w:rsidRPr="004F2B4F" w:rsidRDefault="00620A54" w:rsidP="002603CC">
      <w:pPr>
        <w:pStyle w:val="Code"/>
        <w:jc w:val="both"/>
      </w:pPr>
      <w:r w:rsidRPr="004F2B4F">
        <w:t>2328 10989 26020 43341 58358 67109 67080 58281 43401 26213 11058  2317</w:t>
      </w:r>
    </w:p>
    <w:p w:rsidR="00620A54" w:rsidRPr="004F2B4F" w:rsidRDefault="00620A54" w:rsidP="002603CC">
      <w:pPr>
        <w:pStyle w:val="Code"/>
        <w:jc w:val="both"/>
      </w:pPr>
      <w:r w:rsidRPr="004F2B4F">
        <w:t>3365 15922 37712 62733 84492 97150 97110 84380 62820 37991 16021  3349</w:t>
      </w:r>
    </w:p>
    <w:p w:rsidR="00620A54" w:rsidRPr="004F2B4F" w:rsidRDefault="00620A54" w:rsidP="002603CC">
      <w:pPr>
        <w:pStyle w:val="Code"/>
        <w:jc w:val="both"/>
      </w:pPr>
      <w:r w:rsidRPr="004F2B4F">
        <w:t>3426 16230 38440 63939 86109 99010 98969 85995 64027 38724 16331  3410</w:t>
      </w:r>
    </w:p>
    <w:p w:rsidR="00620A54" w:rsidRPr="004F2B4F" w:rsidRDefault="00620A54" w:rsidP="002603CC">
      <w:pPr>
        <w:pStyle w:val="Code"/>
        <w:jc w:val="both"/>
      </w:pPr>
      <w:r w:rsidRPr="004F2B4F">
        <w:t>2027  9612 22730 37790 50909 58529 58505 50841 37843 22898  9672  2018</w:t>
      </w:r>
    </w:p>
    <w:p w:rsidR="00620A54" w:rsidRPr="004F2B4F" w:rsidRDefault="00620A54" w:rsidP="002603CC">
      <w:pPr>
        <w:pStyle w:val="Code"/>
        <w:jc w:val="both"/>
      </w:pPr>
      <w:r w:rsidRPr="004F2B4F">
        <w:lastRenderedPageBreak/>
        <w:t xml:space="preserve"> 672  3178  7538 12535 16892 19440 19432 16870 12552  7594  3198   669</w:t>
      </w:r>
    </w:p>
    <w:p w:rsidR="00620A54" w:rsidRPr="004F2B4F" w:rsidRDefault="00620A54" w:rsidP="002603CC">
      <w:pPr>
        <w:pStyle w:val="Code"/>
        <w:jc w:val="both"/>
      </w:pPr>
      <w:r w:rsidRPr="004F2B4F">
        <w:t xml:space="preserve"> 101   479  1135  1890  2542  2924  2923  2539  1892  1144   482   101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402" w:name="_Toc285701669"/>
      <w:commentRangeStart w:id="403"/>
      <w:r w:rsidRPr="004F2B4F">
        <w:rPr>
          <w:lang w:val="en-US"/>
        </w:rPr>
        <w:t>Bichrom</w:t>
      </w:r>
      <w:commentRangeEnd w:id="403"/>
      <w:r w:rsidRPr="004F2B4F">
        <w:rPr>
          <w:rStyle w:val="CommentReference"/>
          <w:i w:val="0"/>
          <w:iCs w:val="0"/>
          <w:lang w:val="en-US"/>
        </w:rPr>
        <w:commentReference w:id="403"/>
      </w:r>
    </w:p>
    <w:p w:rsidR="00620A54" w:rsidRPr="004F2B4F" w:rsidRDefault="00620A54" w:rsidP="002603CC">
      <w:pPr>
        <w:pStyle w:val="Heading3"/>
        <w:jc w:val="both"/>
        <w:rPr>
          <w:lang w:val="en-US"/>
        </w:rPr>
      </w:pPr>
      <w:bookmarkStart w:id="404" w:name="_Toc285701670"/>
      <w:bookmarkStart w:id="405" w:name="_Toc412623860"/>
      <w:bookmarkEnd w:id="402"/>
      <w:r w:rsidRPr="004F2B4F">
        <w:rPr>
          <w:lang w:val="en-US"/>
        </w:rPr>
        <w:t>Special types of wave boundary conditions</w:t>
      </w:r>
      <w:bookmarkEnd w:id="404"/>
      <w:bookmarkEnd w:id="405"/>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406" w:name="_Ref285374442"/>
      <w:bookmarkStart w:id="407" w:name="_Toc285701671"/>
      <w:bookmarkStart w:id="408" w:name="_Toc412623861"/>
      <w:r w:rsidRPr="004F2B4F">
        <w:rPr>
          <w:lang w:val="en-US"/>
        </w:rPr>
        <w:t>Temporally and/or spatially varying wave boundary conditions</w:t>
      </w:r>
      <w:bookmarkEnd w:id="406"/>
      <w:bookmarkEnd w:id="407"/>
      <w:bookmarkEnd w:id="408"/>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r w:rsidRPr="004F2B4F">
        <w:rPr>
          <w:i/>
          <w:lang w:val="en-US"/>
        </w:rPr>
        <w:t>rt</w:t>
      </w:r>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r w:rsidRPr="00844679">
        <w:rPr>
          <w:lang w:val="nl-NL"/>
        </w:rPr>
        <w:t>filelist.txt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 xml:space="preserve">wbcversion </w:t>
      </w:r>
      <w:r w:rsidRPr="004F2B4F">
        <w:rPr>
          <w:i/>
          <w:lang w:val="en-US"/>
        </w:rPr>
        <w:lastRenderedPageBreak/>
        <w:t>=3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409"/>
      <w:r w:rsidRPr="004F2B4F">
        <w:rPr>
          <w:lang w:val="en-US"/>
        </w:rPr>
        <w:t xml:space="preserve"> </w:t>
      </w:r>
      <w:r w:rsidRPr="004F2B4F">
        <w:rPr>
          <w:highlight w:val="yellow"/>
          <w:lang w:val="en-US"/>
        </w:rPr>
        <w:t>REF</w:t>
      </w:r>
      <w:commentRangeEnd w:id="409"/>
      <w:r w:rsidR="00CB6372" w:rsidRPr="004F2B4F">
        <w:rPr>
          <w:rStyle w:val="CommentReference"/>
          <w:lang w:val="en-US"/>
        </w:rPr>
        <w:commentReference w:id="409"/>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410" w:name="_Toc285701672"/>
      <w:bookmarkStart w:id="411" w:name="_Toc412623862"/>
      <w:commentRangeStart w:id="412"/>
      <w:r w:rsidRPr="004F2B4F">
        <w:rPr>
          <w:lang w:val="en-US"/>
        </w:rPr>
        <w:t xml:space="preserve">Notes on the generation of wave boundary </w:t>
      </w:r>
      <w:commentRangeStart w:id="413"/>
      <w:r w:rsidRPr="004F2B4F">
        <w:rPr>
          <w:lang w:val="en-US"/>
        </w:rPr>
        <w:t>conditions</w:t>
      </w:r>
      <w:bookmarkEnd w:id="410"/>
      <w:commentRangeEnd w:id="413"/>
      <w:r w:rsidR="005802B7" w:rsidRPr="004F2B4F">
        <w:rPr>
          <w:rStyle w:val="CommentReference"/>
          <w:bCs w:val="0"/>
          <w:iCs w:val="0"/>
          <w:lang w:val="en-US"/>
        </w:rPr>
        <w:commentReference w:id="413"/>
      </w:r>
      <w:bookmarkEnd w:id="411"/>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414"/>
      <w:r w:rsidRPr="004F2B4F">
        <w:rPr>
          <w:lang w:val="en-US"/>
        </w:rPr>
        <w:t>If the memory requirement is too large</w:t>
      </w:r>
      <w:commentRangeEnd w:id="414"/>
      <w:r w:rsidR="000032BA" w:rsidRPr="004F2B4F">
        <w:rPr>
          <w:rStyle w:val="CommentReference"/>
          <w:lang w:val="en-US"/>
        </w:rPr>
        <w:commentReference w:id="414"/>
      </w:r>
      <w:r w:rsidRPr="004F2B4F">
        <w:rPr>
          <w:lang w:val="en-US"/>
        </w:rPr>
        <w:t xml:space="preserve">, the user must choose to either </w:t>
      </w:r>
      <w:r w:rsidRPr="004F2B4F">
        <w:rPr>
          <w:lang w:val="en-US"/>
        </w:rPr>
        <w:lastRenderedPageBreak/>
        <w:t>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412"/>
      <w:r w:rsidR="009D4808" w:rsidRPr="004F2B4F">
        <w:rPr>
          <w:rStyle w:val="CommentReference"/>
          <w:lang w:val="en-US"/>
        </w:rPr>
        <w:commentReference w:id="412"/>
      </w:r>
    </w:p>
    <w:p w:rsidR="00620A54" w:rsidRPr="004F2B4F" w:rsidRDefault="00620A54" w:rsidP="002603CC">
      <w:pPr>
        <w:pStyle w:val="Heading2"/>
        <w:spacing w:line="240" w:lineRule="auto"/>
        <w:jc w:val="both"/>
        <w:rPr>
          <w:lang w:val="en-US"/>
        </w:rPr>
      </w:pPr>
      <w:bookmarkStart w:id="415" w:name="_Toc285701673"/>
      <w:bookmarkStart w:id="416" w:name="_Toc412623863"/>
      <w:r w:rsidRPr="004F2B4F">
        <w:rPr>
          <w:lang w:val="en-US"/>
        </w:rPr>
        <w:t>Flow, tide and surge input</w:t>
      </w:r>
      <w:bookmarkEnd w:id="415"/>
      <w:bookmarkEnd w:id="416"/>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each boundary  tid</w:t>
      </w:r>
      <w:r w:rsidR="000032BA" w:rsidRPr="004F2B4F">
        <w:rPr>
          <w:lang w:val="en-US"/>
        </w:rPr>
        <w:t>al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417"/>
      <w:r w:rsidRPr="004F2B4F">
        <w:rPr>
          <w:lang w:val="en-US"/>
        </w:rPr>
        <w:t xml:space="preserve">within the model are described in the sections on bed friction and viscosity </w:t>
      </w:r>
      <w:commentRangeStart w:id="418"/>
      <w:r w:rsidRPr="004F2B4F">
        <w:rPr>
          <w:lang w:val="en-US"/>
        </w:rPr>
        <w:t>parameters</w:t>
      </w:r>
      <w:commentRangeEnd w:id="417"/>
      <w:r w:rsidR="000032BA" w:rsidRPr="004F2B4F">
        <w:rPr>
          <w:rStyle w:val="CommentReference"/>
          <w:lang w:val="en-US"/>
        </w:rPr>
        <w:commentReference w:id="417"/>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commentRangeEnd w:id="418"/>
      <w:r w:rsidR="009D4808" w:rsidRPr="004F2B4F">
        <w:rPr>
          <w:rStyle w:val="CommentReference"/>
          <w:lang w:val="en-US"/>
        </w:rPr>
        <w:commentReference w:id="418"/>
      </w:r>
      <w:r w:rsidRPr="004F2B4F">
        <w:rPr>
          <w:lang w:val="en-US"/>
        </w:rPr>
        <w:t>and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419" w:name="_Ref285375281"/>
      <w:bookmarkStart w:id="420" w:name="_Toc285701674"/>
      <w:bookmarkStart w:id="421" w:name="_Toc412623864"/>
      <w:r w:rsidRPr="004F2B4F">
        <w:rPr>
          <w:lang w:val="en-US"/>
        </w:rPr>
        <w:t>Flow boundary conditions</w:t>
      </w:r>
      <w:bookmarkEnd w:id="419"/>
      <w:bookmarkEnd w:id="420"/>
      <w:bookmarkEnd w:id="421"/>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921289" w:rsidRPr="004F2B4F" w:rsidRDefault="00620A54">
      <w:pPr>
        <w:pStyle w:val="BodyText"/>
        <w:rPr>
          <w:ins w:id="422" w:author="Robert McCall" w:date="2015-03-05T12:21:00Z"/>
          <w:lang w:val="en-US"/>
        </w:rPr>
        <w:pPrChange w:id="423" w:author="Robert McCall" w:date="2015-03-05T12:21:00Z">
          <w:pPr>
            <w:pStyle w:val="Heading3"/>
            <w:jc w:val="both"/>
          </w:pPr>
        </w:pPrChange>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waves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ins w:id="424" w:author="Robert McCall" w:date="2015-03-05T12:21:00Z">
        <w:r w:rsidR="00921289" w:rsidRPr="004F2B4F">
          <w:rPr>
            <w:lang w:val="en-US"/>
          </w:rPr>
          <w:t>Stationary boundary conditions</w:t>
        </w:r>
      </w:ins>
    </w:p>
    <w:p w:rsidR="00921289" w:rsidRPr="004F2B4F" w:rsidRDefault="00921289">
      <w:pPr>
        <w:pStyle w:val="BodyText"/>
        <w:rPr>
          <w:ins w:id="425" w:author="Robert McCall" w:date="2015-03-05T12:21:00Z"/>
          <w:lang w:val="en-US"/>
        </w:rPr>
        <w:pPrChange w:id="426" w:author="Robert McCall" w:date="2015-03-05T12:21:00Z">
          <w:pPr/>
        </w:pPrChange>
      </w:pPr>
    </w:p>
    <w:p w:rsidR="00844679" w:rsidRPr="004F2B4F" w:rsidDel="005E6B98" w:rsidRDefault="00844679" w:rsidP="00844679">
      <w:pPr>
        <w:pStyle w:val="BodyText"/>
        <w:rPr>
          <w:del w:id="427" w:author="Robert McCall" w:date="2015-03-05T10:09:00Z"/>
          <w:lang w:val="en-US"/>
        </w:rPr>
      </w:pPr>
      <w:del w:id="428" w:author="Robert McCall" w:date="2015-03-05T10:09:00Z">
        <w:r w:rsidRPr="004F2B4F" w:rsidDel="005E6B98">
          <w:rPr>
            <w:lang w:val="en-US"/>
          </w:rPr>
          <w:delText>Stationary boundary conditions</w:delText>
        </w:r>
      </w:del>
    </w:p>
    <w:p w:rsidR="00844679" w:rsidRPr="004F2B4F" w:rsidDel="005E6B98" w:rsidRDefault="00844679" w:rsidP="00844679">
      <w:pPr>
        <w:pStyle w:val="BodyText"/>
        <w:rPr>
          <w:del w:id="429" w:author="Robert McCall" w:date="2015-03-05T10:09:00Z"/>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430"/>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lastRenderedPageBreak/>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430"/>
    <w:p w:rsidR="00620A54" w:rsidRPr="004F2B4F" w:rsidRDefault="00C0086C" w:rsidP="002603CC">
      <w:pPr>
        <w:pStyle w:val="BodyText"/>
        <w:rPr>
          <w:lang w:val="en-US"/>
        </w:rPr>
      </w:pPr>
      <w:r w:rsidRPr="004F2B4F">
        <w:rPr>
          <w:rStyle w:val="CommentReference"/>
          <w:lang w:val="en-US"/>
        </w:rPr>
        <w:commentReference w:id="430"/>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lastRenderedPageBreak/>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431" w:name="_Ref285440556"/>
      <w:bookmarkStart w:id="432" w:name="_Toc285701675"/>
      <w:bookmarkStart w:id="433" w:name="_Toc412623865"/>
      <w:r w:rsidRPr="004F2B4F">
        <w:rPr>
          <w:lang w:val="en-US"/>
        </w:rPr>
        <w:t>Time-varying tide/surge</w:t>
      </w:r>
      <w:bookmarkEnd w:id="431"/>
      <w:bookmarkEnd w:id="432"/>
      <w:bookmarkEnd w:id="433"/>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applied  </w:t>
      </w:r>
      <w:r w:rsidRPr="004F2B4F">
        <w:rPr>
          <w:rStyle w:val="IntenseEmphasis"/>
          <w:lang w:val="en-US"/>
        </w:rPr>
        <w:t xml:space="preserve">all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(x=1,y=1),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w:t>
      </w:r>
      <w:r w:rsidRPr="004F2B4F">
        <w:rPr>
          <w:rStyle w:val="IntenseEmphasis"/>
          <w:lang w:val="en-US"/>
        </w:rPr>
        <w:lastRenderedPageBreak/>
        <w:t>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r w:rsidRPr="004F2B4F">
        <w:rPr>
          <w:rStyle w:val="IntenseEmphasis"/>
          <w:lang w:val="en-US"/>
        </w:rPr>
        <w:t>used,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&lt;time 1&gt; &lt;zs 1,1&gt; [&lt;zs 2,1&gt; [&lt;zs 3,1&gt; &lt;zs 4,1&gt;]]</w:t>
      </w:r>
    </w:p>
    <w:p w:rsidR="00620A54" w:rsidRPr="004F2B4F" w:rsidRDefault="00620A54" w:rsidP="002603CC">
      <w:pPr>
        <w:pStyle w:val="Code"/>
        <w:jc w:val="both"/>
      </w:pPr>
      <w:r w:rsidRPr="004F2B4F">
        <w:t>&lt;time 2&gt; &lt;zs 1,2&gt; [&lt;zs 2,2&gt; [&lt;zs 3,2&gt; &lt;zs 4,2&gt;]]</w:t>
      </w:r>
    </w:p>
    <w:p w:rsidR="00620A54" w:rsidRPr="004F2B4F" w:rsidRDefault="00620A54" w:rsidP="002603CC">
      <w:pPr>
        <w:pStyle w:val="Code"/>
        <w:jc w:val="both"/>
      </w:pPr>
      <w:r w:rsidRPr="004F2B4F">
        <w:t>&lt;time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&lt;time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34" w:name="_Toc285701676"/>
      <w:bookmarkStart w:id="435" w:name="_Toc412623866"/>
      <w:r w:rsidRPr="004F2B4F">
        <w:rPr>
          <w:lang w:val="en-US"/>
        </w:rPr>
        <w:t>Water level (dam break)</w:t>
      </w:r>
      <w:bookmarkEnd w:id="434"/>
      <w:bookmarkEnd w:id="435"/>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input file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for hotstart flow conditions with pressure gradient balanced by </w:t>
            </w:r>
            <w:r w:rsidRPr="004F2B4F">
              <w:lastRenderedPageBreak/>
              <w:t>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36" w:name="_Toc285701677"/>
      <w:bookmarkStart w:id="437" w:name="_Toc412623867"/>
      <w:r w:rsidRPr="004F2B4F">
        <w:rPr>
          <w:lang w:val="en-US"/>
        </w:rPr>
        <w:t>Wind input</w:t>
      </w:r>
      <w:bookmarkEnd w:id="436"/>
      <w:bookmarkEnd w:id="437"/>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&lt;time 1&gt; &lt;windv 1&gt; &lt;windth 1&gt;</w:t>
      </w:r>
    </w:p>
    <w:p w:rsidR="00620A54" w:rsidRPr="004F2B4F" w:rsidRDefault="00620A54" w:rsidP="002603CC">
      <w:pPr>
        <w:pStyle w:val="Code"/>
        <w:jc w:val="both"/>
      </w:pPr>
      <w:r w:rsidRPr="004F2B4F">
        <w:t>&lt;time 2&gt; &lt;windv 2&gt; &lt;windth 2&gt;</w:t>
      </w:r>
    </w:p>
    <w:p w:rsidR="00620A54" w:rsidRPr="004F2B4F" w:rsidRDefault="00620A54" w:rsidP="002603CC">
      <w:pPr>
        <w:pStyle w:val="Code"/>
        <w:jc w:val="both"/>
      </w:pPr>
      <w:r w:rsidRPr="004F2B4F">
        <w:t>&lt;time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38" w:name="_Toc285701678"/>
      <w:bookmarkStart w:id="439" w:name="_Toc412623868"/>
      <w:r w:rsidRPr="004F2B4F">
        <w:rPr>
          <w:lang w:val="en-US"/>
        </w:rPr>
        <w:t>Sediment input</w:t>
      </w:r>
      <w:bookmarkEnd w:id="438"/>
      <w:bookmarkEnd w:id="439"/>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lastRenderedPageBreak/>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440"/>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b/>
          <w:bCs/>
          <w:lang w:val="en-US"/>
        </w:rPr>
        <w:t>Error! Reference source not found.</w:t>
      </w:r>
      <w:r w:rsidRPr="004F2B4F">
        <w:rPr>
          <w:lang w:val="en-US"/>
        </w:rPr>
        <w:fldChar w:fldCharType="end"/>
      </w:r>
      <w:r w:rsidRPr="004F2B4F">
        <w:rPr>
          <w:lang w:val="en-US"/>
        </w:rPr>
        <w:t>).</w:t>
      </w:r>
      <w:commentRangeEnd w:id="440"/>
      <w:r w:rsidR="00742DB2" w:rsidRPr="004F2B4F">
        <w:rPr>
          <w:rStyle w:val="CommentReference"/>
          <w:lang w:val="en-US"/>
        </w:rPr>
        <w:commentReference w:id="440"/>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but now holds values over the three dimensions x (nx+1), y (ny+1)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441"/>
            <w:r w:rsidRPr="004F2B4F">
              <w:rPr>
                <w:highlight w:val="yellow"/>
              </w:rPr>
              <w:t>size(par%D90 - None</w:t>
            </w:r>
            <w:commentRangeEnd w:id="441"/>
            <w:r w:rsidR="00664C37" w:rsidRPr="004F2B4F">
              <w:rPr>
                <w:rStyle w:val="CommentReference"/>
                <w:rFonts w:ascii="Arial" w:eastAsia="Times New Roman" w:hAnsi="Arial" w:cs="Arial"/>
                <w:color w:val="auto"/>
              </w:rPr>
              <w:commentReference w:id="441"/>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442"/>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442"/>
            <w:r w:rsidR="00664C37" w:rsidRPr="004F2B4F">
              <w:rPr>
                <w:rStyle w:val="CommentReference"/>
                <w:rFonts w:ascii="Arial" w:eastAsia="Times New Roman" w:hAnsi="Arial" w:cs="Arial"/>
                <w:color w:val="auto"/>
              </w:rPr>
              <w:commentReference w:id="442"/>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3" w:name="_Toc285701679"/>
      <w:bookmarkStart w:id="444" w:name="_Toc412623869"/>
      <w:r w:rsidRPr="004F2B4F">
        <w:rPr>
          <w:lang w:val="en-US"/>
        </w:rPr>
        <w:t>Vegetation input</w:t>
      </w:r>
      <w:bookmarkEnd w:id="443"/>
      <w:bookmarkEnd w:id="444"/>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w:t>
      </w:r>
      <w:r w:rsidRPr="004F2B4F">
        <w:rPr>
          <w:lang w:val="en-US"/>
        </w:rPr>
        <w:lastRenderedPageBreak/>
        <w:t xml:space="preserve">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r w:rsidRPr="004F2B4F">
        <w:rPr>
          <w:i/>
          <w:lang w:val="en-US"/>
        </w:rPr>
        <w:t>bv</w:t>
      </w:r>
      <w:r w:rsidRPr="004F2B4F">
        <w:rPr>
          <w:lang w:val="en-US"/>
        </w:rPr>
        <w:t xml:space="preserve"> and </w:t>
      </w:r>
      <w:r w:rsidRPr="004F2B4F">
        <w:rPr>
          <w:i/>
          <w:lang w:val="en-US"/>
        </w:rPr>
        <w:t>N</w:t>
      </w:r>
      <w:r w:rsidRPr="004F2B4F">
        <w:rPr>
          <w:lang w:val="en-US"/>
        </w:rPr>
        <w:t xml:space="preserve"> that represent the 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r w:rsidRPr="004F2B4F">
        <w:t>cauliflo</w:t>
      </w:r>
      <w:r w:rsidR="0058269A" w:rsidRPr="004F2B4F">
        <w:t>wer</w:t>
      </w:r>
    </w:p>
    <w:p w:rsidR="00620A54" w:rsidRPr="004F2B4F" w:rsidRDefault="00620A54" w:rsidP="002603CC">
      <w:pPr>
        <w:pStyle w:val="Code"/>
        <w:jc w:val="both"/>
      </w:pPr>
      <w:r w:rsidRPr="004F2B4F">
        <w:t>corn</w:t>
      </w:r>
    </w:p>
    <w:p w:rsidR="00620A54" w:rsidRPr="004F2B4F" w:rsidRDefault="00620A54" w:rsidP="002603CC">
      <w:pPr>
        <w:pStyle w:val="Codeheader"/>
        <w:rPr>
          <w:lang w:val="en-US"/>
        </w:rPr>
      </w:pPr>
      <w:r w:rsidRPr="004F2B4F">
        <w:rPr>
          <w:lang w:val="en-US"/>
        </w:rPr>
        <w:t>cauliflower</w:t>
      </w:r>
    </w:p>
    <w:p w:rsidR="00620A54" w:rsidRPr="004F2B4F" w:rsidRDefault="00620A54" w:rsidP="002603CC">
      <w:pPr>
        <w:pStyle w:val="Code"/>
        <w:jc w:val="both"/>
      </w:pPr>
      <w:r w:rsidRPr="004F2B4F">
        <w:t>ah = 0.2</w:t>
      </w:r>
    </w:p>
    <w:p w:rsidR="00620A54" w:rsidRPr="004F2B4F" w:rsidRDefault="00620A54" w:rsidP="002603CC">
      <w:pPr>
        <w:pStyle w:val="Code"/>
        <w:jc w:val="both"/>
      </w:pPr>
      <w:r w:rsidRPr="004F2B4F">
        <w:t>Cd = 1.0</w:t>
      </w:r>
    </w:p>
    <w:p w:rsidR="00620A54" w:rsidRPr="004F2B4F" w:rsidRDefault="00620A54" w:rsidP="002603CC">
      <w:pPr>
        <w:pStyle w:val="Code"/>
        <w:jc w:val="both"/>
      </w:pPr>
      <w:r w:rsidRPr="004F2B4F">
        <w:t>bv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r w:rsidRPr="004F2B4F">
        <w:rPr>
          <w:lang w:val="en-US"/>
        </w:rPr>
        <w:t>corn</w:t>
      </w:r>
    </w:p>
    <w:p w:rsidR="00620A54" w:rsidRPr="004F2B4F" w:rsidRDefault="00620A54" w:rsidP="002603CC">
      <w:pPr>
        <w:pStyle w:val="Code"/>
        <w:jc w:val="both"/>
      </w:pPr>
      <w:r w:rsidRPr="004F2B4F">
        <w:t>nsec = 3</w:t>
      </w:r>
    </w:p>
    <w:p w:rsidR="00620A54" w:rsidRPr="004F2B4F" w:rsidRDefault="00620A54" w:rsidP="002603CC">
      <w:pPr>
        <w:pStyle w:val="Code"/>
        <w:jc w:val="both"/>
      </w:pPr>
      <w:r w:rsidRPr="004F2B4F">
        <w:t>ah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r w:rsidRPr="004F2B4F">
        <w:t>bv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445"/>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445"/>
      <w:r w:rsidR="00664C37" w:rsidRPr="004F2B4F">
        <w:rPr>
          <w:rStyle w:val="CommentReference"/>
          <w:lang w:val="en-US"/>
        </w:rPr>
        <w:commentReference w:id="445"/>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6" w:name="_Toc285701680"/>
      <w:bookmarkStart w:id="447" w:name="_Toc412623870"/>
      <w:r w:rsidRPr="004F2B4F">
        <w:rPr>
          <w:lang w:val="en-US"/>
        </w:rPr>
        <w:t>Discharge input</w:t>
      </w:r>
      <w:bookmarkEnd w:id="446"/>
      <w:bookmarkEnd w:id="447"/>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lastRenderedPageBreak/>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&lt;x_start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448"/>
      <w:r w:rsidRPr="004F2B4F">
        <w:rPr>
          <w:lang w:val="en-US"/>
        </w:rPr>
        <w:t xml:space="preserve">Discharge sections can be located along grid cell borders that are either oriented cross-shore or alongshore, but not a combination of the two. In a regular grid this implies that </w:t>
      </w:r>
      <w:r w:rsidR="00C87E94" w:rsidRPr="004F2B4F">
        <w:rPr>
          <w:lang w:val="en-US"/>
        </w:rPr>
        <w:t>either the start and</w:t>
      </w:r>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448"/>
      <w:r w:rsidR="00664C37" w:rsidRPr="004F2B4F">
        <w:rPr>
          <w:rStyle w:val="CommentReference"/>
          <w:lang w:val="en-US"/>
        </w:rPr>
        <w:commentReference w:id="448"/>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ndisch,1&gt;</w:t>
      </w:r>
    </w:p>
    <w:p w:rsidR="00620A54" w:rsidRPr="00844679" w:rsidRDefault="00620A54" w:rsidP="002603CC">
      <w:pPr>
        <w:pStyle w:val="Code"/>
        <w:jc w:val="both"/>
        <w:rPr>
          <w:lang w:val="de-DE"/>
        </w:rPr>
      </w:pPr>
      <w:r w:rsidRPr="00844679">
        <w:rPr>
          <w:lang w:val="de-DE"/>
        </w:rPr>
        <w:t>&lt;t 2&gt; &lt;Q 1,2&gt; &lt;Q 2,2&gt; ... &lt;Q ndisch,2&gt;</w:t>
      </w:r>
    </w:p>
    <w:p w:rsidR="00620A54" w:rsidRPr="00844679" w:rsidRDefault="00620A54" w:rsidP="002603CC">
      <w:pPr>
        <w:pStyle w:val="Code"/>
        <w:jc w:val="both"/>
        <w:rPr>
          <w:lang w:val="de-DE"/>
        </w:rPr>
      </w:pPr>
      <w:r w:rsidRPr="00844679">
        <w:rPr>
          <w:lang w:val="de-DE"/>
        </w:rPr>
        <w:t>&lt;t 3&gt; &lt;Q 1,3&gt; &lt;Q 2,3&gt; ... &lt;Q ndisch,3&gt;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 xml:space="preserve">&lt;t ntdisch&gt; &lt;Q 1,ntdisch&gt;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49" w:name="_Toc285701681"/>
      <w:bookmarkStart w:id="450" w:name="_Toc412623871"/>
      <w:r w:rsidRPr="004F2B4F">
        <w:rPr>
          <w:lang w:val="en-US"/>
        </w:rPr>
        <w:lastRenderedPageBreak/>
        <w:t>Drifters input</w:t>
      </w:r>
      <w:bookmarkEnd w:id="449"/>
      <w:bookmarkEnd w:id="450"/>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&lt;x 1&gt; &lt;y 1&gt; &lt;t_start 1&gt; &lt;t_end 1&gt;</w:t>
      </w:r>
    </w:p>
    <w:p w:rsidR="00620A54" w:rsidRPr="00F84248" w:rsidRDefault="00620A54" w:rsidP="002603CC">
      <w:pPr>
        <w:pStyle w:val="Code"/>
        <w:jc w:val="both"/>
        <w:rPr>
          <w:lang w:val="en-GB"/>
          <w:rPrChange w:id="451" w:author="Robert McCall" w:date="2015-03-05T12:36:00Z">
            <w:rPr>
              <w:lang w:val="fr-FR"/>
            </w:rPr>
          </w:rPrChange>
        </w:rPr>
      </w:pPr>
      <w:r w:rsidRPr="00F84248">
        <w:rPr>
          <w:lang w:val="en-GB"/>
          <w:rPrChange w:id="452" w:author="Robert McCall" w:date="2015-03-05T12:36:00Z">
            <w:rPr>
              <w:lang w:val="fr-FR"/>
            </w:rPr>
          </w:rPrChange>
        </w:rPr>
        <w:t>&lt;x 2&gt; &lt;y 2&gt; &lt;t_start 2&gt; &lt;t_end 2&gt;</w:t>
      </w:r>
    </w:p>
    <w:p w:rsidR="00620A54" w:rsidRPr="00F84248" w:rsidRDefault="00620A54" w:rsidP="002603CC">
      <w:pPr>
        <w:pStyle w:val="Code"/>
        <w:jc w:val="both"/>
        <w:rPr>
          <w:lang w:val="en-GB"/>
          <w:rPrChange w:id="453" w:author="Robert McCall" w:date="2015-03-05T12:36:00Z">
            <w:rPr>
              <w:lang w:val="fr-FR"/>
            </w:rPr>
          </w:rPrChange>
        </w:rPr>
      </w:pPr>
      <w:r w:rsidRPr="00F84248">
        <w:rPr>
          <w:lang w:val="en-GB"/>
          <w:rPrChange w:id="454" w:author="Robert McCall" w:date="2015-03-05T12:36:00Z">
            <w:rPr>
              <w:lang w:val="fr-FR"/>
            </w:rPr>
          </w:rPrChange>
        </w:rPr>
        <w:t>&lt;x 3&gt; &lt;y 3&gt; &lt;t_start 3&gt; &lt;t_end 3&gt;</w:t>
      </w:r>
    </w:p>
    <w:p w:rsidR="00620A54" w:rsidRPr="00F84248" w:rsidRDefault="00620A54" w:rsidP="002603CC">
      <w:pPr>
        <w:pStyle w:val="Code"/>
        <w:jc w:val="both"/>
        <w:rPr>
          <w:lang w:val="en-GB"/>
          <w:rPrChange w:id="455" w:author="Robert McCall" w:date="2015-03-05T12:36:00Z">
            <w:rPr>
              <w:lang w:val="de-DE"/>
            </w:rPr>
          </w:rPrChange>
        </w:rPr>
      </w:pPr>
      <w:r w:rsidRPr="00F84248">
        <w:rPr>
          <w:lang w:val="en-GB"/>
          <w:rPrChange w:id="456" w:author="Robert McCall" w:date="2015-03-05T12:36:00Z">
            <w:rPr>
              <w:lang w:val="de-DE"/>
            </w:rPr>
          </w:rPrChange>
        </w:rPr>
        <w:t>...</w:t>
      </w:r>
    </w:p>
    <w:p w:rsidR="00620A54" w:rsidRPr="00F84248" w:rsidRDefault="00620A54" w:rsidP="002603CC">
      <w:pPr>
        <w:pStyle w:val="Code"/>
        <w:jc w:val="both"/>
        <w:rPr>
          <w:lang w:val="en-GB"/>
          <w:rPrChange w:id="457" w:author="Robert McCall" w:date="2015-03-05T12:36:00Z">
            <w:rPr>
              <w:lang w:val="de-DE"/>
            </w:rPr>
          </w:rPrChange>
        </w:rPr>
      </w:pPr>
      <w:r w:rsidRPr="00F84248">
        <w:rPr>
          <w:lang w:val="en-GB"/>
          <w:rPrChange w:id="458" w:author="Robert McCall" w:date="2015-03-05T12:36:00Z">
            <w:rPr>
              <w:lang w:val="de-DE"/>
            </w:rPr>
          </w:rPrChange>
        </w:rPr>
        <w:t>&lt;x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59" w:name="_Toc285701682"/>
      <w:bookmarkStart w:id="460" w:name="_Toc412623872"/>
      <w:r w:rsidRPr="004F2B4F">
        <w:rPr>
          <w:lang w:val="en-US"/>
        </w:rPr>
        <w:t xml:space="preserve">Ship </w:t>
      </w:r>
      <w:r w:rsidR="000E2A0A" w:rsidRPr="004F2B4F">
        <w:rPr>
          <w:lang w:val="en-US"/>
        </w:rPr>
        <w:t>waves</w:t>
      </w:r>
      <w:bookmarkEnd w:id="459"/>
      <w:bookmarkEnd w:id="460"/>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The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dy,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461"/>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461"/>
      <w:r w:rsidR="00664C37" w:rsidRPr="004F2B4F">
        <w:rPr>
          <w:rStyle w:val="CommentReference"/>
          <w:lang w:val="en-US"/>
        </w:rPr>
        <w:commentReference w:id="461"/>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r w:rsidRPr="004F2B4F">
        <w:t>pannamax</w:t>
      </w:r>
    </w:p>
    <w:p w:rsidR="00620A54" w:rsidRPr="004F2B4F" w:rsidRDefault="00620A54" w:rsidP="002603CC">
      <w:pPr>
        <w:pStyle w:val="Code"/>
        <w:jc w:val="both"/>
      </w:pPr>
      <w:r w:rsidRPr="004F2B4F">
        <w:t>small</w:t>
      </w:r>
    </w:p>
    <w:p w:rsidR="00620A54" w:rsidRPr="004F2B4F" w:rsidRDefault="00620A54" w:rsidP="002603CC">
      <w:pPr>
        <w:pStyle w:val="Codeheader"/>
        <w:rPr>
          <w:lang w:val="en-US"/>
        </w:rPr>
      </w:pPr>
      <w:r w:rsidRPr="004F2B4F">
        <w:rPr>
          <w:lang w:val="en-US"/>
        </w:rPr>
        <w:t>pannamax</w:t>
      </w:r>
    </w:p>
    <w:p w:rsidR="00620A54" w:rsidRPr="004F2B4F" w:rsidRDefault="00620A54" w:rsidP="002603CC">
      <w:pPr>
        <w:pStyle w:val="Code"/>
        <w:jc w:val="both"/>
      </w:pPr>
      <w:r w:rsidRPr="004F2B4F">
        <w:t>dx = 10</w:t>
      </w:r>
    </w:p>
    <w:p w:rsidR="00620A54" w:rsidRPr="004F2B4F" w:rsidRDefault="00620A54" w:rsidP="002603CC">
      <w:pPr>
        <w:pStyle w:val="Code"/>
        <w:jc w:val="both"/>
      </w:pPr>
      <w:r w:rsidRPr="004F2B4F">
        <w:t>dy = 10</w:t>
      </w:r>
    </w:p>
    <w:p w:rsidR="00620A54" w:rsidRPr="004F2B4F" w:rsidRDefault="00620A54" w:rsidP="002603CC">
      <w:pPr>
        <w:pStyle w:val="Code"/>
        <w:jc w:val="both"/>
      </w:pPr>
      <w:r w:rsidRPr="004F2B4F">
        <w:t>nx = 30</w:t>
      </w:r>
    </w:p>
    <w:p w:rsidR="00620A54" w:rsidRPr="004F2B4F" w:rsidRDefault="00620A54" w:rsidP="002603CC">
      <w:pPr>
        <w:pStyle w:val="Code"/>
        <w:jc w:val="both"/>
      </w:pPr>
      <w:r w:rsidRPr="004F2B4F">
        <w:t>ny = 10</w:t>
      </w:r>
    </w:p>
    <w:p w:rsidR="00620A54" w:rsidRPr="004F2B4F" w:rsidRDefault="00620A54" w:rsidP="002603CC">
      <w:pPr>
        <w:pStyle w:val="Code"/>
        <w:jc w:val="both"/>
      </w:pPr>
      <w:r w:rsidRPr="004F2B4F">
        <w:t>shipgeom = pannamax_geom.txt</w:t>
      </w:r>
    </w:p>
    <w:p w:rsidR="00620A54" w:rsidRPr="004F2B4F" w:rsidRDefault="00620A54" w:rsidP="002603CC">
      <w:pPr>
        <w:pStyle w:val="Code"/>
        <w:jc w:val="both"/>
      </w:pPr>
      <w:r w:rsidRPr="004F2B4F">
        <w:t>xCG = 120</w:t>
      </w:r>
    </w:p>
    <w:p w:rsidR="00620A54" w:rsidRPr="004F2B4F" w:rsidRDefault="00620A54" w:rsidP="002603CC">
      <w:pPr>
        <w:pStyle w:val="Code"/>
        <w:jc w:val="both"/>
      </w:pPr>
      <w:r w:rsidRPr="004F2B4F">
        <w:t>yCG = 50</w:t>
      </w:r>
    </w:p>
    <w:p w:rsidR="00620A54" w:rsidRPr="004F2B4F" w:rsidRDefault="00620A54" w:rsidP="002603CC">
      <w:pPr>
        <w:pStyle w:val="Code"/>
        <w:jc w:val="both"/>
      </w:pPr>
      <w:r w:rsidRPr="004F2B4F">
        <w:t>zCG = 30</w:t>
      </w:r>
    </w:p>
    <w:p w:rsidR="00620A54" w:rsidRPr="004F2B4F" w:rsidRDefault="00620A54" w:rsidP="002603CC">
      <w:pPr>
        <w:pStyle w:val="Code"/>
        <w:jc w:val="both"/>
      </w:pPr>
      <w:r w:rsidRPr="004F2B4F">
        <w:lastRenderedPageBreak/>
        <w:t>shiptrack = pannamax_track.txt</w:t>
      </w:r>
    </w:p>
    <w:p w:rsidR="00620A54" w:rsidRPr="004F2B4F" w:rsidRDefault="00620A54" w:rsidP="002603CC">
      <w:pPr>
        <w:pStyle w:val="Code"/>
        <w:jc w:val="both"/>
      </w:pPr>
      <w:r w:rsidRPr="004F2B4F">
        <w:t>flying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&lt;z 0,0&gt; &lt;z 1,0&gt; &lt;z 2,0&gt; &lt;z 3,0&gt; ... &lt;z nx,0&gt; &lt;z nx+1,0&gt;</w:t>
      </w:r>
    </w:p>
    <w:p w:rsidR="00620A54" w:rsidRPr="004F2B4F" w:rsidRDefault="00620A54" w:rsidP="002603CC">
      <w:pPr>
        <w:pStyle w:val="Code"/>
        <w:jc w:val="both"/>
      </w:pPr>
      <w:r w:rsidRPr="004F2B4F">
        <w:t>&lt;z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&lt;t 1&gt; &lt;x 1&gt; &lt;y 1&gt; &lt;z 1&gt;</w:t>
      </w:r>
    </w:p>
    <w:p w:rsidR="00620A54" w:rsidRPr="00844679" w:rsidRDefault="00620A54" w:rsidP="002603CC">
      <w:pPr>
        <w:pStyle w:val="Code"/>
        <w:jc w:val="both"/>
        <w:rPr>
          <w:lang w:val="fr-FR"/>
        </w:rPr>
      </w:pPr>
      <w:r w:rsidRPr="00844679">
        <w:rPr>
          <w:lang w:val="fr-FR"/>
        </w:rPr>
        <w:t>&lt;t 2&gt; &lt;x 2&gt; &lt;y 2&gt; &lt;z 2&gt;</w:t>
      </w:r>
    </w:p>
    <w:p w:rsidR="00620A54" w:rsidRPr="00844679" w:rsidRDefault="00620A54" w:rsidP="002603CC">
      <w:pPr>
        <w:pStyle w:val="Code"/>
        <w:jc w:val="both"/>
        <w:rPr>
          <w:lang w:val="fr-FR"/>
        </w:rPr>
      </w:pPr>
      <w:r w:rsidRPr="00844679">
        <w:rPr>
          <w:lang w:val="fr-FR"/>
        </w:rPr>
        <w:t>&lt;t 3&gt; &lt;x 3&gt; &lt;y 3&gt; &lt;z 3&gt;</w:t>
      </w:r>
    </w:p>
    <w:p w:rsidR="00620A54" w:rsidRPr="00844679" w:rsidRDefault="00620A54" w:rsidP="002603CC">
      <w:pPr>
        <w:pStyle w:val="Code"/>
        <w:jc w:val="both"/>
        <w:rPr>
          <w:lang w:val="fr-FR"/>
        </w:rPr>
      </w:pPr>
      <w:r w:rsidRPr="00844679">
        <w:rPr>
          <w:lang w:val="fr-FR"/>
        </w:rPr>
        <w:t>...</w:t>
      </w:r>
    </w:p>
    <w:p w:rsidR="00620A54" w:rsidRPr="00F84248" w:rsidRDefault="00620A54" w:rsidP="002603CC">
      <w:pPr>
        <w:pStyle w:val="Codeheader"/>
        <w:rPr>
          <w:rPrChange w:id="462" w:author="Robert McCall" w:date="2015-03-05T12:34:00Z">
            <w:rPr/>
          </w:rPrChange>
        </w:rPr>
      </w:pPr>
      <w:r w:rsidRPr="00F84248">
        <w:t>small</w:t>
      </w:r>
    </w:p>
    <w:p w:rsidR="00620A54" w:rsidRPr="004F2B4F" w:rsidRDefault="00620A54" w:rsidP="002603CC">
      <w:pPr>
        <w:pStyle w:val="Code"/>
        <w:jc w:val="both"/>
      </w:pPr>
      <w:r w:rsidRPr="004F2B4F">
        <w:t>dx = 2</w:t>
      </w:r>
    </w:p>
    <w:p w:rsidR="00620A54" w:rsidRPr="004F2B4F" w:rsidRDefault="00620A54" w:rsidP="002603CC">
      <w:pPr>
        <w:pStyle w:val="Code"/>
        <w:jc w:val="both"/>
      </w:pPr>
      <w:r w:rsidRPr="004F2B4F">
        <w:t>dy = 2</w:t>
      </w:r>
    </w:p>
    <w:p w:rsidR="00620A54" w:rsidRPr="004F2B4F" w:rsidRDefault="00620A54" w:rsidP="002603CC">
      <w:pPr>
        <w:pStyle w:val="Code"/>
        <w:jc w:val="both"/>
      </w:pPr>
      <w:r w:rsidRPr="004F2B4F">
        <w:t>nx = 20</w:t>
      </w:r>
    </w:p>
    <w:p w:rsidR="00620A54" w:rsidRPr="004F2B4F" w:rsidRDefault="00620A54" w:rsidP="002603CC">
      <w:pPr>
        <w:pStyle w:val="Code"/>
        <w:jc w:val="both"/>
      </w:pPr>
      <w:r w:rsidRPr="004F2B4F">
        <w:t>ny = 4</w:t>
      </w:r>
    </w:p>
    <w:p w:rsidR="00620A54" w:rsidRPr="004F2B4F" w:rsidRDefault="00620A54" w:rsidP="002603CC">
      <w:pPr>
        <w:pStyle w:val="Code"/>
        <w:jc w:val="both"/>
      </w:pPr>
      <w:r w:rsidRPr="004F2B4F">
        <w:t>shipgeom = small_geom.txt</w:t>
      </w:r>
    </w:p>
    <w:p w:rsidR="00620A54" w:rsidRPr="004F2B4F" w:rsidRDefault="00620A54" w:rsidP="002603CC">
      <w:pPr>
        <w:pStyle w:val="Code"/>
        <w:jc w:val="both"/>
      </w:pPr>
      <w:r w:rsidRPr="004F2B4F">
        <w:t>xCG = 20</w:t>
      </w:r>
    </w:p>
    <w:p w:rsidR="00620A54" w:rsidRPr="004F2B4F" w:rsidRDefault="00620A54" w:rsidP="002603CC">
      <w:pPr>
        <w:pStyle w:val="Code"/>
        <w:jc w:val="both"/>
      </w:pPr>
      <w:r w:rsidRPr="004F2B4F">
        <w:t>yCG = 40</w:t>
      </w:r>
    </w:p>
    <w:p w:rsidR="00620A54" w:rsidRPr="004F2B4F" w:rsidRDefault="00620A54" w:rsidP="002603CC">
      <w:pPr>
        <w:pStyle w:val="Code"/>
        <w:jc w:val="both"/>
      </w:pPr>
      <w:r w:rsidRPr="004F2B4F">
        <w:t>zCG = 1.5</w:t>
      </w:r>
    </w:p>
    <w:p w:rsidR="00620A54" w:rsidRPr="004F2B4F" w:rsidRDefault="00620A54" w:rsidP="002603CC">
      <w:pPr>
        <w:pStyle w:val="Code"/>
        <w:jc w:val="both"/>
      </w:pPr>
      <w:r w:rsidRPr="004F2B4F">
        <w:t>shiptrack = small_track.txt</w:t>
      </w:r>
    </w:p>
    <w:p w:rsidR="00620A54" w:rsidRPr="004F2B4F" w:rsidRDefault="00620A54" w:rsidP="002603CC">
      <w:pPr>
        <w:pStyle w:val="Code"/>
        <w:jc w:val="both"/>
      </w:pPr>
      <w:r w:rsidRPr="004F2B4F">
        <w:t>flying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&lt;t 1&gt; &lt;x 1&gt; &lt;y 1&gt;</w:t>
      </w:r>
    </w:p>
    <w:p w:rsidR="00620A54" w:rsidRPr="004F2B4F" w:rsidRDefault="00620A54" w:rsidP="002603CC">
      <w:pPr>
        <w:pStyle w:val="Code"/>
        <w:jc w:val="both"/>
      </w:pPr>
      <w:r w:rsidRPr="004F2B4F">
        <w:t>&lt;t 2&gt; &lt;x 2&gt; &lt;y 2&gt;</w:t>
      </w:r>
    </w:p>
    <w:p w:rsidR="00620A54" w:rsidRPr="004F2B4F" w:rsidRDefault="00620A54" w:rsidP="002603CC">
      <w:pPr>
        <w:pStyle w:val="Code"/>
        <w:jc w:val="both"/>
      </w:pPr>
      <w:r w:rsidRPr="004F2B4F">
        <w:t>&lt;t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463" w:name="_Ref285455080"/>
      <w:bookmarkStart w:id="464" w:name="_Ref285455082"/>
      <w:bookmarkStart w:id="465" w:name="_Toc285701683"/>
      <w:bookmarkStart w:id="466" w:name="_Toc412623873"/>
      <w:r w:rsidRPr="004F2B4F">
        <w:rPr>
          <w:lang w:val="en-US"/>
        </w:rPr>
        <w:t>Output selection</w:t>
      </w:r>
      <w:bookmarkEnd w:id="463"/>
      <w:bookmarkEnd w:id="464"/>
      <w:bookmarkEnd w:id="465"/>
      <w:bookmarkEnd w:id="466"/>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global output </w:t>
            </w:r>
            <w:r w:rsidRPr="004F2B4F">
              <w:lastRenderedPageBreak/>
              <w:t>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Mnems of </w:t>
            </w:r>
            <w:r w:rsidRPr="004F2B4F">
              <w:lastRenderedPageBreak/>
              <w:t>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Name of file containing </w:t>
            </w:r>
            <w:r w:rsidRPr="004F2B4F">
              <w:lastRenderedPageBreak/>
              <w:t>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lastRenderedPageBreak/>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467" w:name="_Toc285701684"/>
      <w:bookmarkStart w:id="468" w:name="_Toc412623874"/>
      <w:r w:rsidRPr="004F2B4F">
        <w:rPr>
          <w:lang w:val="en-US"/>
        </w:rPr>
        <w:t>Output types</w:t>
      </w:r>
      <w:bookmarkEnd w:id="467"/>
      <w:bookmarkEnd w:id="468"/>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r w:rsidRPr="00844679">
        <w:rPr>
          <w:lang w:val="es-ES"/>
        </w:rPr>
        <w:t>nglobalvar = 3</w:t>
      </w:r>
    </w:p>
    <w:p w:rsidR="00620A54" w:rsidRPr="00844679" w:rsidRDefault="00620A54" w:rsidP="002603CC">
      <w:pPr>
        <w:pStyle w:val="Code"/>
        <w:jc w:val="both"/>
        <w:rPr>
          <w:lang w:val="es-ES"/>
        </w:rPr>
      </w:pPr>
      <w:r w:rsidRPr="00844679">
        <w:rPr>
          <w:lang w:val="es-ES"/>
        </w:rPr>
        <w:t>zs</w:t>
      </w:r>
    </w:p>
    <w:p w:rsidR="00620A54" w:rsidRPr="00844679" w:rsidRDefault="00620A54" w:rsidP="002603CC">
      <w:pPr>
        <w:pStyle w:val="Code"/>
        <w:jc w:val="both"/>
        <w:rPr>
          <w:lang w:val="es-ES"/>
        </w:rPr>
      </w:pPr>
      <w:r w:rsidRPr="00844679">
        <w:rPr>
          <w:lang w:val="es-ES"/>
        </w:rPr>
        <w:t>zb</w:t>
      </w:r>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nmeanvar = 2</w:t>
      </w:r>
    </w:p>
    <w:p w:rsidR="00620A54" w:rsidRPr="004F2B4F" w:rsidRDefault="00620A54" w:rsidP="002603CC">
      <w:pPr>
        <w:pStyle w:val="Code"/>
        <w:jc w:val="both"/>
      </w:pPr>
      <w:r w:rsidRPr="004F2B4F">
        <w:t>u</w:t>
      </w:r>
    </w:p>
    <w:p w:rsidR="00620A54" w:rsidRPr="004F2B4F" w:rsidRDefault="00620A54" w:rsidP="002603CC">
      <w:pPr>
        <w:pStyle w:val="Code"/>
        <w:jc w:val="both"/>
      </w:pPr>
      <w:r w:rsidRPr="004F2B4F">
        <w:t>v</w:t>
      </w:r>
    </w:p>
    <w:p w:rsidR="00620A54" w:rsidRPr="004F2B4F" w:rsidRDefault="00620A54" w:rsidP="002603CC">
      <w:pPr>
        <w:pStyle w:val="Heading4"/>
        <w:jc w:val="both"/>
        <w:rPr>
          <w:lang w:val="en-US"/>
        </w:rPr>
      </w:pPr>
      <w:commentRangeStart w:id="469"/>
      <w:r w:rsidRPr="004F2B4F">
        <w:rPr>
          <w:lang w:val="en-US"/>
        </w:rPr>
        <w:lastRenderedPageBreak/>
        <w:t>Fixed point output</w:t>
      </w:r>
    </w:p>
    <w:p w:rsidR="00F84248" w:rsidRDefault="00620A54" w:rsidP="002603CC">
      <w:pPr>
        <w:pStyle w:val="BodyText"/>
        <w:rPr>
          <w:ins w:id="470" w:author="Robert McCall" w:date="2015-03-05T12:36:00Z"/>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w:t>
      </w:r>
      <w:del w:id="471" w:author="Robert McCall" w:date="2015-03-05T12:36:00Z">
        <w:r w:rsidRPr="004F2B4F" w:rsidDel="00F84248">
          <w:rPr>
            <w:lang w:val="en-US"/>
          </w:rPr>
          <w:delText>, the number of output variables requested at that location and the names of the output variables to be included. The location coordinates are</w:delText>
        </w:r>
      </w:del>
      <w:r w:rsidRPr="004F2B4F">
        <w:rPr>
          <w:lang w:val="en-US"/>
        </w:rPr>
        <w:t xml:space="preserve"> given </w:t>
      </w:r>
      <w:del w:id="472" w:author="Robert McCall" w:date="2015-03-05T12:36:00Z">
        <w:r w:rsidRPr="004F2B4F" w:rsidDel="00F84248">
          <w:rPr>
            <w:lang w:val="en-US"/>
          </w:rPr>
          <w:delText xml:space="preserve">separately </w:delText>
        </w:r>
      </w:del>
      <w:r w:rsidRPr="004F2B4F">
        <w:rPr>
          <w:lang w:val="en-US"/>
        </w:rPr>
        <w:t>as</w:t>
      </w:r>
      <w:ins w:id="473" w:author="Robert McCall" w:date="2015-03-05T12:36:00Z">
        <w:r w:rsidR="00F84248">
          <w:rPr>
            <w:lang w:val="en-US"/>
          </w:rPr>
          <w:t xml:space="preserve"> the</w:t>
        </w:r>
      </w:ins>
      <w:r w:rsidRPr="004F2B4F">
        <w:rPr>
          <w:lang w:val="en-US"/>
        </w:rPr>
        <w:t xml:space="preserve"> x-coordinate and y-coordinate and in world coordinates. XBeach will link the output location to the nearest computational point.</w:t>
      </w:r>
    </w:p>
    <w:p w:rsidR="00F84248" w:rsidRDefault="00F84248" w:rsidP="002603CC">
      <w:pPr>
        <w:pStyle w:val="BodyText"/>
        <w:rPr>
          <w:ins w:id="474" w:author="Robert McCall" w:date="2015-03-05T12:36:00Z"/>
          <w:lang w:val="en-US"/>
        </w:rPr>
      </w:pPr>
      <w:ins w:id="475" w:author="Robert McCall" w:date="2015-03-05T12:36:00Z">
        <w:r>
          <w:rPr>
            <w:lang w:val="en-US"/>
          </w:rPr>
          <w:t>The user can specify the number a</w:t>
        </w:r>
      </w:ins>
      <w:ins w:id="476" w:author="Robert McCall" w:date="2015-03-05T12:37:00Z">
        <w:r>
          <w:rPr>
            <w:lang w:val="en-US"/>
          </w:rPr>
          <w:t>nd</w:t>
        </w:r>
      </w:ins>
      <w:ins w:id="477" w:author="Robert McCall" w:date="2015-03-05T12:36:00Z">
        <w:r>
          <w:rPr>
            <w:lang w:val="en-US"/>
          </w:rPr>
          <w:t xml:space="preserve"> selection of output variables</w:t>
        </w:r>
      </w:ins>
      <w:ins w:id="478" w:author="Robert McCall" w:date="2015-03-05T12:37:00Z">
        <w:r>
          <w:rPr>
            <w:lang w:val="en-US"/>
          </w:rPr>
          <w:t xml:space="preserve"> for all points (and run-up gauges, discussed in the following section) using the </w:t>
        </w:r>
      </w:ins>
      <w:ins w:id="479" w:author="Robert McCall" w:date="2015-03-05T12:39:00Z">
        <w:r>
          <w:rPr>
            <w:i/>
            <w:lang w:val="en-US"/>
          </w:rPr>
          <w:t>npointvar</w:t>
        </w:r>
        <w:r w:rsidR="0086256E">
          <w:rPr>
            <w:lang w:val="en-US"/>
          </w:rPr>
          <w:t xml:space="preserve"> </w:t>
        </w:r>
      </w:ins>
      <w:ins w:id="480" w:author="Robert McCall" w:date="2015-03-05T12:40:00Z">
        <w:r w:rsidR="0086256E" w:rsidRPr="004F2B4F">
          <w:rPr>
            <w:lang w:val="en-US"/>
          </w:rPr>
          <w:t xml:space="preserve">keyword in </w:t>
        </w:r>
        <w:r w:rsidR="0086256E" w:rsidRPr="004F2B4F">
          <w:rPr>
            <w:i/>
            <w:lang w:val="en-US"/>
          </w:rPr>
          <w:t>params.txt</w:t>
        </w:r>
      </w:ins>
      <w:ins w:id="481" w:author="Robert McCall" w:date="2015-03-05T12:41:00Z">
        <w:r w:rsidR="0063641A">
          <w:rPr>
            <w:i/>
            <w:lang w:val="en-US"/>
          </w:rPr>
          <w:t xml:space="preserve"> </w:t>
        </w:r>
        <w:r w:rsidR="0063641A">
          <w:rPr>
            <w:lang w:val="en-US"/>
          </w:rPr>
          <w:t>to specify the number of output variables</w:t>
        </w:r>
      </w:ins>
      <w:ins w:id="482" w:author="Robert McCall" w:date="2015-03-05T12:40:00Z">
        <w:r w:rsidR="0086256E" w:rsidRPr="004F2B4F">
          <w:rPr>
            <w:lang w:val="en-US"/>
          </w:rPr>
          <w:t>, immediately followed by the names of the requested variables on a separate line each.</w:t>
        </w:r>
      </w:ins>
    </w:p>
    <w:p w:rsidR="00620A54" w:rsidRPr="004F2B4F" w:rsidRDefault="00620A54" w:rsidP="002603CC">
      <w:pPr>
        <w:pStyle w:val="BodyText"/>
        <w:rPr>
          <w:lang w:val="en-US"/>
        </w:rPr>
      </w:pPr>
      <w:del w:id="483" w:author="Robert McCall" w:date="2015-03-05T12:36:00Z">
        <w:r w:rsidRPr="004F2B4F" w:rsidDel="00F84248">
          <w:rPr>
            <w:lang w:val="en-US"/>
          </w:rPr>
          <w:delText xml:space="preserve"> The variable names, including the last name, must be followed by a hash symbol (#). </w:delText>
        </w:r>
      </w:del>
      <w:r w:rsidRPr="004F2B4F">
        <w:rPr>
          <w:lang w:val="en-US"/>
        </w:rPr>
        <w:t>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w:t>
      </w:r>
      <w:del w:id="484" w:author="Robert McCall" w:date="2015-03-05T12:41:00Z">
        <w:r w:rsidRPr="004F2B4F" w:rsidDel="006B3D75">
          <w:rPr>
            <w:lang w:val="en-US"/>
          </w:rPr>
          <w:delText xml:space="preserve">This location has two output variables, </w:delText>
        </w:r>
        <w:r w:rsidRPr="004F2B4F" w:rsidDel="006B3D75">
          <w:rPr>
            <w:i/>
            <w:lang w:val="en-US"/>
          </w:rPr>
          <w:delText>u</w:delText>
        </w:r>
        <w:r w:rsidRPr="004F2B4F" w:rsidDel="006B3D75">
          <w:rPr>
            <w:lang w:val="en-US"/>
          </w:rPr>
          <w:delText xml:space="preserve"> and </w:delText>
        </w:r>
        <w:r w:rsidRPr="004F2B4F" w:rsidDel="006B3D75">
          <w:rPr>
            <w:i/>
            <w:lang w:val="en-US"/>
          </w:rPr>
          <w:delText>v</w:delText>
        </w:r>
        <w:r w:rsidRPr="004F2B4F" w:rsidDel="006B3D75">
          <w:rPr>
            <w:lang w:val="en-US"/>
          </w:rPr>
          <w:delText xml:space="preserve">. </w:delText>
        </w:r>
      </w:del>
      <w:r w:rsidRPr="004F2B4F">
        <w:rPr>
          <w:lang w:val="en-US"/>
        </w:rPr>
        <w:t xml:space="preserve">The second point is located on the lateral boundary (y = 1600.0) and somewhere in the middle of the domain in x-direction (x = 2000.0). </w:t>
      </w:r>
      <w:ins w:id="485" w:author="Robert McCall" w:date="2015-03-05T12:41:00Z">
        <w:r w:rsidR="006B3D75">
          <w:rPr>
            <w:lang w:val="en-US"/>
          </w:rPr>
          <w:t xml:space="preserve">Both locations </w:t>
        </w:r>
      </w:ins>
      <w:del w:id="486" w:author="Robert McCall" w:date="2015-03-05T12:41:00Z">
        <w:r w:rsidRPr="004F2B4F" w:rsidDel="006B3D75">
          <w:rPr>
            <w:lang w:val="en-US"/>
          </w:rPr>
          <w:delText>This location has</w:delText>
        </w:r>
      </w:del>
      <w:ins w:id="487" w:author="Robert McCall" w:date="2015-03-05T12:41:00Z">
        <w:r w:rsidR="006B3D75">
          <w:rPr>
            <w:lang w:val="en-US"/>
          </w:rPr>
          <w:t>have</w:t>
        </w:r>
      </w:ins>
      <w:r w:rsidRPr="004F2B4F">
        <w:rPr>
          <w:lang w:val="en-US"/>
        </w:rPr>
        <w:t xml:space="preserve">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r w:rsidRPr="00844679">
        <w:rPr>
          <w:lang w:val="nl-NL"/>
        </w:rPr>
        <w:t>npoints = 2</w:t>
      </w:r>
    </w:p>
    <w:p w:rsidR="00620A54" w:rsidRPr="00844679" w:rsidRDefault="00620A54" w:rsidP="002603CC">
      <w:pPr>
        <w:pStyle w:val="Code"/>
        <w:jc w:val="both"/>
        <w:rPr>
          <w:lang w:val="nl-NL"/>
        </w:rPr>
      </w:pPr>
      <w:r w:rsidRPr="00844679">
        <w:rPr>
          <w:lang w:val="nl-NL"/>
        </w:rPr>
        <w:t xml:space="preserve">0. 800. </w:t>
      </w:r>
      <w:del w:id="488" w:author="Robert McCall" w:date="2015-03-05T12:42:00Z">
        <w:r w:rsidRPr="00844679" w:rsidDel="006B3D75">
          <w:rPr>
            <w:lang w:val="nl-NL"/>
          </w:rPr>
          <w:delText>6 H#zs#zb#D#u#v#</w:delText>
        </w:r>
      </w:del>
    </w:p>
    <w:p w:rsidR="00620A54" w:rsidRDefault="00620A54" w:rsidP="002603CC">
      <w:pPr>
        <w:pStyle w:val="Code"/>
        <w:jc w:val="both"/>
        <w:rPr>
          <w:ins w:id="489" w:author="Robert McCall" w:date="2015-03-05T12:42:00Z"/>
          <w:lang w:val="nl-NL"/>
        </w:rPr>
      </w:pPr>
      <w:r w:rsidRPr="00844679">
        <w:rPr>
          <w:lang w:val="nl-NL"/>
        </w:rPr>
        <w:t xml:space="preserve">2000. 1600. </w:t>
      </w:r>
      <w:del w:id="490" w:author="Robert McCall" w:date="2015-03-05T12:42:00Z">
        <w:r w:rsidRPr="00844679" w:rsidDel="006B3D75">
          <w:rPr>
            <w:lang w:val="nl-NL"/>
          </w:rPr>
          <w:delText>6 H#zs#zb#D#u#v#</w:delText>
        </w:r>
      </w:del>
    </w:p>
    <w:p w:rsidR="006B3D75" w:rsidRDefault="006B3D75" w:rsidP="002603CC">
      <w:pPr>
        <w:pStyle w:val="Code"/>
        <w:jc w:val="both"/>
        <w:rPr>
          <w:ins w:id="491" w:author="Robert McCall" w:date="2015-03-05T12:42:00Z"/>
          <w:lang w:val="nl-NL"/>
        </w:rPr>
      </w:pPr>
    </w:p>
    <w:p w:rsidR="006B3D75" w:rsidRDefault="006B3D75" w:rsidP="002603CC">
      <w:pPr>
        <w:pStyle w:val="Code"/>
        <w:jc w:val="both"/>
        <w:rPr>
          <w:ins w:id="492" w:author="Robert McCall" w:date="2015-03-05T12:42:00Z"/>
          <w:lang w:val="nl-NL"/>
        </w:rPr>
      </w:pPr>
      <w:ins w:id="493" w:author="Robert McCall" w:date="2015-03-05T12:42:00Z">
        <w:r>
          <w:rPr>
            <w:lang w:val="nl-NL"/>
          </w:rPr>
          <w:t>npointvar = 4</w:t>
        </w:r>
      </w:ins>
    </w:p>
    <w:p w:rsidR="006B3D75" w:rsidRDefault="006B3D75" w:rsidP="002603CC">
      <w:pPr>
        <w:pStyle w:val="Code"/>
        <w:jc w:val="both"/>
        <w:rPr>
          <w:ins w:id="494" w:author="Robert McCall" w:date="2015-03-05T12:42:00Z"/>
          <w:lang w:val="nl-NL"/>
        </w:rPr>
      </w:pPr>
      <w:ins w:id="495" w:author="Robert McCall" w:date="2015-03-05T12:42:00Z">
        <w:r>
          <w:rPr>
            <w:lang w:val="nl-NL"/>
          </w:rPr>
          <w:t>H</w:t>
        </w:r>
      </w:ins>
    </w:p>
    <w:p w:rsidR="006B3D75" w:rsidRDefault="006B3D75" w:rsidP="002603CC">
      <w:pPr>
        <w:pStyle w:val="Code"/>
        <w:jc w:val="both"/>
        <w:rPr>
          <w:ins w:id="496" w:author="Robert McCall" w:date="2015-03-05T12:42:00Z"/>
          <w:lang w:val="nl-NL"/>
        </w:rPr>
      </w:pPr>
      <w:ins w:id="497" w:author="Robert McCall" w:date="2015-03-05T12:42:00Z">
        <w:r>
          <w:rPr>
            <w:lang w:val="nl-NL"/>
          </w:rPr>
          <w:t>zs</w:t>
        </w:r>
      </w:ins>
    </w:p>
    <w:p w:rsidR="006B3D75" w:rsidRDefault="006B3D75" w:rsidP="002603CC">
      <w:pPr>
        <w:pStyle w:val="Code"/>
        <w:jc w:val="both"/>
        <w:rPr>
          <w:ins w:id="498" w:author="Robert McCall" w:date="2015-03-05T12:42:00Z"/>
          <w:lang w:val="nl-NL"/>
        </w:rPr>
      </w:pPr>
      <w:ins w:id="499" w:author="Robert McCall" w:date="2015-03-05T12:42:00Z">
        <w:r>
          <w:rPr>
            <w:lang w:val="nl-NL"/>
          </w:rPr>
          <w:t>zb</w:t>
        </w:r>
      </w:ins>
    </w:p>
    <w:p w:rsidR="006B3D75" w:rsidRPr="00844679" w:rsidRDefault="006B3D75" w:rsidP="002603CC">
      <w:pPr>
        <w:pStyle w:val="Code"/>
        <w:jc w:val="both"/>
        <w:rPr>
          <w:lang w:val="nl-NL"/>
        </w:rPr>
      </w:pPr>
      <w:ins w:id="500" w:author="Robert McCall" w:date="2015-03-05T12:42:00Z">
        <w:r>
          <w:rPr>
            <w:lang w:val="nl-NL"/>
          </w:rPr>
          <w:t>D</w:t>
        </w:r>
      </w:ins>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Default="00620A54" w:rsidP="002603CC">
      <w:pPr>
        <w:pStyle w:val="BodyText"/>
        <w:rPr>
          <w:ins w:id="501" w:author="Robert McCall" w:date="2015-03-05T12:45:00Z"/>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xml:space="preserve">, immediately followed by one line per </w:t>
      </w:r>
      <w:del w:id="502" w:author="Robert McCall" w:date="2015-03-05T12:43:00Z">
        <w:r w:rsidRPr="004F2B4F" w:rsidDel="00FA6D56">
          <w:rPr>
            <w:lang w:val="en-US"/>
          </w:rPr>
          <w:delText xml:space="preserve">output </w:delText>
        </w:r>
      </w:del>
      <w:ins w:id="503" w:author="Robert McCall" w:date="2015-03-05T12:43:00Z">
        <w:r w:rsidR="00FA6D56">
          <w:rPr>
            <w:lang w:val="en-US"/>
          </w:rPr>
          <w:t>run-up gauge</w:t>
        </w:r>
        <w:r w:rsidR="00FA6D56" w:rsidRPr="004F2B4F">
          <w:rPr>
            <w:lang w:val="en-US"/>
          </w:rPr>
          <w:t xml:space="preserve"> </w:t>
        </w:r>
      </w:ins>
      <w:r w:rsidRPr="004F2B4F">
        <w:rPr>
          <w:lang w:val="en-US"/>
        </w:rPr>
        <w:t xml:space="preserve">location describing the </w:t>
      </w:r>
      <w:ins w:id="504" w:author="Robert McCall" w:date="2015-03-05T12:44:00Z">
        <w:r w:rsidR="00FA6D56">
          <w:rPr>
            <w:lang w:val="en-US"/>
          </w:rPr>
          <w:t xml:space="preserve">coordinates of the </w:t>
        </w:r>
      </w:ins>
      <w:ins w:id="505" w:author="Robert McCall" w:date="2015-03-05T12:43:00Z">
        <w:r w:rsidR="00FA6D56">
          <w:rPr>
            <w:lang w:val="en-US"/>
          </w:rPr>
          <w:t xml:space="preserve">initial </w:t>
        </w:r>
      </w:ins>
      <w:r w:rsidRPr="004F2B4F">
        <w:rPr>
          <w:lang w:val="en-US"/>
        </w:rPr>
        <w:t xml:space="preserve">location </w:t>
      </w:r>
      <w:del w:id="506" w:author="Robert McCall" w:date="2015-03-05T12:44:00Z">
        <w:r w:rsidRPr="004F2B4F" w:rsidDel="00FA6D56">
          <w:rPr>
            <w:lang w:val="en-US"/>
          </w:rPr>
          <w:delText>coordinates</w:delText>
        </w:r>
      </w:del>
      <w:ins w:id="507" w:author="Robert McCall" w:date="2015-03-05T12:44:00Z">
        <w:r w:rsidR="00FA6D56">
          <w:rPr>
            <w:lang w:val="en-US"/>
          </w:rPr>
          <w:t>of the run-up gauge</w:t>
        </w:r>
      </w:ins>
      <w:del w:id="508" w:author="Robert McCall" w:date="2015-03-05T12:43:00Z">
        <w:r w:rsidRPr="004F2B4F" w:rsidDel="00FA6D56">
          <w:rPr>
            <w:lang w:val="en-US"/>
          </w:rPr>
          <w:delText>, the number of output variables requested at that location and the names of the output variable to be included as with fixed point output</w:delText>
        </w:r>
      </w:del>
      <w:r w:rsidRPr="004F2B4F">
        <w:rPr>
          <w:lang w:val="en-US"/>
        </w:rPr>
        <w:t xml:space="preserve">. </w:t>
      </w:r>
      <w:ins w:id="509" w:author="Robert McCall" w:date="2015-03-05T12:44:00Z">
        <w:r w:rsidR="00FA6D56">
          <w:rPr>
            <w:lang w:val="en-US"/>
          </w:rPr>
          <w:t xml:space="preserve">XBeach will subsequently </w:t>
        </w:r>
      </w:ins>
      <w:del w:id="510" w:author="Robert McCall" w:date="2015-03-05T12:44:00Z">
        <w:r w:rsidRPr="004F2B4F" w:rsidDel="00FA6D56">
          <w:rPr>
            <w:lang w:val="en-US"/>
          </w:rPr>
          <w:delText xml:space="preserve">The only difference is that XBeach will </w:delText>
        </w:r>
      </w:del>
      <w:r w:rsidRPr="004F2B4F">
        <w:rPr>
          <w:lang w:val="en-US"/>
        </w:rPr>
        <w:t xml:space="preserve">link the </w:t>
      </w:r>
      <w:del w:id="511" w:author="Robert McCall" w:date="2015-03-05T12:44:00Z">
        <w:r w:rsidRPr="004F2B4F" w:rsidDel="00FA6D56">
          <w:rPr>
            <w:lang w:val="en-US"/>
          </w:rPr>
          <w:delText xml:space="preserve">output </w:delText>
        </w:r>
      </w:del>
      <w:ins w:id="512" w:author="Robert McCall" w:date="2015-03-05T12:44:00Z">
        <w:r w:rsidR="00FA6D56">
          <w:rPr>
            <w:lang w:val="en-US"/>
          </w:rPr>
          <w:t>initial run-up gauge</w:t>
        </w:r>
        <w:r w:rsidR="00FA6D56" w:rsidRPr="004F2B4F">
          <w:rPr>
            <w:lang w:val="en-US"/>
          </w:rPr>
          <w:t xml:space="preserve"> </w:t>
        </w:r>
      </w:ins>
      <w:r w:rsidRPr="004F2B4F">
        <w:rPr>
          <w:lang w:val="en-US"/>
        </w:rPr>
        <w:t>location to the nearest computational cross-shore transect rather than just the nearest computational point.</w:t>
      </w:r>
      <w:commentRangeEnd w:id="469"/>
      <w:r w:rsidR="00891C5C" w:rsidRPr="004F2B4F">
        <w:rPr>
          <w:rStyle w:val="CommentReference"/>
          <w:lang w:val="en-US"/>
        </w:rPr>
        <w:commentReference w:id="469"/>
      </w:r>
    </w:p>
    <w:p w:rsidR="0035582C" w:rsidRDefault="009563E3" w:rsidP="002603CC">
      <w:pPr>
        <w:pStyle w:val="BodyText"/>
        <w:rPr>
          <w:ins w:id="513" w:author="Robert McCall" w:date="2015-03-05T12:51:00Z"/>
          <w:lang w:val="en-US"/>
        </w:rPr>
      </w:pPr>
      <w:ins w:id="514" w:author="Robert McCall" w:date="2015-03-05T12:48:00Z">
        <w:r>
          <w:rPr>
            <w:lang w:val="en-US"/>
          </w:rPr>
          <w:t xml:space="preserve">Run-up gauges share their selection of output variables with regular point output. </w:t>
        </w:r>
      </w:ins>
      <w:ins w:id="515" w:author="Robert McCall" w:date="2015-03-05T12:49:00Z">
        <w:r>
          <w:rPr>
            <w:lang w:val="en-US"/>
          </w:rPr>
          <w:t>However, i</w:t>
        </w:r>
      </w:ins>
      <w:ins w:id="516" w:author="Robert McCall" w:date="2015-03-05T12:45:00Z">
        <w:r w:rsidR="0035582C">
          <w:rPr>
            <w:lang w:val="en-US"/>
          </w:rPr>
          <w:t xml:space="preserve">n the case of run-up gauges, XBeach will automatically </w:t>
        </w:r>
      </w:ins>
      <w:ins w:id="517" w:author="Robert McCall" w:date="2015-03-05T12:49:00Z">
        <w:r>
          <w:rPr>
            <w:lang w:val="en-US"/>
          </w:rPr>
          <w:t xml:space="preserve">also </w:t>
        </w:r>
      </w:ins>
      <w:ins w:id="518" w:author="Robert McCall" w:date="2015-03-05T12:45:00Z">
        <w:r w:rsidR="0035582C">
          <w:rPr>
            <w:lang w:val="en-US"/>
          </w:rPr>
          <w:t xml:space="preserve">include the variables </w:t>
        </w:r>
        <w:r w:rsidR="0035582C">
          <w:rPr>
            <w:i/>
            <w:lang w:val="en-US"/>
          </w:rPr>
          <w:t>xw</w:t>
        </w:r>
        <w:r w:rsidR="0035582C">
          <w:rPr>
            <w:lang w:val="en-US"/>
          </w:rPr>
          <w:t xml:space="preserve">, </w:t>
        </w:r>
      </w:ins>
      <w:ins w:id="519" w:author="Robert McCall" w:date="2015-03-05T12:46:00Z">
        <w:r w:rsidR="0035582C">
          <w:rPr>
            <w:i/>
            <w:lang w:val="en-US"/>
          </w:rPr>
          <w:t>yw</w:t>
        </w:r>
        <w:r w:rsidR="0035582C">
          <w:rPr>
            <w:lang w:val="en-US"/>
          </w:rPr>
          <w:t xml:space="preserve"> and </w:t>
        </w:r>
        <w:r w:rsidR="0035582C">
          <w:rPr>
            <w:i/>
            <w:lang w:val="en-US"/>
          </w:rPr>
          <w:t>zs</w:t>
        </w:r>
        <w:r w:rsidR="0035582C">
          <w:rPr>
            <w:lang w:val="en-US"/>
          </w:rPr>
          <w:t xml:space="preserve"> to the point output variables, </w:t>
        </w:r>
      </w:ins>
      <w:ins w:id="520" w:author="Robert McCall" w:date="2015-03-05T12:49:00Z">
        <w:r>
          <w:rPr>
            <w:lang w:val="en-US"/>
          </w:rPr>
          <w:t>if these variables were not</w:t>
        </w:r>
      </w:ins>
      <w:ins w:id="521" w:author="Robert McCall" w:date="2015-03-05T12:46:00Z">
        <w:r w:rsidR="0035582C">
          <w:rPr>
            <w:lang w:val="en-US"/>
          </w:rPr>
          <w:t xml:space="preserve"> specified using the </w:t>
        </w:r>
        <w:r w:rsidR="0035582C">
          <w:rPr>
            <w:i/>
            <w:lang w:val="en-US"/>
          </w:rPr>
          <w:t>npointvar</w:t>
        </w:r>
        <w:r w:rsidR="0035582C">
          <w:rPr>
            <w:lang w:val="en-US"/>
          </w:rPr>
          <w:t xml:space="preserve"> keyword in </w:t>
        </w:r>
        <w:r w:rsidR="0035582C">
          <w:rPr>
            <w:i/>
            <w:lang w:val="en-US"/>
          </w:rPr>
          <w:t>params.txt</w:t>
        </w:r>
        <w:r w:rsidR="0035582C">
          <w:rPr>
            <w:lang w:val="en-US"/>
          </w:rPr>
          <w:t xml:space="preserve">. </w:t>
        </w:r>
      </w:ins>
      <w:ins w:id="522" w:author="Robert McCall" w:date="2015-03-05T12:47:00Z">
        <w:r w:rsidR="0035582C">
          <w:rPr>
            <w:lang w:val="en-US"/>
          </w:rPr>
          <w:t xml:space="preserve">Note that the user </w:t>
        </w:r>
      </w:ins>
      <w:ins w:id="523" w:author="Robert McCall" w:date="2015-03-05T12:49:00Z">
        <w:r>
          <w:rPr>
            <w:lang w:val="en-US"/>
          </w:rPr>
          <w:t>should</w:t>
        </w:r>
      </w:ins>
      <w:ins w:id="524" w:author="Robert McCall" w:date="2015-03-05T12:47:00Z">
        <w:r w:rsidR="0035582C">
          <w:rPr>
            <w:lang w:val="en-US"/>
          </w:rPr>
          <w:t xml:space="preserve"> refer to the </w:t>
        </w:r>
        <w:r w:rsidR="0035582C">
          <w:rPr>
            <w:i/>
            <w:lang w:val="en-US"/>
          </w:rPr>
          <w:t>pointvars.idx</w:t>
        </w:r>
        <w:r w:rsidR="0035582C">
          <w:rPr>
            <w:lang w:val="en-US"/>
          </w:rPr>
          <w:t xml:space="preserve"> output file to check order of output variables for points and run-up gauges.</w:t>
        </w:r>
      </w:ins>
    </w:p>
    <w:p w:rsidR="006C0E2D" w:rsidRDefault="006C0E2D" w:rsidP="002603CC">
      <w:pPr>
        <w:pStyle w:val="BodyText"/>
        <w:rPr>
          <w:ins w:id="525" w:author="Robert McCall" w:date="2015-03-05T12:51:00Z"/>
          <w:lang w:val="en-US"/>
        </w:rPr>
      </w:pPr>
    </w:p>
    <w:p w:rsidR="006C0E2D" w:rsidRPr="006C0E2D" w:rsidRDefault="006C0E2D" w:rsidP="002603CC">
      <w:pPr>
        <w:pStyle w:val="BodyText"/>
        <w:rPr>
          <w:ins w:id="526" w:author="Robert McCall" w:date="2015-03-05T12:50:00Z"/>
          <w:lang w:val="en-US"/>
          <w:rPrChange w:id="527" w:author="Robert McCall" w:date="2015-03-05T12:52:00Z">
            <w:rPr>
              <w:ins w:id="528" w:author="Robert McCall" w:date="2015-03-05T12:50:00Z"/>
              <w:lang w:val="en-US"/>
            </w:rPr>
          </w:rPrChange>
        </w:rPr>
      </w:pPr>
      <w:ins w:id="529" w:author="Robert McCall" w:date="2015-03-05T12:51:00Z">
        <w:r w:rsidRPr="004F2B4F">
          <w:rPr>
            <w:lang w:val="en-US"/>
          </w:rPr>
          <w:t xml:space="preserve">An example </w:t>
        </w:r>
        <w:r>
          <w:rPr>
            <w:lang w:val="en-US"/>
          </w:rPr>
          <w:t xml:space="preserve">of a run-up gauge input </w:t>
        </w:r>
        <w:r w:rsidRPr="004F2B4F">
          <w:rPr>
            <w:lang w:val="en-US"/>
          </w:rPr>
          <w:t xml:space="preserve">is given below. The </w:t>
        </w:r>
        <w:r>
          <w:rPr>
            <w:lang w:val="en-US"/>
          </w:rPr>
          <w:t>run-up gauge is initially</w:t>
        </w:r>
        <w:r w:rsidRPr="004F2B4F">
          <w:rPr>
            <w:lang w:val="en-US"/>
          </w:rPr>
          <w:t xml:space="preserve"> located on the offshore boundary (x = 0.0) and somewhere in the middle of the model domain in y-direction (y = 800.0).</w:t>
        </w:r>
      </w:ins>
      <w:ins w:id="530" w:author="Robert McCall" w:date="2015-03-05T12:52:00Z">
        <w:r>
          <w:rPr>
            <w:lang w:val="en-US"/>
          </w:rPr>
          <w:t xml:space="preserve"> The run-up gauge will display standard output variables (</w:t>
        </w:r>
        <w:r>
          <w:rPr>
            <w:i/>
            <w:lang w:val="en-US"/>
          </w:rPr>
          <w:t>xw</w:t>
        </w:r>
        <w:r>
          <w:rPr>
            <w:lang w:val="en-US"/>
          </w:rPr>
          <w:t xml:space="preserve">, </w:t>
        </w:r>
        <w:r>
          <w:rPr>
            <w:i/>
            <w:lang w:val="en-US"/>
          </w:rPr>
          <w:t>yw</w:t>
        </w:r>
        <w:r>
          <w:rPr>
            <w:lang w:val="en-US"/>
          </w:rPr>
          <w:t xml:space="preserve"> and </w:t>
        </w:r>
        <w:r>
          <w:rPr>
            <w:i/>
            <w:lang w:val="en-US"/>
          </w:rPr>
          <w:t>zs</w:t>
        </w:r>
        <w:r>
          <w:rPr>
            <w:lang w:val="en-US"/>
          </w:rPr>
          <w:t xml:space="preserve">, as well as any output variables specified by the </w:t>
        </w:r>
        <w:r>
          <w:rPr>
            <w:i/>
            <w:lang w:val="en-US"/>
          </w:rPr>
          <w:t>npointvar</w:t>
        </w:r>
        <w:r>
          <w:rPr>
            <w:lang w:val="en-US"/>
          </w:rPr>
          <w:t xml:space="preserve"> keyword</w:t>
        </w:r>
        <w:r>
          <w:rPr>
            <w:lang w:val="en-US"/>
          </w:rPr>
          <w:t>).</w:t>
        </w:r>
      </w:ins>
    </w:p>
    <w:p w:rsidR="006C0E2D" w:rsidRDefault="006C0E2D" w:rsidP="002603CC">
      <w:pPr>
        <w:pStyle w:val="BodyText"/>
        <w:rPr>
          <w:ins w:id="531" w:author="Robert McCall" w:date="2015-03-05T12:50:00Z"/>
          <w:lang w:val="en-US"/>
        </w:rPr>
      </w:pPr>
    </w:p>
    <w:p w:rsidR="006C0E2D" w:rsidRPr="006C0E2D" w:rsidRDefault="006C0E2D" w:rsidP="006C0E2D">
      <w:pPr>
        <w:pStyle w:val="Codeheader"/>
        <w:rPr>
          <w:ins w:id="532" w:author="Robert McCall" w:date="2015-03-05T12:50:00Z"/>
          <w:rPrChange w:id="533" w:author="Robert McCall" w:date="2015-03-05T12:52:00Z">
            <w:rPr>
              <w:ins w:id="534" w:author="Robert McCall" w:date="2015-03-05T12:50:00Z"/>
              <w:lang w:val="nl-NL"/>
            </w:rPr>
          </w:rPrChange>
        </w:rPr>
      </w:pPr>
      <w:ins w:id="535" w:author="Robert McCall" w:date="2015-03-05T12:50:00Z">
        <w:r w:rsidRPr="006C0E2D">
          <w:rPr>
            <w:rPrChange w:id="536" w:author="Robert McCall" w:date="2015-03-05T12:52:00Z">
              <w:rPr>
                <w:lang w:val="nl-NL"/>
              </w:rPr>
            </w:rPrChange>
          </w:rPr>
          <w:t>params.txt</w:t>
        </w:r>
      </w:ins>
    </w:p>
    <w:p w:rsidR="006C0E2D" w:rsidRPr="006C0E2D" w:rsidRDefault="006C0E2D" w:rsidP="006C0E2D">
      <w:pPr>
        <w:pStyle w:val="Code"/>
        <w:jc w:val="both"/>
        <w:rPr>
          <w:ins w:id="537" w:author="Robert McCall" w:date="2015-03-05T12:50:00Z"/>
          <w:lang w:val="en-GB"/>
          <w:rPrChange w:id="538" w:author="Robert McCall" w:date="2015-03-05T12:52:00Z">
            <w:rPr>
              <w:ins w:id="539" w:author="Robert McCall" w:date="2015-03-05T12:50:00Z"/>
              <w:lang w:val="nl-NL"/>
            </w:rPr>
          </w:rPrChange>
        </w:rPr>
      </w:pPr>
      <w:ins w:id="540" w:author="Robert McCall" w:date="2015-03-05T12:50:00Z">
        <w:r w:rsidRPr="006C0E2D">
          <w:rPr>
            <w:lang w:val="en-GB"/>
            <w:rPrChange w:id="541" w:author="Robert McCall" w:date="2015-03-05T12:52:00Z">
              <w:rPr>
                <w:lang w:val="nl-NL"/>
              </w:rPr>
            </w:rPrChange>
          </w:rPr>
          <w:t>n</w:t>
        </w:r>
        <w:r w:rsidRPr="006C0E2D">
          <w:rPr>
            <w:lang w:val="en-GB"/>
            <w:rPrChange w:id="542" w:author="Robert McCall" w:date="2015-03-05T12:52:00Z">
              <w:rPr>
                <w:lang w:val="nl-NL"/>
              </w:rPr>
            </w:rPrChange>
          </w:rPr>
          <w:t>rugauge = 1</w:t>
        </w:r>
      </w:ins>
    </w:p>
    <w:p w:rsidR="006C0E2D" w:rsidRPr="006C0E2D" w:rsidRDefault="006C0E2D" w:rsidP="006C0E2D">
      <w:pPr>
        <w:pStyle w:val="Code"/>
        <w:jc w:val="both"/>
        <w:rPr>
          <w:ins w:id="543" w:author="Robert McCall" w:date="2015-03-05T12:50:00Z"/>
          <w:lang w:val="en-GB"/>
          <w:rPrChange w:id="544" w:author="Robert McCall" w:date="2015-03-05T12:52:00Z">
            <w:rPr>
              <w:ins w:id="545" w:author="Robert McCall" w:date="2015-03-05T12:50:00Z"/>
              <w:lang w:val="nl-NL"/>
            </w:rPr>
          </w:rPrChange>
        </w:rPr>
      </w:pPr>
      <w:ins w:id="546" w:author="Robert McCall" w:date="2015-03-05T12:50:00Z">
        <w:r w:rsidRPr="006C0E2D">
          <w:rPr>
            <w:lang w:val="en-GB"/>
            <w:rPrChange w:id="547" w:author="Robert McCall" w:date="2015-03-05T12:52:00Z">
              <w:rPr>
                <w:lang w:val="nl-NL"/>
              </w:rPr>
            </w:rPrChange>
          </w:rPr>
          <w:t xml:space="preserve">0. 800. </w:t>
        </w:r>
      </w:ins>
    </w:p>
    <w:p w:rsidR="006C0E2D" w:rsidRPr="0035582C" w:rsidRDefault="006C0E2D" w:rsidP="002603CC">
      <w:pPr>
        <w:pStyle w:val="BodyText"/>
        <w:rPr>
          <w:lang w:val="en-US"/>
          <w:rPrChange w:id="548" w:author="Robert McCall" w:date="2015-03-05T12:47:00Z">
            <w:rPr>
              <w:lang w:val="en-US"/>
            </w:rPr>
          </w:rPrChange>
        </w:rPr>
      </w:pPr>
    </w:p>
    <w:p w:rsidR="00620A54" w:rsidRPr="004F2B4F" w:rsidRDefault="00620A54" w:rsidP="002603CC">
      <w:pPr>
        <w:pStyle w:val="Heading3"/>
        <w:jc w:val="both"/>
        <w:rPr>
          <w:lang w:val="en-US"/>
        </w:rPr>
      </w:pPr>
      <w:bookmarkStart w:id="549" w:name="_Ref285459027"/>
      <w:bookmarkStart w:id="550" w:name="_Toc285701685"/>
      <w:bookmarkStart w:id="551" w:name="_Toc412623875"/>
      <w:r w:rsidRPr="004F2B4F">
        <w:rPr>
          <w:lang w:val="en-US"/>
        </w:rPr>
        <w:t>Output times</w:t>
      </w:r>
      <w:bookmarkEnd w:id="549"/>
      <w:bookmarkEnd w:id="550"/>
      <w:bookmarkEnd w:id="551"/>
    </w:p>
    <w:p w:rsidR="00620A54" w:rsidRPr="004F2B4F" w:rsidRDefault="00620A54" w:rsidP="002603CC">
      <w:pPr>
        <w:pStyle w:val="BodyText"/>
        <w:rPr>
          <w:lang w:val="en-US"/>
        </w:rPr>
      </w:pPr>
      <w:r w:rsidRPr="004F2B4F">
        <w:rPr>
          <w:lang w:val="en-US"/>
        </w:rPr>
        <w:t xml:space="preserve">The user may determine the output times for regular spatial output variables,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w:t>
      </w:r>
      <w:r w:rsidRPr="004F2B4F">
        <w:rPr>
          <w:lang w:val="en-US"/>
        </w:rPr>
        <w:lastRenderedPageBreak/>
        <w:t xml:space="preserve">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tstart = 100.</w:t>
      </w:r>
    </w:p>
    <w:p w:rsidR="00620A54" w:rsidRPr="004F2B4F" w:rsidRDefault="00620A54" w:rsidP="002603CC">
      <w:pPr>
        <w:pStyle w:val="Code"/>
        <w:jc w:val="both"/>
      </w:pPr>
      <w:r w:rsidRPr="004F2B4F">
        <w:t>tintg = 100.</w:t>
      </w:r>
    </w:p>
    <w:p w:rsidR="00620A54" w:rsidRPr="004F2B4F" w:rsidRDefault="00620A54" w:rsidP="002603CC">
      <w:pPr>
        <w:pStyle w:val="Code"/>
        <w:jc w:val="both"/>
      </w:pPr>
      <w:r w:rsidRPr="004F2B4F">
        <w:t>tintp = 2.</w:t>
      </w:r>
    </w:p>
    <w:p w:rsidR="00620A54" w:rsidRPr="004F2B4F" w:rsidRDefault="00620A54" w:rsidP="002603CC">
      <w:pPr>
        <w:pStyle w:val="Code"/>
        <w:jc w:val="both"/>
      </w:pPr>
      <w:r w:rsidRPr="004F2B4F">
        <w:t>tintm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tsglobal= timeseries1.txt</w:t>
      </w:r>
    </w:p>
    <w:p w:rsidR="00620A54" w:rsidRPr="004F2B4F" w:rsidRDefault="00620A54" w:rsidP="002603CC">
      <w:pPr>
        <w:pStyle w:val="Code"/>
        <w:jc w:val="both"/>
      </w:pPr>
      <w:r w:rsidRPr="004F2B4F">
        <w:t>tspoints = timeseries2.txt</w:t>
      </w:r>
    </w:p>
    <w:p w:rsidR="00620A54" w:rsidRPr="004F2B4F" w:rsidRDefault="00620A54" w:rsidP="002603CC">
      <w:pPr>
        <w:pStyle w:val="Code"/>
        <w:jc w:val="both"/>
      </w:pPr>
      <w:r w:rsidRPr="004F2B4F">
        <w:t>tsmean=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lastRenderedPageBreak/>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r w:rsidRPr="004F2B4F">
        <w:t>tstart = 100.</w:t>
      </w:r>
    </w:p>
    <w:p w:rsidR="00620A54" w:rsidRPr="004F2B4F" w:rsidRDefault="00620A54" w:rsidP="002603CC">
      <w:pPr>
        <w:pStyle w:val="Code"/>
        <w:jc w:val="both"/>
      </w:pPr>
      <w:r w:rsidRPr="004F2B4F">
        <w:t>tintg = 100.</w:t>
      </w:r>
    </w:p>
    <w:p w:rsidR="00620A54" w:rsidRPr="004F2B4F" w:rsidRDefault="00620A54" w:rsidP="002603CC">
      <w:pPr>
        <w:pStyle w:val="Code"/>
        <w:jc w:val="both"/>
      </w:pPr>
      <w:r w:rsidRPr="004F2B4F">
        <w:t>tspoints = timeseries2.txt</w:t>
      </w:r>
    </w:p>
    <w:p w:rsidR="00620A54" w:rsidRPr="004F2B4F" w:rsidRDefault="00620A54" w:rsidP="002603CC">
      <w:pPr>
        <w:pStyle w:val="Code"/>
        <w:jc w:val="both"/>
      </w:pPr>
      <w:r w:rsidRPr="004F2B4F">
        <w:t>tintm = 3600.</w:t>
      </w:r>
    </w:p>
    <w:p w:rsidR="00620A54" w:rsidRPr="004F2B4F" w:rsidRDefault="00620A54" w:rsidP="002603CC">
      <w:pPr>
        <w:pStyle w:val="Heading3"/>
        <w:jc w:val="both"/>
        <w:rPr>
          <w:lang w:val="en-US"/>
        </w:rPr>
      </w:pPr>
      <w:bookmarkStart w:id="552" w:name="_Toc285701686"/>
      <w:bookmarkStart w:id="553" w:name="_Toc412623876"/>
      <w:r w:rsidRPr="004F2B4F">
        <w:rPr>
          <w:lang w:val="en-US"/>
        </w:rPr>
        <w:t>Output format</w:t>
      </w:r>
      <w:bookmarkEnd w:id="552"/>
      <w:bookmarkEnd w:id="553"/>
    </w:p>
    <w:p w:rsidR="00620A54" w:rsidRPr="004F2B4F" w:rsidRDefault="00620A54" w:rsidP="002603CC">
      <w:pPr>
        <w:pStyle w:val="BodyText"/>
        <w:rPr>
          <w:lang w:val="en-US"/>
        </w:rPr>
      </w:pPr>
      <w:r w:rsidRPr="004F2B4F">
        <w:rPr>
          <w:lang w:val="en-US"/>
        </w:rPr>
        <w:t xml:space="preserve">XBeach supports two types of output: 1) Fortran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r w:rsidRPr="004F2B4F">
        <w:rPr>
          <w:lang w:val="en-US"/>
        </w:rPr>
        <w:t>Fortran binary</w:t>
      </w:r>
    </w:p>
    <w:p w:rsidR="00620A54" w:rsidRPr="004F2B4F" w:rsidRDefault="00620A54" w:rsidP="002603CC">
      <w:pPr>
        <w:pStyle w:val="BodyText"/>
        <w:rPr>
          <w:lang w:val="en-US"/>
        </w:rPr>
      </w:pPr>
      <w:r w:rsidRPr="004F2B4F">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Fortran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Fortran binary output mode. This file contains the dimensions of the XBeach model. It simply states the </w:t>
      </w:r>
      <w:r w:rsidRPr="004F2B4F">
        <w:rPr>
          <w:lang w:val="en-US"/>
        </w:rPr>
        <w:lastRenderedPageBreak/>
        <w:t xml:space="preserve">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r w:rsidRPr="004F2B4F">
        <w:rPr>
          <w:lang w:val="en-US"/>
        </w:rPr>
        <w:t>netCDF</w:t>
      </w:r>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r w:rsidRPr="00844679">
        <w:rPr>
          <w:lang w:val="fr-FR"/>
        </w:rPr>
        <w:t>netcdf xboutput {</w:t>
      </w:r>
    </w:p>
    <w:p w:rsidR="00620A54" w:rsidRPr="00844679" w:rsidRDefault="00620A54" w:rsidP="002603CC">
      <w:pPr>
        <w:pStyle w:val="Code"/>
        <w:jc w:val="both"/>
        <w:rPr>
          <w:lang w:val="fr-FR"/>
        </w:rPr>
      </w:pPr>
      <w:r w:rsidRPr="00844679">
        <w:rPr>
          <w:lang w:val="fr-FR"/>
        </w:rPr>
        <w:t>dimensions:</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wave_angle = 9 ;</w:t>
      </w:r>
    </w:p>
    <w:p w:rsidR="00620A54" w:rsidRPr="004F2B4F" w:rsidRDefault="00620A54" w:rsidP="002603CC">
      <w:pPr>
        <w:pStyle w:val="Code"/>
        <w:jc w:val="both"/>
      </w:pPr>
      <w:r w:rsidRPr="004F2B4F">
        <w:tab/>
        <w:t>bed_layers = 3 ;</w:t>
      </w:r>
    </w:p>
    <w:p w:rsidR="00620A54" w:rsidRPr="004F2B4F" w:rsidRDefault="00620A54" w:rsidP="002603CC">
      <w:pPr>
        <w:pStyle w:val="Code"/>
        <w:jc w:val="both"/>
      </w:pPr>
      <w:r w:rsidRPr="004F2B4F">
        <w:tab/>
        <w:t>sediment_classes = 1 ;</w:t>
      </w:r>
    </w:p>
    <w:p w:rsidR="00620A54" w:rsidRPr="004F2B4F" w:rsidRDefault="00620A54" w:rsidP="002603CC">
      <w:pPr>
        <w:pStyle w:val="Code"/>
        <w:jc w:val="both"/>
      </w:pPr>
      <w:r w:rsidRPr="004F2B4F">
        <w:tab/>
        <w:t>inout = 2 ;</w:t>
      </w:r>
    </w:p>
    <w:p w:rsidR="00620A54" w:rsidRPr="004F2B4F" w:rsidRDefault="00620A54" w:rsidP="002603CC">
      <w:pPr>
        <w:pStyle w:val="Code"/>
        <w:jc w:val="both"/>
      </w:pPr>
      <w:r w:rsidRPr="004F2B4F">
        <w:tab/>
        <w:t>globaltime = 2 ;</w:t>
      </w:r>
    </w:p>
    <w:p w:rsidR="00620A54" w:rsidRPr="004F2B4F" w:rsidRDefault="00620A54" w:rsidP="002603CC">
      <w:pPr>
        <w:pStyle w:val="Code"/>
        <w:jc w:val="both"/>
      </w:pPr>
      <w:r w:rsidRPr="004F2B4F">
        <w:tab/>
        <w:t>tidetime = 435 ;</w:t>
      </w:r>
    </w:p>
    <w:p w:rsidR="00620A54" w:rsidRPr="004F2B4F" w:rsidRDefault="00620A54" w:rsidP="002603CC">
      <w:pPr>
        <w:pStyle w:val="Code"/>
        <w:jc w:val="both"/>
      </w:pPr>
      <w:r w:rsidRPr="004F2B4F">
        <w:tab/>
        <w:t>tidecorners = 2 ;</w:t>
      </w:r>
    </w:p>
    <w:p w:rsidR="00620A54" w:rsidRPr="004F2B4F" w:rsidRDefault="00620A54" w:rsidP="002603CC">
      <w:pPr>
        <w:pStyle w:val="Code"/>
        <w:jc w:val="both"/>
      </w:pPr>
      <w:r w:rsidRPr="004F2B4F">
        <w:tab/>
        <w:t>windtime = 2 ;</w:t>
      </w:r>
    </w:p>
    <w:p w:rsidR="00620A54" w:rsidRPr="00844679" w:rsidRDefault="00620A54" w:rsidP="002603CC">
      <w:pPr>
        <w:pStyle w:val="Code"/>
        <w:jc w:val="both"/>
        <w:rPr>
          <w:lang w:val="fr-FR"/>
        </w:rPr>
      </w:pPr>
      <w:r w:rsidRPr="00844679">
        <w:rPr>
          <w:lang w:val="fr-FR"/>
        </w:rPr>
        <w:t>variables:</w:t>
      </w:r>
    </w:p>
    <w:p w:rsidR="00620A54" w:rsidRPr="00844679" w:rsidRDefault="00620A54" w:rsidP="002603CC">
      <w:pPr>
        <w:pStyle w:val="Code"/>
        <w:jc w:val="both"/>
        <w:rPr>
          <w:lang w:val="fr-FR"/>
        </w:rPr>
      </w:pPr>
      <w:r w:rsidRPr="00844679">
        <w:rPr>
          <w:lang w:val="fr-FR"/>
        </w:rPr>
        <w:tab/>
        <w:t>double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r w:rsidRPr="004F2B4F">
        <w:t>x:long_name = "local x coordinate" ;</w:t>
      </w:r>
    </w:p>
    <w:p w:rsidR="00620A54" w:rsidRPr="00844679" w:rsidRDefault="00620A54" w:rsidP="002603CC">
      <w:pPr>
        <w:pStyle w:val="Code"/>
        <w:jc w:val="both"/>
        <w:rPr>
          <w:lang w:val="es-ES"/>
        </w:rPr>
      </w:pPr>
      <w:r w:rsidRPr="004F2B4F">
        <w:tab/>
      </w:r>
      <w:r w:rsidRPr="00844679">
        <w:rPr>
          <w:lang w:val="es-ES"/>
        </w:rPr>
        <w:t>double y(y) ;</w:t>
      </w:r>
    </w:p>
    <w:p w:rsidR="00620A54" w:rsidRPr="00844679" w:rsidRDefault="00620A54" w:rsidP="002603CC">
      <w:pPr>
        <w:pStyle w:val="Code"/>
        <w:jc w:val="both"/>
        <w:rPr>
          <w:lang w:val="es-ES"/>
        </w:rPr>
      </w:pPr>
      <w:r w:rsidRPr="00844679">
        <w:rPr>
          <w:lang w:val="es-ES"/>
        </w:rPr>
        <w:tab/>
      </w:r>
      <w:r w:rsidRPr="00844679">
        <w:rPr>
          <w:lang w:val="es-ES"/>
        </w:rPr>
        <w:tab/>
        <w:t>y:units = "m" ;</w:t>
      </w:r>
    </w:p>
    <w:p w:rsidR="00620A54" w:rsidRPr="004F2B4F" w:rsidRDefault="00620A54" w:rsidP="002603CC">
      <w:pPr>
        <w:pStyle w:val="Code"/>
        <w:jc w:val="both"/>
      </w:pPr>
      <w:r w:rsidRPr="00844679">
        <w:rPr>
          <w:lang w:val="es-ES"/>
        </w:rPr>
        <w:tab/>
      </w:r>
      <w:r w:rsidRPr="00844679">
        <w:rPr>
          <w:lang w:val="es-ES"/>
        </w:rPr>
        <w:tab/>
      </w:r>
      <w:r w:rsidRPr="004F2B4F">
        <w:t>y:long_name = "local y coordinate" ;</w:t>
      </w:r>
    </w:p>
    <w:p w:rsidR="00620A54" w:rsidRPr="004F2B4F" w:rsidRDefault="00620A54" w:rsidP="002603CC">
      <w:pPr>
        <w:pStyle w:val="Code"/>
        <w:jc w:val="both"/>
      </w:pPr>
      <w:r w:rsidRPr="004F2B4F">
        <w:tab/>
        <w:t>double globaltime(globaltime) ;</w:t>
      </w:r>
    </w:p>
    <w:p w:rsidR="00620A54" w:rsidRPr="004F2B4F" w:rsidRDefault="00620A54" w:rsidP="002603CC">
      <w:pPr>
        <w:pStyle w:val="Code"/>
        <w:jc w:val="both"/>
      </w:pPr>
      <w:r w:rsidRPr="004F2B4F">
        <w:tab/>
      </w:r>
      <w:r w:rsidRPr="004F2B4F">
        <w:tab/>
        <w:t>globaltime:units = "s" ;</w:t>
      </w:r>
    </w:p>
    <w:p w:rsidR="00620A54" w:rsidRPr="004F2B4F" w:rsidRDefault="00620A54" w:rsidP="002603CC">
      <w:pPr>
        <w:pStyle w:val="Code"/>
        <w:jc w:val="both"/>
      </w:pPr>
      <w:r w:rsidRPr="004F2B4F">
        <w:tab/>
        <w:t>double H(globaltime, y, x) ;</w:t>
      </w:r>
    </w:p>
    <w:p w:rsidR="00620A54" w:rsidRPr="004F2B4F" w:rsidRDefault="00620A54" w:rsidP="002603CC">
      <w:pPr>
        <w:pStyle w:val="Code"/>
        <w:jc w:val="both"/>
      </w:pPr>
      <w:r w:rsidRPr="004F2B4F">
        <w:tab/>
      </w:r>
      <w:r w:rsidRPr="004F2B4F">
        <w:tab/>
        <w:t>H:units = "m" ;</w:t>
      </w:r>
    </w:p>
    <w:p w:rsidR="00620A54" w:rsidRPr="004F2B4F" w:rsidRDefault="00620A54" w:rsidP="002603CC">
      <w:pPr>
        <w:pStyle w:val="Code"/>
        <w:jc w:val="both"/>
      </w:pPr>
      <w:r w:rsidRPr="004F2B4F">
        <w:tab/>
      </w:r>
      <w:r w:rsidRPr="004F2B4F">
        <w:tab/>
        <w:t>H:long_name = "wave height" ;</w:t>
      </w:r>
    </w:p>
    <w:p w:rsidR="00620A54" w:rsidRPr="00844679" w:rsidRDefault="00620A54" w:rsidP="002603CC">
      <w:pPr>
        <w:pStyle w:val="Code"/>
        <w:jc w:val="both"/>
        <w:rPr>
          <w:lang w:val="fr-FR"/>
        </w:rPr>
      </w:pPr>
      <w:r w:rsidRPr="004F2B4F">
        <w:tab/>
      </w:r>
      <w:r w:rsidRPr="00844679">
        <w:rPr>
          <w:lang w:val="fr-FR"/>
        </w:rPr>
        <w:t>double zs(globaltime, y, x) ;</w:t>
      </w:r>
    </w:p>
    <w:p w:rsidR="00620A54" w:rsidRPr="004F2B4F" w:rsidRDefault="00620A54" w:rsidP="002603CC">
      <w:pPr>
        <w:pStyle w:val="Code"/>
        <w:jc w:val="both"/>
      </w:pPr>
      <w:r w:rsidRPr="00844679">
        <w:rPr>
          <w:lang w:val="fr-FR"/>
        </w:rPr>
        <w:tab/>
      </w:r>
      <w:r w:rsidRPr="00844679">
        <w:rPr>
          <w:lang w:val="fr-FR"/>
        </w:rPr>
        <w:tab/>
      </w:r>
      <w:r w:rsidRPr="004F2B4F">
        <w:t>zs:units = "m" ;</w:t>
      </w:r>
    </w:p>
    <w:p w:rsidR="00620A54" w:rsidRPr="004F2B4F" w:rsidRDefault="00620A54" w:rsidP="002603CC">
      <w:pPr>
        <w:pStyle w:val="Code"/>
        <w:jc w:val="both"/>
      </w:pPr>
      <w:r w:rsidRPr="004F2B4F">
        <w:tab/>
      </w:r>
      <w:r w:rsidRPr="004F2B4F">
        <w:tab/>
        <w:t>zs:long_name = "water level" ;</w:t>
      </w:r>
    </w:p>
    <w:p w:rsidR="00620A54" w:rsidRPr="00844679" w:rsidRDefault="00620A54" w:rsidP="002603CC">
      <w:pPr>
        <w:pStyle w:val="Code"/>
        <w:jc w:val="both"/>
        <w:rPr>
          <w:lang w:val="fr-FR"/>
        </w:rPr>
      </w:pPr>
      <w:r w:rsidRPr="004F2B4F">
        <w:tab/>
      </w:r>
      <w:r w:rsidRPr="00844679">
        <w:rPr>
          <w:lang w:val="fr-FR"/>
        </w:rPr>
        <w:t>double zb(globaltime, y, x) ;</w:t>
      </w:r>
    </w:p>
    <w:p w:rsidR="00620A54" w:rsidRPr="004F2B4F" w:rsidRDefault="00620A54" w:rsidP="002603CC">
      <w:pPr>
        <w:pStyle w:val="Code"/>
        <w:jc w:val="both"/>
      </w:pPr>
      <w:r w:rsidRPr="00844679">
        <w:rPr>
          <w:lang w:val="fr-FR"/>
        </w:rPr>
        <w:tab/>
      </w:r>
      <w:r w:rsidRPr="00844679">
        <w:rPr>
          <w:lang w:val="fr-FR"/>
        </w:rPr>
        <w:tab/>
      </w:r>
      <w:r w:rsidRPr="004F2B4F">
        <w:t>zb:units = "m" ;</w:t>
      </w:r>
    </w:p>
    <w:p w:rsidR="00620A54" w:rsidRPr="004F2B4F" w:rsidRDefault="00620A54" w:rsidP="002603CC">
      <w:pPr>
        <w:pStyle w:val="Code"/>
        <w:jc w:val="both"/>
      </w:pPr>
      <w:r w:rsidRPr="004F2B4F">
        <w:tab/>
      </w:r>
      <w:r w:rsidRPr="004F2B4F">
        <w:tab/>
        <w:t>zb:long_name = "bed level" ;</w:t>
      </w:r>
    </w:p>
    <w:p w:rsidR="00620A54" w:rsidRPr="004F2B4F" w:rsidRDefault="00620A54" w:rsidP="002603CC">
      <w:pPr>
        <w:pStyle w:val="Code"/>
        <w:jc w:val="both"/>
      </w:pPr>
      <w:r w:rsidRPr="004F2B4F">
        <w:tab/>
        <w:t>double ue(globaltime, y, x) ;</w:t>
      </w:r>
    </w:p>
    <w:p w:rsidR="00620A54" w:rsidRPr="004F2B4F" w:rsidRDefault="00620A54" w:rsidP="002603CC">
      <w:pPr>
        <w:pStyle w:val="Code"/>
        <w:jc w:val="both"/>
      </w:pPr>
      <w:r w:rsidRPr="004F2B4F">
        <w:tab/>
      </w:r>
      <w:r w:rsidRPr="004F2B4F">
        <w:tab/>
        <w:t>ue:units = "m/s" ;</w:t>
      </w:r>
    </w:p>
    <w:p w:rsidR="00620A54" w:rsidRPr="004F2B4F" w:rsidRDefault="00620A54" w:rsidP="002603CC">
      <w:pPr>
        <w:pStyle w:val="Heading2"/>
        <w:spacing w:line="240" w:lineRule="auto"/>
        <w:jc w:val="both"/>
        <w:rPr>
          <w:lang w:val="en-US"/>
        </w:rPr>
      </w:pPr>
      <w:bookmarkStart w:id="554" w:name="_Toc285701687"/>
      <w:bookmarkStart w:id="555" w:name="_Toc412623877"/>
      <w:r w:rsidRPr="004F2B4F">
        <w:rPr>
          <w:lang w:val="en-US"/>
        </w:rPr>
        <w:lastRenderedPageBreak/>
        <w:t>Time parameters</w:t>
      </w:r>
      <w:bookmarkEnd w:id="554"/>
      <w:bookmarkEnd w:id="555"/>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92128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921289"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556" w:name="_Toc412623878"/>
      <w:r w:rsidRPr="004F2B4F">
        <w:rPr>
          <w:lang w:val="en-US"/>
        </w:rPr>
        <w:lastRenderedPageBreak/>
        <w:t>Bibliography</w:t>
      </w:r>
      <w:bookmarkEnd w:id="556"/>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r w:rsidRPr="004F2B4F">
        <w:rPr>
          <w:rFonts w:ascii="Arial" w:hAnsi="Arial" w:cs="Arial"/>
          <w:sz w:val="21"/>
          <w:lang w:val="en-US" w:eastAsia="en-US"/>
        </w:rPr>
        <w:t>An Absorbing-Generating Boundary condition for Shallow Water Models.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r w:rsidRPr="004F2B4F">
        <w:rPr>
          <w:rFonts w:ascii="Arial" w:hAnsi="Arial" w:cs="Arial"/>
          <w:sz w:val="21"/>
          <w:lang w:val="en-US" w:eastAsia="en-US"/>
        </w:rPr>
        <w:t>Boundary conditions for the shallow water equations. In: Abbott, M.B. and J.A. Cung, eds. Engineering Applications of Computational Hydraulics, vol. 1.,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557" w:name="_Toc412623879"/>
      <w:r w:rsidRPr="004F2B4F">
        <w:rPr>
          <w:rFonts w:ascii="Arial" w:hAnsi="Arial" w:cs="Arial"/>
          <w:sz w:val="21"/>
          <w:szCs w:val="21"/>
          <w:lang w:val="en-US"/>
        </w:rPr>
        <w:t xml:space="preserve">Andrews, D. G., &amp; Mcintyre, M. E. (1978). An exact theory of nonlinear waves on a Lagrangian-mean flow.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 doi:10.1017/S0022112078002773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Cross-shore hydrodynamics within an unsaturated surfzone.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Modelling of turbulence in the surfzone. </w:t>
      </w:r>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van Thiel de Vries, J. S. M., &amp; McCall, R. T. (2012). </w:t>
      </w:r>
      <w:r w:rsidRPr="004F2B4F">
        <w:rPr>
          <w:rFonts w:ascii="Arial" w:hAnsi="Arial" w:cs="Arial"/>
          <w:sz w:val="21"/>
          <w:szCs w:val="21"/>
          <w:lang w:val="en-US"/>
        </w:rPr>
        <w:t xml:space="preserve">Validation of an advective-deterministic approach to short wave breaking in a surf-beat model.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A note on the three-dimensional shear stress distribution in a surf 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157–171. doi:10.1016/0378-3839(93)90059-H</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Galappatti, R., &amp; Vreugdenhill, C. B. (1985).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Guza, R. T., &amp; Thornton, E. B. (1985). Velocity moments in the nearshore.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Simulation and interpretation of borehole flowmeter results under laminar and turbulent flow conditions. </w:t>
      </w:r>
      <w:r w:rsidRPr="004F2B4F">
        <w:rPr>
          <w:rFonts w:ascii="Arial" w:hAnsi="Arial" w:cs="Arial"/>
          <w:i/>
          <w:iCs/>
          <w:sz w:val="21"/>
          <w:szCs w:val="21"/>
          <w:lang w:val="en-US"/>
        </w:rPr>
        <w:t>Proceedings of the Seventh International Symposium on Logging for Minerals and Geotechnical Applications, Golden, Colorado, The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 xml:space="preserve">Harbaugh, A. W. (2005). MODFLOW-2005 , The USGS Modular Ground-Water Model. </w:t>
      </w:r>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Holthuijsen, L. H., Booij, N., &amp; Herbers, T. H. C. (1989). A prediction model for stationary, short-crested waves in shallow water with ambient currents.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(1), 23–54. doi:10.1016/0378-3839(89)90031-8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Janssen, T. T., &amp; Battjes, J. A. (2007). A note on wave energy dissipation over steep beaches.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r w:rsidRPr="00F84248">
        <w:rPr>
          <w:rFonts w:ascii="Arial" w:hAnsi="Arial" w:cs="Arial"/>
          <w:sz w:val="21"/>
          <w:szCs w:val="21"/>
          <w:lang w:val="de-DE"/>
        </w:rPr>
        <w:t xml:space="preserve">Komar, P. D., &amp; Miller, M. C. (1975). </w:t>
      </w:r>
      <w:r w:rsidRPr="004F2B4F">
        <w:rPr>
          <w:rFonts w:ascii="Arial" w:hAnsi="Arial" w:cs="Arial"/>
          <w:sz w:val="21"/>
          <w:szCs w:val="21"/>
          <w:lang w:val="en-US"/>
        </w:rPr>
        <w:t xml:space="preserve">On the comparison between the threshold of sediment motion under waves under unidirectional currents with a discussion of the practical evaluation of the threshold.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Lee, K. H., Mizutani, N., Hur, D. S., &amp; Kamiya, A. (2007). The effect of groundwater on topographic changes in a gravel beach.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Li, L., &amp; Barry, D. A. (2000).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325–337. doi:10.1016/S0309-1708(99)00032-9</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Longuet-Higgins, M. S., &amp; Stewart, R. W. (1962). Radiation stress and mass transport in gravity waves, with application to “surf beats.”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r w:rsidRPr="00F84248">
        <w:rPr>
          <w:rFonts w:ascii="Arial" w:hAnsi="Arial" w:cs="Arial"/>
          <w:sz w:val="21"/>
          <w:szCs w:val="21"/>
          <w:lang w:val="fr-FR"/>
        </w:rPr>
        <w:t xml:space="preserve">Longuet-Higgins, M. S., &amp; Stewart, R. W. (1964).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Longuet-Higgins, M. S., &amp; Turner, J. S. (1974).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1–14. doi:10.1029/2006JC003605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Modelling storm hydrodynamics on gravel beaches with XBeach-G.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r w:rsidRPr="004F2B4F">
        <w:rPr>
          <w:rFonts w:ascii="Arial" w:hAnsi="Arial" w:cs="Arial"/>
          <w:sz w:val="21"/>
          <w:szCs w:val="21"/>
          <w:lang w:val="en-US"/>
        </w:rPr>
        <w:t xml:space="preserve">An empirical model to estimate the propagation of random breaking and nonbreaking waves over vegetation fields.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Nairn, R. B., Roelvink, J. A., &amp; Southgate, H. N. (1990). Transition zone width and implications for modeling surfzone hydrodynamics.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4F2B4F">
        <w:rPr>
          <w:rFonts w:ascii="Arial" w:hAnsi="Arial" w:cs="Arial"/>
          <w:sz w:val="21"/>
          <w:szCs w:val="21"/>
          <w:lang w:val="en-US"/>
        </w:rPr>
        <w:lastRenderedPageBreak/>
        <w:t xml:space="preserve">of Hurricane Sandy on the New Jersey coast. </w:t>
      </w:r>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The dynamics of the upper ocean. </w:t>
      </w:r>
      <w:r w:rsidRPr="004F2B4F">
        <w:rPr>
          <w:rFonts w:ascii="Arial" w:hAnsi="Arial" w:cs="Arial"/>
          <w:i/>
          <w:iCs/>
          <w:sz w:val="21"/>
          <w:szCs w:val="21"/>
          <w:lang w:val="en-US"/>
        </w:rPr>
        <w:t>Cambridge University Press</w:t>
      </w:r>
      <w:r w:rsidRPr="004F2B4F">
        <w:rPr>
          <w:rFonts w:ascii="Arial" w:hAnsi="Arial" w:cs="Arial"/>
          <w:sz w:val="21"/>
          <w:szCs w:val="21"/>
          <w:lang w:val="en-US"/>
        </w:rPr>
        <w:t>, 366.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Tidal water table fluctuations in a sandy ocean beach. </w:t>
      </w:r>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 doi:10.1029/1999WR900105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Reniers, A. J. H. M., Roelvink, J. A., &amp; Thornton, E. B. (2004).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1–22. doi:10.1029/2002JC001586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Rienecker, M. M., &amp; Fenton, J. D. (1981). A Fourier approximation method for steady water waves.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 doi:10.1017/S0022112081002851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Dissipation in random wave group incident on a beach.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Delft Unversity of Technology, Delft.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Coastal morphodynamic evolution techniques.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&amp; Stive, M. J. F. (1989). Bar-generating cross-shore flow mechanisms on a beach.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Modeling the alongshore current on barred beaches.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van Rijn, L. C. (2012). </w:t>
      </w:r>
      <w:r w:rsidRPr="004F2B4F">
        <w:rPr>
          <w:rFonts w:ascii="Arial" w:hAnsi="Arial" w:cs="Arial"/>
          <w:sz w:val="21"/>
          <w:szCs w:val="21"/>
          <w:lang w:val="en-US"/>
        </w:rPr>
        <w:t xml:space="preserve">On the parameterization of the free-stream non-linear wave orbital motion in nearshore morphodynamic models.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The basic experiment.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r w:rsidRPr="004F2B4F">
        <w:rPr>
          <w:rFonts w:ascii="Arial" w:hAnsi="Arial" w:cs="Arial"/>
          <w:sz w:val="21"/>
          <w:szCs w:val="21"/>
          <w:lang w:val="en-US"/>
        </w:rPr>
        <w:t xml:space="preserve">Non-hydrostatic modeling of surf zone wave dynamics.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r w:rsidRPr="004F2B4F">
        <w:rPr>
          <w:rFonts w:ascii="Arial" w:hAnsi="Arial" w:cs="Arial"/>
          <w:i/>
          <w:iCs/>
          <w:sz w:val="21"/>
          <w:szCs w:val="21"/>
          <w:lang w:val="en-US"/>
        </w:rPr>
        <w:t>Dynamics of Marine Sands</w:t>
      </w:r>
      <w:r w:rsidRPr="004F2B4F">
        <w:rPr>
          <w:rFonts w:ascii="Arial" w:hAnsi="Arial" w:cs="Arial"/>
          <w:sz w:val="21"/>
          <w:szCs w:val="21"/>
          <w:lang w:val="en-US"/>
        </w:rPr>
        <w:t>. London: Thomas Telford Publications.</w:t>
      </w:r>
    </w:p>
    <w:p w:rsidR="001C33F8" w:rsidRPr="004F2B4F" w:rsidRDefault="001C33F8" w:rsidP="001C33F8">
      <w:pPr>
        <w:pStyle w:val="NormalWeb"/>
        <w:ind w:left="480" w:hanging="480"/>
        <w:rPr>
          <w:rFonts w:ascii="Arial" w:hAnsi="Arial" w:cs="Arial"/>
          <w:sz w:val="21"/>
          <w:szCs w:val="21"/>
          <w:lang w:val="en-US"/>
        </w:rPr>
      </w:pPr>
      <w:r w:rsidRPr="00F84248">
        <w:rPr>
          <w:rFonts w:ascii="Arial" w:hAnsi="Arial" w:cs="Arial"/>
          <w:sz w:val="21"/>
          <w:szCs w:val="21"/>
          <w:lang w:val="nl-NL"/>
        </w:rPr>
        <w:t xml:space="preserve">Stelling, G. S., &amp; Zijlema, M. (2003). </w:t>
      </w:r>
      <w:r w:rsidRPr="004F2B4F">
        <w:rPr>
          <w:rFonts w:ascii="Arial" w:hAnsi="Arial" w:cs="Arial"/>
          <w:sz w:val="21"/>
          <w:szCs w:val="21"/>
          <w:lang w:val="en-US"/>
        </w:rPr>
        <w:t xml:space="preserve">An accurate and efficient finite-difference algorithm for non-hydrostatic free-surface flow with application to wave propagation.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lastRenderedPageBreak/>
        <w:t xml:space="preserve">Stive, M. J. F., &amp; De Vriend, H. J. (1994).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r w:rsidRPr="004F2B4F">
        <w:rPr>
          <w:rFonts w:ascii="Arial" w:hAnsi="Arial" w:cs="Arial"/>
          <w:sz w:val="21"/>
          <w:szCs w:val="21"/>
          <w:lang w:val="en-US"/>
        </w:rPr>
        <w:t xml:space="preserve">Wave dissipation by vegetation with layer schematization in SWAN.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Svendsen, I. . (1984). Mass flux and undertow in a surf zone.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Svendsen, I. A. (1984). Wave heights and set-up in a surf zone.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F84248">
        <w:rPr>
          <w:rFonts w:ascii="Arial" w:hAnsi="Arial" w:cs="Arial"/>
          <w:sz w:val="21"/>
          <w:szCs w:val="21"/>
        </w:rPr>
        <w:t xml:space="preserve">Van der Zwaag, J. (2014). </w:t>
      </w:r>
      <w:r w:rsidRPr="004F2B4F">
        <w:rPr>
          <w:rFonts w:ascii="Arial" w:hAnsi="Arial" w:cs="Arial"/>
          <w:sz w:val="21"/>
          <w:szCs w:val="21"/>
          <w:lang w:val="en-US"/>
        </w:rPr>
        <w:t>Modelling sediment sorting near the large scale nourishment ’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E-Proceedings of the 36th IAHR World Congress 28 June – 3 July, 2015, The Hague, The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Delft University of Technology, Delft.</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r w:rsidRPr="004F2B4F">
        <w:rPr>
          <w:rFonts w:ascii="Arial" w:hAnsi="Arial" w:cs="Arial"/>
          <w:sz w:val="21"/>
          <w:szCs w:val="21"/>
          <w:lang w:val="en-US"/>
        </w:rPr>
        <w:t xml:space="preserve">Calculation of wave-driven currents in a 3D mean flow model. 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Zijlema, M., Stelling, G. S., &amp; Smit, P. B. (2011).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lastRenderedPageBreak/>
        <w:t>Appendices</w:t>
      </w:r>
      <w:bookmarkEnd w:id="557"/>
    </w:p>
    <w:p w:rsidR="00691D3B" w:rsidRPr="004F2B4F" w:rsidRDefault="00691D3B" w:rsidP="002603CC">
      <w:pPr>
        <w:pStyle w:val="Heading2"/>
        <w:jc w:val="both"/>
        <w:rPr>
          <w:lang w:val="en-US"/>
        </w:rPr>
      </w:pPr>
      <w:bookmarkStart w:id="558" w:name="_Toc412196416"/>
      <w:bookmarkStart w:id="559" w:name="_Toc412623880"/>
      <w:commentRangeStart w:id="560"/>
      <w:r w:rsidRPr="004F2B4F">
        <w:rPr>
          <w:lang w:val="en-US"/>
        </w:rPr>
        <w:t>Hands on exercises</w:t>
      </w:r>
      <w:commentRangeEnd w:id="560"/>
      <w:r w:rsidRPr="004F2B4F">
        <w:rPr>
          <w:rStyle w:val="CommentReference"/>
          <w:b w:val="0"/>
          <w:iCs w:val="0"/>
          <w:lang w:val="en-US"/>
        </w:rPr>
        <w:commentReference w:id="560"/>
      </w:r>
      <w:r w:rsidRPr="004F2B4F">
        <w:rPr>
          <w:lang w:val="en-US"/>
        </w:rPr>
        <w:t xml:space="preserve"> (based on basic XBeach exercises)</w:t>
      </w:r>
      <w:bookmarkEnd w:id="558"/>
      <w:bookmarkEnd w:id="559"/>
    </w:p>
    <w:p w:rsidR="00691D3B" w:rsidRPr="004F2B4F" w:rsidRDefault="00691D3B" w:rsidP="002603CC">
      <w:pPr>
        <w:rPr>
          <w:lang w:val="en-US"/>
        </w:rPr>
      </w:pPr>
      <w:r w:rsidRPr="004F2B4F">
        <w:rPr>
          <w:lang w:val="en-US"/>
        </w:rPr>
        <w:t>xxx</w:t>
      </w:r>
    </w:p>
    <w:p w:rsidR="00691D3B" w:rsidRPr="004F2B4F" w:rsidRDefault="00691D3B" w:rsidP="002603CC">
      <w:pPr>
        <w:pStyle w:val="Heading3"/>
        <w:jc w:val="both"/>
        <w:rPr>
          <w:lang w:val="en-US"/>
        </w:rPr>
      </w:pPr>
      <w:bookmarkStart w:id="561" w:name="_Toc412196417"/>
      <w:bookmarkStart w:id="562" w:name="_Toc412623881"/>
      <w:r w:rsidRPr="004F2B4F">
        <w:rPr>
          <w:lang w:val="en-US"/>
        </w:rPr>
        <w:t>Dune erosion at Delfland, Netherlands (1D)</w:t>
      </w:r>
      <w:bookmarkEnd w:id="561"/>
      <w:bookmarkEnd w:id="562"/>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Copy all model files to a new folder named “superfast”. Edit params.txt and set ny=0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563" w:name="_Toc412196418"/>
      <w:bookmarkStart w:id="564" w:name="_Toc412623882"/>
      <w:r w:rsidRPr="004F2B4F">
        <w:rPr>
          <w:lang w:val="en-US"/>
        </w:rPr>
        <w:lastRenderedPageBreak/>
        <w:t>Nourishment scenarios near Kijkduin, Holland (1D)</w:t>
      </w:r>
      <w:bookmarkEnd w:id="563"/>
      <w:bookmarkEnd w:id="564"/>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bookmarkStart w:id="565" w:name="_GoBack"/>
      <w:bookmarkEnd w:id="565"/>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lastRenderedPageBreak/>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566" w:name="_Toc412196419"/>
      <w:bookmarkStart w:id="567" w:name="_Toc412623883"/>
      <w:r w:rsidRPr="004F2B4F">
        <w:rPr>
          <w:lang w:val="en-US"/>
        </w:rPr>
        <w:t>Overwash at Santa Rosa Island , USA (2DH)</w:t>
      </w:r>
      <w:bookmarkEnd w:id="566"/>
      <w:bookmarkEnd w:id="567"/>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island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r w:rsidRPr="004F2B4F">
        <w:rPr>
          <w:i/>
          <w:lang w:val="en-US"/>
        </w:rPr>
        <w:t>ny</w:t>
      </w:r>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dy?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Design a nourishment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568" w:name="_Toc412196420"/>
      <w:bookmarkStart w:id="569" w:name="_Toc412623884"/>
      <w:r w:rsidRPr="004F2B4F">
        <w:rPr>
          <w:lang w:val="en-US"/>
        </w:rPr>
        <w:lastRenderedPageBreak/>
        <w:t>Yanchep perched beach and natural breakwater (2DH)</w:t>
      </w:r>
      <w:bookmarkEnd w:id="568"/>
      <w:bookmarkEnd w:id="569"/>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r w:rsidRPr="004F2B4F">
        <w:rPr>
          <w:lang w:val="en-US"/>
        </w:rPr>
        <w:t>Use  Quickplot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r w:rsidRPr="004F2B4F">
        <w:rPr>
          <w:lang w:val="en-US"/>
        </w:rPr>
        <w:t>Use  Quickplot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570" w:name="_Toc412196421"/>
      <w:bookmarkStart w:id="571" w:name="_Toc412623885"/>
      <w:r w:rsidRPr="004F2B4F">
        <w:rPr>
          <w:lang w:val="en-US"/>
        </w:rPr>
        <w:lastRenderedPageBreak/>
        <w:t>Advanced model coefficients</w:t>
      </w:r>
      <w:bookmarkEnd w:id="570"/>
      <w:bookmarkEnd w:id="571"/>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572" w:name="_Toc412196422"/>
      <w:bookmarkStart w:id="573" w:name="_Toc412623886"/>
      <w:r w:rsidRPr="004F2B4F">
        <w:rPr>
          <w:lang w:val="en-US"/>
        </w:rPr>
        <w:t>Wave numerics</w:t>
      </w:r>
      <w:bookmarkEnd w:id="572"/>
      <w:bookmarkEnd w:id="573"/>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74" w:name="_Toc412196423"/>
      <w:bookmarkStart w:id="575" w:name="_Toc412623887"/>
      <w:r w:rsidRPr="004F2B4F">
        <w:rPr>
          <w:lang w:val="en-US"/>
        </w:rPr>
        <w:t>Wave dissipation</w:t>
      </w:r>
      <w:bookmarkEnd w:id="574"/>
      <w:bookmarkEnd w:id="575"/>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F84248"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Type of breaker </w:t>
            </w:r>
            <w:r w:rsidRPr="004F2B4F">
              <w:lastRenderedPageBreak/>
              <w:t>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w:t>
            </w:r>
            <w:r w:rsidRPr="00844679">
              <w:rPr>
                <w:lang w:val="nl-NL"/>
              </w:rPr>
              <w:lastRenderedPageBreak/>
              <w:t>roelvink2, roelvink_daly, janssen</w:t>
            </w:r>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76" w:name="_Toc412196424"/>
      <w:bookmarkStart w:id="577" w:name="_Toc412623888"/>
      <w:r w:rsidRPr="004F2B4F">
        <w:rPr>
          <w:lang w:val="en-US"/>
        </w:rPr>
        <w:lastRenderedPageBreak/>
        <w:t>Rollers</w:t>
      </w:r>
      <w:bookmarkEnd w:id="576"/>
      <w:bookmarkEnd w:id="577"/>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78" w:name="_Toc412196425"/>
      <w:bookmarkStart w:id="579" w:name="_Toc412623889"/>
      <w:r w:rsidRPr="004F2B4F">
        <w:rPr>
          <w:lang w:val="en-US"/>
        </w:rPr>
        <w:t>Wave-current interaction</w:t>
      </w:r>
      <w:bookmarkEnd w:id="578"/>
      <w:bookmarkEnd w:id="579"/>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The wave current interation will result in a feedback of currents on the wave propagation. </w:t>
      </w:r>
      <w:r w:rsidRPr="004F2B4F">
        <w:rPr>
          <w:i/>
          <w:lang w:val="en-US"/>
        </w:rPr>
        <w:t>hwci</w:t>
      </w:r>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80" w:name="_Toc412196426"/>
      <w:bookmarkStart w:id="581" w:name="_Toc412623890"/>
      <w:r w:rsidRPr="004F2B4F">
        <w:rPr>
          <w:lang w:val="en-US"/>
        </w:rPr>
        <w:t>Bed friction and viscosity</w:t>
      </w:r>
      <w:bookmarkEnd w:id="580"/>
      <w:bookmarkEnd w:id="581"/>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apply ,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82" w:name="_Toc412196427"/>
      <w:bookmarkStart w:id="583" w:name="_Toc412623891"/>
      <w:r w:rsidRPr="004F2B4F">
        <w:rPr>
          <w:lang w:val="en-US"/>
        </w:rPr>
        <w:t>Flow numerics</w:t>
      </w:r>
      <w:bookmarkEnd w:id="582"/>
      <w:bookmarkEnd w:id="583"/>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Threshold velocity difference to </w:t>
            </w:r>
            <w:r w:rsidRPr="004F2B4F">
              <w:lastRenderedPageBreak/>
              <w:t>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84" w:name="_Toc412196428"/>
      <w:bookmarkStart w:id="585" w:name="_Toc412623892"/>
      <w:r w:rsidRPr="004F2B4F">
        <w:rPr>
          <w:lang w:val="en-US"/>
        </w:rPr>
        <w:t>Sediment transport</w:t>
      </w:r>
      <w:bookmarkEnd w:id="584"/>
      <w:bookmarkEnd w:id="585"/>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lws </w:t>
      </w:r>
      <w:r w:rsidRPr="004F2B4F">
        <w:rPr>
          <w:lang w:val="en-US"/>
        </w:rPr>
        <w:t xml:space="preserve"> and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Minimum adaptation time scale in advection </w:t>
            </w:r>
            <w:r w:rsidRPr="004F2B4F">
              <w:lastRenderedPageBreak/>
              <w:t>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Switch to reduce </w:t>
            </w:r>
            <w:r w:rsidRPr="004F2B4F">
              <w:lastRenderedPageBreak/>
              <w:t>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Switch to activate turbulence advection model for short and </w:t>
            </w:r>
            <w:r w:rsidRPr="004F2B4F">
              <w:lastRenderedPageBreak/>
              <w:t>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lastRenderedPageBreak/>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86" w:name="_Toc412196429"/>
      <w:bookmarkStart w:id="587" w:name="_Toc412623893"/>
      <w:r w:rsidRPr="004F2B4F">
        <w:rPr>
          <w:lang w:val="en-US"/>
        </w:rPr>
        <w:t>Sediment transport numerics</w:t>
      </w:r>
      <w:bookmarkEnd w:id="586"/>
      <w:bookmarkEnd w:id="587"/>
    </w:p>
    <w:p w:rsidR="00691D3B" w:rsidRPr="004F2B4F" w:rsidRDefault="00691D3B" w:rsidP="002603CC">
      <w:pPr>
        <w:pStyle w:val="BodyText"/>
        <w:rPr>
          <w:lang w:val="en-US"/>
        </w:rPr>
      </w:pPr>
      <w:r w:rsidRPr="004F2B4F">
        <w:rPr>
          <w:lang w:val="en-US"/>
        </w:rPr>
        <w:t>The parameters listed in the table below involve the numerical aspects of sediment transport that are all considered advanced options. For example the maximum allowed sediment concentration can be varied with the keyword cmax. It is however not recommend to vary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588" w:name="_Toc412196430"/>
      <w:bookmarkStart w:id="589" w:name="_Toc412623894"/>
      <w:r w:rsidRPr="004F2B4F">
        <w:rPr>
          <w:lang w:val="en-US"/>
        </w:rPr>
        <w:t>Quasi-3D sediment transport</w:t>
      </w:r>
      <w:bookmarkEnd w:id="588"/>
      <w:bookmarkEnd w:id="589"/>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Number of sigma layers in Quasi-3D model; kmax = 1 is without vertical </w:t>
            </w:r>
            <w:r w:rsidRPr="004F2B4F">
              <w:lastRenderedPageBreak/>
              <w:t>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0" w:name="_Toc412196431"/>
      <w:bookmarkStart w:id="591" w:name="_Toc412623895"/>
      <w:r w:rsidRPr="004F2B4F">
        <w:rPr>
          <w:lang w:val="en-US"/>
        </w:rPr>
        <w:t>Morphology</w:t>
      </w:r>
      <w:bookmarkEnd w:id="590"/>
      <w:bookmarkEnd w:id="591"/>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a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Water depth at which is switched from wetslp to </w:t>
            </w:r>
            <w:r w:rsidRPr="004F2B4F">
              <w:lastRenderedPageBreak/>
              <w:t>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lastRenderedPageBreak/>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2" w:name="_Toc412196432"/>
      <w:bookmarkStart w:id="593" w:name="_Toc412623896"/>
      <w:r w:rsidRPr="004F2B4F">
        <w:rPr>
          <w:lang w:val="en-US"/>
        </w:rPr>
        <w:t>Bed update</w:t>
      </w:r>
      <w:bookmarkEnd w:id="592"/>
      <w:bookmarkEnd w:id="593"/>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Merge threshold for variable sediment layer (ratio to </w:t>
            </w:r>
            <w:r w:rsidRPr="004F2B4F">
              <w:lastRenderedPageBreak/>
              <w:t>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4" w:name="_Toc412196433"/>
      <w:bookmarkStart w:id="595" w:name="_Toc412623897"/>
      <w:r w:rsidRPr="004F2B4F">
        <w:rPr>
          <w:lang w:val="en-US"/>
        </w:rPr>
        <w:t>Groundwater flow</w:t>
      </w:r>
      <w:bookmarkEnd w:id="594"/>
      <w:bookmarkEnd w:id="595"/>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92128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92128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244"/>
        <w:gridCol w:w="1756"/>
        <w:gridCol w:w="1353"/>
        <w:gridCol w:w="1613"/>
        <w:gridCol w:w="973"/>
        <w:gridCol w:w="9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Reynolds number for </w:t>
            </w:r>
            <w:r w:rsidRPr="004F2B4F">
              <w:lastRenderedPageBreak/>
              <w:t>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596"/>
            <w:r w:rsidRPr="004F2B4F">
              <w:lastRenderedPageBreak/>
              <w:t>gwfastsolve*</w:t>
            </w:r>
            <w:commentRangeEnd w:id="596"/>
            <w:r w:rsidR="004B463E">
              <w:rPr>
                <w:rStyle w:val="CommentReference"/>
                <w:rFonts w:ascii="Arial" w:eastAsia="Times New Roman" w:hAnsi="Arial" w:cs="Arial"/>
                <w:b w:val="0"/>
                <w:bCs w:val="0"/>
                <w:color w:val="auto"/>
                <w:lang w:val="en-GB"/>
              </w:rPr>
              <w:commentReference w:id="596"/>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597" w:name="_Toc412196434"/>
      <w:bookmarkStart w:id="598" w:name="_Toc412623898"/>
      <w:r w:rsidRPr="004F2B4F">
        <w:rPr>
          <w:lang w:val="en-US"/>
        </w:rPr>
        <w:t>Non-hydrostatic correction</w:t>
      </w:r>
      <w:bookmarkEnd w:id="597"/>
      <w:bookmarkEnd w:id="598"/>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748"/>
        <w:gridCol w:w="1562"/>
        <w:gridCol w:w="2100"/>
        <w:gridCol w:w="2100"/>
        <w:gridCol w:w="665"/>
        <w:gridCol w:w="75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599"/>
            <w:r w:rsidRPr="004F2B4F">
              <w:t>breakviscfac*</w:t>
            </w:r>
            <w:commentRangeEnd w:id="599"/>
            <w:r w:rsidR="004B463E">
              <w:rPr>
                <w:rStyle w:val="CommentReference"/>
                <w:rFonts w:ascii="Arial" w:eastAsia="Times New Roman" w:hAnsi="Arial" w:cs="Arial"/>
                <w:b w:val="0"/>
                <w:bCs w:val="0"/>
                <w:color w:val="auto"/>
                <w:lang w:val="en-GB"/>
              </w:rPr>
              <w:commentReference w:id="599"/>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commentRangeStart w:id="600"/>
            <w:r w:rsidRPr="004F2B4F">
              <w:t>reformsteep*</w:t>
            </w:r>
            <w:commentRangeEnd w:id="600"/>
            <w:r w:rsidR="004B463E">
              <w:rPr>
                <w:rStyle w:val="CommentReference"/>
                <w:rFonts w:ascii="Arial" w:eastAsia="Times New Roman" w:hAnsi="Arial" w:cs="Arial"/>
                <w:b w:val="0"/>
                <w:bCs w:val="0"/>
                <w:color w:val="auto"/>
                <w:lang w:val="en-GB"/>
              </w:rPr>
              <w:commentReference w:id="600"/>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01" w:name="_Toc412196435"/>
      <w:bookmarkStart w:id="602" w:name="_Toc412623899"/>
      <w:r w:rsidRPr="004F2B4F">
        <w:rPr>
          <w:lang w:val="en-US"/>
        </w:rPr>
        <w:t>Physical constants</w:t>
      </w:r>
      <w:bookmarkEnd w:id="601"/>
      <w:bookmarkEnd w:id="602"/>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03" w:name="_Toc412196436"/>
      <w:bookmarkStart w:id="604" w:name="_Toc412623900"/>
      <w:r w:rsidRPr="004F2B4F">
        <w:rPr>
          <w:lang w:val="en-US"/>
        </w:rPr>
        <w:t>Coriolis force</w:t>
      </w:r>
      <w:bookmarkEnd w:id="603"/>
      <w:bookmarkEnd w:id="604"/>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Angular velocity of earth calculated as: </w:t>
            </w:r>
            <w:r w:rsidRPr="004F2B4F">
              <w:lastRenderedPageBreak/>
              <w:t>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lastRenderedPageBreak/>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605" w:name="_Toc412196437"/>
      <w:bookmarkStart w:id="606" w:name="_Toc412623901"/>
      <w:r w:rsidRPr="004F2B4F">
        <w:rPr>
          <w:lang w:val="en-US"/>
        </w:rPr>
        <w:lastRenderedPageBreak/>
        <w:t>MPI</w:t>
      </w:r>
      <w:bookmarkEnd w:id="605"/>
      <w:bookmarkEnd w:id="606"/>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This will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r w:rsidRPr="004F2B4F">
        <w:rPr>
          <w:i/>
          <w:lang w:val="en-US"/>
        </w:rPr>
        <w:t>mmpi</w:t>
      </w:r>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607" w:name="_Toc412196438"/>
      <w:bookmarkStart w:id="608" w:name="_Toc412623902"/>
      <w:r w:rsidRPr="004F2B4F">
        <w:rPr>
          <w:lang w:val="en-US"/>
        </w:rPr>
        <w:t>Output projection</w:t>
      </w:r>
      <w:bookmarkEnd w:id="607"/>
      <w:bookmarkEnd w:id="608"/>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meta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lastRenderedPageBreak/>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609" w:name="_Toc412623903"/>
      <w:r w:rsidRPr="004F2B4F">
        <w:rPr>
          <w:lang w:val="en-US"/>
        </w:rPr>
        <w:t>Numerical implementation</w:t>
      </w:r>
      <w:bookmarkEnd w:id="609"/>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610" w:name="_Toc412623904"/>
      <w:r w:rsidRPr="004F2B4F">
        <w:rPr>
          <w:lang w:val="en-US"/>
        </w:rPr>
        <w:t>Grid types</w:t>
      </w:r>
      <w:bookmarkEnd w:id="610"/>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611" w:name="_Toc412623905"/>
      <w:r w:rsidRPr="004F2B4F">
        <w:rPr>
          <w:lang w:val="en-US"/>
        </w:rPr>
        <w:t>Grid set-up</w:t>
      </w:r>
      <w:bookmarkEnd w:id="611"/>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612" w:author="Robert McCall" w:date="2015-03-05T12:21:00Z">
        <w:r w:rsidR="00921289" w:rsidRPr="004F2B4F">
          <w:rPr>
            <w:lang w:val="en-US"/>
          </w:rPr>
          <w:t xml:space="preserve">Figure </w:t>
        </w:r>
        <w:r w:rsidR="00921289">
          <w:rPr>
            <w:noProof/>
            <w:lang w:val="en-US"/>
          </w:rPr>
          <w:t>6</w:t>
        </w:r>
        <w:r w:rsidR="00921289" w:rsidRPr="004F2B4F">
          <w:rPr>
            <w:noProof/>
            <w:lang w:val="en-US"/>
          </w:rPr>
          <w:t>.</w:t>
        </w:r>
        <w:r w:rsidR="00921289">
          <w:rPr>
            <w:noProof/>
            <w:lang w:val="en-US"/>
          </w:rPr>
          <w:t>1</w:t>
        </w:r>
      </w:ins>
      <w:del w:id="613" w:author="Robert McCall" w:date="2015-03-05T10:09:00Z">
        <w:r w:rsidR="00844679" w:rsidRPr="004F2B4F" w:rsidDel="005E6B98">
          <w:rPr>
            <w:lang w:val="en-US"/>
          </w:rPr>
          <w:delText xml:space="preserve">Figure </w:delText>
        </w:r>
        <w:r w:rsidR="00844679" w:rsidDel="005E6B98">
          <w:rPr>
            <w:noProof/>
            <w:lang w:val="en-US"/>
          </w:rPr>
          <w:delText>6</w:delText>
        </w:r>
        <w:r w:rsidR="00844679" w:rsidRPr="004F2B4F" w:rsidDel="005E6B98">
          <w:rPr>
            <w:noProof/>
            <w:lang w:val="en-US"/>
          </w:rPr>
          <w:delText>.</w:delText>
        </w:r>
        <w:r w:rsidR="00844679" w:rsidDel="005E6B98">
          <w:rPr>
            <w:noProof/>
            <w:lang w:val="en-US"/>
          </w:rPr>
          <w:delText>1</w:delText>
        </w:r>
      </w:del>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4.4pt;height:14.4pt" o:ole="">
            <v:imagedata r:id="rId265" o:title=""/>
          </v:shape>
          <o:OLEObject Type="Embed" ProgID="Equation.DSMT4" ShapeID="_x0000_i1138" DrawAspect="Content" ObjectID="_1487067583" r:id="rId266"/>
        </w:object>
      </w:r>
      <w:r w:rsidRPr="004F2B4F">
        <w:rPr>
          <w:lang w:val="en-US"/>
        </w:rPr>
        <w:t xml:space="preserve">and </w:t>
      </w:r>
      <w:r w:rsidRPr="004F2B4F">
        <w:rPr>
          <w:position w:val="-6"/>
          <w:lang w:val="en-US"/>
        </w:rPr>
        <w:object w:dxaOrig="340" w:dyaOrig="279">
          <v:shape id="_x0000_i1139" type="#_x0000_t75" style="width:14.4pt;height:14.4pt" o:ole="">
            <v:imagedata r:id="rId267" o:title=""/>
          </v:shape>
          <o:OLEObject Type="Embed" ProgID="Equation.DSMT4" ShapeID="_x0000_i1139" DrawAspect="Content" ObjectID="_1487067584" r:id="rId268"/>
        </w:object>
      </w:r>
      <w:r w:rsidRPr="004F2B4F">
        <w:rPr>
          <w:lang w:val="en-US"/>
        </w:rPr>
        <w:t xml:space="preserve">, with subscripts referring to the point where they are defined. A finite-volume approach is utilized where mass, momentum and wave action are strictly conserved.  In the  middle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ins w:id="614" w:author="Robert McCall" w:date="2015-03-05T12:21:00Z">
        <w:r w:rsidR="00921289" w:rsidRPr="004F2B4F">
          <w:rPr>
            <w:lang w:val="en-US"/>
          </w:rPr>
          <w:t xml:space="preserve">Figure </w:t>
        </w:r>
        <w:r w:rsidR="00921289">
          <w:rPr>
            <w:noProof/>
            <w:lang w:val="en-US"/>
          </w:rPr>
          <w:t>6</w:t>
        </w:r>
        <w:r w:rsidR="00921289" w:rsidRPr="004F2B4F">
          <w:rPr>
            <w:noProof/>
            <w:lang w:val="en-US"/>
          </w:rPr>
          <w:t>.</w:t>
        </w:r>
        <w:r w:rsidR="00921289">
          <w:rPr>
            <w:noProof/>
            <w:lang w:val="en-US"/>
          </w:rPr>
          <w:t>1</w:t>
        </w:r>
      </w:ins>
      <w:del w:id="615" w:author="Robert McCall" w:date="2015-03-05T10:09:00Z">
        <w:r w:rsidR="00844679" w:rsidRPr="004F2B4F" w:rsidDel="005E6B98">
          <w:rPr>
            <w:lang w:val="en-US"/>
          </w:rPr>
          <w:delText xml:space="preserve">Figure </w:delText>
        </w:r>
        <w:r w:rsidR="00844679" w:rsidDel="005E6B98">
          <w:rPr>
            <w:noProof/>
            <w:lang w:val="en-US"/>
          </w:rPr>
          <w:delText>6</w:delText>
        </w:r>
        <w:r w:rsidR="00844679" w:rsidRPr="004F2B4F" w:rsidDel="005E6B98">
          <w:rPr>
            <w:noProof/>
            <w:lang w:val="en-US"/>
          </w:rPr>
          <w:delText>.</w:delText>
        </w:r>
        <w:r w:rsidR="00844679" w:rsidDel="005E6B98">
          <w:rPr>
            <w:noProof/>
            <w:lang w:val="en-US"/>
          </w:rPr>
          <w:delText>1</w:delText>
        </w:r>
      </w:del>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616" w:name="_Ref411936920"/>
      <w:bookmarkStart w:id="617" w:name="_Ref411935479"/>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921289">
        <w:rPr>
          <w:noProof/>
          <w:lang w:val="en-US"/>
        </w:rPr>
        <w:t>6</w:t>
      </w:r>
      <w:r w:rsidR="00394891" w:rsidRPr="004F2B4F">
        <w:rPr>
          <w:lang w:val="en-US"/>
        </w:rPr>
        <w:fldChar w:fldCharType="end"/>
      </w:r>
      <w:r w:rsidR="00394891" w:rsidRPr="004F2B4F">
        <w:rPr>
          <w:lang w:val="en-US"/>
        </w:rPr>
        <w:t>.</w:t>
      </w:r>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921289">
        <w:rPr>
          <w:noProof/>
          <w:lang w:val="en-US"/>
        </w:rPr>
        <w:t>1</w:t>
      </w:r>
      <w:r w:rsidR="00394891" w:rsidRPr="004F2B4F">
        <w:rPr>
          <w:lang w:val="en-US"/>
        </w:rPr>
        <w:fldChar w:fldCharType="end"/>
      </w:r>
      <w:bookmarkEnd w:id="616"/>
      <w:r w:rsidRPr="004F2B4F">
        <w:rPr>
          <w:lang w:val="en-US"/>
        </w:rPr>
        <w:t xml:space="preserve"> Location of staggered grid points (left panel); definition of grid distances (middle) and terms in volume balance (right)</w:t>
      </w:r>
      <w:bookmarkEnd w:id="617"/>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618" w:name="_Toc410145831"/>
      <w:bookmarkStart w:id="619" w:name="_Toc412623906"/>
      <w:r w:rsidRPr="004F2B4F">
        <w:rPr>
          <w:lang w:val="en-US"/>
        </w:rPr>
        <w:t>Shallow water equations</w:t>
      </w:r>
      <w:bookmarkEnd w:id="618"/>
      <w:bookmarkEnd w:id="619"/>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51.2pt;height:28.8pt" o:ole="">
            <v:imagedata r:id="rId270" o:title=""/>
          </v:shape>
          <o:OLEObject Type="Embed" ProgID="Equation.DSMT4" ShapeID="_x0000_i1140" DrawAspect="Content" ObjectID="_1487067585" r:id="rId271"/>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0"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lastRenderedPageBreak/>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0.8pt;height:50.4pt" o:ole="">
            <v:imagedata r:id="rId272" o:title=""/>
          </v:shape>
          <o:OLEObject Type="Embed" ProgID="Equation.DSMT4" ShapeID="_x0000_i1141" DrawAspect="Content" ObjectID="_1487067586" r:id="rId27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around  the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i,j</w:t>
      </w:r>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ins w:id="622" w:author="Robert McCall" w:date="2015-03-05T12:21:00Z">
        <w:r w:rsidR="00921289" w:rsidRPr="00921289">
          <w:rPr>
            <w:lang w:val="en-US"/>
            <w:rPrChange w:id="623" w:author="Robert McCall" w:date="2015-03-05T12:21:00Z">
              <w:rPr>
                <w:b/>
                <w:lang w:val="en-US"/>
              </w:rPr>
            </w:rPrChange>
          </w:rPr>
          <w:t>Figure 6.2</w:t>
        </w:r>
      </w:ins>
      <w:del w:id="624" w:author="Robert McCall" w:date="2015-03-05T10:09:00Z">
        <w:r w:rsidR="00844679" w:rsidRPr="00844679" w:rsidDel="005E6B98">
          <w:rPr>
            <w:lang w:val="en-US"/>
          </w:rPr>
          <w:delText>Figure 6.2</w:delText>
        </w:r>
      </w:del>
      <w:r w:rsidRPr="004F2B4F">
        <w:rPr>
          <w:lang w:val="en-US"/>
        </w:rPr>
        <w:fldChar w:fldCharType="end"/>
      </w:r>
      <w:r w:rsidRPr="004F2B4F">
        <w:rPr>
          <w:lang w:val="en-US"/>
        </w:rPr>
        <w:t>.  It is centered around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6pt" o:ole="">
            <v:imagedata r:id="rId274" o:title=""/>
          </v:shape>
          <o:OLEObject Type="Embed" ProgID="Equation.DSMT4" ShapeID="_x0000_i1142" DrawAspect="Content" ObjectID="_1487067587"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5"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r w:rsidRPr="004F2B4F">
        <w:rPr>
          <w:lang w:val="en-US"/>
        </w:rPr>
        <w:t>where V is the cell volume, u the velocity in local grid direction, Q the fluxes,</w:t>
      </w:r>
      <w:r w:rsidRPr="004F2B4F">
        <w:rPr>
          <w:position w:val="-10"/>
          <w:lang w:val="en-US"/>
        </w:rPr>
        <w:object w:dxaOrig="240" w:dyaOrig="260">
          <v:shape id="_x0000_i1143" type="#_x0000_t75" style="width:14.4pt;height:14.4pt" o:ole="">
            <v:imagedata r:id="rId276" o:title=""/>
          </v:shape>
          <o:OLEObject Type="Embed" ProgID="Equation.DSMT4" ShapeID="_x0000_i1143" DrawAspect="Content" ObjectID="_1487067588" r:id="rId277"/>
        </w:object>
      </w:r>
      <w:r w:rsidRPr="004F2B4F">
        <w:rPr>
          <w:lang w:val="en-US"/>
        </w:rPr>
        <w:t xml:space="preserve"> the density, g acceleration of gravity, </w:t>
      </w:r>
      <w:r w:rsidRPr="004F2B4F">
        <w:rPr>
          <w:position w:val="-14"/>
          <w:lang w:val="en-US"/>
        </w:rPr>
        <w:object w:dxaOrig="1100" w:dyaOrig="380">
          <v:shape id="_x0000_i1144" type="#_x0000_t75" style="width:57.6pt;height:21.6pt" o:ole="">
            <v:imagedata r:id="rId278" o:title=""/>
          </v:shape>
          <o:OLEObject Type="Embed" ProgID="Equation.DSMT4" ShapeID="_x0000_i1144" DrawAspect="Content" ObjectID="_1487067589" r:id="rId279"/>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The volume  balance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2.4pt;height:28.8pt" o:ole="">
            <v:imagedata r:id="rId280" o:title=""/>
          </v:shape>
          <o:OLEObject Type="Embed" ProgID="Equation.DSMT4" ShapeID="_x0000_i1145" DrawAspect="Content" ObjectID="_1487067590" r:id="rId28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6"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r w:rsidRPr="004F2B4F">
        <w:rPr>
          <w:i/>
          <w:lang w:val="en-US"/>
        </w:rPr>
        <w:t xml:space="preserve">V </w:t>
      </w:r>
      <w:r w:rsidRPr="004F2B4F">
        <w:rPr>
          <w:lang w:val="en-US"/>
        </w:rPr>
        <w:t xml:space="preserve"> we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4.8pt;height:36pt" o:ole="">
            <v:imagedata r:id="rId282" o:title=""/>
          </v:shape>
          <o:OLEObject Type="Embed" ProgID="Equation.DSMT4" ShapeID="_x0000_i1146" DrawAspect="Content" ObjectID="_1487067591"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2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r w:rsidRPr="004F2B4F">
        <w:rPr>
          <w:lang w:val="en-US"/>
        </w:rPr>
        <w:t xml:space="preserve">where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lastRenderedPageBreak/>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628" w:name="_Ref336832911"/>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921289">
        <w:rPr>
          <w:b/>
          <w:bCs w:val="0"/>
          <w:noProof/>
          <w:lang w:val="en-US"/>
        </w:rPr>
        <w:t>6</w:t>
      </w:r>
      <w:r w:rsidR="00394891" w:rsidRPr="004F2B4F">
        <w:rPr>
          <w:b/>
          <w:bCs w:val="0"/>
          <w:lang w:val="en-US"/>
        </w:rPr>
        <w:fldChar w:fldCharType="end"/>
      </w:r>
      <w:r w:rsidR="00394891" w:rsidRPr="004F2B4F">
        <w:rPr>
          <w:b/>
          <w:bCs w:val="0"/>
          <w:lang w:val="en-US"/>
        </w:rPr>
        <w:t>.</w:t>
      </w:r>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921289">
        <w:rPr>
          <w:b/>
          <w:bCs w:val="0"/>
          <w:noProof/>
          <w:lang w:val="en-US"/>
        </w:rPr>
        <w:t>2</w:t>
      </w:r>
      <w:r w:rsidR="00394891" w:rsidRPr="004F2B4F">
        <w:rPr>
          <w:b/>
          <w:bCs w:val="0"/>
          <w:lang w:val="en-US"/>
        </w:rPr>
        <w:fldChar w:fldCharType="end"/>
      </w:r>
      <w:bookmarkEnd w:id="628"/>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ins w:id="62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104</w:instrText>
        </w:r>
        <w:r w:rsidR="00921289" w:rsidRPr="004F2B4F">
          <w:rPr>
            <w:lang w:val="en-US"/>
          </w:rPr>
          <w:instrText>)</w:instrText>
        </w:r>
      </w:ins>
      <w:del w:id="63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104</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ins w:id="63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105</w:instrText>
        </w:r>
        <w:r w:rsidR="00921289" w:rsidRPr="004F2B4F">
          <w:rPr>
            <w:lang w:val="en-US"/>
          </w:rPr>
          <w:instrText>)</w:instrText>
        </w:r>
      </w:ins>
      <w:del w:id="632"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63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106</w:instrText>
        </w:r>
        <w:r w:rsidR="00921289" w:rsidRPr="004F2B4F">
          <w:rPr>
            <w:lang w:val="en-US"/>
          </w:rPr>
          <w:instrText>)</w:instrText>
        </w:r>
      </w:ins>
      <w:del w:id="63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1.6pt;height:14.4pt" o:ole="">
            <v:imagedata r:id="rId285" o:title=""/>
          </v:shape>
          <o:OLEObject Type="Embed" ProgID="Equation.DSMT4" ShapeID="_x0000_i1147" DrawAspect="Content" ObjectID="_1487067592" r:id="rId286"/>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6pt;height:93.6pt" o:ole="">
            <v:imagedata r:id="rId287" o:title=""/>
          </v:shape>
          <o:OLEObject Type="Embed" ProgID="Equation.DSMT4" ShapeID="_x0000_i1148" DrawAspect="Content" ObjectID="_1487067593" r:id="rId28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35" w:author="Robert McCall" w:date="2015-03-05T12:07:00Z">
        <w:r w:rsidR="00801832" w:rsidRPr="004F2B4F">
          <w:rPr>
            <w:lang w:val="en-US"/>
          </w:rPr>
          <w:fldChar w:fldCharType="end"/>
        </w:r>
      </w:del>
      <w:bookmarkStart w:id="636"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104</w:instrText>
      </w:r>
      <w:r w:rsidR="00801832" w:rsidRPr="004F2B4F">
        <w:rPr>
          <w:lang w:val="en-US"/>
        </w:rPr>
        <w:fldChar w:fldCharType="end"/>
      </w:r>
      <w:r w:rsidR="00801832" w:rsidRPr="004F2B4F">
        <w:rPr>
          <w:lang w:val="en-US"/>
        </w:rPr>
        <w:instrText>)</w:instrText>
      </w:r>
      <w:bookmarkEnd w:id="636"/>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1.6pt;height:108pt" o:ole="">
            <v:imagedata r:id="rId289" o:title=""/>
          </v:shape>
          <o:OLEObject Type="Embed" ProgID="Equation.DSMT4" ShapeID="_x0000_i1149" DrawAspect="Content" ObjectID="_1487067594"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37" w:author="Robert McCall" w:date="2015-03-05T12:07:00Z">
        <w:r w:rsidR="00801832" w:rsidRPr="004F2B4F">
          <w:rPr>
            <w:lang w:val="en-US"/>
          </w:rPr>
          <w:fldChar w:fldCharType="end"/>
        </w:r>
      </w:del>
      <w:bookmarkStart w:id="638"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105</w:instrText>
      </w:r>
      <w:r w:rsidR="00801832" w:rsidRPr="004F2B4F">
        <w:rPr>
          <w:lang w:val="en-US"/>
        </w:rPr>
        <w:fldChar w:fldCharType="end"/>
      </w:r>
      <w:r w:rsidR="00801832" w:rsidRPr="004F2B4F">
        <w:rPr>
          <w:lang w:val="en-US"/>
        </w:rPr>
        <w:instrText>)</w:instrText>
      </w:r>
      <w:bookmarkEnd w:id="638"/>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equation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ins w:id="63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106</w:instrText>
        </w:r>
        <w:r w:rsidR="00921289" w:rsidRPr="004F2B4F">
          <w:rPr>
            <w:lang w:val="en-US"/>
          </w:rPr>
          <w:instrText>)</w:instrText>
        </w:r>
      </w:ins>
      <w:del w:id="64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106</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59.2pt;height:151.2pt" o:ole="">
            <v:imagedata r:id="rId291" o:title=""/>
          </v:shape>
          <o:OLEObject Type="Embed" ProgID="Equation.DSMT4" ShapeID="_x0000_i1150" DrawAspect="Content" ObjectID="_1487067595" r:id="rId292"/>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1" w:author="Robert McCall" w:date="2015-03-05T12:07:00Z">
        <w:r w:rsidR="00801832" w:rsidRPr="004F2B4F">
          <w:rPr>
            <w:lang w:val="en-US"/>
          </w:rPr>
          <w:fldChar w:fldCharType="end"/>
        </w:r>
      </w:del>
      <w:bookmarkStart w:id="642"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106</w:instrText>
      </w:r>
      <w:r w:rsidR="00801832" w:rsidRPr="004F2B4F">
        <w:rPr>
          <w:lang w:val="en-US"/>
        </w:rPr>
        <w:fldChar w:fldCharType="end"/>
      </w:r>
      <w:r w:rsidR="00801832" w:rsidRPr="004F2B4F">
        <w:rPr>
          <w:lang w:val="en-US"/>
        </w:rPr>
        <w:instrText>)</w:instrText>
      </w:r>
      <w:bookmarkEnd w:id="642"/>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ins w:id="643" w:author="Robert McCall" w:date="2015-03-05T12:21:00Z">
        <w:r w:rsidR="00921289" w:rsidRPr="00921289">
          <w:rPr>
            <w:lang w:val="en-US"/>
            <w:rPrChange w:id="644" w:author="Robert McCall" w:date="2015-03-05T12:21:00Z">
              <w:rPr>
                <w:b/>
                <w:lang w:val="en-US"/>
              </w:rPr>
            </w:rPrChange>
          </w:rPr>
          <w:t>Figure 6.3</w:t>
        </w:r>
      </w:ins>
      <w:del w:id="645" w:author="Robert McCall" w:date="2015-03-05T10:09:00Z">
        <w:r w:rsidR="00844679" w:rsidRPr="00844679" w:rsidDel="005E6B98">
          <w:rPr>
            <w:lang w:val="en-US"/>
          </w:rPr>
          <w:delText>Figure 6.3</w:delText>
        </w:r>
      </w:del>
      <w:r w:rsidRPr="004F2B4F">
        <w:rPr>
          <w:lang w:val="en-US"/>
        </w:rPr>
        <w:fldChar w:fldCharType="end"/>
      </w:r>
      <w:r w:rsidRPr="004F2B4F">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F37A6C3" wp14:editId="4505883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646" w:name="_Ref336835302"/>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921289">
        <w:rPr>
          <w:b/>
          <w:bCs w:val="0"/>
          <w:noProof/>
          <w:lang w:val="en-US"/>
        </w:rPr>
        <w:t>6</w:t>
      </w:r>
      <w:r w:rsidR="00394891" w:rsidRPr="004F2B4F">
        <w:rPr>
          <w:b/>
          <w:bCs w:val="0"/>
          <w:lang w:val="en-US"/>
        </w:rPr>
        <w:fldChar w:fldCharType="end"/>
      </w:r>
      <w:r w:rsidR="00394891" w:rsidRPr="004F2B4F">
        <w:rPr>
          <w:b/>
          <w:bCs w:val="0"/>
          <w:lang w:val="en-US"/>
        </w:rPr>
        <w:t>.</w:t>
      </w:r>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921289">
        <w:rPr>
          <w:b/>
          <w:bCs w:val="0"/>
          <w:noProof/>
          <w:lang w:val="en-US"/>
        </w:rPr>
        <w:t>3</w:t>
      </w:r>
      <w:r w:rsidR="00394891" w:rsidRPr="004F2B4F">
        <w:rPr>
          <w:b/>
          <w:bCs w:val="0"/>
          <w:lang w:val="en-US"/>
        </w:rPr>
        <w:fldChar w:fldCharType="end"/>
      </w:r>
      <w:bookmarkEnd w:id="646"/>
      <w:r w:rsidRPr="004F2B4F">
        <w:rPr>
          <w:b/>
          <w:bCs w:val="0"/>
          <w:lang w:val="en-US"/>
        </w:rPr>
        <w:t xml:space="preserve"> Leap-frog time integration scheme</w:t>
      </w:r>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647" w:name="_Toc412623907"/>
      <w:r w:rsidRPr="004F2B4F">
        <w:rPr>
          <w:lang w:val="en-US"/>
        </w:rPr>
        <w:t>Wave action balance</w:t>
      </w:r>
      <w:bookmarkEnd w:id="647"/>
    </w:p>
    <w:p w:rsidR="00313B40" w:rsidRPr="004F2B4F" w:rsidRDefault="00313B40" w:rsidP="002603CC">
      <w:pPr>
        <w:pStyle w:val="Heading4"/>
        <w:jc w:val="both"/>
        <w:rPr>
          <w:lang w:val="en-US"/>
        </w:rPr>
      </w:pPr>
      <w:bookmarkStart w:id="648" w:name="_Toc410145830"/>
      <w:r w:rsidRPr="004F2B4F">
        <w:rPr>
          <w:lang w:val="en-US"/>
        </w:rPr>
        <w:t>Nonstationary solver</w:t>
      </w:r>
      <w:bookmarkEnd w:id="648"/>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7.2pt;height:36pt" o:ole="">
            <v:imagedata r:id="rId294" o:title=""/>
          </v:shape>
          <o:OLEObject Type="Embed" ProgID="Equation.DSMT4" ShapeID="_x0000_i1151" DrawAspect="Content" ObjectID="_1487067596"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49"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4.4pt;height:21.6pt" o:ole="">
            <v:imagedata r:id="rId296" o:title=""/>
          </v:shape>
          <o:OLEObject Type="Embed" ProgID="Equation.DSMT4" ShapeID="_x0000_i1152" DrawAspect="Content" ObjectID="_1487067597" r:id="rId297"/>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lastRenderedPageBreak/>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ins w:id="65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108</w:instrText>
        </w:r>
        <w:r w:rsidR="00921289" w:rsidRPr="004F2B4F">
          <w:rPr>
            <w:lang w:val="en-US"/>
          </w:rPr>
          <w:instrText>)</w:instrText>
        </w:r>
      </w:ins>
      <w:del w:id="65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108</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5.2pt;height:3in" o:ole="">
            <v:imagedata r:id="rId298" o:title=""/>
          </v:shape>
          <o:OLEObject Type="Embed" ProgID="Equation.DSMT4" ShapeID="_x0000_i1153" DrawAspect="Content" ObjectID="_1487067598" r:id="rId2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52" w:author="Robert McCall" w:date="2015-03-05T12:07:00Z">
        <w:r w:rsidR="00801832" w:rsidRPr="004F2B4F">
          <w:rPr>
            <w:lang w:val="en-US"/>
          </w:rPr>
          <w:fldChar w:fldCharType="end"/>
        </w:r>
      </w:del>
      <w:bookmarkStart w:id="653"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108</w:instrText>
      </w:r>
      <w:r w:rsidR="00801832" w:rsidRPr="004F2B4F">
        <w:rPr>
          <w:lang w:val="en-US"/>
        </w:rPr>
        <w:fldChar w:fldCharType="end"/>
      </w:r>
      <w:r w:rsidR="00801832" w:rsidRPr="004F2B4F">
        <w:rPr>
          <w:lang w:val="en-US"/>
        </w:rPr>
        <w:instrText>)</w:instrText>
      </w:r>
      <w:bookmarkEnd w:id="653"/>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3.2pt;height:36pt" o:ole="">
            <v:imagedata r:id="rId300" o:title=""/>
          </v:shape>
          <o:OLEObject Type="Embed" ProgID="Equation.DSMT4" ShapeID="_x0000_i1154" DrawAspect="Content" ObjectID="_1487067599" r:id="rId301"/>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54" w:author="Robert McCall" w:date="2015-03-05T12:07:00Z">
        <w:r w:rsidR="00801832" w:rsidRPr="004F2B4F">
          <w:rPr>
            <w:lang w:val="en-US"/>
          </w:rPr>
          <w:fldChar w:fldCharType="end"/>
        </w:r>
      </w:del>
      <w:bookmarkStart w:id="655"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109</w:instrText>
      </w:r>
      <w:r w:rsidR="00801832" w:rsidRPr="004F2B4F">
        <w:rPr>
          <w:lang w:val="en-US"/>
        </w:rPr>
        <w:fldChar w:fldCharType="end"/>
      </w:r>
      <w:r w:rsidR="00801832" w:rsidRPr="004F2B4F">
        <w:rPr>
          <w:lang w:val="en-US"/>
        </w:rPr>
        <w:instrText>)</w:instrText>
      </w:r>
      <w:bookmarkEnd w:id="655"/>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656" w:name="_Toc410145829"/>
      <w:r w:rsidRPr="004F2B4F">
        <w:rPr>
          <w:lang w:val="en-US"/>
        </w:rPr>
        <w:t>Stationary solver</w:t>
      </w:r>
      <w:bookmarkEnd w:id="656"/>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ins w:id="65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109</w:instrText>
        </w:r>
        <w:r w:rsidR="00921289" w:rsidRPr="004F2B4F">
          <w:rPr>
            <w:lang w:val="en-US"/>
          </w:rPr>
          <w:instrText>)</w:instrText>
        </w:r>
      </w:ins>
      <w:del w:id="65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109</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solved until </w:t>
      </w:r>
      <w:r w:rsidRPr="004F2B4F">
        <w:rPr>
          <w:lang w:val="en-US"/>
        </w:rPr>
        <w:lastRenderedPageBreak/>
        <w:t xml:space="preserve">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r w:rsidRPr="004F2B4F">
        <w:rPr>
          <w:i/>
          <w:lang w:val="en-US"/>
        </w:rPr>
        <w:t xml:space="preserve">maxiter </w:t>
      </w:r>
      <w:r w:rsidRPr="004F2B4F">
        <w:rPr>
          <w:lang w:val="en-US"/>
        </w:rPr>
        <w:t xml:space="preserve"> and </w:t>
      </w:r>
      <w:r w:rsidRPr="004F2B4F">
        <w:rPr>
          <w:i/>
          <w:lang w:val="en-US"/>
        </w:rPr>
        <w:t>maxerror.</w:t>
      </w:r>
    </w:p>
    <w:p w:rsidR="00CA2484" w:rsidRPr="004F2B4F" w:rsidRDefault="00CA2484" w:rsidP="002603CC">
      <w:pPr>
        <w:pStyle w:val="Heading3"/>
        <w:jc w:val="both"/>
        <w:rPr>
          <w:lang w:val="en-US"/>
        </w:rPr>
      </w:pPr>
      <w:bookmarkStart w:id="659" w:name="_Toc412623908"/>
      <w:r w:rsidRPr="004F2B4F">
        <w:rPr>
          <w:lang w:val="en-US"/>
        </w:rPr>
        <w:t>Shallow water equations</w:t>
      </w:r>
      <w:bookmarkEnd w:id="659"/>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660" w:name="_Toc412623909"/>
      <w:r w:rsidRPr="004F2B4F">
        <w:rPr>
          <w:lang w:val="en-US"/>
        </w:rPr>
        <w:t>Groundwater flow</w:t>
      </w:r>
      <w:bookmarkEnd w:id="660"/>
    </w:p>
    <w:p w:rsidR="003D1543" w:rsidRPr="004F2B4F" w:rsidRDefault="003D1543" w:rsidP="002603CC">
      <w:pPr>
        <w:rPr>
          <w:lang w:val="en-US"/>
        </w:rPr>
      </w:pPr>
      <w:r w:rsidRPr="004F2B4F">
        <w:rPr>
          <w:lang w:val="en-US"/>
        </w:rPr>
        <w:t xml:space="preserve">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w:t>
      </w:r>
      <w:del w:id="661" w:author="Robert McCall" w:date="2015-03-05T09:42:00Z">
        <w:r w:rsidRPr="004F2B4F" w:rsidDel="00B46F25">
          <w:rPr>
            <w:lang w:val="en-US"/>
          </w:rPr>
          <w:delText>centre</w:delText>
        </w:r>
      </w:del>
      <w:ins w:id="662" w:author="Robert McCall" w:date="2015-03-05T09:42:00Z">
        <w:r w:rsidR="00B46F25" w:rsidRPr="004F2B4F">
          <w:rPr>
            <w:lang w:val="en-US"/>
          </w:rPr>
          <w:t>center</w:t>
        </w:r>
      </w:ins>
      <w:r w:rsidRPr="004F2B4F">
        <w:rPr>
          <w:lang w:val="en-US"/>
        </w:rPr>
        <w:t xml:space="preserv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B46F25" w:rsidRPr="004F2B4F">
        <w:rPr>
          <w:position w:val="-14"/>
          <w:lang w:val="en-US"/>
        </w:rPr>
        <w:object w:dxaOrig="3600" w:dyaOrig="380">
          <v:shape id="_x0000_i1155" type="#_x0000_t75" style="width:180pt;height:21.6pt" o:ole="">
            <v:imagedata r:id="rId302" o:title=""/>
          </v:shape>
          <o:OLEObject Type="Embed" ProgID="Equation.DSMT4" ShapeID="_x0000_i1155" DrawAspect="Content" ObjectID="_1487067600" r:id="rId3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63" w:author="Robert McCall" w:date="2015-03-05T12:07:00Z">
        <w:r w:rsidR="00801832" w:rsidRPr="004F2B4F">
          <w:rPr>
            <w:lang w:val="en-US"/>
          </w:rPr>
          <w:fldChar w:fldCharType="end"/>
        </w:r>
      </w:del>
      <w:bookmarkStart w:id="664"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110</w:instrText>
      </w:r>
      <w:r w:rsidR="00801832" w:rsidRPr="004F2B4F">
        <w:rPr>
          <w:lang w:val="en-US"/>
        </w:rPr>
        <w:fldChar w:fldCharType="end"/>
      </w:r>
      <w:r w:rsidR="00801832" w:rsidRPr="004F2B4F">
        <w:rPr>
          <w:lang w:val="en-US"/>
        </w:rPr>
        <w:instrText>)</w:instrText>
      </w:r>
      <w:bookmarkEnd w:id="664"/>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d="66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110</w:instrText>
        </w:r>
        <w:r w:rsidR="00921289" w:rsidRPr="004F2B4F">
          <w:rPr>
            <w:lang w:val="en-US"/>
          </w:rPr>
          <w:instrText>)</w:instrText>
        </w:r>
      </w:ins>
      <w:del w:id="66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w:t>
      </w:r>
      <w:ins w:id="667" w:author="Robert McCall" w:date="2015-03-05T09:58:00Z">
        <w:r w:rsidR="00FC4F1E">
          <w:rPr>
            <w:lang w:val="en-US"/>
          </w:rPr>
          <w:t xml:space="preserve"> (equal to the parameter </w:t>
        </w:r>
        <w:r w:rsidR="00FC4F1E" w:rsidRPr="00FC4F1E">
          <w:rPr>
            <w:i/>
            <w:lang w:val="en-US"/>
            <w:rPrChange w:id="668" w:author="Robert McCall" w:date="2015-03-05T09:59:00Z">
              <w:rPr>
                <w:lang w:val="en-US"/>
              </w:rPr>
            </w:rPrChange>
          </w:rPr>
          <w:t>dwetlayer</w:t>
        </w:r>
        <w:r w:rsidR="00FC4F1E">
          <w:rPr>
            <w:lang w:val="en-US"/>
          </w:rPr>
          <w:t xml:space="preserve"> in the case of </w:t>
        </w:r>
      </w:ins>
      <w:ins w:id="669" w:author="Robert McCall" w:date="2015-03-05T09:59:00Z">
        <w:r w:rsidR="00FC4F1E">
          <w:rPr>
            <w:lang w:val="en-US"/>
          </w:rPr>
          <w:t xml:space="preserve">hydrostatic groundwater flow, and to the parameter </w:t>
        </w:r>
        <w:r w:rsidR="00FC4F1E">
          <w:rPr>
            <w:i/>
            <w:lang w:val="en-US"/>
          </w:rPr>
          <w:t>eps</w:t>
        </w:r>
        <w:r w:rsidR="00FC4F1E">
          <w:rPr>
            <w:lang w:val="en-US"/>
          </w:rPr>
          <w:t xml:space="preserve"> in the case of non-hydrostatic groundwater flow)</w:t>
        </w:r>
      </w:ins>
      <w:r w:rsidRPr="004F2B4F">
        <w:rPr>
          <w:lang w:val="en-US"/>
        </w:rPr>
        <w:t xml:space="preserve">,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ins w:id="67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70</w:instrText>
        </w:r>
        <w:r w:rsidR="00921289" w:rsidRPr="004F2B4F">
          <w:rPr>
            <w:lang w:val="en-US"/>
          </w:rPr>
          <w:instrText>)</w:instrText>
        </w:r>
      </w:ins>
      <w:del w:id="67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70</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164917" w:rsidRPr="004F2B4F">
        <w:rPr>
          <w:position w:val="-80"/>
          <w:lang w:val="en-US"/>
        </w:rPr>
        <w:object w:dxaOrig="2900" w:dyaOrig="1719">
          <v:shape id="_x0000_i1156" type="#_x0000_t75" style="width:2in;height:86.4pt" o:ole="">
            <v:imagedata r:id="rId304" o:title=""/>
          </v:shape>
          <o:OLEObject Type="Embed" ProgID="Equation.DSMT4" ShapeID="_x0000_i1156" DrawAspect="Content" ObjectID="_1487067601"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72" w:author="Robert McCall" w:date="2015-03-05T12:07:00Z">
        <w:r w:rsidR="00801832" w:rsidRPr="004F2B4F">
          <w:rPr>
            <w:lang w:val="en-US"/>
          </w:rPr>
          <w:fldChar w:fldCharType="end"/>
        </w:r>
      </w:del>
      <w:bookmarkStart w:id="673"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111</w:instrText>
      </w:r>
      <w:r w:rsidR="00801832" w:rsidRPr="004F2B4F">
        <w:rPr>
          <w:lang w:val="en-US"/>
        </w:rPr>
        <w:fldChar w:fldCharType="end"/>
      </w:r>
      <w:r w:rsidR="00801832" w:rsidRPr="004F2B4F">
        <w:rPr>
          <w:lang w:val="en-US"/>
        </w:rPr>
        <w:instrText>)</w:instrText>
      </w:r>
      <w:bookmarkEnd w:id="673"/>
      <w:r w:rsidR="00801832" w:rsidRPr="004F2B4F">
        <w:rPr>
          <w:lang w:val="en-US"/>
        </w:rPr>
        <w:fldChar w:fldCharType="end"/>
      </w:r>
    </w:p>
    <w:p w:rsidR="003D1543" w:rsidRPr="004F2B4F" w:rsidRDefault="003D1543" w:rsidP="002603CC">
      <w:pPr>
        <w:rPr>
          <w:lang w:val="en-US"/>
        </w:rPr>
      </w:pPr>
    </w:p>
    <w:p w:rsidR="003D1543" w:rsidRPr="004F2B4F" w:rsidRDefault="00F30EB1" w:rsidP="002603CC">
      <w:pPr>
        <w:rPr>
          <w:lang w:val="en-US"/>
        </w:rPr>
      </w:pPr>
      <w:ins w:id="674" w:author="Robert McCall" w:date="2015-03-05T10:05:00Z">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ins>
      <w:ins w:id="67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111</w:instrText>
        </w:r>
        <w:r w:rsidR="00921289" w:rsidRPr="004F2B4F">
          <w:rPr>
            <w:lang w:val="en-US"/>
          </w:rPr>
          <w:instrText>)</w:instrText>
        </w:r>
      </w:ins>
      <w:ins w:id="676" w:author="Robert McCall" w:date="2015-03-05T10:05:00Z">
        <w:r w:rsidRPr="004F2B4F">
          <w:rPr>
            <w:lang w:val="en-US"/>
          </w:rPr>
          <w:fldChar w:fldCharType="end"/>
        </w:r>
        <w:r w:rsidRPr="004F2B4F">
          <w:rPr>
            <w:lang w:val="en-US"/>
          </w:rPr>
          <w:fldChar w:fldCharType="end"/>
        </w:r>
        <w:r w:rsidRPr="004F2B4F">
          <w:rPr>
            <w:lang w:val="en-US"/>
          </w:rPr>
          <w:t xml:space="preserve"> </w:t>
        </w:r>
      </w:ins>
      <w:ins w:id="677" w:author="Robert McCall" w:date="2015-03-05T10:01:00Z">
        <w:r w:rsidR="00CC72C9">
          <w:rPr>
            <w:lang w:val="en-US"/>
          </w:rPr>
          <w:t xml:space="preserve">the pressure term </w:t>
        </w:r>
      </w:ins>
      <w:ins w:id="678" w:author="Robert McCall" w:date="2015-03-05T10:02:00Z">
        <w:r w:rsidR="00CC72C9">
          <w:rPr>
            <w:i/>
            <w:lang w:val="en-US"/>
          </w:rPr>
          <w:t>p</w:t>
        </w:r>
      </w:ins>
      <w:ins w:id="679" w:author="Robert McCall" w:date="2015-03-05T10:05:00Z">
        <w:r w:rsidR="00164917">
          <w:rPr>
            <w:i/>
            <w:vertAlign w:val="subscript"/>
            <w:lang w:val="en-US"/>
          </w:rPr>
          <w:t>l</w:t>
        </w:r>
      </w:ins>
      <w:ins w:id="680" w:author="Robert McCall" w:date="2015-03-05T10:02:00Z">
        <w:r w:rsidR="00CC72C9">
          <w:rPr>
            <w:i/>
            <w:vertAlign w:val="subscript"/>
            <w:lang w:val="en-US"/>
          </w:rPr>
          <w:t>pf</w:t>
        </w:r>
      </w:ins>
      <w:ins w:id="681" w:author="Robert McCall" w:date="2015-03-05T10:00:00Z">
        <w:r w:rsidR="006B18EE">
          <w:rPr>
            <w:lang w:val="en-US"/>
          </w:rPr>
          <w:t xml:space="preserve"> </w:t>
        </w:r>
      </w:ins>
      <w:ins w:id="682" w:author="Robert McCall" w:date="2015-03-05T10:01:00Z">
        <w:r w:rsidR="006B18EE">
          <w:rPr>
            <w:lang w:val="en-US"/>
          </w:rPr>
          <w:t xml:space="preserve"> is the surface water pressure at the bed, which in the case of non-hydrostatic surface wat</w:t>
        </w:r>
        <w:r w:rsidR="00CC72C9">
          <w:rPr>
            <w:lang w:val="en-US"/>
          </w:rPr>
          <w:t xml:space="preserve">er flow is </w:t>
        </w:r>
      </w:ins>
      <w:ins w:id="683" w:author="Robert McCall" w:date="2015-03-05T10:04:00Z">
        <w:r w:rsidR="00CC72C9">
          <w:rPr>
            <w:lang w:val="en-US"/>
          </w:rPr>
          <w:t>high</w:t>
        </w:r>
      </w:ins>
      <w:ins w:id="684" w:author="Robert McCall" w:date="2015-03-05T10:01:00Z">
        <w:r w:rsidR="00CC72C9">
          <w:rPr>
            <w:lang w:val="en-US"/>
          </w:rPr>
          <w:t xml:space="preserve">-pass filtered at </w:t>
        </w:r>
      </w:ins>
      <w:ins w:id="685" w:author="Robert McCall" w:date="2015-03-05T10:02:00Z">
        <w:r w:rsidR="00CC72C9" w:rsidRPr="00CC72C9">
          <w:rPr>
            <w:lang w:val="en-US"/>
            <w:rPrChange w:id="686" w:author="Robert McCall" w:date="2015-03-05T10:02:00Z">
              <w:rPr>
                <w:i/>
                <w:lang w:val="en-US"/>
              </w:rPr>
            </w:rPrChange>
          </w:rPr>
          <w:t>4</w:t>
        </w:r>
      </w:ins>
      <w:ins w:id="687" w:author="Robert McCall" w:date="2015-03-05T10:05:00Z">
        <w:r w:rsidR="00164917">
          <w:rPr>
            <w:lang w:val="en-US"/>
          </w:rPr>
          <w:t>/</w:t>
        </w:r>
        <w:r w:rsidR="00164917">
          <w:rPr>
            <w:i/>
            <w:lang w:val="en-US"/>
          </w:rPr>
          <w:t>T</w:t>
        </w:r>
        <w:r w:rsidR="00164917">
          <w:rPr>
            <w:i/>
            <w:vertAlign w:val="subscript"/>
            <w:lang w:val="en-US"/>
          </w:rPr>
          <w:t>rep</w:t>
        </w:r>
      </w:ins>
      <w:ins w:id="688" w:author="Robert McCall" w:date="2015-03-05T10:06:00Z">
        <w:r>
          <w:rPr>
            <w:lang w:val="en-US"/>
          </w:rPr>
          <w:t xml:space="preserve">, </w:t>
        </w:r>
      </w:ins>
      <w:del w:id="689" w:author="Robert McCall" w:date="2015-03-05T10:05:00Z">
        <w:r w:rsidR="003D1543" w:rsidRPr="004F2B4F" w:rsidDel="00F30EB1">
          <w:rPr>
            <w:lang w:val="en-US"/>
          </w:rPr>
          <w:delText xml:space="preserve">In </w:delText>
        </w:r>
        <w:r w:rsidR="003D1543" w:rsidRPr="004F2B4F" w:rsidDel="00F30EB1">
          <w:rPr>
            <w:lang w:val="en-US"/>
          </w:rPr>
          <w:fldChar w:fldCharType="begin"/>
        </w:r>
        <w:r w:rsidR="003D1543" w:rsidRPr="004F2B4F" w:rsidDel="00F30EB1">
          <w:rPr>
            <w:lang w:val="en-US"/>
          </w:rPr>
          <w:delInstrText xml:space="preserve"> GOTOBUTTON ZEqnNum753693  \* MERGEFORMAT </w:delInstrText>
        </w:r>
        <w:r w:rsidR="003D1543" w:rsidRPr="004F2B4F" w:rsidDel="00F30EB1">
          <w:rPr>
            <w:lang w:val="en-US"/>
          </w:rPr>
          <w:fldChar w:fldCharType="begin"/>
        </w:r>
        <w:r w:rsidR="003D1543" w:rsidRPr="004F2B4F" w:rsidDel="00F30EB1">
          <w:rPr>
            <w:lang w:val="en-US"/>
          </w:rPr>
          <w:delInstrText xml:space="preserve"> REF ZEqnNum753693 \* Charformat \! \* MERGEFORMAT </w:delInstrText>
        </w:r>
        <w:r w:rsidR="003D1543" w:rsidRPr="004F2B4F" w:rsidDel="00F30EB1">
          <w:rPr>
            <w:lang w:val="en-US"/>
          </w:rPr>
          <w:fldChar w:fldCharType="separate"/>
        </w:r>
        <w:r w:rsidR="00844679" w:rsidRPr="004F2B4F" w:rsidDel="00F30EB1">
          <w:rPr>
            <w:lang w:val="en-US"/>
          </w:rPr>
          <w:delInstrText>(</w:delInstrText>
        </w:r>
        <w:r w:rsidR="00844679" w:rsidDel="00F30EB1">
          <w:rPr>
            <w:lang w:val="en-US"/>
          </w:rPr>
          <w:delInstrText>2</w:delInstrText>
        </w:r>
        <w:r w:rsidR="00844679" w:rsidRPr="004F2B4F" w:rsidDel="00F30EB1">
          <w:rPr>
            <w:lang w:val="en-US"/>
          </w:rPr>
          <w:delInstrText>.</w:delInstrText>
        </w:r>
        <w:r w:rsidR="00844679" w:rsidDel="00F30EB1">
          <w:rPr>
            <w:lang w:val="en-US"/>
          </w:rPr>
          <w:delInstrText>111</w:delInstrText>
        </w:r>
        <w:r w:rsidR="00844679" w:rsidRPr="004F2B4F" w:rsidDel="00F30EB1">
          <w:rPr>
            <w:lang w:val="en-US"/>
          </w:rPr>
          <w:delInstrText>)</w:delInstrText>
        </w:r>
        <w:r w:rsidR="003D1543" w:rsidRPr="004F2B4F" w:rsidDel="00F30EB1">
          <w:rPr>
            <w:lang w:val="en-US"/>
          </w:rPr>
          <w:fldChar w:fldCharType="end"/>
        </w:r>
        <w:r w:rsidR="003D1543" w:rsidRPr="004F2B4F" w:rsidDel="00F30EB1">
          <w:rPr>
            <w:lang w:val="en-US"/>
          </w:rPr>
          <w:fldChar w:fldCharType="end"/>
        </w:r>
        <w:r w:rsidR="003D1543" w:rsidRPr="004F2B4F" w:rsidDel="00F30EB1">
          <w:rPr>
            <w:lang w:val="en-US"/>
          </w:rPr>
          <w:delText xml:space="preserve"> </w:delText>
        </w:r>
      </w:del>
      <w:r w:rsidR="003D1543" w:rsidRPr="004F2B4F">
        <w:rPr>
          <w:lang w:val="en-US"/>
        </w:rPr>
        <w:t xml:space="preserve">the superscript </w:t>
      </w:r>
      <w:r w:rsidR="003D1543" w:rsidRPr="004F2B4F">
        <w:rPr>
          <w:i/>
          <w:lang w:val="en-US"/>
        </w:rPr>
        <w:t>n</w:t>
      </w:r>
      <w:r w:rsidR="003D1543" w:rsidRPr="004F2B4F">
        <w:rPr>
          <w:lang w:val="en-US"/>
        </w:rPr>
        <w:t xml:space="preserve"> corresponds to the time step number and</w:t>
      </w:r>
      <w:r w:rsidR="003D1543" w:rsidRPr="004F2B4F">
        <w:rPr>
          <w:i/>
          <w:lang w:val="en-US"/>
        </w:rPr>
        <w:t xml:space="preserve"> Δt </w:t>
      </w:r>
      <w:r w:rsidR="003D1543"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1.6pt;height:1in" o:ole="">
            <v:imagedata r:id="rId306" o:title=""/>
          </v:shape>
          <o:OLEObject Type="Embed" ProgID="Equation.DSMT4" ShapeID="_x0000_i1157" DrawAspect="Content" ObjectID="_1487067602"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90" w:author="Robert McCall" w:date="2015-03-05T12:07:00Z">
        <w:r w:rsidR="00801832" w:rsidRPr="004F2B4F">
          <w:rPr>
            <w:lang w:val="en-US"/>
          </w:rPr>
          <w:fldChar w:fldCharType="end"/>
        </w:r>
      </w:del>
      <w:bookmarkStart w:id="691"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112</w:instrText>
      </w:r>
      <w:r w:rsidR="00801832" w:rsidRPr="004F2B4F">
        <w:rPr>
          <w:lang w:val="en-US"/>
        </w:rPr>
        <w:fldChar w:fldCharType="end"/>
      </w:r>
      <w:r w:rsidR="00801832" w:rsidRPr="004F2B4F">
        <w:rPr>
          <w:lang w:val="en-US"/>
        </w:rPr>
        <w:instrText>)</w:instrText>
      </w:r>
      <w:bookmarkEnd w:id="691"/>
      <w:r w:rsidR="00801832" w:rsidRPr="004F2B4F">
        <w:rPr>
          <w:lang w:val="en-US"/>
        </w:rPr>
        <w:fldChar w:fldCharType="end"/>
      </w:r>
    </w:p>
    <w:p w:rsidR="003D1543" w:rsidRPr="004F2B4F" w:rsidRDefault="003D1543" w:rsidP="002603CC">
      <w:pPr>
        <w:rPr>
          <w:lang w:val="en-US"/>
        </w:rPr>
      </w:pPr>
      <w:r w:rsidRPr="004F2B4F">
        <w:rPr>
          <w:lang w:val="en-US"/>
        </w:rPr>
        <w:t xml:space="preserve">At the end of infiltration, i.e. when the groundwater and surface water become connected or there is no surface water left, the wetting front thickness is reset to zero. If the infiltration rate </w:t>
      </w:r>
      <w:r w:rsidRPr="004F2B4F">
        <w:rPr>
          <w:lang w:val="en-US"/>
        </w:rPr>
        <w:lastRenderedPageBreak/>
        <w:t>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2in;height:36pt" o:ole="">
            <v:imagedata r:id="rId308" o:title=""/>
          </v:shape>
          <o:OLEObject Type="Embed" ProgID="Equation.DSMT4" ShapeID="_x0000_i1158" DrawAspect="Content" ObjectID="_1487067603"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692" w:author="Robert McCall" w:date="2015-03-05T12:07:00Z">
        <w:r w:rsidR="00801832" w:rsidRPr="004F2B4F">
          <w:rPr>
            <w:lang w:val="en-US"/>
          </w:rPr>
          <w:fldChar w:fldCharType="end"/>
        </w:r>
      </w:del>
      <w:bookmarkStart w:id="693"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113</w:instrText>
      </w:r>
      <w:r w:rsidR="00801832" w:rsidRPr="004F2B4F">
        <w:rPr>
          <w:lang w:val="en-US"/>
        </w:rPr>
        <w:fldChar w:fldCharType="end"/>
      </w:r>
      <w:r w:rsidR="00801832" w:rsidRPr="004F2B4F">
        <w:rPr>
          <w:lang w:val="en-US"/>
        </w:rPr>
        <w:instrText>)</w:instrText>
      </w:r>
      <w:bookmarkEnd w:id="693"/>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X</w:t>
      </w:r>
      <w:ins w:id="694" w:author="Robert McCall" w:date="2015-03-05T09:46:00Z">
        <w:r w:rsidR="00B46F25">
          <w:rPr>
            <w:lang w:val="en-US"/>
          </w:rPr>
          <w:t>B</w:t>
        </w:r>
      </w:ins>
      <w:del w:id="695" w:author="Robert McCall" w:date="2015-03-05T09:46:00Z">
        <w:r w:rsidRPr="004F2B4F" w:rsidDel="00B46F25">
          <w:rPr>
            <w:lang w:val="en-US"/>
          </w:rPr>
          <w:delText>b</w:delText>
        </w:r>
      </w:del>
      <w:r w:rsidRPr="004F2B4F">
        <w:rPr>
          <w:lang w:val="en-US"/>
        </w:rPr>
        <w:t xml:space="preserve">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ins w:id="69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112</w:instrText>
        </w:r>
        <w:r w:rsidR="00921289" w:rsidRPr="004F2B4F">
          <w:rPr>
            <w:lang w:val="en-US"/>
          </w:rPr>
          <w:instrText>)</w:instrText>
        </w:r>
      </w:ins>
      <w:del w:id="69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112</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ins w:id="69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113</w:instrText>
        </w:r>
        <w:r w:rsidR="00921289" w:rsidRPr="004F2B4F">
          <w:rPr>
            <w:lang w:val="en-US"/>
          </w:rPr>
          <w:instrText>)</w:instrText>
        </w:r>
      </w:ins>
      <w:del w:id="69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Infiltration in one time step is limited to the amount of surface water</w:t>
      </w:r>
      <w:del w:id="700" w:author="Robert McCall" w:date="2015-03-05T09:46:00Z">
        <w:r w:rsidRPr="004F2B4F" w:rsidDel="00B46F25">
          <w:rPr>
            <w:lang w:val="en-US"/>
          </w:rPr>
          <w:delText xml:space="preserve"> </w:delText>
        </w:r>
      </w:del>
      <w:r w:rsidRPr="004F2B4F">
        <w:rPr>
          <w:lang w:val="en-US"/>
        </w:rPr>
        <w:t xml:space="preserve"> available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B46F25" w:rsidRPr="004F2B4F">
        <w:rPr>
          <w:position w:val="-34"/>
          <w:lang w:val="en-US"/>
        </w:rPr>
        <w:object w:dxaOrig="4320" w:dyaOrig="800">
          <v:shape id="_x0000_i1159" type="#_x0000_t75" style="width:3in;height:43.2pt" o:ole="">
            <v:imagedata r:id="rId310" o:title=""/>
          </v:shape>
          <o:OLEObject Type="Embed" ProgID="Equation.DSMT4" ShapeID="_x0000_i1159" DrawAspect="Content" ObjectID="_1487067604"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0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284A62" w:rsidRPr="004F2B4F">
        <w:rPr>
          <w:position w:val="-50"/>
          <w:lang w:val="en-US"/>
        </w:rPr>
        <w:object w:dxaOrig="3560" w:dyaOrig="2120">
          <v:shape id="_x0000_i1160" type="#_x0000_t75" style="width:180pt;height:108pt" o:ole="">
            <v:imagedata r:id="rId312" o:title=""/>
          </v:shape>
          <o:OLEObject Type="Embed" ProgID="Equation.DSMT4" ShapeID="_x0000_i1160" DrawAspect="Content" ObjectID="_1487067605"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02"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Default="003D1543" w:rsidP="002603CC">
      <w:pPr>
        <w:pStyle w:val="MTDisplayEquation"/>
        <w:rPr>
          <w:ins w:id="703" w:author="Robert McCall" w:date="2015-03-05T10:46:00Z"/>
          <w:lang w:val="en-US"/>
        </w:rPr>
      </w:pPr>
      <w:r w:rsidRPr="004F2B4F">
        <w:rPr>
          <w:lang w:val="en-US"/>
        </w:rPr>
        <w:tab/>
      </w:r>
      <w:r w:rsidR="00284A62" w:rsidRPr="004F2B4F">
        <w:rPr>
          <w:position w:val="-24"/>
          <w:lang w:val="en-US"/>
        </w:rPr>
        <w:object w:dxaOrig="2299" w:dyaOrig="660">
          <v:shape id="_x0000_i1161" type="#_x0000_t75" style="width:115.2pt;height:36pt" o:ole="">
            <v:imagedata r:id="rId314" o:title=""/>
          </v:shape>
          <o:OLEObject Type="Embed" ProgID="Equation.DSMT4" ShapeID="_x0000_i1161" DrawAspect="Content" ObjectID="_1487067606"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0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92128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1D2522" w:rsidRDefault="001D2522">
      <w:pPr>
        <w:rPr>
          <w:ins w:id="705" w:author="Robert McCall" w:date="2015-03-05T10:46:00Z"/>
          <w:lang w:val="en-US"/>
        </w:rPr>
        <w:pPrChange w:id="706" w:author="Robert McCall" w:date="2015-03-05T10:46:00Z">
          <w:pPr>
            <w:pStyle w:val="MTDisplayEquation"/>
          </w:pPr>
        </w:pPrChange>
      </w:pPr>
    </w:p>
    <w:p w:rsidR="00C95D4C" w:rsidRDefault="001D2522">
      <w:pPr>
        <w:rPr>
          <w:ins w:id="707" w:author="Robert McCall" w:date="2015-03-05T10:48:00Z"/>
          <w:lang w:val="en-US"/>
        </w:rPr>
        <w:pPrChange w:id="708" w:author="Robert McCall" w:date="2015-03-05T10:46:00Z">
          <w:pPr>
            <w:pStyle w:val="MTDisplayEquation"/>
          </w:pPr>
        </w:pPrChange>
      </w:pPr>
      <w:ins w:id="709" w:author="Robert McCall" w:date="2015-03-05T10:46:00Z">
        <w:r>
          <w:rPr>
            <w:lang w:val="en-US"/>
          </w:rPr>
          <w:t xml:space="preserve">Horizontal infiltration and exfiltration (keyword: </w:t>
        </w:r>
        <w:r w:rsidRPr="004F2B4F">
          <w:rPr>
            <w:i/>
            <w:lang w:val="en-US"/>
          </w:rPr>
          <w:t>gwhorinfil = 1</w:t>
        </w:r>
        <w:r w:rsidRPr="004F2B4F">
          <w:rPr>
            <w:lang w:val="en-US"/>
          </w:rPr>
          <w:t>)</w:t>
        </w:r>
        <w:r>
          <w:rPr>
            <w:lang w:val="en-US"/>
          </w:rPr>
          <w:t xml:space="preserve"> is computed across the numerical vertical interface between </w:t>
        </w:r>
      </w:ins>
      <w:ins w:id="710" w:author="Robert McCall" w:date="2015-03-05T10:47:00Z">
        <w:r>
          <w:rPr>
            <w:lang w:val="en-US"/>
          </w:rPr>
          <w:t xml:space="preserve">the groundwater domain and the surface water domain in </w:t>
        </w:r>
      </w:ins>
      <w:ins w:id="711" w:author="Robert McCall" w:date="2015-03-05T10:46:00Z">
        <w:r>
          <w:rPr>
            <w:lang w:val="en-US"/>
          </w:rPr>
          <w:t>adjoining</w:t>
        </w:r>
      </w:ins>
      <w:ins w:id="712" w:author="Robert McCall" w:date="2015-03-05T10:47:00Z">
        <w:r>
          <w:rPr>
            <w:lang w:val="en-US"/>
          </w:rPr>
          <w:t xml:space="preserve"> cells.</w:t>
        </w:r>
      </w:ins>
      <w:ins w:id="713" w:author="Robert McCall" w:date="2015-03-05T10:48:00Z">
        <w:r w:rsidR="00C95D4C">
          <w:rPr>
            <w:lang w:val="en-US"/>
          </w:rPr>
          <w:t xml:space="preserve"> The direction of exchange is determined by the head gradient, and the bed level slope direction:</w:t>
        </w:r>
      </w:ins>
    </w:p>
    <w:p w:rsidR="00C95D4C" w:rsidRDefault="00C95D4C">
      <w:pPr>
        <w:rPr>
          <w:ins w:id="714" w:author="Robert McCall" w:date="2015-03-05T10:48:00Z"/>
          <w:lang w:val="en-US"/>
        </w:rPr>
        <w:pPrChange w:id="715" w:author="Robert McCall" w:date="2015-03-05T10:46:00Z">
          <w:pPr>
            <w:pStyle w:val="MTDisplayEquation"/>
          </w:pPr>
        </w:pPrChange>
      </w:pPr>
    </w:p>
    <w:p w:rsidR="00A37B49" w:rsidRDefault="00A37B49">
      <w:pPr>
        <w:pStyle w:val="MTDisplayEquation"/>
        <w:rPr>
          <w:ins w:id="716" w:author="Robert McCall" w:date="2015-03-05T10:48:00Z"/>
          <w:lang w:val="en-US"/>
        </w:rPr>
        <w:pPrChange w:id="717" w:author="Robert McCall" w:date="2015-03-05T10:48:00Z">
          <w:pPr/>
        </w:pPrChange>
      </w:pPr>
      <w:ins w:id="718" w:author="Robert McCall" w:date="2015-03-05T10:48:00Z">
        <w:r>
          <w:rPr>
            <w:lang w:val="en-US"/>
          </w:rPr>
          <w:lastRenderedPageBreak/>
          <w:tab/>
        </w:r>
      </w:ins>
      <w:ins w:id="719" w:author="Robert McCall" w:date="2015-03-05T10:48:00Z">
        <w:r w:rsidRPr="00A37B49">
          <w:rPr>
            <w:position w:val="-240"/>
            <w:lang w:val="en-US"/>
            <w:rPrChange w:id="720" w:author="Robert McCall" w:date="2015-03-05T11:05:00Z">
              <w:rPr>
                <w:position w:val="-240"/>
                <w:lang w:val="en-US"/>
              </w:rPr>
            </w:rPrChange>
          </w:rPr>
          <w:object w:dxaOrig="6920" w:dyaOrig="4900">
            <v:shape id="_x0000_i1162" type="#_x0000_t75" style="width:345.6pt;height:244.8pt" o:ole="">
              <v:imagedata r:id="rId316" o:title=""/>
            </v:shape>
            <o:OLEObject Type="Embed" ProgID="Equation.DSMT4" ShapeID="_x0000_i1162" DrawAspect="Content" ObjectID="_1487067607" r:id="rId317"/>
          </w:object>
        </w:r>
      </w:ins>
      <w:ins w:id="721" w:author="Robert McCall" w:date="2015-03-05T10:48:00Z">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722" w:author="Robert McCall" w:date="2015-03-05T12:07:00Z">
        <w:r>
          <w:rPr>
            <w:lang w:val="en-US"/>
          </w:rPr>
          <w:fldChar w:fldCharType="end"/>
        </w:r>
      </w:del>
      <w:ins w:id="723" w:author="Robert McCall" w:date="2015-03-05T10:48:00Z">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724" w:author="Robert McCall" w:date="2015-03-05T12:21:00Z">
        <w:r w:rsidR="00921289">
          <w:rPr>
            <w:noProof/>
            <w:lang w:val="en-US"/>
          </w:rPr>
          <w:instrText>2</w:instrText>
        </w:r>
      </w:ins>
      <w:ins w:id="725" w:author="Robert McCall" w:date="2015-03-05T10:48:00Z">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726" w:author="Robert McCall" w:date="2015-03-05T12:21:00Z">
        <w:r w:rsidR="00921289">
          <w:rPr>
            <w:noProof/>
            <w:lang w:val="en-US"/>
          </w:rPr>
          <w:instrText>117</w:instrText>
        </w:r>
      </w:ins>
      <w:ins w:id="727" w:author="Robert McCall" w:date="2015-03-05T10:48:00Z">
        <w:r>
          <w:rPr>
            <w:lang w:val="en-US"/>
          </w:rPr>
          <w:fldChar w:fldCharType="end"/>
        </w:r>
        <w:r>
          <w:rPr>
            <w:lang w:val="en-US"/>
          </w:rPr>
          <w:instrText>)</w:instrText>
        </w:r>
        <w:r>
          <w:rPr>
            <w:lang w:val="en-US"/>
          </w:rPr>
          <w:fldChar w:fldCharType="end"/>
        </w:r>
      </w:ins>
    </w:p>
    <w:p w:rsidR="001D2522" w:rsidRPr="001D2522" w:rsidRDefault="001D2522">
      <w:pPr>
        <w:rPr>
          <w:lang w:val="en-US"/>
        </w:rPr>
        <w:pPrChange w:id="728" w:author="Robert McCall" w:date="2015-03-05T10:46:00Z">
          <w:pPr>
            <w:pStyle w:val="MTDisplayEquation"/>
          </w:pPr>
        </w:pPrChange>
      </w:pPr>
      <w:ins w:id="729" w:author="Robert McCall" w:date="2015-03-05T10:46:00Z">
        <w:r>
          <w:rPr>
            <w:lang w:val="en-US"/>
          </w:rPr>
          <w:t xml:space="preserve"> </w:t>
        </w:r>
      </w:ins>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00A54468" w:rsidRPr="004F2B4F">
        <w:rPr>
          <w:position w:val="-62"/>
          <w:lang w:val="en-US"/>
        </w:rPr>
        <w:object w:dxaOrig="3519" w:dyaOrig="1359">
          <v:shape id="_x0000_i1163" type="#_x0000_t75" style="width:172.8pt;height:64.8pt" o:ole="">
            <v:imagedata r:id="rId318" o:title=""/>
          </v:shape>
          <o:OLEObject Type="Embed" ProgID="Equation.DSMT4" ShapeID="_x0000_i1163" DrawAspect="Content" ObjectID="_1487067608"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30"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31" w:author="Robert McCall" w:date="2015-03-05T12:21:00Z">
        <w:r w:rsidR="00921289">
          <w:rPr>
            <w:noProof/>
            <w:lang w:val="en-US"/>
          </w:rPr>
          <w:instrText>118</w:instrText>
        </w:r>
      </w:ins>
      <w:del w:id="732" w:author="Robert McCall" w:date="2015-03-05T10:48:00Z">
        <w:r w:rsidR="003950A4" w:rsidDel="00A37B49">
          <w:rPr>
            <w:noProof/>
            <w:lang w:val="en-US"/>
          </w:rPr>
          <w:delInstrText>117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Del="005E6B98" w:rsidRDefault="003D1543" w:rsidP="002603CC">
      <w:pPr>
        <w:spacing w:line="240" w:lineRule="auto"/>
        <w:rPr>
          <w:del w:id="733" w:author="Robert McCall" w:date="2015-03-05T10:08:00Z"/>
          <w:lang w:val="en-US"/>
        </w:rPr>
      </w:pPr>
      <w:del w:id="734" w:author="Robert McCall" w:date="2015-03-05T10:08:00Z">
        <w:r w:rsidRPr="004F2B4F" w:rsidDel="005E6B98">
          <w:rPr>
            <w:lang w:val="en-US"/>
          </w:rPr>
          <w:lastRenderedPageBreak/>
          <w:delText>The horizontal specific discharge on each cell interface can be found through an approximation of the groundwater head gradient:</w:delText>
        </w:r>
      </w:del>
    </w:p>
    <w:p w:rsidR="003D1543" w:rsidRPr="004F2B4F" w:rsidDel="005E6B98" w:rsidRDefault="003D1543" w:rsidP="002603CC">
      <w:pPr>
        <w:spacing w:line="240" w:lineRule="auto"/>
        <w:rPr>
          <w:del w:id="735" w:author="Robert McCall" w:date="2015-03-05T10:08:00Z"/>
          <w:lang w:val="en-US"/>
        </w:rPr>
      </w:pPr>
    </w:p>
    <w:p w:rsidR="003D1543" w:rsidRPr="004F2B4F" w:rsidDel="005E6B98" w:rsidRDefault="003D1543" w:rsidP="002603CC">
      <w:pPr>
        <w:pStyle w:val="MTDisplayEquation"/>
        <w:rPr>
          <w:del w:id="736" w:author="Robert McCall" w:date="2015-03-05T10:08:00Z"/>
          <w:lang w:val="en-US"/>
        </w:rPr>
      </w:pPr>
      <w:del w:id="737" w:author="Robert McCall" w:date="2015-03-05T10:08:00Z">
        <w:r w:rsidRPr="004F2B4F" w:rsidDel="005E6B98">
          <w:rPr>
            <w:lang w:val="en-US"/>
          </w:rPr>
          <w:tab/>
        </w:r>
        <w:r w:rsidRPr="004F2B4F" w:rsidDel="005E6B98">
          <w:rPr>
            <w:position w:val="-94"/>
            <w:lang w:val="en-US"/>
          </w:rPr>
          <w:object w:dxaOrig="8640" w:dyaOrig="2000">
            <v:shape id="_x0000_i1164" type="#_x0000_t75" style="width:6in;height:100.8pt" o:ole="">
              <v:imagedata r:id="rId320" o:title=""/>
            </v:shape>
            <o:OLEObject Type="Embed" ProgID="Equation.DSMT4" ShapeID="_x0000_i1164" DrawAspect="Content" ObjectID="_1487067609" r:id="rId321"/>
          </w:object>
        </w:r>
        <w:r w:rsidRPr="004F2B4F" w:rsidDel="005E6B98">
          <w:rPr>
            <w:lang w:val="en-US"/>
          </w:rPr>
          <w:delText xml:space="preserve"> </w:delText>
        </w:r>
        <w:r w:rsidRPr="004F2B4F" w:rsidDel="005E6B98">
          <w:rPr>
            <w:lang w:val="en-US"/>
          </w:rPr>
          <w:tab/>
        </w:r>
        <w:r w:rsidR="00801832" w:rsidRPr="004F2B4F" w:rsidDel="005E6B98">
          <w:rPr>
            <w:lang w:val="en-US"/>
          </w:rPr>
          <w:fldChar w:fldCharType="begin"/>
        </w:r>
        <w:r w:rsidR="00801832" w:rsidRPr="004F2B4F" w:rsidDel="005E6B98">
          <w:rPr>
            <w:lang w:val="en-US"/>
          </w:rPr>
          <w:delInstrText xml:space="preserve"> MACROBUTTON MTPlaceRef \* MERGEFORMAT </w:delInstrText>
        </w:r>
        <w:r w:rsidR="00801832" w:rsidRPr="004F2B4F" w:rsidDel="005E6B98">
          <w:rPr>
            <w:lang w:val="en-US"/>
          </w:rPr>
          <w:fldChar w:fldCharType="begin"/>
        </w:r>
        <w:r w:rsidR="00801832" w:rsidRPr="004F2B4F" w:rsidDel="005E6B98">
          <w:rPr>
            <w:lang w:val="en-US"/>
          </w:rPr>
          <w:delInstrText xml:space="preserve"> SEQ MTEqn \h \* MERGEFORMAT </w:delInstrText>
        </w:r>
        <w:r w:rsidR="00801832" w:rsidRPr="004F2B4F" w:rsidDel="005E6B98">
          <w:rPr>
            <w:lang w:val="en-US"/>
          </w:rPr>
          <w:fldChar w:fldCharType="end"/>
        </w:r>
        <w:bookmarkStart w:id="738" w:name="ZEqnNum464450"/>
        <w:r w:rsidR="00801832" w:rsidRPr="004F2B4F" w:rsidDel="005E6B98">
          <w:rPr>
            <w:lang w:val="en-US"/>
          </w:rPr>
          <w:delInstrText>(</w:delInstrText>
        </w:r>
        <w:r w:rsidR="00801832" w:rsidRPr="004F2B4F" w:rsidDel="005E6B98">
          <w:rPr>
            <w:lang w:val="en-US"/>
          </w:rPr>
          <w:fldChar w:fldCharType="begin"/>
        </w:r>
        <w:r w:rsidR="00801832" w:rsidRPr="004F2B4F" w:rsidDel="005E6B98">
          <w:rPr>
            <w:lang w:val="en-US"/>
          </w:rPr>
          <w:delInstrText xml:space="preserve"> SEQ MTSec \c \* Arabic \* MERGEFORMAT </w:delInstrText>
        </w:r>
        <w:r w:rsidR="00801832" w:rsidRPr="004F2B4F" w:rsidDel="005E6B98">
          <w:rPr>
            <w:lang w:val="en-US"/>
          </w:rPr>
          <w:fldChar w:fldCharType="separate"/>
        </w:r>
        <w:r w:rsidR="00844679" w:rsidDel="005E6B98">
          <w:rPr>
            <w:noProof/>
            <w:lang w:val="en-US"/>
          </w:rPr>
          <w:delInstrText>2</w:delInstrText>
        </w:r>
        <w:r w:rsidR="00801832" w:rsidRPr="004F2B4F" w:rsidDel="005E6B98">
          <w:rPr>
            <w:lang w:val="en-US"/>
          </w:rPr>
          <w:fldChar w:fldCharType="end"/>
        </w:r>
        <w:r w:rsidR="00801832" w:rsidRPr="004F2B4F" w:rsidDel="005E6B98">
          <w:rPr>
            <w:lang w:val="en-US"/>
          </w:rPr>
          <w:delInstrText>.</w:delInstrText>
        </w:r>
        <w:r w:rsidR="00801832" w:rsidRPr="004F2B4F" w:rsidDel="005E6B98">
          <w:rPr>
            <w:lang w:val="en-US"/>
          </w:rPr>
          <w:fldChar w:fldCharType="begin"/>
        </w:r>
        <w:r w:rsidR="00801832" w:rsidRPr="004F2B4F" w:rsidDel="005E6B98">
          <w:rPr>
            <w:lang w:val="en-US"/>
          </w:rPr>
          <w:delInstrText xml:space="preserve"> SEQ MTEqn \c \* Arabic \* MERGEFORMAT </w:delInstrText>
        </w:r>
        <w:r w:rsidR="00801832" w:rsidRPr="004F2B4F" w:rsidDel="005E6B98">
          <w:rPr>
            <w:lang w:val="en-US"/>
          </w:rPr>
          <w:fldChar w:fldCharType="separate"/>
        </w:r>
        <w:r w:rsidR="00844679" w:rsidDel="005E6B98">
          <w:rPr>
            <w:noProof/>
            <w:lang w:val="en-US"/>
          </w:rPr>
          <w:delInstrText>118</w:delInstrText>
        </w:r>
        <w:r w:rsidR="00801832" w:rsidRPr="004F2B4F" w:rsidDel="005E6B98">
          <w:rPr>
            <w:lang w:val="en-US"/>
          </w:rPr>
          <w:fldChar w:fldCharType="end"/>
        </w:r>
        <w:r w:rsidR="00801832" w:rsidRPr="004F2B4F" w:rsidDel="005E6B98">
          <w:rPr>
            <w:lang w:val="en-US"/>
          </w:rPr>
          <w:delInstrText>)</w:delInstrText>
        </w:r>
        <w:bookmarkEnd w:id="738"/>
        <w:r w:rsidR="00801832" w:rsidRPr="004F2B4F" w:rsidDel="005E6B98">
          <w:rPr>
            <w:lang w:val="en-US"/>
          </w:rPr>
          <w:fldChar w:fldCharType="end"/>
        </w:r>
      </w:del>
    </w:p>
    <w:p w:rsidR="003D1543" w:rsidRPr="004F2B4F" w:rsidDel="005E6B98" w:rsidRDefault="003D1543" w:rsidP="002603CC">
      <w:pPr>
        <w:spacing w:line="240" w:lineRule="auto"/>
        <w:rPr>
          <w:del w:id="739" w:author="Robert McCall" w:date="2015-03-05T10:08:00Z"/>
          <w:lang w:val="en-US"/>
        </w:rPr>
      </w:pPr>
    </w:p>
    <w:p w:rsidR="003D1543" w:rsidRPr="004F2B4F" w:rsidRDefault="003D1543" w:rsidP="002603CC">
      <w:pPr>
        <w:spacing w:line="240" w:lineRule="auto"/>
        <w:rPr>
          <w:lang w:val="en-US"/>
        </w:rPr>
      </w:pPr>
      <w:del w:id="740" w:author="Robert McCall" w:date="2015-03-05T10:08:00Z">
        <w:r w:rsidRPr="004F2B4F" w:rsidDel="005E6B98">
          <w:rPr>
            <w:lang w:val="en-US"/>
          </w:rPr>
          <w:delText xml:space="preserve">In </w:delText>
        </w:r>
        <w:r w:rsidRPr="004F2B4F" w:rsidDel="005E6B98">
          <w:rPr>
            <w:lang w:val="en-US"/>
          </w:rPr>
          <w:fldChar w:fldCharType="begin"/>
        </w:r>
        <w:r w:rsidRPr="004F2B4F" w:rsidDel="005E6B98">
          <w:rPr>
            <w:lang w:val="en-US"/>
          </w:rPr>
          <w:delInstrText xml:space="preserve"> GOTOBUTTON ZEqnNum464450  \* MERGEFORMAT </w:delInstrText>
        </w:r>
        <w:r w:rsidRPr="004F2B4F" w:rsidDel="005E6B98">
          <w:rPr>
            <w:lang w:val="en-US"/>
          </w:rPr>
          <w:fldChar w:fldCharType="begin"/>
        </w:r>
        <w:r w:rsidRPr="004F2B4F" w:rsidDel="005E6B98">
          <w:rPr>
            <w:lang w:val="en-US"/>
          </w:rPr>
          <w:delInstrText xml:space="preserve"> REF ZEqnNum464450 \* Charformat \! \* MERGEFORMAT </w:delInstrText>
        </w:r>
        <w:r w:rsidRPr="004F2B4F" w:rsidDel="005E6B98">
          <w:rPr>
            <w:lang w:val="en-US"/>
          </w:rPr>
          <w:fldChar w:fldCharType="separate"/>
        </w:r>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118</w:delInstrText>
        </w:r>
        <w:r w:rsidR="00844679" w:rsidRPr="004F2B4F" w:rsidDel="005E6B98">
          <w:rPr>
            <w:lang w:val="en-US"/>
          </w:rPr>
          <w:delInstrText>)</w:delInstrText>
        </w:r>
        <w:r w:rsidRPr="004F2B4F" w:rsidDel="005E6B98">
          <w:rPr>
            <w:lang w:val="en-US"/>
          </w:rPr>
          <w:fldChar w:fldCharType="end"/>
        </w:r>
        <w:r w:rsidRPr="004F2B4F" w:rsidDel="005E6B98">
          <w:rPr>
            <w:lang w:val="en-US"/>
          </w:rPr>
          <w:fldChar w:fldCharType="end"/>
        </w:r>
        <w:r w:rsidRPr="004F2B4F" w:rsidDel="005E6B98">
          <w:rPr>
            <w:lang w:val="en-US"/>
          </w:rPr>
          <w:delText xml:space="preserve"> the superscripts </w:delText>
        </w:r>
        <w:r w:rsidRPr="004F2B4F" w:rsidDel="005E6B98">
          <w:rPr>
            <w:i/>
            <w:lang w:val="en-US"/>
          </w:rPr>
          <w:delText>x</w:delText>
        </w:r>
        <w:r w:rsidRPr="004F2B4F" w:rsidDel="005E6B98">
          <w:rPr>
            <w:lang w:val="en-US"/>
          </w:rPr>
          <w:delText xml:space="preserve"> and </w:delText>
        </w:r>
        <w:r w:rsidRPr="004F2B4F" w:rsidDel="005E6B98">
          <w:rPr>
            <w:i/>
            <w:lang w:val="en-US"/>
          </w:rPr>
          <w:delText>y</w:delText>
        </w:r>
        <w:r w:rsidRPr="004F2B4F" w:rsidDel="005E6B98">
          <w:rPr>
            <w:lang w:val="en-US"/>
          </w:rPr>
          <w:delText xml:space="preserve"> refer to the components of the variable in the crossshore and longshore direction, respectively, the subscripts </w:delText>
        </w:r>
        <w:r w:rsidRPr="004F2B4F" w:rsidDel="005E6B98">
          <w:rPr>
            <w:i/>
            <w:lang w:val="en-US"/>
          </w:rPr>
          <w:delText>u</w:delText>
        </w:r>
        <w:r w:rsidRPr="004F2B4F" w:rsidDel="005E6B98">
          <w:rPr>
            <w:lang w:val="en-US"/>
          </w:rPr>
          <w:delText xml:space="preserve"> and </w:delText>
        </w:r>
        <w:r w:rsidRPr="004F2B4F" w:rsidDel="005E6B98">
          <w:rPr>
            <w:i/>
            <w:lang w:val="en-US"/>
          </w:rPr>
          <w:delText>v</w:delText>
        </w:r>
        <w:r w:rsidRPr="004F2B4F" w:rsidDel="005E6B98">
          <w:rPr>
            <w:lang w:val="en-US"/>
          </w:rPr>
          <w:delText xml:space="preserve"> refer to variables approximated at the horizontal cell interfaces in the cross-shore and longshore direction, respectively, and the subscript </w:delText>
        </w:r>
        <w:r w:rsidRPr="004F2B4F" w:rsidDel="005E6B98">
          <w:rPr>
            <w:i/>
            <w:lang w:val="en-US"/>
          </w:rPr>
          <w:delText>H</w:delText>
        </w:r>
        <w:r w:rsidRPr="004F2B4F" w:rsidDel="005E6B98">
          <w:rPr>
            <w:lang w:val="en-US"/>
          </w:rPr>
          <w:delText xml:space="preserve"> refers to variables approximated at the cell centers. The hydraulic conductivity may be different at each cell interface and is therefore computed at every interface where every K is calculated separately. </w:delText>
        </w:r>
      </w:del>
      <w:r w:rsidRPr="004F2B4F">
        <w:rPr>
          <w:lang w:val="en-US"/>
        </w:rPr>
        <w:t xml:space="preserve">The cell height at the </w:t>
      </w:r>
      <w:del w:id="741" w:author="Robert McCall" w:date="2015-03-05T09:50:00Z">
        <w:r w:rsidRPr="004F2B4F" w:rsidDel="00FC4F1E">
          <w:rPr>
            <w:lang w:val="en-US"/>
          </w:rPr>
          <w:delText>centre</w:delText>
        </w:r>
      </w:del>
      <w:ins w:id="742" w:author="Robert McCall" w:date="2015-03-05T09:50:00Z">
        <w:r w:rsidR="00FC4F1E" w:rsidRPr="004F2B4F">
          <w:rPr>
            <w:lang w:val="en-US"/>
          </w:rPr>
          <w:t>center</w:t>
        </w:r>
      </w:ins>
      <w:r w:rsidRPr="004F2B4F">
        <w:rPr>
          <w:lang w:val="en-US"/>
        </w:rPr>
        <w:t xml:space="preserve"> of the groundwater cells (</w:t>
      </w:r>
      <w:r w:rsidRPr="004F2B4F">
        <w:rPr>
          <w:i/>
          <w:lang w:val="en-US"/>
        </w:rPr>
        <w:t>Δz</w:t>
      </w:r>
      <w:r w:rsidRPr="004F2B4F">
        <w:rPr>
          <w:i/>
          <w:vertAlign w:val="subscript"/>
          <w:lang w:val="en-US"/>
        </w:rPr>
        <w:t>H,i,j</w:t>
      </w:r>
      <w:r w:rsidRPr="004F2B4F">
        <w:rPr>
          <w:lang w:val="en-US"/>
        </w:rPr>
        <w:t xml:space="preserve">) is calculated from the groundwater level and the bottom of the aquifer in the </w:t>
      </w:r>
      <w:del w:id="743" w:author="Robert McCall" w:date="2015-03-05T09:50:00Z">
        <w:r w:rsidRPr="004F2B4F" w:rsidDel="00FC4F1E">
          <w:rPr>
            <w:lang w:val="en-US"/>
          </w:rPr>
          <w:delText>centre</w:delText>
        </w:r>
      </w:del>
      <w:ins w:id="744" w:author="Robert McCall" w:date="2015-03-05T09:50:00Z">
        <w:r w:rsidR="00FC4F1E" w:rsidRPr="004F2B4F">
          <w:rPr>
            <w:lang w:val="en-US"/>
          </w:rPr>
          <w:t>center</w:t>
        </w:r>
      </w:ins>
      <w:r w:rsidRPr="004F2B4F">
        <w:rPr>
          <w:lang w:val="en-US"/>
        </w:rPr>
        <w:t xml:space="preserv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CE6080" w:rsidRPr="004F2B4F">
        <w:rPr>
          <w:position w:val="-120"/>
          <w:lang w:val="en-US"/>
        </w:rPr>
        <w:object w:dxaOrig="3120" w:dyaOrig="2520">
          <v:shape id="_x0000_i1165" type="#_x0000_t75" style="width:158.4pt;height:122.4pt" o:ole="">
            <v:imagedata r:id="rId322" o:title=""/>
          </v:shape>
          <o:OLEObject Type="Embed" ProgID="Equation.DSMT4" ShapeID="_x0000_i1165" DrawAspect="Content" ObjectID="_1487067610"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45" w:author="Robert McCall" w:date="2015-03-05T12:07:00Z">
        <w:r w:rsidR="00801832" w:rsidRPr="004F2B4F">
          <w:rPr>
            <w:lang w:val="en-US"/>
          </w:rPr>
          <w:fldChar w:fldCharType="end"/>
        </w:r>
      </w:del>
      <w:bookmarkStart w:id="746" w:name="ZEqnNum516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47" w:author="Robert McCall" w:date="2015-03-05T12:21:00Z">
        <w:r w:rsidR="00921289">
          <w:rPr>
            <w:noProof/>
            <w:lang w:val="en-US"/>
          </w:rPr>
          <w:instrText>119</w:instrText>
        </w:r>
      </w:ins>
      <w:del w:id="748" w:author="Robert McCall" w:date="2015-03-05T10:09:00Z">
        <w:r w:rsidR="00844679" w:rsidDel="005E6B98">
          <w:rPr>
            <w:noProof/>
            <w:lang w:val="en-US"/>
          </w:rPr>
          <w:delInstrText>119</w:delInstrText>
        </w:r>
      </w:del>
      <w:r w:rsidR="00801832" w:rsidRPr="004F2B4F">
        <w:rPr>
          <w:lang w:val="en-US"/>
        </w:rPr>
        <w:fldChar w:fldCharType="end"/>
      </w:r>
      <w:r w:rsidR="00801832" w:rsidRPr="004F2B4F">
        <w:rPr>
          <w:lang w:val="en-US"/>
        </w:rPr>
        <w:instrText>)</w:instrText>
      </w:r>
      <w:bookmarkEnd w:id="746"/>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5E6B98" w:rsidP="002603CC">
      <w:pPr>
        <w:spacing w:line="240" w:lineRule="auto"/>
        <w:rPr>
          <w:lang w:val="en-US"/>
        </w:rPr>
      </w:pPr>
      <w:ins w:id="749" w:author="Robert McCall" w:date="2015-03-05T10:09:00Z">
        <w:r>
          <w:rPr>
            <w:lang w:val="en-US"/>
          </w:rPr>
          <w:t xml:space="preserve">In </w:t>
        </w:r>
        <w:r>
          <w:rPr>
            <w:lang w:val="en-US"/>
          </w:rPr>
          <w:fldChar w:fldCharType="begin"/>
        </w:r>
        <w:r>
          <w:rPr>
            <w:lang w:val="en-US"/>
          </w:rPr>
          <w:instrText xml:space="preserve"> GOTOBUTTON ZEqnNum516818  \* MERGEFORMAT </w:instrText>
        </w:r>
        <w:r>
          <w:rPr>
            <w:lang w:val="en-US"/>
          </w:rPr>
          <w:fldChar w:fldCharType="begin"/>
        </w:r>
        <w:r>
          <w:rPr>
            <w:lang w:val="en-US"/>
          </w:rPr>
          <w:instrText xml:space="preserve"> REF ZEqnNum516818 \* Charformat \! \* MERGEFORMAT </w:instrText>
        </w:r>
      </w:ins>
      <w:r>
        <w:rPr>
          <w:lang w:val="en-US"/>
        </w:rPr>
        <w:fldChar w:fldCharType="separate"/>
      </w:r>
      <w:ins w:id="75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119</w:instrText>
        </w:r>
        <w:r w:rsidR="00921289" w:rsidRPr="004F2B4F">
          <w:rPr>
            <w:lang w:val="en-US"/>
          </w:rPr>
          <w:instrText>)</w:instrText>
        </w:r>
      </w:ins>
      <w:ins w:id="751" w:author="Robert McCall" w:date="2015-03-05T10:09:00Z">
        <w:r>
          <w:rPr>
            <w:lang w:val="en-US"/>
          </w:rPr>
          <w:fldChar w:fldCharType="end"/>
        </w:r>
        <w:r>
          <w:rPr>
            <w:lang w:val="en-US"/>
          </w:rPr>
          <w:fldChar w:fldCharType="end"/>
        </w:r>
        <w:r>
          <w:rPr>
            <w:lang w:val="en-US"/>
          </w:rPr>
          <w:t xml:space="preserve"> </w:t>
        </w:r>
        <w:r>
          <w:rPr>
            <w:i/>
            <w:lang w:val="en-US"/>
          </w:rPr>
          <w:t>z</w:t>
        </w:r>
        <w:r>
          <w:rPr>
            <w:i/>
            <w:vertAlign w:val="subscript"/>
            <w:lang w:val="en-US"/>
          </w:rPr>
          <w:t>aquifer</w:t>
        </w:r>
        <w:r w:rsidRPr="005E6B98">
          <w:rPr>
            <w:lang w:val="en-US"/>
            <w:rPrChange w:id="752" w:author="Robert McCall" w:date="2015-03-05T10:09:00Z">
              <w:rPr>
                <w:vertAlign w:val="subscript"/>
                <w:lang w:val="en-US"/>
              </w:rPr>
            </w:rPrChange>
          </w:rPr>
          <w:t xml:space="preserve"> </w:t>
        </w:r>
        <w:r>
          <w:rPr>
            <w:lang w:val="en-US"/>
          </w:rPr>
          <w:t xml:space="preserve">is the level of the bottom of the aquifer. </w:t>
        </w:r>
      </w:ins>
      <w:r w:rsidR="003D1543" w:rsidRPr="004F2B4F">
        <w:rPr>
          <w:lang w:val="en-US"/>
        </w:rPr>
        <w:t>As described in Section 3.3.6, the head applied on the top boundary of the groundwater domain (</w:t>
      </w:r>
      <w:r w:rsidR="003D1543" w:rsidRPr="004F2B4F">
        <w:rPr>
          <w:i/>
          <w:lang w:val="en-US"/>
        </w:rPr>
        <w:t>H</w:t>
      </w:r>
      <w:r w:rsidR="003D1543" w:rsidRPr="004F2B4F">
        <w:rPr>
          <w:i/>
          <w:vertAlign w:val="subscript"/>
          <w:lang w:val="en-US"/>
        </w:rPr>
        <w:t>bc</w:t>
      </w:r>
      <w:r w:rsidR="003D1543"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3B5B71" w:rsidRPr="003B5B71">
        <w:rPr>
          <w:position w:val="-76"/>
          <w:lang w:val="en-US"/>
        </w:rPr>
        <w:object w:dxaOrig="4480" w:dyaOrig="1640">
          <v:shape id="_x0000_i1166" type="#_x0000_t75" style="width:223.2pt;height:79.2pt" o:ole="">
            <v:imagedata r:id="rId324" o:title=""/>
          </v:shape>
          <o:OLEObject Type="Embed" ProgID="Equation.DSMT4" ShapeID="_x0000_i1166" DrawAspect="Content" ObjectID="_1487067611"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753" w:author="Robert McCall" w:date="2015-03-05T12:07:00Z">
        <w:r w:rsidR="00801832" w:rsidRPr="004F2B4F">
          <w:rPr>
            <w:lang w:val="en-US"/>
          </w:rPr>
          <w:fldChar w:fldCharType="end"/>
        </w:r>
      </w:del>
      <w:bookmarkStart w:id="754" w:name="ZEqnNum70268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755" w:author="Robert McCall" w:date="2015-03-05T12:21:00Z">
        <w:r w:rsidR="00921289">
          <w:rPr>
            <w:noProof/>
            <w:lang w:val="en-US"/>
          </w:rPr>
          <w:instrText>120</w:instrText>
        </w:r>
      </w:ins>
      <w:del w:id="756" w:author="Robert McCall" w:date="2015-03-05T10:09:00Z">
        <w:r w:rsidR="00844679" w:rsidDel="005E6B98">
          <w:rPr>
            <w:noProof/>
            <w:lang w:val="en-US"/>
          </w:rPr>
          <w:delInstrText>120</w:delInstrText>
        </w:r>
      </w:del>
      <w:r w:rsidR="00801832" w:rsidRPr="004F2B4F">
        <w:rPr>
          <w:lang w:val="en-US"/>
        </w:rPr>
        <w:fldChar w:fldCharType="end"/>
      </w:r>
      <w:r w:rsidR="00801832" w:rsidRPr="004F2B4F">
        <w:rPr>
          <w:lang w:val="en-US"/>
        </w:rPr>
        <w:instrText>)</w:instrText>
      </w:r>
      <w:bookmarkEnd w:id="754"/>
      <w:r w:rsidR="00801832" w:rsidRPr="004F2B4F">
        <w:rPr>
          <w:lang w:val="en-US"/>
        </w:rPr>
        <w:fldChar w:fldCharType="end"/>
      </w:r>
    </w:p>
    <w:p w:rsidR="003D1543" w:rsidRPr="004F2B4F" w:rsidRDefault="003D1543" w:rsidP="002603CC">
      <w:pPr>
        <w:spacing w:line="240" w:lineRule="auto"/>
        <w:rPr>
          <w:lang w:val="en-US"/>
        </w:rPr>
      </w:pPr>
    </w:p>
    <w:p w:rsidR="005E6B98" w:rsidRDefault="005E6B98" w:rsidP="002603CC">
      <w:pPr>
        <w:spacing w:line="240" w:lineRule="auto"/>
        <w:rPr>
          <w:ins w:id="757" w:author="Robert McCall" w:date="2015-03-05T10:08:00Z"/>
          <w:lang w:val="en-US"/>
        </w:rPr>
      </w:pPr>
    </w:p>
    <w:p w:rsidR="00B67CDE" w:rsidRDefault="00B67CDE" w:rsidP="005E6B98">
      <w:pPr>
        <w:spacing w:line="240" w:lineRule="auto"/>
        <w:rPr>
          <w:ins w:id="758" w:author="Robert McCall" w:date="2015-03-05T10:24:00Z"/>
          <w:lang w:val="en-US"/>
        </w:rPr>
      </w:pPr>
      <w:ins w:id="759" w:author="Robert McCall" w:date="2015-03-05T10:20:00Z">
        <w:r>
          <w:rPr>
            <w:lang w:val="en-US"/>
          </w:rPr>
          <w:t xml:space="preserve">In </w:t>
        </w:r>
        <w:r>
          <w:rPr>
            <w:lang w:val="en-US"/>
          </w:rPr>
          <w:fldChar w:fldCharType="begin"/>
        </w:r>
        <w:r>
          <w:rPr>
            <w:lang w:val="en-US"/>
          </w:rPr>
          <w:instrText xml:space="preserve"> GOTOBUTTON ZEqnNum702689  \* MERGEFORMAT </w:instrText>
        </w:r>
        <w:r>
          <w:rPr>
            <w:lang w:val="en-US"/>
          </w:rPr>
          <w:fldChar w:fldCharType="begin"/>
        </w:r>
        <w:r>
          <w:rPr>
            <w:lang w:val="en-US"/>
          </w:rPr>
          <w:instrText xml:space="preserve"> REF ZEqnNum702689 \* Charformat \! \* MERGEFORMAT </w:instrText>
        </w:r>
      </w:ins>
      <w:r>
        <w:rPr>
          <w:lang w:val="en-US"/>
        </w:rPr>
        <w:fldChar w:fldCharType="separate"/>
      </w:r>
      <w:ins w:id="76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120</w:instrText>
        </w:r>
        <w:r w:rsidR="00921289" w:rsidRPr="004F2B4F">
          <w:rPr>
            <w:lang w:val="en-US"/>
          </w:rPr>
          <w:instrText>)</w:instrText>
        </w:r>
      </w:ins>
      <w:ins w:id="761" w:author="Robert McCall" w:date="2015-03-05T10:20:00Z">
        <w:r>
          <w:rPr>
            <w:lang w:val="en-US"/>
          </w:rPr>
          <w:fldChar w:fldCharType="end"/>
        </w:r>
        <w:r>
          <w:rPr>
            <w:lang w:val="en-US"/>
          </w:rPr>
          <w:fldChar w:fldCharType="end"/>
        </w:r>
        <w:r>
          <w:rPr>
            <w:lang w:val="en-US"/>
          </w:rPr>
          <w:t xml:space="preserve"> the parameter </w:t>
        </w:r>
        <w:r w:rsidRPr="00B67CDE">
          <w:rPr>
            <w:i/>
            <w:lang w:val="en-US"/>
            <w:rPrChange w:id="762" w:author="Robert McCall" w:date="2015-03-05T10:21:00Z">
              <w:rPr>
                <w:lang w:val="en-US"/>
              </w:rPr>
            </w:rPrChange>
          </w:rPr>
          <w:t>κ</w:t>
        </w:r>
      </w:ins>
      <w:ins w:id="763" w:author="Robert McCall" w:date="2015-03-05T10:21:00Z">
        <w:r w:rsidRPr="00B67CDE">
          <w:rPr>
            <w:i/>
            <w:vertAlign w:val="subscript"/>
            <w:lang w:val="en-US"/>
            <w:rPrChange w:id="764" w:author="Robert McCall" w:date="2015-03-05T10:21:00Z">
              <w:rPr>
                <w:vertAlign w:val="subscript"/>
                <w:lang w:val="en-US"/>
              </w:rPr>
            </w:rPrChange>
          </w:rPr>
          <w:t>r</w:t>
        </w:r>
        <w:r>
          <w:rPr>
            <w:lang w:val="en-US"/>
          </w:rPr>
          <w:t xml:space="preserve"> is the relative numerical ‘connectedness’ of the groundwater and surface water head, determined by linear interpolation across the </w:t>
        </w:r>
      </w:ins>
      <w:ins w:id="765" w:author="Robert McCall" w:date="2015-03-05T10:22:00Z">
        <w:r w:rsidRPr="004F2B4F">
          <w:rPr>
            <w:lang w:val="en-US"/>
          </w:rPr>
          <w:t>numerical smoothing constant</w:t>
        </w:r>
        <w:r>
          <w:rPr>
            <w:lang w:val="en-US"/>
          </w:rPr>
          <w:t xml:space="preserve"> </w:t>
        </w:r>
      </w:ins>
      <w:ins w:id="766" w:author="Robert McCall" w:date="2015-03-05T10:23:00Z">
        <w:r w:rsidRPr="004F2B4F">
          <w:rPr>
            <w:i/>
            <w:lang w:val="en-US"/>
          </w:rPr>
          <w:t>ε</w:t>
        </w:r>
        <w:r>
          <w:rPr>
            <w:lang w:val="en-US"/>
          </w:rPr>
          <w:t xml:space="preserve">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ins>
      <w:ins w:id="76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110</w:instrText>
        </w:r>
        <w:r w:rsidR="00921289" w:rsidRPr="004F2B4F">
          <w:rPr>
            <w:lang w:val="en-US"/>
          </w:rPr>
          <w:instrText>)</w:instrText>
        </w:r>
      </w:ins>
      <w:ins w:id="768" w:author="Robert McCall" w:date="2015-03-05T10:23:00Z">
        <w:r w:rsidRPr="004F2B4F">
          <w:rPr>
            <w:lang w:val="en-US"/>
          </w:rPr>
          <w:fldChar w:fldCharType="end"/>
        </w:r>
        <w:r w:rsidRPr="004F2B4F">
          <w:rPr>
            <w:lang w:val="en-US"/>
          </w:rPr>
          <w:fldChar w:fldCharType="end"/>
        </w:r>
        <w:r>
          <w:rPr>
            <w:lang w:val="en-US"/>
          </w:rPr>
          <w:t>.</w:t>
        </w:r>
      </w:ins>
    </w:p>
    <w:p w:rsidR="00787794" w:rsidRDefault="00787794" w:rsidP="005E6B98">
      <w:pPr>
        <w:spacing w:line="240" w:lineRule="auto"/>
        <w:rPr>
          <w:ins w:id="769" w:author="Robert McCall" w:date="2015-03-05T10:24:00Z"/>
          <w:lang w:val="en-US"/>
        </w:rPr>
      </w:pPr>
    </w:p>
    <w:p w:rsidR="00787794" w:rsidRDefault="00787794" w:rsidP="005E6B98">
      <w:pPr>
        <w:spacing w:line="240" w:lineRule="auto"/>
        <w:rPr>
          <w:ins w:id="770" w:author="Robert McCall" w:date="2015-03-05T10:28:00Z"/>
          <w:lang w:val="en-US"/>
        </w:rPr>
      </w:pPr>
      <w:ins w:id="771" w:author="Robert McCall" w:date="2015-03-05T10:24:00Z">
        <w:r>
          <w:rPr>
            <w:lang w:val="en-US"/>
          </w:rPr>
          <w:t xml:space="preserve">In the case of hydrostatic groundwater flow, the groundwater head in each cell is set equal to the </w:t>
        </w:r>
      </w:ins>
      <w:ins w:id="772" w:author="Robert McCall" w:date="2015-03-05T10:25:00Z">
        <w:r w:rsidRPr="004F2B4F">
          <w:rPr>
            <w:lang w:val="en-US"/>
          </w:rPr>
          <w:t>head applied on the top boundary of the groundwater domain (</w:t>
        </w:r>
        <w:r w:rsidRPr="004F2B4F">
          <w:rPr>
            <w:i/>
            <w:lang w:val="en-US"/>
          </w:rPr>
          <w:t>H</w:t>
        </w:r>
        <w:r w:rsidRPr="004F2B4F">
          <w:rPr>
            <w:i/>
            <w:vertAlign w:val="subscript"/>
            <w:lang w:val="en-US"/>
          </w:rPr>
          <w:t>bc</w:t>
        </w:r>
        <w:r w:rsidRPr="004F2B4F">
          <w:rPr>
            <w:lang w:val="en-US"/>
          </w:rPr>
          <w:t>)</w:t>
        </w:r>
        <w:r>
          <w:rPr>
            <w:lang w:val="en-US"/>
          </w:rPr>
          <w:t xml:space="preserve"> </w:t>
        </w:r>
      </w:ins>
      <w:ins w:id="773" w:author="Robert McCall" w:date="2015-03-05T10:26:00Z">
        <w:r>
          <w:rPr>
            <w:lang w:val="en-US"/>
          </w:rPr>
          <w:t>and</w:t>
        </w:r>
      </w:ins>
      <w:ins w:id="774" w:author="Robert McCall" w:date="2015-03-05T10:25:00Z">
        <w:r>
          <w:rPr>
            <w:lang w:val="en-US"/>
          </w:rPr>
          <w:t xml:space="preserve"> </w:t>
        </w:r>
      </w:ins>
      <w:ins w:id="775" w:author="Robert McCall" w:date="2015-03-05T10:26:00Z">
        <w:r>
          <w:rPr>
            <w:lang w:val="en-US"/>
          </w:rPr>
          <w:t>the horizontal groundwater flux is computed from the groundwater head gradient:</w:t>
        </w:r>
      </w:ins>
    </w:p>
    <w:p w:rsidR="00787794" w:rsidRDefault="00787794" w:rsidP="005E6B98">
      <w:pPr>
        <w:spacing w:line="240" w:lineRule="auto"/>
        <w:rPr>
          <w:ins w:id="776" w:author="Robert McCall" w:date="2015-03-05T10:28:00Z"/>
          <w:lang w:val="en-US"/>
        </w:rPr>
      </w:pPr>
    </w:p>
    <w:p w:rsidR="00787794" w:rsidRDefault="00787794">
      <w:pPr>
        <w:pStyle w:val="MTDisplayEquation"/>
        <w:rPr>
          <w:ins w:id="777" w:author="Robert McCall" w:date="2015-03-05T10:26:00Z"/>
          <w:lang w:val="en-US"/>
        </w:rPr>
        <w:pPrChange w:id="778" w:author="Robert McCall" w:date="2015-03-05T10:28:00Z">
          <w:pPr>
            <w:spacing w:line="240" w:lineRule="auto"/>
          </w:pPr>
        </w:pPrChange>
      </w:pPr>
      <w:ins w:id="779" w:author="Robert McCall" w:date="2015-03-05T10:28:00Z">
        <w:r>
          <w:rPr>
            <w:lang w:val="en-US"/>
          </w:rPr>
          <w:tab/>
        </w:r>
      </w:ins>
      <w:ins w:id="780" w:author="Robert McCall" w:date="2015-03-05T10:28:00Z">
        <w:r w:rsidRPr="00787794">
          <w:rPr>
            <w:position w:val="-70"/>
            <w:lang w:val="en-US"/>
            <w:rPrChange w:id="781" w:author="Robert McCall" w:date="2015-03-05T10:28:00Z">
              <w:rPr>
                <w:position w:val="-70"/>
                <w:lang w:val="en-US"/>
              </w:rPr>
            </w:rPrChange>
          </w:rPr>
          <w:object w:dxaOrig="5740" w:dyaOrig="1520">
            <v:shape id="_x0000_i1167" type="#_x0000_t75" style="width:4in;height:79.2pt" o:ole="">
              <v:imagedata r:id="rId326" o:title=""/>
            </v:shape>
            <o:OLEObject Type="Embed" ProgID="Equation.DSMT4" ShapeID="_x0000_i1167" DrawAspect="Content" ObjectID="_1487067612" r:id="rId327"/>
          </w:object>
        </w:r>
      </w:ins>
      <w:ins w:id="782" w:author="Robert McCall" w:date="2015-03-05T10:28:00Z">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ins>
      <w:del w:id="783" w:author="Robert McCall" w:date="2015-03-05T12:07:00Z">
        <w:r>
          <w:rPr>
            <w:lang w:val="en-US"/>
          </w:rPr>
          <w:fldChar w:fldCharType="end"/>
        </w:r>
      </w:del>
      <w:bookmarkStart w:id="784" w:name="ZEqnNum473196"/>
      <w:ins w:id="785" w:author="Robert McCall" w:date="2015-03-05T10:28:00Z">
        <w:r>
          <w:rPr>
            <w:lang w:val="en-US"/>
          </w:rPr>
          <w:instrText>(</w:instrText>
        </w:r>
        <w:r>
          <w:rPr>
            <w:lang w:val="en-US"/>
          </w:rPr>
          <w:fldChar w:fldCharType="begin"/>
        </w:r>
        <w:r>
          <w:rPr>
            <w:lang w:val="en-US"/>
          </w:rPr>
          <w:instrText xml:space="preserve"> SEQ MTSec \c \* Arabic \* MERGEFORMAT </w:instrText>
        </w:r>
      </w:ins>
      <w:r>
        <w:rPr>
          <w:lang w:val="en-US"/>
        </w:rPr>
        <w:fldChar w:fldCharType="separate"/>
      </w:r>
      <w:ins w:id="786" w:author="Robert McCall" w:date="2015-03-05T12:21:00Z">
        <w:r w:rsidR="00921289">
          <w:rPr>
            <w:noProof/>
            <w:lang w:val="en-US"/>
          </w:rPr>
          <w:instrText>2</w:instrText>
        </w:r>
      </w:ins>
      <w:ins w:id="787" w:author="Robert McCall" w:date="2015-03-05T10:28:00Z">
        <w:r>
          <w:rPr>
            <w:lang w:val="en-US"/>
          </w:rPr>
          <w:fldChar w:fldCharType="end"/>
        </w:r>
        <w:r>
          <w:rPr>
            <w:lang w:val="en-US"/>
          </w:rPr>
          <w:instrText>.</w:instrText>
        </w:r>
        <w:r>
          <w:rPr>
            <w:lang w:val="en-US"/>
          </w:rPr>
          <w:fldChar w:fldCharType="begin"/>
        </w:r>
        <w:r>
          <w:rPr>
            <w:lang w:val="en-US"/>
          </w:rPr>
          <w:instrText xml:space="preserve"> SEQ MTEqn \c \* Arabic \* MERGEFORMAT </w:instrText>
        </w:r>
      </w:ins>
      <w:r>
        <w:rPr>
          <w:lang w:val="en-US"/>
        </w:rPr>
        <w:fldChar w:fldCharType="separate"/>
      </w:r>
      <w:ins w:id="788" w:author="Robert McCall" w:date="2015-03-05T12:21:00Z">
        <w:r w:rsidR="00921289">
          <w:rPr>
            <w:noProof/>
            <w:lang w:val="en-US"/>
          </w:rPr>
          <w:instrText>121</w:instrText>
        </w:r>
      </w:ins>
      <w:ins w:id="789" w:author="Robert McCall" w:date="2015-03-05T10:28:00Z">
        <w:r>
          <w:rPr>
            <w:lang w:val="en-US"/>
          </w:rPr>
          <w:fldChar w:fldCharType="end"/>
        </w:r>
        <w:r>
          <w:rPr>
            <w:lang w:val="en-US"/>
          </w:rPr>
          <w:instrText>)</w:instrText>
        </w:r>
        <w:bookmarkEnd w:id="784"/>
        <w:r>
          <w:rPr>
            <w:lang w:val="en-US"/>
          </w:rPr>
          <w:fldChar w:fldCharType="end"/>
        </w:r>
      </w:ins>
    </w:p>
    <w:p w:rsidR="00787794" w:rsidRPr="00B67CDE" w:rsidRDefault="00787794" w:rsidP="005E6B98">
      <w:pPr>
        <w:spacing w:line="240" w:lineRule="auto"/>
        <w:rPr>
          <w:ins w:id="790" w:author="Robert McCall" w:date="2015-03-05T10:20:00Z"/>
          <w:lang w:val="en-US"/>
        </w:rPr>
      </w:pPr>
    </w:p>
    <w:p w:rsidR="00AB00DB" w:rsidRDefault="00AB00DB" w:rsidP="005E6B98">
      <w:pPr>
        <w:spacing w:line="240" w:lineRule="auto"/>
        <w:rPr>
          <w:ins w:id="791" w:author="Robert McCall" w:date="2015-03-05T10:30:00Z"/>
          <w:lang w:val="en-US"/>
        </w:rPr>
      </w:pPr>
      <w:ins w:id="792" w:author="Robert McCall" w:date="2015-03-05T10:30:00Z">
        <w:r w:rsidRPr="004F2B4F">
          <w:rPr>
            <w:lang w:val="en-US"/>
          </w:rPr>
          <w:t xml:space="preserve">In </w:t>
        </w:r>
        <w:r>
          <w:rPr>
            <w:lang w:val="en-US"/>
          </w:rPr>
          <w:fldChar w:fldCharType="begin"/>
        </w:r>
        <w:r>
          <w:rPr>
            <w:lang w:val="en-US"/>
          </w:rPr>
          <w:instrText xml:space="preserve"> GOTOBUTTON ZEqnNum473196  \* MERGEFORMAT </w:instrText>
        </w:r>
        <w:r>
          <w:rPr>
            <w:lang w:val="en-US"/>
          </w:rPr>
          <w:fldChar w:fldCharType="begin"/>
        </w:r>
        <w:r>
          <w:rPr>
            <w:lang w:val="en-US"/>
          </w:rPr>
          <w:instrText xml:space="preserve"> REF ZEqnNum473196 \* Charformat \! \* MERGEFORMAT </w:instrText>
        </w:r>
      </w:ins>
      <w:r>
        <w:rPr>
          <w:lang w:val="en-US"/>
        </w:rPr>
        <w:fldChar w:fldCharType="separate"/>
      </w:r>
      <w:ins w:id="793" w:author="Robert McCall" w:date="2015-03-05T12:21:00Z">
        <w:r w:rsidR="00921289">
          <w:rPr>
            <w:lang w:val="en-US"/>
          </w:rPr>
          <w:instrText>(2.121)</w:instrText>
        </w:r>
      </w:ins>
      <w:ins w:id="794" w:author="Robert McCall" w:date="2015-03-05T10:30:00Z">
        <w:r>
          <w:rPr>
            <w:lang w:val="en-US"/>
          </w:rPr>
          <w:fldChar w:fldCharType="end"/>
        </w:r>
        <w:r>
          <w:rPr>
            <w:lang w:val="en-US"/>
          </w:rPr>
          <w:fldChar w:fldCharType="end"/>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ins>
      <w:del w:id="795" w:author="Robert McCall" w:date="2015-03-05T12:07:00Z">
        <w:r w:rsidRPr="004F2B4F">
          <w:rPr>
            <w:lang w:val="en-US"/>
          </w:rPr>
          <w:fldChar w:fldCharType="end"/>
        </w:r>
      </w:del>
      <w:ins w:id="796" w:author="Robert McCall" w:date="2015-03-05T10:30:00Z">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w:t>
        </w:r>
        <w:r>
          <w:rPr>
            <w:lang w:val="en-US"/>
          </w:rPr>
          <w:t>-</w:t>
        </w:r>
        <w:r w:rsidRPr="004F2B4F">
          <w:rPr>
            <w:lang w:val="en-US"/>
          </w:rPr>
          <w:t>shore and longshore direction, respectively</w:t>
        </w:r>
        <w:r>
          <w:rPr>
            <w:lang w:val="en-US"/>
          </w:rPr>
          <w:t>, and</w:t>
        </w:r>
        <w:r w:rsidRPr="004F2B4F">
          <w:rPr>
            <w:lang w:val="en-US"/>
          </w:rPr>
          <w:t xml:space="preserve">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w:t>
        </w:r>
        <w:r>
          <w:rPr>
            <w:lang w:val="en-US"/>
          </w:rPr>
          <w:t>.</w:t>
        </w:r>
      </w:ins>
    </w:p>
    <w:p w:rsidR="00AB00DB" w:rsidRDefault="00AB00DB" w:rsidP="005E6B98">
      <w:pPr>
        <w:spacing w:line="240" w:lineRule="auto"/>
        <w:rPr>
          <w:ins w:id="797" w:author="Robert McCall" w:date="2015-03-05T10:30:00Z"/>
          <w:lang w:val="en-US"/>
        </w:rPr>
      </w:pPr>
    </w:p>
    <w:p w:rsidR="005E6B98" w:rsidRPr="004F2B4F" w:rsidRDefault="00E86843" w:rsidP="005E6B98">
      <w:pPr>
        <w:spacing w:line="240" w:lineRule="auto"/>
        <w:rPr>
          <w:ins w:id="798" w:author="Robert McCall" w:date="2015-03-05T10:08:00Z"/>
          <w:lang w:val="en-US"/>
        </w:rPr>
      </w:pPr>
      <w:ins w:id="799" w:author="Robert McCall" w:date="2015-03-05T10:28:00Z">
        <w:r>
          <w:rPr>
            <w:lang w:val="en-US"/>
          </w:rPr>
          <w:t xml:space="preserve">In the case of non-hydrostatic groundwater flow, the </w:t>
        </w:r>
      </w:ins>
      <w:ins w:id="800" w:author="Robert McCall" w:date="2015-03-05T10:08:00Z">
        <w:r w:rsidR="005E6B98" w:rsidRPr="004F2B4F">
          <w:rPr>
            <w:lang w:val="en-US"/>
          </w:rPr>
          <w:t xml:space="preserve">horizontal specific discharge on each cell interface can be found through an approximation of the </w:t>
        </w:r>
      </w:ins>
      <w:ins w:id="801" w:author="Robert McCall" w:date="2015-03-05T10:29:00Z">
        <w:r>
          <w:rPr>
            <w:lang w:val="en-US"/>
          </w:rPr>
          <w:t xml:space="preserve">non-hydrostatic </w:t>
        </w:r>
      </w:ins>
      <w:ins w:id="802" w:author="Robert McCall" w:date="2015-03-05T10:08:00Z">
        <w:r w:rsidR="005E6B98" w:rsidRPr="004F2B4F">
          <w:rPr>
            <w:lang w:val="en-US"/>
          </w:rPr>
          <w:t>groundwater head gradient:</w:t>
        </w:r>
      </w:ins>
    </w:p>
    <w:p w:rsidR="005E6B98" w:rsidRPr="004F2B4F" w:rsidRDefault="005E6B98" w:rsidP="005E6B98">
      <w:pPr>
        <w:spacing w:line="240" w:lineRule="auto"/>
        <w:rPr>
          <w:ins w:id="803" w:author="Robert McCall" w:date="2015-03-05T10:08:00Z"/>
          <w:lang w:val="en-US"/>
        </w:rPr>
      </w:pPr>
    </w:p>
    <w:p w:rsidR="005E6B98" w:rsidRPr="004F2B4F" w:rsidRDefault="005E6B98" w:rsidP="005E6B98">
      <w:pPr>
        <w:pStyle w:val="MTDisplayEquation"/>
        <w:rPr>
          <w:ins w:id="804" w:author="Robert McCall" w:date="2015-03-05T10:08:00Z"/>
          <w:lang w:val="en-US"/>
        </w:rPr>
      </w:pPr>
      <w:ins w:id="805" w:author="Robert McCall" w:date="2015-03-05T10:08:00Z">
        <w:r w:rsidRPr="004F2B4F">
          <w:rPr>
            <w:lang w:val="en-US"/>
          </w:rPr>
          <w:tab/>
        </w:r>
      </w:ins>
      <w:ins w:id="806" w:author="Robert McCall" w:date="2015-03-05T10:08:00Z">
        <w:r w:rsidRPr="004F2B4F">
          <w:rPr>
            <w:position w:val="-94"/>
            <w:lang w:val="en-US"/>
          </w:rPr>
          <w:object w:dxaOrig="8640" w:dyaOrig="2000">
            <v:shape id="_x0000_i1168" type="#_x0000_t75" style="width:6in;height:100.8pt" o:ole="">
              <v:imagedata r:id="rId320" o:title=""/>
            </v:shape>
            <o:OLEObject Type="Embed" ProgID="Equation.DSMT4" ShapeID="_x0000_i1168" DrawAspect="Content" ObjectID="_1487067613" r:id="rId328"/>
          </w:object>
        </w:r>
      </w:ins>
      <w:ins w:id="807" w:author="Robert McCall" w:date="2015-03-05T10:08:00Z">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ins>
      <w:del w:id="808" w:author="Robert McCall" w:date="2015-03-05T12:07:00Z">
        <w:r w:rsidRPr="004F2B4F">
          <w:rPr>
            <w:lang w:val="en-US"/>
          </w:rPr>
          <w:fldChar w:fldCharType="end"/>
        </w:r>
      </w:del>
      <w:bookmarkStart w:id="809" w:name="ZEqnNum628356"/>
      <w:ins w:id="810" w:author="Robert McCall" w:date="2015-03-05T10:08:00Z">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ins>
      <w:ins w:id="811" w:author="Robert McCall" w:date="2015-03-05T12:21:00Z">
        <w:r w:rsidR="00921289">
          <w:rPr>
            <w:noProof/>
            <w:lang w:val="en-US"/>
          </w:rPr>
          <w:instrText>2</w:instrText>
        </w:r>
      </w:ins>
      <w:ins w:id="812" w:author="Robert McCall" w:date="2015-03-05T10:08:00Z">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ins>
      <w:ins w:id="813" w:author="Robert McCall" w:date="2015-03-05T12:21:00Z">
        <w:r w:rsidR="00921289">
          <w:rPr>
            <w:noProof/>
            <w:lang w:val="en-US"/>
          </w:rPr>
          <w:instrText>122</w:instrText>
        </w:r>
      </w:ins>
      <w:ins w:id="814" w:author="Robert McCall" w:date="2015-03-05T10:08:00Z">
        <w:r w:rsidRPr="004F2B4F">
          <w:rPr>
            <w:lang w:val="en-US"/>
          </w:rPr>
          <w:fldChar w:fldCharType="end"/>
        </w:r>
        <w:r w:rsidRPr="004F2B4F">
          <w:rPr>
            <w:lang w:val="en-US"/>
          </w:rPr>
          <w:instrText>)</w:instrText>
        </w:r>
        <w:bookmarkEnd w:id="809"/>
        <w:r w:rsidRPr="004F2B4F">
          <w:rPr>
            <w:lang w:val="en-US"/>
          </w:rPr>
          <w:fldChar w:fldCharType="end"/>
        </w:r>
      </w:ins>
    </w:p>
    <w:p w:rsidR="005E6B98" w:rsidRPr="004F2B4F" w:rsidRDefault="005E6B98" w:rsidP="005E6B98">
      <w:pPr>
        <w:spacing w:line="240" w:lineRule="auto"/>
        <w:rPr>
          <w:ins w:id="815" w:author="Robert McCall" w:date="2015-03-05T10:08:00Z"/>
          <w:lang w:val="en-US"/>
        </w:rPr>
      </w:pPr>
    </w:p>
    <w:p w:rsidR="005E6B98" w:rsidRDefault="005E6B98" w:rsidP="005E6B98">
      <w:pPr>
        <w:spacing w:line="240" w:lineRule="auto"/>
        <w:rPr>
          <w:ins w:id="816" w:author="Robert McCall" w:date="2015-03-05T10:08:00Z"/>
          <w:lang w:val="en-US"/>
        </w:rPr>
      </w:pPr>
      <w:ins w:id="817" w:author="Robert McCall" w:date="2015-03-05T10:08:00Z">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ins>
      <w:del w:id="818" w:author="Robert McCall" w:date="2015-03-05T12:07:00Z">
        <w:r w:rsidRPr="004F2B4F">
          <w:rPr>
            <w:lang w:val="en-US"/>
          </w:rPr>
          <w:fldChar w:fldCharType="end"/>
        </w:r>
      </w:del>
      <w:ins w:id="819" w:author="Robert McCall" w:date="2015-03-05T10:08:00Z">
        <w:r w:rsidRPr="004F2B4F">
          <w:rPr>
            <w:lang w:val="en-US"/>
          </w:rPr>
          <w:fldChar w:fldCharType="end"/>
        </w:r>
      </w:ins>
      <w:ins w:id="820" w:author="Robert McCall" w:date="2015-03-05T10:31:00Z">
        <w:r w:rsidR="00AB00DB">
          <w:rPr>
            <w:lang w:val="en-US"/>
          </w:rPr>
          <w:fldChar w:fldCharType="begin"/>
        </w:r>
        <w:r w:rsidR="00AB00DB">
          <w:rPr>
            <w:lang w:val="en-US"/>
          </w:rPr>
          <w:instrText xml:space="preserve"> GOTOBUTTON ZEqnNum628356  \* MERGEFORMAT </w:instrText>
        </w:r>
        <w:r w:rsidR="00AB00DB">
          <w:rPr>
            <w:lang w:val="en-US"/>
          </w:rPr>
          <w:fldChar w:fldCharType="begin"/>
        </w:r>
        <w:r w:rsidR="00AB00DB">
          <w:rPr>
            <w:lang w:val="en-US"/>
          </w:rPr>
          <w:instrText xml:space="preserve"> REF ZEqnNum628356 \* Charformat \! \* MERGEFORMAT </w:instrText>
        </w:r>
      </w:ins>
      <w:r w:rsidR="00AB00DB">
        <w:rPr>
          <w:lang w:val="en-US"/>
        </w:rPr>
        <w:fldChar w:fldCharType="separate"/>
      </w:r>
      <w:ins w:id="821"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122</w:instrText>
        </w:r>
        <w:r w:rsidR="00921289" w:rsidRPr="004F2B4F">
          <w:rPr>
            <w:lang w:val="en-US"/>
          </w:rPr>
          <w:instrText>)</w:instrText>
        </w:r>
      </w:ins>
      <w:ins w:id="822" w:author="Robert McCall" w:date="2015-03-05T10:31:00Z">
        <w:r w:rsidR="00AB00DB">
          <w:rPr>
            <w:lang w:val="en-US"/>
          </w:rPr>
          <w:fldChar w:fldCharType="end"/>
        </w:r>
        <w:r w:rsidR="00AB00DB">
          <w:rPr>
            <w:lang w:val="en-US"/>
          </w:rPr>
          <w:fldChar w:fldCharType="end"/>
        </w:r>
      </w:ins>
      <w:ins w:id="823" w:author="Robert McCall" w:date="2015-03-05T10:08:00Z">
        <w:r w:rsidRPr="004F2B4F">
          <w:rPr>
            <w:lang w:val="en-US"/>
          </w:rPr>
          <w:t xml:space="preserve">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w:t>
        </w:r>
      </w:ins>
    </w:p>
    <w:p w:rsidR="005E6B98" w:rsidRDefault="005E6B98" w:rsidP="002603CC">
      <w:pPr>
        <w:spacing w:line="240" w:lineRule="auto"/>
        <w:rPr>
          <w:ins w:id="824" w:author="Robert McCall" w:date="2015-03-05T10:08:00Z"/>
          <w:lang w:val="en-US"/>
        </w:rPr>
      </w:pPr>
    </w:p>
    <w:p w:rsidR="003D1543" w:rsidRPr="004F2B4F" w:rsidDel="00DA70CC" w:rsidRDefault="003D1543" w:rsidP="002603CC">
      <w:pPr>
        <w:spacing w:line="240" w:lineRule="auto"/>
        <w:rPr>
          <w:del w:id="825" w:author="Robert McCall" w:date="2015-03-05T10:34:00Z"/>
          <w:lang w:val="en-US"/>
        </w:rPr>
      </w:pPr>
      <w:del w:id="826" w:author="Robert McCall" w:date="2015-03-05T10:34:00Z">
        <w:r w:rsidRPr="004F2B4F" w:rsidDel="00DA70CC">
          <w:rPr>
            <w:lang w:val="en-US"/>
          </w:rPr>
          <w:delText>The vertical submarine exchange at the top of the numerical groundwater cell, is found with</w:delText>
        </w:r>
      </w:del>
    </w:p>
    <w:p w:rsidR="003D1543" w:rsidRPr="004F2B4F" w:rsidDel="00DA70CC" w:rsidRDefault="003D1543" w:rsidP="002603CC">
      <w:pPr>
        <w:spacing w:line="240" w:lineRule="auto"/>
        <w:rPr>
          <w:del w:id="827" w:author="Robert McCall" w:date="2015-03-05T10:34:00Z"/>
          <w:lang w:val="en-US"/>
        </w:rPr>
      </w:pPr>
    </w:p>
    <w:p w:rsidR="003D1543" w:rsidRPr="004F2B4F" w:rsidDel="00DA70CC" w:rsidRDefault="003D1543" w:rsidP="002603CC">
      <w:pPr>
        <w:pStyle w:val="MTDisplayEquation"/>
        <w:rPr>
          <w:del w:id="828" w:author="Robert McCall" w:date="2015-03-05T10:34:00Z"/>
          <w:lang w:val="en-US"/>
        </w:rPr>
      </w:pPr>
      <w:del w:id="829" w:author="Robert McCall" w:date="2015-03-05T10:34:00Z">
        <w:r w:rsidRPr="004F2B4F" w:rsidDel="00DA70CC">
          <w:rPr>
            <w:lang w:val="en-US"/>
          </w:rPr>
          <w:tab/>
        </w:r>
        <w:r w:rsidRPr="004F2B4F" w:rsidDel="00DA70CC">
          <w:rPr>
            <w:position w:val="-14"/>
            <w:lang w:val="en-US"/>
          </w:rPr>
          <w:object w:dxaOrig="3840" w:dyaOrig="400">
            <v:shape id="_x0000_i1169" type="#_x0000_t75" style="width:194.4pt;height:21.6pt" o:ole="">
              <v:imagedata r:id="rId329" o:title=""/>
            </v:shape>
            <o:OLEObject Type="Embed" ProgID="Equation.DSMT4" ShapeID="_x0000_i1169" DrawAspect="Content" ObjectID="_1487067614" r:id="rId330"/>
          </w:object>
        </w:r>
        <w:r w:rsidRPr="004F2B4F" w:rsidDel="00DA70CC">
          <w:rPr>
            <w:lang w:val="en-US"/>
          </w:rPr>
          <w:delText xml:space="preserve"> </w:delText>
        </w:r>
        <w:r w:rsidRPr="004F2B4F" w:rsidDel="00DA70CC">
          <w:rPr>
            <w:lang w:val="en-US"/>
          </w:rPr>
          <w:tab/>
        </w:r>
        <w:r w:rsidR="00801832" w:rsidRPr="004F2B4F" w:rsidDel="00DA70CC">
          <w:rPr>
            <w:lang w:val="en-US"/>
          </w:rPr>
          <w:fldChar w:fldCharType="begin"/>
        </w:r>
        <w:r w:rsidR="00801832" w:rsidRPr="004F2B4F" w:rsidDel="00DA70CC">
          <w:rPr>
            <w:lang w:val="en-US"/>
          </w:rPr>
          <w:delInstrText xml:space="preserve"> MACROBUTTON MTPlaceRef \* MERGEFORMAT </w:delInstrText>
        </w:r>
        <w:r w:rsidR="00801832" w:rsidRPr="004F2B4F" w:rsidDel="00DA70CC">
          <w:rPr>
            <w:lang w:val="en-US"/>
          </w:rPr>
          <w:fldChar w:fldCharType="begin"/>
        </w:r>
        <w:r w:rsidR="00801832" w:rsidRPr="004F2B4F" w:rsidDel="00DA70CC">
          <w:rPr>
            <w:lang w:val="en-US"/>
          </w:rPr>
          <w:delInstrText xml:space="preserve"> SEQ MTEqn \h \* MERGEFORMAT </w:delInstrText>
        </w:r>
      </w:del>
      <w:del w:id="830" w:author="Robert McCall" w:date="2015-03-05T10:09:00Z">
        <w:r w:rsidR="00801832" w:rsidRPr="004F2B4F" w:rsidDel="00DA70CC">
          <w:rPr>
            <w:lang w:val="en-US"/>
          </w:rPr>
          <w:fldChar w:fldCharType="end"/>
        </w:r>
      </w:del>
      <w:bookmarkStart w:id="831" w:name="ZEqnNum294806"/>
      <w:del w:id="832" w:author="Robert McCall" w:date="2015-03-05T10:34:00Z">
        <w:r w:rsidR="00801832" w:rsidRPr="004F2B4F" w:rsidDel="00DA70CC">
          <w:rPr>
            <w:lang w:val="en-US"/>
          </w:rPr>
          <w:delInstrText>(</w:delInstrText>
        </w:r>
        <w:r w:rsidR="00801832" w:rsidRPr="004F2B4F" w:rsidDel="00DA70CC">
          <w:rPr>
            <w:lang w:val="en-US"/>
          </w:rPr>
          <w:fldChar w:fldCharType="begin"/>
        </w:r>
        <w:r w:rsidR="00801832" w:rsidRPr="004F2B4F" w:rsidDel="00DA70CC">
          <w:rPr>
            <w:lang w:val="en-US"/>
          </w:rPr>
          <w:delInstrText xml:space="preserve"> SEQ MTSec \c \* Arabic \* MERGEFORMAT </w:delInstrText>
        </w:r>
        <w:r w:rsidR="00801832" w:rsidRPr="004F2B4F" w:rsidDel="00DA70CC">
          <w:rPr>
            <w:lang w:val="en-US"/>
          </w:rPr>
          <w:fldChar w:fldCharType="separate"/>
        </w:r>
        <w:r w:rsidR="00AB00DB" w:rsidDel="00DA70CC">
          <w:rPr>
            <w:noProof/>
            <w:lang w:val="en-US"/>
          </w:rPr>
          <w:delInstrText>2</w:delInstrText>
        </w:r>
        <w:r w:rsidR="00801832" w:rsidRPr="004F2B4F" w:rsidDel="00DA70CC">
          <w:rPr>
            <w:lang w:val="en-US"/>
          </w:rPr>
          <w:fldChar w:fldCharType="end"/>
        </w:r>
        <w:r w:rsidR="00801832" w:rsidRPr="004F2B4F" w:rsidDel="00DA70CC">
          <w:rPr>
            <w:lang w:val="en-US"/>
          </w:rPr>
          <w:delInstrText>.</w:delInstrText>
        </w:r>
        <w:r w:rsidR="00801832" w:rsidRPr="004F2B4F" w:rsidDel="00DA70CC">
          <w:rPr>
            <w:lang w:val="en-US"/>
          </w:rPr>
          <w:fldChar w:fldCharType="begin"/>
        </w:r>
        <w:r w:rsidR="00801832" w:rsidRPr="004F2B4F" w:rsidDel="00DA70CC">
          <w:rPr>
            <w:lang w:val="en-US"/>
          </w:rPr>
          <w:delInstrText xml:space="preserve"> SEQ MTEqn \c \* Arabic \* MERGEFORMAT </w:delInstrText>
        </w:r>
        <w:r w:rsidR="00801832" w:rsidRPr="004F2B4F" w:rsidDel="00DA70CC">
          <w:rPr>
            <w:lang w:val="en-US"/>
          </w:rPr>
          <w:fldChar w:fldCharType="separate"/>
        </w:r>
      </w:del>
      <w:del w:id="833" w:author="Robert McCall" w:date="2015-03-05T10:26:00Z">
        <w:r w:rsidR="00B67CDE" w:rsidDel="00787794">
          <w:rPr>
            <w:noProof/>
            <w:lang w:val="en-US"/>
          </w:rPr>
          <w:delInstrText>121</w:delInstrText>
        </w:r>
      </w:del>
      <w:del w:id="834" w:author="Robert McCall" w:date="2015-03-05T10:34:00Z">
        <w:r w:rsidR="00801832" w:rsidRPr="004F2B4F" w:rsidDel="00DA70CC">
          <w:rPr>
            <w:lang w:val="en-US"/>
          </w:rPr>
          <w:fldChar w:fldCharType="end"/>
        </w:r>
        <w:r w:rsidR="00801832" w:rsidRPr="004F2B4F" w:rsidDel="00DA70CC">
          <w:rPr>
            <w:lang w:val="en-US"/>
          </w:rPr>
          <w:delInstrText>)</w:delInstrText>
        </w:r>
        <w:bookmarkEnd w:id="831"/>
        <w:r w:rsidR="00801832" w:rsidRPr="004F2B4F" w:rsidDel="00DA70CC">
          <w:rPr>
            <w:lang w:val="en-US"/>
          </w:rPr>
          <w:fldChar w:fldCharType="end"/>
        </w:r>
      </w:del>
    </w:p>
    <w:p w:rsidR="003D1543" w:rsidRPr="004F2B4F" w:rsidDel="00DA70CC" w:rsidRDefault="003D1543" w:rsidP="002603CC">
      <w:pPr>
        <w:spacing w:line="240" w:lineRule="auto"/>
        <w:rPr>
          <w:del w:id="835" w:author="Robert McCall" w:date="2015-03-05T10:34:00Z"/>
          <w:lang w:val="en-US"/>
        </w:rPr>
      </w:pPr>
    </w:p>
    <w:p w:rsidR="003D1543" w:rsidRPr="004F2B4F" w:rsidDel="00DA70CC" w:rsidRDefault="003D1543" w:rsidP="002603CC">
      <w:pPr>
        <w:spacing w:line="240" w:lineRule="auto"/>
        <w:rPr>
          <w:del w:id="836" w:author="Robert McCall" w:date="2015-03-05T10:34:00Z"/>
          <w:lang w:val="en-US"/>
        </w:rPr>
      </w:pPr>
      <w:del w:id="837" w:author="Robert McCall" w:date="2015-03-05T10:34:00Z">
        <w:r w:rsidRPr="004F2B4F" w:rsidDel="00DA70CC">
          <w:rPr>
            <w:lang w:val="en-US"/>
          </w:rPr>
          <w:delText xml:space="preserve">In </w:delText>
        </w:r>
        <w:r w:rsidRPr="004F2B4F" w:rsidDel="00DA70CC">
          <w:rPr>
            <w:lang w:val="en-US"/>
          </w:rPr>
          <w:fldChar w:fldCharType="begin"/>
        </w:r>
        <w:r w:rsidRPr="004F2B4F" w:rsidDel="00DA70CC">
          <w:rPr>
            <w:lang w:val="en-US"/>
          </w:rPr>
          <w:delInstrText xml:space="preserve"> GOTOBUTTON ZEqnNum294806  \* MERGEFORMAT </w:delInstrText>
        </w:r>
        <w:r w:rsidRPr="004F2B4F" w:rsidDel="00DA70CC">
          <w:rPr>
            <w:lang w:val="en-US"/>
          </w:rPr>
          <w:fldChar w:fldCharType="begin"/>
        </w:r>
        <w:r w:rsidRPr="004F2B4F" w:rsidDel="00DA70CC">
          <w:rPr>
            <w:lang w:val="en-US"/>
          </w:rPr>
          <w:delInstrText xml:space="preserve"> REF ZEqnNum294806 \* Charformat \! \* MERGEFORMAT </w:delInstrText>
        </w:r>
        <w:r w:rsidRPr="004F2B4F" w:rsidDel="00DA70CC">
          <w:rPr>
            <w:lang w:val="en-US"/>
          </w:rPr>
          <w:fldChar w:fldCharType="separate"/>
        </w:r>
      </w:del>
      <w:del w:id="838"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121</w:delInstrText>
        </w:r>
        <w:r w:rsidR="00844679" w:rsidRPr="004F2B4F" w:rsidDel="005E6B98">
          <w:rPr>
            <w:lang w:val="en-US"/>
          </w:rPr>
          <w:delInstrText>)</w:delInstrText>
        </w:r>
      </w:del>
      <w:del w:id="839" w:author="Robert McCall" w:date="2015-03-05T10:34:00Z">
        <w:r w:rsidRPr="004F2B4F" w:rsidDel="00DA70CC">
          <w:rPr>
            <w:lang w:val="en-US"/>
          </w:rPr>
          <w:fldChar w:fldCharType="end"/>
        </w:r>
        <w:r w:rsidRPr="004F2B4F" w:rsidDel="00DA70CC">
          <w:rPr>
            <w:lang w:val="en-US"/>
          </w:rPr>
          <w:fldChar w:fldCharType="end"/>
        </w:r>
        <w:r w:rsidRPr="004F2B4F" w:rsidDel="00DA70CC">
          <w:rPr>
            <w:lang w:val="en-US"/>
          </w:rPr>
          <w:delText xml:space="preserve"> the superscript</w:delText>
        </w:r>
        <w:r w:rsidRPr="004F2B4F" w:rsidDel="00DA70CC">
          <w:rPr>
            <w:i/>
            <w:lang w:val="en-US"/>
          </w:rPr>
          <w:delText xml:space="preserve"> z</w:delText>
        </w:r>
        <w:r w:rsidRPr="004F2B4F" w:rsidDel="00DA70CC">
          <w:rPr>
            <w:lang w:val="en-US"/>
          </w:rPr>
          <w:delText xml:space="preserve"> refers to the vertical component of the variable, the subscript </w:delText>
        </w:r>
        <w:r w:rsidRPr="004F2B4F" w:rsidDel="00DA70CC">
          <w:rPr>
            <w:i/>
            <w:lang w:val="en-US"/>
          </w:rPr>
          <w:delText>w</w:delText>
        </w:r>
        <w:r w:rsidRPr="004F2B4F" w:rsidDel="00DA70CC">
          <w:rPr>
            <w:lang w:val="en-US"/>
          </w:rPr>
          <w:delText xml:space="preserve"> refers to a numerical approximation at the vertical cell interfaces.</w:delText>
        </w:r>
      </w:del>
    </w:p>
    <w:p w:rsidR="003D1543" w:rsidRPr="004F2B4F" w:rsidDel="00DA70CC" w:rsidRDefault="003D1543" w:rsidP="002603CC">
      <w:pPr>
        <w:spacing w:line="240" w:lineRule="auto"/>
        <w:rPr>
          <w:del w:id="840" w:author="Robert McCall" w:date="2015-03-05T10:34:00Z"/>
          <w:lang w:val="en-US"/>
        </w:rPr>
      </w:pPr>
    </w:p>
    <w:p w:rsidR="003D1543" w:rsidRPr="004F2B4F" w:rsidRDefault="003D1543" w:rsidP="002603CC">
      <w:pPr>
        <w:spacing w:line="240" w:lineRule="auto"/>
        <w:rPr>
          <w:lang w:val="en-US"/>
        </w:rPr>
      </w:pPr>
      <w:r w:rsidRPr="004F2B4F">
        <w:rPr>
          <w:lang w:val="en-US"/>
        </w:rPr>
        <w:t>Continuity in the groundwater cell is found following</w:t>
      </w:r>
      <w:ins w:id="841" w:author="Robert McCall" w:date="2015-03-05T10:35:00Z">
        <w:r w:rsidR="00DA70CC">
          <w:rPr>
            <w:lang w:val="en-US"/>
          </w:rPr>
          <w:t>:</w:t>
        </w:r>
      </w:ins>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70" type="#_x0000_t75" style="width:201.6pt;height:21.6pt" o:ole="">
            <v:imagedata r:id="rId331" o:title=""/>
          </v:shape>
          <o:OLEObject Type="Embed" ProgID="Equation.DSMT4" ShapeID="_x0000_i1170" DrawAspect="Content" ObjectID="_1487067615" r:id="rId33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42" w:author="Robert McCall" w:date="2015-03-05T12:07:00Z">
        <w:r w:rsidR="00801832" w:rsidRPr="004F2B4F">
          <w:rPr>
            <w:lang w:val="en-US"/>
          </w:rPr>
          <w:fldChar w:fldCharType="end"/>
        </w:r>
      </w:del>
      <w:bookmarkStart w:id="843"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44" w:author="Robert McCall" w:date="2015-03-05T12:21:00Z">
        <w:r w:rsidR="00921289">
          <w:rPr>
            <w:noProof/>
            <w:lang w:val="en-US"/>
          </w:rPr>
          <w:instrText>123</w:instrText>
        </w:r>
      </w:ins>
      <w:del w:id="845" w:author="Robert McCall" w:date="2015-03-05T10:26:00Z">
        <w:r w:rsidR="00B67CDE" w:rsidDel="00787794">
          <w:rPr>
            <w:noProof/>
            <w:lang w:val="en-US"/>
          </w:rPr>
          <w:delInstrText>122</w:delInstrText>
        </w:r>
      </w:del>
      <w:r w:rsidR="00801832" w:rsidRPr="004F2B4F">
        <w:rPr>
          <w:lang w:val="en-US"/>
        </w:rPr>
        <w:fldChar w:fldCharType="end"/>
      </w:r>
      <w:r w:rsidR="00801832" w:rsidRPr="004F2B4F">
        <w:rPr>
          <w:lang w:val="en-US"/>
        </w:rPr>
        <w:instrText>)</w:instrText>
      </w:r>
      <w:bookmarkEnd w:id="843"/>
      <w:r w:rsidR="00801832" w:rsidRPr="004F2B4F">
        <w:rPr>
          <w:lang w:val="en-US"/>
        </w:rPr>
        <w:fldChar w:fldCharType="end"/>
      </w:r>
    </w:p>
    <w:p w:rsidR="003D1543" w:rsidRPr="004F2B4F" w:rsidRDefault="003D1543" w:rsidP="002603CC">
      <w:pPr>
        <w:spacing w:line="240" w:lineRule="auto"/>
        <w:rPr>
          <w:lang w:val="en-US"/>
        </w:rPr>
      </w:pPr>
    </w:p>
    <w:p w:rsidR="00DA70CC" w:rsidRPr="00DA70CC" w:rsidRDefault="00DA70CC" w:rsidP="002603CC">
      <w:pPr>
        <w:spacing w:line="240" w:lineRule="auto"/>
        <w:rPr>
          <w:ins w:id="846" w:author="Robert McCall" w:date="2015-03-05T10:35:00Z"/>
          <w:lang w:val="en-US"/>
        </w:rPr>
      </w:pPr>
      <w:ins w:id="847" w:author="Robert McCall" w:date="2015-03-05T10:35:00Z">
        <w:r>
          <w:rPr>
            <w:lang w:val="en-US"/>
          </w:rPr>
          <w:t xml:space="preserve">In </w:t>
        </w:r>
        <w:r>
          <w:rPr>
            <w:lang w:val="en-US"/>
          </w:rPr>
          <w:fldChar w:fldCharType="begin"/>
        </w:r>
        <w:r>
          <w:rPr>
            <w:lang w:val="en-US"/>
          </w:rPr>
          <w:instrText xml:space="preserve"> GOTOBUTTON ZEqnNum299822  \* MERGEFORMAT </w:instrText>
        </w:r>
        <w:r>
          <w:rPr>
            <w:lang w:val="en-US"/>
          </w:rPr>
          <w:fldChar w:fldCharType="begin"/>
        </w:r>
        <w:r>
          <w:rPr>
            <w:lang w:val="en-US"/>
          </w:rPr>
          <w:instrText xml:space="preserve"> REF ZEqnNum299822 \* Charformat \! \* MERGEFORMAT </w:instrText>
        </w:r>
      </w:ins>
      <w:r>
        <w:rPr>
          <w:lang w:val="en-US"/>
        </w:rPr>
        <w:fldChar w:fldCharType="separate"/>
      </w:r>
      <w:ins w:id="84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ins w:id="849" w:author="Robert McCall" w:date="2015-03-05T10:35:00Z">
        <w:r>
          <w:rPr>
            <w:lang w:val="en-US"/>
          </w:rPr>
          <w:fldChar w:fldCharType="end"/>
        </w:r>
        <w:r>
          <w:rPr>
            <w:lang w:val="en-US"/>
          </w:rPr>
          <w:fldChar w:fldCharType="end"/>
        </w:r>
        <w:r>
          <w:rPr>
            <w:lang w:val="en-US"/>
          </w:rPr>
          <w:t xml:space="preserve"> the variable </w:t>
        </w:r>
        <w:r>
          <w:rPr>
            <w:i/>
            <w:lang w:val="en-US"/>
          </w:rPr>
          <w:t>q</w:t>
        </w:r>
      </w:ins>
      <w:ins w:id="850" w:author="Robert McCall" w:date="2015-03-05T10:36:00Z">
        <w:r>
          <w:rPr>
            <w:i/>
            <w:vertAlign w:val="superscript"/>
            <w:lang w:val="en-US"/>
          </w:rPr>
          <w:t>z</w:t>
        </w:r>
        <w:r>
          <w:rPr>
            <w:lang w:val="en-US"/>
          </w:rPr>
          <w:t xml:space="preserve"> refers to the vertical groundwater discharge (e.g., submarine exchange</w:t>
        </w:r>
      </w:ins>
      <w:ins w:id="851" w:author="Robert McCall" w:date="2015-03-05T10:37:00Z">
        <w:r>
          <w:rPr>
            <w:lang w:val="en-US"/>
          </w:rPr>
          <w:t xml:space="preserve"> if connected to the surface water, or groundwater level fluctuations if the groundwater is not connected to the surface water</w:t>
        </w:r>
      </w:ins>
      <w:ins w:id="852" w:author="Robert McCall" w:date="2015-03-05T10:36:00Z">
        <w:r>
          <w:rPr>
            <w:lang w:val="en-US"/>
          </w:rPr>
          <w:t>).</w:t>
        </w:r>
      </w:ins>
    </w:p>
    <w:p w:rsidR="00DA70CC" w:rsidRDefault="00DA70CC" w:rsidP="002603CC">
      <w:pPr>
        <w:spacing w:line="240" w:lineRule="auto"/>
        <w:rPr>
          <w:ins w:id="853" w:author="Robert McCall" w:date="2015-03-05T10:35:00Z"/>
          <w:lang w:val="en-US"/>
        </w:rPr>
      </w:pPr>
    </w:p>
    <w:p w:rsidR="003D1543" w:rsidRPr="004F2B4F" w:rsidRDefault="00DA70CC" w:rsidP="002603CC">
      <w:pPr>
        <w:spacing w:line="240" w:lineRule="auto"/>
        <w:rPr>
          <w:lang w:val="en-US"/>
        </w:rPr>
      </w:pPr>
      <w:ins w:id="854" w:author="Robert McCall" w:date="2015-03-05T10:36:00Z">
        <w:r>
          <w:rPr>
            <w:lang w:val="en-US"/>
          </w:rPr>
          <w:t xml:space="preserve">In the case of hydrostatic groundwater </w:t>
        </w:r>
      </w:ins>
      <w:ins w:id="855" w:author="Robert McCall" w:date="2015-03-05T10:38:00Z">
        <w:r>
          <w:rPr>
            <w:lang w:val="en-US"/>
          </w:rPr>
          <w:t xml:space="preserve">flow, the variable </w:t>
        </w:r>
        <w:r>
          <w:rPr>
            <w:i/>
            <w:lang w:val="en-US"/>
          </w:rPr>
          <w:t>q</w:t>
        </w:r>
        <w:r>
          <w:rPr>
            <w:i/>
            <w:vertAlign w:val="superscript"/>
            <w:lang w:val="en-US"/>
          </w:rPr>
          <w:t>z</w:t>
        </w:r>
        <w:r>
          <w:rPr>
            <w:lang w:val="en-US"/>
          </w:rPr>
          <w:t xml:space="preserve"> can be solved through the known variables </w:t>
        </w:r>
        <w:r>
          <w:rPr>
            <w:i/>
            <w:lang w:val="en-US"/>
          </w:rPr>
          <w:t>q</w:t>
        </w:r>
        <w:r>
          <w:rPr>
            <w:i/>
            <w:vertAlign w:val="superscript"/>
            <w:lang w:val="en-US"/>
          </w:rPr>
          <w:t>x</w:t>
        </w:r>
        <w:r>
          <w:rPr>
            <w:lang w:val="en-US"/>
          </w:rPr>
          <w:t xml:space="preserve"> and</w:t>
        </w:r>
      </w:ins>
      <w:ins w:id="856" w:author="Robert McCall" w:date="2015-03-05T10:39:00Z">
        <w:r>
          <w:rPr>
            <w:lang w:val="en-US"/>
          </w:rPr>
          <w:t xml:space="preserve"> </w:t>
        </w:r>
        <w:r>
          <w:rPr>
            <w:i/>
            <w:lang w:val="en-US"/>
          </w:rPr>
          <w:t>q</w:t>
        </w:r>
        <w:r>
          <w:rPr>
            <w:i/>
            <w:vertAlign w:val="superscript"/>
            <w:lang w:val="en-US"/>
          </w:rPr>
          <w:t>y</w:t>
        </w:r>
        <w:r>
          <w:rPr>
            <w:lang w:val="en-US"/>
          </w:rPr>
          <w:t xml:space="preserve">. However, in the case of non-hydrostatic groundwater flow, </w:t>
        </w:r>
      </w:ins>
      <w:del w:id="857" w:author="Robert McCall" w:date="2015-03-05T10:39:00Z">
        <w:r w:rsidR="003D1543" w:rsidRPr="004F2B4F" w:rsidDel="00DA70CC">
          <w:rPr>
            <w:lang w:val="en-US"/>
          </w:rPr>
          <w:delText>A</w:delText>
        </w:r>
      </w:del>
      <w:ins w:id="858" w:author="Robert McCall" w:date="2015-03-05T10:39:00Z">
        <w:r>
          <w:rPr>
            <w:lang w:val="en-US"/>
          </w:rPr>
          <w:t>a</w:t>
        </w:r>
      </w:ins>
      <w:r w:rsidR="003D1543" w:rsidRPr="004F2B4F">
        <w:rPr>
          <w:lang w:val="en-US"/>
        </w:rPr>
        <w:t xml:space="preserve">ll variables in </w:t>
      </w:r>
      <w:r w:rsidR="003D1543" w:rsidRPr="004F2B4F">
        <w:rPr>
          <w:lang w:val="en-US"/>
        </w:rPr>
        <w:fldChar w:fldCharType="begin"/>
      </w:r>
      <w:r w:rsidR="003D1543" w:rsidRPr="004F2B4F">
        <w:rPr>
          <w:lang w:val="en-US"/>
        </w:rPr>
        <w:instrText xml:space="preserve"> GOTOBUTTON ZEqnNum299822  \* MERGEFORMAT </w:instrText>
      </w:r>
      <w:r w:rsidR="003D1543" w:rsidRPr="004F2B4F">
        <w:rPr>
          <w:lang w:val="en-US"/>
        </w:rPr>
        <w:fldChar w:fldCharType="begin"/>
      </w:r>
      <w:r w:rsidR="003D1543" w:rsidRPr="004F2B4F">
        <w:rPr>
          <w:lang w:val="en-US"/>
        </w:rPr>
        <w:instrText xml:space="preserve"> REF ZEqnNum299822 \* Charformat \! \* MERGEFORMAT </w:instrText>
      </w:r>
      <w:r w:rsidR="003D1543" w:rsidRPr="004F2B4F">
        <w:rPr>
          <w:lang w:val="en-US"/>
        </w:rPr>
        <w:fldChar w:fldCharType="separate"/>
      </w:r>
      <w:ins w:id="85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del w:id="86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122</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r w:rsidR="003D1543" w:rsidRPr="004F2B4F">
        <w:rPr>
          <w:lang w:val="en-US"/>
        </w:rPr>
        <w:t xml:space="preserve"> contain an unknown value for the groundwater pressure head, described in terms of a known head at the surface of the groundwater (</w:t>
      </w:r>
      <w:r w:rsidR="003D1543" w:rsidRPr="004F2B4F">
        <w:rPr>
          <w:i/>
          <w:lang w:val="en-US"/>
        </w:rPr>
        <w:t>H</w:t>
      </w:r>
      <w:r w:rsidR="003D1543" w:rsidRPr="004F2B4F">
        <w:rPr>
          <w:i/>
          <w:vertAlign w:val="subscript"/>
          <w:lang w:val="en-US"/>
        </w:rPr>
        <w:t>bc</w:t>
      </w:r>
      <w:r w:rsidR="003D1543" w:rsidRPr="004F2B4F">
        <w:rPr>
          <w:lang w:val="en-US"/>
        </w:rPr>
        <w:t>) and the unknown curvature of the vertical groundwater head function (</w:t>
      </w:r>
      <w:r w:rsidR="003D1543" w:rsidRPr="004F2B4F">
        <w:rPr>
          <w:i/>
          <w:lang w:val="en-US"/>
        </w:rPr>
        <w:t>β</w:t>
      </w:r>
      <w:r w:rsidR="003D1543"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71" type="#_x0000_t75" style="width:50.4pt;height:14.4pt" o:ole="">
            <v:imagedata r:id="rId333" o:title=""/>
          </v:shape>
          <o:OLEObject Type="Embed" ProgID="Equation.DSMT4" ShapeID="_x0000_i1171" DrawAspect="Content" ObjectID="_1487067616" r:id="rId33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61" w:author="Robert McCall" w:date="2015-03-05T12:07:00Z">
        <w:r w:rsidR="00801832" w:rsidRPr="004F2B4F">
          <w:rPr>
            <w:lang w:val="en-US"/>
          </w:rPr>
          <w:fldChar w:fldCharType="end"/>
        </w:r>
      </w:del>
      <w:bookmarkStart w:id="862"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63" w:author="Robert McCall" w:date="2015-03-05T12:21:00Z">
        <w:r w:rsidR="00921289">
          <w:rPr>
            <w:noProof/>
            <w:lang w:val="en-US"/>
          </w:rPr>
          <w:instrText>124</w:instrText>
        </w:r>
      </w:ins>
      <w:del w:id="864" w:author="Robert McCall" w:date="2015-03-05T10:26:00Z">
        <w:r w:rsidR="00B67CDE" w:rsidDel="00787794">
          <w:rPr>
            <w:noProof/>
            <w:lang w:val="en-US"/>
          </w:rPr>
          <w:delInstrText>123</w:delInstrText>
        </w:r>
      </w:del>
      <w:r w:rsidR="00801832" w:rsidRPr="004F2B4F">
        <w:rPr>
          <w:lang w:val="en-US"/>
        </w:rPr>
        <w:fldChar w:fldCharType="end"/>
      </w:r>
      <w:r w:rsidR="00801832" w:rsidRPr="004F2B4F">
        <w:rPr>
          <w:lang w:val="en-US"/>
        </w:rPr>
        <w:instrText>)</w:instrText>
      </w:r>
      <w:bookmarkEnd w:id="862"/>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86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86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Del="003950A4" w:rsidRDefault="003D1543" w:rsidP="002603CC">
      <w:pPr>
        <w:spacing w:line="240" w:lineRule="auto"/>
        <w:rPr>
          <w:del w:id="867" w:author="Robert McCall" w:date="2015-03-05T10:42:00Z"/>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Del="003950A4" w:rsidRDefault="003D1543" w:rsidP="002603CC">
      <w:pPr>
        <w:spacing w:line="240" w:lineRule="auto"/>
        <w:rPr>
          <w:del w:id="868" w:author="Robert McCall" w:date="2015-03-05T10:42:00Z"/>
          <w:lang w:val="en-US"/>
        </w:rPr>
      </w:pPr>
    </w:p>
    <w:p w:rsidR="003950A4" w:rsidRDefault="003950A4" w:rsidP="002603CC">
      <w:pPr>
        <w:spacing w:line="240" w:lineRule="auto"/>
        <w:rPr>
          <w:ins w:id="869" w:author="Robert McCall" w:date="2015-03-05T10:42:00Z"/>
          <w:lang w:val="en-US"/>
        </w:rPr>
      </w:pPr>
      <w:ins w:id="870" w:author="Robert McCall" w:date="2015-03-05T10:42:00Z">
        <w:r>
          <w:rPr>
            <w:lang w:val="en-US"/>
          </w:rPr>
          <w:t xml:space="preserve"> </w:t>
        </w:r>
      </w:ins>
      <w:r w:rsidR="003D1543" w:rsidRPr="004F2B4F">
        <w:rPr>
          <w:lang w:val="en-US"/>
        </w:rPr>
        <w:t>The horizontal and vertical groundwater fluxes are calculated using the solution of</w:t>
      </w:r>
      <w:r w:rsidR="003D1543" w:rsidRPr="004F2B4F">
        <w:rPr>
          <w:i/>
          <w:lang w:val="en-US"/>
        </w:rPr>
        <w:t xml:space="preserve"> x</w:t>
      </w:r>
      <w:r w:rsidR="003D1543" w:rsidRPr="004F2B4F">
        <w:rPr>
          <w:lang w:val="en-US"/>
        </w:rPr>
        <w:t xml:space="preserve"> plus </w:t>
      </w:r>
      <w:r w:rsidR="003D1543" w:rsidRPr="004F2B4F">
        <w:rPr>
          <w:lang w:val="en-US"/>
        </w:rPr>
        <w:fldChar w:fldCharType="begin"/>
      </w:r>
      <w:r w:rsidR="003D1543" w:rsidRPr="004F2B4F">
        <w:rPr>
          <w:lang w:val="en-US"/>
        </w:rPr>
        <w:instrText xml:space="preserve"> GOTOBUTTON ZEqnNum464450  \* MERGEFORMAT </w:instrText>
      </w:r>
      <w:r w:rsidR="003D1543" w:rsidRPr="004F2B4F">
        <w:rPr>
          <w:lang w:val="en-US"/>
        </w:rPr>
        <w:fldChar w:fldCharType="begin"/>
      </w:r>
      <w:r w:rsidR="003D1543" w:rsidRPr="004F2B4F">
        <w:rPr>
          <w:lang w:val="en-US"/>
        </w:rPr>
        <w:instrText xml:space="preserve"> REF ZEqnNum464450 \* Charformat \! \* MERGEFORMAT </w:instrText>
      </w:r>
      <w:del w:id="871" w:author="Robert McCall" w:date="2015-03-05T10:09:00Z">
        <w:r w:rsidR="003D1543" w:rsidRPr="004F2B4F">
          <w:rPr>
            <w:lang w:val="en-US"/>
          </w:rPr>
          <w:fldChar w:fldCharType="separate"/>
        </w:r>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118</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ins w:id="872" w:author="Robert McCall" w:date="2015-03-05T10:42:00Z">
        <w:r>
          <w:rPr>
            <w:lang w:val="en-US"/>
          </w:rPr>
          <w:fldChar w:fldCharType="begin"/>
        </w:r>
        <w:r>
          <w:rPr>
            <w:lang w:val="en-US"/>
          </w:rPr>
          <w:instrText xml:space="preserve"> GOTOBUTTON ZEqnNum628356  \* MERGEFORMAT </w:instrText>
        </w:r>
        <w:r>
          <w:rPr>
            <w:lang w:val="en-US"/>
          </w:rPr>
          <w:fldChar w:fldCharType="begin"/>
        </w:r>
        <w:r>
          <w:rPr>
            <w:lang w:val="en-US"/>
          </w:rPr>
          <w:instrText xml:space="preserve"> REF ZEqnNum628356 \* Charformat \! \* MERGEFORMAT </w:instrText>
        </w:r>
      </w:ins>
      <w:r>
        <w:rPr>
          <w:lang w:val="en-US"/>
        </w:rPr>
        <w:fldChar w:fldCharType="separate"/>
      </w:r>
      <w:ins w:id="87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122</w:instrText>
        </w:r>
        <w:r w:rsidR="00921289" w:rsidRPr="004F2B4F">
          <w:rPr>
            <w:lang w:val="en-US"/>
          </w:rPr>
          <w:instrText>)</w:instrText>
        </w:r>
      </w:ins>
      <w:ins w:id="874" w:author="Robert McCall" w:date="2015-03-05T10:42:00Z">
        <w:r>
          <w:rPr>
            <w:lang w:val="en-US"/>
          </w:rPr>
          <w:fldChar w:fldCharType="end"/>
        </w:r>
        <w:r>
          <w:rPr>
            <w:lang w:val="en-US"/>
          </w:rPr>
          <w:fldChar w:fldCharType="end"/>
        </w:r>
      </w:ins>
      <w:r w:rsidR="003D1543" w:rsidRPr="004F2B4F">
        <w:rPr>
          <w:lang w:val="en-US"/>
        </w:rPr>
        <w:t xml:space="preserve"> and </w:t>
      </w:r>
      <w:ins w:id="875" w:author="Robert McCall" w:date="2015-03-05T10:42:00Z">
        <w:r>
          <w:rPr>
            <w:lang w:val="en-US"/>
          </w:rPr>
          <w:fldChar w:fldCharType="begin"/>
        </w:r>
        <w:r>
          <w:rPr>
            <w:lang w:val="en-US"/>
          </w:rPr>
          <w:instrText xml:space="preserve"> GOTOBUTTON ZEqnNum299822  \* MERGEFORMAT </w:instrText>
        </w:r>
        <w:r>
          <w:rPr>
            <w:lang w:val="en-US"/>
          </w:rPr>
          <w:fldChar w:fldCharType="begin"/>
        </w:r>
        <w:r>
          <w:rPr>
            <w:lang w:val="en-US"/>
          </w:rPr>
          <w:instrText xml:space="preserve"> REF ZEqnNum299822 \* Charformat \! \* MERGEFORMAT </w:instrText>
        </w:r>
      </w:ins>
      <w:r>
        <w:rPr>
          <w:lang w:val="en-US"/>
        </w:rPr>
        <w:fldChar w:fldCharType="separate"/>
      </w:r>
      <w:ins w:id="87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123</w:instrText>
        </w:r>
        <w:r w:rsidR="00921289" w:rsidRPr="004F2B4F">
          <w:rPr>
            <w:lang w:val="en-US"/>
          </w:rPr>
          <w:instrText>)</w:instrText>
        </w:r>
      </w:ins>
      <w:ins w:id="877" w:author="Robert McCall" w:date="2015-03-05T10:42:00Z">
        <w:r>
          <w:rPr>
            <w:lang w:val="en-US"/>
          </w:rPr>
          <w:fldChar w:fldCharType="end"/>
        </w:r>
        <w:r>
          <w:rPr>
            <w:lang w:val="en-US"/>
          </w:rPr>
          <w:fldChar w:fldCharType="end"/>
        </w:r>
      </w:ins>
      <w:r w:rsidR="003D1543" w:rsidRPr="004F2B4F">
        <w:rPr>
          <w:lang w:val="en-US"/>
        </w:rPr>
        <w:fldChar w:fldCharType="begin"/>
      </w:r>
      <w:r w:rsidR="003D1543" w:rsidRPr="004F2B4F">
        <w:rPr>
          <w:lang w:val="en-US"/>
        </w:rPr>
        <w:instrText xml:space="preserve"> GOTOBUTTON ZEqnNum294806  \* MERGEFORMAT </w:instrText>
      </w:r>
      <w:r w:rsidR="003D1543" w:rsidRPr="004F2B4F">
        <w:rPr>
          <w:lang w:val="en-US"/>
        </w:rPr>
        <w:fldChar w:fldCharType="begin"/>
      </w:r>
      <w:r w:rsidR="003D1543" w:rsidRPr="004F2B4F">
        <w:rPr>
          <w:lang w:val="en-US"/>
        </w:rPr>
        <w:instrText xml:space="preserve"> REF ZEqnNum294806 \* Charformat \! \* MERGEFORMAT </w:instrText>
      </w:r>
      <w:del w:id="878" w:author="Robert McCall" w:date="2015-03-05T10:35:00Z">
        <w:r w:rsidR="003D1543" w:rsidRPr="004F2B4F">
          <w:rPr>
            <w:lang w:val="en-US"/>
          </w:rPr>
          <w:fldChar w:fldCharType="separate"/>
        </w:r>
      </w:del>
      <w:del w:id="87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121</w:delInstrText>
        </w:r>
        <w:r w:rsidR="00844679" w:rsidRPr="004F2B4F" w:rsidDel="005E6B98">
          <w:rPr>
            <w:lang w:val="en-US"/>
          </w:rPr>
          <w:delInstrText>)</w:delInstrText>
        </w:r>
      </w:del>
      <w:r w:rsidR="003D1543" w:rsidRPr="004F2B4F">
        <w:rPr>
          <w:lang w:val="en-US"/>
        </w:rPr>
        <w:fldChar w:fldCharType="end"/>
      </w:r>
      <w:r w:rsidR="003D1543" w:rsidRPr="004F2B4F">
        <w:rPr>
          <w:lang w:val="en-US"/>
        </w:rPr>
        <w:fldChar w:fldCharType="end"/>
      </w:r>
      <w:r w:rsidR="003D1543" w:rsidRPr="004F2B4F">
        <w:rPr>
          <w:lang w:val="en-US"/>
        </w:rPr>
        <w:t xml:space="preserve">. </w:t>
      </w:r>
    </w:p>
    <w:p w:rsidR="003950A4" w:rsidRDefault="003950A4" w:rsidP="002603CC">
      <w:pPr>
        <w:spacing w:line="240" w:lineRule="auto"/>
        <w:rPr>
          <w:ins w:id="880" w:author="Robert McCall" w:date="2015-03-05T10:42:00Z"/>
          <w:lang w:val="en-US"/>
        </w:rPr>
      </w:pPr>
    </w:p>
    <w:p w:rsidR="003D1543" w:rsidRPr="004F2B4F" w:rsidRDefault="003D1543" w:rsidP="002603CC">
      <w:pPr>
        <w:spacing w:line="240" w:lineRule="auto"/>
        <w:rPr>
          <w:lang w:val="en-US"/>
        </w:rPr>
      </w:pPr>
      <w:r w:rsidRPr="004F2B4F">
        <w:rPr>
          <w:lang w:val="en-US"/>
        </w:rPr>
        <w:t xml:space="preserve">Since </w:t>
      </w:r>
      <w:ins w:id="881" w:author="Robert McCall" w:date="2015-03-05T10:42:00Z">
        <w:r w:rsidR="003950A4">
          <w:rPr>
            <w:lang w:val="en-US"/>
          </w:rPr>
          <w:t xml:space="preserve">in both hydrostatic and non-hydrostatic groundwater flow </w:t>
        </w:r>
      </w:ins>
      <w:r w:rsidRPr="004F2B4F">
        <w:rPr>
          <w:lang w:val="en-US"/>
        </w:rPr>
        <w:t>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88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88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ins w:id="884" w:author="Robert McCall" w:date="2015-03-05T10:43:00Z">
        <w:r w:rsidR="003950A4">
          <w:rPr>
            <w:lang w:val="en-US"/>
          </w:rPr>
          <w:t xml:space="preserve">Note that this approach is only used is the turbulent groundwater model is selected (keyword: </w:t>
        </w:r>
        <w:r w:rsidR="003950A4" w:rsidRPr="008608C1">
          <w:rPr>
            <w:i/>
            <w:lang w:val="en-US"/>
            <w:rPrChange w:id="885" w:author="Robert McCall" w:date="2015-03-05T10:44:00Z">
              <w:rPr>
                <w:lang w:val="en-US"/>
              </w:rPr>
            </w:rPrChange>
          </w:rPr>
          <w:t>gwscheme</w:t>
        </w:r>
        <w:r w:rsidR="003950A4">
          <w:rPr>
            <w:lang w:val="en-US"/>
          </w:rPr>
          <w:t xml:space="preserve"> = </w:t>
        </w:r>
        <w:r w:rsidR="003950A4" w:rsidRPr="008608C1">
          <w:rPr>
            <w:i/>
            <w:lang w:val="en-US"/>
            <w:rPrChange w:id="886" w:author="Robert McCall" w:date="2015-03-05T10:44:00Z">
              <w:rPr>
                <w:lang w:val="en-US"/>
              </w:rPr>
            </w:rPrChange>
          </w:rPr>
          <w:t>turbulent</w:t>
        </w:r>
        <w:r w:rsidR="003950A4">
          <w:rPr>
            <w:lang w:val="en-US"/>
          </w:rPr>
          <w:t>).</w:t>
        </w:r>
      </w:ins>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The </w:t>
      </w:r>
      <w:ins w:id="887" w:author="Robert McCall" w:date="2015-03-05T10:44:00Z">
        <w:r w:rsidR="00331B6D">
          <w:rPr>
            <w:lang w:val="en-US"/>
          </w:rPr>
          <w:t>(</w:t>
        </w:r>
      </w:ins>
      <w:r w:rsidRPr="004F2B4F">
        <w:rPr>
          <w:lang w:val="en-US"/>
        </w:rPr>
        <w:t>iterated</w:t>
      </w:r>
      <w:ins w:id="888" w:author="Robert McCall" w:date="2015-03-05T10:44:00Z">
        <w:r w:rsidR="00331B6D">
          <w:rPr>
            <w:lang w:val="en-US"/>
          </w:rPr>
          <w:t>)</w:t>
        </w:r>
      </w:ins>
      <w:r w:rsidRPr="004F2B4F">
        <w:rPr>
          <w:lang w:val="en-US"/>
        </w:rPr>
        <w:t xml:space="preserve">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FC4F1E" w:rsidRPr="004F2B4F">
        <w:rPr>
          <w:position w:val="-138"/>
          <w:lang w:val="en-US"/>
        </w:rPr>
        <w:object w:dxaOrig="3360" w:dyaOrig="2880">
          <v:shape id="_x0000_i1172" type="#_x0000_t75" style="width:165.6pt;height:2in" o:ole="">
            <v:imagedata r:id="rId335" o:title=""/>
          </v:shape>
          <o:OLEObject Type="Embed" ProgID="Equation.DSMT4" ShapeID="_x0000_i1172" DrawAspect="Content" ObjectID="_1487067617" r:id="rId33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89"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90" w:author="Robert McCall" w:date="2015-03-05T12:21:00Z">
        <w:r w:rsidR="00921289">
          <w:rPr>
            <w:noProof/>
            <w:lang w:val="en-US"/>
          </w:rPr>
          <w:instrText>125</w:instrText>
        </w:r>
      </w:ins>
      <w:del w:id="891" w:author="Robert McCall" w:date="2015-03-05T10:26:00Z">
        <w:r w:rsidR="00B67CDE" w:rsidDel="00787794">
          <w:rPr>
            <w:noProof/>
            <w:lang w:val="en-US"/>
          </w:rPr>
          <w:delInstrText>124</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ins w:id="89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124</w:instrText>
        </w:r>
        <w:r w:rsidR="00921289" w:rsidRPr="004F2B4F">
          <w:rPr>
            <w:lang w:val="en-US"/>
          </w:rPr>
          <w:instrText>)</w:instrText>
        </w:r>
      </w:ins>
      <w:del w:id="89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123</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00FC4F1E" w:rsidRPr="004F2B4F">
        <w:rPr>
          <w:position w:val="-34"/>
          <w:lang w:val="en-US"/>
        </w:rPr>
        <w:object w:dxaOrig="7140" w:dyaOrig="800">
          <v:shape id="_x0000_i1173" type="#_x0000_t75" style="width:5in;height:43.2pt" o:ole="">
            <v:imagedata r:id="rId337" o:title=""/>
          </v:shape>
          <o:OLEObject Type="Embed" ProgID="Equation.DSMT4" ShapeID="_x0000_i1173" DrawAspect="Content" ObjectID="_1487067618" r:id="rId3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9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95" w:author="Robert McCall" w:date="2015-03-05T12:21:00Z">
        <w:r w:rsidR="00921289">
          <w:rPr>
            <w:noProof/>
            <w:lang w:val="en-US"/>
          </w:rPr>
          <w:instrText>126</w:instrText>
        </w:r>
      </w:ins>
      <w:del w:id="896" w:author="Robert McCall" w:date="2015-03-05T10:26:00Z">
        <w:r w:rsidR="00B67CDE" w:rsidDel="00787794">
          <w:rPr>
            <w:noProof/>
            <w:lang w:val="en-US"/>
          </w:rPr>
          <w:delInstrText>125</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897" w:name="_Toc412623910"/>
      <w:r w:rsidRPr="004F2B4F">
        <w:rPr>
          <w:lang w:val="en-US"/>
        </w:rPr>
        <w:lastRenderedPageBreak/>
        <w:t>Sediment transport</w:t>
      </w:r>
      <w:bookmarkEnd w:id="897"/>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4" type="#_x0000_t75" style="width:172.8pt;height:36pt" o:ole="">
            <v:imagedata r:id="rId339" o:title=""/>
          </v:shape>
          <o:OLEObject Type="Embed" ProgID="Equation.DSMT4" ShapeID="_x0000_i1174" DrawAspect="Content" ObjectID="_1487067619" r:id="rId340"/>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898"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899" w:author="Robert McCall" w:date="2015-03-05T12:21:00Z">
        <w:r w:rsidR="00921289">
          <w:rPr>
            <w:noProof/>
            <w:lang w:val="en-US"/>
          </w:rPr>
          <w:instrText>127</w:instrText>
        </w:r>
      </w:ins>
      <w:del w:id="900" w:author="Robert McCall" w:date="2015-03-05T10:26:00Z">
        <w:r w:rsidR="00B67CDE" w:rsidDel="00787794">
          <w:rPr>
            <w:noProof/>
            <w:lang w:val="en-US"/>
          </w:rPr>
          <w:delInstrText>126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5" type="#_x0000_t75" style="width:4in;height:36pt" o:ole="">
            <v:imagedata r:id="rId341" o:title=""/>
          </v:shape>
          <o:OLEObject Type="Embed" ProgID="Equation.DSMT4" ShapeID="_x0000_i1175" DrawAspect="Content" ObjectID="_1487067620" r:id="rId34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02" w:author="Robert McCall" w:date="2015-03-05T12:21:00Z">
        <w:r w:rsidR="00921289">
          <w:rPr>
            <w:noProof/>
            <w:lang w:val="en-US"/>
          </w:rPr>
          <w:instrText>128</w:instrText>
        </w:r>
      </w:ins>
      <w:del w:id="903" w:author="Robert McCall" w:date="2015-03-05T10:26:00Z">
        <w:r w:rsidR="00B67CDE" w:rsidDel="00787794">
          <w:rPr>
            <w:noProof/>
            <w:lang w:val="en-US"/>
          </w:rPr>
          <w:delInstrText>127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6" type="#_x0000_t75" style="width:273.6pt;height:43.2pt" o:ole="">
            <v:imagedata r:id="rId343" o:title=""/>
          </v:shape>
          <o:OLEObject Type="Embed" ProgID="Equation.DSMT4" ShapeID="_x0000_i1176" DrawAspect="Content" ObjectID="_1487067621" r:id="rId34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05" w:author="Robert McCall" w:date="2015-03-05T12:21:00Z">
        <w:r w:rsidR="00921289">
          <w:rPr>
            <w:noProof/>
            <w:lang w:val="en-US"/>
          </w:rPr>
          <w:instrText>129</w:instrText>
        </w:r>
      </w:ins>
      <w:del w:id="906" w:author="Robert McCall" w:date="2015-03-05T10:26:00Z">
        <w:r w:rsidR="00B67CDE" w:rsidDel="00787794">
          <w:rPr>
            <w:noProof/>
            <w:lang w:val="en-US"/>
          </w:rPr>
          <w:delInstrText>128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7" type="#_x0000_t75" style="width:273.6pt;height:36pt" o:ole="">
            <v:imagedata r:id="rId345" o:title=""/>
          </v:shape>
          <o:OLEObject Type="Embed" ProgID="Equation.DSMT4" ShapeID="_x0000_i1177" DrawAspect="Content" ObjectID="_1487067622" r:id="rId34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07"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08" w:author="Robert McCall" w:date="2015-03-05T12:21:00Z">
        <w:r w:rsidR="00921289">
          <w:rPr>
            <w:noProof/>
            <w:lang w:val="en-US"/>
          </w:rPr>
          <w:instrText>130</w:instrText>
        </w:r>
      </w:ins>
      <w:del w:id="909" w:author="Robert McCall" w:date="2015-03-05T10:26:00Z">
        <w:r w:rsidR="00B67CDE" w:rsidDel="00787794">
          <w:rPr>
            <w:noProof/>
            <w:lang w:val="en-US"/>
          </w:rPr>
          <w:delInstrText>129</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8" type="#_x0000_t75" style="width:201.6pt;height:28.8pt" o:ole="">
            <v:imagedata r:id="rId347" o:title=""/>
          </v:shape>
          <o:OLEObject Type="Embed" ProgID="Equation.DSMT4" ShapeID="_x0000_i1178" DrawAspect="Content" ObjectID="_1487067623" r:id="rId348"/>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0"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11" w:author="Robert McCall" w:date="2015-03-05T12:21:00Z">
        <w:r w:rsidR="00921289">
          <w:rPr>
            <w:noProof/>
            <w:lang w:val="en-US"/>
          </w:rPr>
          <w:instrText>131</w:instrText>
        </w:r>
      </w:ins>
      <w:del w:id="912" w:author="Robert McCall" w:date="2015-03-05T10:26:00Z">
        <w:r w:rsidR="00B67CDE" w:rsidDel="00787794">
          <w:rPr>
            <w:noProof/>
            <w:lang w:val="en-US"/>
          </w:rPr>
          <w:delInstrText>130</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rep,s</w:t>
      </w:r>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In  discretized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9" type="#_x0000_t75" style="width:316.8pt;height:36pt" o:ole="">
            <v:imagedata r:id="rId349" o:title=""/>
          </v:shape>
          <o:OLEObject Type="Embed" ProgID="Equation.DSMT4" ShapeID="_x0000_i1179" DrawAspect="Content" ObjectID="_1487067624" r:id="rId35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3"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14" w:author="Robert McCall" w:date="2015-03-05T12:21:00Z">
        <w:r w:rsidR="00921289">
          <w:rPr>
            <w:noProof/>
            <w:lang w:val="en-US"/>
          </w:rPr>
          <w:instrText>132</w:instrText>
        </w:r>
      </w:ins>
      <w:del w:id="915" w:author="Robert McCall" w:date="2015-03-05T10:26:00Z">
        <w:r w:rsidR="00B67CDE" w:rsidDel="00787794">
          <w:rPr>
            <w:noProof/>
            <w:lang w:val="en-US"/>
          </w:rPr>
          <w:delInstrText>131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80" type="#_x0000_t75" style="width:7.2pt;height:14.4pt" o:ole="">
            <v:imagedata r:id="rId351" o:title=""/>
          </v:shape>
          <o:OLEObject Type="Embed" ProgID="Equation.DSMT4" ShapeID="_x0000_i1180" DrawAspect="Content" ObjectID="_1487067625" r:id="rId352"/>
        </w:object>
      </w:r>
      <w:r w:rsidRPr="004F2B4F">
        <w:rPr>
          <w:lang w:val="en-US"/>
        </w:rPr>
        <w:t xml:space="preserve">-method, where </w:t>
      </w:r>
      <w:r w:rsidRPr="004F2B4F">
        <w:rPr>
          <w:position w:val="-6"/>
          <w:lang w:val="en-US"/>
        </w:rPr>
        <w:object w:dxaOrig="520" w:dyaOrig="279">
          <v:shape id="_x0000_i1181" type="#_x0000_t75" style="width:28.8pt;height:14.4pt" o:ole="">
            <v:imagedata r:id="rId353" o:title=""/>
          </v:shape>
          <o:OLEObject Type="Embed" ProgID="Equation.DSMT4" ShapeID="_x0000_i1181" DrawAspect="Content" ObjectID="_1487067626" r:id="rId354"/>
        </w:object>
      </w:r>
      <w:r w:rsidRPr="004F2B4F">
        <w:rPr>
          <w:lang w:val="en-US"/>
        </w:rPr>
        <w:t xml:space="preserve"> means a fully upwind approximation, and </w:t>
      </w:r>
      <w:r w:rsidRPr="004F2B4F">
        <w:rPr>
          <w:position w:val="-6"/>
          <w:lang w:val="en-US"/>
        </w:rPr>
        <w:object w:dxaOrig="740" w:dyaOrig="279">
          <v:shape id="_x0000_i1182" type="#_x0000_t75" style="width:36pt;height:14.4pt" o:ole="">
            <v:imagedata r:id="rId355" o:title=""/>
          </v:shape>
          <o:OLEObject Type="Embed" ProgID="Equation.DSMT4" ShapeID="_x0000_i1182" DrawAspect="Content" ObjectID="_1487067627" r:id="rId356"/>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3" type="#_x0000_t75" style="width:172.8pt;height:43.2pt" o:ole="">
            <v:imagedata r:id="rId357" o:title=""/>
          </v:shape>
          <o:OLEObject Type="Embed" ProgID="Equation.DSMT4" ShapeID="_x0000_i1183" DrawAspect="Content" ObjectID="_1487067628" r:id="rId358"/>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6"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17" w:author="Robert McCall" w:date="2015-03-05T12:21:00Z">
        <w:r w:rsidR="00921289">
          <w:rPr>
            <w:noProof/>
            <w:lang w:val="en-US"/>
          </w:rPr>
          <w:instrText>133</w:instrText>
        </w:r>
      </w:ins>
      <w:del w:id="918" w:author="Robert McCall" w:date="2015-03-05T10:26:00Z">
        <w:r w:rsidR="00B67CDE" w:rsidDel="00787794">
          <w:rPr>
            <w:noProof/>
            <w:lang w:val="en-US"/>
          </w:rPr>
          <w:delInstrText>132</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4" type="#_x0000_t75" style="width:122.4pt;height:43.2pt" o:ole="">
            <v:imagedata r:id="rId359" o:title=""/>
          </v:shape>
          <o:OLEObject Type="Embed" ProgID="Equation.DSMT4" ShapeID="_x0000_i1184" DrawAspect="Content" ObjectID="_1487067629" r:id="rId360"/>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19"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20" w:author="Robert McCall" w:date="2015-03-05T12:21:00Z">
        <w:r w:rsidR="00921289">
          <w:rPr>
            <w:noProof/>
            <w:lang w:val="en-US"/>
          </w:rPr>
          <w:instrText>134</w:instrText>
        </w:r>
      </w:ins>
      <w:del w:id="921" w:author="Robert McCall" w:date="2015-03-05T10:26:00Z">
        <w:r w:rsidR="00B67CDE" w:rsidDel="00787794">
          <w:rPr>
            <w:noProof/>
            <w:lang w:val="en-US"/>
          </w:rPr>
          <w:delInstrText>133</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922" w:name="_Toc412623911"/>
      <w:r w:rsidRPr="004F2B4F">
        <w:rPr>
          <w:lang w:val="en-US"/>
        </w:rPr>
        <w:t>Bottom updating schemes</w:t>
      </w:r>
      <w:bookmarkEnd w:id="922"/>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ins w:id="923"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135</w:instrText>
        </w:r>
        <w:r w:rsidR="00921289" w:rsidRPr="004F2B4F">
          <w:rPr>
            <w:lang w:val="en-US"/>
          </w:rPr>
          <w:instrText>)</w:instrText>
        </w:r>
      </w:ins>
      <w:del w:id="924"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134</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ins w:id="925"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136</w:instrText>
        </w:r>
        <w:r w:rsidR="00921289" w:rsidRPr="004F2B4F">
          <w:rPr>
            <w:lang w:val="en-US"/>
          </w:rPr>
          <w:instrText>)</w:instrText>
        </w:r>
      </w:ins>
      <w:del w:id="926"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135</w:delInstrText>
        </w:r>
        <w:r w:rsidR="00844679" w:rsidRPr="004F2B4F" w:rsidDel="005E6B98">
          <w:rPr>
            <w:lang w:val="en-US"/>
          </w:rPr>
          <w:delInstrText>)</w:delInstrText>
        </w:r>
      </w:del>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5" type="#_x0000_t75" style="width:165.6pt;height:28.8pt" o:ole="">
            <v:imagedata r:id="rId361" o:title=""/>
          </v:shape>
          <o:OLEObject Type="Embed" ProgID="Equation.DSMT4" ShapeID="_x0000_i1185" DrawAspect="Content" ObjectID="_1487067630" r:id="rId362"/>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27" w:author="Robert McCall" w:date="2015-03-05T12:07:00Z">
        <w:r w:rsidR="00801832" w:rsidRPr="004F2B4F">
          <w:rPr>
            <w:lang w:val="en-US"/>
          </w:rPr>
          <w:fldChar w:fldCharType="end"/>
        </w:r>
      </w:del>
      <w:bookmarkStart w:id="928"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29" w:author="Robert McCall" w:date="2015-03-05T12:21:00Z">
        <w:r w:rsidR="00921289">
          <w:rPr>
            <w:noProof/>
            <w:lang w:val="en-US"/>
          </w:rPr>
          <w:instrText>135</w:instrText>
        </w:r>
      </w:ins>
      <w:del w:id="930" w:author="Robert McCall" w:date="2015-03-05T10:26:00Z">
        <w:r w:rsidR="00B67CDE" w:rsidDel="00787794">
          <w:rPr>
            <w:noProof/>
            <w:lang w:val="en-US"/>
          </w:rPr>
          <w:delInstrText>134</w:delInstrText>
        </w:r>
      </w:del>
      <w:r w:rsidR="00801832" w:rsidRPr="004F2B4F">
        <w:rPr>
          <w:lang w:val="en-US"/>
        </w:rPr>
        <w:fldChar w:fldCharType="end"/>
      </w:r>
      <w:r w:rsidR="00801832" w:rsidRPr="004F2B4F">
        <w:rPr>
          <w:lang w:val="en-US"/>
        </w:rPr>
        <w:instrText>)</w:instrText>
      </w:r>
      <w:bookmarkEnd w:id="928"/>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6" type="#_x0000_t75" style="width:201.6pt;height:28.8pt" o:ole="">
            <v:imagedata r:id="rId363" o:title=""/>
          </v:shape>
          <o:OLEObject Type="Embed" ProgID="Equation.DSMT4" ShapeID="_x0000_i1186" DrawAspect="Content" ObjectID="_1487067631" r:id="rId364"/>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31" w:author="Robert McCall" w:date="2015-03-05T12:07:00Z">
        <w:r w:rsidR="00801832" w:rsidRPr="004F2B4F">
          <w:rPr>
            <w:lang w:val="en-US"/>
          </w:rPr>
          <w:fldChar w:fldCharType="end"/>
        </w:r>
      </w:del>
      <w:bookmarkStart w:id="932"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33" w:author="Robert McCall" w:date="2015-03-05T12:21:00Z">
        <w:r w:rsidR="00921289">
          <w:rPr>
            <w:noProof/>
            <w:lang w:val="en-US"/>
          </w:rPr>
          <w:instrText>136</w:instrText>
        </w:r>
      </w:ins>
      <w:del w:id="934" w:author="Robert McCall" w:date="2015-03-05T10:26:00Z">
        <w:r w:rsidR="00B67CDE" w:rsidDel="00787794">
          <w:rPr>
            <w:noProof/>
            <w:lang w:val="en-US"/>
          </w:rPr>
          <w:delInstrText>135</w:delInstrText>
        </w:r>
      </w:del>
      <w:r w:rsidR="00801832" w:rsidRPr="004F2B4F">
        <w:rPr>
          <w:lang w:val="en-US"/>
        </w:rPr>
        <w:fldChar w:fldCharType="end"/>
      </w:r>
      <w:r w:rsidR="00801832" w:rsidRPr="004F2B4F">
        <w:rPr>
          <w:lang w:val="en-US"/>
        </w:rPr>
        <w:instrText>)</w:instrText>
      </w:r>
      <w:bookmarkEnd w:id="932"/>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935"/>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w:t>
      </w:r>
      <w:r w:rsidRPr="004F2B4F">
        <w:rPr>
          <w:lang w:val="en-US"/>
        </w:rPr>
        <w:lastRenderedPageBreak/>
        <w:t>“breathing”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935"/>
      <w:r w:rsidR="00587AD5" w:rsidRPr="004F2B4F">
        <w:rPr>
          <w:rStyle w:val="CommentReference"/>
          <w:lang w:val="en-US"/>
        </w:rPr>
        <w:commentReference w:id="935"/>
      </w:r>
    </w:p>
    <w:p w:rsidR="00A52150" w:rsidRPr="004F2B4F" w:rsidRDefault="00734E22" w:rsidP="002603CC">
      <w:pPr>
        <w:pStyle w:val="Heading3"/>
        <w:jc w:val="both"/>
        <w:rPr>
          <w:lang w:val="en-US"/>
        </w:rPr>
      </w:pPr>
      <w:bookmarkStart w:id="936" w:name="_Toc412623912"/>
      <w:r w:rsidRPr="004F2B4F">
        <w:rPr>
          <w:lang w:val="en-US"/>
        </w:rPr>
        <w:t>Non-hydrostatic</w:t>
      </w:r>
      <w:bookmarkEnd w:id="936"/>
    </w:p>
    <w:p w:rsidR="00A52150" w:rsidRPr="004F2B4F" w:rsidRDefault="00A52150" w:rsidP="002603CC">
      <w:pPr>
        <w:pStyle w:val="Heading4"/>
        <w:jc w:val="both"/>
        <w:rPr>
          <w:lang w:val="en-US"/>
        </w:rPr>
      </w:pPr>
      <w:bookmarkStart w:id="937" w:name="_Ref207199275"/>
      <w:bookmarkStart w:id="938" w:name="_Toc211006490"/>
      <w:bookmarkStart w:id="939" w:name="_Toc211933742"/>
      <w:bookmarkStart w:id="940" w:name="_Toc212190842"/>
      <w:bookmarkStart w:id="941" w:name="_Toc249984915"/>
      <w:bookmarkStart w:id="942" w:name="_Toc249985008"/>
      <w:r w:rsidRPr="004F2B4F">
        <w:rPr>
          <w:lang w:val="en-US"/>
        </w:rPr>
        <w:t>Global continuity equation</w:t>
      </w:r>
      <w:bookmarkEnd w:id="937"/>
      <w:bookmarkEnd w:id="938"/>
      <w:bookmarkEnd w:id="939"/>
      <w:bookmarkEnd w:id="940"/>
      <w:bookmarkEnd w:id="941"/>
      <w:bookmarkEnd w:id="942"/>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7" type="#_x0000_t75" style="width:129.6pt;height:28.8pt" o:ole="">
            <v:imagedata r:id="rId365" o:title=""/>
          </v:shape>
          <o:OLEObject Type="Embed" ProgID="Equation.DSMT4" ShapeID="_x0000_i1187" DrawAspect="Content" ObjectID="_1487067632" r:id="rId36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43" w:author="Robert McCall" w:date="2015-03-05T12:07:00Z">
        <w:r w:rsidR="00801832" w:rsidRPr="004F2B4F">
          <w:rPr>
            <w:lang w:val="en-US"/>
          </w:rPr>
          <w:fldChar w:fldCharType="end"/>
        </w:r>
      </w:del>
      <w:bookmarkStart w:id="944"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45" w:author="Robert McCall" w:date="2015-03-05T12:21:00Z">
        <w:r w:rsidR="00921289">
          <w:rPr>
            <w:noProof/>
            <w:lang w:val="en-US"/>
          </w:rPr>
          <w:instrText>137</w:instrText>
        </w:r>
      </w:ins>
      <w:del w:id="946" w:author="Robert McCall" w:date="2015-03-05T10:26:00Z">
        <w:r w:rsidR="00B67CDE" w:rsidDel="00787794">
          <w:rPr>
            <w:noProof/>
            <w:lang w:val="en-US"/>
          </w:rPr>
          <w:delInstrText>136</w:delInstrText>
        </w:r>
      </w:del>
      <w:r w:rsidR="00801832" w:rsidRPr="004F2B4F">
        <w:rPr>
          <w:lang w:val="en-US"/>
        </w:rPr>
        <w:fldChar w:fldCharType="end"/>
      </w:r>
      <w:r w:rsidR="00801832" w:rsidRPr="004F2B4F">
        <w:rPr>
          <w:lang w:val="en-US"/>
        </w:rPr>
        <w:instrText>)</w:instrText>
      </w:r>
      <w:bookmarkEnd w:id="944"/>
      <w:r w:rsidR="00801832" w:rsidRPr="004F2B4F">
        <w:rPr>
          <w:lang w:val="en-US"/>
        </w:rPr>
        <w:fldChar w:fldCharType="end"/>
      </w:r>
    </w:p>
    <w:p w:rsidR="00A52150" w:rsidRPr="004F2B4F" w:rsidRDefault="00A52150" w:rsidP="002603CC">
      <w:pPr>
        <w:rPr>
          <w:lang w:val="en-US"/>
        </w:rPr>
      </w:pPr>
    </w:p>
    <w:p w:rsidR="00921289" w:rsidRDefault="00921289" w:rsidP="002603CC">
      <w:pPr>
        <w:rPr>
          <w:ins w:id="947" w:author="Robert McCall" w:date="2015-03-05T12:21:00Z"/>
          <w:rFonts w:cs="Tahoma"/>
          <w:lang w:val="en-US"/>
        </w:rPr>
      </w:pPr>
      <w:ins w:id="948" w:author="Robert McCall" w:date="2015-03-05T12:21:00Z">
        <w:r w:rsidRPr="00921289">
          <w:rPr>
            <w:lang w:val="en-US"/>
            <w:rPrChange w:id="949" w:author="Robert McCall" w:date="2015-03-05T12:21:00Z">
              <w:rPr>
                <w:i/>
                <w:lang w:val="en-US"/>
              </w:rPr>
            </w:rPrChange>
          </w:rPr>
          <w:t>In</w:t>
        </w:r>
        <w:r>
          <w:rPr>
            <w:lang w:val="en-US"/>
          </w:rPr>
          <w:t xml:space="preserve"> </w:t>
        </w:r>
        <w:r>
          <w:rPr>
            <w:lang w:val="en-US"/>
          </w:rPr>
          <w:fldChar w:fldCharType="begin"/>
        </w:r>
        <w:r>
          <w:rPr>
            <w:lang w:val="en-US"/>
          </w:rPr>
          <w:instrText xml:space="preserve"> GOTOBUTTON ZEqnNum983791  \* MERGEFORMAT </w:instrText>
        </w:r>
        <w:r>
          <w:rPr>
            <w:lang w:val="en-US"/>
          </w:rPr>
          <w:fldChar w:fldCharType="begin"/>
        </w:r>
        <w:r>
          <w:rPr>
            <w:lang w:val="en-US"/>
          </w:rPr>
          <w:instrText xml:space="preserve"> REF ZEqnNum983791 \* Charformat \! \* MERGEFORMAT </w:instrText>
        </w:r>
      </w:ins>
      <w:r>
        <w:rPr>
          <w:lang w:val="en-US"/>
        </w:rPr>
        <w:fldChar w:fldCharType="separate"/>
      </w:r>
      <w:ins w:id="950" w:author="Robert McCall" w:date="2015-03-05T12:21:00Z">
        <w:r w:rsidRPr="004F2B4F">
          <w:rPr>
            <w:lang w:val="en-US"/>
          </w:rPr>
          <w:instrText>(</w:instrText>
        </w:r>
        <w:r>
          <w:rPr>
            <w:lang w:val="en-US"/>
          </w:rPr>
          <w:instrText>2</w:instrText>
        </w:r>
        <w:r w:rsidRPr="004F2B4F">
          <w:rPr>
            <w:lang w:val="en-US"/>
          </w:rPr>
          <w:instrText>.</w:instrText>
        </w:r>
        <w:r>
          <w:rPr>
            <w:lang w:val="en-US"/>
          </w:rPr>
          <w:instrText>137</w:instrText>
        </w:r>
        <w:r w:rsidRPr="004F2B4F">
          <w:rPr>
            <w:lang w:val="en-US"/>
          </w:rPr>
          <w:instrText>)</w:instrText>
        </w:r>
        <w:r>
          <w:rPr>
            <w:lang w:val="en-US"/>
          </w:rPr>
          <w:fldChar w:fldCharType="end"/>
        </w:r>
        <w:r>
          <w:rPr>
            <w:lang w:val="en-US"/>
          </w:rPr>
          <w:fldChar w:fldCharType="end"/>
        </w:r>
        <w:r w:rsidRPr="00921289">
          <w:rPr>
            <w:lang w:val="en-US"/>
            <w:rPrChange w:id="951" w:author="Robert McCall" w:date="2015-03-05T12:21:00Z">
              <w:rPr>
                <w:i/>
                <w:lang w:val="en-US"/>
              </w:rPr>
            </w:rPrChange>
          </w:rPr>
          <w:t xml:space="preserve"> </w:t>
        </w:r>
        <w:r w:rsidRPr="004E0BAE">
          <w:rPr>
            <w:i/>
            <w:lang w:val="en-US"/>
          </w:rPr>
          <w:t>H</w:t>
        </w:r>
        <w:r>
          <w:rPr>
            <w:lang w:val="en-US"/>
          </w:rPr>
          <w:t xml:space="preserve"> is the instantaneous (intra-wave) water depth, </w:t>
        </w:r>
        <w:r w:rsidRPr="004E0BAE">
          <w:rPr>
            <w:i/>
            <w:lang w:val="en-US"/>
          </w:rPr>
          <w:t>U</w:t>
        </w:r>
        <w:r>
          <w:rPr>
            <w:lang w:val="en-US"/>
          </w:rPr>
          <w:t xml:space="preserve"> is the int</w:t>
        </w:r>
        <w:r w:rsidR="00F54946">
          <w:rPr>
            <w:lang w:val="en-US"/>
          </w:rPr>
          <w:t>ra-wave depth-averaged velocity</w:t>
        </w:r>
      </w:ins>
      <w:ins w:id="952" w:author="Robert McCall" w:date="2015-03-05T12:32:00Z">
        <w:r w:rsidR="00F54946">
          <w:rPr>
            <w:lang w:val="en-US"/>
          </w:rPr>
          <w:t>.</w:t>
        </w:r>
      </w:ins>
    </w:p>
    <w:p w:rsidR="00921289" w:rsidRDefault="00921289" w:rsidP="002603CC">
      <w:pPr>
        <w:rPr>
          <w:ins w:id="953" w:author="Robert McCall" w:date="2015-03-05T12:21:00Z"/>
          <w:rFonts w:cs="Tahoma"/>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ins w:id="95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137</w:instrText>
        </w:r>
        <w:r w:rsidR="00921289" w:rsidRPr="004F2B4F">
          <w:rPr>
            <w:lang w:val="en-US"/>
          </w:rPr>
          <w:instrText>)</w:instrText>
        </w:r>
      </w:ins>
      <w:del w:id="95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136</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8" type="#_x0000_t75" style="width:208.8pt;height:28.8pt" o:ole="">
            <v:imagedata r:id="rId367" o:title=""/>
          </v:shape>
          <o:OLEObject Type="Embed" ProgID="Equation.DSMT4" ShapeID="_x0000_i1188" DrawAspect="Content" ObjectID="_1487067633" r:id="rId36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56" w:author="Robert McCall" w:date="2015-03-05T12:07:00Z">
        <w:r w:rsidR="00801832" w:rsidRPr="004F2B4F">
          <w:rPr>
            <w:lang w:val="en-US"/>
          </w:rPr>
          <w:fldChar w:fldCharType="end"/>
        </w:r>
      </w:del>
      <w:bookmarkStart w:id="957"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58" w:author="Robert McCall" w:date="2015-03-05T12:21:00Z">
        <w:r w:rsidR="00921289">
          <w:rPr>
            <w:noProof/>
            <w:lang w:val="en-US"/>
          </w:rPr>
          <w:instrText>138</w:instrText>
        </w:r>
      </w:ins>
      <w:del w:id="959" w:author="Robert McCall" w:date="2015-03-05T10:26:00Z">
        <w:r w:rsidR="00B67CDE" w:rsidDel="00787794">
          <w:rPr>
            <w:noProof/>
            <w:lang w:val="en-US"/>
          </w:rPr>
          <w:delInstrText>137</w:delInstrText>
        </w:r>
      </w:del>
      <w:r w:rsidR="00801832" w:rsidRPr="004F2B4F">
        <w:rPr>
          <w:lang w:val="en-US"/>
        </w:rPr>
        <w:fldChar w:fldCharType="end"/>
      </w:r>
      <w:r w:rsidR="00801832" w:rsidRPr="004F2B4F">
        <w:rPr>
          <w:lang w:val="en-US"/>
        </w:rPr>
        <w:instrText>)</w:instrText>
      </w:r>
      <w:bookmarkEnd w:id="95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With</w:t>
      </w:r>
      <w:ins w:id="960" w:author="Robert McCall" w:date="2015-03-05T12:32:00Z">
        <w:r w:rsidR="00B1793A">
          <w:rPr>
            <w:rFonts w:cs="Tahoma"/>
            <w:lang w:val="en-US"/>
          </w:rPr>
          <w:t xml:space="preserve"> </w:t>
        </w:r>
      </w:ins>
      <w:del w:id="961" w:author="Robert McCall" w:date="2015-03-05T12:32:00Z">
        <w:r w:rsidRPr="004F2B4F" w:rsidDel="00B1793A">
          <w:rPr>
            <w:rFonts w:cs="Tahoma"/>
            <w:lang w:val="en-US"/>
          </w:rPr>
          <w:delText xml:space="preserve"> </w:delText>
        </w:r>
      </w:del>
      <w:r w:rsidRPr="004F2B4F">
        <w:rPr>
          <w:rFonts w:cs="Tahoma"/>
          <w:position w:val="-12"/>
          <w:lang w:val="en-US"/>
        </w:rPr>
        <w:object w:dxaOrig="1620" w:dyaOrig="340">
          <v:shape id="_x0000_i1189" type="#_x0000_t75" style="width:79.2pt;height:14.4pt" o:ole="">
            <v:imagedata r:id="rId369" o:title=""/>
          </v:shape>
          <o:OLEObject Type="Embed" ProgID="Equation.DSMT4" ShapeID="_x0000_i1189" DrawAspect="Content" ObjectID="_1487067634" r:id="rId370"/>
        </w:object>
      </w:r>
      <w:r w:rsidRPr="004F2B4F">
        <w:rPr>
          <w:rFonts w:cs="Tahoma"/>
          <w:lang w:val="en-US"/>
        </w:rPr>
        <w:t>,</w:t>
      </w:r>
      <w:r w:rsidRPr="004F2B4F">
        <w:rPr>
          <w:rFonts w:cs="Tahoma"/>
          <w:position w:val="-12"/>
          <w:lang w:val="en-US"/>
        </w:rPr>
        <w:object w:dxaOrig="1579" w:dyaOrig="340">
          <v:shape id="_x0000_i1190" type="#_x0000_t75" style="width:79.2pt;height:14.4pt" o:ole="">
            <v:imagedata r:id="rId371" o:title=""/>
          </v:shape>
          <o:OLEObject Type="Embed" ProgID="Equation.DSMT4" ShapeID="_x0000_i1190" DrawAspect="Content" ObjectID="_1487067635" r:id="rId372"/>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91" type="#_x0000_t75" style="width:244.8pt;height:57.6pt" o:ole="">
            <v:imagedata r:id="rId373" o:title=""/>
          </v:shape>
          <o:OLEObject Type="Embed" ProgID="Equation.DSMT4" ShapeID="_x0000_i1191" DrawAspect="Content" ObjectID="_1487067636" r:id="rId37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62" w:author="Robert McCall" w:date="2015-03-05T12:07:00Z">
        <w:r w:rsidR="00801832" w:rsidRPr="004F2B4F">
          <w:rPr>
            <w:lang w:val="en-US"/>
          </w:rPr>
          <w:fldChar w:fldCharType="end"/>
        </w:r>
      </w:del>
      <w:bookmarkStart w:id="963"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64" w:author="Robert McCall" w:date="2015-03-05T12:21:00Z">
        <w:r w:rsidR="00921289">
          <w:rPr>
            <w:noProof/>
            <w:lang w:val="en-US"/>
          </w:rPr>
          <w:instrText>139</w:instrText>
        </w:r>
      </w:ins>
      <w:del w:id="965" w:author="Robert McCall" w:date="2015-03-05T10:26:00Z">
        <w:r w:rsidR="00B67CDE" w:rsidDel="00787794">
          <w:rPr>
            <w:noProof/>
            <w:lang w:val="en-US"/>
          </w:rPr>
          <w:delInstrText>138</w:delInstrText>
        </w:r>
      </w:del>
      <w:r w:rsidR="00801832" w:rsidRPr="004F2B4F">
        <w:rPr>
          <w:lang w:val="en-US"/>
        </w:rPr>
        <w:fldChar w:fldCharType="end"/>
      </w:r>
      <w:r w:rsidR="00801832" w:rsidRPr="004F2B4F">
        <w:rPr>
          <w:lang w:val="en-US"/>
        </w:rPr>
        <w:instrText>)</w:instrText>
      </w:r>
      <w:bookmarkEnd w:id="963"/>
      <w:r w:rsidR="00801832" w:rsidRPr="004F2B4F">
        <w:rPr>
          <w:lang w:val="en-US"/>
        </w:rPr>
        <w:fldChar w:fldCharType="end"/>
      </w:r>
    </w:p>
    <w:p w:rsidR="00A52150" w:rsidRPr="004F2B4F" w:rsidRDefault="00A52150" w:rsidP="002603CC">
      <w:pPr>
        <w:rPr>
          <w:lang w:val="en-US"/>
        </w:rPr>
      </w:pPr>
    </w:p>
    <w:p w:rsidR="00A52150" w:rsidRPr="004F2B4F" w:rsidRDefault="00494D6E" w:rsidP="002603CC">
      <w:pPr>
        <w:rPr>
          <w:lang w:val="en-US"/>
        </w:rPr>
      </w:pPr>
      <w:ins w:id="966" w:author="Robert McCall" w:date="2015-03-05T12:07:00Z">
        <w:r>
          <w:rPr>
            <w:lang w:val="en-US"/>
          </w:rPr>
          <w:t xml:space="preserve">In </w:t>
        </w:r>
        <w:r>
          <w:rPr>
            <w:lang w:val="en-US"/>
          </w:rPr>
          <w:fldChar w:fldCharType="begin"/>
        </w:r>
        <w:r>
          <w:rPr>
            <w:lang w:val="en-US"/>
          </w:rPr>
          <w:instrText xml:space="preserve"> GOTOBUTTON ZEqnNum559032  \* MERGEFORMAT </w:instrText>
        </w:r>
        <w:r>
          <w:rPr>
            <w:lang w:val="en-US"/>
          </w:rPr>
          <w:fldChar w:fldCharType="begin"/>
        </w:r>
        <w:r>
          <w:rPr>
            <w:lang w:val="en-US"/>
          </w:rPr>
          <w:instrText xml:space="preserve"> REF ZEqnNum559032 \* Charformat \! \* MERGEFORMAT </w:instrText>
        </w:r>
      </w:ins>
      <w:r>
        <w:rPr>
          <w:lang w:val="en-US"/>
        </w:rPr>
        <w:fldChar w:fldCharType="separate"/>
      </w:r>
      <w:ins w:id="967"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139</w:instrText>
        </w:r>
        <w:r w:rsidR="00921289" w:rsidRPr="004F2B4F">
          <w:rPr>
            <w:lang w:val="en-US"/>
          </w:rPr>
          <w:instrText>)</w:instrText>
        </w:r>
      </w:ins>
      <w:ins w:id="968" w:author="Robert McCall" w:date="2015-03-05T12:07:00Z">
        <w:r>
          <w:rPr>
            <w:lang w:val="en-US"/>
          </w:rPr>
          <w:fldChar w:fldCharType="end"/>
        </w:r>
        <w:r>
          <w:rPr>
            <w:lang w:val="en-US"/>
          </w:rPr>
          <w:fldChar w:fldCharType="end"/>
        </w:r>
        <w:r>
          <w:rPr>
            <w:lang w:val="en-US"/>
          </w:rPr>
          <w:t xml:space="preserve"> </w:t>
        </w:r>
      </w:ins>
      <w:ins w:id="969" w:author="Robert McCall" w:date="2015-03-05T12:08:00Z">
        <w:r w:rsidRPr="003C50B3">
          <w:rPr>
            <w:i/>
            <w:lang w:val="en-US"/>
            <w:rPrChange w:id="970" w:author="Robert McCall" w:date="2015-03-05T12:09:00Z">
              <w:rPr>
                <w:lang w:val="en-US"/>
              </w:rPr>
            </w:rPrChange>
          </w:rPr>
          <w:t>ζ</w:t>
        </w:r>
        <w:r>
          <w:rPr>
            <w:lang w:val="en-US"/>
          </w:rPr>
          <w:t xml:space="preserve"> is the surface elevation above the still water level and </w:t>
        </w:r>
        <w:r>
          <w:rPr>
            <w:i/>
            <w:lang w:val="en-US"/>
          </w:rPr>
          <w:t>d</w:t>
        </w:r>
        <w:r>
          <w:rPr>
            <w:lang w:val="en-US"/>
          </w:rPr>
          <w:t xml:space="preserve"> is the water depth from the still water level to the bed.</w:t>
        </w:r>
      </w:ins>
      <w:ins w:id="971" w:author="Robert McCall" w:date="2015-03-05T12:09:00Z">
        <w:r>
          <w:rPr>
            <w:lang w:val="en-US"/>
          </w:rPr>
          <w:t xml:space="preserve"> </w:t>
        </w:r>
      </w:ins>
      <w:r w:rsidR="00A52150" w:rsidRPr="004F2B4F">
        <w:rPr>
          <w:lang w:val="en-US"/>
        </w:rPr>
        <w:t xml:space="preserve">The resulting scheme is only first order accurate by virtue of the upwind interpolations and mass conservative. When first order computations are considered accurate enough </w:t>
      </w:r>
      <w:r w:rsidR="00A52150" w:rsidRPr="004F2B4F">
        <w:rPr>
          <w:position w:val="-10"/>
          <w:lang w:val="en-US"/>
        </w:rPr>
        <w:object w:dxaOrig="380" w:dyaOrig="320">
          <v:shape id="_x0000_i1192" type="#_x0000_t75" style="width:21.6pt;height:14.4pt" o:ole="">
            <v:imagedata r:id="rId375" o:title=""/>
          </v:shape>
          <o:OLEObject Type="Embed" ProgID="Equation.DSMT4" ShapeID="_x0000_i1192" DrawAspect="Content" ObjectID="_1487067637" r:id="rId376"/>
        </w:object>
      </w:r>
      <w:r w:rsidR="00A52150" w:rsidRPr="004F2B4F">
        <w:rPr>
          <w:lang w:val="en-US"/>
        </w:rPr>
        <w:t xml:space="preserve"> is set to </w:t>
      </w:r>
      <w:r w:rsidR="00A52150" w:rsidRPr="004F2B4F">
        <w:rPr>
          <w:position w:val="-10"/>
          <w:lang w:val="en-US"/>
        </w:rPr>
        <w:object w:dxaOrig="340" w:dyaOrig="320">
          <v:shape id="_x0000_i1193" type="#_x0000_t75" style="width:14.4pt;height:14.4pt" o:ole="">
            <v:imagedata r:id="rId377" o:title=""/>
          </v:shape>
          <o:OLEObject Type="Embed" ProgID="Equation.DSMT4" ShapeID="_x0000_i1193" DrawAspect="Content" ObjectID="_1487067638" r:id="rId378"/>
        </w:object>
      </w:r>
      <w:r w:rsidR="00A52150"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4" type="#_x0000_t75" style="width:237.6pt;height:28.8pt" o:ole="">
            <v:imagedata r:id="rId379" o:title=""/>
          </v:shape>
          <o:OLEObject Type="Embed" ProgID="Equation.DSMT4" ShapeID="_x0000_i1194" DrawAspect="Content" ObjectID="_1487067639" r:id="rId38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72" w:author="Robert McCall" w:date="2015-03-05T12:07:00Z">
        <w:r w:rsidR="00801832" w:rsidRPr="004F2B4F">
          <w:rPr>
            <w:lang w:val="en-US"/>
          </w:rPr>
          <w:fldChar w:fldCharType="end"/>
        </w:r>
      </w:del>
      <w:bookmarkStart w:id="973"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74" w:author="Robert McCall" w:date="2015-03-05T12:21:00Z">
        <w:r w:rsidR="00921289">
          <w:rPr>
            <w:noProof/>
            <w:lang w:val="en-US"/>
          </w:rPr>
          <w:instrText>140</w:instrText>
        </w:r>
      </w:ins>
      <w:del w:id="975" w:author="Robert McCall" w:date="2015-03-05T10:26:00Z">
        <w:r w:rsidR="00B67CDE" w:rsidDel="00787794">
          <w:rPr>
            <w:noProof/>
            <w:lang w:val="en-US"/>
          </w:rPr>
          <w:delInstrText>139</w:delInstrText>
        </w:r>
      </w:del>
      <w:r w:rsidR="00801832" w:rsidRPr="004F2B4F">
        <w:rPr>
          <w:lang w:val="en-US"/>
        </w:rPr>
        <w:fldChar w:fldCharType="end"/>
      </w:r>
      <w:r w:rsidR="00801832" w:rsidRPr="004F2B4F">
        <w:rPr>
          <w:lang w:val="en-US"/>
        </w:rPr>
        <w:instrText>)</w:instrText>
      </w:r>
      <w:bookmarkEnd w:id="97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5" type="#_x0000_t75" style="width:93.6pt;height:14.4pt" o:ole="">
            <v:imagedata r:id="rId381" o:title=""/>
          </v:shape>
          <o:OLEObject Type="Embed" ProgID="Equation.DSMT4" ShapeID="_x0000_i1195" DrawAspect="Content" ObjectID="_1487067640" r:id="rId382"/>
        </w:object>
      </w:r>
      <w:r w:rsidRPr="004F2B4F">
        <w:rPr>
          <w:rFonts w:cs="Tahoma"/>
          <w:lang w:val="en-US"/>
        </w:rPr>
        <w:t xml:space="preserve"> and </w:t>
      </w:r>
      <w:r w:rsidRPr="004F2B4F">
        <w:rPr>
          <w:rFonts w:cs="Tahoma"/>
          <w:position w:val="-8"/>
          <w:lang w:val="en-US"/>
        </w:rPr>
        <w:object w:dxaOrig="620" w:dyaOrig="300">
          <v:shape id="_x0000_i1196" type="#_x0000_t75" style="width:28.8pt;height:14.4pt" o:ole="">
            <v:imagedata r:id="rId383" o:title=""/>
          </v:shape>
          <o:OLEObject Type="Embed" ProgID="Equation.DSMT4" ShapeID="_x0000_i1196" DrawAspect="Content" ObjectID="_1487067641" r:id="rId384"/>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7" type="#_x0000_t75" style="width:388.8pt;height:28.8pt" o:ole="">
            <v:imagedata r:id="rId385" o:title=""/>
          </v:shape>
          <o:OLEObject Type="Embed" ProgID="Equation.DSMT4" ShapeID="_x0000_i1197" DrawAspect="Content" ObjectID="_1487067642" r:id="rId38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76" w:author="Robert McCall" w:date="2015-03-05T12:07:00Z">
        <w:r w:rsidR="00801832" w:rsidRPr="004F2B4F">
          <w:rPr>
            <w:lang w:val="en-US"/>
          </w:rPr>
          <w:fldChar w:fldCharType="end"/>
        </w:r>
      </w:del>
      <w:bookmarkStart w:id="977"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78" w:author="Robert McCall" w:date="2015-03-05T12:21:00Z">
        <w:r w:rsidR="00921289">
          <w:rPr>
            <w:noProof/>
            <w:lang w:val="en-US"/>
          </w:rPr>
          <w:instrText>141</w:instrText>
        </w:r>
      </w:ins>
      <w:del w:id="979" w:author="Robert McCall" w:date="2015-03-05T10:26:00Z">
        <w:r w:rsidR="00B67CDE" w:rsidDel="00787794">
          <w:rPr>
            <w:noProof/>
            <w:lang w:val="en-US"/>
          </w:rPr>
          <w:delInstrText>140</w:delInstrText>
        </w:r>
      </w:del>
      <w:r w:rsidR="00801832" w:rsidRPr="004F2B4F">
        <w:rPr>
          <w:lang w:val="en-US"/>
        </w:rPr>
        <w:fldChar w:fldCharType="end"/>
      </w:r>
      <w:r w:rsidR="00801832" w:rsidRPr="004F2B4F">
        <w:rPr>
          <w:lang w:val="en-US"/>
        </w:rPr>
        <w:instrText>)</w:instrText>
      </w:r>
      <w:bookmarkEnd w:id="97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8" type="#_x0000_t75" style="width:28.8pt;height:14.4pt" o:ole="">
            <v:imagedata r:id="rId387" o:title=""/>
          </v:shape>
          <o:OLEObject Type="Embed" ProgID="Equation.DSMT4" ShapeID="_x0000_i1198" DrawAspect="Content" ObjectID="_1487067643" r:id="rId388"/>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9" type="#_x0000_t75" style="width:36pt;height:14.4pt" o:ole="">
            <v:imagedata r:id="rId389" o:title=""/>
          </v:shape>
          <o:OLEObject Type="Embed" ProgID="Equation.DSMT4" ShapeID="_x0000_i1199" DrawAspect="Content" ObjectID="_1487067644" r:id="rId390"/>
        </w:object>
      </w:r>
      <w:r w:rsidRPr="004F2B4F">
        <w:rPr>
          <w:lang w:val="en-US"/>
        </w:rPr>
        <w:t xml:space="preserve"> and </w:t>
      </w:r>
      <w:r w:rsidRPr="004F2B4F">
        <w:rPr>
          <w:position w:val="-8"/>
          <w:lang w:val="en-US"/>
        </w:rPr>
        <w:object w:dxaOrig="639" w:dyaOrig="300">
          <v:shape id="_x0000_i1200" type="#_x0000_t75" style="width:28.8pt;height:14.4pt" o:ole="">
            <v:imagedata r:id="rId391" o:title=""/>
          </v:shape>
          <o:OLEObject Type="Embed" ProgID="Equation.DSMT4" ShapeID="_x0000_i1200" DrawAspect="Content" ObjectID="_1487067645" r:id="rId392"/>
        </w:object>
      </w:r>
      <w:r w:rsidRPr="004F2B4F">
        <w:rPr>
          <w:lang w:val="en-US"/>
        </w:rPr>
        <w:t xml:space="preserve"> are obtained in a similar manner. Note that the total flux </w:t>
      </w:r>
      <w:r w:rsidRPr="004F2B4F">
        <w:rPr>
          <w:position w:val="-12"/>
          <w:lang w:val="en-US"/>
        </w:rPr>
        <w:object w:dxaOrig="540" w:dyaOrig="340">
          <v:shape id="_x0000_i1201" type="#_x0000_t75" style="width:28.8pt;height:14.4pt" o:ole="">
            <v:imagedata r:id="rId393" o:title=""/>
          </v:shape>
          <o:OLEObject Type="Embed" ProgID="Equation.DSMT4" ShapeID="_x0000_i1201" DrawAspect="Content" ObjectID="_1487067646" r:id="rId394"/>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202" type="#_x0000_t75" style="width:237.6pt;height:14.4pt" o:ole="">
            <v:imagedata r:id="rId395" o:title=""/>
          </v:shape>
          <o:OLEObject Type="Embed" ProgID="Equation.DSMT4" ShapeID="_x0000_i1202" DrawAspect="Content" ObjectID="_1487067647" r:id="rId39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80" w:author="Robert McCall" w:date="2015-03-05T12:07:00Z">
        <w:r w:rsidR="00801832" w:rsidRPr="004F2B4F">
          <w:rPr>
            <w:lang w:val="en-US"/>
          </w:rPr>
          <w:fldChar w:fldCharType="end"/>
        </w:r>
      </w:del>
      <w:bookmarkStart w:id="981"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82" w:author="Robert McCall" w:date="2015-03-05T12:21:00Z">
        <w:r w:rsidR="00921289">
          <w:rPr>
            <w:noProof/>
            <w:lang w:val="en-US"/>
          </w:rPr>
          <w:instrText>142</w:instrText>
        </w:r>
      </w:ins>
      <w:del w:id="983" w:author="Robert McCall" w:date="2015-03-05T10:26:00Z">
        <w:r w:rsidR="00B67CDE" w:rsidDel="00787794">
          <w:rPr>
            <w:noProof/>
            <w:lang w:val="en-US"/>
          </w:rPr>
          <w:delInstrText>141</w:delInstrText>
        </w:r>
      </w:del>
      <w:r w:rsidR="00801832" w:rsidRPr="004F2B4F">
        <w:rPr>
          <w:lang w:val="en-US"/>
        </w:rPr>
        <w:fldChar w:fldCharType="end"/>
      </w:r>
      <w:r w:rsidR="00801832" w:rsidRPr="004F2B4F">
        <w:rPr>
          <w:lang w:val="en-US"/>
        </w:rPr>
        <w:instrText>)</w:instrText>
      </w:r>
      <w:bookmarkEnd w:id="98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984" w:name="_Toc249984916"/>
      <w:bookmarkStart w:id="985" w:name="_Toc249985009"/>
      <w:r w:rsidRPr="004F2B4F">
        <w:rPr>
          <w:lang w:val="en-US"/>
        </w:rPr>
        <w:t>Local continuity equation</w:t>
      </w:r>
      <w:bookmarkEnd w:id="984"/>
      <w:bookmarkEnd w:id="985"/>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3" type="#_x0000_t75" style="width:201.6pt;height:28.8pt" o:ole="">
            <v:imagedata r:id="rId397" o:title=""/>
          </v:shape>
          <o:OLEObject Type="Embed" ProgID="Equation.DSMT4" ShapeID="_x0000_i1203" DrawAspect="Content" ObjectID="_1487067648" r:id="rId39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86" w:author="Robert McCall" w:date="2015-03-05T12:07:00Z">
        <w:r w:rsidR="00801832" w:rsidRPr="004F2B4F">
          <w:rPr>
            <w:lang w:val="en-US"/>
          </w:rPr>
          <w:fldChar w:fldCharType="end"/>
        </w:r>
      </w:del>
      <w:bookmarkStart w:id="987"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88" w:author="Robert McCall" w:date="2015-03-05T12:21:00Z">
        <w:r w:rsidR="00921289">
          <w:rPr>
            <w:noProof/>
            <w:lang w:val="en-US"/>
          </w:rPr>
          <w:instrText>143</w:instrText>
        </w:r>
      </w:ins>
      <w:del w:id="989" w:author="Robert McCall" w:date="2015-03-05T10:26:00Z">
        <w:r w:rsidR="00B67CDE" w:rsidDel="00787794">
          <w:rPr>
            <w:noProof/>
            <w:lang w:val="en-US"/>
          </w:rPr>
          <w:delInstrText>142</w:delInstrText>
        </w:r>
      </w:del>
      <w:r w:rsidR="00801832" w:rsidRPr="004F2B4F">
        <w:rPr>
          <w:lang w:val="en-US"/>
        </w:rPr>
        <w:fldChar w:fldCharType="end"/>
      </w:r>
      <w:r w:rsidR="00801832" w:rsidRPr="004F2B4F">
        <w:rPr>
          <w:lang w:val="en-US"/>
        </w:rPr>
        <w:instrText>)</w:instrText>
      </w:r>
      <w:bookmarkEnd w:id="98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4" type="#_x0000_t75" style="width:424.8pt;height:28.8pt" o:ole="">
            <v:imagedata r:id="rId399" o:title=""/>
          </v:shape>
          <o:OLEObject Type="Embed" ProgID="Equation.DSMT4" ShapeID="_x0000_i1204" DrawAspect="Content" ObjectID="_1487067649" r:id="rId40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90" w:author="Robert McCall" w:date="2015-03-05T12:07:00Z">
        <w:r w:rsidR="00801832" w:rsidRPr="004F2B4F">
          <w:rPr>
            <w:lang w:val="en-US"/>
          </w:rPr>
          <w:fldChar w:fldCharType="end"/>
        </w:r>
      </w:del>
      <w:bookmarkStart w:id="991"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92" w:author="Robert McCall" w:date="2015-03-05T12:21:00Z">
        <w:r w:rsidR="00921289">
          <w:rPr>
            <w:noProof/>
            <w:lang w:val="en-US"/>
          </w:rPr>
          <w:instrText>144</w:instrText>
        </w:r>
      </w:ins>
      <w:del w:id="993" w:author="Robert McCall" w:date="2015-03-05T10:26:00Z">
        <w:r w:rsidR="00B67CDE" w:rsidDel="00787794">
          <w:rPr>
            <w:noProof/>
            <w:lang w:val="en-US"/>
          </w:rPr>
          <w:delInstrText>143</w:delInstrText>
        </w:r>
      </w:del>
      <w:r w:rsidR="00801832" w:rsidRPr="004F2B4F">
        <w:rPr>
          <w:lang w:val="en-US"/>
        </w:rPr>
        <w:fldChar w:fldCharType="end"/>
      </w:r>
      <w:r w:rsidR="00801832" w:rsidRPr="004F2B4F">
        <w:rPr>
          <w:lang w:val="en-US"/>
        </w:rPr>
        <w:instrText>)</w:instrText>
      </w:r>
      <w:bookmarkEnd w:id="99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5" type="#_x0000_t75" style="width:50.4pt;height:14.4pt" o:ole="">
            <v:imagedata r:id="rId401" o:title=""/>
          </v:shape>
          <o:OLEObject Type="Embed" ProgID="Equation.DSMT4" ShapeID="_x0000_i1205" DrawAspect="Content" ObjectID="_1487067650" r:id="rId402"/>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994" w:name="_Toc249984917"/>
      <w:bookmarkStart w:id="995" w:name="_Toc249985010"/>
      <w:r w:rsidRPr="004F2B4F">
        <w:rPr>
          <w:lang w:val="en-US"/>
        </w:rPr>
        <w:t>Horizontal Momentum</w:t>
      </w:r>
      <w:bookmarkEnd w:id="994"/>
      <w:bookmarkEnd w:id="995"/>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6" type="#_x0000_t75" style="width:21.6pt;height:14.4pt" o:ole="">
            <v:imagedata r:id="rId403" o:title=""/>
          </v:shape>
          <o:OLEObject Type="Embed" ProgID="Equation.DSMT4" ShapeID="_x0000_i1206" DrawAspect="Content" ObjectID="_1487067651" r:id="rId404"/>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7" type="#_x0000_t75" style="width:345.6pt;height:28.8pt" o:ole="">
            <v:imagedata r:id="rId405" o:title=""/>
          </v:shape>
          <o:OLEObject Type="Embed" ProgID="Equation.DSMT4" ShapeID="_x0000_i1207" DrawAspect="Content" ObjectID="_1487067652" r:id="rId40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996" w:author="Robert McCall" w:date="2015-03-05T12:07:00Z">
        <w:r w:rsidR="00801832" w:rsidRPr="004F2B4F">
          <w:rPr>
            <w:lang w:val="en-US"/>
          </w:rPr>
          <w:fldChar w:fldCharType="end"/>
        </w:r>
      </w:del>
      <w:bookmarkStart w:id="997"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998" w:author="Robert McCall" w:date="2015-03-05T12:21:00Z">
        <w:r w:rsidR="00921289">
          <w:rPr>
            <w:noProof/>
            <w:lang w:val="en-US"/>
          </w:rPr>
          <w:instrText>145</w:instrText>
        </w:r>
      </w:ins>
      <w:del w:id="999" w:author="Robert McCall" w:date="2015-03-05T10:26:00Z">
        <w:r w:rsidR="00B67CDE" w:rsidDel="00787794">
          <w:rPr>
            <w:noProof/>
            <w:lang w:val="en-US"/>
          </w:rPr>
          <w:delInstrText>144</w:delInstrText>
        </w:r>
      </w:del>
      <w:r w:rsidR="00801832" w:rsidRPr="004F2B4F">
        <w:rPr>
          <w:lang w:val="en-US"/>
        </w:rPr>
        <w:fldChar w:fldCharType="end"/>
      </w:r>
      <w:r w:rsidR="00801832" w:rsidRPr="004F2B4F">
        <w:rPr>
          <w:lang w:val="en-US"/>
        </w:rPr>
        <w:instrText>)</w:instrText>
      </w:r>
      <w:bookmarkEnd w:id="997"/>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8" type="#_x0000_t75" style="width:338.4pt;height:1in" o:ole="">
            <v:imagedata r:id="rId407" o:title=""/>
          </v:shape>
          <o:OLEObject Type="Embed" ProgID="Equation.DSMT4" ShapeID="_x0000_i1208" DrawAspect="Content" ObjectID="_1487067653" r:id="rId40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00" w:author="Robert McCall" w:date="2015-03-05T12:07:00Z">
        <w:r w:rsidR="00801832" w:rsidRPr="004F2B4F">
          <w:rPr>
            <w:lang w:val="en-US"/>
          </w:rPr>
          <w:fldChar w:fldCharType="end"/>
        </w:r>
      </w:del>
      <w:bookmarkStart w:id="1001"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02" w:author="Robert McCall" w:date="2015-03-05T12:21:00Z">
        <w:r w:rsidR="00921289">
          <w:rPr>
            <w:noProof/>
            <w:lang w:val="en-US"/>
          </w:rPr>
          <w:instrText>146</w:instrText>
        </w:r>
      </w:ins>
      <w:del w:id="1003" w:author="Robert McCall" w:date="2015-03-05T10:26:00Z">
        <w:r w:rsidR="00B67CDE" w:rsidDel="00787794">
          <w:rPr>
            <w:noProof/>
            <w:lang w:val="en-US"/>
          </w:rPr>
          <w:delInstrText>145</w:delInstrText>
        </w:r>
      </w:del>
      <w:r w:rsidR="00801832" w:rsidRPr="004F2B4F">
        <w:rPr>
          <w:lang w:val="en-US"/>
        </w:rPr>
        <w:fldChar w:fldCharType="end"/>
      </w:r>
      <w:r w:rsidR="00801832" w:rsidRPr="004F2B4F">
        <w:rPr>
          <w:lang w:val="en-US"/>
        </w:rPr>
        <w:instrText>)</w:instrText>
      </w:r>
      <w:bookmarkEnd w:id="100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Here Pr represents a discretisation of the dynamic pressure; T the effect of (turbulent) viscosity and S includes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9" type="#_x0000_t75" style="width:309.6pt;height:100.8pt" o:ole="">
            <v:imagedata r:id="rId409" o:title=""/>
          </v:shape>
          <o:OLEObject Type="Embed" ProgID="Equation.DSMT4" ShapeID="_x0000_i1209" DrawAspect="Content" ObjectID="_1487067654" r:id="rId41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0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05" w:author="Robert McCall" w:date="2015-03-05T12:21:00Z">
        <w:r w:rsidR="00921289">
          <w:rPr>
            <w:noProof/>
            <w:lang w:val="en-US"/>
          </w:rPr>
          <w:instrText>147</w:instrText>
        </w:r>
      </w:ins>
      <w:del w:id="1006" w:author="Robert McCall" w:date="2015-03-05T10:26:00Z">
        <w:r w:rsidR="00B67CDE" w:rsidDel="00787794">
          <w:rPr>
            <w:noProof/>
            <w:lang w:val="en-US"/>
          </w:rPr>
          <w:delInstrText>146</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10" type="#_x0000_t75" style="width:28.8pt;height:14.4pt" o:ole="">
            <v:imagedata r:id="rId411" o:title=""/>
          </v:shape>
          <o:OLEObject Type="Embed" ProgID="Equation.DSMT4" ShapeID="_x0000_i1210" DrawAspect="Content" ObjectID="_1487067655" r:id="rId412"/>
        </w:object>
      </w:r>
      <w:r w:rsidRPr="004F2B4F">
        <w:rPr>
          <w:rFonts w:cs="Tahoma"/>
          <w:lang w:val="en-US"/>
        </w:rPr>
        <w:t xml:space="preserve"> and </w:t>
      </w:r>
      <w:r w:rsidRPr="004F2B4F">
        <w:rPr>
          <w:rFonts w:cs="Tahoma"/>
          <w:position w:val="-12"/>
          <w:lang w:val="en-US"/>
        </w:rPr>
        <w:object w:dxaOrig="660" w:dyaOrig="400">
          <v:shape id="_x0000_i1211" type="#_x0000_t75" style="width:36pt;height:21.6pt" o:ole="">
            <v:imagedata r:id="rId413" o:title=""/>
          </v:shape>
          <o:OLEObject Type="Embed" ProgID="Equation.DSMT4" ShapeID="_x0000_i1211" DrawAspect="Content" ObjectID="_1487067656" r:id="rId414"/>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12" type="#_x0000_t75" style="width:86.4pt;height:14.4pt" o:ole="">
            <v:imagedata r:id="rId415" o:title=""/>
          </v:shape>
          <o:OLEObject Type="Embed" ProgID="Equation.DSMT4" ShapeID="_x0000_i1212" DrawAspect="Content" ObjectID="_1487067657" r:id="rId41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07" w:author="Robert McCall" w:date="2015-03-05T12:07:00Z">
        <w:r w:rsidR="00801832" w:rsidRPr="004F2B4F">
          <w:rPr>
            <w:lang w:val="en-US"/>
          </w:rPr>
          <w:fldChar w:fldCharType="end"/>
        </w:r>
      </w:del>
      <w:bookmarkStart w:id="1008"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09" w:author="Robert McCall" w:date="2015-03-05T12:21:00Z">
        <w:r w:rsidR="00921289">
          <w:rPr>
            <w:noProof/>
            <w:lang w:val="en-US"/>
          </w:rPr>
          <w:instrText>148</w:instrText>
        </w:r>
      </w:ins>
      <w:del w:id="1010" w:author="Robert McCall" w:date="2015-03-05T10:26:00Z">
        <w:r w:rsidR="00B67CDE" w:rsidDel="00787794">
          <w:rPr>
            <w:noProof/>
            <w:lang w:val="en-US"/>
          </w:rPr>
          <w:delInstrText>147</w:delInstrText>
        </w:r>
      </w:del>
      <w:r w:rsidR="00801832" w:rsidRPr="004F2B4F">
        <w:rPr>
          <w:lang w:val="en-US"/>
        </w:rPr>
        <w:fldChar w:fldCharType="end"/>
      </w:r>
      <w:r w:rsidR="00801832" w:rsidRPr="004F2B4F">
        <w:rPr>
          <w:lang w:val="en-US"/>
        </w:rPr>
        <w:instrText>)</w:instrText>
      </w:r>
      <w:bookmarkEnd w:id="100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rFonts w:cs="Tahoma"/>
          <w:lang w:val="en-US"/>
        </w:rPr>
        <w:t>where the difference in pressure</w:t>
      </w:r>
      <w:r w:rsidRPr="004F2B4F">
        <w:rPr>
          <w:rFonts w:cs="Tahoma"/>
          <w:position w:val="-10"/>
          <w:lang w:val="en-US"/>
        </w:rPr>
        <w:object w:dxaOrig="580" w:dyaOrig="320">
          <v:shape id="_x0000_i1213" type="#_x0000_t75" style="width:28.8pt;height:14.4pt" o:ole="">
            <v:imagedata r:id="rId417" o:title=""/>
          </v:shape>
          <o:OLEObject Type="Embed" ProgID="Equation.DSMT4" ShapeID="_x0000_i1213" DrawAspect="Content" ObjectID="_1487067658" r:id="rId418"/>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4" type="#_x0000_t75" style="width:21.6pt;height:14.4pt" o:ole="">
            <v:imagedata r:id="rId419" o:title=""/>
          </v:shape>
          <o:OLEObject Type="Embed" ProgID="Equation.DSMT4" ShapeID="_x0000_i1214" DrawAspect="Content" ObjectID="_1487067659" r:id="rId420"/>
        </w:object>
      </w:r>
      <w:r w:rsidRPr="004F2B4F">
        <w:rPr>
          <w:lang w:val="en-US"/>
        </w:rPr>
        <w:t xml:space="preserve">. In the corrector step the full Poisson equation is then solved for </w:t>
      </w:r>
      <w:r w:rsidRPr="004F2B4F">
        <w:rPr>
          <w:position w:val="-10"/>
          <w:lang w:val="en-US"/>
        </w:rPr>
        <w:object w:dxaOrig="580" w:dyaOrig="320">
          <v:shape id="_x0000_i1215" type="#_x0000_t75" style="width:28.8pt;height:14.4pt" o:ole="">
            <v:imagedata r:id="rId421" o:title=""/>
          </v:shape>
          <o:OLEObject Type="Embed" ProgID="Equation.DSMT4" ShapeID="_x0000_i1215" DrawAspect="Content" ObjectID="_1487067660" r:id="rId422"/>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6" type="#_x0000_t75" style="width:388.8pt;height:28.8pt" o:ole="">
            <v:imagedata r:id="rId423" o:title=""/>
          </v:shape>
          <o:OLEObject Type="Embed" ProgID="Equation.DSMT4" ShapeID="_x0000_i1216" DrawAspect="Content" ObjectID="_1487067661" r:id="rId42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1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12" w:author="Robert McCall" w:date="2015-03-05T12:21:00Z">
        <w:r w:rsidR="00921289">
          <w:rPr>
            <w:noProof/>
            <w:lang w:val="en-US"/>
          </w:rPr>
          <w:instrText>149</w:instrText>
        </w:r>
      </w:ins>
      <w:del w:id="1013" w:author="Robert McCall" w:date="2015-03-05T10:26:00Z">
        <w:r w:rsidR="00B67CDE" w:rsidDel="00787794">
          <w:rPr>
            <w:noProof/>
            <w:lang w:val="en-US"/>
          </w:rPr>
          <w:delInstrText>148</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7" type="#_x0000_t75" style="width:21.6pt;height:14.4pt" o:ole="">
            <v:imagedata r:id="rId425" o:title=""/>
          </v:shape>
          <o:OLEObject Type="Embed" ProgID="Equation.DSMT4" ShapeID="_x0000_i1217" DrawAspect="Content" ObjectID="_1487067662" r:id="rId426"/>
        </w:object>
      </w:r>
      <w:r w:rsidRPr="004F2B4F">
        <w:rPr>
          <w:lang w:val="en-US"/>
        </w:rPr>
        <w:t>represents the average pressure over the vertical which is approximated with</w:t>
      </w:r>
      <w:r w:rsidRPr="004F2B4F">
        <w:rPr>
          <w:position w:val="-10"/>
          <w:lang w:val="en-US"/>
        </w:rPr>
        <w:object w:dxaOrig="1240" w:dyaOrig="320">
          <v:shape id="_x0000_i1218" type="#_x0000_t75" style="width:64.8pt;height:14.4pt" o:ole="">
            <v:imagedata r:id="rId427" o:title=""/>
          </v:shape>
          <o:OLEObject Type="Embed" ProgID="Equation.DSMT4" ShapeID="_x0000_i1218" DrawAspect="Content" ObjectID="_1487067663" r:id="rId428"/>
        </w:object>
      </w:r>
      <w:r w:rsidRPr="004F2B4F">
        <w:rPr>
          <w:lang w:val="en-US"/>
        </w:rPr>
        <w:t xml:space="preserve">, in which </w:t>
      </w:r>
      <w:r w:rsidRPr="004F2B4F">
        <w:rPr>
          <w:position w:val="-10"/>
          <w:lang w:val="en-US"/>
        </w:rPr>
        <w:object w:dxaOrig="480" w:dyaOrig="320">
          <v:shape id="_x0000_i1219" type="#_x0000_t75" style="width:21.6pt;height:14.4pt" o:ole="">
            <v:imagedata r:id="rId429" o:title=""/>
          </v:shape>
          <o:OLEObject Type="Embed" ProgID="Equation.DSMT4" ShapeID="_x0000_i1219" DrawAspect="Content" ObjectID="_1487067664" r:id="rId430"/>
        </w:object>
      </w:r>
      <w:r w:rsidRPr="004F2B4F">
        <w:rPr>
          <w:lang w:val="en-US"/>
        </w:rPr>
        <w:t xml:space="preserve"> is the pressure at the bottom. Furthermore </w:t>
      </w:r>
      <w:r w:rsidRPr="004F2B4F">
        <w:rPr>
          <w:position w:val="-12"/>
          <w:lang w:val="en-US"/>
        </w:rPr>
        <w:object w:dxaOrig="480" w:dyaOrig="340">
          <v:shape id="_x0000_i1220" type="#_x0000_t75" style="width:21.6pt;height:14.4pt" o:ole="">
            <v:imagedata r:id="rId431" o:title=""/>
          </v:shape>
          <o:OLEObject Type="Embed" ProgID="Equation.DSMT4" ShapeID="_x0000_i1220" DrawAspect="Content" ObjectID="_1487067665" r:id="rId432"/>
        </w:object>
      </w:r>
      <w:r w:rsidRPr="004F2B4F">
        <w:rPr>
          <w:lang w:val="en-US"/>
        </w:rPr>
        <w:t xml:space="preserve"> is given as</w:t>
      </w:r>
      <w:r w:rsidRPr="004F2B4F">
        <w:rPr>
          <w:position w:val="-14"/>
          <w:lang w:val="en-US"/>
        </w:rPr>
        <w:object w:dxaOrig="1980" w:dyaOrig="380">
          <v:shape id="_x0000_i1221" type="#_x0000_t75" style="width:100.8pt;height:21.6pt" o:ole="">
            <v:imagedata r:id="rId433" o:title=""/>
          </v:shape>
          <o:OLEObject Type="Embed" ProgID="Equation.DSMT4" ShapeID="_x0000_i1221" DrawAspect="Content" ObjectID="_1487067666" r:id="rId434"/>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01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01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01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01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22" type="#_x0000_t75" style="width:14.4pt;height:14.4pt" o:ole="">
            <v:imagedata r:id="rId435" o:title=""/>
          </v:shape>
          <o:OLEObject Type="Embed" ProgID="Equation.DSMT4" ShapeID="_x0000_i1222" DrawAspect="Content" ObjectID="_1487067667" r:id="rId436"/>
        </w:object>
      </w:r>
      <w:r w:rsidRPr="004F2B4F">
        <w:rPr>
          <w:rFonts w:cs="Tahoma"/>
          <w:lang w:val="en-US"/>
        </w:rPr>
        <w:t xml:space="preserve">we </w:t>
      </w:r>
      <w:r w:rsidRPr="004F2B4F">
        <w:rPr>
          <w:rFonts w:cs="Tahoma"/>
          <w:lang w:val="en-US"/>
        </w:rPr>
        <w:lastRenderedPageBreak/>
        <w:t xml:space="preserve">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3" type="#_x0000_t75" style="width:43.2pt;height:21.6pt" o:ole="">
            <v:imagedata r:id="rId437" o:title=""/>
          </v:shape>
          <o:OLEObject Type="Embed" ProgID="Equation.DSMT4" ShapeID="_x0000_i1223" DrawAspect="Content" ObjectID="_1487067668" r:id="rId438"/>
        </w:object>
      </w:r>
      <w:r w:rsidRPr="004F2B4F">
        <w:rPr>
          <w:rFonts w:cs="Tahoma"/>
          <w:lang w:val="en-US"/>
        </w:rPr>
        <w:t xml:space="preserve"> and </w:t>
      </w:r>
      <w:r w:rsidRPr="004F2B4F">
        <w:rPr>
          <w:rFonts w:cs="Tahoma"/>
          <w:position w:val="-16"/>
          <w:lang w:val="en-US"/>
        </w:rPr>
        <w:object w:dxaOrig="800" w:dyaOrig="420">
          <v:shape id="_x0000_i1224" type="#_x0000_t75" style="width:43.2pt;height:21.6pt" o:ole="">
            <v:imagedata r:id="rId439" o:title=""/>
          </v:shape>
          <o:OLEObject Type="Embed" ProgID="Equation.DSMT4" ShapeID="_x0000_i1224" DrawAspect="Content" ObjectID="_1487067669" r:id="rId440"/>
        </w:object>
      </w:r>
      <w:r w:rsidRPr="004F2B4F">
        <w:rPr>
          <w:rFonts w:cs="Tahoma"/>
          <w:lang w:val="en-US"/>
        </w:rPr>
        <w:t xml:space="preserve"> are approximated as </w:t>
      </w:r>
      <w:r w:rsidRPr="004F2B4F">
        <w:rPr>
          <w:rFonts w:cs="Tahoma"/>
          <w:position w:val="-12"/>
          <w:lang w:val="en-US"/>
        </w:rPr>
        <w:object w:dxaOrig="920" w:dyaOrig="360">
          <v:shape id="_x0000_i1225" type="#_x0000_t75" style="width:43.2pt;height:21.6pt" o:ole="">
            <v:imagedata r:id="rId441" o:title=""/>
          </v:shape>
          <o:OLEObject Type="Embed" ProgID="Equation.DSMT4" ShapeID="_x0000_i1225" DrawAspect="Content" ObjectID="_1487067670" r:id="rId442"/>
        </w:object>
      </w:r>
      <w:r w:rsidRPr="004F2B4F">
        <w:rPr>
          <w:rFonts w:cs="Tahoma"/>
          <w:lang w:val="en-US"/>
        </w:rPr>
        <w:t xml:space="preserve"> and </w:t>
      </w:r>
      <w:r w:rsidRPr="004F2B4F">
        <w:rPr>
          <w:rFonts w:cs="Tahoma"/>
          <w:position w:val="-8"/>
          <w:lang w:val="en-US"/>
        </w:rPr>
        <w:object w:dxaOrig="920" w:dyaOrig="320">
          <v:shape id="_x0000_i1226" type="#_x0000_t75" style="width:43.2pt;height:14.4pt" o:ole="">
            <v:imagedata r:id="rId443" o:title=""/>
          </v:shape>
          <o:OLEObject Type="Embed" ProgID="Equation.DSMT4" ShapeID="_x0000_i1226" DrawAspect="Content" ObjectID="_1487067671" r:id="rId444"/>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ins w:id="101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138</w:instrText>
        </w:r>
        <w:r w:rsidR="00921289" w:rsidRPr="004F2B4F">
          <w:rPr>
            <w:lang w:val="en-US"/>
          </w:rPr>
          <w:instrText>)</w:instrText>
        </w:r>
      </w:ins>
      <w:del w:id="101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137</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7" type="#_x0000_t75" style="width:43.2pt;height:21.6pt" o:ole="">
            <v:imagedata r:id="rId445" o:title=""/>
          </v:shape>
          <o:OLEObject Type="Embed" ProgID="Equation.DSMT4" ShapeID="_x0000_i1227" DrawAspect="Content" ObjectID="_1487067672" r:id="rId446"/>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8" type="#_x0000_t75" style="width:316.8pt;height:28.8pt" o:ole="">
            <v:imagedata r:id="rId447" o:title=""/>
          </v:shape>
          <o:OLEObject Type="Embed" ProgID="Equation.DSMT4" ShapeID="_x0000_i1228" DrawAspect="Content" ObjectID="_1487067673" r:id="rId448"/>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20" w:author="Robert McCall" w:date="2015-03-05T12:07:00Z">
        <w:r w:rsidR="00801832" w:rsidRPr="004F2B4F">
          <w:rPr>
            <w:lang w:val="en-US"/>
          </w:rPr>
          <w:fldChar w:fldCharType="end"/>
        </w:r>
      </w:del>
      <w:bookmarkStart w:id="1021"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22" w:author="Robert McCall" w:date="2015-03-05T12:21:00Z">
        <w:r w:rsidR="00921289">
          <w:rPr>
            <w:noProof/>
            <w:lang w:val="en-US"/>
          </w:rPr>
          <w:instrText>150</w:instrText>
        </w:r>
      </w:ins>
      <w:del w:id="1023" w:author="Robert McCall" w:date="2015-03-05T10:26:00Z">
        <w:r w:rsidR="00B67CDE" w:rsidDel="00787794">
          <w:rPr>
            <w:noProof/>
            <w:lang w:val="en-US"/>
          </w:rPr>
          <w:delInstrText>149</w:delInstrText>
        </w:r>
      </w:del>
      <w:r w:rsidR="00801832" w:rsidRPr="004F2B4F">
        <w:rPr>
          <w:lang w:val="en-US"/>
        </w:rPr>
        <w:fldChar w:fldCharType="end"/>
      </w:r>
      <w:r w:rsidR="00801832" w:rsidRPr="004F2B4F">
        <w:rPr>
          <w:lang w:val="en-US"/>
        </w:rPr>
        <w:instrText>)</w:instrText>
      </w:r>
      <w:bookmarkEnd w:id="102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9" type="#_x0000_t75" style="width:367.2pt;height:21.6pt" o:ole="">
            <v:imagedata r:id="rId449" o:title=""/>
          </v:shape>
          <o:OLEObject Type="Embed" ProgID="Equation.DSMT4" ShapeID="_x0000_i1229" DrawAspect="Content" ObjectID="_1487067674" r:id="rId450"/>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ins w:id="102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150</w:instrText>
        </w:r>
        <w:r w:rsidR="00921289" w:rsidRPr="004F2B4F">
          <w:rPr>
            <w:lang w:val="en-US"/>
          </w:rPr>
          <w:instrText>)</w:instrText>
        </w:r>
      </w:ins>
      <w:del w:id="102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149</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ins w:id="102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146</w:instrText>
        </w:r>
        <w:r w:rsidR="00921289" w:rsidRPr="004F2B4F">
          <w:rPr>
            <w:lang w:val="en-US"/>
          </w:rPr>
          <w:instrText>)</w:instrText>
        </w:r>
      </w:ins>
      <w:del w:id="102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145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for </w:t>
      </w:r>
      <w:r w:rsidRPr="004F2B4F">
        <w:rPr>
          <w:rFonts w:cs="Tahoma"/>
          <w:position w:val="-8"/>
          <w:lang w:val="en-US"/>
        </w:rPr>
        <w:object w:dxaOrig="440" w:dyaOrig="300">
          <v:shape id="_x0000_i1230" type="#_x0000_t75" style="width:21.6pt;height:14.4pt" o:ole="">
            <v:imagedata r:id="rId451" o:title=""/>
          </v:shape>
          <o:OLEObject Type="Embed" ProgID="Equation.DSMT4" ShapeID="_x0000_i1230" DrawAspect="Content" ObjectID="_1487067675" r:id="rId452"/>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31" type="#_x0000_t75" style="width:374.4pt;height:122.4pt" o:ole="">
            <v:imagedata r:id="rId453" o:title=""/>
          </v:shape>
          <o:OLEObject Type="Embed" ProgID="Equation.DSMT4" ShapeID="_x0000_i1231" DrawAspect="Content" ObjectID="_1487067676" r:id="rId45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28" w:author="Robert McCall" w:date="2015-03-05T12:07:00Z">
        <w:r w:rsidR="00801832" w:rsidRPr="004F2B4F">
          <w:rPr>
            <w:lang w:val="en-US"/>
          </w:rPr>
          <w:fldChar w:fldCharType="end"/>
        </w:r>
      </w:del>
      <w:bookmarkStart w:id="1029"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30" w:author="Robert McCall" w:date="2015-03-05T12:21:00Z">
        <w:r w:rsidR="00921289">
          <w:rPr>
            <w:noProof/>
            <w:lang w:val="en-US"/>
          </w:rPr>
          <w:instrText>151</w:instrText>
        </w:r>
      </w:ins>
      <w:del w:id="1031" w:author="Robert McCall" w:date="2015-03-05T10:26:00Z">
        <w:r w:rsidR="00B67CDE" w:rsidDel="00787794">
          <w:rPr>
            <w:noProof/>
            <w:lang w:val="en-US"/>
          </w:rPr>
          <w:delInstrText>150</w:delInstrText>
        </w:r>
      </w:del>
      <w:r w:rsidR="00801832" w:rsidRPr="004F2B4F">
        <w:rPr>
          <w:lang w:val="en-US"/>
        </w:rPr>
        <w:fldChar w:fldCharType="end"/>
      </w:r>
      <w:r w:rsidR="00801832" w:rsidRPr="004F2B4F">
        <w:rPr>
          <w:lang w:val="en-US"/>
        </w:rPr>
        <w:instrText>)</w:instrText>
      </w:r>
      <w:bookmarkEnd w:id="1029"/>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32" type="#_x0000_t75" style="width:21.6pt;height:14.4pt" o:ole="">
            <v:imagedata r:id="rId455" o:title=""/>
          </v:shape>
          <o:OLEObject Type="Embed" ProgID="Equation.DSMT4" ShapeID="_x0000_i1232" DrawAspect="Content" ObjectID="_1487067677" r:id="rId456"/>
        </w:object>
      </w:r>
      <w:r w:rsidRPr="004F2B4F">
        <w:rPr>
          <w:rFonts w:cs="Tahoma"/>
          <w:lang w:val="en-US"/>
        </w:rPr>
        <w:t>and</w:t>
      </w:r>
      <w:r w:rsidRPr="004F2B4F">
        <w:rPr>
          <w:rFonts w:cs="Tahoma"/>
          <w:position w:val="-10"/>
          <w:lang w:val="en-US"/>
        </w:rPr>
        <w:object w:dxaOrig="480" w:dyaOrig="320">
          <v:shape id="_x0000_i1233" type="#_x0000_t75" style="width:21.6pt;height:14.4pt" o:ole="">
            <v:imagedata r:id="rId457" o:title=""/>
          </v:shape>
          <o:OLEObject Type="Embed" ProgID="Equation.DSMT4" ShapeID="_x0000_i1233" DrawAspect="Content" ObjectID="_1487067678" r:id="rId458"/>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ins w:id="1032"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151</w:instrText>
        </w:r>
        <w:r w:rsidR="00921289" w:rsidRPr="004F2B4F">
          <w:rPr>
            <w:lang w:val="en-US"/>
          </w:rPr>
          <w:instrText>)</w:instrText>
        </w:r>
      </w:ins>
      <w:del w:id="1033"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150</w:delInstrText>
        </w:r>
        <w:r w:rsidR="00844679" w:rsidRPr="004F2B4F" w:rsidDel="005E6B98">
          <w:rPr>
            <w:lang w:val="en-US"/>
          </w:rPr>
          <w:delInstrText>)</w:delInstrText>
        </w:r>
      </w:del>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4" type="#_x0000_t75" style="width:338.4pt;height:64.8pt" o:ole="">
            <v:imagedata r:id="rId459" o:title=""/>
          </v:shape>
          <o:OLEObject Type="Embed" ProgID="Equation.DSMT4" ShapeID="_x0000_i1234" DrawAspect="Content" ObjectID="_1487067679" r:id="rId46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34"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35" w:author="Robert McCall" w:date="2015-03-05T12:21:00Z">
        <w:r w:rsidR="00921289">
          <w:rPr>
            <w:noProof/>
            <w:lang w:val="en-US"/>
          </w:rPr>
          <w:instrText>152</w:instrText>
        </w:r>
      </w:ins>
      <w:del w:id="1036" w:author="Robert McCall" w:date="2015-03-05T10:26:00Z">
        <w:r w:rsidR="00B67CDE" w:rsidDel="00787794">
          <w:rPr>
            <w:noProof/>
            <w:lang w:val="en-US"/>
          </w:rPr>
          <w:delInstrText>151</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lastRenderedPageBreak/>
        <w:tab/>
      </w:r>
      <w:r w:rsidRPr="004F2B4F">
        <w:rPr>
          <w:position w:val="-126"/>
          <w:lang w:val="en-US"/>
        </w:rPr>
        <w:object w:dxaOrig="7020" w:dyaOrig="2620">
          <v:shape id="_x0000_i1235" type="#_x0000_t75" style="width:352.8pt;height:129.6pt" o:ole="">
            <v:imagedata r:id="rId461" o:title=""/>
          </v:shape>
          <o:OLEObject Type="Embed" ProgID="Equation.DSMT4" ShapeID="_x0000_i1235" DrawAspect="Content" ObjectID="_1487067680" r:id="rId46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37" w:author="Robert McCall" w:date="2015-03-05T12:07:00Z">
        <w:r w:rsidR="00801832" w:rsidRPr="004F2B4F">
          <w:rPr>
            <w:lang w:val="en-US"/>
          </w:rPr>
          <w:fldChar w:fldCharType="end"/>
        </w:r>
      </w:del>
      <w:bookmarkStart w:id="1038"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39" w:author="Robert McCall" w:date="2015-03-05T12:21:00Z">
        <w:r w:rsidR="00921289">
          <w:rPr>
            <w:noProof/>
            <w:lang w:val="en-US"/>
          </w:rPr>
          <w:instrText>153</w:instrText>
        </w:r>
      </w:ins>
      <w:del w:id="1040" w:author="Robert McCall" w:date="2015-03-05T10:26:00Z">
        <w:r w:rsidR="00B67CDE" w:rsidDel="00787794">
          <w:rPr>
            <w:noProof/>
            <w:lang w:val="en-US"/>
          </w:rPr>
          <w:delInstrText>152</w:delInstrText>
        </w:r>
      </w:del>
      <w:r w:rsidR="00801832" w:rsidRPr="004F2B4F">
        <w:rPr>
          <w:lang w:val="en-US"/>
        </w:rPr>
        <w:fldChar w:fldCharType="end"/>
      </w:r>
      <w:r w:rsidR="00801832" w:rsidRPr="004F2B4F">
        <w:rPr>
          <w:lang w:val="en-US"/>
        </w:rPr>
        <w:instrText>)</w:instrText>
      </w:r>
      <w:bookmarkEnd w:id="103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6" type="#_x0000_t75" style="width:28.8pt;height:14.4pt" o:ole="">
            <v:imagedata r:id="rId463" o:title=""/>
          </v:shape>
          <o:OLEObject Type="Embed" ProgID="Equation.DSMT4" ShapeID="_x0000_i1236" DrawAspect="Content" ObjectID="_1487067681" r:id="rId464"/>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7" type="#_x0000_t75" style="width:309.6pt;height:28.8pt" o:ole="">
            <v:imagedata r:id="rId465" o:title=""/>
          </v:shape>
          <o:OLEObject Type="Embed" ProgID="Equation.DSMT4" ShapeID="_x0000_i1237" DrawAspect="Content" ObjectID="_1487067682" r:id="rId46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41" w:author="Robert McCall" w:date="2015-03-05T12:07:00Z">
        <w:r w:rsidR="00801832" w:rsidRPr="004F2B4F">
          <w:rPr>
            <w:lang w:val="en-US"/>
          </w:rPr>
          <w:fldChar w:fldCharType="end"/>
        </w:r>
      </w:del>
      <w:bookmarkStart w:id="1042"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43" w:author="Robert McCall" w:date="2015-03-05T12:21:00Z">
        <w:r w:rsidR="00921289">
          <w:rPr>
            <w:noProof/>
            <w:lang w:val="en-US"/>
          </w:rPr>
          <w:instrText>154</w:instrText>
        </w:r>
      </w:ins>
      <w:del w:id="1044" w:author="Robert McCall" w:date="2015-03-05T10:26:00Z">
        <w:r w:rsidR="00B67CDE" w:rsidDel="00787794">
          <w:rPr>
            <w:noProof/>
            <w:lang w:val="en-US"/>
          </w:rPr>
          <w:delInstrText>153</w:delInstrText>
        </w:r>
      </w:del>
      <w:r w:rsidR="00801832" w:rsidRPr="004F2B4F">
        <w:rPr>
          <w:lang w:val="en-US"/>
        </w:rPr>
        <w:fldChar w:fldCharType="end"/>
      </w:r>
      <w:r w:rsidR="00801832" w:rsidRPr="004F2B4F">
        <w:rPr>
          <w:lang w:val="en-US"/>
        </w:rPr>
        <w:instrText>)</w:instrText>
      </w:r>
      <w:bookmarkEnd w:id="104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8" type="#_x0000_t75" style="width:7.2pt;height:14.4pt" o:ole="">
            <v:imagedata r:id="rId467" o:title=""/>
          </v:shape>
          <o:OLEObject Type="Embed" ProgID="Equation.DSMT4" ShapeID="_x0000_i1238" DrawAspect="Content" ObjectID="_1487067683" r:id="rId468"/>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9" type="#_x0000_t75" style="width:36pt;height:14.4pt" o:ole="">
            <v:imagedata r:id="rId469" o:title=""/>
          </v:shape>
          <o:OLEObject Type="Embed" ProgID="Equation.DSMT4" ShapeID="_x0000_i1239" DrawAspect="Content" ObjectID="_1487067684" r:id="rId470"/>
        </w:object>
      </w:r>
      <w:r w:rsidRPr="004F2B4F">
        <w:rPr>
          <w:rFonts w:cs="Tahoma"/>
          <w:lang w:val="en-US"/>
        </w:rPr>
        <w:t>,</w:t>
      </w:r>
      <w:r w:rsidRPr="004F2B4F">
        <w:rPr>
          <w:rFonts w:cs="Tahoma"/>
          <w:position w:val="-8"/>
          <w:lang w:val="en-US"/>
        </w:rPr>
        <w:object w:dxaOrig="480" w:dyaOrig="300">
          <v:shape id="_x0000_i1240" type="#_x0000_t75" style="width:21.6pt;height:14.4pt" o:ole="">
            <v:imagedata r:id="rId471" o:title=""/>
          </v:shape>
          <o:OLEObject Type="Embed" ProgID="Equation.DSMT4" ShapeID="_x0000_i1240" DrawAspect="Content" ObjectID="_1487067685" r:id="rId472"/>
        </w:object>
      </w:r>
      <w:r w:rsidRPr="004F2B4F">
        <w:rPr>
          <w:rFonts w:cs="Tahoma"/>
          <w:lang w:val="en-US"/>
        </w:rPr>
        <w:t xml:space="preserve"> and</w:t>
      </w:r>
      <w:r w:rsidRPr="004F2B4F">
        <w:rPr>
          <w:rFonts w:cs="Tahoma"/>
          <w:position w:val="-8"/>
          <w:lang w:val="en-US"/>
        </w:rPr>
        <w:object w:dxaOrig="720" w:dyaOrig="300">
          <v:shape id="_x0000_i1241" type="#_x0000_t75" style="width:36pt;height:14.4pt" o:ole="">
            <v:imagedata r:id="rId473" o:title=""/>
          </v:shape>
          <o:OLEObject Type="Embed" ProgID="Equation.DSMT4" ShapeID="_x0000_i1241" DrawAspect="Content" ObjectID="_1487067686" r:id="rId474"/>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1045" w:name="_Toc249984918"/>
      <w:bookmarkStart w:id="1046" w:name="_Toc249985011"/>
      <w:r w:rsidRPr="004F2B4F">
        <w:rPr>
          <w:lang w:val="en-US"/>
        </w:rPr>
        <w:t>Vertical momentum equation</w:t>
      </w:r>
      <w:bookmarkEnd w:id="1045"/>
      <w:bookmarkEnd w:id="1046"/>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92128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42" type="#_x0000_t75" style="width:381.6pt;height:64.8pt" o:ole="">
            <v:imagedata r:id="rId475" o:title=""/>
          </v:shape>
          <o:OLEObject Type="Embed" ProgID="Equation.DSMT4" ShapeID="_x0000_i1242" DrawAspect="Content" ObjectID="_1487067687" r:id="rId47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47" w:author="Robert McCall" w:date="2015-03-05T12:07:00Z">
        <w:r w:rsidR="00801832" w:rsidRPr="004F2B4F">
          <w:rPr>
            <w:lang w:val="en-US"/>
          </w:rPr>
          <w:fldChar w:fldCharType="end"/>
        </w:r>
      </w:del>
      <w:bookmarkStart w:id="1048"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49" w:author="Robert McCall" w:date="2015-03-05T12:21:00Z">
        <w:r w:rsidR="00921289">
          <w:rPr>
            <w:noProof/>
            <w:lang w:val="en-US"/>
          </w:rPr>
          <w:instrText>155</w:instrText>
        </w:r>
      </w:ins>
      <w:del w:id="1050" w:author="Robert McCall" w:date="2015-03-05T10:26:00Z">
        <w:r w:rsidR="00B67CDE" w:rsidDel="00787794">
          <w:rPr>
            <w:noProof/>
            <w:lang w:val="en-US"/>
          </w:rPr>
          <w:delInstrText>154</w:delInstrText>
        </w:r>
      </w:del>
      <w:r w:rsidR="00801832" w:rsidRPr="004F2B4F">
        <w:rPr>
          <w:lang w:val="en-US"/>
        </w:rPr>
        <w:fldChar w:fldCharType="end"/>
      </w:r>
      <w:r w:rsidR="00801832" w:rsidRPr="004F2B4F">
        <w:rPr>
          <w:lang w:val="en-US"/>
        </w:rPr>
        <w:instrText>)</w:instrText>
      </w:r>
      <w:bookmarkEnd w:id="104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3" type="#_x0000_t75" style="width:21.6pt;height:14.4pt" o:ole="">
            <v:imagedata r:id="rId477" o:title=""/>
          </v:shape>
          <o:OLEObject Type="Embed" ProgID="Equation.DSMT4" ShapeID="_x0000_i1243" DrawAspect="Content" ObjectID="_1487067688" r:id="rId478"/>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4" type="#_x0000_t75" style="width:21.6pt;height:14.4pt" o:ole="">
            <v:imagedata r:id="rId479" o:title=""/>
          </v:shape>
          <o:OLEObject Type="Embed" ProgID="Equation.DSMT4" ShapeID="_x0000_i1244" DrawAspect="Content" ObjectID="_1487067689" r:id="rId480"/>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5" type="#_x0000_t75" style="width:223.2pt;height:21.6pt" o:ole="">
            <v:imagedata r:id="rId481" o:title=""/>
          </v:shape>
          <o:OLEObject Type="Embed" ProgID="Equation.DSMT4" ShapeID="_x0000_i1245" DrawAspect="Content" ObjectID="_1487067690" r:id="rId482"/>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51" w:author="Robert McCall" w:date="2015-03-05T12:07:00Z">
        <w:r w:rsidR="00801832" w:rsidRPr="004F2B4F">
          <w:rPr>
            <w:lang w:val="en-US"/>
          </w:rPr>
          <w:fldChar w:fldCharType="end"/>
        </w:r>
      </w:del>
      <w:bookmarkStart w:id="1052"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53" w:author="Robert McCall" w:date="2015-03-05T12:21:00Z">
        <w:r w:rsidR="00921289">
          <w:rPr>
            <w:noProof/>
            <w:lang w:val="en-US"/>
          </w:rPr>
          <w:instrText>156</w:instrText>
        </w:r>
      </w:ins>
      <w:del w:id="1054" w:author="Robert McCall" w:date="2015-03-05T10:26:00Z">
        <w:r w:rsidR="00B67CDE" w:rsidDel="00787794">
          <w:rPr>
            <w:noProof/>
            <w:lang w:val="en-US"/>
          </w:rPr>
          <w:delInstrText>155</w:delInstrText>
        </w:r>
      </w:del>
      <w:r w:rsidR="00801832" w:rsidRPr="004F2B4F">
        <w:rPr>
          <w:lang w:val="en-US"/>
        </w:rPr>
        <w:fldChar w:fldCharType="end"/>
      </w:r>
      <w:r w:rsidR="00801832" w:rsidRPr="004F2B4F">
        <w:rPr>
          <w:lang w:val="en-US"/>
        </w:rPr>
        <w:instrText>)</w:instrText>
      </w:r>
      <w:bookmarkEnd w:id="105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6" type="#_x0000_t75" style="width:4in;height:28.8pt" o:ole="">
            <v:imagedata r:id="rId483" o:title=""/>
          </v:shape>
          <o:OLEObject Type="Embed" ProgID="Equation.DSMT4" ShapeID="_x0000_i1246" DrawAspect="Content" ObjectID="_1487067691" r:id="rId484"/>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55" w:author="Robert McCall" w:date="2015-03-05T12:07:00Z">
        <w:r w:rsidR="00801832" w:rsidRPr="004F2B4F">
          <w:rPr>
            <w:lang w:val="en-US"/>
          </w:rPr>
          <w:fldChar w:fldCharType="end"/>
        </w:r>
      </w:del>
      <w:bookmarkStart w:id="1056"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57" w:author="Robert McCall" w:date="2015-03-05T12:21:00Z">
        <w:r w:rsidR="00921289">
          <w:rPr>
            <w:noProof/>
            <w:lang w:val="en-US"/>
          </w:rPr>
          <w:instrText>157</w:instrText>
        </w:r>
      </w:ins>
      <w:del w:id="1058" w:author="Robert McCall" w:date="2015-03-05T10:26:00Z">
        <w:r w:rsidR="00B67CDE" w:rsidDel="00787794">
          <w:rPr>
            <w:noProof/>
            <w:lang w:val="en-US"/>
          </w:rPr>
          <w:delInstrText>156</w:delInstrText>
        </w:r>
      </w:del>
      <w:r w:rsidR="00801832" w:rsidRPr="004F2B4F">
        <w:rPr>
          <w:lang w:val="en-US"/>
        </w:rPr>
        <w:fldChar w:fldCharType="end"/>
      </w:r>
      <w:r w:rsidR="00801832" w:rsidRPr="004F2B4F">
        <w:rPr>
          <w:lang w:val="en-US"/>
        </w:rPr>
        <w:instrText>)</w:instrText>
      </w:r>
      <w:bookmarkEnd w:id="105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lastRenderedPageBreak/>
        <w:t xml:space="preserve">Horizontal interpolation of </w:t>
      </w:r>
      <w:r w:rsidRPr="004F2B4F">
        <w:rPr>
          <w:rFonts w:cs="Tahoma"/>
          <w:position w:val="-12"/>
          <w:lang w:val="en-US"/>
        </w:rPr>
        <w:object w:dxaOrig="499" w:dyaOrig="360">
          <v:shape id="_x0000_i1247" type="#_x0000_t75" style="width:21.6pt;height:21.6pt" o:ole="">
            <v:imagedata r:id="rId485" o:title=""/>
          </v:shape>
          <o:OLEObject Type="Embed" ProgID="Equation.DSMT4" ShapeID="_x0000_i1247" DrawAspect="Content" ObjectID="_1487067692" r:id="rId486"/>
        </w:object>
      </w:r>
      <w:r w:rsidRPr="004F2B4F">
        <w:rPr>
          <w:rFonts w:cs="Tahoma"/>
          <w:lang w:val="en-US"/>
        </w:rPr>
        <w:t xml:space="preserve"> and </w:t>
      </w:r>
      <w:r w:rsidRPr="004F2B4F">
        <w:rPr>
          <w:rFonts w:cs="Tahoma"/>
          <w:position w:val="-12"/>
          <w:lang w:val="en-US"/>
        </w:rPr>
        <w:object w:dxaOrig="499" w:dyaOrig="360">
          <v:shape id="_x0000_i1248" type="#_x0000_t75" style="width:21.6pt;height:21.6pt" o:ole="">
            <v:imagedata r:id="rId487" o:title=""/>
          </v:shape>
          <o:OLEObject Type="Embed" ProgID="Equation.DSMT4" ShapeID="_x0000_i1248" DrawAspect="Content" ObjectID="_1487067693" r:id="rId488"/>
        </w:object>
      </w:r>
      <w:r w:rsidRPr="004F2B4F">
        <w:rPr>
          <w:rFonts w:cs="Tahoma"/>
          <w:lang w:val="en-US"/>
        </w:rPr>
        <w:t xml:space="preserve"> is done using first order upwind similar to </w:t>
      </w:r>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ins w:id="1059"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139</w:instrText>
        </w:r>
        <w:r w:rsidR="00921289" w:rsidRPr="004F2B4F">
          <w:rPr>
            <w:lang w:val="en-US"/>
          </w:rPr>
          <w:instrText>)</w:instrText>
        </w:r>
      </w:ins>
      <w:del w:id="1060"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138</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9" type="#_x0000_t75" style="width:295.2pt;height:64.8pt" o:ole="">
            <v:imagedata r:id="rId489" o:title=""/>
          </v:shape>
          <o:OLEObject Type="Embed" ProgID="Equation.DSMT4" ShapeID="_x0000_i1249" DrawAspect="Content" ObjectID="_1487067694" r:id="rId490"/>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61" w:author="Robert McCall" w:date="2015-03-05T12:07:00Z">
        <w:r w:rsidR="00801832" w:rsidRPr="004F2B4F">
          <w:rPr>
            <w:lang w:val="en-US"/>
          </w:rPr>
          <w:fldChar w:fldCharType="end"/>
        </w:r>
      </w:del>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62" w:author="Robert McCall" w:date="2015-03-05T12:21:00Z">
        <w:r w:rsidR="00921289">
          <w:rPr>
            <w:noProof/>
            <w:lang w:val="en-US"/>
          </w:rPr>
          <w:instrText>158</w:instrText>
        </w:r>
      </w:ins>
      <w:del w:id="1063" w:author="Robert McCall" w:date="2015-03-05T10:26:00Z">
        <w:r w:rsidR="00B67CDE" w:rsidDel="00787794">
          <w:rPr>
            <w:noProof/>
            <w:lang w:val="en-US"/>
          </w:rPr>
          <w:delInstrText>157</w:delInstrText>
        </w:r>
      </w:del>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106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155</w:instrText>
        </w:r>
        <w:r w:rsidR="00921289" w:rsidRPr="004F2B4F">
          <w:rPr>
            <w:lang w:val="en-US"/>
          </w:rPr>
          <w:instrText>)</w:instrText>
        </w:r>
      </w:ins>
      <w:del w:id="106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154</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106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156</w:instrText>
        </w:r>
        <w:r w:rsidR="00921289" w:rsidRPr="004F2B4F">
          <w:rPr>
            <w:lang w:val="en-US"/>
          </w:rPr>
          <w:instrText>)</w:instrText>
        </w:r>
      </w:ins>
      <w:del w:id="106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ins w:id="106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157</w:instrText>
        </w:r>
        <w:r w:rsidR="00921289" w:rsidRPr="004F2B4F">
          <w:rPr>
            <w:lang w:val="en-US"/>
          </w:rPr>
          <w:instrText>)</w:instrText>
        </w:r>
      </w:ins>
      <w:del w:id="106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156</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50" type="#_x0000_t75" style="width:21.6pt;height:14.4pt" o:ole="">
            <v:imagedata r:id="rId491" o:title=""/>
          </v:shape>
          <o:OLEObject Type="Embed" ProgID="Equation.DSMT4" ShapeID="_x0000_i1250" DrawAspect="Content" ObjectID="_1487067695" r:id="rId492"/>
        </w:object>
      </w:r>
      <w:r w:rsidRPr="004F2B4F">
        <w:rPr>
          <w:rFonts w:cs="Tahoma"/>
          <w:lang w:val="en-US"/>
        </w:rPr>
        <w:t xml:space="preserve"> and </w:t>
      </w:r>
      <w:r w:rsidRPr="004F2B4F">
        <w:rPr>
          <w:rFonts w:cs="Tahoma"/>
          <w:position w:val="-8"/>
          <w:lang w:val="en-US"/>
        </w:rPr>
        <w:object w:dxaOrig="480" w:dyaOrig="300">
          <v:shape id="_x0000_i1251" type="#_x0000_t75" style="width:21.6pt;height:14.4pt" o:ole="">
            <v:imagedata r:id="rId493" o:title=""/>
          </v:shape>
          <o:OLEObject Type="Embed" ProgID="Equation.DSMT4" ShapeID="_x0000_i1251" DrawAspect="Content" ObjectID="_1487067696" r:id="rId494"/>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52" type="#_x0000_t75" style="width:381.6pt;height:28.8pt" o:ole="">
            <v:imagedata r:id="rId495" o:title=""/>
          </v:shape>
          <o:OLEObject Type="Embed" ProgID="Equation.DSMT4" ShapeID="_x0000_i1252" DrawAspect="Content" ObjectID="_1487067697" r:id="rId496"/>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del w:id="1070" w:author="Robert McCall" w:date="2015-03-05T12:07:00Z">
        <w:r w:rsidR="00801832" w:rsidRPr="004F2B4F">
          <w:rPr>
            <w:lang w:val="en-US"/>
          </w:rPr>
          <w:fldChar w:fldCharType="end"/>
        </w:r>
      </w:del>
      <w:bookmarkStart w:id="1071"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92128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ins w:id="1072" w:author="Robert McCall" w:date="2015-03-05T12:21:00Z">
        <w:r w:rsidR="00921289">
          <w:rPr>
            <w:noProof/>
            <w:lang w:val="en-US"/>
          </w:rPr>
          <w:instrText>159</w:instrText>
        </w:r>
      </w:ins>
      <w:del w:id="1073" w:author="Robert McCall" w:date="2015-03-05T10:26:00Z">
        <w:r w:rsidR="00B67CDE" w:rsidDel="00787794">
          <w:rPr>
            <w:noProof/>
            <w:lang w:val="en-US"/>
          </w:rPr>
          <w:delInstrText>158</w:delInstrText>
        </w:r>
      </w:del>
      <w:r w:rsidR="00801832" w:rsidRPr="004F2B4F">
        <w:rPr>
          <w:lang w:val="en-US"/>
        </w:rPr>
        <w:fldChar w:fldCharType="end"/>
      </w:r>
      <w:r w:rsidR="00801832" w:rsidRPr="004F2B4F">
        <w:rPr>
          <w:lang w:val="en-US"/>
        </w:rPr>
        <w:instrText>)</w:instrText>
      </w:r>
      <w:bookmarkEnd w:id="1071"/>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3" type="#_x0000_t75" style="width:36pt;height:14.4pt" o:ole="">
            <v:imagedata r:id="rId497" o:title=""/>
          </v:shape>
          <o:OLEObject Type="Embed" ProgID="Equation.DSMT4" ShapeID="_x0000_i1253" DrawAspect="Content" ObjectID="_1487067698" r:id="rId498"/>
        </w:object>
      </w:r>
      <w:r w:rsidRPr="004F2B4F">
        <w:rPr>
          <w:rFonts w:cs="Tahoma"/>
          <w:lang w:val="en-US"/>
        </w:rPr>
        <w:t xml:space="preserve"> and </w:t>
      </w:r>
      <w:r w:rsidRPr="004F2B4F">
        <w:rPr>
          <w:rFonts w:cs="Tahoma"/>
          <w:position w:val="-8"/>
          <w:lang w:val="en-US"/>
        </w:rPr>
        <w:object w:dxaOrig="660" w:dyaOrig="320">
          <v:shape id="_x0000_i1254" type="#_x0000_t75" style="width:36pt;height:14.4pt" o:ole="">
            <v:imagedata r:id="rId499" o:title=""/>
          </v:shape>
          <o:OLEObject Type="Embed" ProgID="Equation.DSMT4" ShapeID="_x0000_i1254" DrawAspect="Content" ObjectID="_1487067699" r:id="rId500"/>
        </w:object>
      </w:r>
      <w:r w:rsidRPr="004F2B4F">
        <w:rPr>
          <w:rFonts w:cs="Tahoma"/>
          <w:lang w:val="en-US"/>
        </w:rPr>
        <w:t xml:space="preserve"> are obtained using relations similar to </w:t>
      </w:r>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ins w:id="1074"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154</w:instrText>
        </w:r>
        <w:r w:rsidR="00921289" w:rsidRPr="004F2B4F">
          <w:rPr>
            <w:lang w:val="en-US"/>
          </w:rPr>
          <w:instrText>)</w:instrText>
        </w:r>
      </w:ins>
      <w:del w:id="1075"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153</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ins w:id="1076"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156</w:instrText>
        </w:r>
        <w:r w:rsidR="00921289" w:rsidRPr="004F2B4F">
          <w:rPr>
            <w:lang w:val="en-US"/>
          </w:rPr>
          <w:instrText>)</w:instrText>
        </w:r>
      </w:ins>
      <w:del w:id="1077"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155</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5" type="#_x0000_t75" style="width:108pt;height:21.6pt" o:ole="">
            <v:imagedata r:id="rId501" o:title=""/>
          </v:shape>
          <o:OLEObject Type="Embed" ProgID="Equation.DSMT4" ShapeID="_x0000_i1255" DrawAspect="Content" ObjectID="_1487067700" r:id="rId502"/>
        </w:object>
      </w:r>
      <w:r w:rsidRPr="004F2B4F">
        <w:rPr>
          <w:rFonts w:cs="Tahoma"/>
          <w:lang w:val="en-US"/>
        </w:rPr>
        <w:t xml:space="preserve">and again the kinematic boundary conditions is substituted for </w:t>
      </w:r>
      <w:r w:rsidRPr="004F2B4F">
        <w:rPr>
          <w:rFonts w:cs="Tahoma"/>
          <w:position w:val="-10"/>
          <w:lang w:val="en-US"/>
        </w:rPr>
        <w:object w:dxaOrig="480" w:dyaOrig="320">
          <v:shape id="_x0000_i1256" type="#_x0000_t75" style="width:21.6pt;height:14.4pt" o:ole="">
            <v:imagedata r:id="rId503" o:title=""/>
          </v:shape>
          <o:OLEObject Type="Embed" ProgID="Equation.DSMT4" ShapeID="_x0000_i1256" DrawAspect="Content" ObjectID="_1487067701" r:id="rId504"/>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ins w:id="1078"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155</w:instrText>
        </w:r>
        <w:r w:rsidR="00921289" w:rsidRPr="004F2B4F">
          <w:rPr>
            <w:lang w:val="en-US"/>
          </w:rPr>
          <w:instrText>)</w:instrText>
        </w:r>
      </w:ins>
      <w:del w:id="1079"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154</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ins w:id="1080" w:author="Robert McCall" w:date="2015-03-05T12:21:00Z">
        <w:r w:rsidR="00921289" w:rsidRPr="004F2B4F">
          <w:rPr>
            <w:lang w:val="en-US"/>
          </w:rPr>
          <w:instrText>(</w:instrText>
        </w:r>
        <w:r w:rsidR="00921289">
          <w:rPr>
            <w:lang w:val="en-US"/>
          </w:rPr>
          <w:instrText>2</w:instrText>
        </w:r>
        <w:r w:rsidR="00921289" w:rsidRPr="004F2B4F">
          <w:rPr>
            <w:lang w:val="en-US"/>
          </w:rPr>
          <w:instrText>.</w:instrText>
        </w:r>
        <w:r w:rsidR="00921289">
          <w:rPr>
            <w:lang w:val="en-US"/>
          </w:rPr>
          <w:instrText>159</w:instrText>
        </w:r>
        <w:r w:rsidR="00921289" w:rsidRPr="004F2B4F">
          <w:rPr>
            <w:lang w:val="en-US"/>
          </w:rPr>
          <w:instrText>)</w:instrText>
        </w:r>
      </w:ins>
      <w:del w:id="1081" w:author="Robert McCall" w:date="2015-03-05T10:09:00Z">
        <w:r w:rsidR="00844679" w:rsidRPr="004F2B4F" w:rsidDel="005E6B98">
          <w:rPr>
            <w:lang w:val="en-US"/>
          </w:rPr>
          <w:delInstrText>(</w:delInstrText>
        </w:r>
        <w:r w:rsidR="00844679" w:rsidDel="005E6B98">
          <w:rPr>
            <w:lang w:val="en-US"/>
          </w:rPr>
          <w:delInstrText>2</w:delInstrText>
        </w:r>
        <w:r w:rsidR="00844679" w:rsidRPr="004F2B4F" w:rsidDel="005E6B98">
          <w:rPr>
            <w:lang w:val="en-US"/>
          </w:rPr>
          <w:delInstrText>.</w:delInstrText>
        </w:r>
        <w:r w:rsidR="00844679" w:rsidDel="005E6B98">
          <w:rPr>
            <w:lang w:val="en-US"/>
          </w:rPr>
          <w:delInstrText>158</w:delInstrText>
        </w:r>
        <w:r w:rsidR="00844679" w:rsidRPr="004F2B4F" w:rsidDel="005E6B98">
          <w:rPr>
            <w:lang w:val="en-US"/>
          </w:rPr>
          <w:delInstrText>)</w:delInstrText>
        </w:r>
      </w:del>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5"/>
      <w:headerReference w:type="default" r:id="rId506"/>
      <w:footerReference w:type="even" r:id="rId507"/>
      <w:footerReference w:type="default" r:id="rId508"/>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2" w:author="Kees Nederhoff" w:date="2015-02-26T09:48:00Z" w:initials="KN">
    <w:p w:rsidR="00A37B49" w:rsidRPr="00B826A5" w:rsidRDefault="00A37B49">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55" w:author="Kees Nederhoff" w:date="2015-02-26T09:48:00Z" w:initials="KN">
    <w:p w:rsidR="00A37B49" w:rsidRPr="00F41BBE" w:rsidRDefault="00A37B49">
      <w:pPr>
        <w:pStyle w:val="CommentText"/>
        <w:rPr>
          <w:lang w:val="nl-NL"/>
        </w:rPr>
      </w:pPr>
      <w:r>
        <w:rPr>
          <w:rStyle w:val="CommentReference"/>
        </w:rPr>
        <w:annotationRef/>
      </w:r>
      <w:r w:rsidRPr="00F41BBE">
        <w:rPr>
          <w:lang w:val="nl-NL"/>
        </w:rPr>
        <w:t>Assen zijn niet netjes</w:t>
      </w:r>
    </w:p>
  </w:comment>
  <w:comment w:id="65" w:author="Kees Nederhoff" w:date="2015-02-26T09:49:00Z" w:initials="KN">
    <w:p w:rsidR="00A37B49" w:rsidRPr="00F41BBE" w:rsidRDefault="00A37B49">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216" w:author="Kees Nederhoff" w:date="2015-02-26T09:50:00Z" w:initials="KN">
    <w:p w:rsidR="00A37B49" w:rsidRPr="00F41BBE" w:rsidRDefault="00A37B49">
      <w:pPr>
        <w:pStyle w:val="CommentText"/>
        <w:rPr>
          <w:lang w:val="nl-NL"/>
        </w:rPr>
      </w:pPr>
      <w:r>
        <w:rPr>
          <w:rStyle w:val="CommentReference"/>
        </w:rPr>
        <w:annotationRef/>
      </w:r>
      <w:r w:rsidRPr="00F41BBE">
        <w:rPr>
          <w:lang w:val="nl-NL"/>
        </w:rPr>
        <w:t>Dit schrijft Ap op basis van het werk van Leo Sembiring</w:t>
      </w:r>
    </w:p>
  </w:comment>
  <w:comment w:id="218" w:author="Kees Nederhoff" w:date="2015-02-25T19:17:00Z" w:initials="KN">
    <w:p w:rsidR="00A37B49" w:rsidRPr="004B0568" w:rsidRDefault="00A37B49">
      <w:pPr>
        <w:pStyle w:val="CommentText"/>
        <w:rPr>
          <w:lang w:val="nl-NL"/>
        </w:rPr>
      </w:pPr>
      <w:r>
        <w:rPr>
          <w:rStyle w:val="CommentReference"/>
        </w:rPr>
        <w:annotationRef/>
      </w:r>
      <w:r w:rsidRPr="004B0568">
        <w:rPr>
          <w:lang w:val="nl-NL"/>
        </w:rPr>
        <w:t>Zou het niet logisch zijn als dit automatisch het geval is?</w:t>
      </w:r>
    </w:p>
  </w:comment>
  <w:comment w:id="287" w:author="Kees Nederhoff" w:date="2015-02-25T18:11:00Z" w:initials="KN">
    <w:p w:rsidR="00A37B49" w:rsidRPr="00460A04" w:rsidRDefault="00A37B49"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313" w:author="Kees Nederhoff" w:date="2015-02-25T17:58:00Z" w:initials="KN">
    <w:p w:rsidR="00A37B49" w:rsidRPr="00801832" w:rsidRDefault="00A37B49"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323" w:author="Kees Nederhoff" w:date="2015-02-25T18:12:00Z" w:initials="KN">
    <w:p w:rsidR="00A37B49" w:rsidRDefault="00A37B49">
      <w:pPr>
        <w:pStyle w:val="CommentText"/>
        <w:rPr>
          <w:lang w:val="nl-NL"/>
        </w:rPr>
      </w:pPr>
      <w:r>
        <w:rPr>
          <w:rStyle w:val="CommentReference"/>
        </w:rPr>
        <w:annotationRef/>
      </w:r>
      <w:r w:rsidRPr="00355D5D">
        <w:rPr>
          <w:lang w:val="nl-NL"/>
        </w:rPr>
        <w:t>Pieter ging hier iets aan doen</w:t>
      </w:r>
      <w:r>
        <w:rPr>
          <w:lang w:val="nl-NL"/>
        </w:rPr>
        <w:t>?</w:t>
      </w:r>
    </w:p>
    <w:p w:rsidR="00A37B49" w:rsidRDefault="00A37B49">
      <w:pPr>
        <w:pStyle w:val="CommentText"/>
        <w:rPr>
          <w:lang w:val="nl-NL"/>
        </w:rPr>
      </w:pPr>
    </w:p>
    <w:p w:rsidR="00A37B49" w:rsidRPr="00B92B3A" w:rsidRDefault="00A37B49">
      <w:pPr>
        <w:pStyle w:val="CommentText"/>
      </w:pPr>
      <w:r w:rsidRPr="00B92B3A">
        <w:t>Kees: actie uitgezet naar Pieter</w:t>
      </w:r>
    </w:p>
  </w:comment>
  <w:comment w:id="329" w:author="Arnold van Rooijen" w:date="2015-02-25T18:36:00Z" w:initials="AvR">
    <w:p w:rsidR="00A37B49" w:rsidRDefault="00A37B49" w:rsidP="00E34418">
      <w:pPr>
        <w:pStyle w:val="CommentText"/>
      </w:pPr>
      <w:r>
        <w:rPr>
          <w:rStyle w:val="CommentReference"/>
        </w:rPr>
        <w:annotationRef/>
      </w:r>
      <w:r w:rsidRPr="005956C7">
        <w:t>This needs some explanatory figures (from oss-website?) Perhaps some reference to Ad’s 2013 paper ?</w:t>
      </w:r>
      <w:r>
        <w:t xml:space="preserve"> </w:t>
      </w:r>
    </w:p>
    <w:p w:rsidR="00A37B49" w:rsidRDefault="00A37B49" w:rsidP="00E34418">
      <w:pPr>
        <w:pStyle w:val="CommentText"/>
      </w:pPr>
    </w:p>
    <w:p w:rsidR="00A37B49" w:rsidRPr="001D1117" w:rsidRDefault="00A37B49" w:rsidP="00E34418">
      <w:pPr>
        <w:pStyle w:val="CommentText"/>
        <w:rPr>
          <w:lang w:val="nl-NL"/>
        </w:rPr>
      </w:pPr>
      <w:r w:rsidRPr="001D1117">
        <w:rPr>
          <w:lang w:val="nl-NL"/>
        </w:rPr>
        <w:t>Kees: actie uitgezet naar Ad m</w:t>
      </w:r>
      <w:r>
        <w:rPr>
          <w:lang w:val="nl-NL"/>
        </w:rPr>
        <w:t>et voorstel Jelle zijn MSc thesis te gebruiken</w:t>
      </w:r>
    </w:p>
  </w:comment>
  <w:comment w:id="332" w:author="Kees Nederhoff" w:date="2015-02-22T17:54:00Z" w:initials="KN">
    <w:p w:rsidR="00A37B49" w:rsidRPr="007816D9" w:rsidRDefault="00A37B49" w:rsidP="00235CE0">
      <w:pPr>
        <w:pStyle w:val="CommentText"/>
        <w:rPr>
          <w:lang w:val="nl-NL"/>
        </w:rPr>
      </w:pPr>
      <w:r>
        <w:rPr>
          <w:rStyle w:val="CommentReference"/>
        </w:rPr>
        <w:annotationRef/>
      </w:r>
      <w:r>
        <w:rPr>
          <w:lang w:val="nl-NL"/>
        </w:rPr>
        <w:t>Aanpassen: meerwaarde tov input hoofdstuk over golven</w:t>
      </w:r>
    </w:p>
  </w:comment>
  <w:comment w:id="342" w:author="Kees Nederhoff" w:date="2015-02-22T17:55:00Z" w:initials="KN">
    <w:p w:rsidR="00A37B49" w:rsidRPr="00CE645D" w:rsidRDefault="00A37B49">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344" w:author="Kees Nederhoff" w:date="2015-02-22T17:57:00Z" w:initials="KN">
    <w:p w:rsidR="00A37B49" w:rsidRPr="00E34418" w:rsidRDefault="00A37B49">
      <w:pPr>
        <w:pStyle w:val="CommentText"/>
        <w:rPr>
          <w:lang w:val="nl-NL"/>
        </w:rPr>
      </w:pPr>
      <w:r>
        <w:rPr>
          <w:rStyle w:val="CommentReference"/>
        </w:rPr>
        <w:annotationRef/>
      </w:r>
      <w:r w:rsidRPr="00E34418">
        <w:rPr>
          <w:lang w:val="nl-NL"/>
        </w:rPr>
        <w:t>Advec omschrijving maken</w:t>
      </w:r>
    </w:p>
  </w:comment>
  <w:comment w:id="345" w:author="Kees Nederhoff" w:date="2015-02-22T17:57:00Z" w:initials="KN">
    <w:p w:rsidR="00A37B49" w:rsidRPr="00194960" w:rsidRDefault="00A37B49"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355" w:author="Ap van Dongeren" w:date="2015-02-20T10:22:00Z" w:initials="AvD">
    <w:p w:rsidR="00A37B49" w:rsidRPr="00C20BC3" w:rsidRDefault="00A37B49">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358" w:author="Ap van Dongeren" w:date="2015-02-20T10:22:00Z" w:initials="AvD">
    <w:p w:rsidR="00A37B49" w:rsidRPr="00E064E8" w:rsidRDefault="00A37B49">
      <w:pPr>
        <w:pStyle w:val="CommentText"/>
        <w:rPr>
          <w:lang w:val="nl-NL"/>
        </w:rPr>
      </w:pPr>
      <w:r>
        <w:rPr>
          <w:rStyle w:val="CommentReference"/>
        </w:rPr>
        <w:annotationRef/>
      </w:r>
      <w:r w:rsidRPr="00E064E8">
        <w:rPr>
          <w:lang w:val="nl-NL"/>
        </w:rPr>
        <w:t>Zullen we aangeven welke essentieel zijn voor een 2D jonswap som?</w:t>
      </w:r>
    </w:p>
  </w:comment>
  <w:comment w:id="365" w:author="Ap van Dongeren" w:date="2015-02-20T10:22:00Z" w:initials="AvD">
    <w:p w:rsidR="00A37B49" w:rsidRDefault="00A37B49">
      <w:pPr>
        <w:pStyle w:val="CommentText"/>
      </w:pPr>
      <w:r>
        <w:rPr>
          <w:rStyle w:val="CommentReference"/>
        </w:rPr>
        <w:annotationRef/>
      </w:r>
      <w:r>
        <w:t>Refer to the chapter where this is discussed.</w:t>
      </w:r>
    </w:p>
  </w:comment>
  <w:comment w:id="366" w:author="Ap van Dongeren" w:date="2015-02-20T10:22:00Z" w:initials="AvD">
    <w:p w:rsidR="00A37B49" w:rsidRPr="00907C45" w:rsidRDefault="00A37B49">
      <w:pPr>
        <w:pStyle w:val="CommentText"/>
        <w:rPr>
          <w:lang w:val="nl-NL"/>
        </w:rPr>
      </w:pPr>
      <w:r>
        <w:rPr>
          <w:rStyle w:val="CommentReference"/>
        </w:rPr>
        <w:annotationRef/>
      </w:r>
      <w:r w:rsidRPr="00907C45">
        <w:rPr>
          <w:lang w:val="nl-NL"/>
        </w:rPr>
        <w:t>source</w:t>
      </w:r>
    </w:p>
  </w:comment>
  <w:comment w:id="367" w:author="Ap van Dongeren" w:date="2015-02-20T10:22:00Z" w:initials="AvD">
    <w:p w:rsidR="00A37B49" w:rsidRDefault="00A37B49">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A37B49" w:rsidRDefault="00A37B49">
      <w:pPr>
        <w:pStyle w:val="CommentText"/>
        <w:rPr>
          <w:lang w:val="nl-NL"/>
        </w:rPr>
      </w:pPr>
    </w:p>
    <w:p w:rsidR="00A37B49" w:rsidRPr="00907C45" w:rsidRDefault="00A37B49">
      <w:pPr>
        <w:pStyle w:val="CommentText"/>
        <w:rPr>
          <w:lang w:val="nl-NL"/>
        </w:rPr>
      </w:pPr>
      <w:r>
        <w:rPr>
          <w:lang w:val="nl-NL"/>
        </w:rPr>
        <w:t>Wellicht beter om een klassieke params te specificeren die begint bij diep water en op het strand eindigt?</w:t>
      </w:r>
    </w:p>
  </w:comment>
  <w:comment w:id="368" w:author="Kees Nederhoff" w:date="2015-02-22T17:58:00Z" w:initials="KN">
    <w:p w:rsidR="00A37B49" w:rsidRPr="00484A57" w:rsidRDefault="00A37B49">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369" w:author="Ap van Dongeren" w:date="2015-02-20T15:12:00Z" w:initials="AvD">
    <w:p w:rsidR="00A37B49" w:rsidRPr="00782FCD" w:rsidRDefault="00A37B49">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372" w:author="Kees Nederhoff" w:date="2015-02-20T15:33:00Z" w:initials="KN">
    <w:p w:rsidR="00A37B49" w:rsidRPr="003245CF" w:rsidRDefault="00A37B49">
      <w:pPr>
        <w:pStyle w:val="CommentText"/>
        <w:rPr>
          <w:lang w:val="nl-NL"/>
        </w:rPr>
      </w:pPr>
      <w:r>
        <w:rPr>
          <w:rStyle w:val="CommentReference"/>
        </w:rPr>
        <w:annotationRef/>
      </w:r>
      <w:r w:rsidRPr="003245CF">
        <w:rPr>
          <w:lang w:val="nl-NL"/>
        </w:rPr>
        <w:t xml:space="preserve">Overal waar instat= staat wordt het </w:t>
      </w:r>
      <w:r>
        <w:rPr>
          <w:lang w:val="nl-NL"/>
        </w:rPr>
        <w:t>wbctype</w:t>
      </w:r>
    </w:p>
  </w:comment>
  <w:comment w:id="378" w:author="Kees Nederhoff" w:date="2015-02-20T15:14:00Z" w:initials="KN">
    <w:p w:rsidR="00A37B49" w:rsidRPr="00890816" w:rsidRDefault="00A37B49">
      <w:pPr>
        <w:pStyle w:val="CommentText"/>
        <w:rPr>
          <w:lang w:val="nl-NL"/>
        </w:rPr>
      </w:pPr>
      <w:r>
        <w:rPr>
          <w:rStyle w:val="CommentReference"/>
        </w:rPr>
        <w:annotationRef/>
      </w:r>
      <w:r w:rsidRPr="00890816">
        <w:rPr>
          <w:lang w:val="nl-NL"/>
        </w:rPr>
        <w:t>Contact Robert over schaalbaarheid met H</w:t>
      </w:r>
    </w:p>
  </w:comment>
  <w:comment w:id="376" w:author="Kees Nederhoff" w:date="2015-02-20T15:22:00Z" w:initials="KN">
    <w:p w:rsidR="00A37B49" w:rsidRPr="003245CF" w:rsidRDefault="00A37B49">
      <w:pPr>
        <w:pStyle w:val="CommentText"/>
        <w:rPr>
          <w:lang w:val="nl-NL"/>
        </w:rPr>
      </w:pPr>
      <w:r>
        <w:rPr>
          <w:rStyle w:val="CommentReference"/>
        </w:rPr>
        <w:annotationRef/>
      </w:r>
      <w:r w:rsidRPr="003245CF">
        <w:rPr>
          <w:lang w:val="nl-NL"/>
        </w:rPr>
        <w:t>Onderverdeling maken tussen 4.4.1 en 4.4.2</w:t>
      </w:r>
    </w:p>
  </w:comment>
  <w:comment w:id="381" w:author="Kees Nederhoff" w:date="2015-02-20T15:39:00Z" w:initials="KN">
    <w:p w:rsidR="00A37B49" w:rsidRPr="00EB6E3B" w:rsidRDefault="00A37B49">
      <w:pPr>
        <w:pStyle w:val="CommentText"/>
        <w:rPr>
          <w:lang w:val="nl-NL"/>
        </w:rPr>
      </w:pPr>
      <w:r>
        <w:rPr>
          <w:rStyle w:val="CommentReference"/>
        </w:rPr>
        <w:annotationRef/>
      </w:r>
      <w:r w:rsidRPr="00EB6E3B">
        <w:rPr>
          <w:lang w:val="nl-NL"/>
        </w:rPr>
        <w:t>Check in rapport Pieter Smit</w:t>
      </w:r>
    </w:p>
  </w:comment>
  <w:comment w:id="403" w:author="Kees Nederhoff" w:date="2015-02-20T15:23:00Z" w:initials="KN">
    <w:p w:rsidR="00A37B49" w:rsidRPr="00B826A5" w:rsidRDefault="00A37B49">
      <w:pPr>
        <w:pStyle w:val="CommentText"/>
        <w:rPr>
          <w:lang w:val="nl-NL"/>
        </w:rPr>
      </w:pPr>
      <w:r>
        <w:rPr>
          <w:rStyle w:val="CommentReference"/>
        </w:rPr>
        <w:annotationRef/>
      </w:r>
      <w:r w:rsidRPr="00B826A5">
        <w:rPr>
          <w:lang w:val="nl-NL"/>
        </w:rPr>
        <w:t>Schrijven</w:t>
      </w:r>
    </w:p>
  </w:comment>
  <w:comment w:id="409" w:author="Ap van Dongeren" w:date="2015-02-20T10:43:00Z" w:initials="AvD">
    <w:p w:rsidR="00A37B49" w:rsidRPr="005802B7" w:rsidRDefault="00A37B49">
      <w:pPr>
        <w:pStyle w:val="CommentText"/>
        <w:rPr>
          <w:lang w:val="nl-NL"/>
        </w:rPr>
      </w:pPr>
      <w:r>
        <w:rPr>
          <w:rStyle w:val="CommentReference"/>
        </w:rPr>
        <w:annotationRef/>
      </w:r>
      <w:r w:rsidRPr="005802B7">
        <w:rPr>
          <w:lang w:val="nl-NL"/>
        </w:rPr>
        <w:t>add</w:t>
      </w:r>
    </w:p>
  </w:comment>
  <w:comment w:id="413" w:author="Ap van Dongeren" w:date="2015-02-20T10:45:00Z" w:initials="AvD">
    <w:p w:rsidR="00A37B49" w:rsidRPr="005802B7" w:rsidRDefault="00A37B49">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414" w:author="Ap van Dongeren" w:date="2015-02-20T10:47:00Z" w:initials="AvD">
    <w:p w:rsidR="00A37B49" w:rsidRPr="000032BA" w:rsidRDefault="00A37B49">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412" w:author="Kees Nederhoff" w:date="2015-02-20T16:06:00Z" w:initials="KN">
    <w:p w:rsidR="00A37B49" w:rsidRPr="009D4808" w:rsidRDefault="00A37B49">
      <w:pPr>
        <w:pStyle w:val="CommentText"/>
        <w:rPr>
          <w:lang w:val="nl-NL"/>
        </w:rPr>
      </w:pPr>
      <w:r>
        <w:rPr>
          <w:rStyle w:val="CommentReference"/>
        </w:rPr>
        <w:annotationRef/>
      </w:r>
      <w:r w:rsidRPr="009D4808">
        <w:rPr>
          <w:lang w:val="nl-NL"/>
        </w:rPr>
        <w:t>Eruit: laatste 2 delen verpalatsen naar betere locatie</w:t>
      </w:r>
    </w:p>
  </w:comment>
  <w:comment w:id="417" w:author="Ap van Dongeren" w:date="2015-02-20T10:49:00Z" w:initials="AvD">
    <w:p w:rsidR="00A37B49" w:rsidRPr="000032BA" w:rsidRDefault="00A37B49">
      <w:pPr>
        <w:pStyle w:val="CommentText"/>
        <w:rPr>
          <w:lang w:val="nl-NL"/>
        </w:rPr>
      </w:pPr>
      <w:r>
        <w:rPr>
          <w:rStyle w:val="CommentReference"/>
        </w:rPr>
        <w:annotationRef/>
      </w:r>
      <w:r w:rsidRPr="000032BA">
        <w:rPr>
          <w:lang w:val="nl-NL"/>
        </w:rPr>
        <w:t xml:space="preserve">Dat is vreemd. </w:t>
      </w:r>
      <w:r>
        <w:rPr>
          <w:lang w:val="nl-NL"/>
        </w:rPr>
        <w:t>Waarom?</w:t>
      </w:r>
    </w:p>
  </w:comment>
  <w:comment w:id="418" w:author="Kees Nederhoff" w:date="2015-02-20T16:09:00Z" w:initials="KN">
    <w:p w:rsidR="00A37B49" w:rsidRPr="009D4808" w:rsidRDefault="00A37B49">
      <w:pPr>
        <w:pStyle w:val="CommentText"/>
        <w:rPr>
          <w:lang w:val="nl-NL"/>
        </w:rPr>
      </w:pPr>
      <w:r>
        <w:rPr>
          <w:rStyle w:val="CommentReference"/>
        </w:rPr>
        <w:annotationRef/>
      </w:r>
      <w:r w:rsidRPr="009D4808">
        <w:rPr>
          <w:lang w:val="nl-NL"/>
        </w:rPr>
        <w:t>Aanpassen van verwijzing</w:t>
      </w:r>
    </w:p>
  </w:comment>
  <w:comment w:id="430" w:author="Kees Nederhoff" w:date="2015-02-22T20:54:00Z" w:initials="KN">
    <w:p w:rsidR="00A37B49" w:rsidRPr="00C06EDA" w:rsidRDefault="00A37B49">
      <w:pPr>
        <w:pStyle w:val="CommentText"/>
        <w:rPr>
          <w:lang w:val="nl-NL"/>
        </w:rPr>
      </w:pPr>
      <w:r>
        <w:rPr>
          <w:rStyle w:val="CommentReference"/>
        </w:rPr>
        <w:annotationRef/>
      </w:r>
      <w:r w:rsidRPr="00C06EDA">
        <w:rPr>
          <w:lang w:val="nl-NL"/>
        </w:rPr>
        <w:t>Aanpassen / updaten</w:t>
      </w:r>
    </w:p>
  </w:comment>
  <w:comment w:id="440" w:author="Ap van Dongeren" w:date="2015-02-20T11:12:00Z" w:initials="AvD">
    <w:p w:rsidR="00A37B49" w:rsidRPr="00FB79C4" w:rsidRDefault="00A37B49">
      <w:pPr>
        <w:pStyle w:val="CommentText"/>
        <w:rPr>
          <w:lang w:val="nl-NL"/>
        </w:rPr>
      </w:pPr>
      <w:r>
        <w:rPr>
          <w:rStyle w:val="CommentReference"/>
        </w:rPr>
        <w:annotationRef/>
      </w:r>
      <w:r w:rsidRPr="00FB79C4">
        <w:rPr>
          <w:lang w:val="nl-NL"/>
        </w:rPr>
        <w:t>Fix.</w:t>
      </w:r>
    </w:p>
  </w:comment>
  <w:comment w:id="441" w:author="Kees Nederhoff" w:date="2015-02-20T16:19:00Z" w:initials="KN">
    <w:p w:rsidR="00A37B49" w:rsidRPr="00B826A5" w:rsidRDefault="00A37B49">
      <w:pPr>
        <w:pStyle w:val="CommentText"/>
        <w:rPr>
          <w:lang w:val="nl-NL"/>
        </w:rPr>
      </w:pPr>
      <w:r>
        <w:rPr>
          <w:rStyle w:val="CommentReference"/>
        </w:rPr>
        <w:annotationRef/>
      </w:r>
      <w:r w:rsidRPr="00B826A5">
        <w:rPr>
          <w:lang w:val="nl-NL"/>
        </w:rPr>
        <w:t>Scirpt aanpassen Bas</w:t>
      </w:r>
    </w:p>
  </w:comment>
  <w:comment w:id="442" w:author="Kees Nederhoff" w:date="2015-02-20T16:17:00Z" w:initials="KN">
    <w:p w:rsidR="00A37B49" w:rsidRPr="00664C37" w:rsidRDefault="00A37B49">
      <w:pPr>
        <w:pStyle w:val="CommentText"/>
        <w:rPr>
          <w:lang w:val="nl-NL"/>
        </w:rPr>
      </w:pPr>
      <w:r>
        <w:rPr>
          <w:rStyle w:val="CommentReference"/>
        </w:rPr>
        <w:annotationRef/>
      </w:r>
      <w:r w:rsidRPr="00664C37">
        <w:rPr>
          <w:lang w:val="nl-NL"/>
        </w:rPr>
        <w:t>Code aanpassing Robert</w:t>
      </w:r>
    </w:p>
  </w:comment>
  <w:comment w:id="445" w:author="Kees Nederhoff" w:date="2015-02-22T20:55:00Z" w:initials="KN">
    <w:p w:rsidR="00A37B49" w:rsidRPr="00664C37" w:rsidRDefault="00A37B49">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448" w:author="Kees Nederhoff" w:date="2015-02-22T20:55:00Z" w:initials="KN">
    <w:p w:rsidR="00A37B49" w:rsidRPr="00664C37" w:rsidRDefault="00A37B49">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461" w:author="Kees Nederhoff" w:date="2015-02-25T08:46:00Z" w:initials="KN">
    <w:p w:rsidR="00A37B49" w:rsidRPr="00891C5C" w:rsidRDefault="00A37B49">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469" w:author="Kees Nederhoff" w:date="2015-02-22T20:56:00Z" w:initials="KN">
    <w:p w:rsidR="00A37B49" w:rsidRPr="00807B24" w:rsidRDefault="00A37B49">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560" w:author="Kees Nederhoff" w:date="2015-02-22T09:41:00Z" w:initials="KN">
    <w:p w:rsidR="00A37B49" w:rsidRPr="004D7B46" w:rsidRDefault="00A37B49" w:rsidP="00691D3B">
      <w:pPr>
        <w:pStyle w:val="CommentText"/>
        <w:rPr>
          <w:lang w:val="nl-NL"/>
        </w:rPr>
      </w:pPr>
      <w:r>
        <w:rPr>
          <w:rStyle w:val="CommentReference"/>
        </w:rPr>
        <w:annotationRef/>
      </w:r>
      <w:r w:rsidRPr="004D7B46">
        <w:rPr>
          <w:lang w:val="nl-NL"/>
        </w:rPr>
        <w:t>Informatie moet ergens online staan</w:t>
      </w:r>
    </w:p>
  </w:comment>
  <w:comment w:id="596" w:author="Robert McCall" w:date="2015-03-05T09:35:00Z" w:initials="RM">
    <w:p w:rsidR="00A37B49" w:rsidRPr="004B463E" w:rsidRDefault="00A37B49">
      <w:pPr>
        <w:pStyle w:val="CommentText"/>
        <w:rPr>
          <w:lang w:val="nl-NL"/>
        </w:rPr>
      </w:pPr>
      <w:r>
        <w:rPr>
          <w:rStyle w:val="CommentReference"/>
        </w:rPr>
        <w:annotationRef/>
      </w:r>
      <w:r w:rsidRPr="004B463E">
        <w:rPr>
          <w:lang w:val="nl-NL"/>
        </w:rPr>
        <w:t xml:space="preserve">laten we deze ook maar ‘hidden’ maken. </w:t>
      </w:r>
    </w:p>
  </w:comment>
  <w:comment w:id="599" w:author="Robert McCall" w:date="2015-03-05T09:37:00Z" w:initials="RM">
    <w:p w:rsidR="00A37B49" w:rsidRPr="00494D6E" w:rsidRDefault="00A37B49">
      <w:pPr>
        <w:pStyle w:val="CommentText"/>
        <w:rPr>
          <w:lang w:val="nl-NL"/>
        </w:rPr>
      </w:pPr>
      <w:r>
        <w:rPr>
          <w:rStyle w:val="CommentReference"/>
        </w:rPr>
        <w:annotationRef/>
      </w:r>
      <w:r w:rsidRPr="00494D6E">
        <w:rPr>
          <w:lang w:val="nl-NL"/>
        </w:rPr>
        <w:t>Volgens mij is deze vervangen</w:t>
      </w:r>
    </w:p>
  </w:comment>
  <w:comment w:id="600" w:author="Robert McCall" w:date="2015-03-05T09:36:00Z" w:initials="RM">
    <w:p w:rsidR="00A37B49" w:rsidRPr="004B463E" w:rsidRDefault="00A37B49">
      <w:pPr>
        <w:pStyle w:val="CommentText"/>
        <w:rPr>
          <w:lang w:val="nl-NL"/>
        </w:rPr>
      </w:pPr>
      <w:r>
        <w:rPr>
          <w:rStyle w:val="CommentReference"/>
        </w:rPr>
        <w:annotationRef/>
      </w:r>
      <w:r w:rsidRPr="004B463E">
        <w:rPr>
          <w:lang w:val="nl-NL"/>
        </w:rPr>
        <w:t>Volgens mij moet deze ook uit de code, is vervangen</w:t>
      </w:r>
    </w:p>
  </w:comment>
  <w:comment w:id="935" w:author="Kees Nederhoff" w:date="2015-02-20T10:22:00Z" w:initials="KN">
    <w:p w:rsidR="00A37B49" w:rsidRPr="00587AD5" w:rsidRDefault="00A37B49">
      <w:pPr>
        <w:pStyle w:val="CommentText"/>
        <w:rPr>
          <w:lang w:val="nl-NL"/>
        </w:rPr>
      </w:pPr>
      <w:r>
        <w:rPr>
          <w:rStyle w:val="CommentReference"/>
        </w:rPr>
        <w:annotationRef/>
      </w:r>
      <w:r w:rsidRPr="00587AD5">
        <w:rPr>
          <w:lang w:val="nl-NL"/>
        </w:rPr>
        <w:t>Weghalen? Dit deel is reeds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B49" w:rsidRDefault="00A37B49">
      <w:r>
        <w:separator/>
      </w:r>
    </w:p>
  </w:endnote>
  <w:endnote w:type="continuationSeparator" w:id="0">
    <w:p w:rsidR="00A37B49" w:rsidRDefault="00A37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A37B49">
      <w:tc>
        <w:tcPr>
          <w:tcW w:w="8413" w:type="dxa"/>
          <w:shd w:val="clear" w:color="auto" w:fill="auto"/>
        </w:tcPr>
        <w:p w:rsidR="00A37B49" w:rsidRDefault="00A37B49" w:rsidP="00817CCC">
          <w:pPr>
            <w:pStyle w:val="Huisstijl-Gegeven"/>
          </w:pPr>
          <w:bookmarkStart w:id="5" w:name="bmProject1" w:colFirst="0" w:colLast="0"/>
        </w:p>
      </w:tc>
    </w:tr>
    <w:bookmarkEnd w:id="5"/>
  </w:tbl>
  <w:p w:rsidR="00A37B49" w:rsidRDefault="00A37B49" w:rsidP="00E43C26"/>
  <w:p w:rsidR="00A37B49" w:rsidRDefault="00A37B49" w:rsidP="00E43C26"/>
  <w:p w:rsidR="00A37B49" w:rsidRDefault="00A37B49" w:rsidP="00E43C26"/>
  <w:p w:rsidR="00A37B49" w:rsidRDefault="00A37B49" w:rsidP="00E43C26"/>
  <w:tbl>
    <w:tblPr>
      <w:tblW w:w="8420" w:type="dxa"/>
      <w:tblLayout w:type="fixed"/>
      <w:tblCellMar>
        <w:left w:w="0" w:type="dxa"/>
        <w:right w:w="0" w:type="dxa"/>
      </w:tblCellMar>
      <w:tblLook w:val="0000" w:firstRow="0" w:lastRow="0" w:firstColumn="0" w:lastColumn="0" w:noHBand="0" w:noVBand="0"/>
    </w:tblPr>
    <w:tblGrid>
      <w:gridCol w:w="8420"/>
    </w:tblGrid>
    <w:tr w:rsidR="00A37B49">
      <w:tc>
        <w:tcPr>
          <w:tcW w:w="8420" w:type="dxa"/>
          <w:shd w:val="clear" w:color="auto" w:fill="auto"/>
        </w:tcPr>
        <w:p w:rsidR="00A37B49" w:rsidRPr="000B5D5D" w:rsidRDefault="00A37B49" w:rsidP="00E43C26">
          <w:pPr>
            <w:pStyle w:val="Huisstijl-Voettekst"/>
          </w:pPr>
          <w:bookmarkStart w:id="6" w:name="bmCopyrightSectie1_1" w:colFirst="0" w:colLast="0"/>
          <w:bookmarkStart w:id="7" w:name="bmReportCmdVersion" w:colFirst="0" w:colLast="0"/>
          <w:r>
            <w:t>© Deltares, 2015, B</w:t>
          </w:r>
        </w:p>
      </w:tc>
    </w:tr>
    <w:bookmarkEnd w:id="6"/>
    <w:bookmarkEnd w:id="7"/>
  </w:tbl>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Pr="008F1D52" w:rsidRDefault="00A37B49"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86256E">
      <w:rPr>
        <w:noProof/>
      </w:rPr>
      <w:instrText>1</w:instrText>
    </w:r>
    <w:r>
      <w:rPr>
        <w:noProof/>
      </w:rPr>
      <w:fldChar w:fldCharType="end"/>
    </w:r>
    <w:r w:rsidRPr="000E1715">
      <w:instrText>"</w:instrText>
    </w:r>
    <w:r w:rsidRPr="000E1715">
      <w:fldChar w:fldCharType="separate"/>
    </w:r>
    <w:bookmarkStart w:id="8" w:name="Seq1"/>
    <w:r w:rsidR="0086256E">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Default="00A37B49" w:rsidP="00E43C26">
    <w:pPr>
      <w:pStyle w:val="Footer"/>
    </w:pPr>
  </w:p>
  <w:p w:rsidR="00A37B49" w:rsidRPr="00E43C26" w:rsidRDefault="00A37B49"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A22DA3">
          <w:pPr>
            <w:pStyle w:val="Huisstijl-Koptekst"/>
          </w:pPr>
          <w:bookmarkStart w:id="23" w:name="bmVoettekstSectie2_2" w:colFirst="0" w:colLast="0"/>
          <w:r>
            <w:t>XBeach Manual</w:t>
          </w:r>
        </w:p>
      </w:tc>
      <w:tc>
        <w:tcPr>
          <w:tcW w:w="766" w:type="dxa"/>
        </w:tcPr>
        <w:p w:rsidR="00A37B49" w:rsidRPr="00B32B0E" w:rsidRDefault="00A37B49" w:rsidP="00A22DA3">
          <w:pPr>
            <w:pStyle w:val="Huisstijl-Pagina"/>
          </w:pPr>
        </w:p>
      </w:tc>
    </w:tr>
    <w:bookmarkEnd w:id="23"/>
  </w:tbl>
  <w:p w:rsidR="00A37B49" w:rsidRPr="00A22DA3" w:rsidRDefault="00A37B49"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0C5FE2">
          <w:pPr>
            <w:pStyle w:val="Huisstijl-Koptekst"/>
          </w:pPr>
          <w:bookmarkStart w:id="24" w:name="bmVoettekstSectie2_1" w:colFirst="0" w:colLast="0"/>
          <w:r>
            <w:t>XBeach Manual</w:t>
          </w:r>
        </w:p>
      </w:tc>
      <w:tc>
        <w:tcPr>
          <w:tcW w:w="766" w:type="dxa"/>
        </w:tcPr>
        <w:p w:rsidR="00A37B49" w:rsidRPr="00B32B0E" w:rsidRDefault="00A37B49" w:rsidP="00E43C26">
          <w:pPr>
            <w:pStyle w:val="Huisstijl-Pagina"/>
          </w:pPr>
        </w:p>
      </w:tc>
    </w:tr>
  </w:tbl>
  <w:bookmarkEnd w:id="24"/>
  <w:p w:rsidR="00A37B49" w:rsidRPr="00EB7C9E" w:rsidRDefault="00A37B49"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86256E">
      <w:rPr>
        <w:noProof/>
      </w:rPr>
      <w:instrText>1</w:instrText>
    </w:r>
    <w:r>
      <w:rPr>
        <w:noProof/>
      </w:rPr>
      <w:fldChar w:fldCharType="end"/>
    </w:r>
    <w:r w:rsidRPr="000E1715">
      <w:instrText>"</w:instrText>
    </w:r>
    <w:r w:rsidRPr="000E1715">
      <w:fldChar w:fldCharType="separate"/>
    </w:r>
    <w:bookmarkStart w:id="25" w:name="Seq2"/>
    <w:r w:rsidR="0086256E">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A37B49" w:rsidRPr="004C2206">
      <w:tc>
        <w:tcPr>
          <w:tcW w:w="7656" w:type="dxa"/>
          <w:shd w:val="clear" w:color="auto" w:fill="auto"/>
        </w:tcPr>
        <w:p w:rsidR="00A37B49" w:rsidRPr="004C2206" w:rsidRDefault="00A37B49" w:rsidP="00E43C26">
          <w:pPr>
            <w:pStyle w:val="Huisstijl-Koptekst"/>
          </w:pPr>
        </w:p>
      </w:tc>
      <w:tc>
        <w:tcPr>
          <w:tcW w:w="766" w:type="dxa"/>
        </w:tcPr>
        <w:p w:rsidR="00A37B49" w:rsidRPr="00B32B0E" w:rsidRDefault="00A37B49" w:rsidP="00E43C26">
          <w:pPr>
            <w:pStyle w:val="Huisstijl-Pagina"/>
          </w:pPr>
        </w:p>
      </w:tc>
    </w:tr>
  </w:tbl>
  <w:p w:rsidR="00A37B49" w:rsidRPr="00EB7C9E" w:rsidRDefault="00A37B49"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37B49">
                            <w:tc>
                              <w:tcPr>
                                <w:tcW w:w="7784" w:type="dxa"/>
                                <w:shd w:val="clear" w:color="auto" w:fill="auto"/>
                              </w:tcPr>
                              <w:p w:rsidR="00A37B49" w:rsidRDefault="00A37B49" w:rsidP="001220C3">
                                <w:pPr>
                                  <w:pStyle w:val="Huisstijl-Koptekst"/>
                                  <w:jc w:val="right"/>
                                </w:pPr>
                                <w:bookmarkStart w:id="44" w:name="bmVoettekstSectie3_2" w:colFirst="0" w:colLast="0"/>
                                <w:r>
                                  <w:t>XBeach Manual</w:t>
                                </w:r>
                              </w:p>
                            </w:tc>
                          </w:tr>
                          <w:bookmarkEnd w:id="44"/>
                        </w:tbl>
                        <w:p w:rsidR="00A37B49" w:rsidRDefault="00A37B49"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A37B49">
                      <w:tc>
                        <w:tcPr>
                          <w:tcW w:w="7784" w:type="dxa"/>
                          <w:shd w:val="clear" w:color="auto" w:fill="auto"/>
                        </w:tcPr>
                        <w:p w:rsidR="00A37B49" w:rsidRDefault="00A37B49" w:rsidP="001220C3">
                          <w:pPr>
                            <w:pStyle w:val="Huisstijl-Koptekst"/>
                            <w:jc w:val="right"/>
                          </w:pPr>
                          <w:bookmarkStart w:id="45" w:name="bmVoettekstSectie3_2" w:colFirst="0" w:colLast="0"/>
                          <w:r>
                            <w:t>XBeach Manual</w:t>
                          </w:r>
                        </w:p>
                      </w:tc>
                    </w:tr>
                    <w:bookmarkEnd w:id="45"/>
                  </w:tbl>
                  <w:p w:rsidR="00A37B49" w:rsidRDefault="00A37B49"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A37B49" w:rsidRPr="004C2206">
      <w:tc>
        <w:tcPr>
          <w:tcW w:w="854" w:type="dxa"/>
        </w:tcPr>
        <w:p w:rsidR="00A37B49" w:rsidRPr="00A21DE8" w:rsidRDefault="00A37B49" w:rsidP="00A45B92">
          <w:pPr>
            <w:pStyle w:val="Huisstijl-Pagina"/>
            <w:jc w:val="left"/>
          </w:pPr>
          <w:r w:rsidRPr="007D5040">
            <w:fldChar w:fldCharType="begin"/>
          </w:r>
          <w:r w:rsidRPr="007D5040">
            <w:instrText xml:space="preserve"> PAGE</w:instrText>
          </w:r>
          <w:r w:rsidRPr="007D5040">
            <w:fldChar w:fldCharType="separate"/>
          </w:r>
          <w:r w:rsidR="0086256E">
            <w:t>ii</w:t>
          </w:r>
          <w:r w:rsidRPr="007D5040">
            <w:fldChar w:fldCharType="end"/>
          </w:r>
        </w:p>
      </w:tc>
    </w:tr>
  </w:tbl>
  <w:p w:rsidR="00A37B49" w:rsidRPr="00B24026" w:rsidRDefault="00A37B49"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6F437570" wp14:editId="09FD2B79">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c>
                              <w:tcPr>
                                <w:tcW w:w="1094" w:type="dxa"/>
                                <w:shd w:val="clear" w:color="auto" w:fill="auto"/>
                                <w:tcMar>
                                  <w:right w:w="85" w:type="dxa"/>
                                </w:tcMar>
                              </w:tcPr>
                              <w:p w:rsidR="00A37B49" w:rsidRPr="007D5040" w:rsidRDefault="00A37B49" w:rsidP="004E27A9">
                                <w:pPr>
                                  <w:pStyle w:val="Huisstijl-Pagina"/>
                                </w:pPr>
                                <w:r w:rsidRPr="007D5040">
                                  <w:fldChar w:fldCharType="begin"/>
                                </w:r>
                                <w:r w:rsidRPr="007D5040">
                                  <w:instrText xml:space="preserve"> PAGE</w:instrText>
                                </w:r>
                                <w:r w:rsidRPr="007D5040">
                                  <w:fldChar w:fldCharType="separate"/>
                                </w:r>
                                <w:r w:rsidR="0086256E">
                                  <w:t>iii</w:t>
                                </w:r>
                                <w:r w:rsidRPr="007D5040">
                                  <w:fldChar w:fldCharType="end"/>
                                </w:r>
                              </w:p>
                            </w:tc>
                          </w:tr>
                        </w:tbl>
                        <w:p w:rsidR="00A37B49" w:rsidRDefault="00A37B49"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c>
                        <w:tcPr>
                          <w:tcW w:w="1094" w:type="dxa"/>
                          <w:shd w:val="clear" w:color="auto" w:fill="auto"/>
                          <w:tcMar>
                            <w:right w:w="85" w:type="dxa"/>
                          </w:tcMar>
                        </w:tcPr>
                        <w:p w:rsidR="00A37B49" w:rsidRPr="007D5040" w:rsidRDefault="00A37B49" w:rsidP="004E27A9">
                          <w:pPr>
                            <w:pStyle w:val="Huisstijl-Pagina"/>
                          </w:pPr>
                          <w:r w:rsidRPr="007D5040">
                            <w:fldChar w:fldCharType="begin"/>
                          </w:r>
                          <w:r w:rsidRPr="007D5040">
                            <w:instrText xml:space="preserve"> PAGE</w:instrText>
                          </w:r>
                          <w:r w:rsidRPr="007D5040">
                            <w:fldChar w:fldCharType="separate"/>
                          </w:r>
                          <w:r w:rsidR="0086256E">
                            <w:t>iii</w:t>
                          </w:r>
                          <w:r w:rsidRPr="007D5040">
                            <w:fldChar w:fldCharType="end"/>
                          </w:r>
                        </w:p>
                      </w:tc>
                    </w:tr>
                  </w:tbl>
                  <w:p w:rsidR="00A37B49" w:rsidRDefault="00A37B49"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37B49" w:rsidRPr="004C2206">
      <w:tc>
        <w:tcPr>
          <w:tcW w:w="7371" w:type="dxa"/>
          <w:shd w:val="clear" w:color="auto" w:fill="auto"/>
        </w:tcPr>
        <w:p w:rsidR="00A37B49" w:rsidRPr="004C2206" w:rsidRDefault="00A37B49" w:rsidP="006A0A14">
          <w:pPr>
            <w:pStyle w:val="Huisstijl-Koptekst"/>
          </w:pPr>
          <w:bookmarkStart w:id="46" w:name="bmVoettekstSectie3_1" w:colFirst="0" w:colLast="0"/>
          <w:r>
            <w:t>XBeach Manual</w:t>
          </w:r>
        </w:p>
      </w:tc>
    </w:tr>
  </w:tbl>
  <w:bookmarkEnd w:id="46"/>
  <w:p w:rsidR="00A37B49" w:rsidRPr="000E1715" w:rsidRDefault="00A37B49"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86256E">
      <w:rPr>
        <w:noProof/>
      </w:rPr>
      <w:instrText>3</w:instrText>
    </w:r>
    <w:r>
      <w:rPr>
        <w:noProof/>
      </w:rPr>
      <w:fldChar w:fldCharType="end"/>
    </w:r>
    <w:r w:rsidRPr="000E1715">
      <w:instrText>"</w:instrText>
    </w:r>
    <w:r w:rsidRPr="000E1715">
      <w:fldChar w:fldCharType="separate"/>
    </w:r>
    <w:bookmarkStart w:id="47" w:name="Seq3"/>
    <w:r w:rsidR="0086256E">
      <w:rPr>
        <w:noProof/>
      </w:rPr>
      <w:t>3</w:t>
    </w:r>
    <w:bookmarkEnd w:id="4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37B49" w:rsidRPr="004C2206" w:rsidTr="00426356">
                            <w:tc>
                              <w:tcPr>
                                <w:tcW w:w="1176" w:type="dxa"/>
                              </w:tcPr>
                              <w:bookmarkStart w:id="1089" w:name="bmPagina2" w:colFirst="0" w:colLast="0"/>
                              <w:p w:rsidR="00A37B49" w:rsidRPr="00A21DE8" w:rsidRDefault="00A37B49" w:rsidP="00F3579D">
                                <w:pPr>
                                  <w:pStyle w:val="Huisstijl-Pagina"/>
                                  <w:jc w:val="left"/>
                                </w:pPr>
                                <w:r>
                                  <w:fldChar w:fldCharType="begin"/>
                                </w:r>
                                <w:r>
                                  <w:instrText xml:space="preserve"> PAGE  \* MERGEFORMAT </w:instrText>
                                </w:r>
                                <w:r>
                                  <w:fldChar w:fldCharType="separate"/>
                                </w:r>
                                <w:r w:rsidR="004B4A0A">
                                  <w:t>120</w:t>
                                </w:r>
                                <w:r>
                                  <w:fldChar w:fldCharType="end"/>
                                </w:r>
                                <w:r>
                                  <w:t xml:space="preserve"> of 105</w:t>
                                </w:r>
                              </w:p>
                            </w:tc>
                          </w:tr>
                          <w:bookmarkEnd w:id="1089"/>
                        </w:tbl>
                        <w:p w:rsidR="00A37B49" w:rsidRDefault="00A37B49"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A37B49" w:rsidRPr="004C2206" w:rsidTr="00426356">
                      <w:tc>
                        <w:tcPr>
                          <w:tcW w:w="1176" w:type="dxa"/>
                        </w:tcPr>
                        <w:bookmarkStart w:id="1090" w:name="bmPagina2" w:colFirst="0" w:colLast="0"/>
                        <w:p w:rsidR="00A37B49" w:rsidRPr="00A21DE8" w:rsidRDefault="00A37B49" w:rsidP="00F3579D">
                          <w:pPr>
                            <w:pStyle w:val="Huisstijl-Pagina"/>
                            <w:jc w:val="left"/>
                          </w:pPr>
                          <w:r>
                            <w:fldChar w:fldCharType="begin"/>
                          </w:r>
                          <w:r>
                            <w:instrText xml:space="preserve"> PAGE  \* MERGEFORMAT </w:instrText>
                          </w:r>
                          <w:r>
                            <w:fldChar w:fldCharType="separate"/>
                          </w:r>
                          <w:r w:rsidR="004B4A0A">
                            <w:t>120</w:t>
                          </w:r>
                          <w:r>
                            <w:fldChar w:fldCharType="end"/>
                          </w:r>
                          <w:r>
                            <w:t xml:space="preserve"> of 105</w:t>
                          </w:r>
                        </w:p>
                      </w:tc>
                    </w:tr>
                    <w:bookmarkEnd w:id="1090"/>
                  </w:tbl>
                  <w:p w:rsidR="00A37B49" w:rsidRDefault="00A37B49"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A37B49" w:rsidRPr="004C2206" w:rsidTr="009E3CFF">
      <w:trPr>
        <w:jc w:val="right"/>
      </w:trPr>
      <w:tc>
        <w:tcPr>
          <w:tcW w:w="7371" w:type="dxa"/>
          <w:shd w:val="clear" w:color="auto" w:fill="auto"/>
          <w:tcMar>
            <w:right w:w="28" w:type="dxa"/>
          </w:tcMar>
        </w:tcPr>
        <w:p w:rsidR="00A37B49" w:rsidRPr="004C2206" w:rsidRDefault="00A37B49" w:rsidP="00C20E72">
          <w:pPr>
            <w:pStyle w:val="Huisstijl-Koptekst"/>
            <w:jc w:val="right"/>
          </w:pPr>
          <w:bookmarkStart w:id="1091" w:name="bmVoettekstSectie4_2" w:colFirst="0" w:colLast="0"/>
          <w:r>
            <w:t>XBeach Manual</w:t>
          </w:r>
        </w:p>
      </w:tc>
    </w:tr>
    <w:bookmarkEnd w:id="1091"/>
  </w:tbl>
  <w:p w:rsidR="00A37B49" w:rsidRPr="006C06A2" w:rsidRDefault="00A37B49"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rPr>
                              <w:trHeight w:val="568"/>
                            </w:trPr>
                            <w:tc>
                              <w:tcPr>
                                <w:tcW w:w="1094" w:type="dxa"/>
                                <w:shd w:val="clear" w:color="auto" w:fill="auto"/>
                                <w:tcMar>
                                  <w:right w:w="85" w:type="dxa"/>
                                </w:tcMar>
                              </w:tcPr>
                              <w:bookmarkStart w:id="1092" w:name="bmPagina1" w:colFirst="0" w:colLast="0"/>
                              <w:bookmarkStart w:id="1093" w:name="bmTotPag" w:colFirst="0" w:colLast="0"/>
                              <w:p w:rsidR="00A37B49" w:rsidRPr="007D5040" w:rsidRDefault="00A37B49" w:rsidP="00F3579D">
                                <w:pPr>
                                  <w:pStyle w:val="Huisstijl-Pagina"/>
                                </w:pPr>
                                <w:r>
                                  <w:fldChar w:fldCharType="begin"/>
                                </w:r>
                                <w:r>
                                  <w:instrText xml:space="preserve"> PAGE  \* MERGEFORMAT </w:instrText>
                                </w:r>
                                <w:r>
                                  <w:fldChar w:fldCharType="separate"/>
                                </w:r>
                                <w:r w:rsidR="004B4A0A">
                                  <w:t>119</w:t>
                                </w:r>
                                <w:r>
                                  <w:fldChar w:fldCharType="end"/>
                                </w:r>
                                <w:r>
                                  <w:t xml:space="preserve"> of 105</w:t>
                                </w:r>
                              </w:p>
                            </w:tc>
                          </w:tr>
                          <w:bookmarkEnd w:id="1092"/>
                          <w:bookmarkEnd w:id="1093"/>
                        </w:tbl>
                        <w:p w:rsidR="00A37B49" w:rsidRDefault="00A37B49"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A37B49">
                      <w:trPr>
                        <w:trHeight w:val="568"/>
                      </w:trPr>
                      <w:tc>
                        <w:tcPr>
                          <w:tcW w:w="1094" w:type="dxa"/>
                          <w:shd w:val="clear" w:color="auto" w:fill="auto"/>
                          <w:tcMar>
                            <w:right w:w="85" w:type="dxa"/>
                          </w:tcMar>
                        </w:tcPr>
                        <w:bookmarkStart w:id="1094" w:name="bmPagina1" w:colFirst="0" w:colLast="0"/>
                        <w:bookmarkStart w:id="1095" w:name="bmTotPag" w:colFirst="0" w:colLast="0"/>
                        <w:p w:rsidR="00A37B49" w:rsidRPr="007D5040" w:rsidRDefault="00A37B49" w:rsidP="00F3579D">
                          <w:pPr>
                            <w:pStyle w:val="Huisstijl-Pagina"/>
                          </w:pPr>
                          <w:r>
                            <w:fldChar w:fldCharType="begin"/>
                          </w:r>
                          <w:r>
                            <w:instrText xml:space="preserve"> PAGE  \* MERGEFORMAT </w:instrText>
                          </w:r>
                          <w:r>
                            <w:fldChar w:fldCharType="separate"/>
                          </w:r>
                          <w:r w:rsidR="004B4A0A">
                            <w:t>119</w:t>
                          </w:r>
                          <w:r>
                            <w:fldChar w:fldCharType="end"/>
                          </w:r>
                          <w:r>
                            <w:t xml:space="preserve"> of 105</w:t>
                          </w:r>
                        </w:p>
                      </w:tc>
                    </w:tr>
                    <w:bookmarkEnd w:id="1094"/>
                    <w:bookmarkEnd w:id="1095"/>
                  </w:tbl>
                  <w:p w:rsidR="00A37B49" w:rsidRDefault="00A37B49"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A37B49" w:rsidRPr="004C2206">
      <w:tc>
        <w:tcPr>
          <w:tcW w:w="7371" w:type="dxa"/>
          <w:shd w:val="clear" w:color="auto" w:fill="auto"/>
        </w:tcPr>
        <w:p w:rsidR="00A37B49" w:rsidRPr="004C2206" w:rsidRDefault="00A37B49" w:rsidP="000C5FE2">
          <w:pPr>
            <w:pStyle w:val="Huisstijl-Koptekst"/>
          </w:pPr>
          <w:bookmarkStart w:id="1096" w:name="bmVoettekstSectie4_1" w:colFirst="0" w:colLast="0"/>
          <w:r>
            <w:t>XBeach Manual</w:t>
          </w:r>
        </w:p>
      </w:tc>
    </w:tr>
    <w:bookmarkEnd w:id="1096"/>
  </w:tbl>
  <w:p w:rsidR="00A37B49" w:rsidRPr="00EB7C9E" w:rsidRDefault="00A37B49"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B49" w:rsidRDefault="00A37B49">
      <w:r>
        <w:separator/>
      </w:r>
    </w:p>
  </w:footnote>
  <w:footnote w:type="continuationSeparator" w:id="0">
    <w:p w:rsidR="00A37B49" w:rsidRDefault="00A37B49">
      <w:r>
        <w:continuationSeparator/>
      </w:r>
    </w:p>
  </w:footnote>
  <w:footnote w:id="1">
    <w:p w:rsidR="00A37B49" w:rsidRPr="00BE0D9D" w:rsidRDefault="00A37B4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A37B49">
                            <w:tc>
                              <w:tcPr>
                                <w:tcW w:w="6237" w:type="dxa"/>
                                <w:shd w:val="clear" w:color="auto" w:fill="auto"/>
                              </w:tcPr>
                              <w:p w:rsidR="00A37B49" w:rsidRPr="00564E53" w:rsidRDefault="00A37B49" w:rsidP="00564E53">
                                <w:pPr>
                                  <w:pStyle w:val="Huisstijl-Gegeven"/>
                                </w:pPr>
                                <w:bookmarkStart w:id="0" w:name="bmAuteurs1" w:colFirst="0" w:colLast="0"/>
                              </w:p>
                            </w:tc>
                          </w:tr>
                          <w:bookmarkEnd w:id="0"/>
                        </w:tbl>
                        <w:p w:rsidR="00A37B49" w:rsidRDefault="00A37B49" w:rsidP="000369FA">
                          <w:pPr>
                            <w:pStyle w:val="Header"/>
                          </w:pPr>
                        </w:p>
                        <w:p w:rsidR="00A37B49" w:rsidRDefault="00A37B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A37B49">
                      <w:tc>
                        <w:tcPr>
                          <w:tcW w:w="6237" w:type="dxa"/>
                          <w:shd w:val="clear" w:color="auto" w:fill="auto"/>
                        </w:tcPr>
                        <w:p w:rsidR="00A37B49" w:rsidRPr="00564E53" w:rsidRDefault="00A37B49" w:rsidP="00564E53">
                          <w:pPr>
                            <w:pStyle w:val="Huisstijl-Gegeven"/>
                          </w:pPr>
                          <w:bookmarkStart w:id="1" w:name="bmAuteurs1" w:colFirst="0" w:colLast="0"/>
                        </w:p>
                      </w:tc>
                    </w:tr>
                    <w:bookmarkEnd w:id="1"/>
                  </w:tbl>
                  <w:p w:rsidR="00A37B49" w:rsidRDefault="00A37B49" w:rsidP="000369FA">
                    <w:pPr>
                      <w:pStyle w:val="Header"/>
                    </w:pPr>
                  </w:p>
                  <w:p w:rsidR="00A37B49" w:rsidRDefault="00A37B49"/>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A37B49" w:rsidRDefault="00A37B49"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A37B49" w:rsidRDefault="00A37B49" w:rsidP="00580167"/>
                </w:txbxContent>
              </v:textbox>
              <w10:wrap anchorx="page" anchory="page"/>
            </v:shape>
          </w:pict>
        </mc:Fallback>
      </mc:AlternateContent>
    </w:r>
  </w:p>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p w:rsidR="00A37B49" w:rsidRDefault="00A37B49"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A37B49" w:rsidRPr="004C2206">
      <w:trPr>
        <w:trHeight w:hRule="exact" w:val="2041"/>
      </w:trPr>
      <w:tc>
        <w:tcPr>
          <w:tcW w:w="6237" w:type="dxa"/>
          <w:shd w:val="clear" w:color="auto" w:fill="auto"/>
        </w:tcPr>
        <w:p w:rsidR="00A37B49" w:rsidRDefault="00A37B49" w:rsidP="003363CC">
          <w:pPr>
            <w:pStyle w:val="Huisstijl-Titel"/>
          </w:pPr>
          <w:bookmarkStart w:id="4" w:name="bmTitel1" w:colFirst="0" w:colLast="0"/>
          <w:r>
            <w:t>XBeach Manual</w:t>
          </w:r>
        </w:p>
        <w:p w:rsidR="00A37B49" w:rsidRDefault="00A37B49" w:rsidP="003363CC">
          <w:pPr>
            <w:pStyle w:val="Huisstijl-Subtitel"/>
          </w:pPr>
        </w:p>
        <w:p w:rsidR="00A37B49" w:rsidRDefault="00A37B49" w:rsidP="003363CC">
          <w:pPr>
            <w:pStyle w:val="Huisstijl-Subtitel"/>
          </w:pPr>
        </w:p>
      </w:tc>
    </w:tr>
    <w:bookmarkEnd w:id="4"/>
  </w:tbl>
  <w:p w:rsidR="00A37B49" w:rsidRDefault="00A37B49" w:rsidP="00580167">
    <w:pPr>
      <w:rPr>
        <w:lang w:val="en-US"/>
      </w:rPr>
    </w:pPr>
  </w:p>
  <w:p w:rsidR="00A37B49" w:rsidRDefault="00A37B49" w:rsidP="00580167">
    <w:pPr>
      <w:rPr>
        <w:lang w:val="en-US"/>
      </w:rPr>
    </w:pPr>
  </w:p>
  <w:p w:rsidR="00A37B49" w:rsidRDefault="00A37B49" w:rsidP="00580167">
    <w:pPr>
      <w:rPr>
        <w:lang w:val="en-US"/>
      </w:rPr>
    </w:pPr>
  </w:p>
  <w:p w:rsidR="00A37B49" w:rsidRPr="00580167" w:rsidRDefault="00A37B49"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A37B49" w:rsidTr="00426356">
                            <w:tc>
                              <w:tcPr>
                                <w:tcW w:w="11732" w:type="dxa"/>
                              </w:tcPr>
                              <w:p w:rsidR="00A37B49" w:rsidRDefault="00A37B49">
                                <w:bookmarkStart w:id="9" w:name="bmLogo0" w:colFirst="0" w:colLast="0"/>
                              </w:p>
                            </w:tc>
                          </w:tr>
                          <w:bookmarkEnd w:id="9"/>
                        </w:tbl>
                        <w:p w:rsidR="00A37B49" w:rsidRDefault="00A37B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A37B49" w:rsidTr="00426356">
                      <w:tc>
                        <w:tcPr>
                          <w:tcW w:w="11732" w:type="dxa"/>
                        </w:tcPr>
                        <w:p w:rsidR="00A37B49" w:rsidRDefault="00A37B49">
                          <w:bookmarkStart w:id="10" w:name="bmLogo0" w:colFirst="0" w:colLast="0"/>
                        </w:p>
                      </w:tc>
                    </w:tr>
                    <w:bookmarkEnd w:id="10"/>
                  </w:tbl>
                  <w:p w:rsidR="00A37B49" w:rsidRDefault="00A37B49"/>
                </w:txbxContent>
              </v:textbox>
              <w10:wrap anchorx="page" anchory="page"/>
            </v:shape>
          </w:pict>
        </mc:Fallback>
      </mc:AlternateContent>
    </w:r>
  </w:p>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p w:rsidR="00A37B49" w:rsidRDefault="00A37B49"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A37B49" w:rsidRPr="004C2206">
      <w:trPr>
        <w:trHeight w:hRule="exact" w:val="2041"/>
      </w:trPr>
      <w:tc>
        <w:tcPr>
          <w:tcW w:w="5245" w:type="dxa"/>
          <w:shd w:val="clear" w:color="auto" w:fill="auto"/>
        </w:tcPr>
        <w:p w:rsidR="00A37B49" w:rsidRDefault="00A37B49" w:rsidP="003363CC">
          <w:pPr>
            <w:pStyle w:val="Huisstijl-Titel"/>
          </w:pPr>
          <w:bookmarkStart w:id="11" w:name="bmTitel0" w:colFirst="0" w:colLast="0"/>
          <w:r>
            <w:t>XBeach Manual</w:t>
          </w:r>
        </w:p>
        <w:p w:rsidR="00A37B49" w:rsidRDefault="00A37B49" w:rsidP="003363CC">
          <w:pPr>
            <w:pStyle w:val="Huisstijl-Subtitel"/>
          </w:pPr>
        </w:p>
        <w:p w:rsidR="00A37B49" w:rsidRDefault="00A37B49" w:rsidP="003363CC">
          <w:pPr>
            <w:pStyle w:val="Huisstijl-Subtitel"/>
          </w:pPr>
        </w:p>
      </w:tc>
    </w:tr>
    <w:bookmarkEnd w:id="11"/>
  </w:tbl>
  <w:p w:rsidR="00A37B49" w:rsidRDefault="00A37B49" w:rsidP="00A1473F">
    <w:pPr>
      <w:rPr>
        <w:lang w:val="en-US"/>
      </w:rPr>
    </w:pPr>
  </w:p>
  <w:p w:rsidR="00A37B49" w:rsidRDefault="00A37B49" w:rsidP="00A1473F">
    <w:pPr>
      <w:rPr>
        <w:lang w:val="en-US"/>
      </w:rPr>
    </w:pPr>
  </w:p>
  <w:p w:rsidR="00A37B49" w:rsidRDefault="00A37B49" w:rsidP="00A1473F">
    <w:pPr>
      <w:rPr>
        <w:lang w:val="en-US"/>
      </w:rPr>
    </w:pPr>
  </w:p>
  <w:p w:rsidR="00A37B49" w:rsidRDefault="00A37B49"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672ACD">
    <w:pPr>
      <w:pStyle w:val="Header"/>
    </w:pPr>
  </w:p>
  <w:p w:rsidR="00A37B49" w:rsidRDefault="00A37B49" w:rsidP="00672ACD">
    <w:pPr>
      <w:pStyle w:val="Header"/>
    </w:pPr>
  </w:p>
  <w:p w:rsidR="00A37B49" w:rsidRDefault="00A37B49" w:rsidP="00672ACD">
    <w:pPr>
      <w:pStyle w:val="Header"/>
    </w:pPr>
  </w:p>
  <w:p w:rsidR="00A37B49" w:rsidRDefault="00A37B49"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A37B49" w:rsidRPr="004C2206">
      <w:tc>
        <w:tcPr>
          <w:tcW w:w="4004" w:type="dxa"/>
          <w:gridSpan w:val="2"/>
          <w:shd w:val="clear" w:color="auto" w:fill="auto"/>
        </w:tcPr>
        <w:p w:rsidR="00A37B49" w:rsidRPr="00EF1CDD" w:rsidRDefault="00A37B49" w:rsidP="003363CC">
          <w:pPr>
            <w:pStyle w:val="Huisstijl-Gegeven"/>
          </w:pPr>
          <w:bookmarkStart w:id="17" w:name="tblGegevensSectie2b" w:colFirst="0" w:colLast="3"/>
        </w:p>
      </w:tc>
      <w:tc>
        <w:tcPr>
          <w:tcW w:w="4745" w:type="dxa"/>
          <w:gridSpan w:val="3"/>
          <w:tcBorders>
            <w:left w:val="nil"/>
          </w:tcBorders>
          <w:shd w:val="clear" w:color="auto" w:fill="auto"/>
        </w:tcPr>
        <w:p w:rsidR="00A37B49" w:rsidRDefault="00A37B49" w:rsidP="003363CC">
          <w:pPr>
            <w:pStyle w:val="Huisstijl-Kopje"/>
          </w:pPr>
          <w:r>
            <w:t>Title</w:t>
          </w:r>
        </w:p>
        <w:p w:rsidR="00A37B49" w:rsidRPr="00EF1CDD" w:rsidRDefault="00A37B49" w:rsidP="003363CC">
          <w:pPr>
            <w:pStyle w:val="Huisstijl-Gegeven"/>
          </w:pPr>
          <w:r>
            <w:t>XBeach Manual</w:t>
          </w:r>
        </w:p>
      </w:tc>
    </w:tr>
    <w:tr w:rsidR="00A37B49" w:rsidRPr="004C2206">
      <w:tc>
        <w:tcPr>
          <w:tcW w:w="5246" w:type="dxa"/>
          <w:gridSpan w:val="3"/>
          <w:shd w:val="clear" w:color="auto" w:fill="auto"/>
        </w:tcPr>
        <w:p w:rsidR="00A37B49" w:rsidRPr="004C2206" w:rsidRDefault="00A37B49" w:rsidP="003363CC">
          <w:pPr>
            <w:pStyle w:val="Huisstijl-Gegeven"/>
          </w:pPr>
        </w:p>
      </w:tc>
      <w:tc>
        <w:tcPr>
          <w:tcW w:w="3503" w:type="dxa"/>
          <w:gridSpan w:val="2"/>
        </w:tcPr>
        <w:p w:rsidR="00A37B49" w:rsidRPr="004C2206" w:rsidRDefault="00A37B49" w:rsidP="003363CC">
          <w:pPr>
            <w:pStyle w:val="Huisstijl-Gegeven"/>
          </w:pPr>
        </w:p>
      </w:tc>
    </w:tr>
    <w:tr w:rsidR="00A37B49" w:rsidRPr="004C2206">
      <w:tc>
        <w:tcPr>
          <w:tcW w:w="2694" w:type="dxa"/>
          <w:shd w:val="clear" w:color="auto" w:fill="auto"/>
        </w:tcPr>
        <w:p w:rsidR="00A37B49" w:rsidRDefault="00A37B49" w:rsidP="003363CC">
          <w:pPr>
            <w:pStyle w:val="Huisstijl-Kopje"/>
          </w:pPr>
          <w:r>
            <w:t>Pages</w:t>
          </w:r>
        </w:p>
        <w:p w:rsidR="00A37B49" w:rsidRPr="004C2206" w:rsidRDefault="00B1793A" w:rsidP="003363CC">
          <w:pPr>
            <w:pStyle w:val="Huisstijl-Gegeven"/>
          </w:pPr>
          <w:fldSimple w:instr=" DOCVARIABLE  TotAantalPag  \* MERGEFORMAT ">
            <w:r w:rsidR="00A37B49">
              <w:t>8</w:t>
            </w:r>
          </w:fldSimple>
        </w:p>
      </w:tc>
      <w:tc>
        <w:tcPr>
          <w:tcW w:w="2552" w:type="dxa"/>
          <w:gridSpan w:val="2"/>
          <w:shd w:val="clear" w:color="auto" w:fill="auto"/>
        </w:tcPr>
        <w:p w:rsidR="00A37B49" w:rsidRPr="004C2206" w:rsidRDefault="00A37B49" w:rsidP="00A22DA3">
          <w:pPr>
            <w:tabs>
              <w:tab w:val="left" w:pos="1680"/>
            </w:tabs>
            <w:ind w:left="1680" w:hanging="1680"/>
          </w:pPr>
        </w:p>
      </w:tc>
      <w:tc>
        <w:tcPr>
          <w:tcW w:w="2552" w:type="dxa"/>
        </w:tcPr>
        <w:p w:rsidR="00A37B49" w:rsidRPr="004C2206" w:rsidRDefault="00A37B49" w:rsidP="00A22DA3">
          <w:pPr>
            <w:pStyle w:val="Huisstijl-Gegeven"/>
            <w:tabs>
              <w:tab w:val="left" w:pos="2552"/>
            </w:tabs>
          </w:pPr>
        </w:p>
      </w:tc>
      <w:tc>
        <w:tcPr>
          <w:tcW w:w="951" w:type="dxa"/>
        </w:tcPr>
        <w:p w:rsidR="00A37B49" w:rsidRPr="004C2206" w:rsidRDefault="00A37B49" w:rsidP="00A22DA3">
          <w:pPr>
            <w:pStyle w:val="Huisstijl-Gegeven"/>
            <w:tabs>
              <w:tab w:val="left" w:pos="2552"/>
            </w:tabs>
          </w:pPr>
        </w:p>
      </w:tc>
    </w:tr>
    <w:tr w:rsidR="00A37B49" w:rsidRPr="004C2206">
      <w:tc>
        <w:tcPr>
          <w:tcW w:w="8749" w:type="dxa"/>
          <w:gridSpan w:val="5"/>
          <w:shd w:val="clear" w:color="auto" w:fill="auto"/>
        </w:tcPr>
        <w:p w:rsidR="00A37B49" w:rsidRPr="004C2206" w:rsidRDefault="00A37B49" w:rsidP="00A22DA3">
          <w:pPr>
            <w:pStyle w:val="Huisstijl-Gegeven"/>
            <w:tabs>
              <w:tab w:val="left" w:pos="2552"/>
            </w:tabs>
          </w:pPr>
        </w:p>
      </w:tc>
    </w:tr>
  </w:tbl>
  <w:bookmarkEnd w:id="17"/>
  <w:p w:rsidR="00A37B49" w:rsidRPr="00672ACD" w:rsidRDefault="00A37B49"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A37B49" w:rsidRDefault="00A37B49"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A37B49" w:rsidRDefault="00A37B49"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A37B49" w:rsidRDefault="00A37B4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A37B49" w:rsidRDefault="00A37B49" w:rsidP="001A6A5C"/>
                </w:txbxContent>
              </v:textbox>
              <w10:wrap anchorx="page" anchory="page"/>
              <w10:anchorlock/>
            </v:shape>
          </w:pict>
        </mc:Fallback>
      </mc:AlternateContent>
    </w:r>
  </w:p>
  <w:p w:rsidR="00A37B49" w:rsidRDefault="00A37B49" w:rsidP="005C6157">
    <w:pPr>
      <w:pStyle w:val="Header"/>
    </w:pPr>
  </w:p>
  <w:p w:rsidR="00A37B49" w:rsidRDefault="00A37B49" w:rsidP="005C6157">
    <w:pPr>
      <w:pStyle w:val="Header"/>
    </w:pPr>
  </w:p>
  <w:p w:rsidR="00A37B49" w:rsidRDefault="00A37B49"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A37B49" w:rsidRPr="004C2206">
      <w:tc>
        <w:tcPr>
          <w:tcW w:w="8749" w:type="dxa"/>
          <w:gridSpan w:val="4"/>
          <w:shd w:val="clear" w:color="auto" w:fill="auto"/>
        </w:tcPr>
        <w:p w:rsidR="00A37B49" w:rsidRDefault="00A37B49" w:rsidP="003363CC">
          <w:pPr>
            <w:pStyle w:val="Huisstijl-Kopje"/>
          </w:pPr>
          <w:bookmarkStart w:id="22" w:name="tblGegevensSectie2a" w:colFirst="0" w:colLast="3"/>
          <w:r>
            <w:t>Title</w:t>
          </w:r>
        </w:p>
        <w:p w:rsidR="00A37B49" w:rsidRPr="00EF1CDD" w:rsidRDefault="00A37B49" w:rsidP="003363CC">
          <w:pPr>
            <w:pStyle w:val="Huisstijl-Gegeven"/>
          </w:pPr>
          <w:r>
            <w:t>XBeach Manual</w:t>
          </w:r>
        </w:p>
      </w:tc>
    </w:tr>
    <w:tr w:rsidR="00A37B49" w:rsidRPr="004C2206">
      <w:tc>
        <w:tcPr>
          <w:tcW w:w="5246" w:type="dxa"/>
          <w:gridSpan w:val="2"/>
          <w:shd w:val="clear" w:color="auto" w:fill="auto"/>
        </w:tcPr>
        <w:p w:rsidR="00A37B49" w:rsidRPr="004C2206" w:rsidRDefault="00A37B49" w:rsidP="003363CC">
          <w:pPr>
            <w:pStyle w:val="Huisstijl-Gegeven"/>
          </w:pPr>
        </w:p>
      </w:tc>
      <w:tc>
        <w:tcPr>
          <w:tcW w:w="3503" w:type="dxa"/>
          <w:gridSpan w:val="2"/>
        </w:tcPr>
        <w:p w:rsidR="00A37B49" w:rsidRPr="004C2206" w:rsidRDefault="00A37B49" w:rsidP="003363CC">
          <w:pPr>
            <w:pStyle w:val="Huisstijl-Gegeven"/>
          </w:pPr>
        </w:p>
      </w:tc>
    </w:tr>
    <w:tr w:rsidR="00A37B49" w:rsidRPr="004C2206">
      <w:tc>
        <w:tcPr>
          <w:tcW w:w="2694" w:type="dxa"/>
          <w:shd w:val="clear" w:color="auto" w:fill="auto"/>
        </w:tcPr>
        <w:p w:rsidR="00A37B49" w:rsidRDefault="00A37B49" w:rsidP="003363CC">
          <w:pPr>
            <w:pStyle w:val="Huisstijl-Kopje"/>
          </w:pPr>
          <w:r>
            <w:t>Pages</w:t>
          </w:r>
        </w:p>
        <w:p w:rsidR="00A37B49" w:rsidRPr="004C2206" w:rsidRDefault="00A37B49" w:rsidP="003363CC">
          <w:pPr>
            <w:pStyle w:val="Huisstijl-Gegeven"/>
          </w:pPr>
          <w:r>
            <w:t>105</w:t>
          </w:r>
        </w:p>
      </w:tc>
      <w:tc>
        <w:tcPr>
          <w:tcW w:w="2552" w:type="dxa"/>
          <w:shd w:val="clear" w:color="auto" w:fill="auto"/>
        </w:tcPr>
        <w:p w:rsidR="00A37B49" w:rsidRPr="004C2206" w:rsidRDefault="00A37B49" w:rsidP="005C6157">
          <w:pPr>
            <w:tabs>
              <w:tab w:val="left" w:pos="1680"/>
            </w:tabs>
            <w:ind w:left="1680" w:hanging="1680"/>
          </w:pPr>
        </w:p>
      </w:tc>
      <w:tc>
        <w:tcPr>
          <w:tcW w:w="2552" w:type="dxa"/>
        </w:tcPr>
        <w:p w:rsidR="00A37B49" w:rsidRPr="004C2206" w:rsidRDefault="00A37B49" w:rsidP="005C6157">
          <w:pPr>
            <w:pStyle w:val="Huisstijl-Gegeven"/>
            <w:tabs>
              <w:tab w:val="left" w:pos="2552"/>
            </w:tabs>
          </w:pPr>
        </w:p>
      </w:tc>
      <w:tc>
        <w:tcPr>
          <w:tcW w:w="951" w:type="dxa"/>
        </w:tcPr>
        <w:p w:rsidR="00A37B49" w:rsidRPr="004C2206" w:rsidRDefault="00A37B49" w:rsidP="005C6157">
          <w:pPr>
            <w:pStyle w:val="Huisstijl-Gegeven"/>
            <w:tabs>
              <w:tab w:val="left" w:pos="2552"/>
            </w:tabs>
          </w:pPr>
        </w:p>
      </w:tc>
    </w:tr>
    <w:tr w:rsidR="00A37B49" w:rsidRPr="004C2206">
      <w:tc>
        <w:tcPr>
          <w:tcW w:w="8749" w:type="dxa"/>
          <w:gridSpan w:val="4"/>
          <w:shd w:val="clear" w:color="auto" w:fill="auto"/>
        </w:tcPr>
        <w:p w:rsidR="00A37B49" w:rsidRPr="004C2206" w:rsidRDefault="00A37B49" w:rsidP="005C6157">
          <w:pPr>
            <w:pStyle w:val="Huisstijl-Gegeven"/>
            <w:tabs>
              <w:tab w:val="left" w:pos="2552"/>
            </w:tabs>
          </w:pPr>
        </w:p>
      </w:tc>
    </w:tr>
    <w:bookmarkEnd w:id="22"/>
  </w:tbl>
  <w:p w:rsidR="00A37B49" w:rsidRPr="005C6157" w:rsidRDefault="00A37B49"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A37B49">
                            <w:trPr>
                              <w:trHeight w:val="1701"/>
                            </w:trPr>
                            <w:tc>
                              <w:tcPr>
                                <w:tcW w:w="5103" w:type="dxa"/>
                                <w:shd w:val="clear" w:color="auto" w:fill="auto"/>
                              </w:tcPr>
                              <w:p w:rsidR="00A37B49" w:rsidRDefault="00A37B49" w:rsidP="00A2242F"/>
                            </w:tc>
                          </w:tr>
                        </w:tbl>
                        <w:p w:rsidR="00A37B49" w:rsidRDefault="00A37B49"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A37B49">
                      <w:trPr>
                        <w:trHeight w:val="1701"/>
                      </w:trPr>
                      <w:tc>
                        <w:tcPr>
                          <w:tcW w:w="5103" w:type="dxa"/>
                          <w:shd w:val="clear" w:color="auto" w:fill="auto"/>
                        </w:tcPr>
                        <w:p w:rsidR="00A37B49" w:rsidRDefault="00A37B49" w:rsidP="00A2242F"/>
                      </w:tc>
                    </w:tr>
                  </w:tbl>
                  <w:p w:rsidR="00A37B49" w:rsidRDefault="00A37B49" w:rsidP="005C6157"/>
                </w:txbxContent>
              </v:textbox>
              <w10:wrap anchorx="margin" anchory="page"/>
            </v:shape>
          </w:pict>
        </mc:Fallback>
      </mc:AlternateContent>
    </w:r>
  </w:p>
  <w:p w:rsidR="00A37B49" w:rsidRDefault="00A37B49" w:rsidP="005C6157">
    <w:pPr>
      <w:pStyle w:val="Header"/>
    </w:pPr>
  </w:p>
  <w:p w:rsidR="00A37B49" w:rsidRDefault="00A37B49" w:rsidP="005C6157">
    <w:pPr>
      <w:pStyle w:val="Header"/>
    </w:pPr>
  </w:p>
  <w:p w:rsidR="00A37B49" w:rsidRDefault="00A37B49"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A37B49" w:rsidRPr="004C2206">
      <w:tc>
        <w:tcPr>
          <w:tcW w:w="8735" w:type="dxa"/>
          <w:gridSpan w:val="4"/>
          <w:shd w:val="clear" w:color="auto" w:fill="auto"/>
        </w:tcPr>
        <w:p w:rsidR="00A37B49" w:rsidRPr="00EF1CDD" w:rsidRDefault="00A37B49" w:rsidP="005C6157">
          <w:pPr>
            <w:pStyle w:val="Huisstijl-Gegeven"/>
          </w:pPr>
        </w:p>
      </w:tc>
    </w:tr>
    <w:tr w:rsidR="00A37B49" w:rsidRPr="004C2206">
      <w:tc>
        <w:tcPr>
          <w:tcW w:w="5104" w:type="dxa"/>
          <w:gridSpan w:val="2"/>
          <w:shd w:val="clear" w:color="auto" w:fill="auto"/>
        </w:tcPr>
        <w:p w:rsidR="00A37B49" w:rsidRPr="004C2206" w:rsidRDefault="00A37B49" w:rsidP="005C6157">
          <w:pPr>
            <w:tabs>
              <w:tab w:val="left" w:pos="1680"/>
            </w:tabs>
            <w:ind w:left="1680" w:hanging="1680"/>
          </w:pPr>
        </w:p>
      </w:tc>
      <w:tc>
        <w:tcPr>
          <w:tcW w:w="3631" w:type="dxa"/>
          <w:gridSpan w:val="2"/>
        </w:tcPr>
        <w:p w:rsidR="00A37B49" w:rsidRPr="004C2206" w:rsidRDefault="00A37B49" w:rsidP="005C6157">
          <w:pPr>
            <w:pStyle w:val="Huisstijl-Gegeven"/>
            <w:tabs>
              <w:tab w:val="left" w:pos="2552"/>
            </w:tabs>
          </w:pPr>
        </w:p>
      </w:tc>
    </w:tr>
    <w:tr w:rsidR="00A37B49" w:rsidRPr="004C2206">
      <w:tc>
        <w:tcPr>
          <w:tcW w:w="2552" w:type="dxa"/>
          <w:shd w:val="clear" w:color="auto" w:fill="auto"/>
        </w:tcPr>
        <w:p w:rsidR="00A37B49" w:rsidRPr="004C2206" w:rsidRDefault="00A37B49" w:rsidP="005C6157">
          <w:pPr>
            <w:pStyle w:val="Huisstijl-Gegeven"/>
          </w:pPr>
        </w:p>
      </w:tc>
      <w:tc>
        <w:tcPr>
          <w:tcW w:w="2552" w:type="dxa"/>
          <w:shd w:val="clear" w:color="auto" w:fill="auto"/>
        </w:tcPr>
        <w:p w:rsidR="00A37B49" w:rsidRPr="004C2206" w:rsidRDefault="00A37B49" w:rsidP="005C6157">
          <w:pPr>
            <w:tabs>
              <w:tab w:val="left" w:pos="1680"/>
            </w:tabs>
            <w:ind w:left="1680" w:hanging="1680"/>
          </w:pPr>
        </w:p>
      </w:tc>
      <w:tc>
        <w:tcPr>
          <w:tcW w:w="2552" w:type="dxa"/>
        </w:tcPr>
        <w:p w:rsidR="00A37B49" w:rsidRPr="004C2206" w:rsidRDefault="00A37B49" w:rsidP="005C6157">
          <w:pPr>
            <w:pStyle w:val="Huisstijl-Gegeven"/>
            <w:tabs>
              <w:tab w:val="left" w:pos="2552"/>
            </w:tabs>
          </w:pPr>
        </w:p>
      </w:tc>
      <w:tc>
        <w:tcPr>
          <w:tcW w:w="1079" w:type="dxa"/>
        </w:tcPr>
        <w:p w:rsidR="00A37B49" w:rsidRPr="004C2206" w:rsidRDefault="00A37B49" w:rsidP="005C6157">
          <w:pPr>
            <w:pStyle w:val="Huisstijl-Gegeven"/>
            <w:tabs>
              <w:tab w:val="left" w:pos="2552"/>
            </w:tabs>
          </w:pPr>
        </w:p>
      </w:tc>
    </w:tr>
  </w:tbl>
  <w:p w:rsidR="00A37B49" w:rsidRPr="00B170CC" w:rsidRDefault="00A37B49"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Pr>
                              <w:p w:rsidR="00A37B49" w:rsidRDefault="00A37B49" w:rsidP="001220C3">
                                <w:pPr>
                                  <w:pStyle w:val="Huisstijl-Koptekst"/>
                                  <w:jc w:val="right"/>
                                </w:pPr>
                                <w:bookmarkStart w:id="37" w:name="bmKoptekstSectie3_2" w:colFirst="0" w:colLast="0"/>
                                <w:r>
                                  <w:t>27 January 2015, draft</w:t>
                                </w:r>
                              </w:p>
                            </w:tc>
                          </w:tr>
                          <w:bookmarkEnd w:id="37"/>
                        </w:tbl>
                        <w:p w:rsidR="00A37B49" w:rsidRDefault="00A37B4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Pr>
                        <w:p w:rsidR="00A37B49" w:rsidRDefault="00A37B49" w:rsidP="001220C3">
                          <w:pPr>
                            <w:pStyle w:val="Huisstijl-Koptekst"/>
                            <w:jc w:val="right"/>
                          </w:pPr>
                          <w:bookmarkStart w:id="38" w:name="bmKoptekstSectie3_2" w:colFirst="0" w:colLast="0"/>
                          <w:r>
                            <w:t>27 January 2015, draft</w:t>
                          </w:r>
                        </w:p>
                      </w:tc>
                    </w:tr>
                    <w:bookmarkEnd w:id="38"/>
                  </w:tbl>
                  <w:p w:rsidR="00A37B49" w:rsidRDefault="00A37B49" w:rsidP="001220C3"/>
                </w:txbxContent>
              </v:textbox>
              <w10:wrap anchorx="margin"/>
            </v:shape>
          </w:pict>
        </mc:Fallback>
      </mc:AlternateContent>
    </w:r>
  </w:p>
  <w:p w:rsidR="00A37B49" w:rsidRPr="00982765" w:rsidRDefault="00A37B49"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39"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
                        </w:tbl>
                        <w:p w:rsidR="00A37B49" w:rsidRDefault="00A37B4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40"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
                  </w:tbl>
                  <w:p w:rsidR="00A37B49" w:rsidRDefault="00A37B49" w:rsidP="00B24026"/>
                </w:txbxContent>
              </v:textbox>
              <w10:wrap anchorx="margin" anchory="page"/>
              <w10:anchorlock/>
            </v:shape>
          </w:pict>
        </mc:Fallback>
      </mc:AlternateContent>
    </w:r>
  </w:p>
  <w:p w:rsidR="00A37B49" w:rsidRPr="00672ACD" w:rsidRDefault="00A37B49" w:rsidP="00B24026">
    <w:pPr>
      <w:pStyle w:val="Header"/>
    </w:pPr>
  </w:p>
  <w:p w:rsidR="00A37B49" w:rsidRPr="00B24026" w:rsidRDefault="00A37B49"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A37B49" w:rsidRPr="004C2206">
      <w:tc>
        <w:tcPr>
          <w:tcW w:w="5529" w:type="dxa"/>
          <w:shd w:val="clear" w:color="auto" w:fill="auto"/>
        </w:tcPr>
        <w:p w:rsidR="00A37B49" w:rsidRPr="004C2206" w:rsidRDefault="00A37B49" w:rsidP="00A00A21">
          <w:pPr>
            <w:pStyle w:val="Huisstijl-Koptekst"/>
          </w:pPr>
          <w:bookmarkStart w:id="41" w:name="bmKoptekstSectie3_1" w:colFirst="0" w:colLast="0"/>
          <w:r>
            <w:t>27 January 2015, draft</w:t>
          </w:r>
        </w:p>
      </w:tc>
    </w:tr>
  </w:tbl>
  <w:bookmarkEnd w:id="41"/>
  <w:p w:rsidR="00A37B49" w:rsidRPr="00982765" w:rsidRDefault="00A37B49"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42"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2"/>
                        </w:tbl>
                        <w:p w:rsidR="00A37B49" w:rsidRDefault="00A37B49"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43"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3"/>
                  </w:tbl>
                  <w:p w:rsidR="00A37B49" w:rsidRDefault="00A37B49"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Mar>
                                  <w:right w:w="85" w:type="dxa"/>
                                </w:tcMar>
                              </w:tcPr>
                              <w:p w:rsidR="00A37B49" w:rsidRDefault="00A37B49" w:rsidP="001220C3">
                                <w:pPr>
                                  <w:pStyle w:val="Huisstijl-Koptekst"/>
                                  <w:jc w:val="right"/>
                                </w:pPr>
                                <w:bookmarkStart w:id="1082" w:name="bmKoptekstSectie4_2" w:colFirst="0" w:colLast="0"/>
                                <w:r>
                                  <w:t>27 January 2015, draft</w:t>
                                </w:r>
                              </w:p>
                            </w:tc>
                          </w:tr>
                          <w:bookmarkEnd w:id="1082"/>
                        </w:tbl>
                        <w:p w:rsidR="00A37B49" w:rsidRDefault="00A37B49"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A37B49">
                      <w:tc>
                        <w:tcPr>
                          <w:tcW w:w="5501" w:type="dxa"/>
                          <w:shd w:val="clear" w:color="auto" w:fill="auto"/>
                          <w:tcMar>
                            <w:right w:w="85" w:type="dxa"/>
                          </w:tcMar>
                        </w:tcPr>
                        <w:p w:rsidR="00A37B49" w:rsidRDefault="00A37B49" w:rsidP="001220C3">
                          <w:pPr>
                            <w:pStyle w:val="Huisstijl-Koptekst"/>
                            <w:jc w:val="right"/>
                          </w:pPr>
                          <w:bookmarkStart w:id="1083" w:name="bmKoptekstSectie4_2" w:colFirst="0" w:colLast="0"/>
                          <w:r>
                            <w:t>27 January 2015, draft</w:t>
                          </w:r>
                        </w:p>
                      </w:tc>
                    </w:tr>
                    <w:bookmarkEnd w:id="1083"/>
                  </w:tbl>
                  <w:p w:rsidR="00A37B49" w:rsidRDefault="00A37B49" w:rsidP="001220C3"/>
                </w:txbxContent>
              </v:textbox>
              <w10:wrap anchorx="margin"/>
            </v:shape>
          </w:pict>
        </mc:Fallback>
      </mc:AlternateContent>
    </w:r>
  </w:p>
  <w:p w:rsidR="00A37B49" w:rsidRPr="00982765" w:rsidRDefault="00A37B49"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084"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84"/>
                        </w:tbl>
                        <w:p w:rsidR="00A37B49" w:rsidRDefault="00A37B49"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bookmarkStart w:id="1085"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85"/>
                  </w:tbl>
                  <w:p w:rsidR="00A37B49" w:rsidRDefault="00A37B49" w:rsidP="00B24026"/>
                </w:txbxContent>
              </v:textbox>
              <w10:wrap anchorx="margin" anchory="page"/>
              <w10:anchorlock/>
            </v:shape>
          </w:pict>
        </mc:Fallback>
      </mc:AlternateContent>
    </w:r>
  </w:p>
  <w:p w:rsidR="00A37B49" w:rsidRPr="00672ACD" w:rsidRDefault="00A37B49" w:rsidP="00B24026">
    <w:pPr>
      <w:pStyle w:val="Header"/>
    </w:pPr>
  </w:p>
  <w:p w:rsidR="00A37B49" w:rsidRPr="00B24026" w:rsidRDefault="00A37B49" w:rsidP="00B24026">
    <w:pPr>
      <w:pStyle w:val="Header"/>
    </w:pPr>
  </w:p>
  <w:p w:rsidR="00A37B49" w:rsidRPr="00B24026" w:rsidRDefault="00A37B49"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B49" w:rsidRDefault="00A37B49"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1086"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86"/>
                        </w:tbl>
                        <w:p w:rsidR="00A37B49" w:rsidRDefault="00A37B49"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A37B49">
                      <w:trPr>
                        <w:trHeight w:val="1701"/>
                      </w:trPr>
                      <w:tc>
                        <w:tcPr>
                          <w:tcW w:w="4560" w:type="dxa"/>
                          <w:shd w:val="clear" w:color="auto" w:fill="auto"/>
                        </w:tcPr>
                        <w:p w:rsidR="00A37B49" w:rsidRDefault="00A37B49" w:rsidP="003363CC">
                          <w:pPr>
                            <w:jc w:val="right"/>
                          </w:pPr>
                          <w:bookmarkStart w:id="1087"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087"/>
                  </w:tbl>
                  <w:p w:rsidR="00A37B49" w:rsidRDefault="00A37B49"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A37B49" w:rsidRPr="004C2206">
      <w:tc>
        <w:tcPr>
          <w:tcW w:w="5812" w:type="dxa"/>
          <w:shd w:val="clear" w:color="auto" w:fill="auto"/>
        </w:tcPr>
        <w:p w:rsidR="00A37B49" w:rsidRPr="004C2206" w:rsidRDefault="00A37B49" w:rsidP="00A00A21">
          <w:pPr>
            <w:pStyle w:val="Huisstijl-Koptekst"/>
          </w:pPr>
          <w:bookmarkStart w:id="1088" w:name="bmKoptekstSectie4_1" w:colFirst="0" w:colLast="0"/>
          <w:r>
            <w:t>27 January 2015, draft</w:t>
          </w:r>
        </w:p>
      </w:tc>
    </w:tr>
    <w:bookmarkEnd w:id="1088"/>
  </w:tbl>
  <w:p w:rsidR="00A37B49" w:rsidRPr="00982765" w:rsidRDefault="00A37B49"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mirrorMargin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evenAndOddHeaders/>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76D"/>
    <w:rsid w:val="00127E17"/>
    <w:rsid w:val="0013413E"/>
    <w:rsid w:val="001477A5"/>
    <w:rsid w:val="00151657"/>
    <w:rsid w:val="00151E27"/>
    <w:rsid w:val="00153E68"/>
    <w:rsid w:val="00154BE2"/>
    <w:rsid w:val="001635AB"/>
    <w:rsid w:val="001640D7"/>
    <w:rsid w:val="0016491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2522"/>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4A62"/>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1B6D"/>
    <w:rsid w:val="00334A78"/>
    <w:rsid w:val="00335622"/>
    <w:rsid w:val="003363CC"/>
    <w:rsid w:val="00346078"/>
    <w:rsid w:val="0034637D"/>
    <w:rsid w:val="003518EF"/>
    <w:rsid w:val="0035275D"/>
    <w:rsid w:val="00354EC7"/>
    <w:rsid w:val="0035582C"/>
    <w:rsid w:val="00355D5D"/>
    <w:rsid w:val="00362414"/>
    <w:rsid w:val="0036457F"/>
    <w:rsid w:val="0037416E"/>
    <w:rsid w:val="0037613D"/>
    <w:rsid w:val="00380784"/>
    <w:rsid w:val="0038340E"/>
    <w:rsid w:val="00386EDA"/>
    <w:rsid w:val="0039110F"/>
    <w:rsid w:val="00394891"/>
    <w:rsid w:val="003950A4"/>
    <w:rsid w:val="003A481D"/>
    <w:rsid w:val="003A4857"/>
    <w:rsid w:val="003A6419"/>
    <w:rsid w:val="003B0006"/>
    <w:rsid w:val="003B16D2"/>
    <w:rsid w:val="003B4B11"/>
    <w:rsid w:val="003B5B71"/>
    <w:rsid w:val="003C2156"/>
    <w:rsid w:val="003C50B3"/>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4A57"/>
    <w:rsid w:val="00485C72"/>
    <w:rsid w:val="0048627D"/>
    <w:rsid w:val="00486BDF"/>
    <w:rsid w:val="00494D6E"/>
    <w:rsid w:val="004951FC"/>
    <w:rsid w:val="00497015"/>
    <w:rsid w:val="004A5502"/>
    <w:rsid w:val="004B0568"/>
    <w:rsid w:val="004B3D36"/>
    <w:rsid w:val="004B463E"/>
    <w:rsid w:val="004B4A0A"/>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6B98"/>
    <w:rsid w:val="005E72EC"/>
    <w:rsid w:val="005F0535"/>
    <w:rsid w:val="005F0E58"/>
    <w:rsid w:val="005F18CA"/>
    <w:rsid w:val="005F191E"/>
    <w:rsid w:val="00600772"/>
    <w:rsid w:val="0060323D"/>
    <w:rsid w:val="00612845"/>
    <w:rsid w:val="00620A54"/>
    <w:rsid w:val="006240FD"/>
    <w:rsid w:val="00634651"/>
    <w:rsid w:val="0063604D"/>
    <w:rsid w:val="0063641A"/>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15EF"/>
    <w:rsid w:val="006868B9"/>
    <w:rsid w:val="00691D3B"/>
    <w:rsid w:val="00693549"/>
    <w:rsid w:val="00694D36"/>
    <w:rsid w:val="006A0A14"/>
    <w:rsid w:val="006B18EE"/>
    <w:rsid w:val="006B3D75"/>
    <w:rsid w:val="006C06A2"/>
    <w:rsid w:val="006C0E2D"/>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87794"/>
    <w:rsid w:val="007937F7"/>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08C1"/>
    <w:rsid w:val="00861D5C"/>
    <w:rsid w:val="0086256E"/>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1289"/>
    <w:rsid w:val="00924EF5"/>
    <w:rsid w:val="00925A4D"/>
    <w:rsid w:val="00927335"/>
    <w:rsid w:val="00934A6B"/>
    <w:rsid w:val="00940823"/>
    <w:rsid w:val="009416E3"/>
    <w:rsid w:val="00944385"/>
    <w:rsid w:val="009563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B49"/>
    <w:rsid w:val="00A37D9C"/>
    <w:rsid w:val="00A45B92"/>
    <w:rsid w:val="00A47D82"/>
    <w:rsid w:val="00A52150"/>
    <w:rsid w:val="00A527B3"/>
    <w:rsid w:val="00A54468"/>
    <w:rsid w:val="00A56564"/>
    <w:rsid w:val="00A65370"/>
    <w:rsid w:val="00A673B7"/>
    <w:rsid w:val="00A730A0"/>
    <w:rsid w:val="00A74B63"/>
    <w:rsid w:val="00A77411"/>
    <w:rsid w:val="00A93064"/>
    <w:rsid w:val="00A97110"/>
    <w:rsid w:val="00AA01CC"/>
    <w:rsid w:val="00AA055D"/>
    <w:rsid w:val="00AA20F1"/>
    <w:rsid w:val="00AA68D5"/>
    <w:rsid w:val="00AB00DB"/>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1793A"/>
    <w:rsid w:val="00B2095E"/>
    <w:rsid w:val="00B21768"/>
    <w:rsid w:val="00B24026"/>
    <w:rsid w:val="00B3216C"/>
    <w:rsid w:val="00B32B0E"/>
    <w:rsid w:val="00B34A16"/>
    <w:rsid w:val="00B34D5D"/>
    <w:rsid w:val="00B4092B"/>
    <w:rsid w:val="00B46F25"/>
    <w:rsid w:val="00B47D26"/>
    <w:rsid w:val="00B502EC"/>
    <w:rsid w:val="00B5487A"/>
    <w:rsid w:val="00B54BCC"/>
    <w:rsid w:val="00B54FB5"/>
    <w:rsid w:val="00B6140B"/>
    <w:rsid w:val="00B6711C"/>
    <w:rsid w:val="00B67AE0"/>
    <w:rsid w:val="00B67CDE"/>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4F65"/>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5D4C"/>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C72C9"/>
    <w:rsid w:val="00CD2B70"/>
    <w:rsid w:val="00CD5551"/>
    <w:rsid w:val="00CE37D0"/>
    <w:rsid w:val="00CE6080"/>
    <w:rsid w:val="00CE645D"/>
    <w:rsid w:val="00CE6A72"/>
    <w:rsid w:val="00CF01AB"/>
    <w:rsid w:val="00CF6402"/>
    <w:rsid w:val="00D02D06"/>
    <w:rsid w:val="00D07DFF"/>
    <w:rsid w:val="00D108BA"/>
    <w:rsid w:val="00D17071"/>
    <w:rsid w:val="00D231D2"/>
    <w:rsid w:val="00D301C2"/>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A70CC"/>
    <w:rsid w:val="00DA7930"/>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86843"/>
    <w:rsid w:val="00E900F6"/>
    <w:rsid w:val="00E910D7"/>
    <w:rsid w:val="00E94C7B"/>
    <w:rsid w:val="00EA7570"/>
    <w:rsid w:val="00EB2594"/>
    <w:rsid w:val="00EB6E3B"/>
    <w:rsid w:val="00EB76FC"/>
    <w:rsid w:val="00EB7AC6"/>
    <w:rsid w:val="00EB7C9E"/>
    <w:rsid w:val="00EC2F6D"/>
    <w:rsid w:val="00EC32E0"/>
    <w:rsid w:val="00EC7A1A"/>
    <w:rsid w:val="00ED288D"/>
    <w:rsid w:val="00ED3482"/>
    <w:rsid w:val="00EE1A48"/>
    <w:rsid w:val="00EE1B16"/>
    <w:rsid w:val="00EE76BB"/>
    <w:rsid w:val="00EF1CDD"/>
    <w:rsid w:val="00F02F5A"/>
    <w:rsid w:val="00F03DB4"/>
    <w:rsid w:val="00F0598D"/>
    <w:rsid w:val="00F07219"/>
    <w:rsid w:val="00F128D8"/>
    <w:rsid w:val="00F15B77"/>
    <w:rsid w:val="00F30EB1"/>
    <w:rsid w:val="00F317B0"/>
    <w:rsid w:val="00F3579D"/>
    <w:rsid w:val="00F35B5D"/>
    <w:rsid w:val="00F41BBE"/>
    <w:rsid w:val="00F421FD"/>
    <w:rsid w:val="00F43A2C"/>
    <w:rsid w:val="00F43BE9"/>
    <w:rsid w:val="00F54946"/>
    <w:rsid w:val="00F638E8"/>
    <w:rsid w:val="00F7036A"/>
    <w:rsid w:val="00F74A5C"/>
    <w:rsid w:val="00F812C3"/>
    <w:rsid w:val="00F82B93"/>
    <w:rsid w:val="00F83598"/>
    <w:rsid w:val="00F84248"/>
    <w:rsid w:val="00F85264"/>
    <w:rsid w:val="00F93FCA"/>
    <w:rsid w:val="00F96306"/>
    <w:rsid w:val="00F96AF3"/>
    <w:rsid w:val="00FA63F1"/>
    <w:rsid w:val="00FA6D56"/>
    <w:rsid w:val="00FB0F87"/>
    <w:rsid w:val="00FB3C01"/>
    <w:rsid w:val="00FB79C4"/>
    <w:rsid w:val="00FC4F1E"/>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98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4248"/>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F84248"/>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F84248"/>
    <w:pPr>
      <w:numPr>
        <w:ilvl w:val="1"/>
      </w:numPr>
      <w:spacing w:after="0" w:line="255" w:lineRule="exact"/>
      <w:outlineLvl w:val="1"/>
    </w:pPr>
    <w:rPr>
      <w:bCs w:val="0"/>
      <w:iCs/>
      <w:sz w:val="21"/>
      <w:szCs w:val="28"/>
    </w:rPr>
  </w:style>
  <w:style w:type="paragraph" w:styleId="Heading3">
    <w:name w:val="heading 3"/>
    <w:basedOn w:val="Heading2"/>
    <w:next w:val="Normal"/>
    <w:qFormat/>
    <w:rsid w:val="00F84248"/>
    <w:pPr>
      <w:numPr>
        <w:ilvl w:val="2"/>
      </w:numPr>
      <w:outlineLvl w:val="2"/>
    </w:pPr>
    <w:rPr>
      <w:b w:val="0"/>
      <w:bCs/>
      <w:szCs w:val="26"/>
    </w:rPr>
  </w:style>
  <w:style w:type="paragraph" w:styleId="Heading4">
    <w:name w:val="heading 4"/>
    <w:basedOn w:val="Heading3"/>
    <w:next w:val="Normal"/>
    <w:qFormat/>
    <w:rsid w:val="00F84248"/>
    <w:pPr>
      <w:numPr>
        <w:ilvl w:val="3"/>
      </w:numPr>
      <w:outlineLvl w:val="3"/>
    </w:pPr>
    <w:rPr>
      <w:bCs w:val="0"/>
      <w:i/>
      <w:szCs w:val="28"/>
    </w:rPr>
  </w:style>
  <w:style w:type="paragraph" w:styleId="Heading5">
    <w:name w:val="heading 5"/>
    <w:basedOn w:val="Heading4"/>
    <w:next w:val="Normal"/>
    <w:qFormat/>
    <w:rsid w:val="00F84248"/>
    <w:pPr>
      <w:numPr>
        <w:ilvl w:val="4"/>
      </w:numPr>
      <w:outlineLvl w:val="4"/>
    </w:pPr>
    <w:rPr>
      <w:bCs/>
      <w:iCs w:val="0"/>
      <w:szCs w:val="26"/>
    </w:rPr>
  </w:style>
  <w:style w:type="paragraph" w:styleId="Heading6">
    <w:name w:val="heading 6"/>
    <w:basedOn w:val="Heading1"/>
    <w:next w:val="Normal"/>
    <w:qFormat/>
    <w:rsid w:val="00F84248"/>
    <w:pPr>
      <w:numPr>
        <w:ilvl w:val="5"/>
      </w:numPr>
      <w:outlineLvl w:val="5"/>
    </w:pPr>
    <w:rPr>
      <w:bCs w:val="0"/>
      <w:szCs w:val="22"/>
    </w:rPr>
  </w:style>
  <w:style w:type="paragraph" w:styleId="Heading7">
    <w:name w:val="heading 7"/>
    <w:basedOn w:val="Heading2"/>
    <w:next w:val="Normal"/>
    <w:qFormat/>
    <w:rsid w:val="00F84248"/>
    <w:pPr>
      <w:numPr>
        <w:ilvl w:val="6"/>
      </w:numPr>
      <w:outlineLvl w:val="6"/>
    </w:pPr>
  </w:style>
  <w:style w:type="paragraph" w:styleId="Heading8">
    <w:name w:val="heading 8"/>
    <w:basedOn w:val="Heading3"/>
    <w:next w:val="Normal"/>
    <w:qFormat/>
    <w:rsid w:val="00F84248"/>
    <w:pPr>
      <w:numPr>
        <w:ilvl w:val="7"/>
      </w:numPr>
      <w:outlineLvl w:val="7"/>
    </w:pPr>
    <w:rPr>
      <w:iCs w:val="0"/>
    </w:rPr>
  </w:style>
  <w:style w:type="paragraph" w:styleId="Heading9">
    <w:name w:val="heading 9"/>
    <w:basedOn w:val="Heading4"/>
    <w:next w:val="Normal"/>
    <w:qFormat/>
    <w:rsid w:val="00F84248"/>
    <w:pPr>
      <w:numPr>
        <w:ilvl w:val="8"/>
      </w:numPr>
      <w:outlineLvl w:val="8"/>
    </w:pPr>
    <w:rPr>
      <w:szCs w:val="22"/>
    </w:rPr>
  </w:style>
  <w:style w:type="character" w:default="1" w:styleId="DefaultParagraphFont">
    <w:name w:val="Default Paragraph Font"/>
    <w:uiPriority w:val="1"/>
    <w:semiHidden/>
    <w:unhideWhenUsed/>
    <w:rsid w:val="00F842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4248"/>
  </w:style>
  <w:style w:type="paragraph" w:styleId="Header">
    <w:name w:val="header"/>
    <w:basedOn w:val="Normal"/>
    <w:rsid w:val="00F84248"/>
    <w:pPr>
      <w:tabs>
        <w:tab w:val="center" w:pos="4153"/>
        <w:tab w:val="right" w:pos="8306"/>
      </w:tabs>
    </w:pPr>
  </w:style>
  <w:style w:type="paragraph" w:styleId="Footer">
    <w:name w:val="footer"/>
    <w:basedOn w:val="Normal"/>
    <w:link w:val="FooterChar"/>
    <w:rsid w:val="00F84248"/>
    <w:pPr>
      <w:tabs>
        <w:tab w:val="center" w:pos="4153"/>
        <w:tab w:val="right" w:pos="8306"/>
      </w:tabs>
    </w:pPr>
  </w:style>
  <w:style w:type="paragraph" w:customStyle="1" w:styleId="Huisstijl-Sjabloonnaam">
    <w:name w:val="Huisstijl-Sjabloonnaam"/>
    <w:basedOn w:val="Huisstijl-Naw"/>
    <w:rsid w:val="00F84248"/>
    <w:pPr>
      <w:spacing w:before="255" w:after="255" w:line="255" w:lineRule="exact"/>
      <w:jc w:val="left"/>
    </w:pPr>
    <w:rPr>
      <w:b/>
      <w:sz w:val="36"/>
    </w:rPr>
  </w:style>
  <w:style w:type="paragraph" w:customStyle="1" w:styleId="Huisstijl-Adres">
    <w:name w:val="Huisstijl-Adres"/>
    <w:basedOn w:val="Huisstijl-Naw"/>
    <w:rsid w:val="00F84248"/>
  </w:style>
  <w:style w:type="paragraph" w:styleId="ListBullet">
    <w:name w:val="List Bullet"/>
    <w:basedOn w:val="Normal"/>
    <w:rsid w:val="00F84248"/>
    <w:pPr>
      <w:numPr>
        <w:numId w:val="4"/>
      </w:numPr>
    </w:pPr>
  </w:style>
  <w:style w:type="paragraph" w:customStyle="1" w:styleId="Huisstijl-Naw">
    <w:name w:val="Huisstijl-Naw"/>
    <w:basedOn w:val="Normal"/>
    <w:rsid w:val="00F84248"/>
    <w:rPr>
      <w:noProof/>
    </w:rPr>
  </w:style>
  <w:style w:type="paragraph" w:customStyle="1" w:styleId="Huisstijl-Kopje">
    <w:name w:val="Huisstijl-Kopje"/>
    <w:basedOn w:val="Huisstijl-Naw"/>
    <w:rsid w:val="00F84248"/>
    <w:rPr>
      <w:b/>
      <w:sz w:val="17"/>
    </w:rPr>
  </w:style>
  <w:style w:type="paragraph" w:customStyle="1" w:styleId="Huisstijl-Gegeven">
    <w:name w:val="Huisstijl-Gegeven"/>
    <w:basedOn w:val="Huisstijl-Naw"/>
    <w:rsid w:val="00F84248"/>
    <w:pPr>
      <w:jc w:val="left"/>
    </w:pPr>
  </w:style>
  <w:style w:type="paragraph" w:styleId="ListBullet2">
    <w:name w:val="List Bullet 2"/>
    <w:basedOn w:val="ListBullet"/>
    <w:rsid w:val="00F84248"/>
    <w:pPr>
      <w:numPr>
        <w:ilvl w:val="1"/>
      </w:numPr>
    </w:pPr>
  </w:style>
  <w:style w:type="paragraph" w:customStyle="1" w:styleId="Huisstijl-Voettekst">
    <w:name w:val="Huisstijl-Voettekst"/>
    <w:basedOn w:val="Huisstijl-Naw"/>
    <w:rsid w:val="00F84248"/>
    <w:rPr>
      <w:sz w:val="17"/>
    </w:rPr>
  </w:style>
  <w:style w:type="paragraph" w:customStyle="1" w:styleId="Kop1zondernummer">
    <w:name w:val="Kop 1 zonder nummer"/>
    <w:basedOn w:val="Heading1"/>
    <w:next w:val="Normal"/>
    <w:rsid w:val="00F84248"/>
    <w:pPr>
      <w:numPr>
        <w:numId w:val="0"/>
      </w:numPr>
    </w:pPr>
  </w:style>
  <w:style w:type="paragraph" w:customStyle="1" w:styleId="Kop2zondernummer">
    <w:name w:val="Kop 2 zonder nummer"/>
    <w:basedOn w:val="Heading2"/>
    <w:next w:val="Normal"/>
    <w:rsid w:val="00F84248"/>
    <w:pPr>
      <w:numPr>
        <w:ilvl w:val="0"/>
        <w:numId w:val="0"/>
      </w:numPr>
    </w:pPr>
  </w:style>
  <w:style w:type="paragraph" w:customStyle="1" w:styleId="Kop3zondernummer">
    <w:name w:val="Kop 3 zonder nummer"/>
    <w:basedOn w:val="Heading3"/>
    <w:next w:val="Normal"/>
    <w:rsid w:val="00F84248"/>
    <w:pPr>
      <w:numPr>
        <w:ilvl w:val="0"/>
        <w:numId w:val="0"/>
      </w:numPr>
    </w:pPr>
  </w:style>
  <w:style w:type="paragraph" w:customStyle="1" w:styleId="Huisstijl-Titel">
    <w:name w:val="Huisstijl-Titel"/>
    <w:basedOn w:val="Huisstijl-Naw"/>
    <w:rsid w:val="00F84248"/>
    <w:pPr>
      <w:spacing w:line="510" w:lineRule="atLeast"/>
      <w:jc w:val="left"/>
    </w:pPr>
    <w:rPr>
      <w:b/>
      <w:sz w:val="36"/>
    </w:rPr>
  </w:style>
  <w:style w:type="paragraph" w:customStyle="1" w:styleId="Kop4zondernummer">
    <w:name w:val="Kop 4 zonder nummer"/>
    <w:basedOn w:val="Heading4"/>
    <w:next w:val="Normal"/>
    <w:rsid w:val="00F84248"/>
    <w:pPr>
      <w:numPr>
        <w:ilvl w:val="0"/>
        <w:numId w:val="0"/>
      </w:numPr>
    </w:pPr>
  </w:style>
  <w:style w:type="paragraph" w:styleId="TOC1">
    <w:name w:val="toc 1"/>
    <w:basedOn w:val="Normal"/>
    <w:next w:val="Normal"/>
    <w:rsid w:val="00F84248"/>
    <w:pPr>
      <w:tabs>
        <w:tab w:val="right" w:pos="8419"/>
      </w:tabs>
      <w:spacing w:before="255"/>
      <w:ind w:hanging="255"/>
      <w:jc w:val="left"/>
    </w:pPr>
    <w:rPr>
      <w:b/>
    </w:rPr>
  </w:style>
  <w:style w:type="paragraph" w:styleId="TOC2">
    <w:name w:val="toc 2"/>
    <w:basedOn w:val="Normal"/>
    <w:next w:val="Normal"/>
    <w:rsid w:val="00F84248"/>
    <w:pPr>
      <w:tabs>
        <w:tab w:val="right" w:pos="8419"/>
      </w:tabs>
      <w:ind w:left="510" w:hanging="510"/>
      <w:jc w:val="left"/>
    </w:pPr>
  </w:style>
  <w:style w:type="paragraph" w:styleId="TOC3">
    <w:name w:val="toc 3"/>
    <w:basedOn w:val="Normal"/>
    <w:next w:val="Normal"/>
    <w:rsid w:val="00F84248"/>
    <w:pPr>
      <w:tabs>
        <w:tab w:val="right" w:pos="8419"/>
      </w:tabs>
      <w:ind w:left="1276" w:hanging="765"/>
      <w:jc w:val="left"/>
    </w:pPr>
  </w:style>
  <w:style w:type="paragraph" w:customStyle="1" w:styleId="Huisstijl-Koptekst">
    <w:name w:val="Huisstijl-Koptekst"/>
    <w:basedOn w:val="Huisstijl-Naw"/>
    <w:rsid w:val="00F84248"/>
    <w:rPr>
      <w:i/>
      <w:sz w:val="17"/>
    </w:rPr>
  </w:style>
  <w:style w:type="paragraph" w:customStyle="1" w:styleId="Huisstijl-Pagina">
    <w:name w:val="Huisstijl-Pagina"/>
    <w:basedOn w:val="Huisstijl-Gegeven"/>
    <w:rsid w:val="00F84248"/>
    <w:pPr>
      <w:jc w:val="right"/>
    </w:pPr>
    <w:rPr>
      <w:sz w:val="17"/>
    </w:rPr>
  </w:style>
  <w:style w:type="character" w:styleId="PageNumber">
    <w:name w:val="page number"/>
    <w:basedOn w:val="DefaultParagraphFont"/>
    <w:rsid w:val="00F84248"/>
  </w:style>
  <w:style w:type="paragraph" w:customStyle="1" w:styleId="Huisstijl-Subtitel">
    <w:name w:val="Huisstijl-Subtitel"/>
    <w:basedOn w:val="Huisstijl-Naw"/>
    <w:rsid w:val="00F84248"/>
    <w:pPr>
      <w:jc w:val="left"/>
    </w:pPr>
    <w:rPr>
      <w:b/>
    </w:rPr>
  </w:style>
  <w:style w:type="table" w:customStyle="1" w:styleId="dTable">
    <w:name w:val="d_Table"/>
    <w:basedOn w:val="TableGrid"/>
    <w:rsid w:val="00F84248"/>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F84248"/>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F84248"/>
    <w:pPr>
      <w:tabs>
        <w:tab w:val="right" w:pos="8419"/>
      </w:tabs>
      <w:spacing w:before="255"/>
      <w:ind w:hanging="255"/>
      <w:jc w:val="left"/>
    </w:pPr>
    <w:rPr>
      <w:b/>
    </w:rPr>
  </w:style>
  <w:style w:type="paragraph" w:styleId="TOC7">
    <w:name w:val="toc 7"/>
    <w:basedOn w:val="Normal"/>
    <w:next w:val="Normal"/>
    <w:semiHidden/>
    <w:rsid w:val="00F84248"/>
    <w:pPr>
      <w:tabs>
        <w:tab w:val="right" w:pos="8419"/>
      </w:tabs>
      <w:ind w:left="510" w:hanging="510"/>
      <w:jc w:val="left"/>
    </w:pPr>
  </w:style>
  <w:style w:type="paragraph" w:styleId="TOC8">
    <w:name w:val="toc 8"/>
    <w:basedOn w:val="Normal"/>
    <w:next w:val="Normal"/>
    <w:semiHidden/>
    <w:rsid w:val="00F84248"/>
    <w:pPr>
      <w:tabs>
        <w:tab w:val="right" w:pos="8419"/>
      </w:tabs>
      <w:ind w:left="1276" w:hanging="765"/>
      <w:jc w:val="left"/>
    </w:pPr>
  </w:style>
  <w:style w:type="paragraph" w:styleId="Caption">
    <w:name w:val="caption"/>
    <w:basedOn w:val="Normal"/>
    <w:next w:val="Normal"/>
    <w:qFormat/>
    <w:rsid w:val="00F84248"/>
    <w:pPr>
      <w:tabs>
        <w:tab w:val="left" w:pos="907"/>
      </w:tabs>
      <w:ind w:left="567" w:hanging="567"/>
      <w:jc w:val="left"/>
    </w:pPr>
    <w:rPr>
      <w:bCs/>
      <w:i/>
      <w:sz w:val="17"/>
      <w:szCs w:val="20"/>
    </w:rPr>
  </w:style>
  <w:style w:type="paragraph" w:styleId="FootnoteText">
    <w:name w:val="footnote text"/>
    <w:basedOn w:val="Normal"/>
    <w:next w:val="FootnoteTextnormal"/>
    <w:rsid w:val="00F84248"/>
    <w:pPr>
      <w:ind w:hanging="340"/>
      <w:jc w:val="left"/>
    </w:pPr>
    <w:rPr>
      <w:i/>
      <w:sz w:val="17"/>
      <w:szCs w:val="20"/>
    </w:rPr>
  </w:style>
  <w:style w:type="paragraph" w:customStyle="1" w:styleId="HeadNoTOC">
    <w:name w:val="HeadNoTOC"/>
    <w:basedOn w:val="Normal"/>
    <w:next w:val="Normal"/>
    <w:rsid w:val="00F84248"/>
    <w:pPr>
      <w:spacing w:before="255" w:after="510"/>
      <w:jc w:val="left"/>
    </w:pPr>
    <w:rPr>
      <w:b/>
      <w:sz w:val="30"/>
    </w:rPr>
  </w:style>
  <w:style w:type="paragraph" w:customStyle="1" w:styleId="ListofReferences">
    <w:name w:val="List of References"/>
    <w:basedOn w:val="Normal"/>
    <w:next w:val="Normal"/>
    <w:rsid w:val="00F84248"/>
    <w:pPr>
      <w:spacing w:after="255"/>
      <w:ind w:left="765" w:hanging="765"/>
    </w:pPr>
  </w:style>
  <w:style w:type="paragraph" w:customStyle="1" w:styleId="Heading10">
    <w:name w:val="Heading 10"/>
    <w:basedOn w:val="Heading6"/>
    <w:next w:val="Normal"/>
    <w:rsid w:val="00F84248"/>
    <w:pPr>
      <w:numPr>
        <w:ilvl w:val="0"/>
        <w:numId w:val="0"/>
      </w:numPr>
    </w:pPr>
  </w:style>
  <w:style w:type="paragraph" w:customStyle="1" w:styleId="FootnoteTextnormal">
    <w:name w:val="Footnote Text normal"/>
    <w:basedOn w:val="FootnoteText"/>
    <w:rsid w:val="00F84248"/>
    <w:pPr>
      <w:ind w:firstLine="0"/>
    </w:pPr>
  </w:style>
  <w:style w:type="paragraph" w:styleId="ListBullet3">
    <w:name w:val="List Bullet 3"/>
    <w:basedOn w:val="ListNumber2"/>
    <w:rsid w:val="00F84248"/>
    <w:pPr>
      <w:numPr>
        <w:ilvl w:val="2"/>
        <w:numId w:val="4"/>
      </w:numPr>
    </w:pPr>
  </w:style>
  <w:style w:type="paragraph" w:styleId="ListBullet4">
    <w:name w:val="List Bullet 4"/>
    <w:basedOn w:val="Normal"/>
    <w:rsid w:val="00F84248"/>
    <w:pPr>
      <w:numPr>
        <w:ilvl w:val="3"/>
        <w:numId w:val="2"/>
      </w:numPr>
    </w:pPr>
  </w:style>
  <w:style w:type="paragraph" w:styleId="ListBullet5">
    <w:name w:val="List Bullet 5"/>
    <w:basedOn w:val="Normal"/>
    <w:rsid w:val="00F84248"/>
    <w:pPr>
      <w:numPr>
        <w:ilvl w:val="4"/>
        <w:numId w:val="2"/>
      </w:numPr>
    </w:pPr>
  </w:style>
  <w:style w:type="paragraph" w:customStyle="1" w:styleId="dTableBodytext">
    <w:name w:val="d_Table_Body_text"/>
    <w:basedOn w:val="BodyText"/>
    <w:next w:val="BodyText"/>
    <w:rsid w:val="00F84248"/>
    <w:pPr>
      <w:spacing w:after="0"/>
      <w:jc w:val="left"/>
    </w:pPr>
    <w:rPr>
      <w:sz w:val="18"/>
    </w:rPr>
  </w:style>
  <w:style w:type="paragraph" w:styleId="ListNumber2">
    <w:name w:val="List Number 2"/>
    <w:basedOn w:val="Normal"/>
    <w:rsid w:val="00F84248"/>
    <w:pPr>
      <w:numPr>
        <w:ilvl w:val="1"/>
        <w:numId w:val="5"/>
      </w:numPr>
    </w:pPr>
  </w:style>
  <w:style w:type="paragraph" w:styleId="TableofFigures">
    <w:name w:val="table of figures"/>
    <w:basedOn w:val="Normal"/>
    <w:next w:val="Normal"/>
    <w:rsid w:val="00F84248"/>
    <w:pPr>
      <w:spacing w:after="120"/>
      <w:ind w:left="1276" w:hanging="1276"/>
    </w:pPr>
  </w:style>
  <w:style w:type="paragraph" w:styleId="BodyText">
    <w:name w:val="Body Text"/>
    <w:aliases w:val="Body Textn,Body Text Char1 Char"/>
    <w:basedOn w:val="Normal"/>
    <w:link w:val="BodyTextChar"/>
    <w:rsid w:val="00F84248"/>
    <w:pPr>
      <w:spacing w:after="120"/>
    </w:pPr>
  </w:style>
  <w:style w:type="paragraph" w:styleId="ListNumber">
    <w:name w:val="List Number"/>
    <w:basedOn w:val="Normal"/>
    <w:rsid w:val="00F84248"/>
    <w:pPr>
      <w:numPr>
        <w:numId w:val="5"/>
      </w:numPr>
    </w:pPr>
  </w:style>
  <w:style w:type="paragraph" w:styleId="ListNumber3">
    <w:name w:val="List Number 3"/>
    <w:basedOn w:val="Normal"/>
    <w:rsid w:val="00F84248"/>
    <w:pPr>
      <w:numPr>
        <w:ilvl w:val="2"/>
        <w:numId w:val="5"/>
      </w:numPr>
    </w:pPr>
  </w:style>
  <w:style w:type="paragraph" w:styleId="ListNumber4">
    <w:name w:val="List Number 4"/>
    <w:basedOn w:val="Normal"/>
    <w:rsid w:val="00F84248"/>
    <w:pPr>
      <w:numPr>
        <w:ilvl w:val="3"/>
        <w:numId w:val="3"/>
      </w:numPr>
    </w:pPr>
  </w:style>
  <w:style w:type="paragraph" w:styleId="ListNumber5">
    <w:name w:val="List Number 5"/>
    <w:basedOn w:val="Normal"/>
    <w:rsid w:val="00F84248"/>
    <w:pPr>
      <w:numPr>
        <w:ilvl w:val="4"/>
        <w:numId w:val="3"/>
      </w:numPr>
    </w:pPr>
  </w:style>
  <w:style w:type="character" w:customStyle="1" w:styleId="FooterChar">
    <w:name w:val="Footer Char"/>
    <w:link w:val="Footer"/>
    <w:rsid w:val="00F84248"/>
    <w:rPr>
      <w:rFonts w:ascii="Arial" w:hAnsi="Arial" w:cs="Arial"/>
      <w:sz w:val="21"/>
      <w:szCs w:val="24"/>
      <w:lang w:eastAsia="en-US"/>
    </w:rPr>
  </w:style>
  <w:style w:type="numbering" w:customStyle="1" w:styleId="Huisstijl-LijstOpsomming">
    <w:name w:val="Huisstijl-LijstOpsomming"/>
    <w:uiPriority w:val="99"/>
    <w:rsid w:val="00F84248"/>
    <w:pPr>
      <w:numPr>
        <w:numId w:val="4"/>
      </w:numPr>
    </w:pPr>
  </w:style>
  <w:style w:type="numbering" w:customStyle="1" w:styleId="Huisstijl-LijstNummering">
    <w:name w:val="Huisstijl-LijstNummering"/>
    <w:uiPriority w:val="99"/>
    <w:rsid w:val="00F84248"/>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84248"/>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F84248"/>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F84248"/>
    <w:pPr>
      <w:numPr>
        <w:ilvl w:val="1"/>
      </w:numPr>
      <w:spacing w:after="0" w:line="255" w:lineRule="exact"/>
      <w:outlineLvl w:val="1"/>
    </w:pPr>
    <w:rPr>
      <w:bCs w:val="0"/>
      <w:iCs/>
      <w:sz w:val="21"/>
      <w:szCs w:val="28"/>
    </w:rPr>
  </w:style>
  <w:style w:type="paragraph" w:styleId="Heading3">
    <w:name w:val="heading 3"/>
    <w:basedOn w:val="Heading2"/>
    <w:next w:val="Normal"/>
    <w:qFormat/>
    <w:rsid w:val="00F84248"/>
    <w:pPr>
      <w:numPr>
        <w:ilvl w:val="2"/>
      </w:numPr>
      <w:outlineLvl w:val="2"/>
    </w:pPr>
    <w:rPr>
      <w:b w:val="0"/>
      <w:bCs/>
      <w:szCs w:val="26"/>
    </w:rPr>
  </w:style>
  <w:style w:type="paragraph" w:styleId="Heading4">
    <w:name w:val="heading 4"/>
    <w:basedOn w:val="Heading3"/>
    <w:next w:val="Normal"/>
    <w:qFormat/>
    <w:rsid w:val="00F84248"/>
    <w:pPr>
      <w:numPr>
        <w:ilvl w:val="3"/>
      </w:numPr>
      <w:outlineLvl w:val="3"/>
    </w:pPr>
    <w:rPr>
      <w:bCs w:val="0"/>
      <w:i/>
      <w:szCs w:val="28"/>
    </w:rPr>
  </w:style>
  <w:style w:type="paragraph" w:styleId="Heading5">
    <w:name w:val="heading 5"/>
    <w:basedOn w:val="Heading4"/>
    <w:next w:val="Normal"/>
    <w:qFormat/>
    <w:rsid w:val="00F84248"/>
    <w:pPr>
      <w:numPr>
        <w:ilvl w:val="4"/>
      </w:numPr>
      <w:outlineLvl w:val="4"/>
    </w:pPr>
    <w:rPr>
      <w:bCs/>
      <w:iCs w:val="0"/>
      <w:szCs w:val="26"/>
    </w:rPr>
  </w:style>
  <w:style w:type="paragraph" w:styleId="Heading6">
    <w:name w:val="heading 6"/>
    <w:basedOn w:val="Heading1"/>
    <w:next w:val="Normal"/>
    <w:qFormat/>
    <w:rsid w:val="00F84248"/>
    <w:pPr>
      <w:numPr>
        <w:ilvl w:val="5"/>
      </w:numPr>
      <w:outlineLvl w:val="5"/>
    </w:pPr>
    <w:rPr>
      <w:bCs w:val="0"/>
      <w:szCs w:val="22"/>
    </w:rPr>
  </w:style>
  <w:style w:type="paragraph" w:styleId="Heading7">
    <w:name w:val="heading 7"/>
    <w:basedOn w:val="Heading2"/>
    <w:next w:val="Normal"/>
    <w:qFormat/>
    <w:rsid w:val="00F84248"/>
    <w:pPr>
      <w:numPr>
        <w:ilvl w:val="6"/>
      </w:numPr>
      <w:outlineLvl w:val="6"/>
    </w:pPr>
  </w:style>
  <w:style w:type="paragraph" w:styleId="Heading8">
    <w:name w:val="heading 8"/>
    <w:basedOn w:val="Heading3"/>
    <w:next w:val="Normal"/>
    <w:qFormat/>
    <w:rsid w:val="00F84248"/>
    <w:pPr>
      <w:numPr>
        <w:ilvl w:val="7"/>
      </w:numPr>
      <w:outlineLvl w:val="7"/>
    </w:pPr>
    <w:rPr>
      <w:iCs w:val="0"/>
    </w:rPr>
  </w:style>
  <w:style w:type="paragraph" w:styleId="Heading9">
    <w:name w:val="heading 9"/>
    <w:basedOn w:val="Heading4"/>
    <w:next w:val="Normal"/>
    <w:qFormat/>
    <w:rsid w:val="00F84248"/>
    <w:pPr>
      <w:numPr>
        <w:ilvl w:val="8"/>
      </w:numPr>
      <w:outlineLvl w:val="8"/>
    </w:pPr>
    <w:rPr>
      <w:szCs w:val="22"/>
    </w:rPr>
  </w:style>
  <w:style w:type="character" w:default="1" w:styleId="DefaultParagraphFont">
    <w:name w:val="Default Paragraph Font"/>
    <w:uiPriority w:val="1"/>
    <w:semiHidden/>
    <w:unhideWhenUsed/>
    <w:rsid w:val="00F842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84248"/>
  </w:style>
  <w:style w:type="paragraph" w:styleId="Header">
    <w:name w:val="header"/>
    <w:basedOn w:val="Normal"/>
    <w:rsid w:val="00F84248"/>
    <w:pPr>
      <w:tabs>
        <w:tab w:val="center" w:pos="4153"/>
        <w:tab w:val="right" w:pos="8306"/>
      </w:tabs>
    </w:pPr>
  </w:style>
  <w:style w:type="paragraph" w:styleId="Footer">
    <w:name w:val="footer"/>
    <w:basedOn w:val="Normal"/>
    <w:link w:val="FooterChar"/>
    <w:rsid w:val="00F84248"/>
    <w:pPr>
      <w:tabs>
        <w:tab w:val="center" w:pos="4153"/>
        <w:tab w:val="right" w:pos="8306"/>
      </w:tabs>
    </w:pPr>
  </w:style>
  <w:style w:type="paragraph" w:customStyle="1" w:styleId="Huisstijl-Sjabloonnaam">
    <w:name w:val="Huisstijl-Sjabloonnaam"/>
    <w:basedOn w:val="Huisstijl-Naw"/>
    <w:rsid w:val="00F84248"/>
    <w:pPr>
      <w:spacing w:before="255" w:after="255" w:line="255" w:lineRule="exact"/>
      <w:jc w:val="left"/>
    </w:pPr>
    <w:rPr>
      <w:b/>
      <w:sz w:val="36"/>
    </w:rPr>
  </w:style>
  <w:style w:type="paragraph" w:customStyle="1" w:styleId="Huisstijl-Adres">
    <w:name w:val="Huisstijl-Adres"/>
    <w:basedOn w:val="Huisstijl-Naw"/>
    <w:rsid w:val="00F84248"/>
  </w:style>
  <w:style w:type="paragraph" w:styleId="ListBullet">
    <w:name w:val="List Bullet"/>
    <w:basedOn w:val="Normal"/>
    <w:rsid w:val="00F84248"/>
    <w:pPr>
      <w:numPr>
        <w:numId w:val="4"/>
      </w:numPr>
    </w:pPr>
  </w:style>
  <w:style w:type="paragraph" w:customStyle="1" w:styleId="Huisstijl-Naw">
    <w:name w:val="Huisstijl-Naw"/>
    <w:basedOn w:val="Normal"/>
    <w:rsid w:val="00F84248"/>
    <w:rPr>
      <w:noProof/>
    </w:rPr>
  </w:style>
  <w:style w:type="paragraph" w:customStyle="1" w:styleId="Huisstijl-Kopje">
    <w:name w:val="Huisstijl-Kopje"/>
    <w:basedOn w:val="Huisstijl-Naw"/>
    <w:rsid w:val="00F84248"/>
    <w:rPr>
      <w:b/>
      <w:sz w:val="17"/>
    </w:rPr>
  </w:style>
  <w:style w:type="paragraph" w:customStyle="1" w:styleId="Huisstijl-Gegeven">
    <w:name w:val="Huisstijl-Gegeven"/>
    <w:basedOn w:val="Huisstijl-Naw"/>
    <w:rsid w:val="00F84248"/>
    <w:pPr>
      <w:jc w:val="left"/>
    </w:pPr>
  </w:style>
  <w:style w:type="paragraph" w:styleId="ListBullet2">
    <w:name w:val="List Bullet 2"/>
    <w:basedOn w:val="ListBullet"/>
    <w:rsid w:val="00F84248"/>
    <w:pPr>
      <w:numPr>
        <w:ilvl w:val="1"/>
      </w:numPr>
    </w:pPr>
  </w:style>
  <w:style w:type="paragraph" w:customStyle="1" w:styleId="Huisstijl-Voettekst">
    <w:name w:val="Huisstijl-Voettekst"/>
    <w:basedOn w:val="Huisstijl-Naw"/>
    <w:rsid w:val="00F84248"/>
    <w:rPr>
      <w:sz w:val="17"/>
    </w:rPr>
  </w:style>
  <w:style w:type="paragraph" w:customStyle="1" w:styleId="Kop1zondernummer">
    <w:name w:val="Kop 1 zonder nummer"/>
    <w:basedOn w:val="Heading1"/>
    <w:next w:val="Normal"/>
    <w:rsid w:val="00F84248"/>
    <w:pPr>
      <w:numPr>
        <w:numId w:val="0"/>
      </w:numPr>
    </w:pPr>
  </w:style>
  <w:style w:type="paragraph" w:customStyle="1" w:styleId="Kop2zondernummer">
    <w:name w:val="Kop 2 zonder nummer"/>
    <w:basedOn w:val="Heading2"/>
    <w:next w:val="Normal"/>
    <w:rsid w:val="00F84248"/>
    <w:pPr>
      <w:numPr>
        <w:ilvl w:val="0"/>
        <w:numId w:val="0"/>
      </w:numPr>
    </w:pPr>
  </w:style>
  <w:style w:type="paragraph" w:customStyle="1" w:styleId="Kop3zondernummer">
    <w:name w:val="Kop 3 zonder nummer"/>
    <w:basedOn w:val="Heading3"/>
    <w:next w:val="Normal"/>
    <w:rsid w:val="00F84248"/>
    <w:pPr>
      <w:numPr>
        <w:ilvl w:val="0"/>
        <w:numId w:val="0"/>
      </w:numPr>
    </w:pPr>
  </w:style>
  <w:style w:type="paragraph" w:customStyle="1" w:styleId="Huisstijl-Titel">
    <w:name w:val="Huisstijl-Titel"/>
    <w:basedOn w:val="Huisstijl-Naw"/>
    <w:rsid w:val="00F84248"/>
    <w:pPr>
      <w:spacing w:line="510" w:lineRule="atLeast"/>
      <w:jc w:val="left"/>
    </w:pPr>
    <w:rPr>
      <w:b/>
      <w:sz w:val="36"/>
    </w:rPr>
  </w:style>
  <w:style w:type="paragraph" w:customStyle="1" w:styleId="Kop4zondernummer">
    <w:name w:val="Kop 4 zonder nummer"/>
    <w:basedOn w:val="Heading4"/>
    <w:next w:val="Normal"/>
    <w:rsid w:val="00F84248"/>
    <w:pPr>
      <w:numPr>
        <w:ilvl w:val="0"/>
        <w:numId w:val="0"/>
      </w:numPr>
    </w:pPr>
  </w:style>
  <w:style w:type="paragraph" w:styleId="TOC1">
    <w:name w:val="toc 1"/>
    <w:basedOn w:val="Normal"/>
    <w:next w:val="Normal"/>
    <w:rsid w:val="00F84248"/>
    <w:pPr>
      <w:tabs>
        <w:tab w:val="right" w:pos="8419"/>
      </w:tabs>
      <w:spacing w:before="255"/>
      <w:ind w:hanging="255"/>
      <w:jc w:val="left"/>
    </w:pPr>
    <w:rPr>
      <w:b/>
    </w:rPr>
  </w:style>
  <w:style w:type="paragraph" w:styleId="TOC2">
    <w:name w:val="toc 2"/>
    <w:basedOn w:val="Normal"/>
    <w:next w:val="Normal"/>
    <w:rsid w:val="00F84248"/>
    <w:pPr>
      <w:tabs>
        <w:tab w:val="right" w:pos="8419"/>
      </w:tabs>
      <w:ind w:left="510" w:hanging="510"/>
      <w:jc w:val="left"/>
    </w:pPr>
  </w:style>
  <w:style w:type="paragraph" w:styleId="TOC3">
    <w:name w:val="toc 3"/>
    <w:basedOn w:val="Normal"/>
    <w:next w:val="Normal"/>
    <w:rsid w:val="00F84248"/>
    <w:pPr>
      <w:tabs>
        <w:tab w:val="right" w:pos="8419"/>
      </w:tabs>
      <w:ind w:left="1276" w:hanging="765"/>
      <w:jc w:val="left"/>
    </w:pPr>
  </w:style>
  <w:style w:type="paragraph" w:customStyle="1" w:styleId="Huisstijl-Koptekst">
    <w:name w:val="Huisstijl-Koptekst"/>
    <w:basedOn w:val="Huisstijl-Naw"/>
    <w:rsid w:val="00F84248"/>
    <w:rPr>
      <w:i/>
      <w:sz w:val="17"/>
    </w:rPr>
  </w:style>
  <w:style w:type="paragraph" w:customStyle="1" w:styleId="Huisstijl-Pagina">
    <w:name w:val="Huisstijl-Pagina"/>
    <w:basedOn w:val="Huisstijl-Gegeven"/>
    <w:rsid w:val="00F84248"/>
    <w:pPr>
      <w:jc w:val="right"/>
    </w:pPr>
    <w:rPr>
      <w:sz w:val="17"/>
    </w:rPr>
  </w:style>
  <w:style w:type="character" w:styleId="PageNumber">
    <w:name w:val="page number"/>
    <w:basedOn w:val="DefaultParagraphFont"/>
    <w:rsid w:val="00F84248"/>
  </w:style>
  <w:style w:type="paragraph" w:customStyle="1" w:styleId="Huisstijl-Subtitel">
    <w:name w:val="Huisstijl-Subtitel"/>
    <w:basedOn w:val="Huisstijl-Naw"/>
    <w:rsid w:val="00F84248"/>
    <w:pPr>
      <w:jc w:val="left"/>
    </w:pPr>
    <w:rPr>
      <w:b/>
    </w:rPr>
  </w:style>
  <w:style w:type="table" w:customStyle="1" w:styleId="dTable">
    <w:name w:val="d_Table"/>
    <w:basedOn w:val="TableGrid"/>
    <w:rsid w:val="00F84248"/>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F84248"/>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F84248"/>
    <w:pPr>
      <w:tabs>
        <w:tab w:val="right" w:pos="8419"/>
      </w:tabs>
      <w:spacing w:before="255"/>
      <w:ind w:hanging="255"/>
      <w:jc w:val="left"/>
    </w:pPr>
    <w:rPr>
      <w:b/>
    </w:rPr>
  </w:style>
  <w:style w:type="paragraph" w:styleId="TOC7">
    <w:name w:val="toc 7"/>
    <w:basedOn w:val="Normal"/>
    <w:next w:val="Normal"/>
    <w:semiHidden/>
    <w:rsid w:val="00F84248"/>
    <w:pPr>
      <w:tabs>
        <w:tab w:val="right" w:pos="8419"/>
      </w:tabs>
      <w:ind w:left="510" w:hanging="510"/>
      <w:jc w:val="left"/>
    </w:pPr>
  </w:style>
  <w:style w:type="paragraph" w:styleId="TOC8">
    <w:name w:val="toc 8"/>
    <w:basedOn w:val="Normal"/>
    <w:next w:val="Normal"/>
    <w:semiHidden/>
    <w:rsid w:val="00F84248"/>
    <w:pPr>
      <w:tabs>
        <w:tab w:val="right" w:pos="8419"/>
      </w:tabs>
      <w:ind w:left="1276" w:hanging="765"/>
      <w:jc w:val="left"/>
    </w:pPr>
  </w:style>
  <w:style w:type="paragraph" w:styleId="Caption">
    <w:name w:val="caption"/>
    <w:basedOn w:val="Normal"/>
    <w:next w:val="Normal"/>
    <w:qFormat/>
    <w:rsid w:val="00F84248"/>
    <w:pPr>
      <w:tabs>
        <w:tab w:val="left" w:pos="907"/>
      </w:tabs>
      <w:ind w:left="567" w:hanging="567"/>
      <w:jc w:val="left"/>
    </w:pPr>
    <w:rPr>
      <w:bCs/>
      <w:i/>
      <w:sz w:val="17"/>
      <w:szCs w:val="20"/>
    </w:rPr>
  </w:style>
  <w:style w:type="paragraph" w:styleId="FootnoteText">
    <w:name w:val="footnote text"/>
    <w:basedOn w:val="Normal"/>
    <w:next w:val="FootnoteTextnormal"/>
    <w:rsid w:val="00F84248"/>
    <w:pPr>
      <w:ind w:hanging="340"/>
      <w:jc w:val="left"/>
    </w:pPr>
    <w:rPr>
      <w:i/>
      <w:sz w:val="17"/>
      <w:szCs w:val="20"/>
    </w:rPr>
  </w:style>
  <w:style w:type="paragraph" w:customStyle="1" w:styleId="HeadNoTOC">
    <w:name w:val="HeadNoTOC"/>
    <w:basedOn w:val="Normal"/>
    <w:next w:val="Normal"/>
    <w:rsid w:val="00F84248"/>
    <w:pPr>
      <w:spacing w:before="255" w:after="510"/>
      <w:jc w:val="left"/>
    </w:pPr>
    <w:rPr>
      <w:b/>
      <w:sz w:val="30"/>
    </w:rPr>
  </w:style>
  <w:style w:type="paragraph" w:customStyle="1" w:styleId="ListofReferences">
    <w:name w:val="List of References"/>
    <w:basedOn w:val="Normal"/>
    <w:next w:val="Normal"/>
    <w:rsid w:val="00F84248"/>
    <w:pPr>
      <w:spacing w:after="255"/>
      <w:ind w:left="765" w:hanging="765"/>
    </w:pPr>
  </w:style>
  <w:style w:type="paragraph" w:customStyle="1" w:styleId="Heading10">
    <w:name w:val="Heading 10"/>
    <w:basedOn w:val="Heading6"/>
    <w:next w:val="Normal"/>
    <w:rsid w:val="00F84248"/>
    <w:pPr>
      <w:numPr>
        <w:ilvl w:val="0"/>
        <w:numId w:val="0"/>
      </w:numPr>
    </w:pPr>
  </w:style>
  <w:style w:type="paragraph" w:customStyle="1" w:styleId="FootnoteTextnormal">
    <w:name w:val="Footnote Text normal"/>
    <w:basedOn w:val="FootnoteText"/>
    <w:rsid w:val="00F84248"/>
    <w:pPr>
      <w:ind w:firstLine="0"/>
    </w:pPr>
  </w:style>
  <w:style w:type="paragraph" w:styleId="ListBullet3">
    <w:name w:val="List Bullet 3"/>
    <w:basedOn w:val="ListNumber2"/>
    <w:rsid w:val="00F84248"/>
    <w:pPr>
      <w:numPr>
        <w:ilvl w:val="2"/>
        <w:numId w:val="4"/>
      </w:numPr>
    </w:pPr>
  </w:style>
  <w:style w:type="paragraph" w:styleId="ListBullet4">
    <w:name w:val="List Bullet 4"/>
    <w:basedOn w:val="Normal"/>
    <w:rsid w:val="00F84248"/>
    <w:pPr>
      <w:numPr>
        <w:ilvl w:val="3"/>
        <w:numId w:val="2"/>
      </w:numPr>
    </w:pPr>
  </w:style>
  <w:style w:type="paragraph" w:styleId="ListBullet5">
    <w:name w:val="List Bullet 5"/>
    <w:basedOn w:val="Normal"/>
    <w:rsid w:val="00F84248"/>
    <w:pPr>
      <w:numPr>
        <w:ilvl w:val="4"/>
        <w:numId w:val="2"/>
      </w:numPr>
    </w:pPr>
  </w:style>
  <w:style w:type="paragraph" w:customStyle="1" w:styleId="dTableBodytext">
    <w:name w:val="d_Table_Body_text"/>
    <w:basedOn w:val="BodyText"/>
    <w:next w:val="BodyText"/>
    <w:rsid w:val="00F84248"/>
    <w:pPr>
      <w:spacing w:after="0"/>
      <w:jc w:val="left"/>
    </w:pPr>
    <w:rPr>
      <w:sz w:val="18"/>
    </w:rPr>
  </w:style>
  <w:style w:type="paragraph" w:styleId="ListNumber2">
    <w:name w:val="List Number 2"/>
    <w:basedOn w:val="Normal"/>
    <w:rsid w:val="00F84248"/>
    <w:pPr>
      <w:numPr>
        <w:ilvl w:val="1"/>
        <w:numId w:val="5"/>
      </w:numPr>
    </w:pPr>
  </w:style>
  <w:style w:type="paragraph" w:styleId="TableofFigures">
    <w:name w:val="table of figures"/>
    <w:basedOn w:val="Normal"/>
    <w:next w:val="Normal"/>
    <w:rsid w:val="00F84248"/>
    <w:pPr>
      <w:spacing w:after="120"/>
      <w:ind w:left="1276" w:hanging="1276"/>
    </w:pPr>
  </w:style>
  <w:style w:type="paragraph" w:styleId="BodyText">
    <w:name w:val="Body Text"/>
    <w:aliases w:val="Body Textn,Body Text Char1 Char"/>
    <w:basedOn w:val="Normal"/>
    <w:link w:val="BodyTextChar"/>
    <w:rsid w:val="00F84248"/>
    <w:pPr>
      <w:spacing w:after="120"/>
    </w:pPr>
  </w:style>
  <w:style w:type="paragraph" w:styleId="ListNumber">
    <w:name w:val="List Number"/>
    <w:basedOn w:val="Normal"/>
    <w:rsid w:val="00F84248"/>
    <w:pPr>
      <w:numPr>
        <w:numId w:val="5"/>
      </w:numPr>
    </w:pPr>
  </w:style>
  <w:style w:type="paragraph" w:styleId="ListNumber3">
    <w:name w:val="List Number 3"/>
    <w:basedOn w:val="Normal"/>
    <w:rsid w:val="00F84248"/>
    <w:pPr>
      <w:numPr>
        <w:ilvl w:val="2"/>
        <w:numId w:val="5"/>
      </w:numPr>
    </w:pPr>
  </w:style>
  <w:style w:type="paragraph" w:styleId="ListNumber4">
    <w:name w:val="List Number 4"/>
    <w:basedOn w:val="Normal"/>
    <w:rsid w:val="00F84248"/>
    <w:pPr>
      <w:numPr>
        <w:ilvl w:val="3"/>
        <w:numId w:val="3"/>
      </w:numPr>
    </w:pPr>
  </w:style>
  <w:style w:type="paragraph" w:styleId="ListNumber5">
    <w:name w:val="List Number 5"/>
    <w:basedOn w:val="Normal"/>
    <w:rsid w:val="00F84248"/>
    <w:pPr>
      <w:numPr>
        <w:ilvl w:val="4"/>
        <w:numId w:val="3"/>
      </w:numPr>
    </w:pPr>
  </w:style>
  <w:style w:type="character" w:customStyle="1" w:styleId="FooterChar">
    <w:name w:val="Footer Char"/>
    <w:link w:val="Footer"/>
    <w:rsid w:val="00F84248"/>
    <w:rPr>
      <w:rFonts w:ascii="Arial" w:hAnsi="Arial" w:cs="Arial"/>
      <w:sz w:val="21"/>
      <w:szCs w:val="24"/>
      <w:lang w:eastAsia="en-US"/>
    </w:rPr>
  </w:style>
  <w:style w:type="numbering" w:customStyle="1" w:styleId="Huisstijl-LijstOpsomming">
    <w:name w:val="Huisstijl-LijstOpsomming"/>
    <w:uiPriority w:val="99"/>
    <w:rsid w:val="00F84248"/>
    <w:pPr>
      <w:numPr>
        <w:numId w:val="4"/>
      </w:numPr>
    </w:pPr>
  </w:style>
  <w:style w:type="numbering" w:customStyle="1" w:styleId="Huisstijl-LijstNummering">
    <w:name w:val="Huisstijl-LijstNummering"/>
    <w:uiPriority w:val="99"/>
    <w:rsid w:val="00F84248"/>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oleObject" Target="embeddings/oleObject163.bin"/><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image" Target="media/image215.wmf"/><Relationship Id="rId268" Type="http://schemas.openxmlformats.org/officeDocument/2006/relationships/oleObject" Target="embeddings/oleObject115.bin"/><Relationship Id="rId475" Type="http://schemas.openxmlformats.org/officeDocument/2006/relationships/image" Target="media/image236.wmf"/><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image" Target="media/image166.wmf"/><Relationship Id="rId377" Type="http://schemas.openxmlformats.org/officeDocument/2006/relationships/image" Target="media/image187.wmf"/><Relationship Id="rId500" Type="http://schemas.openxmlformats.org/officeDocument/2006/relationships/oleObject" Target="embeddings/oleObject230.bin"/><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oleObject" Target="embeddings/oleObject181.bin"/><Relationship Id="rId279" Type="http://schemas.openxmlformats.org/officeDocument/2006/relationships/oleObject" Target="embeddings/oleObject120.bin"/><Relationship Id="rId444" Type="http://schemas.openxmlformats.org/officeDocument/2006/relationships/oleObject" Target="embeddings/oleObject202.bin"/><Relationship Id="rId486" Type="http://schemas.openxmlformats.org/officeDocument/2006/relationships/oleObject" Target="embeddings/oleObject223.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oleObject" Target="embeddings/oleObject153.bin"/><Relationship Id="rId388" Type="http://schemas.openxmlformats.org/officeDocument/2006/relationships/oleObject" Target="embeddings/oleObject174.bin"/><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5.wmf"/><Relationship Id="rId248" Type="http://schemas.openxmlformats.org/officeDocument/2006/relationships/image" Target="media/image120.wmf"/><Relationship Id="rId455" Type="http://schemas.openxmlformats.org/officeDocument/2006/relationships/image" Target="media/image226.wmf"/><Relationship Id="rId497" Type="http://schemas.openxmlformats.org/officeDocument/2006/relationships/image" Target="media/image247.wmf"/><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image" Target="media/image177.wmf"/><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image" Target="media/image198.wmf"/><Relationship Id="rId259" Type="http://schemas.openxmlformats.org/officeDocument/2006/relationships/image" Target="media/image126.png"/><Relationship Id="rId424" Type="http://schemas.openxmlformats.org/officeDocument/2006/relationships/oleObject" Target="embeddings/oleObject192.bin"/><Relationship Id="rId466" Type="http://schemas.openxmlformats.org/officeDocument/2006/relationships/oleObject" Target="embeddings/oleObject213.bin"/><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3.wmf"/><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oleObject" Target="embeddings/oleObject164.bin"/><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image" Target="media/image216.wmf"/><Relationship Id="rId477" Type="http://schemas.openxmlformats.org/officeDocument/2006/relationships/image" Target="media/image237.wmf"/><Relationship Id="rId281" Type="http://schemas.openxmlformats.org/officeDocument/2006/relationships/oleObject" Target="embeddings/oleObject121.bin"/><Relationship Id="rId337" Type="http://schemas.openxmlformats.org/officeDocument/2006/relationships/image" Target="media/image167.wmf"/><Relationship Id="rId502" Type="http://schemas.openxmlformats.org/officeDocument/2006/relationships/oleObject" Target="embeddings/oleObject231.bin"/><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image" Target="media/image188.wmf"/><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oleObject" Target="embeddings/oleObject175.bin"/><Relationship Id="rId404" Type="http://schemas.openxmlformats.org/officeDocument/2006/relationships/oleObject" Target="embeddings/oleObject182.bin"/><Relationship Id="rId446" Type="http://schemas.openxmlformats.org/officeDocument/2006/relationships/oleObject" Target="embeddings/oleObject203.bin"/><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oleObject" Target="embeddings/oleObject224.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oleObject" Target="embeddings/oleObject154.bin"/><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oleObject" Target="embeddings/oleObject170.bin"/><Relationship Id="rId415" Type="http://schemas.openxmlformats.org/officeDocument/2006/relationships/image" Target="media/image206.wmf"/><Relationship Id="rId436" Type="http://schemas.openxmlformats.org/officeDocument/2006/relationships/oleObject" Target="embeddings/oleObject198.bin"/><Relationship Id="rId457" Type="http://schemas.openxmlformats.org/officeDocument/2006/relationships/image" Target="media/image227.wmf"/><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oleObject" Target="embeddings/oleObject219.bin"/><Relationship Id="rId499" Type="http://schemas.openxmlformats.org/officeDocument/2006/relationships/image" Target="media/image248.wmf"/><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oleObject" Target="embeddings/oleObject149.bin"/><Relationship Id="rId359" Type="http://schemas.openxmlformats.org/officeDocument/2006/relationships/image" Target="media/image178.wmf"/><Relationship Id="rId503" Type="http://schemas.openxmlformats.org/officeDocument/2006/relationships/image" Target="media/image250.wmf"/><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oleObject" Target="embeddings/oleObject165.bin"/><Relationship Id="rId391" Type="http://schemas.openxmlformats.org/officeDocument/2006/relationships/image" Target="media/image194.wmf"/><Relationship Id="rId405" Type="http://schemas.openxmlformats.org/officeDocument/2006/relationships/image" Target="media/image201.wmf"/><Relationship Id="rId426" Type="http://schemas.openxmlformats.org/officeDocument/2006/relationships/oleObject" Target="embeddings/oleObject193.bin"/><Relationship Id="rId447" Type="http://schemas.openxmlformats.org/officeDocument/2006/relationships/image" Target="media/image222.wmf"/><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oleObject" Target="embeddings/oleObject214.bin"/><Relationship Id="rId489" Type="http://schemas.openxmlformats.org/officeDocument/2006/relationships/image" Target="media/image243.wmf"/><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emf"/><Relationship Id="rId307" Type="http://schemas.openxmlformats.org/officeDocument/2006/relationships/oleObject" Target="embeddings/oleObject133.bin"/><Relationship Id="rId328" Type="http://schemas.openxmlformats.org/officeDocument/2006/relationships/oleObject" Target="embeddings/oleObject144.bin"/><Relationship Id="rId349" Type="http://schemas.openxmlformats.org/officeDocument/2006/relationships/image" Target="media/image173.wmf"/><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oleObject" Target="embeddings/oleObject160.bin"/><Relationship Id="rId381" Type="http://schemas.openxmlformats.org/officeDocument/2006/relationships/image" Target="media/image189.wmf"/><Relationship Id="rId416" Type="http://schemas.openxmlformats.org/officeDocument/2006/relationships/oleObject" Target="embeddings/oleObject188.bin"/><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image" Target="media/image217.wmf"/><Relationship Id="rId458" Type="http://schemas.openxmlformats.org/officeDocument/2006/relationships/oleObject" Target="embeddings/oleObject209.bin"/><Relationship Id="rId479" Type="http://schemas.openxmlformats.org/officeDocument/2006/relationships/image" Target="media/image238.wmf"/><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image" Target="media/image168.wmf"/><Relationship Id="rId490" Type="http://schemas.openxmlformats.org/officeDocument/2006/relationships/oleObject" Target="embeddings/oleObject225.bin"/><Relationship Id="rId504" Type="http://schemas.openxmlformats.org/officeDocument/2006/relationships/oleObject" Target="embeddings/oleObject232.bin"/><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oleObject" Target="embeddings/oleObject155.bin"/><Relationship Id="rId371" Type="http://schemas.openxmlformats.org/officeDocument/2006/relationships/image" Target="media/image184.wmf"/><Relationship Id="rId406" Type="http://schemas.openxmlformats.org/officeDocument/2006/relationships/oleObject" Target="embeddings/oleObject183.bin"/><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oleObject" Target="embeddings/oleObject176.bin"/><Relationship Id="rId427" Type="http://schemas.openxmlformats.org/officeDocument/2006/relationships/image" Target="media/image212.wmf"/><Relationship Id="rId448" Type="http://schemas.openxmlformats.org/officeDocument/2006/relationships/oleObject" Target="embeddings/oleObject204.bin"/><Relationship Id="rId469" Type="http://schemas.openxmlformats.org/officeDocument/2006/relationships/image" Target="media/image233.wmf"/><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image" Target="media/image163.wmf"/><Relationship Id="rId480" Type="http://schemas.openxmlformats.org/officeDocument/2006/relationships/oleObject" Target="embeddings/oleObject220.bin"/><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oleObject" Target="embeddings/oleObject150.bin"/><Relationship Id="rId361" Type="http://schemas.openxmlformats.org/officeDocument/2006/relationships/image" Target="media/image179.wmf"/><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71.bin"/><Relationship Id="rId417" Type="http://schemas.openxmlformats.org/officeDocument/2006/relationships/image" Target="media/image207.wmf"/><Relationship Id="rId438" Type="http://schemas.openxmlformats.org/officeDocument/2006/relationships/oleObject" Target="embeddings/oleObject199.bin"/><Relationship Id="rId459" Type="http://schemas.openxmlformats.org/officeDocument/2006/relationships/image" Target="media/image228.wmf"/><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emf"/><Relationship Id="rId319" Type="http://schemas.openxmlformats.org/officeDocument/2006/relationships/oleObject" Target="embeddings/oleObject139.bin"/><Relationship Id="rId470" Type="http://schemas.openxmlformats.org/officeDocument/2006/relationships/oleObject" Target="embeddings/oleObject215.bin"/><Relationship Id="rId491" Type="http://schemas.openxmlformats.org/officeDocument/2006/relationships/image" Target="media/image244.wmf"/><Relationship Id="rId505" Type="http://schemas.openxmlformats.org/officeDocument/2006/relationships/header" Target="header8.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oleObject" Target="embeddings/oleObject145.bin"/><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image" Target="media/image174.wmf"/><Relationship Id="rId372" Type="http://schemas.openxmlformats.org/officeDocument/2006/relationships/oleObject" Target="embeddings/oleObject166.bin"/><Relationship Id="rId393" Type="http://schemas.openxmlformats.org/officeDocument/2006/relationships/image" Target="media/image195.wmf"/><Relationship Id="rId407" Type="http://schemas.openxmlformats.org/officeDocument/2006/relationships/image" Target="media/image202.wmf"/><Relationship Id="rId428" Type="http://schemas.openxmlformats.org/officeDocument/2006/relationships/oleObject" Target="embeddings/oleObject194.bin"/><Relationship Id="rId449" Type="http://schemas.openxmlformats.org/officeDocument/2006/relationships/image" Target="media/image223.wmf"/><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oleObject" Target="embeddings/oleObject210.bin"/><Relationship Id="rId481" Type="http://schemas.openxmlformats.org/officeDocument/2006/relationships/image" Target="media/image239.wmf"/><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image" Target="media/image169.wmf"/><Relationship Id="rId362" Type="http://schemas.openxmlformats.org/officeDocument/2006/relationships/oleObject" Target="embeddings/oleObject161.bin"/><Relationship Id="rId383" Type="http://schemas.openxmlformats.org/officeDocument/2006/relationships/image" Target="media/image190.wmf"/><Relationship Id="rId418" Type="http://schemas.openxmlformats.org/officeDocument/2006/relationships/oleObject" Target="embeddings/oleObject189.bin"/><Relationship Id="rId439" Type="http://schemas.openxmlformats.org/officeDocument/2006/relationships/image" Target="media/image218.wmf"/><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image" Target="media/image141.wmf"/><Relationship Id="rId450" Type="http://schemas.openxmlformats.org/officeDocument/2006/relationships/oleObject" Target="embeddings/oleObject205.bin"/><Relationship Id="rId471" Type="http://schemas.openxmlformats.org/officeDocument/2006/relationships/image" Target="media/image234.wmf"/><Relationship Id="rId506" Type="http://schemas.openxmlformats.org/officeDocument/2006/relationships/header" Target="header9.xml"/><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oleObject" Target="embeddings/oleObject226.bin"/><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image" Target="media/image164.wmf"/><Relationship Id="rId352" Type="http://schemas.openxmlformats.org/officeDocument/2006/relationships/oleObject" Target="embeddings/oleObject156.bin"/><Relationship Id="rId373" Type="http://schemas.openxmlformats.org/officeDocument/2006/relationships/image" Target="media/image185.wmf"/><Relationship Id="rId394" Type="http://schemas.openxmlformats.org/officeDocument/2006/relationships/oleObject" Target="embeddings/oleObject177.bin"/><Relationship Id="rId408" Type="http://schemas.openxmlformats.org/officeDocument/2006/relationships/oleObject" Target="embeddings/oleObject184.bin"/><Relationship Id="rId429" Type="http://schemas.openxmlformats.org/officeDocument/2006/relationships/image" Target="media/image213.wmf"/><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oleObject" Target="embeddings/oleObject200.bin"/><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image" Target="media/image229.wmf"/><Relationship Id="rId482" Type="http://schemas.openxmlformats.org/officeDocument/2006/relationships/oleObject" Target="embeddings/oleObject221.bin"/><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oleObject" Target="embeddings/oleObject151.bin"/><Relationship Id="rId363" Type="http://schemas.openxmlformats.org/officeDocument/2006/relationships/image" Target="media/image180.wmf"/><Relationship Id="rId384" Type="http://schemas.openxmlformats.org/officeDocument/2006/relationships/oleObject" Target="embeddings/oleObject172.bin"/><Relationship Id="rId419" Type="http://schemas.openxmlformats.org/officeDocument/2006/relationships/image" Target="media/image208.wmf"/><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oleObject" Target="embeddings/oleObject195.bin"/><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oleObject" Target="embeddings/oleObject123.bin"/><Relationship Id="rId451" Type="http://schemas.openxmlformats.org/officeDocument/2006/relationships/image" Target="media/image224.wmf"/><Relationship Id="rId472" Type="http://schemas.openxmlformats.org/officeDocument/2006/relationships/oleObject" Target="embeddings/oleObject216.bin"/><Relationship Id="rId493" Type="http://schemas.openxmlformats.org/officeDocument/2006/relationships/image" Target="media/image245.wmf"/><Relationship Id="rId507" Type="http://schemas.openxmlformats.org/officeDocument/2006/relationships/footer" Target="footer8.xml"/><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oleObject" Target="embeddings/oleObject146.bin"/><Relationship Id="rId353" Type="http://schemas.openxmlformats.org/officeDocument/2006/relationships/image" Target="media/image175.wmf"/><Relationship Id="rId374" Type="http://schemas.openxmlformats.org/officeDocument/2006/relationships/oleObject" Target="embeddings/oleObject167.bin"/><Relationship Id="rId395" Type="http://schemas.openxmlformats.org/officeDocument/2006/relationships/image" Target="media/image196.wmf"/><Relationship Id="rId409" Type="http://schemas.openxmlformats.org/officeDocument/2006/relationships/image" Target="media/image203.wmf"/><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oleObject" Target="embeddings/oleObject190.bin"/><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image" Target="media/image219.wmf"/><Relationship Id="rId462" Type="http://schemas.openxmlformats.org/officeDocument/2006/relationships/oleObject" Target="embeddings/oleObject211.bin"/><Relationship Id="rId483" Type="http://schemas.openxmlformats.org/officeDocument/2006/relationships/image" Target="media/image240.wmf"/><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image" Target="media/image170.wmf"/><Relationship Id="rId364" Type="http://schemas.openxmlformats.org/officeDocument/2006/relationships/oleObject" Target="embeddings/oleObject162.bin"/><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image" Target="media/image191.wmf"/><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oleObject" Target="embeddings/oleObject185.bin"/><Relationship Id="rId431" Type="http://schemas.openxmlformats.org/officeDocument/2006/relationships/image" Target="media/image214.wmf"/><Relationship Id="rId452" Type="http://schemas.openxmlformats.org/officeDocument/2006/relationships/oleObject" Target="embeddings/oleObject206.bin"/><Relationship Id="rId473" Type="http://schemas.openxmlformats.org/officeDocument/2006/relationships/image" Target="media/image235.wmf"/><Relationship Id="rId494" Type="http://schemas.openxmlformats.org/officeDocument/2006/relationships/oleObject" Target="embeddings/oleObject227.bin"/><Relationship Id="rId508" Type="http://schemas.openxmlformats.org/officeDocument/2006/relationships/footer" Target="footer9.xml"/><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image" Target="media/image165.wmf"/><Relationship Id="rId354" Type="http://schemas.openxmlformats.org/officeDocument/2006/relationships/oleObject" Target="embeddings/oleObject157.bin"/><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image" Target="media/image186.wmf"/><Relationship Id="rId396" Type="http://schemas.openxmlformats.org/officeDocument/2006/relationships/oleObject" Target="embeddings/oleObject178.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oleObject" Target="embeddings/oleObject180.bin"/><Relationship Id="rId421" Type="http://schemas.openxmlformats.org/officeDocument/2006/relationships/image" Target="media/image209.wmf"/><Relationship Id="rId442" Type="http://schemas.openxmlformats.org/officeDocument/2006/relationships/oleObject" Target="embeddings/oleObject201.bin"/><Relationship Id="rId463" Type="http://schemas.openxmlformats.org/officeDocument/2006/relationships/image" Target="media/image230.wmf"/><Relationship Id="rId484" Type="http://schemas.openxmlformats.org/officeDocument/2006/relationships/oleObject" Target="embeddings/oleObject222.bin"/><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oleObject" Target="embeddings/oleObject152.bin"/><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image" Target="media/image181.wmf"/><Relationship Id="rId386" Type="http://schemas.openxmlformats.org/officeDocument/2006/relationships/oleObject" Target="embeddings/oleObject173.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image" Target="media/image204.wmf"/><Relationship Id="rId432" Type="http://schemas.openxmlformats.org/officeDocument/2006/relationships/oleObject" Target="embeddings/oleObject196.bin"/><Relationship Id="rId453" Type="http://schemas.openxmlformats.org/officeDocument/2006/relationships/image" Target="media/image225.wmf"/><Relationship Id="rId474" Type="http://schemas.openxmlformats.org/officeDocument/2006/relationships/oleObject" Target="embeddings/oleObject217.bin"/><Relationship Id="rId509" Type="http://schemas.openxmlformats.org/officeDocument/2006/relationships/fontTable" Target="fontTable.xml"/><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image" Target="media/image246.wmf"/><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oleObject" Target="embeddings/oleObject147.bin"/><Relationship Id="rId355" Type="http://schemas.openxmlformats.org/officeDocument/2006/relationships/image" Target="media/image176.wmf"/><Relationship Id="rId376" Type="http://schemas.openxmlformats.org/officeDocument/2006/relationships/oleObject" Target="embeddings/oleObject168.bin"/><Relationship Id="rId397" Type="http://schemas.openxmlformats.org/officeDocument/2006/relationships/image" Target="media/image197.wmf"/><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image" Target="media/image199.wmf"/><Relationship Id="rId422" Type="http://schemas.openxmlformats.org/officeDocument/2006/relationships/oleObject" Target="embeddings/oleObject191.bin"/><Relationship Id="rId443" Type="http://schemas.openxmlformats.org/officeDocument/2006/relationships/image" Target="media/image220.wmf"/><Relationship Id="rId464" Type="http://schemas.openxmlformats.org/officeDocument/2006/relationships/oleObject" Target="embeddings/oleObject212.bin"/><Relationship Id="rId303" Type="http://schemas.openxmlformats.org/officeDocument/2006/relationships/oleObject" Target="embeddings/oleObject131.bin"/><Relationship Id="rId485" Type="http://schemas.openxmlformats.org/officeDocument/2006/relationships/image" Target="media/image241.wmf"/><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theme" Target="theme/theme1.xml"/><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oleObject" Target="embeddings/oleObject186.bin"/><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oleObject" Target="embeddings/oleObject207.bin"/><Relationship Id="rId496" Type="http://schemas.openxmlformats.org/officeDocument/2006/relationships/oleObject" Target="embeddings/oleObject228.bin"/><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oleObject" Target="embeddings/oleObject158.bin"/><Relationship Id="rId398" Type="http://schemas.openxmlformats.org/officeDocument/2006/relationships/oleObject" Target="embeddings/oleObject179.bin"/><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image" Target="media/image210.wmf"/><Relationship Id="rId258" Type="http://schemas.openxmlformats.org/officeDocument/2006/relationships/image" Target="media/image125.png"/><Relationship Id="rId465" Type="http://schemas.openxmlformats.org/officeDocument/2006/relationships/image" Target="media/image231.wmf"/><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image" Target="media/image182.wmf"/><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emf"/><Relationship Id="rId434" Type="http://schemas.openxmlformats.org/officeDocument/2006/relationships/oleObject" Target="embeddings/oleObject197.bin"/><Relationship Id="rId476" Type="http://schemas.openxmlformats.org/officeDocument/2006/relationships/oleObject" Target="embeddings/oleObject218.bin"/><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oleObject" Target="embeddings/oleObject148.bin"/><Relationship Id="rId501" Type="http://schemas.openxmlformats.org/officeDocument/2006/relationships/image" Target="media/image249.wmf"/><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oleObject" Target="embeddings/oleObject169.bin"/><Relationship Id="rId403" Type="http://schemas.openxmlformats.org/officeDocument/2006/relationships/image" Target="media/image200.wmf"/><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image" Target="media/image221.wmf"/><Relationship Id="rId487" Type="http://schemas.openxmlformats.org/officeDocument/2006/relationships/image" Target="media/image242.wmf"/><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image" Target="media/image172.wmf"/><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image" Target="media/image193.wmf"/><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oleObject" Target="embeddings/oleObject187.bin"/><Relationship Id="rId456" Type="http://schemas.openxmlformats.org/officeDocument/2006/relationships/oleObject" Target="embeddings/oleObject208.bin"/><Relationship Id="rId498" Type="http://schemas.openxmlformats.org/officeDocument/2006/relationships/oleObject" Target="embeddings/oleObject229.bin"/><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oleObject" Target="embeddings/oleObject159.bin"/><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image" Target="media/image211.wmf"/><Relationship Id="rId467" Type="http://schemas.openxmlformats.org/officeDocument/2006/relationships/image" Target="media/image232.wmf"/><Relationship Id="rId271" Type="http://schemas.openxmlformats.org/officeDocument/2006/relationships/oleObject" Target="embeddings/oleObject116.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image" Target="media/image183.wmf"/></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B7EA0563-0C9B-4A47-95ED-69E3CFB21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158</TotalTime>
  <Pages>128</Pages>
  <Words>41908</Words>
  <Characters>238881</Characters>
  <Application>Microsoft Office Word</Application>
  <DocSecurity>0</DocSecurity>
  <Lines>1990</Lines>
  <Paragraphs>560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280229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Robert McCall</cp:lastModifiedBy>
  <cp:revision>38</cp:revision>
  <cp:lastPrinted>2007-12-31T13:24:00Z</cp:lastPrinted>
  <dcterms:created xsi:type="dcterms:W3CDTF">2015-03-05T08:21:00Z</dcterms:created>
  <dcterms:modified xsi:type="dcterms:W3CDTF">2015-03-05T11:53:00Z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y fmtid="{D5CDD505-2E9C-101B-9397-08002B2CF9AE}" pid="56" name="MTEqnNumsOnRight">
    <vt:bool>true</vt:bool>
  </property>
</Properties>
</file>