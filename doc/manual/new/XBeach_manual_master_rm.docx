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lastRenderedPageBreak/>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A37B4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A37B4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A37B4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A37B4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A37B4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A37B4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A37B4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A37B4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A37B4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A37B4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A37B4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A37B4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A37B4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A37B4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A37B4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A37B4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A37B4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A37B4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A37B4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A37B4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A37B4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A37B4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A37B4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A37B4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A37B4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A37B4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A37B4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A37B4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A37B4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A37B4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A37B4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A37B4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A37B4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A37B4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A37B4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A37B4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A37B4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A37B4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A37B4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A37B4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A37B4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A37B4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A37B4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A37B4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A37B4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A37B4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A37B4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A37B4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A37B4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A37B4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A37B4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A37B4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A37B4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A37B4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A37B4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A37B4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A37B4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A37B4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A37B4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A37B4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A37B4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A37B4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A37B4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A37B4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A37B4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A37B4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A37B4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A37B4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A37B4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A37B4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A37B4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A37B4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A37B4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A37B4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A37B4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A37B4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A37B4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A37B4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A37B4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A37B4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A37B4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A37B4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A37B4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A37B4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A37B4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A37B4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A37B4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A37B4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A37B4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A37B4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A37B4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A37B4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A37B4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A37B4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A37B4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A37B4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A37B4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A37B4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A37B4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A37B4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A37B4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A37B4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A37B4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ins w:id="27" w:author="Robert McCall" w:date="2015-03-05T10:48:00Z">
        <w:r w:rsidR="00A37B49">
          <w:rPr>
            <w:noProof/>
            <w:lang w:val="en-US"/>
          </w:rPr>
          <w:t>107</w:t>
        </w:r>
      </w:ins>
      <w:del w:id="28"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ins w:id="29" w:author="Robert McCall" w:date="2015-03-05T10:48:00Z">
        <w:r w:rsidR="00A37B49">
          <w:rPr>
            <w:noProof/>
            <w:lang w:val="en-US"/>
          </w:rPr>
          <w:t>107</w:t>
        </w:r>
      </w:ins>
      <w:del w:id="30"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A37B49">
        <w:rPr>
          <w:noProof/>
          <w:lang w:val="en-US"/>
        </w:rPr>
        <w:t>112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A37B49">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ins w:id="31" w:author="Robert McCall" w:date="2015-03-05T10:48:00Z">
        <w:r w:rsidR="00A37B49">
          <w:rPr>
            <w:noProof/>
            <w:lang w:val="en-US"/>
          </w:rPr>
          <w:t>114</w:t>
        </w:r>
      </w:ins>
      <w:del w:id="32" w:author="Robert McCall" w:date="2015-03-05T10:28:00Z">
        <w:r w:rsidR="00787794" w:rsidDel="00787794">
          <w:rPr>
            <w:noProof/>
            <w:lang w:val="en-US"/>
          </w:rPr>
          <w:delText>114</w:delText>
        </w:r>
      </w:del>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44" w:name="bmChap1"/>
    <w:bookmarkEnd w:id="44"/>
    <w:p w:rsidR="000C5FE2" w:rsidRPr="004F2B4F" w:rsidRDefault="000C5FE2" w:rsidP="002603CC">
      <w:pPr>
        <w:pStyle w:val="Heading1"/>
        <w:keepLines w:val="0"/>
        <w:jc w:val="both"/>
        <w:rPr>
          <w:lang w:val="en-US"/>
        </w:rPr>
      </w:pPr>
      <w:r w:rsidRPr="004F2B4F">
        <w:rPr>
          <w:rStyle w:val="Hidden"/>
          <w:noProof w:val="0"/>
          <w:lang w:val="en-US"/>
        </w:rPr>
        <w:lastRenderedPageBreak/>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del w:id="45" w:author="Robert McCall" w:date="2015-03-05T10:09:00Z">
        <w:r w:rsidR="005E6B98" w:rsidDel="005E6B98">
          <w:rPr>
            <w:rStyle w:val="Hidden"/>
            <w:noProof w:val="0"/>
            <w:lang w:val="en-US"/>
          </w:rPr>
          <w:fldChar w:fldCharType="separate"/>
        </w:r>
      </w:del>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del w:id="46" w:author="Robert McCall" w:date="2015-03-05T10:09:00Z">
        <w:r w:rsidR="005E6B98" w:rsidDel="005E6B98">
          <w:rPr>
            <w:rStyle w:val="Hidden"/>
            <w:noProof w:val="0"/>
            <w:lang w:val="en-US"/>
          </w:rPr>
          <w:fldChar w:fldCharType="separate"/>
        </w:r>
      </w:del>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47" w:name="_Toc412623805"/>
      <w:r w:rsidR="008C2325" w:rsidRPr="004F2B4F">
        <w:rPr>
          <w:lang w:val="en-US"/>
        </w:rPr>
        <w:t>Introduction</w:t>
      </w:r>
      <w:bookmarkEnd w:id="47"/>
    </w:p>
    <w:p w:rsidR="008C2325" w:rsidRPr="004F2B4F" w:rsidRDefault="000D24FB" w:rsidP="002603CC">
      <w:pPr>
        <w:rPr>
          <w:color w:val="FF0000"/>
          <w:lang w:val="en-US"/>
        </w:rPr>
      </w:pPr>
      <w:commentRangeStart w:id="48"/>
      <w:proofErr w:type="gramStart"/>
      <w:r w:rsidRPr="004F2B4F">
        <w:rPr>
          <w:color w:val="FF0000"/>
          <w:lang w:val="en-US"/>
        </w:rPr>
        <w:t>Ap</w:t>
      </w:r>
      <w:commentRangeEnd w:id="48"/>
      <w:proofErr w:type="gramEnd"/>
      <w:r w:rsidR="00C96BC8" w:rsidRPr="004F2B4F">
        <w:rPr>
          <w:rStyle w:val="CommentReference"/>
          <w:lang w:val="en-US"/>
        </w:rPr>
        <w:commentReference w:id="48"/>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49" w:name="_Toc412623806"/>
      <w:r w:rsidRPr="004F2B4F">
        <w:rPr>
          <w:lang w:val="en-US"/>
        </w:rPr>
        <w:lastRenderedPageBreak/>
        <w:t>Processes and model formulation</w:t>
      </w:r>
      <w:bookmarkEnd w:id="49"/>
    </w:p>
    <w:p w:rsidR="008C2325" w:rsidRPr="004F2B4F" w:rsidRDefault="008C2325" w:rsidP="002603CC">
      <w:pPr>
        <w:pStyle w:val="Heading2"/>
        <w:jc w:val="both"/>
        <w:rPr>
          <w:lang w:val="en-US"/>
        </w:rPr>
      </w:pPr>
      <w:bookmarkStart w:id="50" w:name="_Toc412623807"/>
      <w:commentRangeStart w:id="51"/>
      <w:r w:rsidRPr="004F2B4F">
        <w:rPr>
          <w:lang w:val="en-US"/>
        </w:rPr>
        <w:t>Domain and definitions</w:t>
      </w:r>
      <w:bookmarkEnd w:id="50"/>
      <w:commentRangeEnd w:id="51"/>
      <w:r w:rsidR="00F41BBE" w:rsidRPr="004F2B4F">
        <w:rPr>
          <w:rStyle w:val="CommentReference"/>
          <w:b w:val="0"/>
          <w:iCs w:val="0"/>
          <w:lang w:val="en-US"/>
        </w:rPr>
        <w:commentReference w:id="51"/>
      </w:r>
    </w:p>
    <w:p w:rsidR="00302A3C" w:rsidRPr="004F2B4F" w:rsidRDefault="00302A3C" w:rsidP="002603CC">
      <w:pPr>
        <w:pStyle w:val="Heading3"/>
        <w:jc w:val="both"/>
        <w:rPr>
          <w:lang w:val="en-US"/>
        </w:rPr>
      </w:pPr>
      <w:bookmarkStart w:id="52" w:name="_Toc412623808"/>
      <w:r w:rsidRPr="004F2B4F">
        <w:rPr>
          <w:lang w:val="en-US"/>
        </w:rPr>
        <w:t>Coordinate system</w:t>
      </w:r>
      <w:bookmarkEnd w:id="52"/>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ins w:id="53" w:author="Robert McCall" w:date="2015-03-05T10:48:00Z">
        <w:r w:rsidR="00A37B49" w:rsidRPr="004F2B4F">
          <w:rPr>
            <w:lang w:val="en-US"/>
          </w:rPr>
          <w:t xml:space="preserve">Figure </w:t>
        </w:r>
        <w:r w:rsidR="00A37B49">
          <w:rPr>
            <w:noProof/>
            <w:lang w:val="en-US"/>
          </w:rPr>
          <w:t>2</w:t>
        </w:r>
        <w:r w:rsidR="00A37B49" w:rsidRPr="004F2B4F">
          <w:rPr>
            <w:lang w:val="en-US"/>
          </w:rPr>
          <w:t>.</w:t>
        </w:r>
        <w:r w:rsidR="00A37B49">
          <w:rPr>
            <w:noProof/>
            <w:lang w:val="en-US"/>
          </w:rPr>
          <w:t>1</w:t>
        </w:r>
      </w:ins>
      <w:del w:id="54"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1</w:delText>
        </w:r>
      </w:del>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ins w:id="55" w:author="Robert McCall" w:date="2015-03-05T10:48:00Z">
        <w:r w:rsidR="00A37B49" w:rsidRPr="004F2B4F">
          <w:rPr>
            <w:lang w:val="en-US"/>
          </w:rPr>
          <w:t xml:space="preserve">Figure </w:t>
        </w:r>
        <w:r w:rsidR="00A37B49">
          <w:rPr>
            <w:noProof/>
            <w:lang w:val="en-US"/>
          </w:rPr>
          <w:t>2</w:t>
        </w:r>
        <w:r w:rsidR="00A37B49" w:rsidRPr="004F2B4F">
          <w:rPr>
            <w:lang w:val="en-US"/>
          </w:rPr>
          <w:t>.</w:t>
        </w:r>
        <w:r w:rsidR="00A37B49">
          <w:rPr>
            <w:noProof/>
            <w:lang w:val="en-US"/>
          </w:rPr>
          <w:t>2</w:t>
        </w:r>
      </w:ins>
      <w:del w:id="56"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2</w:delText>
        </w:r>
      </w:del>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57" w:name="_Ref412704682"/>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1</w:t>
      </w:r>
      <w:r w:rsidR="00394891" w:rsidRPr="004F2B4F">
        <w:rPr>
          <w:lang w:val="en-US"/>
        </w:rPr>
        <w:fldChar w:fldCharType="end"/>
      </w:r>
      <w:bookmarkEnd w:id="57"/>
      <w:r w:rsidRPr="004F2B4F">
        <w:rPr>
          <w:lang w:val="en-US"/>
        </w:rPr>
        <w:tab/>
        <w:t>Rectangular coordinate system of XBeach</w:t>
      </w:r>
    </w:p>
    <w:p w:rsidR="00302A3C" w:rsidRPr="004F2B4F" w:rsidRDefault="00302A3C" w:rsidP="002603CC">
      <w:pPr>
        <w:pStyle w:val="Heading3"/>
        <w:jc w:val="both"/>
        <w:rPr>
          <w:lang w:val="en-US"/>
        </w:rPr>
      </w:pPr>
      <w:bookmarkStart w:id="58" w:name="_Toc412623809"/>
      <w:r w:rsidRPr="004F2B4F">
        <w:rPr>
          <w:lang w:val="en-US"/>
        </w:rPr>
        <w:t>Grid set-up</w:t>
      </w:r>
      <w:bookmarkEnd w:id="58"/>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lastRenderedPageBreak/>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59" w:name="_Ref41270468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2</w:t>
      </w:r>
      <w:r w:rsidR="00394891" w:rsidRPr="004F2B4F">
        <w:rPr>
          <w:lang w:val="en-US"/>
        </w:rPr>
        <w:fldChar w:fldCharType="end"/>
      </w:r>
      <w:bookmarkEnd w:id="59"/>
      <w:r w:rsidRPr="004F2B4F">
        <w:rPr>
          <w:lang w:val="en-US"/>
        </w:rPr>
        <w:tab/>
        <w:t>Curvi-linear coordinate system of XBeach</w:t>
      </w:r>
    </w:p>
    <w:p w:rsidR="008C2325" w:rsidRPr="004F2B4F" w:rsidRDefault="008C2325" w:rsidP="002603CC">
      <w:pPr>
        <w:pStyle w:val="Heading2"/>
        <w:jc w:val="both"/>
        <w:rPr>
          <w:lang w:val="en-US"/>
        </w:rPr>
      </w:pPr>
      <w:bookmarkStart w:id="60" w:name="_Toc412623810"/>
      <w:commentRangeStart w:id="61"/>
      <w:r w:rsidRPr="004F2B4F">
        <w:rPr>
          <w:lang w:val="en-US"/>
        </w:rPr>
        <w:t>Hydrodynamics options</w:t>
      </w:r>
      <w:bookmarkEnd w:id="60"/>
      <w:commentRangeEnd w:id="61"/>
      <w:r w:rsidR="00F41BBE" w:rsidRPr="004F2B4F">
        <w:rPr>
          <w:rStyle w:val="CommentReference"/>
          <w:b w:val="0"/>
          <w:iCs w:val="0"/>
          <w:lang w:val="en-US"/>
        </w:rPr>
        <w:commentReference w:id="61"/>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A37B49" w:rsidRDefault="00A37B49"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A37B49" w:rsidRDefault="00A37B49" w:rsidP="00B826A5"/>
                          </w:txbxContent>
                        </wps:txbx>
                        <wps:bodyPr rtlCol="0" anchor="ctr"/>
                      </wps:wsp>
                      <wps:wsp>
                        <wps:cNvPr id="46" name="TextBox 6"/>
                        <wps:cNvSpPr txBox="1"/>
                        <wps:spPr>
                          <a:xfrm>
                            <a:off x="2699792" y="1340768"/>
                            <a:ext cx="2304256" cy="369332"/>
                          </a:xfrm>
                          <a:prstGeom prst="rect">
                            <a:avLst/>
                          </a:prstGeom>
                          <a:noFill/>
                        </wps:spPr>
                        <wps:txbx>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A37B49" w:rsidRDefault="00A37B4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A37B49" w:rsidRDefault="00A37B49"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A37B49" w:rsidRDefault="00A37B49"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A37B49" w:rsidRDefault="00A37B4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A37B49" w:rsidRDefault="00A37B49"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proofErr w:type="gramStart"/>
      <w:r w:rsidR="00A37B49">
        <w:rPr>
          <w:noProof/>
          <w:lang w:val="en-US"/>
        </w:rPr>
        <w:t>3</w:t>
      </w:r>
      <w:r w:rsidR="00394891" w:rsidRPr="004F2B4F">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62" w:name="_Toc412623811"/>
      <w:r w:rsidRPr="004F2B4F">
        <w:rPr>
          <w:lang w:val="en-US"/>
        </w:rPr>
        <w:t>Stationary mode</w:t>
      </w:r>
      <w:bookmarkEnd w:id="62"/>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63" w:name="_Toc412623812"/>
      <w:r w:rsidRPr="004F2B4F">
        <w:rPr>
          <w:lang w:val="en-US"/>
        </w:rPr>
        <w:t>Surf beat mode (instationary)</w:t>
      </w:r>
      <w:bookmarkEnd w:id="63"/>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lastRenderedPageBreak/>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lastRenderedPageBreak/>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64" w:name="_Toc412623813"/>
      <w:r w:rsidRPr="004F2B4F">
        <w:rPr>
          <w:lang w:val="en-US"/>
        </w:rPr>
        <w:t>Non-hydrostatic mode (wave resolving)</w:t>
      </w:r>
      <w:bookmarkEnd w:id="64"/>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A37B4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65" w:name="_Toc412623814"/>
      <w:r w:rsidRPr="004F2B4F">
        <w:rPr>
          <w:lang w:val="en-US"/>
        </w:rPr>
        <w:lastRenderedPageBreak/>
        <w:t>Short wave action</w:t>
      </w:r>
      <w:bookmarkEnd w:id="65"/>
      <w:r w:rsidRPr="004F2B4F">
        <w:rPr>
          <w:lang w:val="en-US"/>
        </w:rPr>
        <w:t xml:space="preserve"> </w:t>
      </w:r>
    </w:p>
    <w:p w:rsidR="00727EAA" w:rsidRPr="004F2B4F" w:rsidRDefault="00727EAA" w:rsidP="002603CC">
      <w:pPr>
        <w:pStyle w:val="Heading3"/>
        <w:jc w:val="both"/>
        <w:rPr>
          <w:lang w:val="en-US"/>
        </w:rPr>
      </w:pPr>
      <w:bookmarkStart w:id="66" w:name="_Toc412623815"/>
      <w:r w:rsidRPr="004F2B4F">
        <w:rPr>
          <w:lang w:val="en-US"/>
        </w:rPr>
        <w:t>Short wave action balance</w:t>
      </w:r>
      <w:bookmarkEnd w:id="66"/>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55pt;height:35.15pt" o:ole="">
            <v:imagedata r:id="rId37" o:title=""/>
          </v:shape>
          <o:OLEObject Type="Embed" ProgID="Equation.DSMT4" ShapeID="_x0000_i1025" DrawAspect="Content" ObjectID="_1487063779"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del w:id="67"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del w:id="68"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9" w:author="Robert McCall" w:date="2015-03-05T10:09:00Z">
        <w:r w:rsidR="005E6B98" w:rsidDel="005E6B98">
          <w:rPr>
            <w:lang w:val="en-US"/>
          </w:rPr>
          <w:fldChar w:fldCharType="separate"/>
        </w:r>
      </w:del>
      <w:r w:rsidR="00801832" w:rsidRPr="004F2B4F">
        <w:rPr>
          <w:lang w:val="en-US"/>
        </w:rPr>
        <w:fldChar w:fldCharType="end"/>
      </w:r>
      <w:bookmarkStart w:id="70"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w:instrText>
      </w:r>
      <w:r w:rsidR="00801832" w:rsidRPr="004F2B4F">
        <w:rPr>
          <w:lang w:val="en-US"/>
        </w:rPr>
        <w:fldChar w:fldCharType="end"/>
      </w:r>
      <w:r w:rsidR="00801832" w:rsidRPr="004F2B4F">
        <w:rPr>
          <w:lang w:val="en-US"/>
        </w:rPr>
        <w:instrText>)</w:instrText>
      </w:r>
      <w:bookmarkEnd w:id="70"/>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8pt;height:34.05pt" o:ole="">
            <v:imagedata r:id="rId39" o:title=""/>
          </v:shape>
          <o:OLEObject Type="Embed" ProgID="Equation.DSMT4" ShapeID="_x0000_i1026" DrawAspect="Content" ObjectID="_1487063780"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2.05pt;height:20.1pt" o:ole="">
            <v:imagedata r:id="rId41" o:title=""/>
          </v:shape>
          <o:OLEObject Type="Embed" ProgID="Equation.DSMT4" ShapeID="_x0000_i1027" DrawAspect="Content" ObjectID="_1487063781"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2"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35pt;height:75.9pt" o:ole="">
            <v:imagedata r:id="rId43" o:title=""/>
          </v:shape>
          <o:OLEObject Type="Embed" ProgID="Equation.DSMT4" ShapeID="_x0000_i1028" DrawAspect="Content" ObjectID="_1487063782"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3"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A37B4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74" w:name="_Ref412711493"/>
      <w:r w:rsidRPr="004F2B4F">
        <w:rPr>
          <w:lang w:val="en-US"/>
        </w:rPr>
        <w:t>Wave current interaction (wci)</w:t>
      </w:r>
      <w:bookmarkEnd w:id="74"/>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ins w:id="7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5</w:instrText>
        </w:r>
        <w:r w:rsidR="00A37B49" w:rsidRPr="004F2B4F">
          <w:rPr>
            <w:lang w:val="en-US"/>
          </w:rPr>
          <w:instrText>)</w:instrText>
        </w:r>
      </w:ins>
      <w:del w:id="7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w:delInstrText>
        </w:r>
        <w:r w:rsidR="00844679" w:rsidRPr="004F2B4F" w:rsidDel="005E6B98">
          <w:rPr>
            <w:lang w:val="en-US"/>
          </w:rPr>
          <w:delInstrText>)</w:delInstrText>
        </w:r>
      </w:del>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7pt;height:39.65pt" o:ole="">
            <v:imagedata r:id="rId45" o:title=""/>
          </v:shape>
          <o:OLEObject Type="Embed" ProgID="Equation.DSMT4" ShapeID="_x0000_i1029" DrawAspect="Content" ObjectID="_1487063783"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7" w:author="Robert McCall" w:date="2015-03-05T10:09:00Z">
        <w:r w:rsidR="005E6B98" w:rsidDel="005E6B98">
          <w:rPr>
            <w:lang w:val="en-US"/>
          </w:rPr>
          <w:fldChar w:fldCharType="separate"/>
        </w:r>
      </w:del>
      <w:r w:rsidRPr="004F2B4F">
        <w:rPr>
          <w:lang w:val="en-US"/>
        </w:rPr>
        <w:fldChar w:fldCharType="end"/>
      </w:r>
      <w:bookmarkStart w:id="78"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5</w:instrText>
      </w:r>
      <w:r w:rsidRPr="004F2B4F">
        <w:rPr>
          <w:lang w:val="en-US"/>
        </w:rPr>
        <w:fldChar w:fldCharType="end"/>
      </w:r>
      <w:r w:rsidRPr="004F2B4F">
        <w:rPr>
          <w:lang w:val="en-US"/>
        </w:rPr>
        <w:instrText>)</w:instrText>
      </w:r>
      <w:bookmarkEnd w:id="78"/>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05pt;height:19pt" o:ole="">
            <v:imagedata r:id="rId47" o:title=""/>
          </v:shape>
          <o:OLEObject Type="Embed" ProgID="Equation.DSMT4" ShapeID="_x0000_i1030" DrawAspect="Content" ObjectID="_1487063784" r:id="rId48"/>
        </w:object>
      </w:r>
      <w:r w:rsidRPr="004F2B4F">
        <w:rPr>
          <w:lang w:val="en-US"/>
        </w:rPr>
        <w:t xml:space="preserve">&amp; </w:t>
      </w:r>
      <w:r w:rsidRPr="004F2B4F">
        <w:rPr>
          <w:position w:val="-14"/>
          <w:lang w:val="en-US"/>
        </w:rPr>
        <w:object w:dxaOrig="300" w:dyaOrig="400">
          <v:shape id="_x0000_i1031" type="#_x0000_t75" style="width:15.05pt;height:20.1pt" o:ole="">
            <v:imagedata r:id="rId49" o:title=""/>
          </v:shape>
          <o:OLEObject Type="Embed" ProgID="Equation.DSMT4" ShapeID="_x0000_i1031" DrawAspect="Content" ObjectID="_1487063785"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7pt;height:67.55pt" o:ole="">
            <v:imagedata r:id="rId51" o:title=""/>
          </v:shape>
          <o:OLEObject Type="Embed" ProgID="Equation.DSMT4" ShapeID="_x0000_i1032" DrawAspect="Content" ObjectID="_1487063786"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9" w:author="Robert McCall" w:date="2015-03-05T10:09:00Z">
        <w:r w:rsidR="005E6B98" w:rsidDel="005E6B98">
          <w:rPr>
            <w:lang w:val="en-US"/>
          </w:rPr>
          <w:fldChar w:fldCharType="separate"/>
        </w:r>
      </w:del>
      <w:r w:rsidRPr="004F2B4F">
        <w:rPr>
          <w:lang w:val="en-US"/>
        </w:rPr>
        <w:fldChar w:fldCharType="end"/>
      </w:r>
      <w:bookmarkStart w:id="80"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6</w:instrText>
      </w:r>
      <w:r w:rsidRPr="004F2B4F">
        <w:rPr>
          <w:lang w:val="en-US"/>
        </w:rPr>
        <w:fldChar w:fldCharType="end"/>
      </w:r>
      <w:r w:rsidRPr="004F2B4F">
        <w:rPr>
          <w:lang w:val="en-US"/>
        </w:rPr>
        <w:instrText>)</w:instrText>
      </w:r>
      <w:bookmarkEnd w:id="80"/>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3pt;height:23.45pt" o:ole="">
            <v:imagedata r:id="rId53" o:title=""/>
          </v:shape>
          <o:OLEObject Type="Embed" ProgID="Equation.DSMT4" ShapeID="_x0000_i1033" DrawAspect="Content" ObjectID="_1487063787"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1"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45pt;height:20.1pt" o:ole="">
            <v:imagedata r:id="rId55" o:title=""/>
          </v:shape>
          <o:OLEObject Type="Embed" ProgID="Equation.DSMT4" ShapeID="_x0000_i1034" DrawAspect="Content" ObjectID="_1487063788"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2"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6.2pt;height:41.85pt" o:ole="">
            <v:imagedata r:id="rId57" o:title=""/>
          </v:shape>
          <o:OLEObject Type="Embed" ProgID="Equation.DSMT4" ShapeID="_x0000_i1035" DrawAspect="Content" ObjectID="_1487063789"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3"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85pt;height:72.55pt" o:ole="">
            <v:imagedata r:id="rId59" o:title=""/>
          </v:shape>
          <o:OLEObject Type="Embed" ProgID="Equation.DSMT4" ShapeID="_x0000_i1036" DrawAspect="Content" ObjectID="_1487063790"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4"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85" w:name="_Toc412623816"/>
      <w:r w:rsidRPr="004F2B4F">
        <w:rPr>
          <w:lang w:val="en-US"/>
        </w:rPr>
        <w:lastRenderedPageBreak/>
        <w:t>Dissipation</w:t>
      </w:r>
      <w:bookmarkEnd w:id="85"/>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A37B4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A37B4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3pt;height:118.35pt" o:ole="">
            <v:imagedata r:id="rId61" o:title=""/>
          </v:shape>
          <o:OLEObject Type="Embed" ProgID="Equation.DSMT4" ShapeID="_x0000_i1037" DrawAspect="Content" ObjectID="_1487063791"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6" w:author="Robert McCall" w:date="2015-03-05T10:09:00Z">
        <w:r w:rsidR="005E6B98" w:rsidDel="005E6B98">
          <w:rPr>
            <w:lang w:val="en-US"/>
          </w:rPr>
          <w:fldChar w:fldCharType="separate"/>
        </w:r>
      </w:del>
      <w:r w:rsidR="00801832" w:rsidRPr="004F2B4F">
        <w:rPr>
          <w:lang w:val="en-US"/>
        </w:rPr>
        <w:fldChar w:fldCharType="end"/>
      </w:r>
      <w:bookmarkStart w:id="87"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w:instrText>
      </w:r>
      <w:r w:rsidR="00801832" w:rsidRPr="004F2B4F">
        <w:rPr>
          <w:lang w:val="en-US"/>
        </w:rPr>
        <w:fldChar w:fldCharType="end"/>
      </w:r>
      <w:r w:rsidR="00801832" w:rsidRPr="004F2B4F">
        <w:rPr>
          <w:lang w:val="en-US"/>
        </w:rPr>
        <w:instrText>)</w:instrText>
      </w:r>
      <w:bookmarkEnd w:id="87"/>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ins w:id="88"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11</w:instrText>
        </w:r>
        <w:r w:rsidR="00A37B49" w:rsidRPr="004F2B4F">
          <w:rPr>
            <w:lang w:val="en-US"/>
          </w:rPr>
          <w:instrText>)</w:instrText>
        </w:r>
      </w:ins>
      <w:del w:id="8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ins w:id="90"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w:instrText>
        </w:r>
        <w:r w:rsidR="00A37B49" w:rsidRPr="004F2B4F">
          <w:rPr>
            <w:lang w:val="en-US"/>
          </w:rPr>
          <w:instrText>)</w:instrText>
        </w:r>
      </w:ins>
      <w:del w:id="9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85pt;height:35.15pt" o:ole="">
            <v:imagedata r:id="rId63" o:title=""/>
          </v:shape>
          <o:OLEObject Type="Embed" ProgID="Equation.DSMT4" ShapeID="_x0000_i1038" DrawAspect="Content" ObjectID="_1487063792"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2" w:author="Robert McCall" w:date="2015-03-05T10:09:00Z">
        <w:r w:rsidR="005E6B98" w:rsidDel="005E6B98">
          <w:rPr>
            <w:lang w:val="en-US"/>
          </w:rPr>
          <w:fldChar w:fldCharType="separate"/>
        </w:r>
      </w:del>
      <w:r w:rsidR="00801832" w:rsidRPr="004F2B4F">
        <w:rPr>
          <w:lang w:val="en-US"/>
        </w:rPr>
        <w:fldChar w:fldCharType="end"/>
      </w:r>
      <w:bookmarkStart w:id="93"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12</w:instrText>
      </w:r>
      <w:r w:rsidR="00801832" w:rsidRPr="004F2B4F">
        <w:rPr>
          <w:lang w:val="en-US"/>
        </w:rPr>
        <w:fldChar w:fldCharType="end"/>
      </w:r>
      <w:r w:rsidR="00801832" w:rsidRPr="004F2B4F">
        <w:rPr>
          <w:lang w:val="en-US"/>
        </w:rPr>
        <w:instrText>)</w:instrText>
      </w:r>
      <w:bookmarkEnd w:id="93"/>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65pt;height:37.95pt" o:ole="">
            <v:imagedata r:id="rId65" o:title=""/>
          </v:shape>
          <o:OLEObject Type="Embed" ProgID="Equation.DSMT4" ShapeID="_x0000_i1039" DrawAspect="Content" ObjectID="_1487063793"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4"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9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14</w:instrText>
        </w:r>
        <w:r w:rsidR="00A37B49" w:rsidRPr="004F2B4F">
          <w:rPr>
            <w:lang w:val="en-US"/>
          </w:rPr>
          <w:instrText>)</w:instrText>
        </w:r>
      </w:ins>
      <w:del w:id="9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9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14</w:instrText>
        </w:r>
        <w:r w:rsidR="00A37B49" w:rsidRPr="004F2B4F">
          <w:rPr>
            <w:lang w:val="en-US"/>
          </w:rPr>
          <w:instrText>)</w:instrText>
        </w:r>
      </w:ins>
      <w:del w:id="9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6pt;height:73.1pt" o:ole="">
            <v:imagedata r:id="rId67" o:title=""/>
          </v:shape>
          <o:OLEObject Type="Embed" ProgID="Equation.DSMT4" ShapeID="_x0000_i1040" DrawAspect="Content" ObjectID="_1487063794"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9" w:author="Robert McCall" w:date="2015-03-05T10:09:00Z">
        <w:r w:rsidR="005E6B98" w:rsidDel="005E6B98">
          <w:rPr>
            <w:lang w:val="en-US"/>
          </w:rPr>
          <w:fldChar w:fldCharType="separate"/>
        </w:r>
      </w:del>
      <w:r w:rsidR="00801832" w:rsidRPr="004F2B4F">
        <w:rPr>
          <w:lang w:val="en-US"/>
        </w:rPr>
        <w:fldChar w:fldCharType="end"/>
      </w:r>
      <w:bookmarkStart w:id="100"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14</w:instrText>
      </w:r>
      <w:r w:rsidR="00801832" w:rsidRPr="004F2B4F">
        <w:rPr>
          <w:lang w:val="en-US"/>
        </w:rPr>
        <w:fldChar w:fldCharType="end"/>
      </w:r>
      <w:r w:rsidR="00801832" w:rsidRPr="004F2B4F">
        <w:rPr>
          <w:lang w:val="en-US"/>
        </w:rPr>
        <w:instrText>)</w:instrText>
      </w:r>
      <w:bookmarkEnd w:id="100"/>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15pt" o:ole="">
            <v:imagedata r:id="rId69" o:title=""/>
          </v:shape>
          <o:OLEObject Type="Embed" ProgID="Equation.DSMT4" ShapeID="_x0000_i1041" DrawAspect="Content" ObjectID="_1487063795"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ins w:id="102"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16</w:instrText>
        </w:r>
        <w:r w:rsidR="00A37B49" w:rsidRPr="004F2B4F">
          <w:rPr>
            <w:lang w:val="en-US"/>
          </w:rPr>
          <w:instrText>)</w:instrText>
        </w:r>
      </w:ins>
      <w:del w:id="10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16</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3pt;height:34.05pt" o:ole="">
            <v:imagedata r:id="rId71" o:title=""/>
          </v:shape>
          <o:OLEObject Type="Embed" ProgID="Equation.DSMT4" ShapeID="_x0000_i1042" DrawAspect="Content" ObjectID="_1487063796"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4" w:author="Robert McCall" w:date="2015-03-05T10:09:00Z">
        <w:r w:rsidR="005E6B98" w:rsidDel="005E6B98">
          <w:rPr>
            <w:lang w:val="en-US"/>
          </w:rPr>
          <w:fldChar w:fldCharType="separate"/>
        </w:r>
      </w:del>
      <w:r w:rsidR="00801832" w:rsidRPr="004F2B4F">
        <w:rPr>
          <w:lang w:val="en-US"/>
        </w:rPr>
        <w:fldChar w:fldCharType="end"/>
      </w:r>
      <w:bookmarkStart w:id="105"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16</w:instrText>
      </w:r>
      <w:r w:rsidR="00801832" w:rsidRPr="004F2B4F">
        <w:rPr>
          <w:lang w:val="en-US"/>
        </w:rPr>
        <w:fldChar w:fldCharType="end"/>
      </w:r>
      <w:r w:rsidR="00801832" w:rsidRPr="004F2B4F">
        <w:rPr>
          <w:lang w:val="en-US"/>
        </w:rPr>
        <w:instrText>)</w:instrText>
      </w:r>
      <w:bookmarkEnd w:id="105"/>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55pt;height:40.75pt" o:ole="">
            <v:imagedata r:id="rId73" o:title=""/>
          </v:shape>
          <o:OLEObject Type="Embed" ProgID="Equation.DSMT4" ShapeID="_x0000_i1043" DrawAspect="Content" ObjectID="_1487063797"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06" w:author="Robert McCall" w:date="2015-03-05T10:09:00Z">
        <w:r w:rsidR="005E6B98" w:rsidDel="005E6B98">
          <w:rPr>
            <w:lang w:val="en-US"/>
          </w:rPr>
          <w:fldChar w:fldCharType="separate"/>
        </w:r>
      </w:del>
      <w:r w:rsidRPr="004F2B4F">
        <w:rPr>
          <w:lang w:val="en-US"/>
        </w:rPr>
        <w:fldChar w:fldCharType="end"/>
      </w:r>
      <w:bookmarkStart w:id="107"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17</w:instrText>
      </w:r>
      <w:r w:rsidRPr="004F2B4F">
        <w:rPr>
          <w:lang w:val="en-US"/>
        </w:rPr>
        <w:fldChar w:fldCharType="end"/>
      </w:r>
      <w:r w:rsidRPr="004F2B4F">
        <w:rPr>
          <w:lang w:val="en-US"/>
        </w:rPr>
        <w:instrText>)</w:instrText>
      </w:r>
      <w:bookmarkEnd w:id="107"/>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ins w:id="108"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17</w:instrText>
        </w:r>
        <w:r w:rsidR="00A37B49" w:rsidRPr="004F2B4F">
          <w:rPr>
            <w:lang w:val="en-US"/>
          </w:rPr>
          <w:instrText>)</w:instrText>
        </w:r>
      </w:ins>
      <w:del w:id="10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w:t>
      </w:r>
      <w:r w:rsidRPr="004F2B4F">
        <w:rPr>
          <w:lang w:val="en-US"/>
        </w:rPr>
        <w:lastRenderedPageBreak/>
        <w:t xml:space="preserve">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7pt;height:31.25pt" o:ole="">
            <v:imagedata r:id="rId75" o:title=""/>
          </v:shape>
          <o:OLEObject Type="Embed" ProgID="Equation.DSMT4" ShapeID="_x0000_i1044" DrawAspect="Content" ObjectID="_1487063798"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0" w:author="Robert McCall" w:date="2015-03-05T10:09:00Z">
        <w:r w:rsidR="005E6B98" w:rsidDel="005E6B98">
          <w:rPr>
            <w:lang w:val="en-US"/>
          </w:rPr>
          <w:fldChar w:fldCharType="separate"/>
        </w:r>
      </w:del>
      <w:r w:rsidRPr="004F2B4F">
        <w:rPr>
          <w:lang w:val="en-US"/>
        </w:rPr>
        <w:fldChar w:fldCharType="end"/>
      </w:r>
      <w:bookmarkStart w:id="111"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18</w:instrText>
      </w:r>
      <w:r w:rsidR="004F2B4F" w:rsidRPr="004F2B4F">
        <w:rPr>
          <w:noProof/>
          <w:lang w:val="en-US"/>
        </w:rPr>
        <w:fldChar w:fldCharType="end"/>
      </w:r>
      <w:r w:rsidRPr="004F2B4F">
        <w:rPr>
          <w:lang w:val="en-US"/>
        </w:rPr>
        <w:instrText>)</w:instrText>
      </w:r>
      <w:bookmarkEnd w:id="111"/>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6pt;height:25.65pt" o:ole="">
            <v:imagedata r:id="rId77" o:title=""/>
          </v:shape>
          <o:OLEObject Type="Embed" ProgID="Equation.DSMT4" ShapeID="_x0000_i1045" DrawAspect="Content" ObjectID="_1487063799"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05pt;height:34.6pt" o:ole="">
            <v:imagedata r:id="rId79" o:title=""/>
          </v:shape>
          <o:OLEObject Type="Embed" ProgID="Equation.DSMT4" ShapeID="_x0000_i1046" DrawAspect="Content" ObjectID="_1487063800"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2" w:author="Robert McCall" w:date="2015-03-05T10:09:00Z">
        <w:r w:rsidR="005E6B98" w:rsidDel="005E6B98">
          <w:rPr>
            <w:lang w:val="en-US"/>
          </w:rPr>
          <w:fldChar w:fldCharType="separate"/>
        </w:r>
      </w:del>
      <w:r w:rsidRPr="004F2B4F">
        <w:rPr>
          <w:lang w:val="en-US"/>
        </w:rPr>
        <w:fldChar w:fldCharType="end"/>
      </w:r>
      <w:bookmarkStart w:id="113"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19</w:instrText>
      </w:r>
      <w:r w:rsidR="004F2B4F" w:rsidRPr="004F2B4F">
        <w:rPr>
          <w:noProof/>
          <w:lang w:val="en-US"/>
        </w:rPr>
        <w:fldChar w:fldCharType="end"/>
      </w:r>
      <w:r w:rsidRPr="004F2B4F">
        <w:rPr>
          <w:lang w:val="en-US"/>
        </w:rPr>
        <w:instrText>)</w:instrText>
      </w:r>
      <w:bookmarkEnd w:id="113"/>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45pt;height:32.95pt" o:ole="">
            <v:imagedata r:id="rId81" o:title=""/>
          </v:shape>
          <o:OLEObject Type="Embed" ProgID="Equation.DSMT4" ShapeID="_x0000_i1047" DrawAspect="Content" ObjectID="_1487063801"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4"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4pt;height:36.85pt" o:ole="">
            <v:imagedata r:id="rId83" o:title=""/>
          </v:shape>
          <o:OLEObject Type="Embed" ProgID="Equation.DSMT4" ShapeID="_x0000_i1048" DrawAspect="Content" ObjectID="_1487063802"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5"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4pt;height:36.85pt" o:ole="">
            <v:imagedata r:id="rId85" o:title=""/>
          </v:shape>
          <o:OLEObject Type="Embed" ProgID="Equation.DSMT4" ShapeID="_x0000_i1049" DrawAspect="Content" ObjectID="_1487063803"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6" w:author="Robert McCall" w:date="2015-03-05T10:09:00Z">
        <w:r w:rsidR="005E6B98" w:rsidDel="005E6B98">
          <w:rPr>
            <w:lang w:val="en-US"/>
          </w:rPr>
          <w:fldChar w:fldCharType="separate"/>
        </w:r>
      </w:del>
      <w:r w:rsidRPr="004F2B4F">
        <w:rPr>
          <w:lang w:val="en-US"/>
        </w:rPr>
        <w:fldChar w:fldCharType="end"/>
      </w:r>
      <w:bookmarkStart w:id="117"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22</w:instrText>
      </w:r>
      <w:r w:rsidR="004F2B4F" w:rsidRPr="004F2B4F">
        <w:rPr>
          <w:noProof/>
          <w:lang w:val="en-US"/>
        </w:rPr>
        <w:fldChar w:fldCharType="end"/>
      </w:r>
      <w:r w:rsidRPr="004F2B4F">
        <w:rPr>
          <w:lang w:val="en-US"/>
        </w:rPr>
        <w:instrText>)</w:instrText>
      </w:r>
      <w:bookmarkEnd w:id="117"/>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ins w:id="118"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18</w:instrText>
        </w:r>
        <w:r w:rsidR="00A37B49" w:rsidRPr="004F2B4F">
          <w:rPr>
            <w:lang w:val="en-US"/>
          </w:rPr>
          <w:instrText>)</w:instrText>
        </w:r>
      </w:ins>
      <w:del w:id="11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ins w:id="120"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22</w:instrText>
        </w:r>
        <w:r w:rsidR="00A37B49" w:rsidRPr="004F2B4F">
          <w:rPr>
            <w:lang w:val="en-US"/>
          </w:rPr>
          <w:instrText>)</w:instrText>
        </w:r>
      </w:ins>
      <w:del w:id="12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4.9pt;height:21.75pt" o:ole="">
            <v:imagedata r:id="rId87" o:title=""/>
          </v:shape>
          <o:OLEObject Type="Embed" ProgID="Equation.DSMT4" ShapeID="_x0000_i1050" DrawAspect="Content" ObjectID="_1487063804"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2"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ins w:id="12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19</w:instrText>
        </w:r>
        <w:r w:rsidR="00A37B49" w:rsidRPr="004F2B4F">
          <w:rPr>
            <w:lang w:val="en-US"/>
          </w:rPr>
          <w:instrText>)</w:instrText>
        </w:r>
      </w:ins>
      <w:del w:id="12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19</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ins w:id="12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22</w:instrText>
        </w:r>
        <w:r w:rsidR="00A37B49" w:rsidRPr="004F2B4F">
          <w:rPr>
            <w:lang w:val="en-US"/>
          </w:rPr>
          <w:instrText>)</w:instrText>
        </w:r>
      </w:ins>
      <w:del w:id="12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ins w:id="12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24</w:instrText>
        </w:r>
        <w:r w:rsidR="00A37B49" w:rsidRPr="004F2B4F">
          <w:rPr>
            <w:lang w:val="en-US"/>
          </w:rPr>
          <w:instrText>)</w:instrText>
        </w:r>
      </w:ins>
      <w:del w:id="12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24</w:delInstrText>
        </w:r>
        <w:r w:rsidR="00844679" w:rsidRPr="004F2B4F" w:rsidDel="005E6B98">
          <w:rPr>
            <w:lang w:val="en-US"/>
          </w:rPr>
          <w:delInstrText>)</w:delInstrText>
        </w:r>
      </w:del>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45pt;height:21.75pt" o:ole="">
            <v:imagedata r:id="rId89" o:title=""/>
          </v:shape>
          <o:OLEObject Type="Embed" ProgID="Equation.DSMT4" ShapeID="_x0000_i1051" DrawAspect="Content" ObjectID="_1487063805"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9" w:author="Robert McCall" w:date="2015-03-05T10:09:00Z">
        <w:r w:rsidR="005E6B98" w:rsidDel="005E6B98">
          <w:rPr>
            <w:lang w:val="en-US"/>
          </w:rPr>
          <w:fldChar w:fldCharType="separate"/>
        </w:r>
      </w:del>
      <w:r w:rsidRPr="004F2B4F">
        <w:rPr>
          <w:lang w:val="en-US"/>
        </w:rPr>
        <w:fldChar w:fldCharType="end"/>
      </w:r>
      <w:bookmarkStart w:id="130"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24</w:instrText>
      </w:r>
      <w:r w:rsidR="004F2B4F" w:rsidRPr="004F2B4F">
        <w:rPr>
          <w:noProof/>
          <w:lang w:val="en-US"/>
        </w:rPr>
        <w:fldChar w:fldCharType="end"/>
      </w:r>
      <w:r w:rsidRPr="004F2B4F">
        <w:rPr>
          <w:lang w:val="en-US"/>
        </w:rPr>
        <w:instrText>)</w:instrText>
      </w:r>
      <w:bookmarkEnd w:id="130"/>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3pt;height:34.6pt" o:ole="">
            <v:imagedata r:id="rId91" o:title=""/>
          </v:shape>
          <o:OLEObject Type="Embed" ProgID="Equation.DSMT4" ShapeID="_x0000_i1052" DrawAspect="Content" ObjectID="_1487063806"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4.1pt;height:73.1pt" o:ole="">
            <v:imagedata r:id="rId93" o:title=""/>
          </v:shape>
          <o:OLEObject Type="Embed" ProgID="Equation.DSMT4" ShapeID="_x0000_i1053" DrawAspect="Content" ObjectID="_1487063807"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2"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6.75pt;height:16.75pt" o:ole="">
            <v:imagedata r:id="rId95" o:title=""/>
          </v:shape>
          <o:OLEObject Type="Embed" ProgID="Equation.DSMT4" ShapeID="_x0000_i1054" DrawAspect="Content" ObjectID="_1487063808"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133" w:name="_Toc412623817"/>
      <w:r w:rsidRPr="004F2B4F">
        <w:rPr>
          <w:lang w:val="en-US"/>
        </w:rPr>
        <w:t>Radiation stresses</w:t>
      </w:r>
      <w:bookmarkEnd w:id="133"/>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45pt;height:69.75pt" o:ole="">
            <v:imagedata r:id="rId97" o:title=""/>
          </v:shape>
          <o:OLEObject Type="Embed" ProgID="Equation.DSMT4" ShapeID="_x0000_i1055" DrawAspect="Content" ObjectID="_1487063809"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4"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135" w:name="_Toc412623818"/>
      <w:r w:rsidRPr="004F2B4F">
        <w:rPr>
          <w:lang w:val="en-US"/>
        </w:rPr>
        <w:br w:type="page"/>
      </w:r>
    </w:p>
    <w:p w:rsidR="002603CC" w:rsidRPr="004F2B4F" w:rsidRDefault="002603CC" w:rsidP="002603CC">
      <w:pPr>
        <w:pStyle w:val="Heading3"/>
        <w:jc w:val="both"/>
        <w:rPr>
          <w:lang w:val="en-US"/>
        </w:rPr>
      </w:pPr>
      <w:bookmarkStart w:id="136" w:name="_Ref412651014"/>
      <w:r w:rsidRPr="004F2B4F">
        <w:rPr>
          <w:lang w:val="en-US"/>
        </w:rPr>
        <w:lastRenderedPageBreak/>
        <w:t>Wave shape</w:t>
      </w:r>
      <w:bookmarkEnd w:id="135"/>
      <w:bookmarkEnd w:id="136"/>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4.8pt;height:32.95pt" o:ole="">
            <v:imagedata r:id="rId99" o:title=""/>
          </v:shape>
          <o:OLEObject Type="Embed" ProgID="Equation.DSMT4" ShapeID="_x0000_i1056" DrawAspect="Content" ObjectID="_1487063810"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7"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5.15pt;height:106.05pt" o:ole="">
            <v:imagedata r:id="rId101" o:title=""/>
          </v:shape>
          <o:OLEObject Type="Embed" ProgID="Equation.DSMT4" ShapeID="_x0000_i1057" DrawAspect="Content" ObjectID="_1487063811"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8"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139"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7pt;height:34.05pt" o:ole="">
            <v:imagedata r:id="rId103" o:title=""/>
          </v:shape>
          <o:OLEObject Type="Embed" ProgID="Equation.DSMT4" ShapeID="_x0000_i1058" DrawAspect="Content" ObjectID="_1487063812"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0"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lastRenderedPageBreak/>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sidR="00A37B49">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25pt;height:39.65pt" o:ole="">
            <v:imagedata r:id="rId105" o:title=""/>
          </v:shape>
          <o:OLEObject Type="Embed" ProgID="Equation.DSMT4" ShapeID="_x0000_i1059" DrawAspect="Content" ObjectID="_1487063813"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141" w:author="Robert McCall" w:date="2015-03-05T10:09:00Z">
        <w:r w:rsidR="005E6B98" w:rsidDel="005E6B98">
          <w:rPr>
            <w:lang w:val="en-US"/>
          </w:rPr>
          <w:fldChar w:fldCharType="separate"/>
        </w:r>
      </w:del>
      <w:r>
        <w:rPr>
          <w:lang w:val="en-US"/>
        </w:rPr>
        <w:fldChar w:fldCharType="end"/>
      </w:r>
      <w:bookmarkStart w:id="142"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A37B49">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A37B49">
        <w:rPr>
          <w:noProof/>
          <w:lang w:val="en-US"/>
        </w:rPr>
        <w:instrText>31</w:instrText>
      </w:r>
      <w:r>
        <w:rPr>
          <w:lang w:val="en-US"/>
        </w:rPr>
        <w:fldChar w:fldCharType="end"/>
      </w:r>
      <w:r>
        <w:rPr>
          <w:lang w:val="en-US"/>
        </w:rPr>
        <w:instrText>)</w:instrText>
      </w:r>
      <w:bookmarkEnd w:id="142"/>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3pt;height:37.95pt" o:ole="">
            <v:imagedata r:id="rId107" o:title=""/>
          </v:shape>
          <o:OLEObject Type="Embed" ProgID="Equation.DSMT4" ShapeID="_x0000_i1060" DrawAspect="Content" ObjectID="_1487063814"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3"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139"/>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8pt;height:34.05pt" o:ole="">
            <v:imagedata r:id="rId109" o:title=""/>
          </v:shape>
          <o:OLEObject Type="Embed" ProgID="Equation.DSMT4" ShapeID="_x0000_i1061" DrawAspect="Content" ObjectID="_1487063815"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4"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9pt;height:36.85pt" o:ole="">
            <v:imagedata r:id="rId111" o:title=""/>
          </v:shape>
          <o:OLEObject Type="Embed" ProgID="Equation.DSMT4" ShapeID="_x0000_i1062" DrawAspect="Content" ObjectID="_1487063816"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5"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lastRenderedPageBreak/>
        <w:tab/>
      </w:r>
      <w:r w:rsidRPr="004F2B4F">
        <w:rPr>
          <w:position w:val="-30"/>
          <w:lang w:val="en-US"/>
        </w:rPr>
        <w:object w:dxaOrig="2000" w:dyaOrig="760">
          <v:shape id="_x0000_i1063" type="#_x0000_t75" style="width:100.45pt;height:37.95pt" o:ole="">
            <v:imagedata r:id="rId113" o:title=""/>
          </v:shape>
          <o:OLEObject Type="Embed" ProgID="Equation.DSMT4" ShapeID="_x0000_i1063" DrawAspect="Content" ObjectID="_1487063817"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6"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Not</w:t>
      </w:r>
      <w:del w:id="147" w:author="Robert McCall" w:date="2015-03-05T09:20:00Z">
        <w:r w:rsidRPr="004F2B4F" w:rsidDel="00DA7930">
          <w:rPr>
            <w:lang w:val="en-US"/>
          </w:rPr>
          <w:delText>e</w:delText>
        </w:r>
      </w:del>
      <w:r w:rsidRPr="004F2B4F">
        <w:rPr>
          <w:lang w:val="en-US"/>
        </w:rPr>
        <w:t xml:space="preserv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7pt;height:21.75pt" o:ole="">
            <v:imagedata r:id="rId115" o:title=""/>
          </v:shape>
          <o:OLEObject Type="Embed" ProgID="Equation.DSMT4" ShapeID="_x0000_i1064" DrawAspect="Content" ObjectID="_1487063818"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8"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1.05pt;height:39.05pt" o:ole="">
            <v:imagedata r:id="rId117" o:title=""/>
          </v:shape>
          <o:OLEObject Type="Embed" ProgID="Equation.DSMT4" ShapeID="_x0000_i1065" DrawAspect="Content" ObjectID="_1487063819"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9"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150" w:name="_Toc412623820"/>
      <w:r w:rsidRPr="004F2B4F">
        <w:rPr>
          <w:lang w:val="en-US"/>
        </w:rPr>
        <w:t>Roller energy balance</w:t>
      </w:r>
      <w:bookmarkEnd w:id="150"/>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4.8pt;height:31.25pt" o:ole="">
            <v:imagedata r:id="rId119" o:title=""/>
          </v:shape>
          <o:OLEObject Type="Embed" ProgID="Equation.DSMT4" ShapeID="_x0000_i1066" DrawAspect="Content" ObjectID="_1487063820"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1" w:author="Robert McCall" w:date="2015-03-05T10:09:00Z">
        <w:r w:rsidR="005E6B98" w:rsidDel="005E6B98">
          <w:rPr>
            <w:lang w:val="en-US"/>
          </w:rPr>
          <w:fldChar w:fldCharType="separate"/>
        </w:r>
      </w:del>
      <w:r w:rsidRPr="004F2B4F">
        <w:rPr>
          <w:lang w:val="en-US"/>
        </w:rPr>
        <w:fldChar w:fldCharType="end"/>
      </w:r>
      <w:bookmarkStart w:id="152"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38</w:instrText>
      </w:r>
      <w:r w:rsidR="004F2B4F" w:rsidRPr="004F2B4F">
        <w:rPr>
          <w:noProof/>
          <w:lang w:val="en-US"/>
        </w:rPr>
        <w:fldChar w:fldCharType="end"/>
      </w:r>
      <w:r w:rsidRPr="004F2B4F">
        <w:rPr>
          <w:lang w:val="en-US"/>
        </w:rPr>
        <w:instrText>)</w:instrText>
      </w:r>
      <w:bookmarkEnd w:id="152"/>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4.5pt;height:18.4pt" o:ole="">
            <v:imagedata r:id="rId121" o:title=""/>
          </v:shape>
          <o:OLEObject Type="Embed" ProgID="Equation.DSMT4" ShapeID="_x0000_i1067" DrawAspect="Content" ObjectID="_1487063821"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35pt;height:35.15pt" o:ole="">
            <v:imagedata r:id="rId123" o:title=""/>
          </v:shape>
          <o:OLEObject Type="Embed" ProgID="Equation.DSMT4" ShapeID="_x0000_i1068" DrawAspect="Content" ObjectID="_1487063822"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3" w:author="Robert McCall" w:date="2015-03-05T10:09:00Z">
        <w:r w:rsidR="005E6B98" w:rsidDel="005E6B98">
          <w:rPr>
            <w:lang w:val="en-US"/>
          </w:rPr>
          <w:fldChar w:fldCharType="separate"/>
        </w:r>
      </w:del>
      <w:r w:rsidRPr="004F2B4F">
        <w:rPr>
          <w:lang w:val="en-US"/>
        </w:rPr>
        <w:fldChar w:fldCharType="end"/>
      </w:r>
      <w:bookmarkStart w:id="154"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39</w:instrText>
      </w:r>
      <w:r w:rsidR="004F2B4F" w:rsidRPr="004F2B4F">
        <w:rPr>
          <w:noProof/>
          <w:lang w:val="en-US"/>
        </w:rPr>
        <w:fldChar w:fldCharType="end"/>
      </w:r>
      <w:r w:rsidRPr="004F2B4F">
        <w:rPr>
          <w:lang w:val="en-US"/>
        </w:rPr>
        <w:instrText>)</w:instrText>
      </w:r>
      <w:bookmarkEnd w:id="154"/>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1pt;height:37.95pt" o:ole="">
            <v:imagedata r:id="rId125" o:title=""/>
          </v:shape>
          <o:OLEObject Type="Embed" ProgID="Equation.DSMT4" ShapeID="_x0000_i1069" DrawAspect="Content" ObjectID="_1487063823"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5"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lastRenderedPageBreak/>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19.9pt;height:33.5pt" o:ole="">
            <v:imagedata r:id="rId127" o:title=""/>
          </v:shape>
          <o:OLEObject Type="Embed" ProgID="Equation.DSMT4" ShapeID="_x0000_i1070" DrawAspect="Content" ObjectID="_1487063824"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6" w:author="Robert McCall" w:date="2015-03-05T10:09:00Z">
        <w:r w:rsidR="005E6B98" w:rsidDel="005E6B98">
          <w:rPr>
            <w:lang w:val="en-US"/>
          </w:rPr>
          <w:fldChar w:fldCharType="separate"/>
        </w:r>
      </w:del>
      <w:r w:rsidRPr="004F2B4F">
        <w:rPr>
          <w:lang w:val="en-US"/>
        </w:rPr>
        <w:fldChar w:fldCharType="end"/>
      </w:r>
      <w:bookmarkStart w:id="157"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41</w:instrText>
      </w:r>
      <w:r w:rsidR="004F2B4F" w:rsidRPr="004F2B4F">
        <w:rPr>
          <w:noProof/>
          <w:lang w:val="en-US"/>
        </w:rPr>
        <w:fldChar w:fldCharType="end"/>
      </w:r>
      <w:r w:rsidRPr="004F2B4F">
        <w:rPr>
          <w:lang w:val="en-US"/>
        </w:rPr>
        <w:instrText>)</w:instrText>
      </w:r>
      <w:bookmarkEnd w:id="157"/>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9.7pt;height:19.55pt" o:ole="">
            <v:imagedata r:id="rId129" o:title=""/>
          </v:shape>
          <o:OLEObject Type="Embed" ProgID="Equation.DSMT4" ShapeID="_x0000_i1071" DrawAspect="Content" ObjectID="_1487063825"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8" w:author="Robert McCall" w:date="2015-03-05T10:09:00Z">
        <w:r w:rsidR="005E6B98" w:rsidDel="005E6B98">
          <w:rPr>
            <w:lang w:val="en-US"/>
          </w:rPr>
          <w:fldChar w:fldCharType="separate"/>
        </w:r>
      </w:del>
      <w:r w:rsidRPr="004F2B4F">
        <w:rPr>
          <w:lang w:val="en-US"/>
        </w:rPr>
        <w:fldChar w:fldCharType="end"/>
      </w:r>
      <w:bookmarkStart w:id="159"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42</w:instrText>
      </w:r>
      <w:r w:rsidR="004F2B4F" w:rsidRPr="004F2B4F">
        <w:rPr>
          <w:noProof/>
          <w:lang w:val="en-US"/>
        </w:rPr>
        <w:fldChar w:fldCharType="end"/>
      </w:r>
      <w:r w:rsidRPr="004F2B4F">
        <w:rPr>
          <w:lang w:val="en-US"/>
        </w:rPr>
        <w:instrText>)</w:instrText>
      </w:r>
      <w:bookmarkEnd w:id="159"/>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ins w:id="160"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38</w:instrText>
        </w:r>
        <w:r w:rsidR="00A37B49" w:rsidRPr="004F2B4F">
          <w:rPr>
            <w:lang w:val="en-US"/>
          </w:rPr>
          <w:instrText>)</w:instrText>
        </w:r>
      </w:ins>
      <w:del w:id="16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38</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ins w:id="162"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42</w:instrText>
        </w:r>
        <w:r w:rsidR="00A37B49" w:rsidRPr="004F2B4F">
          <w:rPr>
            <w:lang w:val="en-US"/>
          </w:rPr>
          <w:instrText>)</w:instrText>
        </w:r>
      </w:ins>
      <w:del w:id="16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85pt;height:19pt" o:ole="">
            <v:imagedata r:id="rId131" o:title=""/>
          </v:shape>
          <o:OLEObject Type="Embed" ProgID="Equation.DSMT4" ShapeID="_x0000_i1072" DrawAspect="Content" ObjectID="_1487063826"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4"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ins w:id="16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44</w:instrText>
        </w:r>
        <w:r w:rsidR="00A37B49" w:rsidRPr="004F2B4F">
          <w:rPr>
            <w:lang w:val="en-US"/>
          </w:rPr>
          <w:instrText>)</w:instrText>
        </w:r>
      </w:ins>
      <w:del w:id="1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2pt;height:60.85pt" o:ole="">
            <v:imagedata r:id="rId133" o:title=""/>
          </v:shape>
          <o:OLEObject Type="Embed" ProgID="Equation.DSMT4" ShapeID="_x0000_i1073" DrawAspect="Content" ObjectID="_1487063827"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7" w:author="Robert McCall" w:date="2015-03-05T10:09:00Z">
        <w:r w:rsidR="005E6B98" w:rsidDel="005E6B98">
          <w:rPr>
            <w:lang w:val="en-US"/>
          </w:rPr>
          <w:fldChar w:fldCharType="separate"/>
        </w:r>
      </w:del>
      <w:r w:rsidRPr="004F2B4F">
        <w:rPr>
          <w:lang w:val="en-US"/>
        </w:rPr>
        <w:fldChar w:fldCharType="end"/>
      </w:r>
      <w:bookmarkStart w:id="168"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44</w:instrText>
      </w:r>
      <w:r w:rsidR="004F2B4F" w:rsidRPr="004F2B4F">
        <w:rPr>
          <w:noProof/>
          <w:lang w:val="en-US"/>
        </w:rPr>
        <w:fldChar w:fldCharType="end"/>
      </w:r>
      <w:r w:rsidRPr="004F2B4F">
        <w:rPr>
          <w:lang w:val="en-US"/>
        </w:rPr>
        <w:instrText>)</w:instrText>
      </w:r>
      <w:bookmarkEnd w:id="168"/>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85pt;height:23.45pt" o:ole="">
            <v:imagedata r:id="rId135" o:title=""/>
          </v:shape>
          <o:OLEObject Type="Embed" ProgID="Equation.DSMT4" ShapeID="_x0000_i1074" DrawAspect="Content" ObjectID="_1487063828"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9" w:author="Robert McCall" w:date="2015-03-05T10:09:00Z">
        <w:r w:rsidR="005E6B98" w:rsidDel="005E6B98">
          <w:rPr>
            <w:lang w:val="en-US"/>
          </w:rPr>
          <w:fldChar w:fldCharType="separate"/>
        </w:r>
      </w:del>
      <w:r w:rsidRPr="004F2B4F">
        <w:rPr>
          <w:lang w:val="en-US"/>
        </w:rPr>
        <w:fldChar w:fldCharType="end"/>
      </w:r>
      <w:bookmarkStart w:id="170"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45</w:instrText>
      </w:r>
      <w:r w:rsidR="004F2B4F" w:rsidRPr="004F2B4F">
        <w:rPr>
          <w:noProof/>
          <w:lang w:val="en-US"/>
        </w:rPr>
        <w:fldChar w:fldCharType="end"/>
      </w:r>
      <w:r w:rsidRPr="004F2B4F">
        <w:rPr>
          <w:lang w:val="en-US"/>
        </w:rPr>
        <w:instrText>)</w:instrText>
      </w:r>
      <w:bookmarkEnd w:id="170"/>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ins w:id="17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39</w:instrText>
        </w:r>
        <w:r w:rsidR="00A37B49" w:rsidRPr="004F2B4F">
          <w:rPr>
            <w:lang w:val="en-US"/>
          </w:rPr>
          <w:instrText>)</w:instrText>
        </w:r>
      </w:ins>
      <w:del w:id="17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39</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ins w:id="17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45</w:instrText>
        </w:r>
        <w:r w:rsidR="00A37B49" w:rsidRPr="004F2B4F">
          <w:rPr>
            <w:lang w:val="en-US"/>
          </w:rPr>
          <w:instrText>)</w:instrText>
        </w:r>
      </w:ins>
      <w:del w:id="17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45</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85pt;height:35.15pt" o:ole="">
            <v:imagedata r:id="rId137" o:title=""/>
          </v:shape>
          <o:OLEObject Type="Embed" ProgID="Equation.DSMT4" ShapeID="_x0000_i1075" DrawAspect="Content" ObjectID="_1487063829"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5"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5pt;height:18.4pt" o:ole="">
            <v:imagedata r:id="rId139" o:title=""/>
          </v:shape>
          <o:OLEObject Type="Embed" ProgID="Equation.DSMT4" ShapeID="_x0000_i1076" DrawAspect="Content" ObjectID="_1487063830" r:id="rId140"/>
        </w:object>
      </w:r>
      <w:r w:rsidRPr="004F2B4F">
        <w:rPr>
          <w:lang w:val="en-US"/>
        </w:rPr>
        <w:t xml:space="preserve"> and </w:t>
      </w:r>
      <w:r w:rsidRPr="004F2B4F">
        <w:rPr>
          <w:position w:val="-12"/>
          <w:lang w:val="en-US"/>
        </w:rPr>
        <w:object w:dxaOrig="300" w:dyaOrig="360">
          <v:shape id="_x0000_i1077" type="#_x0000_t75" style="width:15.05pt;height:18.4pt" o:ole="">
            <v:imagedata r:id="rId141" o:title=""/>
          </v:shape>
          <o:OLEObject Type="Embed" ProgID="Equation.DSMT4" ShapeID="_x0000_i1077" DrawAspect="Content" ObjectID="_1487063831"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w:t>
      </w:r>
      <w:r w:rsidRPr="004F2B4F">
        <w:rPr>
          <w:lang w:val="en-US"/>
        </w:rPr>
        <w:lastRenderedPageBreak/>
        <w:t xml:space="preserve">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ins w:id="176"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w:instrText>
        </w:r>
        <w:r w:rsidR="00A37B49" w:rsidRPr="004F2B4F">
          <w:rPr>
            <w:lang w:val="en-US"/>
          </w:rPr>
          <w:instrText>)</w:instrText>
        </w:r>
      </w:ins>
      <w:del w:id="1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ins w:id="178"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41</w:instrText>
        </w:r>
        <w:r w:rsidR="00A37B49" w:rsidRPr="004F2B4F">
          <w:rPr>
            <w:lang w:val="en-US"/>
          </w:rPr>
          <w:instrText>)</w:instrText>
        </w:r>
      </w:ins>
      <w:del w:id="17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0.3pt;height:150.15pt" o:ole="">
            <v:imagedata r:id="rId143" o:title=""/>
          </v:shape>
          <o:OLEObject Type="Embed" ProgID="Equation.DSMT4" ShapeID="_x0000_i1078" DrawAspect="Content" ObjectID="_1487063832"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0"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7pt;height:31.25pt" o:ole="">
            <v:imagedata r:id="rId145" o:title=""/>
          </v:shape>
          <o:OLEObject Type="Embed" ProgID="Equation.DSMT4" ShapeID="_x0000_i1079" DrawAspect="Content" ObjectID="_1487063833"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1" w:author="Robert McCall" w:date="2015-03-05T10:09:00Z">
        <w:r w:rsidR="005E6B98" w:rsidDel="005E6B98">
          <w:rPr>
            <w:lang w:val="en-US"/>
          </w:rPr>
          <w:fldChar w:fldCharType="separate"/>
        </w:r>
      </w:del>
      <w:r w:rsidRPr="004F2B4F">
        <w:rPr>
          <w:lang w:val="en-US"/>
        </w:rPr>
        <w:fldChar w:fldCharType="end"/>
      </w:r>
      <w:bookmarkStart w:id="182"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48</w:instrText>
      </w:r>
      <w:r w:rsidR="004F2B4F" w:rsidRPr="004F2B4F">
        <w:rPr>
          <w:noProof/>
          <w:lang w:val="en-US"/>
        </w:rPr>
        <w:fldChar w:fldCharType="end"/>
      </w:r>
      <w:r w:rsidRPr="004F2B4F">
        <w:rPr>
          <w:lang w:val="en-US"/>
        </w:rPr>
        <w:instrText>)</w:instrText>
      </w:r>
      <w:bookmarkEnd w:id="182"/>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183" w:name="_Toc412623821"/>
      <w:r w:rsidRPr="004F2B4F">
        <w:rPr>
          <w:lang w:val="en-US"/>
        </w:rPr>
        <w:t>Shallow water equations</w:t>
      </w:r>
      <w:bookmarkEnd w:id="183"/>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2pt;height:16.75pt" o:ole="">
            <v:imagedata r:id="rId147" o:title=""/>
          </v:shape>
          <o:OLEObject Type="Embed" ProgID="Equation.DSMT4" ShapeID="_x0000_i1080" DrawAspect="Content" ObjectID="_1487063834"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4"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ins w:id="18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50</w:instrText>
        </w:r>
        <w:r w:rsidR="00A37B49" w:rsidRPr="004F2B4F">
          <w:rPr>
            <w:lang w:val="en-US"/>
          </w:rPr>
          <w:instrText>)</w:instrText>
        </w:r>
      </w:ins>
      <w:del w:id="18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4.15pt;height:34.05pt" o:ole="">
            <v:imagedata r:id="rId149" o:title=""/>
          </v:shape>
          <o:OLEObject Type="Embed" ProgID="Equation.DSMT4" ShapeID="_x0000_i1081" DrawAspect="Content" ObjectID="_1487063835"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7" w:author="Robert McCall" w:date="2015-03-05T10:09:00Z">
        <w:r w:rsidR="005E6B98" w:rsidDel="005E6B98">
          <w:rPr>
            <w:lang w:val="en-US"/>
          </w:rPr>
          <w:fldChar w:fldCharType="separate"/>
        </w:r>
      </w:del>
      <w:r w:rsidR="00801832" w:rsidRPr="004F2B4F">
        <w:rPr>
          <w:lang w:val="en-US"/>
        </w:rPr>
        <w:fldChar w:fldCharType="end"/>
      </w:r>
      <w:bookmarkStart w:id="188"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50</w:instrText>
      </w:r>
      <w:r w:rsidR="00801832" w:rsidRPr="004F2B4F">
        <w:rPr>
          <w:lang w:val="en-US"/>
        </w:rPr>
        <w:fldChar w:fldCharType="end"/>
      </w:r>
      <w:r w:rsidR="00801832" w:rsidRPr="004F2B4F">
        <w:rPr>
          <w:lang w:val="en-US"/>
        </w:rPr>
        <w:instrText>)</w:instrText>
      </w:r>
      <w:bookmarkEnd w:id="188"/>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2" type="#_x0000_t75" style="width:382.9pt;height:112.75pt" o:ole="">
            <v:imagedata r:id="rId151" o:title=""/>
          </v:shape>
          <o:OLEObject Type="Embed" ProgID="Equation.DSMT4" ShapeID="_x0000_i1082" DrawAspect="Content" ObjectID="_1487063836"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9" w:author="Robert McCall" w:date="2015-03-05T10:09:00Z">
        <w:r w:rsidR="005E6B98" w:rsidDel="005E6B98">
          <w:rPr>
            <w:lang w:val="en-US"/>
          </w:rPr>
          <w:fldChar w:fldCharType="separate"/>
        </w:r>
      </w:del>
      <w:r w:rsidR="00801832" w:rsidRPr="004F2B4F">
        <w:rPr>
          <w:lang w:val="en-US"/>
        </w:rPr>
        <w:fldChar w:fldCharType="end"/>
      </w:r>
      <w:bookmarkStart w:id="190"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51</w:instrText>
      </w:r>
      <w:r w:rsidR="00801832" w:rsidRPr="004F2B4F">
        <w:rPr>
          <w:lang w:val="en-US"/>
        </w:rPr>
        <w:fldChar w:fldCharType="end"/>
      </w:r>
      <w:r w:rsidR="00801832" w:rsidRPr="004F2B4F">
        <w:rPr>
          <w:lang w:val="en-US"/>
        </w:rPr>
        <w:instrText>)</w:instrText>
      </w:r>
      <w:bookmarkEnd w:id="190"/>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ins w:id="19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51</w:instrText>
        </w:r>
        <w:r w:rsidR="00A37B49" w:rsidRPr="004F2B4F">
          <w:rPr>
            <w:lang w:val="en-US"/>
          </w:rPr>
          <w:instrText>)</w:instrText>
        </w:r>
      </w:ins>
      <w:del w:id="19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193" w:name="_Toc412623822"/>
      <w:r w:rsidRPr="004F2B4F">
        <w:rPr>
          <w:lang w:val="en-US"/>
        </w:rPr>
        <w:t>Horizontal viscosity</w:t>
      </w:r>
      <w:bookmarkEnd w:id="193"/>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55pt;height:41.85pt" o:ole="">
            <v:imagedata r:id="rId153" o:title=""/>
          </v:shape>
          <o:OLEObject Type="Embed" ProgID="Equation.DSMT4" ShapeID="_x0000_i1083" DrawAspect="Content" ObjectID="_1487063837"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4" w:author="Robert McCall" w:date="2015-03-05T10:09:00Z">
        <w:r w:rsidR="005E6B98" w:rsidDel="005E6B98">
          <w:rPr>
            <w:lang w:val="en-US"/>
          </w:rPr>
          <w:fldChar w:fldCharType="separate"/>
        </w:r>
      </w:del>
      <w:r w:rsidR="00801832" w:rsidRPr="004F2B4F">
        <w:rPr>
          <w:lang w:val="en-US"/>
        </w:rPr>
        <w:fldChar w:fldCharType="end"/>
      </w:r>
      <w:bookmarkStart w:id="195"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52</w:instrText>
      </w:r>
      <w:r w:rsidR="00801832" w:rsidRPr="004F2B4F">
        <w:rPr>
          <w:lang w:val="en-US"/>
        </w:rPr>
        <w:fldChar w:fldCharType="end"/>
      </w:r>
      <w:r w:rsidR="00801832" w:rsidRPr="004F2B4F">
        <w:rPr>
          <w:lang w:val="en-US"/>
        </w:rPr>
        <w:instrText>)</w:instrText>
      </w:r>
      <w:bookmarkEnd w:id="19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ins w:id="196"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52</w:instrText>
        </w:r>
        <w:r w:rsidR="00A37B49" w:rsidRPr="004F2B4F">
          <w:rPr>
            <w:lang w:val="en-US"/>
          </w:rPr>
          <w:instrText>)</w:instrText>
        </w:r>
      </w:ins>
      <w:del w:id="19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198" w:name="_Toc412623823"/>
      <w:r w:rsidRPr="004F2B4F">
        <w:rPr>
          <w:lang w:val="en-US"/>
        </w:rPr>
        <w:t>Bed shear stress</w:t>
      </w:r>
      <w:bookmarkEnd w:id="198"/>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85pt;height:52.45pt" o:ole="">
            <v:imagedata r:id="rId155" o:title=""/>
          </v:shape>
          <o:OLEObject Type="Embed" ProgID="Equation.DSMT4" ShapeID="_x0000_i1084" DrawAspect="Content" ObjectID="_1487063838"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A37B4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A37B4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w:t>
            </w:r>
            <w:ins w:id="200" w:author="Robert McCall" w:date="2015-03-05T09:22:00Z">
              <w:r w:rsidR="00ED288D">
                <w:rPr>
                  <w:lang w:val="en-US"/>
                </w:rPr>
                <w:t>9</w:t>
              </w:r>
            </w:ins>
            <w:del w:id="201" w:author="Robert McCall" w:date="2015-03-05T09:22:00Z">
              <w:r w:rsidRPr="004F2B4F" w:rsidDel="00ED288D">
                <w:rPr>
                  <w:lang w:val="en-US"/>
                </w:rPr>
                <w:delText>5</w:delText>
              </w:r>
            </w:del>
            <w:r w:rsidRPr="004F2B4F">
              <w:rPr>
                <w:lang w:val="en-US"/>
              </w:rPr>
              <w:t>0</w:t>
            </w:r>
          </w:p>
        </w:tc>
        <w:tc>
          <w:tcPr>
            <w:tcW w:w="2714" w:type="dxa"/>
          </w:tcPr>
          <w:p w:rsidR="00394891" w:rsidRPr="004F2B4F" w:rsidRDefault="00394891" w:rsidP="00394891">
            <w:pPr>
              <w:rPr>
                <w:lang w:val="en-US"/>
              </w:rPr>
            </w:pPr>
            <w:r w:rsidRPr="004F2B4F">
              <w:rPr>
                <w:lang w:val="en-US"/>
              </w:rPr>
              <w:t>white-colebrook-grains</w:t>
            </w:r>
            <w:ins w:id="202" w:author="Robert McCall" w:date="2015-03-05T09:21:00Z">
              <w:r w:rsidR="00ED288D">
                <w:rPr>
                  <w:lang w:val="en-US"/>
                </w:rPr>
                <w:t>ize</w:t>
              </w:r>
            </w:ins>
            <w:del w:id="203" w:author="Robert McCall" w:date="2015-03-05T09:21:00Z">
              <w:r w:rsidRPr="004F2B4F" w:rsidDel="00ED288D">
                <w:rPr>
                  <w:lang w:val="en-US"/>
                </w:rPr>
                <w:delText>zie</w:delText>
              </w:r>
            </w:del>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lastRenderedPageBreak/>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35pt;height:35.15pt" o:ole="">
            <v:imagedata r:id="rId157" o:title=""/>
          </v:shape>
          <o:OLEObject Type="Embed" ProgID="Equation.DSMT4" ShapeID="_x0000_i1085" DrawAspect="Content" ObjectID="_1487063839"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4"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6.95pt;height:36.3pt" o:ole="">
            <v:imagedata r:id="rId159" o:title=""/>
          </v:shape>
          <o:OLEObject Type="Embed" ProgID="Equation.DSMT4" ShapeID="_x0000_i1086" DrawAspect="Content" ObjectID="_1487063840"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5"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3.85pt;height:60.85pt" o:ole="">
            <v:imagedata r:id="rId161" o:title=""/>
          </v:shape>
          <o:OLEObject Type="Embed" ProgID="Equation.DSMT4" ShapeID="_x0000_i1087" DrawAspect="Content" ObjectID="_1487063841"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6"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207"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45pt;height:60.85pt" o:ole="">
            <v:imagedata r:id="rId163" o:title=""/>
          </v:shape>
          <o:OLEObject Type="Embed" ProgID="Equation.DSMT4" ShapeID="_x0000_i1088" DrawAspect="Content" ObjectID="_1487063842"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8" w:author="Robert McCall" w:date="2015-03-05T10:09:00Z">
        <w:r w:rsidR="005E6B98" w:rsidDel="005E6B98">
          <w:rPr>
            <w:lang w:val="en-US"/>
          </w:rPr>
          <w:fldChar w:fldCharType="separate"/>
        </w:r>
      </w:del>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A37B4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A37B4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207"/>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89" type="#_x0000_t75" style="width:118.35pt;height:30.7pt" o:ole="">
            <v:imagedata r:id="rId165" o:title=""/>
          </v:shape>
          <o:OLEObject Type="Embed" ProgID="Equation.DSMT4" ShapeID="_x0000_i1089" DrawAspect="Content" ObjectID="_1487063843"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0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05pt;height:65.85pt" o:ole="">
            <v:imagedata r:id="rId167" o:title=""/>
          </v:shape>
          <o:OLEObject Type="Embed" ProgID="Equation.DSMT4" ShapeID="_x0000_i1090" DrawAspect="Content" ObjectID="_1487063844"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A37B4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A37B4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75pt;height:16.75pt" o:ole="">
            <v:imagedata r:id="rId95" o:title=""/>
          </v:shape>
          <o:OLEObject Type="Embed" ProgID="Equation.DSMT4" ShapeID="_x0000_i1091" DrawAspect="Content" ObjectID="_1487063845"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211" w:name="_Toc412623825"/>
      <w:r w:rsidRPr="004F2B4F">
        <w:rPr>
          <w:lang w:val="en-US"/>
        </w:rPr>
        <w:t>Wind</w:t>
      </w:r>
      <w:bookmarkEnd w:id="211"/>
    </w:p>
    <w:p w:rsidR="00727EAA" w:rsidRPr="004F2B4F" w:rsidRDefault="00F41BBE" w:rsidP="002603CC">
      <w:pPr>
        <w:rPr>
          <w:color w:val="FF0000"/>
          <w:lang w:val="en-US"/>
        </w:rPr>
      </w:pPr>
      <w:commentRangeStart w:id="212"/>
      <w:r w:rsidRPr="004F2B4F">
        <w:rPr>
          <w:color w:val="FF0000"/>
          <w:lang w:val="en-US"/>
        </w:rPr>
        <w:t>@</w:t>
      </w:r>
      <w:commentRangeEnd w:id="212"/>
      <w:r w:rsidRPr="004F2B4F">
        <w:rPr>
          <w:rStyle w:val="CommentReference"/>
          <w:lang w:val="en-US"/>
        </w:rPr>
        <w:commentReference w:id="212"/>
      </w:r>
    </w:p>
    <w:p w:rsidR="00727EAA" w:rsidRPr="004F2B4F" w:rsidRDefault="00727EAA" w:rsidP="002603CC">
      <w:pPr>
        <w:pStyle w:val="Heading2"/>
        <w:jc w:val="both"/>
        <w:rPr>
          <w:lang w:val="en-US"/>
        </w:rPr>
      </w:pPr>
      <w:bookmarkStart w:id="213" w:name="_Toc412623826"/>
      <w:r w:rsidRPr="004F2B4F">
        <w:rPr>
          <w:lang w:val="en-US"/>
        </w:rPr>
        <w:t>Non-hydrostatic pressure correction</w:t>
      </w:r>
      <w:bookmarkEnd w:id="213"/>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214"/>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214"/>
      <w:r w:rsidR="004B0568" w:rsidRPr="004F2B4F">
        <w:rPr>
          <w:rStyle w:val="CommentReference"/>
          <w:lang w:val="en-US"/>
        </w:rPr>
        <w:commentReference w:id="214"/>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4.2pt;height:30.7pt" o:ole="">
            <v:imagedata r:id="rId170" o:title=""/>
          </v:shape>
          <o:OLEObject Type="Embed" ProgID="Equation.DSMT4" ShapeID="_x0000_i1092" DrawAspect="Content" ObjectID="_1487063846"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5" w:author="Robert McCall" w:date="2015-03-05T10:09:00Z">
        <w:r w:rsidR="005E6B98" w:rsidDel="005E6B98">
          <w:rPr>
            <w:lang w:val="en-US"/>
          </w:rPr>
          <w:fldChar w:fldCharType="separate"/>
        </w:r>
      </w:del>
      <w:r w:rsidR="00801832" w:rsidRPr="004F2B4F">
        <w:rPr>
          <w:lang w:val="en-US"/>
        </w:rPr>
        <w:fldChar w:fldCharType="end"/>
      </w:r>
      <w:bookmarkStart w:id="216"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60</w:instrText>
      </w:r>
      <w:r w:rsidR="00801832" w:rsidRPr="004F2B4F">
        <w:rPr>
          <w:lang w:val="en-US"/>
        </w:rPr>
        <w:fldChar w:fldCharType="end"/>
      </w:r>
      <w:r w:rsidR="00801832" w:rsidRPr="004F2B4F">
        <w:rPr>
          <w:lang w:val="en-US"/>
        </w:rPr>
        <w:instrText>)</w:instrText>
      </w:r>
      <w:bookmarkEnd w:id="216"/>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1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60</w:instrText>
        </w:r>
        <w:r w:rsidR="00A37B49" w:rsidRPr="004F2B4F">
          <w:rPr>
            <w:lang w:val="en-US"/>
          </w:rPr>
          <w:instrText>)</w:instrText>
        </w:r>
      </w:ins>
      <w:del w:id="21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15pt;height:30.7pt" o:ole="">
            <v:imagedata r:id="rId172" o:title=""/>
          </v:shape>
          <o:OLEObject Type="Embed" ProgID="Equation.DSMT4" ShapeID="_x0000_i1093" DrawAspect="Content" ObjectID="_1487063847"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9" w:author="Robert McCall" w:date="2015-03-05T10:09:00Z">
        <w:r w:rsidR="005E6B98" w:rsidDel="005E6B98">
          <w:rPr>
            <w:lang w:val="en-US"/>
          </w:rPr>
          <w:fldChar w:fldCharType="separate"/>
        </w:r>
      </w:del>
      <w:r w:rsidR="00801832" w:rsidRPr="004F2B4F">
        <w:rPr>
          <w:lang w:val="en-US"/>
        </w:rPr>
        <w:fldChar w:fldCharType="end"/>
      </w:r>
      <w:bookmarkStart w:id="220"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61</w:instrText>
      </w:r>
      <w:r w:rsidR="00801832" w:rsidRPr="004F2B4F">
        <w:rPr>
          <w:lang w:val="en-US"/>
        </w:rPr>
        <w:fldChar w:fldCharType="end"/>
      </w:r>
      <w:r w:rsidR="00801832" w:rsidRPr="004F2B4F">
        <w:rPr>
          <w:lang w:val="en-US"/>
        </w:rPr>
        <w:instrText>)</w:instrText>
      </w:r>
      <w:bookmarkEnd w:id="220"/>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2pt;height:37.95pt" o:ole="">
            <v:imagedata r:id="rId174" o:title=""/>
          </v:shape>
          <o:OLEObject Type="Embed" ProgID="Equation.DSMT4" ShapeID="_x0000_i1094" DrawAspect="Content" ObjectID="_1487063848"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1" w:author="Robert McCall" w:date="2015-03-05T10:09:00Z">
        <w:r w:rsidR="005E6B98" w:rsidDel="005E6B98">
          <w:rPr>
            <w:lang w:val="en-US"/>
          </w:rPr>
          <w:fldChar w:fldCharType="separate"/>
        </w:r>
      </w:del>
      <w:r w:rsidR="00801832" w:rsidRPr="004F2B4F">
        <w:rPr>
          <w:lang w:val="en-US"/>
        </w:rPr>
        <w:fldChar w:fldCharType="end"/>
      </w:r>
      <w:bookmarkStart w:id="222"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62</w:instrText>
      </w:r>
      <w:r w:rsidR="00801832" w:rsidRPr="004F2B4F">
        <w:rPr>
          <w:lang w:val="en-US"/>
        </w:rPr>
        <w:fldChar w:fldCharType="end"/>
      </w:r>
      <w:r w:rsidR="00801832" w:rsidRPr="004F2B4F">
        <w:rPr>
          <w:lang w:val="en-US"/>
        </w:rPr>
        <w:instrText>)</w:instrText>
      </w:r>
      <w:bookmarkEnd w:id="222"/>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ins w:id="22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61</w:instrText>
        </w:r>
        <w:r w:rsidR="00A37B49" w:rsidRPr="004F2B4F">
          <w:rPr>
            <w:lang w:val="en-US"/>
          </w:rPr>
          <w:instrText>)</w:instrText>
        </w:r>
      </w:ins>
      <w:del w:id="22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2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60</w:instrText>
        </w:r>
        <w:r w:rsidR="00A37B49" w:rsidRPr="004F2B4F">
          <w:rPr>
            <w:lang w:val="en-US"/>
          </w:rPr>
          <w:instrText>)</w:instrText>
        </w:r>
      </w:ins>
      <w:del w:id="22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2pt;height:30.7pt" o:ole="">
            <v:imagedata r:id="rId176" o:title=""/>
          </v:shape>
          <o:OLEObject Type="Embed" ProgID="Equation.DSMT4" ShapeID="_x0000_i1095" DrawAspect="Content" ObjectID="_1487063849"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7" w:author="Robert McCall" w:date="2015-03-05T10:09:00Z">
        <w:r w:rsidR="005E6B98" w:rsidDel="005E6B98">
          <w:rPr>
            <w:lang w:val="en-US"/>
          </w:rPr>
          <w:fldChar w:fldCharType="separate"/>
        </w:r>
      </w:del>
      <w:r w:rsidR="00801832" w:rsidRPr="004F2B4F">
        <w:rPr>
          <w:lang w:val="en-US"/>
        </w:rPr>
        <w:fldChar w:fldCharType="end"/>
      </w:r>
      <w:bookmarkStart w:id="228"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63</w:instrText>
      </w:r>
      <w:r w:rsidR="00801832" w:rsidRPr="004F2B4F">
        <w:rPr>
          <w:lang w:val="en-US"/>
        </w:rPr>
        <w:fldChar w:fldCharType="end"/>
      </w:r>
      <w:r w:rsidR="00801832" w:rsidRPr="004F2B4F">
        <w:rPr>
          <w:lang w:val="en-US"/>
        </w:rPr>
        <w:instrText>)</w:instrText>
      </w:r>
      <w:bookmarkEnd w:id="228"/>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ins w:id="22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63</w:instrText>
        </w:r>
        <w:r w:rsidR="00A37B49" w:rsidRPr="004F2B4F">
          <w:rPr>
            <w:lang w:val="en-US"/>
          </w:rPr>
          <w:instrText>)</w:instrText>
        </w:r>
      </w:ins>
      <w:del w:id="23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63</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ins w:id="23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62</w:instrText>
        </w:r>
        <w:r w:rsidR="00A37B49" w:rsidRPr="004F2B4F">
          <w:rPr>
            <w:lang w:val="en-US"/>
          </w:rPr>
          <w:instrText>)</w:instrText>
        </w:r>
      </w:ins>
      <w:del w:id="23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85pt;height:30.7pt" o:ole="">
            <v:imagedata r:id="rId178" o:title=""/>
          </v:shape>
          <o:OLEObject Type="Embed" ProgID="Equation.DSMT4" ShapeID="_x0000_i1096" DrawAspect="Content" ObjectID="_1487063850"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3"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75pt;height:30.7pt" o:ole="">
            <v:imagedata r:id="rId180" o:title=""/>
          </v:shape>
          <o:OLEObject Type="Embed" ProgID="Equation.DSMT4" ShapeID="_x0000_i1097" DrawAspect="Content" ObjectID="_1487063851" r:id="rId181"/>
        </w:object>
      </w:r>
      <w:r w:rsidRPr="004F2B4F">
        <w:rPr>
          <w:lang w:val="en-US"/>
        </w:rPr>
        <w:t xml:space="preserve"> and reform if </w:t>
      </w:r>
      <w:r w:rsidR="00B17785" w:rsidRPr="004F2B4F">
        <w:rPr>
          <w:position w:val="-24"/>
          <w:lang w:val="en-US"/>
        </w:rPr>
        <w:object w:dxaOrig="900" w:dyaOrig="620">
          <v:shape id="_x0000_i1098" type="#_x0000_t75" style="width:45.2pt;height:30.7pt" o:ole="">
            <v:imagedata r:id="rId182" o:title=""/>
          </v:shape>
          <o:OLEObject Type="Embed" ProgID="Equation.DSMT4" ShapeID="_x0000_i1098" DrawAspect="Content" ObjectID="_1487063852"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234" w:name="_Toc412197875"/>
      <w:bookmarkStart w:id="235" w:name="_Toc412623827"/>
      <w:r w:rsidRPr="004F2B4F">
        <w:rPr>
          <w:lang w:val="en-US"/>
        </w:rPr>
        <w:t>Groundwater flow</w:t>
      </w:r>
      <w:bookmarkEnd w:id="234"/>
      <w:bookmarkEnd w:id="235"/>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236" w:name="_Toc412197876"/>
      <w:bookmarkStart w:id="237" w:name="_Toc412623828"/>
      <w:r w:rsidRPr="004F2B4F">
        <w:rPr>
          <w:lang w:val="en-US"/>
        </w:rPr>
        <w:t>Continuity</w:t>
      </w:r>
      <w:bookmarkEnd w:id="236"/>
      <w:bookmarkEnd w:id="237"/>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2pt;height:14.5pt" o:ole="">
            <v:imagedata r:id="rId184" o:title=""/>
          </v:shape>
          <o:OLEObject Type="Embed" ProgID="Equation.DSMT4" ShapeID="_x0000_i1099" DrawAspect="Content" ObjectID="_1487063853"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8" w:author="Robert McCall" w:date="2015-03-05T10:09:00Z">
        <w:r w:rsidR="005E6B98" w:rsidDel="005E6B98">
          <w:rPr>
            <w:lang w:val="en-US"/>
          </w:rPr>
          <w:fldChar w:fldCharType="separate"/>
        </w:r>
      </w:del>
      <w:r w:rsidR="00801832" w:rsidRPr="004F2B4F">
        <w:rPr>
          <w:lang w:val="en-US"/>
        </w:rPr>
        <w:fldChar w:fldCharType="end"/>
      </w:r>
      <w:bookmarkStart w:id="239"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65</w:instrText>
      </w:r>
      <w:r w:rsidR="00801832" w:rsidRPr="004F2B4F">
        <w:rPr>
          <w:lang w:val="en-US"/>
        </w:rPr>
        <w:fldChar w:fldCharType="end"/>
      </w:r>
      <w:r w:rsidR="00801832" w:rsidRPr="004F2B4F">
        <w:rPr>
          <w:lang w:val="en-US"/>
        </w:rPr>
        <w:instrText>)</w:instrText>
      </w:r>
      <w:bookmarkEnd w:id="239"/>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1pt;height:54.7pt" o:ole="">
            <v:imagedata r:id="rId186" o:title=""/>
          </v:shape>
          <o:OLEObject Type="Embed" ProgID="Equation.DSMT4" ShapeID="_x0000_i1100" DrawAspect="Content" ObjectID="_1487063854"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241" w:name="_Toc412197877"/>
      <w:bookmarkStart w:id="242" w:name="_Toc412623829"/>
      <w:r w:rsidRPr="004F2B4F">
        <w:rPr>
          <w:lang w:val="en-US"/>
        </w:rPr>
        <w:t>Equation of motions</w:t>
      </w:r>
      <w:bookmarkEnd w:id="241"/>
      <w:bookmarkEnd w:id="242"/>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94"/>
          <w:lang w:val="en-US"/>
        </w:rPr>
        <w:object w:dxaOrig="1380" w:dyaOrig="1980">
          <v:shape id="_x0000_i1101" type="#_x0000_t75" style="width:69.2pt;height:97.65pt" o:ole="">
            <v:imagedata r:id="rId188" o:title=""/>
          </v:shape>
          <o:OLEObject Type="Embed" ProgID="Equation.DSMT4" ShapeID="_x0000_i1101" DrawAspect="Content" ObjectID="_1487063855"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3" w:author="Robert McCall" w:date="2015-03-05T10:09:00Z">
        <w:r w:rsidR="005E6B98" w:rsidDel="005E6B98">
          <w:rPr>
            <w:lang w:val="en-US"/>
          </w:rPr>
          <w:fldChar w:fldCharType="separate"/>
        </w:r>
      </w:del>
      <w:r w:rsidR="00801832" w:rsidRPr="004F2B4F">
        <w:rPr>
          <w:lang w:val="en-US"/>
        </w:rPr>
        <w:fldChar w:fldCharType="end"/>
      </w:r>
      <w:bookmarkStart w:id="244"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67</w:instrText>
      </w:r>
      <w:r w:rsidR="00801832" w:rsidRPr="004F2B4F">
        <w:rPr>
          <w:lang w:val="en-US"/>
        </w:rPr>
        <w:fldChar w:fldCharType="end"/>
      </w:r>
      <w:r w:rsidR="00801832" w:rsidRPr="004F2B4F">
        <w:rPr>
          <w:lang w:val="en-US"/>
        </w:rPr>
        <w:instrText>)</w:instrText>
      </w:r>
      <w:bookmarkEnd w:id="244"/>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7.05pt;height:94.35pt" o:ole="">
            <v:imagedata r:id="rId190" o:title=""/>
          </v:shape>
          <o:OLEObject Type="Embed" ProgID="Equation.DSMT4" ShapeID="_x0000_i1102" DrawAspect="Content" ObjectID="_1487063856"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5" w:author="Robert McCall" w:date="2015-03-05T10:09:00Z">
        <w:r w:rsidR="005E6B98" w:rsidDel="005E6B98">
          <w:rPr>
            <w:lang w:val="en-US"/>
          </w:rPr>
          <w:fldChar w:fldCharType="separate"/>
        </w:r>
      </w:del>
      <w:r w:rsidR="00801832" w:rsidRPr="004F2B4F">
        <w:rPr>
          <w:lang w:val="en-US"/>
        </w:rPr>
        <w:fldChar w:fldCharType="end"/>
      </w:r>
      <w:bookmarkStart w:id="246"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68</w:instrText>
      </w:r>
      <w:r w:rsidR="00801832" w:rsidRPr="004F2B4F">
        <w:rPr>
          <w:lang w:val="en-US"/>
        </w:rPr>
        <w:fldChar w:fldCharType="end"/>
      </w:r>
      <w:r w:rsidR="00801832" w:rsidRPr="004F2B4F">
        <w:rPr>
          <w:lang w:val="en-US"/>
        </w:rPr>
        <w:instrText>)</w:instrText>
      </w:r>
      <w:bookmarkEnd w:id="246"/>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ins w:id="24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68</w:instrText>
        </w:r>
        <w:r w:rsidR="00A37B49" w:rsidRPr="004F2B4F">
          <w:rPr>
            <w:lang w:val="en-US"/>
          </w:rPr>
          <w:instrText>)</w:instrText>
        </w:r>
      </w:ins>
      <w:del w:id="24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6pt;height:39.05pt" o:ole="">
            <v:imagedata r:id="rId192" o:title=""/>
          </v:shape>
          <o:OLEObject Type="Embed" ProgID="Equation.DSMT4" ShapeID="_x0000_i1103" DrawAspect="Content" ObjectID="_1487063857"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9" w:author="Robert McCall" w:date="2015-03-05T10:09:00Z">
        <w:r w:rsidR="005E6B98" w:rsidDel="005E6B98">
          <w:rPr>
            <w:lang w:val="en-US"/>
          </w:rPr>
          <w:fldChar w:fldCharType="separate"/>
        </w:r>
      </w:del>
      <w:r w:rsidR="00801832" w:rsidRPr="004F2B4F">
        <w:rPr>
          <w:lang w:val="en-US"/>
        </w:rPr>
        <w:fldChar w:fldCharType="end"/>
      </w:r>
      <w:bookmarkStart w:id="250"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69</w:instrText>
      </w:r>
      <w:r w:rsidR="00801832" w:rsidRPr="004F2B4F">
        <w:rPr>
          <w:lang w:val="en-US"/>
        </w:rPr>
        <w:fldChar w:fldCharType="end"/>
      </w:r>
      <w:r w:rsidR="00801832" w:rsidRPr="004F2B4F">
        <w:rPr>
          <w:lang w:val="en-US"/>
        </w:rPr>
        <w:instrText>)</w:instrText>
      </w:r>
      <w:bookmarkEnd w:id="250"/>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5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69</w:instrText>
        </w:r>
        <w:r w:rsidR="00A37B49" w:rsidRPr="004F2B4F">
          <w:rPr>
            <w:lang w:val="en-US"/>
          </w:rPr>
          <w:instrText>)</w:instrText>
        </w:r>
      </w:ins>
      <w:del w:id="25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5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69</w:instrText>
        </w:r>
        <w:r w:rsidR="00A37B49" w:rsidRPr="004F2B4F">
          <w:rPr>
            <w:lang w:val="en-US"/>
          </w:rPr>
          <w:instrText>)</w:instrText>
        </w:r>
      </w:ins>
      <w:del w:id="25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ins w:id="25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65</w:instrText>
        </w:r>
        <w:r w:rsidR="00A37B49" w:rsidRPr="004F2B4F">
          <w:rPr>
            <w:lang w:val="en-US"/>
          </w:rPr>
          <w:instrText>)</w:instrText>
        </w:r>
      </w:ins>
      <w:del w:id="25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ins w:id="25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67</w:instrText>
        </w:r>
        <w:r w:rsidR="00A37B49" w:rsidRPr="004F2B4F">
          <w:rPr>
            <w:lang w:val="en-US"/>
          </w:rPr>
          <w:instrText>)</w:instrText>
        </w:r>
      </w:ins>
      <w:del w:id="25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lastRenderedPageBreak/>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6.15pt;height:82.05pt" o:ole="">
            <v:imagedata r:id="rId194" o:title=""/>
          </v:shape>
          <o:OLEObject Type="Embed" ProgID="Equation.DSMT4" ShapeID="_x0000_i1104" DrawAspect="Content" ObjectID="_1487063858"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9" w:author="Robert McCall" w:date="2015-03-05T10:09:00Z">
        <w:r w:rsidR="005E6B98" w:rsidDel="005E6B98">
          <w:rPr>
            <w:lang w:val="en-US"/>
          </w:rPr>
          <w:fldChar w:fldCharType="separate"/>
        </w:r>
      </w:del>
      <w:r w:rsidR="00801832" w:rsidRPr="004F2B4F">
        <w:rPr>
          <w:lang w:val="en-US"/>
        </w:rPr>
        <w:fldChar w:fldCharType="end"/>
      </w:r>
      <w:bookmarkStart w:id="260"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70</w:instrText>
      </w:r>
      <w:r w:rsidR="00801832" w:rsidRPr="004F2B4F">
        <w:rPr>
          <w:lang w:val="en-US"/>
        </w:rPr>
        <w:fldChar w:fldCharType="end"/>
      </w:r>
      <w:r w:rsidR="00801832" w:rsidRPr="004F2B4F">
        <w:rPr>
          <w:lang w:val="en-US"/>
        </w:rPr>
        <w:instrText>)</w:instrText>
      </w:r>
      <w:bookmarkEnd w:id="260"/>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26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70</w:instrText>
        </w:r>
        <w:r w:rsidR="00A37B49" w:rsidRPr="004F2B4F">
          <w:rPr>
            <w:lang w:val="en-US"/>
          </w:rPr>
          <w:instrText>)</w:instrText>
        </w:r>
      </w:ins>
      <w:del w:id="26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65pt;height:22.35pt" o:ole="">
            <v:imagedata r:id="rId196" o:title=""/>
          </v:shape>
          <o:OLEObject Type="Embed" ProgID="Equation.DSMT4" ShapeID="_x0000_i1105" DrawAspect="Content" ObjectID="_1487063859" r:id="rId197"/>
        </w:object>
      </w:r>
      <w:r w:rsidRPr="004F2B4F">
        <w:rPr>
          <w:lang w:val="en-US"/>
        </w:rPr>
        <w:t>) and the thickness of the wetting front (</w:t>
      </w:r>
      <w:r w:rsidRPr="004F2B4F">
        <w:rPr>
          <w:i/>
          <w:position w:val="-14"/>
          <w:lang w:val="en-US"/>
        </w:rPr>
        <w:object w:dxaOrig="460" w:dyaOrig="380">
          <v:shape id="_x0000_i1106" type="#_x0000_t75" style="width:23.45pt;height:19pt" o:ole="">
            <v:imagedata r:id="rId198" o:title=""/>
          </v:shape>
          <o:OLEObject Type="Embed" ProgID="Equation.DSMT4" ShapeID="_x0000_i1106" DrawAspect="Content" ObjectID="_1487063860"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9pt;height:32.95pt" o:ole="">
            <v:imagedata r:id="rId200" o:title=""/>
          </v:shape>
          <o:OLEObject Type="Embed" ProgID="Equation.DSMT4" ShapeID="_x0000_i1107" DrawAspect="Content" ObjectID="_1487063861"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3"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14"/>
          <w:lang w:val="en-US"/>
        </w:rPr>
        <w:object w:dxaOrig="1440" w:dyaOrig="380">
          <v:shape id="_x0000_i1108" type="#_x0000_t75" style="width:1in;height:19pt" o:ole="">
            <v:imagedata r:id="rId202" o:title=""/>
          </v:shape>
          <o:OLEObject Type="Embed" ProgID="Equation.DSMT4" ShapeID="_x0000_i1108" DrawAspect="Content" ObjectID="_1487063862"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4"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3.15pt;height:31.25pt" o:ole="">
            <v:imagedata r:id="rId204" o:title=""/>
          </v:shape>
          <o:OLEObject Type="Embed" ProgID="Equation.DSMT4" ShapeID="_x0000_i1109" DrawAspect="Content" ObjectID="_1487063863"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5"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75pt;height:35.15pt" o:ole="">
            <v:imagedata r:id="rId206" o:title=""/>
          </v:shape>
          <o:OLEObject Type="Embed" ProgID="Equation.DSMT4" ShapeID="_x0000_i1110" DrawAspect="Content" ObjectID="_1487063864"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6"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85pt;height:31.25pt" o:ole="">
            <v:imagedata r:id="rId208" o:title=""/>
          </v:shape>
          <o:OLEObject Type="Embed" ProgID="Equation.DSMT4" ShapeID="_x0000_i1111" DrawAspect="Content" ObjectID="_1487063865"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7"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268" w:name="_Toc412623830"/>
      <w:r w:rsidRPr="004F2B4F">
        <w:rPr>
          <w:lang w:val="en-US"/>
        </w:rPr>
        <w:t>Sediment transport</w:t>
      </w:r>
      <w:bookmarkEnd w:id="268"/>
    </w:p>
    <w:p w:rsidR="00EB76FC" w:rsidRPr="004F2B4F" w:rsidRDefault="00EB76FC" w:rsidP="002603CC">
      <w:pPr>
        <w:pStyle w:val="Heading3"/>
        <w:jc w:val="both"/>
        <w:rPr>
          <w:lang w:val="en-US"/>
        </w:rPr>
      </w:pPr>
      <w:bookmarkStart w:id="269" w:name="_Toc412623831"/>
      <w:r w:rsidRPr="004F2B4F">
        <w:rPr>
          <w:lang w:val="en-US"/>
        </w:rPr>
        <w:t>Advection-diffusion equation</w:t>
      </w:r>
      <w:bookmarkEnd w:id="269"/>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15pt;height:36.85pt" o:ole="">
            <v:imagedata r:id="rId210" o:title=""/>
          </v:shape>
          <o:OLEObject Type="Embed" ProgID="Equation.DSMT4" ShapeID="_x0000_i1112" DrawAspect="Content" ObjectID="_1487063866"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0" w:author="Robert McCall" w:date="2015-03-05T10:09:00Z">
        <w:r w:rsidR="005E6B98" w:rsidDel="005E6B98">
          <w:rPr>
            <w:lang w:val="en-US"/>
          </w:rPr>
          <w:fldChar w:fldCharType="separate"/>
        </w:r>
      </w:del>
      <w:r w:rsidR="00801832" w:rsidRPr="004F2B4F">
        <w:rPr>
          <w:lang w:val="en-US"/>
        </w:rPr>
        <w:fldChar w:fldCharType="end"/>
      </w:r>
      <w:bookmarkStart w:id="271"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76</w:instrText>
      </w:r>
      <w:r w:rsidR="00801832" w:rsidRPr="004F2B4F">
        <w:rPr>
          <w:lang w:val="en-US"/>
        </w:rPr>
        <w:fldChar w:fldCharType="end"/>
      </w:r>
      <w:r w:rsidR="00801832" w:rsidRPr="004F2B4F">
        <w:rPr>
          <w:lang w:val="en-US"/>
        </w:rPr>
        <w:instrText>)</w:instrText>
      </w:r>
      <w:bookmarkEnd w:id="271"/>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ins w:id="272"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76</w:instrText>
        </w:r>
        <w:r w:rsidR="00A37B49" w:rsidRPr="004F2B4F">
          <w:rPr>
            <w:lang w:val="en-US"/>
          </w:rPr>
          <w:instrText>)</w:instrText>
        </w:r>
      </w:ins>
      <w:del w:id="27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76</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55pt;height:37.4pt" o:ole="">
            <v:imagedata r:id="rId212" o:title=""/>
          </v:shape>
          <o:OLEObject Type="Embed" ProgID="Equation.DSMT4" ShapeID="_x0000_i1113" DrawAspect="Content" ObjectID="_1487063867"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4"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275" w:name="_Toc412623832"/>
      <w:r w:rsidRPr="004F2B4F">
        <w:rPr>
          <w:lang w:val="en-US"/>
        </w:rPr>
        <w:t>General parameters</w:t>
      </w:r>
      <w:bookmarkEnd w:id="275"/>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ins w:id="276"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78</w:instrText>
        </w:r>
        <w:r w:rsidR="00A37B49" w:rsidRPr="004F2B4F">
          <w:rPr>
            <w:lang w:val="en-US"/>
          </w:rPr>
          <w:instrText>)</w:instrText>
        </w:r>
      </w:ins>
      <w:del w:id="2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78</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25pt;height:27.9pt" o:ole="">
            <v:imagedata r:id="rId214" o:title=""/>
          </v:shape>
          <o:OLEObject Type="Embed" ProgID="Equation.DSMT4" ShapeID="_x0000_i1114" DrawAspect="Content" ObjectID="_1487063868"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8" w:author="Robert McCall" w:date="2015-03-05T10:09:00Z">
        <w:r w:rsidR="005E6B98" w:rsidDel="005E6B98">
          <w:rPr>
            <w:lang w:val="en-US"/>
          </w:rPr>
          <w:fldChar w:fldCharType="separate"/>
        </w:r>
      </w:del>
      <w:r w:rsidR="00801832" w:rsidRPr="004F2B4F">
        <w:rPr>
          <w:lang w:val="en-US"/>
        </w:rPr>
        <w:fldChar w:fldCharType="end"/>
      </w:r>
      <w:bookmarkStart w:id="279"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78</w:instrText>
      </w:r>
      <w:r w:rsidR="00801832" w:rsidRPr="004F2B4F">
        <w:rPr>
          <w:lang w:val="en-US"/>
        </w:rPr>
        <w:fldChar w:fldCharType="end"/>
      </w:r>
      <w:r w:rsidR="00801832" w:rsidRPr="004F2B4F">
        <w:rPr>
          <w:lang w:val="en-US"/>
        </w:rPr>
        <w:instrText>)</w:instrText>
      </w:r>
      <w:bookmarkEnd w:id="279"/>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65pt;height:40.75pt" o:ole="">
            <v:imagedata r:id="rId216" o:title=""/>
          </v:shape>
          <o:OLEObject Type="Embed" ProgID="Equation.DSMT4" ShapeID="_x0000_i1115" DrawAspect="Content" ObjectID="_1487063869"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2.95pt;height:36.85pt" o:ole="">
            <v:imagedata r:id="rId218" o:title=""/>
          </v:shape>
          <o:OLEObject Type="Embed" ProgID="Equation.DSMT4" ShapeID="_x0000_i1116" DrawAspect="Content" ObjectID="_1487063870"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65pt;height:20.65pt" o:ole="">
            <v:imagedata r:id="rId220" o:title=""/>
          </v:shape>
          <o:OLEObject Type="Embed" ProgID="Equation.DSMT4" ShapeID="_x0000_i1117" DrawAspect="Content" ObjectID="_1487063871"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2"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283"/>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283"/>
      <w:r w:rsidR="00460A04" w:rsidRPr="004F2B4F">
        <w:rPr>
          <w:rStyle w:val="CommentReference"/>
          <w:lang w:val="en-US"/>
        </w:rPr>
        <w:commentReference w:id="283"/>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284" w:name="_Toc412623833"/>
      <w:r w:rsidRPr="004F2B4F">
        <w:rPr>
          <w:lang w:val="en-US"/>
        </w:rPr>
        <w:t>Transport formulations</w:t>
      </w:r>
      <w:bookmarkEnd w:id="284"/>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ins w:id="28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82</w:instrText>
        </w:r>
        <w:r w:rsidR="00A37B49" w:rsidRPr="004F2B4F">
          <w:rPr>
            <w:lang w:val="en-US"/>
          </w:rPr>
          <w:instrText>)</w:instrText>
        </w:r>
      </w:ins>
      <w:del w:id="28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82</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35pt;height:32.35pt" o:ole="">
            <v:imagedata r:id="rId222" o:title=""/>
          </v:shape>
          <o:OLEObject Type="Embed" ProgID="Equation.DSMT4" ShapeID="_x0000_i1118" DrawAspect="Content" ObjectID="_1487063872"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7" w:author="Robert McCall" w:date="2015-03-05T10:09:00Z">
        <w:r w:rsidR="005E6B98" w:rsidDel="005E6B98">
          <w:rPr>
            <w:lang w:val="en-US"/>
          </w:rPr>
          <w:fldChar w:fldCharType="separate"/>
        </w:r>
      </w:del>
      <w:r w:rsidR="00801832" w:rsidRPr="004F2B4F">
        <w:rPr>
          <w:lang w:val="en-US"/>
        </w:rPr>
        <w:fldChar w:fldCharType="end"/>
      </w:r>
      <w:bookmarkStart w:id="288"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82</w:instrText>
      </w:r>
      <w:r w:rsidR="00801832" w:rsidRPr="004F2B4F">
        <w:rPr>
          <w:lang w:val="en-US"/>
        </w:rPr>
        <w:fldChar w:fldCharType="end"/>
      </w:r>
      <w:r w:rsidR="00801832" w:rsidRPr="004F2B4F">
        <w:rPr>
          <w:lang w:val="en-US"/>
        </w:rPr>
        <w:instrText>)</w:instrText>
      </w:r>
      <w:bookmarkEnd w:id="288"/>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25pt;height:96pt" o:ole="">
            <v:imagedata r:id="rId224" o:title=""/>
          </v:shape>
          <o:OLEObject Type="Embed" ProgID="Equation.DSMT4" ShapeID="_x0000_i1119" DrawAspect="Content" ObjectID="_1487063873"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85pt;height:40.75pt" o:ole="">
            <v:imagedata r:id="rId226" o:title=""/>
          </v:shape>
          <o:OLEObject Type="Embed" ProgID="Equation.DSMT4" ShapeID="_x0000_i1120" DrawAspect="Content" ObjectID="_1487063874"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lastRenderedPageBreak/>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85pt;height:34.6pt" o:ole="">
            <v:imagedata r:id="rId228" o:title=""/>
          </v:shape>
          <o:OLEObject Type="Embed" ProgID="Equation.DSMT4" ShapeID="_x0000_i1121" DrawAspect="Content" ObjectID="_1487063875"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15pt;height:77pt" o:ole="">
            <v:imagedata r:id="rId230" o:title=""/>
          </v:shape>
          <o:OLEObject Type="Embed" ProgID="Equation.DSMT4" ShapeID="_x0000_i1122" DrawAspect="Content" ObjectID="_1487063876"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2"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ins w:id="29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87</w:instrText>
        </w:r>
        <w:r w:rsidR="00A37B49" w:rsidRPr="004F2B4F">
          <w:rPr>
            <w:lang w:val="en-US"/>
          </w:rPr>
          <w:instrText>)</w:instrText>
        </w:r>
      </w:ins>
      <w:del w:id="29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87</w:delInstrText>
        </w:r>
        <w:r w:rsidR="00844679" w:rsidRPr="004F2B4F" w:rsidDel="005E6B98">
          <w:rPr>
            <w:lang w:val="en-US"/>
          </w:rPr>
          <w:delInstrText>)</w:delInstrText>
        </w:r>
      </w:del>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45pt;height:77pt" o:ole="">
            <v:imagedata r:id="rId232" o:title=""/>
          </v:shape>
          <o:OLEObject Type="Embed" ProgID="Equation.DSMT4" ShapeID="_x0000_i1123" DrawAspect="Content" ObjectID="_1487063877"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5" w:author="Robert McCall" w:date="2015-03-05T10:09:00Z">
        <w:r w:rsidR="005E6B98" w:rsidDel="005E6B98">
          <w:rPr>
            <w:lang w:val="en-US"/>
          </w:rPr>
          <w:fldChar w:fldCharType="separate"/>
        </w:r>
      </w:del>
      <w:r w:rsidR="00801832" w:rsidRPr="004F2B4F">
        <w:rPr>
          <w:lang w:val="en-US"/>
        </w:rPr>
        <w:fldChar w:fldCharType="end"/>
      </w:r>
      <w:bookmarkStart w:id="296"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87</w:instrText>
      </w:r>
      <w:r w:rsidR="00801832" w:rsidRPr="004F2B4F">
        <w:rPr>
          <w:lang w:val="en-US"/>
        </w:rPr>
        <w:fldChar w:fldCharType="end"/>
      </w:r>
      <w:r w:rsidR="00801832" w:rsidRPr="004F2B4F">
        <w:rPr>
          <w:lang w:val="en-US"/>
        </w:rPr>
        <w:instrText>)</w:instrText>
      </w:r>
      <w:bookmarkEnd w:id="296"/>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pt;height:5pt" o:ole="">
            <v:imagedata r:id="rId234" o:title=""/>
          </v:shape>
          <o:OLEObject Type="Embed" ProgID="Equation.DSMT4" ShapeID="_x0000_i1124" DrawAspect="Content" ObjectID="_1487063878"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05pt;height:64.2pt" o:ole="">
            <v:imagedata r:id="rId236" o:title=""/>
          </v:shape>
          <o:OLEObject Type="Embed" ProgID="Equation.DSMT4" ShapeID="_x0000_i1125" DrawAspect="Content" ObjectID="_1487063879"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7"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lastRenderedPageBreak/>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25pt;height:41.85pt" o:ole="">
            <v:imagedata r:id="rId238" o:title=""/>
          </v:shape>
          <o:OLEObject Type="Embed" ProgID="Equation.DSMT4" ShapeID="_x0000_i1126" DrawAspect="Content" ObjectID="_1487063880"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8"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8pt;height:36.85pt" o:ole="">
            <v:imagedata r:id="rId240" o:title=""/>
          </v:shape>
          <o:OLEObject Type="Embed" ProgID="Equation.DSMT4" ShapeID="_x0000_i1127" DrawAspect="Content" ObjectID="_1487063881"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1pt;height:121.65pt" o:ole="">
            <v:imagedata r:id="rId242" o:title=""/>
          </v:shape>
          <o:OLEObject Type="Embed" ProgID="Equation.DSMT4" ShapeID="_x0000_i1128" DrawAspect="Content" ObjectID="_1487063882"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65pt;height:50.25pt" o:ole="">
            <v:imagedata r:id="rId244" o:title=""/>
          </v:shape>
          <o:OLEObject Type="Embed" ProgID="Equation.DSMT4" ShapeID="_x0000_i1129" DrawAspect="Content" ObjectID="_1487063883"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302" w:name="_Toc412623834"/>
      <w:r w:rsidRPr="004F2B4F">
        <w:rPr>
          <w:lang w:val="en-US"/>
        </w:rPr>
        <w:t>Effects of wave nonlinearity</w:t>
      </w:r>
      <w:bookmarkEnd w:id="302"/>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65pt;height:72.55pt" o:ole="">
            <v:imagedata r:id="rId246" o:title=""/>
          </v:shape>
          <o:OLEObject Type="Embed" ProgID="Equation.DSMT4" ShapeID="_x0000_i1130" DrawAspect="Content" ObjectID="_1487063884"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303" w:author="Robert McCall" w:date="2015-03-05T10:09:00Z">
        <w:r w:rsidR="005E6B98" w:rsidDel="005E6B98">
          <w:rPr>
            <w:szCs w:val="21"/>
            <w:lang w:val="en-US"/>
          </w:rPr>
          <w:fldChar w:fldCharType="separate"/>
        </w:r>
      </w:del>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A37B4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A37B4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ins w:id="304" w:author="Robert McCall" w:date="2015-03-05T10:48:00Z">
        <w:r w:rsidR="00A37B49" w:rsidRPr="004F2B4F">
          <w:rPr>
            <w:szCs w:val="21"/>
            <w:lang w:val="en-US"/>
          </w:rPr>
          <w:instrText>(</w:instrText>
        </w:r>
        <w:r w:rsidR="00A37B49">
          <w:rPr>
            <w:szCs w:val="21"/>
            <w:lang w:val="en-US"/>
          </w:rPr>
          <w:instrText>2</w:instrText>
        </w:r>
        <w:r w:rsidR="00A37B49" w:rsidRPr="004F2B4F">
          <w:rPr>
            <w:szCs w:val="21"/>
            <w:lang w:val="en-US"/>
          </w:rPr>
          <w:instrText>.</w:instrText>
        </w:r>
        <w:r w:rsidR="00A37B49">
          <w:rPr>
            <w:szCs w:val="21"/>
            <w:lang w:val="en-US"/>
          </w:rPr>
          <w:instrText>94</w:instrText>
        </w:r>
        <w:r w:rsidR="00A37B49" w:rsidRPr="004F2B4F">
          <w:rPr>
            <w:szCs w:val="21"/>
            <w:lang w:val="en-US"/>
          </w:rPr>
          <w:instrText>)</w:instrText>
        </w:r>
      </w:ins>
      <w:del w:id="305" w:author="Robert McCall" w:date="2015-03-05T10:09:00Z">
        <w:r w:rsidR="00844679" w:rsidRPr="004F2B4F" w:rsidDel="005E6B98">
          <w:rPr>
            <w:szCs w:val="21"/>
            <w:lang w:val="en-US"/>
          </w:rPr>
          <w:delInstrText>(</w:delInstrText>
        </w:r>
        <w:r w:rsidR="00844679" w:rsidDel="005E6B98">
          <w:rPr>
            <w:szCs w:val="21"/>
            <w:lang w:val="en-US"/>
          </w:rPr>
          <w:delInstrText>2</w:delInstrText>
        </w:r>
        <w:r w:rsidR="00844679" w:rsidRPr="004F2B4F" w:rsidDel="005E6B98">
          <w:rPr>
            <w:szCs w:val="21"/>
            <w:lang w:val="en-US"/>
          </w:rPr>
          <w:delInstrText>.</w:delInstrText>
        </w:r>
        <w:r w:rsidR="00844679" w:rsidDel="005E6B98">
          <w:rPr>
            <w:szCs w:val="21"/>
            <w:lang w:val="en-US"/>
          </w:rPr>
          <w:delInstrText>94</w:delInstrText>
        </w:r>
        <w:r w:rsidR="00844679" w:rsidRPr="004F2B4F" w:rsidDel="005E6B98">
          <w:rPr>
            <w:szCs w:val="21"/>
            <w:lang w:val="en-US"/>
          </w:rPr>
          <w:delInstrText>)</w:delInstrText>
        </w:r>
      </w:del>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A37B4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3pt;height:16.75pt" o:ole="">
            <v:imagedata r:id="rId248" o:title=""/>
          </v:shape>
          <o:OLEObject Type="Embed" ProgID="Equation.DSMT4" ShapeID="_x0000_i1131" DrawAspect="Content" ObjectID="_1487063885"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306" w:author="Robert McCall" w:date="2015-03-05T10:09:00Z">
        <w:r w:rsidR="005E6B98" w:rsidDel="005E6B98">
          <w:rPr>
            <w:szCs w:val="21"/>
            <w:lang w:val="en-US"/>
          </w:rPr>
          <w:fldChar w:fldCharType="separate"/>
        </w:r>
      </w:del>
      <w:r w:rsidR="00801832" w:rsidRPr="004F2B4F">
        <w:rPr>
          <w:szCs w:val="21"/>
          <w:lang w:val="en-US"/>
        </w:rPr>
        <w:fldChar w:fldCharType="end"/>
      </w:r>
      <w:bookmarkStart w:id="307"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A37B4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A37B4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307"/>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308" w:name="_Toc412623835"/>
      <w:commentRangeStart w:id="309"/>
      <w:r w:rsidRPr="004F2B4F">
        <w:rPr>
          <w:lang w:val="en-US"/>
        </w:rPr>
        <w:t>Bed slope effect</w:t>
      </w:r>
      <w:bookmarkEnd w:id="308"/>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35pt;height:92.1pt" o:ole="">
            <v:imagedata r:id="rId250" o:title=""/>
          </v:shape>
          <o:OLEObject Type="Embed" ProgID="Equation.DSMT4" ShapeID="_x0000_i1132" DrawAspect="Content" ObjectID="_1487063886" r:id="rId251"/>
        </w:object>
      </w:r>
      <w:r w:rsidRPr="004F2B4F">
        <w:rPr>
          <w:lang w:val="en-US"/>
        </w:rPr>
        <w:t xml:space="preserve"> </w:t>
      </w:r>
      <w:r w:rsidRPr="004F2B4F">
        <w:rPr>
          <w:lang w:val="en-US"/>
        </w:rPr>
        <w:tab/>
      </w:r>
      <w:commentRangeEnd w:id="309"/>
      <w:r w:rsidRPr="004F2B4F">
        <w:rPr>
          <w:rStyle w:val="CommentReference"/>
          <w:lang w:val="en-US"/>
        </w:rPr>
        <w:commentReference w:id="309"/>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311" w:name="_Toc412623836"/>
      <w:r w:rsidRPr="004F2B4F">
        <w:rPr>
          <w:lang w:val="en-US"/>
        </w:rPr>
        <w:lastRenderedPageBreak/>
        <w:t>Bottom updating</w:t>
      </w:r>
      <w:bookmarkEnd w:id="311"/>
    </w:p>
    <w:p w:rsidR="008C2325" w:rsidRPr="004F2B4F" w:rsidRDefault="008C2325" w:rsidP="002603CC">
      <w:pPr>
        <w:pStyle w:val="Heading3"/>
        <w:jc w:val="both"/>
        <w:rPr>
          <w:lang w:val="en-US"/>
        </w:rPr>
      </w:pPr>
      <w:bookmarkStart w:id="312" w:name="_Toc412623837"/>
      <w:r w:rsidRPr="004F2B4F">
        <w:rPr>
          <w:lang w:val="en-US"/>
        </w:rPr>
        <w:t>Due to sediment fluxes</w:t>
      </w:r>
      <w:bookmarkEnd w:id="312"/>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4pt" o:ole="">
            <v:imagedata r:id="rId252" o:title=""/>
          </v:shape>
          <o:OLEObject Type="Embed" ProgID="Equation.DSMT4" ShapeID="_x0000_i1133" DrawAspect="Content" ObjectID="_1487063887"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3" w:author="Robert McCall" w:date="2015-03-05T10:09:00Z">
        <w:r w:rsidR="005E6B98" w:rsidDel="005E6B98">
          <w:rPr>
            <w:lang w:val="en-US"/>
          </w:rPr>
          <w:fldChar w:fldCharType="separate"/>
        </w:r>
      </w:del>
      <w:r w:rsidR="00801832" w:rsidRPr="004F2B4F">
        <w:rPr>
          <w:lang w:val="en-US"/>
        </w:rPr>
        <w:fldChar w:fldCharType="end"/>
      </w:r>
      <w:bookmarkStart w:id="314"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96</w:instrText>
      </w:r>
      <w:r w:rsidR="00801832" w:rsidRPr="004F2B4F">
        <w:rPr>
          <w:lang w:val="en-US"/>
        </w:rPr>
        <w:fldChar w:fldCharType="end"/>
      </w:r>
      <w:r w:rsidR="00801832" w:rsidRPr="004F2B4F">
        <w:rPr>
          <w:lang w:val="en-US"/>
        </w:rPr>
        <w:instrText>)</w:instrText>
      </w:r>
      <w:bookmarkEnd w:id="314"/>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ins w:id="31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96</w:instrText>
        </w:r>
        <w:r w:rsidR="00A37B49" w:rsidRPr="004F2B4F">
          <w:rPr>
            <w:lang w:val="en-US"/>
          </w:rPr>
          <w:instrText>)</w:instrText>
        </w:r>
      </w:ins>
      <w:del w:id="31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317" w:name="_Toc412623838"/>
      <w:r w:rsidRPr="004F2B4F">
        <w:rPr>
          <w:lang w:val="en-US"/>
        </w:rPr>
        <w:t>Avalanching</w:t>
      </w:r>
      <w:bookmarkEnd w:id="317"/>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9pt;height:34.6pt" o:ole="">
            <v:imagedata r:id="rId254" o:title=""/>
          </v:shape>
          <o:OLEObject Type="Embed" ProgID="Equation.DSMT4" ShapeID="_x0000_i1134" DrawAspect="Content" ObjectID="_1487063888"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8"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319"/>
      <w:r w:rsidRPr="004F2B4F">
        <w:rPr>
          <w:lang w:val="en-US"/>
        </w:rPr>
        <w:t xml:space="preserve">The change of the bed level within one time step is then given </w:t>
      </w:r>
      <w:proofErr w:type="gramStart"/>
      <w:r w:rsidRPr="004F2B4F">
        <w:rPr>
          <w:lang w:val="en-US"/>
        </w:rPr>
        <w:t xml:space="preserve">by </w:t>
      </w:r>
      <w:proofErr w:type="gramEnd"/>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ins w:id="320"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98</w:instrText>
        </w:r>
        <w:r w:rsidR="00A37B49" w:rsidRPr="004F2B4F">
          <w:rPr>
            <w:lang w:val="en-US"/>
          </w:rPr>
          <w:instrText>)</w:instrText>
        </w:r>
      </w:ins>
      <w:del w:id="32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98</w:delInstrText>
        </w:r>
        <w:r w:rsidR="00844679" w:rsidRPr="004F2B4F" w:rsidDel="005E6B98">
          <w:rPr>
            <w:lang w:val="en-US"/>
          </w:rPr>
          <w:delInstrText>)</w:delInstrText>
        </w:r>
      </w:del>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2.25pt;height:78.15pt" o:ole="">
            <v:imagedata r:id="rId256" o:title=""/>
          </v:shape>
          <o:OLEObject Type="Embed" ProgID="Equation.DSMT4" ShapeID="_x0000_i1135" DrawAspect="Content" ObjectID="_1487063889" r:id="rId257"/>
        </w:object>
      </w:r>
      <w:r w:rsidRPr="004F2B4F">
        <w:rPr>
          <w:lang w:val="en-US"/>
        </w:rPr>
        <w:t xml:space="preserve"> </w:t>
      </w:r>
      <w:r w:rsidRPr="004F2B4F">
        <w:rPr>
          <w:lang w:val="en-US"/>
        </w:rPr>
        <w:tab/>
      </w:r>
      <w:commentRangeEnd w:id="319"/>
      <w:r w:rsidR="00355D5D" w:rsidRPr="004F2B4F">
        <w:rPr>
          <w:rStyle w:val="CommentReference"/>
          <w:lang w:val="en-US"/>
        </w:rPr>
        <w:commentReference w:id="319"/>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22" w:author="Robert McCall" w:date="2015-03-05T10:09:00Z">
        <w:r w:rsidR="005E6B98" w:rsidDel="005E6B98">
          <w:rPr>
            <w:lang w:val="en-US"/>
          </w:rPr>
          <w:fldChar w:fldCharType="separate"/>
        </w:r>
      </w:del>
      <w:r w:rsidR="00801832" w:rsidRPr="004F2B4F">
        <w:rPr>
          <w:lang w:val="en-US"/>
        </w:rPr>
        <w:fldChar w:fldCharType="end"/>
      </w:r>
      <w:bookmarkStart w:id="323"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98</w:instrText>
      </w:r>
      <w:r w:rsidR="00801832" w:rsidRPr="004F2B4F">
        <w:rPr>
          <w:lang w:val="en-US"/>
        </w:rPr>
        <w:fldChar w:fldCharType="end"/>
      </w:r>
      <w:r w:rsidR="00801832" w:rsidRPr="004F2B4F">
        <w:rPr>
          <w:lang w:val="en-US"/>
        </w:rPr>
        <w:instrText>)</w:instrText>
      </w:r>
      <w:bookmarkEnd w:id="323"/>
      <w:r w:rsidR="00801832" w:rsidRPr="004F2B4F">
        <w:rPr>
          <w:lang w:val="en-US"/>
        </w:rPr>
        <w:fldChar w:fldCharType="end"/>
      </w:r>
    </w:p>
    <w:p w:rsidR="00E34418" w:rsidRPr="004F2B4F" w:rsidRDefault="00E34418" w:rsidP="00E34418">
      <w:pPr>
        <w:pStyle w:val="Heading3"/>
        <w:jc w:val="both"/>
        <w:rPr>
          <w:lang w:val="en-US"/>
        </w:rPr>
      </w:pPr>
      <w:bookmarkStart w:id="324" w:name="_Toc412623839"/>
      <w:commentRangeStart w:id="325"/>
      <w:r w:rsidRPr="004F2B4F">
        <w:rPr>
          <w:lang w:val="en-US"/>
        </w:rPr>
        <w:t>Bed composition</w:t>
      </w:r>
      <w:commentRangeEnd w:id="325"/>
      <w:r w:rsidRPr="004F2B4F">
        <w:rPr>
          <w:rStyle w:val="CommentReference"/>
          <w:bCs w:val="0"/>
          <w:iCs w:val="0"/>
          <w:lang w:val="en-US"/>
        </w:rPr>
        <w:commentReference w:id="325"/>
      </w:r>
      <w:bookmarkEnd w:id="324"/>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lastRenderedPageBreak/>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326" w:name="_Toc412623840"/>
      <w:r w:rsidRPr="004F2B4F">
        <w:rPr>
          <w:lang w:val="en-US"/>
        </w:rPr>
        <w:lastRenderedPageBreak/>
        <w:t>Boundary conditions</w:t>
      </w:r>
      <w:bookmarkEnd w:id="326"/>
    </w:p>
    <w:p w:rsidR="00235CE0" w:rsidRPr="004F2B4F" w:rsidRDefault="00235CE0" w:rsidP="002603CC">
      <w:pPr>
        <w:pStyle w:val="Heading2"/>
        <w:spacing w:line="240" w:lineRule="auto"/>
        <w:jc w:val="both"/>
        <w:rPr>
          <w:lang w:val="en-US"/>
        </w:rPr>
      </w:pPr>
      <w:bookmarkStart w:id="327" w:name="_Toc412623841"/>
      <w:commentRangeStart w:id="328"/>
      <w:r w:rsidRPr="004F2B4F">
        <w:rPr>
          <w:lang w:val="en-US"/>
        </w:rPr>
        <w:t>Waves</w:t>
      </w:r>
      <w:bookmarkEnd w:id="327"/>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A37B4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A37B4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A37B4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329" w:name="_Ref410738028"/>
      <w:bookmarkStart w:id="330" w:name="_Toc412623842"/>
      <w:r w:rsidRPr="004F2B4F">
        <w:rPr>
          <w:lang w:val="en-US"/>
        </w:rPr>
        <w:t>Spectra</w:t>
      </w:r>
      <w:bookmarkEnd w:id="329"/>
      <w:bookmarkEnd w:id="330"/>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xml:space="preserve">). In this case, each line in the spectrum definition file contains a parametric </w:t>
      </w:r>
      <w:r w:rsidRPr="004F2B4F">
        <w:rPr>
          <w:lang w:val="en-US"/>
        </w:rPr>
        <w:lastRenderedPageBreak/>
        <w:t>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331"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332" w:name="_Ref412015448"/>
      <w:bookmarkStart w:id="333" w:name="_Toc412623843"/>
      <w:r w:rsidRPr="004F2B4F">
        <w:rPr>
          <w:lang w:val="en-US"/>
        </w:rPr>
        <w:t>Non-spectra</w:t>
      </w:r>
      <w:bookmarkEnd w:id="331"/>
      <w:bookmarkEnd w:id="332"/>
      <w:bookmarkEnd w:id="333"/>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328"/>
      <w:r w:rsidRPr="004F2B4F">
        <w:rPr>
          <w:rStyle w:val="CommentReference"/>
          <w:lang w:val="en-US"/>
        </w:rPr>
        <w:commentReference w:id="328"/>
      </w:r>
    </w:p>
    <w:p w:rsidR="00235CE0" w:rsidRPr="004F2B4F" w:rsidRDefault="00235CE0" w:rsidP="002603CC">
      <w:pPr>
        <w:pStyle w:val="Heading3"/>
        <w:jc w:val="both"/>
        <w:rPr>
          <w:lang w:val="en-US"/>
        </w:rPr>
      </w:pPr>
      <w:bookmarkStart w:id="334" w:name="_Ref410738048"/>
      <w:bookmarkStart w:id="335" w:name="_Toc412623844"/>
      <w:r w:rsidRPr="004F2B4F">
        <w:rPr>
          <w:lang w:val="en-US"/>
        </w:rPr>
        <w:t>Lateral boundary conditions</w:t>
      </w:r>
      <w:bookmarkEnd w:id="334"/>
      <w:bookmarkEnd w:id="335"/>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336" w:name="_Toc412623845"/>
      <w:r w:rsidRPr="004F2B4F">
        <w:rPr>
          <w:lang w:val="en-US"/>
        </w:rPr>
        <w:lastRenderedPageBreak/>
        <w:t>Shallow water equations</w:t>
      </w:r>
      <w:bookmarkEnd w:id="336"/>
    </w:p>
    <w:p w:rsidR="008E05D9" w:rsidRPr="004F2B4F" w:rsidRDefault="00691D3B" w:rsidP="002603CC">
      <w:pPr>
        <w:pStyle w:val="Heading3"/>
        <w:jc w:val="both"/>
        <w:rPr>
          <w:lang w:val="en-US"/>
        </w:rPr>
      </w:pPr>
      <w:bookmarkStart w:id="337" w:name="_Toc412623846"/>
      <w:r w:rsidRPr="004F2B4F">
        <w:rPr>
          <w:lang w:val="en-US"/>
        </w:rPr>
        <w:t>Offshore boundary</w:t>
      </w:r>
      <w:bookmarkEnd w:id="337"/>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338"/>
      <w:r w:rsidR="00005EA8" w:rsidRPr="004F2B4F">
        <w:rPr>
          <w:i/>
          <w:lang w:val="en-US"/>
        </w:rPr>
        <w:t>aveflume</w:t>
      </w:r>
      <w:commentRangeEnd w:id="338"/>
      <w:r w:rsidR="00005EA8" w:rsidRPr="004F2B4F">
        <w:rPr>
          <w:rStyle w:val="CommentReference"/>
          <w:i/>
          <w:lang w:val="en-US"/>
        </w:rPr>
        <w:commentReference w:id="338"/>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339" w:name="_Toc412623847"/>
      <w:r w:rsidRPr="004F2B4F">
        <w:rPr>
          <w:lang w:val="en-US"/>
        </w:rPr>
        <w:t>Lateral boundaries</w:t>
      </w:r>
      <w:bookmarkEnd w:id="339"/>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w:t>
      </w:r>
      <w:r w:rsidRPr="004F2B4F">
        <w:rPr>
          <w:lang w:val="en-US"/>
        </w:rPr>
        <w:lastRenderedPageBreak/>
        <w:t xml:space="preserve">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340"/>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340"/>
      <w:r w:rsidR="00E34418" w:rsidRPr="004F2B4F">
        <w:rPr>
          <w:rStyle w:val="CommentReference"/>
          <w:lang w:val="en-US"/>
        </w:rPr>
        <w:commentReference w:id="340"/>
      </w:r>
    </w:p>
    <w:p w:rsidR="00691D3B" w:rsidRPr="004F2B4F" w:rsidRDefault="00691D3B" w:rsidP="002603CC">
      <w:pPr>
        <w:pStyle w:val="ListParagraph"/>
        <w:numPr>
          <w:ilvl w:val="0"/>
          <w:numId w:val="15"/>
        </w:numPr>
        <w:spacing w:line="240" w:lineRule="auto"/>
        <w:rPr>
          <w:lang w:val="en-US"/>
        </w:rPr>
      </w:pPr>
      <w:commentRangeStart w:id="341"/>
      <w:r w:rsidRPr="004F2B4F">
        <w:rPr>
          <w:lang w:val="en-US"/>
        </w:rPr>
        <w:t>Neumann</w:t>
      </w:r>
      <w:commentRangeEnd w:id="341"/>
      <w:r w:rsidRPr="004F2B4F">
        <w:rPr>
          <w:rStyle w:val="CommentReference"/>
          <w:lang w:val="en-US"/>
        </w:rPr>
        <w:commentReference w:id="341"/>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342" w:name="_Toc412623848"/>
      <w:r w:rsidRPr="004F2B4F">
        <w:rPr>
          <w:lang w:val="en-US"/>
        </w:rPr>
        <w:t>Tide and surge</w:t>
      </w:r>
      <w:bookmarkEnd w:id="342"/>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343" w:name="_Toc412623849"/>
      <w:r w:rsidRPr="004F2B4F">
        <w:rPr>
          <w:lang w:val="en-US"/>
        </w:rPr>
        <w:t>River and point discharge</w:t>
      </w:r>
      <w:bookmarkEnd w:id="343"/>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F2B4F">
        <w:rPr>
          <w:lang w:val="en-US"/>
        </w:rPr>
        <w:lastRenderedPageBreak/>
        <w:t>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344" w:name="_Ref412618623"/>
      <w:bookmarkStart w:id="345" w:name="_Ref412618643"/>
      <w:bookmarkStart w:id="346" w:name="_Toc412623850"/>
      <w:r w:rsidRPr="004F2B4F">
        <w:rPr>
          <w:lang w:val="en-US"/>
        </w:rPr>
        <w:t>Ship motion</w:t>
      </w:r>
      <w:bookmarkEnd w:id="344"/>
      <w:bookmarkEnd w:id="345"/>
      <w:bookmarkEnd w:id="346"/>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347" w:name="_Toc412623851"/>
      <w:r w:rsidRPr="004F2B4F">
        <w:rPr>
          <w:lang w:val="en-US"/>
        </w:rPr>
        <w:t>Sediment transport</w:t>
      </w:r>
      <w:bookmarkEnd w:id="347"/>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348" w:name="_Toc412623852"/>
      <w:r w:rsidRPr="004F2B4F">
        <w:rPr>
          <w:lang w:val="en-US"/>
        </w:rPr>
        <w:lastRenderedPageBreak/>
        <w:t>Input description</w:t>
      </w:r>
      <w:bookmarkEnd w:id="348"/>
    </w:p>
    <w:p w:rsidR="00620A54" w:rsidRPr="004F2B4F" w:rsidRDefault="00620A54" w:rsidP="002603CC">
      <w:pPr>
        <w:pStyle w:val="Heading2"/>
        <w:spacing w:line="240" w:lineRule="auto"/>
        <w:jc w:val="both"/>
        <w:rPr>
          <w:lang w:val="en-US"/>
        </w:rPr>
      </w:pPr>
      <w:bookmarkStart w:id="349" w:name="_Toc285701663"/>
      <w:bookmarkStart w:id="350" w:name="_Toc412623853"/>
      <w:r w:rsidRPr="004F2B4F">
        <w:rPr>
          <w:lang w:val="en-US"/>
        </w:rPr>
        <w:t>General</w:t>
      </w:r>
      <w:bookmarkEnd w:id="349"/>
      <w:bookmarkEnd w:id="350"/>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351"/>
      <w:r w:rsidR="00C20BC3" w:rsidRPr="004F2B4F">
        <w:rPr>
          <w:lang w:val="en-US"/>
        </w:rPr>
        <w:t>run</w:t>
      </w:r>
      <w:commentRangeEnd w:id="351"/>
      <w:r w:rsidR="00C20BC3" w:rsidRPr="004F2B4F">
        <w:rPr>
          <w:rStyle w:val="CommentReference"/>
          <w:lang w:val="en-US"/>
        </w:rPr>
        <w:commentReference w:id="351"/>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lastRenderedPageBreak/>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352" w:name="_Toc285701664"/>
      <w:bookmarkStart w:id="353" w:name="_Toc412623854"/>
      <w:r w:rsidRPr="004F2B4F">
        <w:rPr>
          <w:lang w:val="en-US"/>
        </w:rPr>
        <w:t xml:space="preserve">Physical </w:t>
      </w:r>
      <w:commentRangeStart w:id="354"/>
      <w:r w:rsidRPr="004F2B4F">
        <w:rPr>
          <w:lang w:val="en-US"/>
        </w:rPr>
        <w:t>processes</w:t>
      </w:r>
      <w:bookmarkEnd w:id="352"/>
      <w:commentRangeEnd w:id="354"/>
      <w:r w:rsidR="00E064E8" w:rsidRPr="004F2B4F">
        <w:rPr>
          <w:rStyle w:val="CommentReference"/>
          <w:b w:val="0"/>
          <w:iCs w:val="0"/>
          <w:lang w:val="en-US"/>
        </w:rPr>
        <w:commentReference w:id="354"/>
      </w:r>
      <w:bookmarkEnd w:id="353"/>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55" w:name="_Ref285440913"/>
      <w:bookmarkStart w:id="356" w:name="_Ref285440915"/>
      <w:bookmarkStart w:id="357" w:name="_Ref285465495"/>
      <w:bookmarkStart w:id="358" w:name="_Ref285465497"/>
      <w:bookmarkStart w:id="359" w:name="_Toc285701665"/>
      <w:bookmarkStart w:id="360" w:name="_Toc412623855"/>
      <w:r w:rsidRPr="004F2B4F">
        <w:rPr>
          <w:lang w:val="en-US"/>
        </w:rPr>
        <w:t>Grid and bathymetry</w:t>
      </w:r>
      <w:bookmarkEnd w:id="355"/>
      <w:bookmarkEnd w:id="356"/>
      <w:bookmarkEnd w:id="357"/>
      <w:bookmarkEnd w:id="358"/>
      <w:bookmarkEnd w:id="359"/>
      <w:bookmarkEnd w:id="360"/>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361"/>
      <w:r w:rsidRPr="004F2B4F">
        <w:rPr>
          <w:lang w:val="en-US"/>
        </w:rPr>
        <w:t>grids</w:t>
      </w:r>
      <w:commentRangeEnd w:id="361"/>
      <w:r w:rsidR="00BA4F8F" w:rsidRPr="004F2B4F">
        <w:rPr>
          <w:rStyle w:val="CommentReference"/>
          <w:lang w:val="en-US"/>
        </w:rPr>
        <w:commentReference w:id="361"/>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362"/>
      <w:r w:rsidRPr="004F2B4F">
        <w:rPr>
          <w:lang w:val="en-US"/>
        </w:rPr>
        <w:t>manual</w:t>
      </w:r>
      <w:commentRangeEnd w:id="362"/>
      <w:r w:rsidR="00907C45" w:rsidRPr="004F2B4F">
        <w:rPr>
          <w:rStyle w:val="CommentReference"/>
          <w:lang w:val="en-US"/>
        </w:rPr>
        <w:commentReference w:id="362"/>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363"/>
      <w:r w:rsidRPr="004F2B4F">
        <w:rPr>
          <w:lang w:val="en-US"/>
        </w:rPr>
        <w:t>are</w:t>
      </w:r>
      <w:commentRangeEnd w:id="363"/>
      <w:r w:rsidR="00907C45" w:rsidRPr="004F2B4F">
        <w:rPr>
          <w:rStyle w:val="CommentReference"/>
          <w:lang w:val="en-US"/>
        </w:rPr>
        <w:commentReference w:id="363"/>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364"/>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364"/>
      <w:r w:rsidR="00484A57" w:rsidRPr="004F2B4F">
        <w:rPr>
          <w:rStyle w:val="CommentReference"/>
          <w:rFonts w:ascii="Arial" w:hAnsi="Arial"/>
          <w:color w:val="auto"/>
        </w:rPr>
        <w:commentReference w:id="364"/>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365"/>
      <w:r w:rsidRPr="004F2B4F">
        <w:rPr>
          <w:lang w:val="en-US"/>
        </w:rPr>
        <w:t>table</w:t>
      </w:r>
      <w:commentRangeEnd w:id="365"/>
      <w:r w:rsidR="00105BFA" w:rsidRPr="004F2B4F">
        <w:rPr>
          <w:rStyle w:val="CommentReference"/>
          <w:lang w:val="en-US"/>
        </w:rPr>
        <w:commentReference w:id="365"/>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66" w:name="_Toc285701666"/>
      <w:bookmarkStart w:id="367" w:name="_Toc412623856"/>
      <w:commentRangeStart w:id="368"/>
      <w:r w:rsidRPr="004F2B4F">
        <w:rPr>
          <w:lang w:val="en-US"/>
        </w:rPr>
        <w:t>Waves input</w:t>
      </w:r>
      <w:bookmarkEnd w:id="366"/>
      <w:commentRangeEnd w:id="368"/>
      <w:r w:rsidR="003245CF" w:rsidRPr="004F2B4F">
        <w:rPr>
          <w:rStyle w:val="CommentReference"/>
          <w:b w:val="0"/>
          <w:iCs w:val="0"/>
          <w:lang w:val="en-US"/>
        </w:rPr>
        <w:commentReference w:id="368"/>
      </w:r>
      <w:bookmarkEnd w:id="367"/>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fldChar w:fldCharType="separate"/>
      </w:r>
      <w:r w:rsidR="00A37B49">
        <w:rPr>
          <w:b/>
          <w:bCs/>
          <w:lang w:val="en-US"/>
        </w:rPr>
        <w:t xml:space="preserve">Error! </w:t>
      </w:r>
      <w:proofErr w:type="gramStart"/>
      <w:r w:rsidR="00A37B49">
        <w:rPr>
          <w:b/>
          <w:bCs/>
          <w:lang w:val="en-US"/>
        </w:rPr>
        <w:t>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fldChar w:fldCharType="separate"/>
      </w:r>
      <w:r w:rsidR="00A37B49">
        <w:rPr>
          <w:b/>
          <w:bCs/>
          <w:lang w:val="en-US"/>
        </w:rPr>
        <w:t>Error!</w:t>
      </w:r>
      <w:proofErr w:type="gramEnd"/>
      <w:r w:rsidR="00A37B49">
        <w:rPr>
          <w:b/>
          <w:bCs/>
          <w:lang w:val="en-US"/>
        </w:rPr>
        <w:t xml:space="preserve">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A37B49" w:rsidRPr="004F2B4F">
        <w:rPr>
          <w:lang w:val="en-US"/>
        </w:rPr>
        <w:t>Temporally</w:t>
      </w:r>
      <w:proofErr w:type="gramEnd"/>
      <w:r w:rsidR="00A37B4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lastRenderedPageBreak/>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lastRenderedPageBreak/>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369" w:name="_Toc412623857"/>
      <w:bookmarkStart w:id="370" w:name="_Ref285383424"/>
      <w:bookmarkStart w:id="371" w:name="_Toc285701667"/>
      <w:commentRangeStart w:id="372"/>
      <w:r w:rsidRPr="004F2B4F">
        <w:rPr>
          <w:lang w:val="en-US"/>
        </w:rPr>
        <w:lastRenderedPageBreak/>
        <w:t>Stationary boundary conditions</w:t>
      </w:r>
      <w:bookmarkEnd w:id="369"/>
    </w:p>
    <w:p w:rsidR="00890816" w:rsidRPr="004F2B4F" w:rsidRDefault="00890816" w:rsidP="002603CC">
      <w:pPr>
        <w:rPr>
          <w:lang w:val="en-US"/>
        </w:rPr>
      </w:pPr>
    </w:p>
    <w:p w:rsidR="003245CF" w:rsidRPr="004F2B4F" w:rsidRDefault="00890816" w:rsidP="002603CC">
      <w:pPr>
        <w:pStyle w:val="Heading3"/>
        <w:jc w:val="both"/>
        <w:rPr>
          <w:lang w:val="en-US"/>
        </w:rPr>
      </w:pPr>
      <w:bookmarkStart w:id="373" w:name="_Toc412623858"/>
      <w:bookmarkEnd w:id="370"/>
      <w:bookmarkEnd w:id="371"/>
      <w:r w:rsidRPr="004F2B4F">
        <w:rPr>
          <w:lang w:val="en-US"/>
        </w:rPr>
        <w:t>Time series</w:t>
      </w:r>
      <w:bookmarkEnd w:id="373"/>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374"/>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374"/>
      <w:r w:rsidR="00890816" w:rsidRPr="004F2B4F">
        <w:rPr>
          <w:rStyle w:val="CommentReference"/>
          <w:rFonts w:ascii="Arial" w:hAnsi="Arial"/>
          <w:color w:val="auto"/>
        </w:rPr>
        <w:commentReference w:id="374"/>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A37B49" w:rsidRPr="004F2B4F">
        <w:rPr>
          <w:lang w:val="en-US"/>
        </w:rPr>
        <w:t>JONSWAP wave spectra</w:t>
      </w:r>
      <w:r w:rsidRPr="004F2B4F">
        <w:rPr>
          <w:lang w:val="en-US"/>
        </w:rPr>
        <w:fldChar w:fldCharType="end"/>
      </w:r>
      <w:r w:rsidRPr="004F2B4F">
        <w:rPr>
          <w:lang w:val="en-US"/>
        </w:rPr>
        <w:t xml:space="preserve"> for a description of the file format.</w:t>
      </w:r>
      <w:commentRangeEnd w:id="372"/>
      <w:r w:rsidR="00890816" w:rsidRPr="004F2B4F">
        <w:rPr>
          <w:rStyle w:val="CommentReference"/>
          <w:lang w:val="en-US"/>
        </w:rPr>
        <w:commentReference w:id="372"/>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lastRenderedPageBreak/>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375" w:name="_Ref285375434"/>
      <w:bookmarkStart w:id="376"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377"/>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377"/>
      <w:r w:rsidR="00215B8C" w:rsidRPr="004F2B4F">
        <w:rPr>
          <w:rStyle w:val="CommentReference"/>
          <w:lang w:val="en-US"/>
        </w:rPr>
        <w:commentReference w:id="377"/>
      </w:r>
    </w:p>
    <w:p w:rsidR="00620A54" w:rsidRPr="004F2B4F" w:rsidRDefault="00620A54" w:rsidP="002603CC">
      <w:pPr>
        <w:pStyle w:val="Heading3"/>
        <w:jc w:val="both"/>
        <w:rPr>
          <w:lang w:val="en-US"/>
        </w:rPr>
      </w:pPr>
      <w:bookmarkStart w:id="378" w:name="_Toc412623859"/>
      <w:r w:rsidRPr="004F2B4F">
        <w:rPr>
          <w:lang w:val="en-US"/>
        </w:rPr>
        <w:t>Spectral wave boundary conditions</w:t>
      </w:r>
      <w:bookmarkEnd w:id="375"/>
      <w:bookmarkEnd w:id="376"/>
      <w:bookmarkEnd w:id="378"/>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Timestep used </w:t>
            </w:r>
            <w:r w:rsidRPr="004F2B4F">
              <w:lastRenderedPageBreak/>
              <w:t>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enable random seed for instat </w:t>
            </w:r>
            <w:r w:rsidRPr="004F2B4F">
              <w:lastRenderedPageBreak/>
              <w:t>=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379" w:name="_Ref285376842"/>
      <w:r w:rsidRPr="004F2B4F">
        <w:rPr>
          <w:lang w:val="en-US"/>
        </w:rPr>
        <w:t>JONSWAP wave spectra</w:t>
      </w:r>
      <w:bookmarkEnd w:id="379"/>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lastRenderedPageBreak/>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A37B49" w:rsidRPr="004F2B4F" w:rsidRDefault="00620A54" w:rsidP="00A37B49">
      <w:pPr>
        <w:pStyle w:val="BodyText"/>
        <w:rPr>
          <w:ins w:id="380" w:author="Robert McCall" w:date="2015-03-05T10:48:00Z"/>
          <w:lang w:val="en-US"/>
        </w:rPr>
        <w:pPrChange w:id="381" w:author="Robert McCall" w:date="2015-03-05T10:48:00Z">
          <w:pPr>
            <w:pStyle w:val="Heading3"/>
            <w:jc w:val="both"/>
          </w:pPr>
        </w:pPrChange>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382" w:author="Robert McCall" w:date="2015-03-05T10:48:00Z">
        <w:r w:rsidR="00A37B49" w:rsidRPr="004F2B4F">
          <w:rPr>
            <w:lang w:val="en-US"/>
          </w:rPr>
          <w:t>Stationary boundary conditions</w:t>
        </w:r>
      </w:ins>
    </w:p>
    <w:p w:rsidR="00A37B49" w:rsidRPr="004F2B4F" w:rsidRDefault="00A37B49" w:rsidP="00A37B49">
      <w:pPr>
        <w:pStyle w:val="BodyText"/>
        <w:rPr>
          <w:ins w:id="383" w:author="Robert McCall" w:date="2015-03-05T10:48:00Z"/>
          <w:lang w:val="en-US"/>
        </w:rPr>
        <w:pPrChange w:id="384" w:author="Robert McCall" w:date="2015-03-05T10:48:00Z">
          <w:pPr/>
        </w:pPrChange>
      </w:pPr>
    </w:p>
    <w:p w:rsidR="00844679" w:rsidRPr="004F2B4F" w:rsidDel="005E6B98" w:rsidRDefault="00844679" w:rsidP="00844679">
      <w:pPr>
        <w:pStyle w:val="BodyText"/>
        <w:rPr>
          <w:del w:id="385" w:author="Robert McCall" w:date="2015-03-05T10:09:00Z"/>
          <w:lang w:val="en-US"/>
        </w:rPr>
      </w:pPr>
      <w:del w:id="386"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387"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A37B49" w:rsidRPr="004F2B4F">
        <w:rPr>
          <w:lang w:val="en-US"/>
        </w:rPr>
        <w:t>Temporally</w:t>
      </w:r>
      <w:proofErr w:type="gramEnd"/>
      <w:r w:rsidR="00A37B49"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6" type="#_x0000_t75" style="width:116.1pt;height:35.15pt" o:ole="">
            <v:imagedata r:id="rId260" o:title=""/>
          </v:shape>
          <o:OLEObject Type="Embed" ProgID="Equation.DSMT4" ShapeID="_x0000_i1136" DrawAspect="Content" ObjectID="_1487063890" r:id="rId261"/>
        </w:object>
      </w:r>
      <w:r w:rsidRPr="004F2B4F">
        <w:rPr>
          <w:lang w:val="en-US"/>
        </w:rPr>
        <w:t xml:space="preserve">. Here </w:t>
      </w:r>
      <w:r w:rsidRPr="004F2B4F">
        <w:rPr>
          <w:lang w:val="en-US"/>
        </w:rPr>
        <w:object w:dxaOrig="240" w:dyaOrig="220">
          <v:shape id="_x0000_i1137" type="#_x0000_t75" style="width:12.3pt;height:11.15pt" o:ole="">
            <v:imagedata r:id="rId262" o:title=""/>
          </v:shape>
          <o:OLEObject Type="Embed" ProgID="Equation.DSMT4" ShapeID="_x0000_i1137" DrawAspect="Content" ObjectID="_1487063891"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lastRenderedPageBreak/>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A37B49" w:rsidRPr="004F2B4F">
        <w:rPr>
          <w:lang w:val="en-US"/>
        </w:rPr>
        <w:t>Temporally</w:t>
      </w:r>
      <w:proofErr w:type="gramEnd"/>
      <w:r w:rsidR="00A37B4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lastRenderedPageBreak/>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lastRenderedPageBreak/>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5E6B98" w:rsidRDefault="00620A54" w:rsidP="002603CC">
      <w:pPr>
        <w:pStyle w:val="Code"/>
        <w:jc w:val="both"/>
        <w:rPr>
          <w:lang w:val="fr-FR"/>
          <w:rPrChange w:id="388" w:author="Robert McCall" w:date="2015-03-05T10:09:00Z">
            <w:rPr>
              <w:lang w:val="fr-FR"/>
            </w:rPr>
          </w:rPrChange>
        </w:rPr>
      </w:pPr>
      <w:r w:rsidRPr="005E6B98">
        <w:rPr>
          <w:lang w:val="fr-FR"/>
          <w:rPrChange w:id="389" w:author="Robert McCall" w:date="2015-03-05T10:09:00Z">
            <w:rPr>
              <w:lang w:val="fr-FR"/>
            </w:rPr>
          </w:rPrChange>
        </w:rPr>
        <w:t>&lt;</w:t>
      </w:r>
      <w:proofErr w:type="gramStart"/>
      <w:r w:rsidRPr="005E6B98">
        <w:rPr>
          <w:lang w:val="fr-FR"/>
          <w:rPrChange w:id="390" w:author="Robert McCall" w:date="2015-03-05T10:09:00Z">
            <w:rPr>
              <w:lang w:val="fr-FR"/>
            </w:rPr>
          </w:rPrChange>
        </w:rPr>
        <w:t>directions</w:t>
      </w:r>
      <w:proofErr w:type="gramEnd"/>
      <w:r w:rsidRPr="005E6B98">
        <w:rPr>
          <w:lang w:val="fr-FR"/>
          <w:rPrChange w:id="391" w:author="Robert McCall" w:date="2015-03-05T10:09:00Z">
            <w:rPr>
              <w:lang w:val="fr-FR"/>
            </w:rPr>
          </w:rPrChange>
        </w:rPr>
        <w:t xml:space="preserve"> 1&gt;</w:t>
      </w:r>
    </w:p>
    <w:p w:rsidR="00620A54" w:rsidRPr="005E6B98" w:rsidRDefault="00620A54" w:rsidP="002603CC">
      <w:pPr>
        <w:pStyle w:val="Code"/>
        <w:jc w:val="both"/>
        <w:rPr>
          <w:lang w:val="fr-FR"/>
          <w:rPrChange w:id="392" w:author="Robert McCall" w:date="2015-03-05T10:09:00Z">
            <w:rPr>
              <w:lang w:val="fr-FR"/>
            </w:rPr>
          </w:rPrChange>
        </w:rPr>
      </w:pPr>
      <w:r w:rsidRPr="005E6B98">
        <w:rPr>
          <w:lang w:val="fr-FR"/>
          <w:rPrChange w:id="393" w:author="Robert McCall" w:date="2015-03-05T10:09:00Z">
            <w:rPr>
              <w:lang w:val="fr-FR"/>
            </w:rPr>
          </w:rPrChange>
        </w:rPr>
        <w:t>&lt;</w:t>
      </w:r>
      <w:proofErr w:type="gramStart"/>
      <w:r w:rsidRPr="005E6B98">
        <w:rPr>
          <w:lang w:val="fr-FR"/>
          <w:rPrChange w:id="394" w:author="Robert McCall" w:date="2015-03-05T10:09:00Z">
            <w:rPr>
              <w:lang w:val="fr-FR"/>
            </w:rPr>
          </w:rPrChange>
        </w:rPr>
        <w:t>directions</w:t>
      </w:r>
      <w:proofErr w:type="gramEnd"/>
      <w:r w:rsidRPr="005E6B98">
        <w:rPr>
          <w:lang w:val="fr-FR"/>
          <w:rPrChange w:id="395" w:author="Robert McCall" w:date="2015-03-05T10:09:00Z">
            <w:rPr>
              <w:lang w:val="fr-FR"/>
            </w:rPr>
          </w:rPrChange>
        </w:rPr>
        <w:t xml:space="preserve"> 2&gt;</w:t>
      </w:r>
    </w:p>
    <w:p w:rsidR="00620A54" w:rsidRPr="005E6B98" w:rsidRDefault="00620A54" w:rsidP="002603CC">
      <w:pPr>
        <w:pStyle w:val="Code"/>
        <w:jc w:val="both"/>
        <w:rPr>
          <w:lang w:val="fr-FR"/>
          <w:rPrChange w:id="396" w:author="Robert McCall" w:date="2015-03-05T10:09:00Z">
            <w:rPr>
              <w:lang w:val="fr-FR"/>
            </w:rPr>
          </w:rPrChange>
        </w:rPr>
      </w:pPr>
      <w:r w:rsidRPr="005E6B98">
        <w:rPr>
          <w:lang w:val="fr-FR"/>
          <w:rPrChange w:id="397" w:author="Robert McCall" w:date="2015-03-05T10:09:00Z">
            <w:rPr>
              <w:lang w:val="fr-FR"/>
            </w:rPr>
          </w:rPrChange>
        </w:rPr>
        <w:t>&lt;</w:t>
      </w:r>
      <w:proofErr w:type="gramStart"/>
      <w:r w:rsidRPr="005E6B98">
        <w:rPr>
          <w:lang w:val="fr-FR"/>
          <w:rPrChange w:id="398" w:author="Robert McCall" w:date="2015-03-05T10:09:00Z">
            <w:rPr>
              <w:lang w:val="fr-FR"/>
            </w:rPr>
          </w:rPrChange>
        </w:rPr>
        <w:t>directions</w:t>
      </w:r>
      <w:proofErr w:type="gramEnd"/>
      <w:r w:rsidRPr="005E6B98">
        <w:rPr>
          <w:lang w:val="fr-FR"/>
          <w:rPrChange w:id="399" w:author="Robert McCall" w:date="2015-03-05T10:09:00Z">
            <w:rPr>
              <w:lang w:val="fr-FR"/>
            </w:rPr>
          </w:rPrChange>
        </w:rPr>
        <w:t xml:space="preserve"> 3&gt;</w:t>
      </w:r>
    </w:p>
    <w:p w:rsidR="00620A54" w:rsidRPr="005E6B98" w:rsidRDefault="00620A54" w:rsidP="002603CC">
      <w:pPr>
        <w:pStyle w:val="Code"/>
        <w:jc w:val="both"/>
        <w:rPr>
          <w:lang w:val="fr-FR"/>
          <w:rPrChange w:id="400" w:author="Robert McCall" w:date="2015-03-05T10:09:00Z">
            <w:rPr>
              <w:lang w:val="fr-FR"/>
            </w:rPr>
          </w:rPrChange>
        </w:rPr>
      </w:pPr>
      <w:r w:rsidRPr="005E6B98">
        <w:rPr>
          <w:lang w:val="fr-FR"/>
          <w:rPrChange w:id="401" w:author="Robert McCall" w:date="2015-03-05T10:09:00Z">
            <w:rPr>
              <w:lang w:val="fr-FR"/>
            </w:rPr>
          </w:rPrChange>
        </w:rPr>
        <w:t>...</w:t>
      </w:r>
    </w:p>
    <w:p w:rsidR="00620A54" w:rsidRPr="005E6B98" w:rsidRDefault="00620A54" w:rsidP="002603CC">
      <w:pPr>
        <w:pStyle w:val="Code"/>
        <w:jc w:val="both"/>
        <w:rPr>
          <w:lang w:val="fr-FR"/>
          <w:rPrChange w:id="402" w:author="Robert McCall" w:date="2015-03-05T10:09:00Z">
            <w:rPr>
              <w:lang w:val="fr-FR"/>
            </w:rPr>
          </w:rPrChange>
        </w:rPr>
      </w:pPr>
      <w:r w:rsidRPr="005E6B98">
        <w:rPr>
          <w:lang w:val="fr-FR"/>
          <w:rPrChange w:id="403" w:author="Robert McCall" w:date="2015-03-05T10:09:00Z">
            <w:rPr>
              <w:lang w:val="fr-FR"/>
            </w:rPr>
          </w:rPrChange>
        </w:rPr>
        <w:t>&lt;</w:t>
      </w:r>
      <w:proofErr w:type="gramStart"/>
      <w:r w:rsidRPr="005E6B98">
        <w:rPr>
          <w:lang w:val="fr-FR"/>
          <w:rPrChange w:id="404" w:author="Robert McCall" w:date="2015-03-05T10:09:00Z">
            <w:rPr>
              <w:lang w:val="fr-FR"/>
            </w:rPr>
          </w:rPrChange>
        </w:rPr>
        <w:t>directions</w:t>
      </w:r>
      <w:proofErr w:type="gramEnd"/>
      <w:r w:rsidRPr="005E6B98">
        <w:rPr>
          <w:lang w:val="fr-FR"/>
          <w:rPrChange w:id="405" w:author="Robert McCall" w:date="2015-03-05T10:09:00Z">
            <w:rPr>
              <w:lang w:val="fr-FR"/>
            </w:rPr>
          </w:rPrChange>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lastRenderedPageBreak/>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A37B49" w:rsidRPr="004F2B4F">
        <w:rPr>
          <w:lang w:val="en-US"/>
        </w:rPr>
        <w:t>Temporally</w:t>
      </w:r>
      <w:proofErr w:type="gramEnd"/>
      <w:r w:rsidR="00A37B4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lastRenderedPageBreak/>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406" w:name="_Toc285701669"/>
      <w:commentRangeStart w:id="407"/>
      <w:r w:rsidRPr="004F2B4F">
        <w:rPr>
          <w:lang w:val="en-US"/>
        </w:rPr>
        <w:t>Bichrom</w:t>
      </w:r>
      <w:commentRangeEnd w:id="407"/>
      <w:r w:rsidRPr="004F2B4F">
        <w:rPr>
          <w:rStyle w:val="CommentReference"/>
          <w:i w:val="0"/>
          <w:iCs w:val="0"/>
          <w:lang w:val="en-US"/>
        </w:rPr>
        <w:commentReference w:id="407"/>
      </w:r>
    </w:p>
    <w:p w:rsidR="00620A54" w:rsidRPr="004F2B4F" w:rsidRDefault="00620A54" w:rsidP="002603CC">
      <w:pPr>
        <w:pStyle w:val="Heading3"/>
        <w:jc w:val="both"/>
        <w:rPr>
          <w:lang w:val="en-US"/>
        </w:rPr>
      </w:pPr>
      <w:bookmarkStart w:id="408" w:name="_Toc285701670"/>
      <w:bookmarkStart w:id="409" w:name="_Toc412623860"/>
      <w:bookmarkEnd w:id="406"/>
      <w:r w:rsidRPr="004F2B4F">
        <w:rPr>
          <w:lang w:val="en-US"/>
        </w:rPr>
        <w:t>Special types of wave boundary conditions</w:t>
      </w:r>
      <w:bookmarkEnd w:id="408"/>
      <w:bookmarkEnd w:id="409"/>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410" w:name="_Ref285374442"/>
      <w:bookmarkStart w:id="411" w:name="_Toc285701671"/>
      <w:bookmarkStart w:id="412" w:name="_Toc412623861"/>
      <w:r w:rsidRPr="004F2B4F">
        <w:rPr>
          <w:lang w:val="en-US"/>
        </w:rPr>
        <w:t>Temporally and/or spatially varying wave boundary conditions</w:t>
      </w:r>
      <w:bookmarkEnd w:id="410"/>
      <w:bookmarkEnd w:id="411"/>
      <w:bookmarkEnd w:id="412"/>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 xml:space="preserve">wbcversion </w:t>
      </w:r>
      <w:r w:rsidRPr="004F2B4F">
        <w:rPr>
          <w:i/>
          <w:lang w:val="en-US"/>
        </w:rPr>
        <w:lastRenderedPageBreak/>
        <w:t>=3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413"/>
      <w:r w:rsidRPr="004F2B4F">
        <w:rPr>
          <w:lang w:val="en-US"/>
        </w:rPr>
        <w:t xml:space="preserve"> </w:t>
      </w:r>
      <w:r w:rsidRPr="004F2B4F">
        <w:rPr>
          <w:highlight w:val="yellow"/>
          <w:lang w:val="en-US"/>
        </w:rPr>
        <w:t>REF</w:t>
      </w:r>
      <w:commentRangeEnd w:id="413"/>
      <w:r w:rsidR="00CB6372" w:rsidRPr="004F2B4F">
        <w:rPr>
          <w:rStyle w:val="CommentReference"/>
          <w:lang w:val="en-US"/>
        </w:rPr>
        <w:commentReference w:id="413"/>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414" w:name="_Toc285701672"/>
      <w:bookmarkStart w:id="415" w:name="_Toc412623862"/>
      <w:commentRangeStart w:id="416"/>
      <w:r w:rsidRPr="004F2B4F">
        <w:rPr>
          <w:lang w:val="en-US"/>
        </w:rPr>
        <w:t xml:space="preserve">Notes on the generation of wave boundary </w:t>
      </w:r>
      <w:commentRangeStart w:id="417"/>
      <w:r w:rsidRPr="004F2B4F">
        <w:rPr>
          <w:lang w:val="en-US"/>
        </w:rPr>
        <w:t>conditions</w:t>
      </w:r>
      <w:bookmarkEnd w:id="414"/>
      <w:commentRangeEnd w:id="417"/>
      <w:r w:rsidR="005802B7" w:rsidRPr="004F2B4F">
        <w:rPr>
          <w:rStyle w:val="CommentReference"/>
          <w:bCs w:val="0"/>
          <w:iCs w:val="0"/>
          <w:lang w:val="en-US"/>
        </w:rPr>
        <w:commentReference w:id="417"/>
      </w:r>
      <w:bookmarkEnd w:id="415"/>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418"/>
      <w:r w:rsidRPr="004F2B4F">
        <w:rPr>
          <w:lang w:val="en-US"/>
        </w:rPr>
        <w:t>If the memory requirement is too large</w:t>
      </w:r>
      <w:commentRangeEnd w:id="418"/>
      <w:r w:rsidR="000032BA" w:rsidRPr="004F2B4F">
        <w:rPr>
          <w:rStyle w:val="CommentReference"/>
          <w:lang w:val="en-US"/>
        </w:rPr>
        <w:commentReference w:id="418"/>
      </w:r>
      <w:r w:rsidRPr="004F2B4F">
        <w:rPr>
          <w:lang w:val="en-US"/>
        </w:rPr>
        <w:t xml:space="preserve">, the user must choose to either </w:t>
      </w:r>
      <w:r w:rsidRPr="004F2B4F">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416"/>
      <w:r w:rsidR="009D4808" w:rsidRPr="004F2B4F">
        <w:rPr>
          <w:rStyle w:val="CommentReference"/>
          <w:lang w:val="en-US"/>
        </w:rPr>
        <w:commentReference w:id="416"/>
      </w:r>
    </w:p>
    <w:p w:rsidR="00620A54" w:rsidRPr="004F2B4F" w:rsidRDefault="00620A54" w:rsidP="002603CC">
      <w:pPr>
        <w:pStyle w:val="Heading2"/>
        <w:spacing w:line="240" w:lineRule="auto"/>
        <w:jc w:val="both"/>
        <w:rPr>
          <w:lang w:val="en-US"/>
        </w:rPr>
      </w:pPr>
      <w:bookmarkStart w:id="419" w:name="_Toc285701673"/>
      <w:bookmarkStart w:id="420" w:name="_Toc412623863"/>
      <w:r w:rsidRPr="004F2B4F">
        <w:rPr>
          <w:lang w:val="en-US"/>
        </w:rPr>
        <w:t>Flow, tide and surge input</w:t>
      </w:r>
      <w:bookmarkEnd w:id="419"/>
      <w:bookmarkEnd w:id="420"/>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421"/>
      <w:r w:rsidRPr="004F2B4F">
        <w:rPr>
          <w:lang w:val="en-US"/>
        </w:rPr>
        <w:t xml:space="preserve">within the model are described in the sections on bed friction and viscosity </w:t>
      </w:r>
      <w:commentRangeStart w:id="422"/>
      <w:r w:rsidRPr="004F2B4F">
        <w:rPr>
          <w:lang w:val="en-US"/>
        </w:rPr>
        <w:t>parameters</w:t>
      </w:r>
      <w:commentRangeEnd w:id="421"/>
      <w:r w:rsidR="000032BA" w:rsidRPr="004F2B4F">
        <w:rPr>
          <w:rStyle w:val="CommentReference"/>
          <w:lang w:val="en-US"/>
        </w:rPr>
        <w:commentReference w:id="421"/>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commentRangeEnd w:id="422"/>
      <w:r w:rsidR="009D4808" w:rsidRPr="004F2B4F">
        <w:rPr>
          <w:rStyle w:val="CommentReference"/>
          <w:lang w:val="en-US"/>
        </w:rPr>
        <w:commentReference w:id="422"/>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423" w:name="_Ref285375281"/>
      <w:bookmarkStart w:id="424" w:name="_Toc285701674"/>
      <w:bookmarkStart w:id="425" w:name="_Toc412623864"/>
      <w:r w:rsidRPr="004F2B4F">
        <w:rPr>
          <w:lang w:val="en-US"/>
        </w:rPr>
        <w:t>Flow boundary conditions</w:t>
      </w:r>
      <w:bookmarkEnd w:id="423"/>
      <w:bookmarkEnd w:id="424"/>
      <w:bookmarkEnd w:id="425"/>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A37B49" w:rsidRPr="004F2B4F" w:rsidRDefault="00620A54" w:rsidP="00A37B49">
      <w:pPr>
        <w:pStyle w:val="BodyText"/>
        <w:rPr>
          <w:ins w:id="426" w:author="Robert McCall" w:date="2015-03-05T10:48:00Z"/>
          <w:lang w:val="en-US"/>
        </w:rPr>
        <w:pPrChange w:id="427" w:author="Robert McCall" w:date="2015-03-05T10:48:00Z">
          <w:pPr>
            <w:pStyle w:val="Heading3"/>
            <w:jc w:val="both"/>
          </w:pPr>
        </w:pPrChange>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428" w:author="Robert McCall" w:date="2015-03-05T10:48:00Z">
        <w:r w:rsidR="00A37B49" w:rsidRPr="004F2B4F">
          <w:rPr>
            <w:lang w:val="en-US"/>
          </w:rPr>
          <w:t>Stationary boundary conditions</w:t>
        </w:r>
      </w:ins>
    </w:p>
    <w:p w:rsidR="00A37B49" w:rsidRPr="004F2B4F" w:rsidRDefault="00A37B49" w:rsidP="00A37B49">
      <w:pPr>
        <w:pStyle w:val="BodyText"/>
        <w:rPr>
          <w:ins w:id="429" w:author="Robert McCall" w:date="2015-03-05T10:48:00Z"/>
          <w:lang w:val="en-US"/>
        </w:rPr>
        <w:pPrChange w:id="430" w:author="Robert McCall" w:date="2015-03-05T10:48:00Z">
          <w:pPr/>
        </w:pPrChange>
      </w:pPr>
    </w:p>
    <w:p w:rsidR="00844679" w:rsidRPr="004F2B4F" w:rsidDel="005E6B98" w:rsidRDefault="00844679" w:rsidP="00844679">
      <w:pPr>
        <w:pStyle w:val="BodyText"/>
        <w:rPr>
          <w:del w:id="431" w:author="Robert McCall" w:date="2015-03-05T10:09:00Z"/>
          <w:lang w:val="en-US"/>
        </w:rPr>
      </w:pPr>
      <w:del w:id="432"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433"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434"/>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lastRenderedPageBreak/>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434"/>
    <w:p w:rsidR="00620A54" w:rsidRPr="004F2B4F" w:rsidRDefault="00C0086C" w:rsidP="002603CC">
      <w:pPr>
        <w:pStyle w:val="BodyText"/>
        <w:rPr>
          <w:lang w:val="en-US"/>
        </w:rPr>
      </w:pPr>
      <w:r w:rsidRPr="004F2B4F">
        <w:rPr>
          <w:rStyle w:val="CommentReference"/>
          <w:lang w:val="en-US"/>
        </w:rPr>
        <w:commentReference w:id="434"/>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Switch for order of wave steering, 1 = </w:t>
            </w:r>
            <w:r w:rsidRPr="004F2B4F">
              <w:lastRenderedPageBreak/>
              <w:t>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lastRenderedPageBreak/>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35" w:name="_Ref285440556"/>
      <w:bookmarkStart w:id="436" w:name="_Toc285701675"/>
      <w:bookmarkStart w:id="437" w:name="_Toc412623865"/>
      <w:r w:rsidRPr="004F2B4F">
        <w:rPr>
          <w:lang w:val="en-US"/>
        </w:rPr>
        <w:t>Time-varying tide/surge</w:t>
      </w:r>
      <w:bookmarkEnd w:id="435"/>
      <w:bookmarkEnd w:id="436"/>
      <w:bookmarkEnd w:id="437"/>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w:t>
      </w:r>
      <w:r w:rsidRPr="004F2B4F">
        <w:rPr>
          <w:rStyle w:val="IntenseEmphasis"/>
          <w:lang w:val="en-US"/>
        </w:rPr>
        <w:lastRenderedPageBreak/>
        <w:t>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8" w:name="_Toc285701676"/>
      <w:bookmarkStart w:id="439" w:name="_Toc412623866"/>
      <w:r w:rsidRPr="004F2B4F">
        <w:rPr>
          <w:lang w:val="en-US"/>
        </w:rPr>
        <w:t>Water level (dam break)</w:t>
      </w:r>
      <w:bookmarkEnd w:id="438"/>
      <w:bookmarkEnd w:id="439"/>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A37B4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A37B4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0" w:name="_Toc285701677"/>
      <w:bookmarkStart w:id="441" w:name="_Toc412623867"/>
      <w:r w:rsidRPr="004F2B4F">
        <w:rPr>
          <w:lang w:val="en-US"/>
        </w:rPr>
        <w:t>Wind input</w:t>
      </w:r>
      <w:bookmarkEnd w:id="440"/>
      <w:bookmarkEnd w:id="441"/>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2" w:name="_Toc285701678"/>
      <w:bookmarkStart w:id="443" w:name="_Toc412623868"/>
      <w:r w:rsidRPr="004F2B4F">
        <w:rPr>
          <w:lang w:val="en-US"/>
        </w:rPr>
        <w:t>Sediment input</w:t>
      </w:r>
      <w:bookmarkEnd w:id="442"/>
      <w:bookmarkEnd w:id="443"/>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w:t>
      </w:r>
      <w:r w:rsidRPr="004F2B4F">
        <w:rPr>
          <w:lang w:val="en-US"/>
        </w:rPr>
        <w:lastRenderedPageBreak/>
        <w:t xml:space="preserve">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444"/>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fldChar w:fldCharType="separate"/>
      </w:r>
      <w:r w:rsidR="00A37B49">
        <w:rPr>
          <w:b/>
          <w:bCs/>
          <w:lang w:val="en-US"/>
        </w:rPr>
        <w:t>Error! Reference source not found.</w:t>
      </w:r>
      <w:r w:rsidRPr="004F2B4F">
        <w:rPr>
          <w:lang w:val="en-US"/>
        </w:rPr>
        <w:fldChar w:fldCharType="end"/>
      </w:r>
      <w:r w:rsidRPr="004F2B4F">
        <w:rPr>
          <w:lang w:val="en-US"/>
        </w:rPr>
        <w:t>).</w:t>
      </w:r>
      <w:commentRangeEnd w:id="444"/>
      <w:r w:rsidR="00742DB2" w:rsidRPr="004F2B4F">
        <w:rPr>
          <w:rStyle w:val="CommentReference"/>
          <w:lang w:val="en-US"/>
        </w:rPr>
        <w:commentReference w:id="444"/>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A37B49"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lastRenderedPageBreak/>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445"/>
            <w:r w:rsidRPr="004F2B4F">
              <w:rPr>
                <w:highlight w:val="yellow"/>
              </w:rPr>
              <w:t>size(par%D90 - None</w:t>
            </w:r>
            <w:commentRangeEnd w:id="445"/>
            <w:r w:rsidR="00664C37" w:rsidRPr="004F2B4F">
              <w:rPr>
                <w:rStyle w:val="CommentReference"/>
                <w:rFonts w:ascii="Arial" w:eastAsia="Times New Roman" w:hAnsi="Arial" w:cs="Arial"/>
                <w:color w:val="auto"/>
              </w:rPr>
              <w:commentReference w:id="445"/>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446"/>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446"/>
            <w:r w:rsidR="00664C37" w:rsidRPr="004F2B4F">
              <w:rPr>
                <w:rStyle w:val="CommentReference"/>
                <w:rFonts w:ascii="Arial" w:eastAsia="Times New Roman" w:hAnsi="Arial" w:cs="Arial"/>
                <w:color w:val="auto"/>
              </w:rPr>
              <w:commentReference w:id="446"/>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7" w:name="_Toc285701679"/>
      <w:bookmarkStart w:id="448" w:name="_Toc412623869"/>
      <w:r w:rsidRPr="004F2B4F">
        <w:rPr>
          <w:lang w:val="en-US"/>
        </w:rPr>
        <w:t>Vegetation input</w:t>
      </w:r>
      <w:bookmarkEnd w:id="447"/>
      <w:bookmarkEnd w:id="448"/>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w:t>
      </w:r>
      <w:r w:rsidRPr="004F2B4F">
        <w:rPr>
          <w:lang w:val="en-US"/>
        </w:rPr>
        <w:lastRenderedPageBreak/>
        <w:t>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449"/>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A37B4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449"/>
      <w:r w:rsidR="00664C37" w:rsidRPr="004F2B4F">
        <w:rPr>
          <w:rStyle w:val="CommentReference"/>
          <w:lang w:val="en-US"/>
        </w:rPr>
        <w:commentReference w:id="449"/>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0" w:name="_Toc285701680"/>
      <w:bookmarkStart w:id="451" w:name="_Toc412623870"/>
      <w:r w:rsidRPr="004F2B4F">
        <w:rPr>
          <w:lang w:val="en-US"/>
        </w:rPr>
        <w:t>Discharge input</w:t>
      </w:r>
      <w:bookmarkEnd w:id="450"/>
      <w:bookmarkEnd w:id="451"/>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lastRenderedPageBreak/>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452"/>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452"/>
      <w:r w:rsidR="00664C37" w:rsidRPr="004F2B4F">
        <w:rPr>
          <w:rStyle w:val="CommentReference"/>
          <w:lang w:val="en-US"/>
        </w:rPr>
        <w:commentReference w:id="452"/>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3" w:name="_Toc285701681"/>
      <w:bookmarkStart w:id="454" w:name="_Toc412623871"/>
      <w:r w:rsidRPr="004F2B4F">
        <w:rPr>
          <w:lang w:val="en-US"/>
        </w:rPr>
        <w:t>Drifters input</w:t>
      </w:r>
      <w:bookmarkEnd w:id="453"/>
      <w:bookmarkEnd w:id="454"/>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lastRenderedPageBreak/>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5E6B98" w:rsidRDefault="00620A54" w:rsidP="002603CC">
      <w:pPr>
        <w:pStyle w:val="Code"/>
        <w:jc w:val="both"/>
        <w:rPr>
          <w:lang w:val="fr-FR"/>
          <w:rPrChange w:id="455" w:author="Robert McCall" w:date="2015-03-05T10:09:00Z">
            <w:rPr>
              <w:lang w:val="fr-FR"/>
            </w:rPr>
          </w:rPrChange>
        </w:rPr>
      </w:pPr>
      <w:r w:rsidRPr="005E6B98">
        <w:rPr>
          <w:lang w:val="fr-FR"/>
          <w:rPrChange w:id="456" w:author="Robert McCall" w:date="2015-03-05T10:09:00Z">
            <w:rPr>
              <w:lang w:val="fr-FR"/>
            </w:rPr>
          </w:rPrChange>
        </w:rPr>
        <w:t>&lt;x 2&gt; &lt;y 2&gt; &lt;t_start 2&gt; &lt;t_end 2&gt;</w:t>
      </w:r>
    </w:p>
    <w:p w:rsidR="00620A54" w:rsidRPr="005E6B98" w:rsidRDefault="00620A54" w:rsidP="002603CC">
      <w:pPr>
        <w:pStyle w:val="Code"/>
        <w:jc w:val="both"/>
        <w:rPr>
          <w:lang w:val="fr-FR"/>
          <w:rPrChange w:id="457" w:author="Robert McCall" w:date="2015-03-05T10:09:00Z">
            <w:rPr>
              <w:lang w:val="fr-FR"/>
            </w:rPr>
          </w:rPrChange>
        </w:rPr>
      </w:pPr>
      <w:r w:rsidRPr="005E6B98">
        <w:rPr>
          <w:lang w:val="fr-FR"/>
          <w:rPrChange w:id="458" w:author="Robert McCall" w:date="2015-03-05T10:09:00Z">
            <w:rPr>
              <w:lang w:val="fr-FR"/>
            </w:rPr>
          </w:rPrChange>
        </w:rPr>
        <w:t>&lt;x 3&gt; &lt;y 3&gt; &lt;t_start 3&gt; &lt;t_end 3&gt;</w:t>
      </w:r>
    </w:p>
    <w:p w:rsidR="00620A54" w:rsidRPr="005E6B98" w:rsidRDefault="00620A54" w:rsidP="002603CC">
      <w:pPr>
        <w:pStyle w:val="Code"/>
        <w:jc w:val="both"/>
        <w:rPr>
          <w:lang w:val="de-DE"/>
          <w:rPrChange w:id="459" w:author="Robert McCall" w:date="2015-03-05T10:09:00Z">
            <w:rPr>
              <w:lang w:val="de-DE"/>
            </w:rPr>
          </w:rPrChange>
        </w:rPr>
      </w:pPr>
      <w:r w:rsidRPr="005E6B98">
        <w:rPr>
          <w:lang w:val="de-DE"/>
          <w:rPrChange w:id="460" w:author="Robert McCall" w:date="2015-03-05T10:09:00Z">
            <w:rPr>
              <w:lang w:val="de-DE"/>
            </w:rPr>
          </w:rPrChange>
        </w:rPr>
        <w:t>...</w:t>
      </w:r>
    </w:p>
    <w:p w:rsidR="00620A54" w:rsidRPr="005E6B98" w:rsidRDefault="00620A54" w:rsidP="002603CC">
      <w:pPr>
        <w:pStyle w:val="Code"/>
        <w:jc w:val="both"/>
        <w:rPr>
          <w:lang w:val="de-DE"/>
          <w:rPrChange w:id="461" w:author="Robert McCall" w:date="2015-03-05T10:09:00Z">
            <w:rPr>
              <w:lang w:val="de-DE"/>
            </w:rPr>
          </w:rPrChange>
        </w:rPr>
      </w:pPr>
      <w:r w:rsidRPr="005E6B98">
        <w:rPr>
          <w:lang w:val="de-DE"/>
          <w:rPrChange w:id="462" w:author="Robert McCall" w:date="2015-03-05T10:09:00Z">
            <w:rPr>
              <w:lang w:val="de-DE"/>
            </w:rPr>
          </w:rPrChang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63" w:name="_Toc285701682"/>
      <w:bookmarkStart w:id="464" w:name="_Toc412623872"/>
      <w:r w:rsidRPr="004F2B4F">
        <w:rPr>
          <w:lang w:val="en-US"/>
        </w:rPr>
        <w:t xml:space="preserve">Ship </w:t>
      </w:r>
      <w:r w:rsidR="000E2A0A" w:rsidRPr="004F2B4F">
        <w:rPr>
          <w:lang w:val="en-US"/>
        </w:rPr>
        <w:t>waves</w:t>
      </w:r>
      <w:bookmarkEnd w:id="463"/>
      <w:bookmarkEnd w:id="464"/>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465"/>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465"/>
      <w:r w:rsidR="00664C37" w:rsidRPr="004F2B4F">
        <w:rPr>
          <w:rStyle w:val="CommentReference"/>
          <w:lang w:val="en-US"/>
        </w:rPr>
        <w:commentReference w:id="465"/>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lastRenderedPageBreak/>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5E6B98" w:rsidRDefault="00620A54" w:rsidP="002603CC">
      <w:pPr>
        <w:pStyle w:val="Codeheader"/>
        <w:rPr>
          <w:lang w:val="fr-FR"/>
          <w:rPrChange w:id="466" w:author="Robert McCall" w:date="2015-03-05T10:09:00Z">
            <w:rPr/>
          </w:rPrChange>
        </w:rPr>
      </w:pPr>
      <w:proofErr w:type="gramStart"/>
      <w:r w:rsidRPr="005E6B98">
        <w:rPr>
          <w:lang w:val="fr-FR"/>
          <w:rPrChange w:id="467" w:author="Robert McCall" w:date="2015-03-05T10:09:00Z">
            <w:rPr/>
          </w:rPrChange>
        </w:rPr>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68" w:name="_Ref285455080"/>
      <w:bookmarkStart w:id="469" w:name="_Ref285455082"/>
      <w:bookmarkStart w:id="470" w:name="_Toc285701683"/>
      <w:bookmarkStart w:id="471" w:name="_Toc412623873"/>
      <w:r w:rsidRPr="004F2B4F">
        <w:rPr>
          <w:lang w:val="en-US"/>
        </w:rPr>
        <w:t>Output selection</w:t>
      </w:r>
      <w:bookmarkEnd w:id="468"/>
      <w:bookmarkEnd w:id="469"/>
      <w:bookmarkEnd w:id="470"/>
      <w:bookmarkEnd w:id="471"/>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global output variables, not per se the same size as nglobalvar </w:t>
            </w:r>
            <w:r w:rsidRPr="004F2B4F">
              <w:lastRenderedPageBreak/>
              <w:t>(invalid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Minimum </w:t>
            </w:r>
            <w:r w:rsidRPr="004F2B4F">
              <w:lastRenderedPageBreak/>
              <w:t>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w:t>
            </w:r>
            <w:r w:rsidRPr="004F2B4F">
              <w:lastRenderedPageBreak/>
              <w:t>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Start time of output, in </w:t>
            </w:r>
            <w:r w:rsidRPr="004F2B4F">
              <w:lastRenderedPageBreak/>
              <w:t>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72" w:name="_Toc285701684"/>
      <w:bookmarkStart w:id="473" w:name="_Toc412623874"/>
      <w:r w:rsidRPr="004F2B4F">
        <w:rPr>
          <w:lang w:val="en-US"/>
        </w:rPr>
        <w:lastRenderedPageBreak/>
        <w:t>Output types</w:t>
      </w:r>
      <w:bookmarkEnd w:id="472"/>
      <w:bookmarkEnd w:id="473"/>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A37B4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474"/>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xml:space="preserve">, immediately followed by one line per </w:t>
      </w:r>
      <w:r w:rsidRPr="004F2B4F">
        <w:rPr>
          <w:lang w:val="en-US"/>
        </w:rPr>
        <w:lastRenderedPageBreak/>
        <w:t>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474"/>
      <w:r w:rsidR="00891C5C" w:rsidRPr="004F2B4F">
        <w:rPr>
          <w:rStyle w:val="CommentReference"/>
          <w:lang w:val="en-US"/>
        </w:rPr>
        <w:commentReference w:id="474"/>
      </w:r>
    </w:p>
    <w:p w:rsidR="00620A54" w:rsidRPr="004F2B4F" w:rsidRDefault="00620A54" w:rsidP="002603CC">
      <w:pPr>
        <w:pStyle w:val="Heading3"/>
        <w:jc w:val="both"/>
        <w:rPr>
          <w:lang w:val="en-US"/>
        </w:rPr>
      </w:pPr>
      <w:bookmarkStart w:id="475" w:name="_Ref285459027"/>
      <w:bookmarkStart w:id="476" w:name="_Toc285701685"/>
      <w:bookmarkStart w:id="477" w:name="_Toc412623875"/>
      <w:r w:rsidRPr="004F2B4F">
        <w:rPr>
          <w:lang w:val="en-US"/>
        </w:rPr>
        <w:t>Output times</w:t>
      </w:r>
      <w:bookmarkEnd w:id="475"/>
      <w:bookmarkEnd w:id="476"/>
      <w:bookmarkEnd w:id="477"/>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lastRenderedPageBreak/>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lastRenderedPageBreak/>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478" w:name="_Toc285701686"/>
      <w:bookmarkStart w:id="479" w:name="_Toc412623876"/>
      <w:r w:rsidRPr="004F2B4F">
        <w:rPr>
          <w:lang w:val="en-US"/>
        </w:rPr>
        <w:t>Output format</w:t>
      </w:r>
      <w:bookmarkEnd w:id="478"/>
      <w:bookmarkEnd w:id="479"/>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lastRenderedPageBreak/>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480" w:name="_Toc285701687"/>
      <w:bookmarkStart w:id="481" w:name="_Toc412623877"/>
      <w:r w:rsidRPr="004F2B4F">
        <w:rPr>
          <w:lang w:val="en-US"/>
        </w:rPr>
        <w:t>Time parameters</w:t>
      </w:r>
      <w:bookmarkEnd w:id="480"/>
      <w:bookmarkEnd w:id="481"/>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A37B4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A37B4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Maximum Courant-Friedrichs-Lewy </w:t>
            </w:r>
            <w:r w:rsidRPr="004F2B4F">
              <w:lastRenderedPageBreak/>
              <w:t>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482" w:name="_Toc412623878"/>
      <w:r w:rsidRPr="004F2B4F">
        <w:rPr>
          <w:lang w:val="en-US"/>
        </w:rPr>
        <w:lastRenderedPageBreak/>
        <w:t>Bibliography</w:t>
      </w:r>
      <w:bookmarkEnd w:id="482"/>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483"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Dongeren, A. R.,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proofErr w:type="gramStart"/>
      <w:r w:rsidRPr="005E6B98">
        <w:rPr>
          <w:rFonts w:ascii="Arial" w:hAnsi="Arial" w:cs="Arial"/>
          <w:sz w:val="21"/>
          <w:szCs w:val="21"/>
          <w:rPrChange w:id="484" w:author="Robert McCall" w:date="2015-03-05T10:09:00Z">
            <w:rPr>
              <w:rFonts w:ascii="Arial" w:hAnsi="Arial" w:cs="Arial"/>
              <w:sz w:val="21"/>
              <w:szCs w:val="21"/>
              <w:lang w:val="de-DE"/>
            </w:rPr>
          </w:rPrChange>
        </w:rPr>
        <w:t>Komar, P. D., &amp; Miller, M. C. (1975).</w:t>
      </w:r>
      <w:proofErr w:type="gramEnd"/>
      <w:r w:rsidRPr="005E6B98">
        <w:rPr>
          <w:rFonts w:ascii="Arial" w:hAnsi="Arial" w:cs="Arial"/>
          <w:sz w:val="21"/>
          <w:szCs w:val="21"/>
          <w:rPrChange w:id="485" w:author="Robert McCall" w:date="2015-03-05T10:09:00Z">
            <w:rPr>
              <w:rFonts w:ascii="Arial" w:hAnsi="Arial" w:cs="Arial"/>
              <w:sz w:val="21"/>
              <w:szCs w:val="21"/>
              <w:lang w:val="de-DE"/>
            </w:rPr>
          </w:rPrChange>
        </w:rPr>
        <w:t xml:space="preserve">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proofErr w:type="gramStart"/>
      <w:r w:rsidRPr="005E6B98">
        <w:rPr>
          <w:rFonts w:ascii="Arial" w:hAnsi="Arial" w:cs="Arial"/>
          <w:sz w:val="21"/>
          <w:szCs w:val="21"/>
          <w:rPrChange w:id="486" w:author="Robert McCall" w:date="2015-03-05T10:09:00Z">
            <w:rPr>
              <w:rFonts w:ascii="Arial" w:hAnsi="Arial" w:cs="Arial"/>
              <w:sz w:val="21"/>
              <w:szCs w:val="21"/>
              <w:lang w:val="fr-FR"/>
            </w:rPr>
          </w:rPrChange>
        </w:rPr>
        <w:t>Longuet-Higgins, M. S., &amp; Stewart, R. W. (1964).</w:t>
      </w:r>
      <w:proofErr w:type="gramEnd"/>
      <w:r w:rsidRPr="005E6B98">
        <w:rPr>
          <w:rFonts w:ascii="Arial" w:hAnsi="Arial" w:cs="Arial"/>
          <w:sz w:val="21"/>
          <w:szCs w:val="21"/>
          <w:rPrChange w:id="487" w:author="Robert McCall" w:date="2015-03-05T10:09:00Z">
            <w:rPr>
              <w:rFonts w:ascii="Arial" w:hAnsi="Arial" w:cs="Arial"/>
              <w:sz w:val="21"/>
              <w:szCs w:val="21"/>
              <w:lang w:val="fr-FR"/>
            </w:rPr>
          </w:rPrChange>
        </w:rPr>
        <w:t xml:space="preserve">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 xml:space="preserve">Modeling the effects of hard structures on dune erosion and overwash - a case study of the impact </w:t>
      </w:r>
      <w:r w:rsidRPr="004F2B4F">
        <w:rPr>
          <w:rFonts w:ascii="Arial" w:hAnsi="Arial" w:cs="Arial"/>
          <w:sz w:val="21"/>
          <w:szCs w:val="21"/>
          <w:lang w:val="en-US"/>
        </w:rPr>
        <w:lastRenderedPageBreak/>
        <w:t>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proofErr w:type="gramStart"/>
      <w:r w:rsidRPr="005E6B98">
        <w:rPr>
          <w:rFonts w:ascii="Arial" w:hAnsi="Arial" w:cs="Arial"/>
          <w:sz w:val="21"/>
          <w:szCs w:val="21"/>
          <w:rPrChange w:id="488" w:author="Robert McCall" w:date="2015-03-05T10:09:00Z">
            <w:rPr>
              <w:rFonts w:ascii="Arial" w:hAnsi="Arial" w:cs="Arial"/>
              <w:sz w:val="21"/>
              <w:szCs w:val="21"/>
              <w:lang w:val="nl-NL"/>
            </w:rPr>
          </w:rPrChange>
        </w:rPr>
        <w:t>Stelling, G. S., &amp; Zijlema, M. (2003).</w:t>
      </w:r>
      <w:proofErr w:type="gramEnd"/>
      <w:r w:rsidRPr="005E6B98">
        <w:rPr>
          <w:rFonts w:ascii="Arial" w:hAnsi="Arial" w:cs="Arial"/>
          <w:sz w:val="21"/>
          <w:szCs w:val="21"/>
          <w:rPrChange w:id="489" w:author="Robert McCall" w:date="2015-03-05T10:09:00Z">
            <w:rPr>
              <w:rFonts w:ascii="Arial" w:hAnsi="Arial" w:cs="Arial"/>
              <w:sz w:val="21"/>
              <w:szCs w:val="21"/>
              <w:lang w:val="nl-NL"/>
            </w:rPr>
          </w:rPrChange>
        </w:rPr>
        <w:t xml:space="preserve">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lastRenderedPageBreak/>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5E6B98">
        <w:rPr>
          <w:rFonts w:ascii="Arial" w:hAnsi="Arial" w:cs="Arial"/>
          <w:sz w:val="21"/>
          <w:szCs w:val="21"/>
          <w:lang w:val="nl-NL"/>
          <w:rPrChange w:id="490" w:author="Robert McCall" w:date="2015-03-05T10:09:00Z">
            <w:rPr>
              <w:rFonts w:ascii="Arial" w:hAnsi="Arial" w:cs="Arial"/>
              <w:sz w:val="21"/>
              <w:szCs w:val="21"/>
            </w:rPr>
          </w:rPrChange>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483"/>
    </w:p>
    <w:p w:rsidR="00691D3B" w:rsidRPr="004F2B4F" w:rsidRDefault="00691D3B" w:rsidP="002603CC">
      <w:pPr>
        <w:pStyle w:val="Heading2"/>
        <w:jc w:val="both"/>
        <w:rPr>
          <w:lang w:val="en-US"/>
        </w:rPr>
      </w:pPr>
      <w:bookmarkStart w:id="491" w:name="_Toc412196416"/>
      <w:bookmarkStart w:id="492" w:name="_Toc412623880"/>
      <w:commentRangeStart w:id="493"/>
      <w:r w:rsidRPr="004F2B4F">
        <w:rPr>
          <w:lang w:val="en-US"/>
        </w:rPr>
        <w:t>Hands on exercises</w:t>
      </w:r>
      <w:commentRangeEnd w:id="493"/>
      <w:r w:rsidRPr="004F2B4F">
        <w:rPr>
          <w:rStyle w:val="CommentReference"/>
          <w:b w:val="0"/>
          <w:iCs w:val="0"/>
          <w:lang w:val="en-US"/>
        </w:rPr>
        <w:commentReference w:id="493"/>
      </w:r>
      <w:r w:rsidRPr="004F2B4F">
        <w:rPr>
          <w:lang w:val="en-US"/>
        </w:rPr>
        <w:t xml:space="preserve"> (based on basic XBeach exercises)</w:t>
      </w:r>
      <w:bookmarkEnd w:id="491"/>
      <w:bookmarkEnd w:id="492"/>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494" w:name="_Toc412196417"/>
      <w:bookmarkStart w:id="495" w:name="_Toc412623881"/>
      <w:r w:rsidRPr="004F2B4F">
        <w:rPr>
          <w:lang w:val="en-US"/>
        </w:rPr>
        <w:t>Dune erosion at Delfland, Netherlands (1D)</w:t>
      </w:r>
      <w:bookmarkEnd w:id="494"/>
      <w:bookmarkEnd w:id="495"/>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496" w:name="_Toc412196418"/>
      <w:bookmarkStart w:id="497" w:name="_Toc412623882"/>
      <w:r w:rsidRPr="004F2B4F">
        <w:rPr>
          <w:lang w:val="en-US"/>
        </w:rPr>
        <w:lastRenderedPageBreak/>
        <w:t>Nourishment scenarios near Kijkduin, Holland (1D)</w:t>
      </w:r>
      <w:bookmarkEnd w:id="496"/>
      <w:bookmarkEnd w:id="497"/>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498" w:name="_Toc412196419"/>
      <w:bookmarkStart w:id="499"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498"/>
      <w:bookmarkEnd w:id="499"/>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500" w:name="_Toc412196420"/>
      <w:bookmarkStart w:id="501" w:name="_Toc412623884"/>
      <w:r w:rsidRPr="004F2B4F">
        <w:rPr>
          <w:lang w:val="en-US"/>
        </w:rPr>
        <w:lastRenderedPageBreak/>
        <w:t>Yanchep perched beach and natural breakwater (2DH)</w:t>
      </w:r>
      <w:bookmarkEnd w:id="500"/>
      <w:bookmarkEnd w:id="501"/>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502" w:name="_Toc412196421"/>
      <w:bookmarkStart w:id="503" w:name="_Toc412623885"/>
      <w:r w:rsidRPr="004F2B4F">
        <w:rPr>
          <w:lang w:val="en-US"/>
        </w:rPr>
        <w:lastRenderedPageBreak/>
        <w:t>Advanced model coefficients</w:t>
      </w:r>
      <w:bookmarkEnd w:id="502"/>
      <w:bookmarkEnd w:id="503"/>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504" w:name="_Toc412196422"/>
      <w:bookmarkStart w:id="505" w:name="_Toc412623886"/>
      <w:r w:rsidRPr="004F2B4F">
        <w:rPr>
          <w:lang w:val="en-US"/>
        </w:rPr>
        <w:t>Wave numerics</w:t>
      </w:r>
      <w:bookmarkEnd w:id="504"/>
      <w:bookmarkEnd w:id="505"/>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06" w:name="_Toc412196423"/>
      <w:bookmarkStart w:id="507" w:name="_Toc412623887"/>
      <w:r w:rsidRPr="004F2B4F">
        <w:rPr>
          <w:lang w:val="en-US"/>
        </w:rPr>
        <w:t>Wave dissipation</w:t>
      </w:r>
      <w:bookmarkEnd w:id="506"/>
      <w:bookmarkEnd w:id="507"/>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DA7930"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w:t>
            </w:r>
            <w:r w:rsidRPr="00844679">
              <w:rPr>
                <w:lang w:val="nl-NL"/>
              </w:rPr>
              <w:lastRenderedPageBreak/>
              <w:t xml:space="preserve">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08" w:name="_Toc412196424"/>
      <w:bookmarkStart w:id="509" w:name="_Toc412623888"/>
      <w:r w:rsidRPr="004F2B4F">
        <w:rPr>
          <w:lang w:val="en-US"/>
        </w:rPr>
        <w:lastRenderedPageBreak/>
        <w:t>Rollers</w:t>
      </w:r>
      <w:bookmarkEnd w:id="508"/>
      <w:bookmarkEnd w:id="509"/>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10" w:name="_Toc412196425"/>
      <w:bookmarkStart w:id="511" w:name="_Toc412623889"/>
      <w:r w:rsidRPr="004F2B4F">
        <w:rPr>
          <w:lang w:val="en-US"/>
        </w:rPr>
        <w:t>Wave-current interaction</w:t>
      </w:r>
      <w:bookmarkEnd w:id="510"/>
      <w:bookmarkEnd w:id="511"/>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12" w:name="_Toc412196426"/>
      <w:bookmarkStart w:id="513" w:name="_Toc412623890"/>
      <w:r w:rsidRPr="004F2B4F">
        <w:rPr>
          <w:lang w:val="en-US"/>
        </w:rPr>
        <w:t>Bed friction and viscosity</w:t>
      </w:r>
      <w:bookmarkEnd w:id="512"/>
      <w:bookmarkEnd w:id="513"/>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A37B4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A37B4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14" w:name="_Toc412196427"/>
      <w:bookmarkStart w:id="515" w:name="_Toc412623891"/>
      <w:r w:rsidRPr="004F2B4F">
        <w:rPr>
          <w:lang w:val="en-US"/>
        </w:rPr>
        <w:t>Flow numerics</w:t>
      </w:r>
      <w:bookmarkEnd w:id="514"/>
      <w:bookmarkEnd w:id="515"/>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16" w:name="_Toc412196428"/>
      <w:bookmarkStart w:id="517" w:name="_Toc412623892"/>
      <w:r w:rsidRPr="004F2B4F">
        <w:rPr>
          <w:lang w:val="en-US"/>
        </w:rPr>
        <w:t>Sediment transport</w:t>
      </w:r>
      <w:bookmarkEnd w:id="516"/>
      <w:bookmarkEnd w:id="517"/>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18" w:name="_Toc412196429"/>
      <w:bookmarkStart w:id="519" w:name="_Toc412623893"/>
      <w:r w:rsidRPr="004F2B4F">
        <w:rPr>
          <w:lang w:val="en-US"/>
        </w:rPr>
        <w:t>Sediment transport numerics</w:t>
      </w:r>
      <w:bookmarkEnd w:id="518"/>
      <w:bookmarkEnd w:id="519"/>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20" w:name="_Toc412196430"/>
      <w:bookmarkStart w:id="521" w:name="_Toc412623894"/>
      <w:r w:rsidRPr="004F2B4F">
        <w:rPr>
          <w:lang w:val="en-US"/>
        </w:rPr>
        <w:t>Quasi-3D sediment transport</w:t>
      </w:r>
      <w:bookmarkEnd w:id="520"/>
      <w:bookmarkEnd w:id="521"/>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2" w:name="_Toc412196431"/>
      <w:bookmarkStart w:id="523" w:name="_Toc412623895"/>
      <w:r w:rsidRPr="004F2B4F">
        <w:rPr>
          <w:lang w:val="en-US"/>
        </w:rPr>
        <w:t>Morphology</w:t>
      </w:r>
      <w:bookmarkEnd w:id="522"/>
      <w:bookmarkEnd w:id="523"/>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A37B4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A37B4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4" w:name="_Toc412196432"/>
      <w:bookmarkStart w:id="525" w:name="_Toc412623896"/>
      <w:r w:rsidRPr="004F2B4F">
        <w:rPr>
          <w:lang w:val="en-US"/>
        </w:rPr>
        <w:t>Bed update</w:t>
      </w:r>
      <w:bookmarkEnd w:id="524"/>
      <w:bookmarkEnd w:id="525"/>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Merge threshold for variable sediment layer (ratio to </w:t>
            </w:r>
            <w:r w:rsidRPr="004F2B4F">
              <w:lastRenderedPageBreak/>
              <w:t>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6" w:name="_Toc412196433"/>
      <w:bookmarkStart w:id="527" w:name="_Toc412623897"/>
      <w:r w:rsidRPr="004F2B4F">
        <w:rPr>
          <w:lang w:val="en-US"/>
        </w:rPr>
        <w:t>Groundwater flow</w:t>
      </w:r>
      <w:bookmarkEnd w:id="526"/>
      <w:bookmarkEnd w:id="527"/>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A37B4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A37B4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Reynolds number for </w:t>
            </w:r>
            <w:r w:rsidRPr="004F2B4F">
              <w:lastRenderedPageBreak/>
              <w:t>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528"/>
            <w:r w:rsidRPr="004F2B4F">
              <w:lastRenderedPageBreak/>
              <w:t>gwfastsolve*</w:t>
            </w:r>
            <w:commentRangeEnd w:id="528"/>
            <w:r w:rsidR="004B463E">
              <w:rPr>
                <w:rStyle w:val="CommentReference"/>
                <w:rFonts w:ascii="Arial" w:eastAsia="Times New Roman" w:hAnsi="Arial" w:cs="Arial"/>
                <w:b w:val="0"/>
                <w:bCs w:val="0"/>
                <w:color w:val="auto"/>
                <w:lang w:val="en-GB"/>
              </w:rPr>
              <w:commentReference w:id="528"/>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29" w:name="_Toc412196434"/>
      <w:bookmarkStart w:id="530" w:name="_Toc412623898"/>
      <w:r w:rsidRPr="004F2B4F">
        <w:rPr>
          <w:lang w:val="en-US"/>
        </w:rPr>
        <w:t>Non-hydrostatic correction</w:t>
      </w:r>
      <w:bookmarkEnd w:id="529"/>
      <w:bookmarkEnd w:id="530"/>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531"/>
            <w:r w:rsidRPr="004F2B4F">
              <w:t>breakviscfac*</w:t>
            </w:r>
            <w:commentRangeEnd w:id="531"/>
            <w:r w:rsidR="004B463E">
              <w:rPr>
                <w:rStyle w:val="CommentReference"/>
                <w:rFonts w:ascii="Arial" w:eastAsia="Times New Roman" w:hAnsi="Arial" w:cs="Arial"/>
                <w:b w:val="0"/>
                <w:bCs w:val="0"/>
                <w:color w:val="auto"/>
                <w:lang w:val="en-GB"/>
              </w:rPr>
              <w:commentReference w:id="531"/>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532"/>
            <w:r w:rsidRPr="004F2B4F">
              <w:t>reformsteep*</w:t>
            </w:r>
            <w:commentRangeEnd w:id="532"/>
            <w:r w:rsidR="004B463E">
              <w:rPr>
                <w:rStyle w:val="CommentReference"/>
                <w:rFonts w:ascii="Arial" w:eastAsia="Times New Roman" w:hAnsi="Arial" w:cs="Arial"/>
                <w:b w:val="0"/>
                <w:bCs w:val="0"/>
                <w:color w:val="auto"/>
                <w:lang w:val="en-GB"/>
              </w:rPr>
              <w:commentReference w:id="532"/>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33" w:name="_Toc412196435"/>
      <w:bookmarkStart w:id="534" w:name="_Toc412623899"/>
      <w:r w:rsidRPr="004F2B4F">
        <w:rPr>
          <w:lang w:val="en-US"/>
        </w:rPr>
        <w:t>Physical constants</w:t>
      </w:r>
      <w:bookmarkEnd w:id="533"/>
      <w:bookmarkEnd w:id="534"/>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35" w:name="_Toc412196436"/>
      <w:bookmarkStart w:id="536" w:name="_Toc412623900"/>
      <w:r w:rsidRPr="004F2B4F">
        <w:rPr>
          <w:lang w:val="en-US"/>
        </w:rPr>
        <w:t>Coriolis force</w:t>
      </w:r>
      <w:bookmarkEnd w:id="535"/>
      <w:bookmarkEnd w:id="536"/>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Angular velocity of earth calculated as: </w:t>
            </w:r>
            <w:r w:rsidRPr="004F2B4F">
              <w:lastRenderedPageBreak/>
              <w:t>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37" w:name="_Toc412196437"/>
      <w:bookmarkStart w:id="538" w:name="_Toc412623901"/>
      <w:r w:rsidRPr="004F2B4F">
        <w:rPr>
          <w:lang w:val="en-US"/>
        </w:rPr>
        <w:lastRenderedPageBreak/>
        <w:t>MPI</w:t>
      </w:r>
      <w:bookmarkEnd w:id="537"/>
      <w:bookmarkEnd w:id="538"/>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39" w:name="_Toc412196438"/>
      <w:bookmarkStart w:id="540" w:name="_Toc412623902"/>
      <w:r w:rsidRPr="004F2B4F">
        <w:rPr>
          <w:lang w:val="en-US"/>
        </w:rPr>
        <w:t>Output projection</w:t>
      </w:r>
      <w:bookmarkEnd w:id="539"/>
      <w:bookmarkEnd w:id="540"/>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541" w:name="_Toc412623903"/>
      <w:r w:rsidRPr="004F2B4F">
        <w:rPr>
          <w:lang w:val="en-US"/>
        </w:rPr>
        <w:t>Numerical implementation</w:t>
      </w:r>
      <w:bookmarkEnd w:id="541"/>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542" w:name="_Toc412623904"/>
      <w:r w:rsidRPr="004F2B4F">
        <w:rPr>
          <w:lang w:val="en-US"/>
        </w:rPr>
        <w:t>Grid types</w:t>
      </w:r>
      <w:bookmarkEnd w:id="542"/>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543" w:name="_Toc412623905"/>
      <w:r w:rsidRPr="004F2B4F">
        <w:rPr>
          <w:lang w:val="en-US"/>
        </w:rPr>
        <w:t>Grid set-up</w:t>
      </w:r>
      <w:bookmarkEnd w:id="543"/>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544" w:author="Robert McCall" w:date="2015-03-05T10:48:00Z">
        <w:r w:rsidR="00A37B49" w:rsidRPr="004F2B4F">
          <w:rPr>
            <w:lang w:val="en-US"/>
          </w:rPr>
          <w:t xml:space="preserve">Figure </w:t>
        </w:r>
        <w:r w:rsidR="00A37B49">
          <w:rPr>
            <w:noProof/>
            <w:lang w:val="en-US"/>
          </w:rPr>
          <w:t>6</w:t>
        </w:r>
        <w:r w:rsidR="00A37B49" w:rsidRPr="004F2B4F">
          <w:rPr>
            <w:noProof/>
            <w:lang w:val="en-US"/>
          </w:rPr>
          <w:t>.</w:t>
        </w:r>
        <w:r w:rsidR="00A37B49">
          <w:rPr>
            <w:noProof/>
            <w:lang w:val="en-US"/>
          </w:rPr>
          <w:t>1</w:t>
        </w:r>
      </w:ins>
      <w:del w:id="545"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65pt;height:15.05pt" o:ole="">
            <v:imagedata r:id="rId265" o:title=""/>
          </v:shape>
          <o:OLEObject Type="Embed" ProgID="Equation.DSMT4" ShapeID="_x0000_i1138" DrawAspect="Content" ObjectID="_1487063892" r:id="rId266"/>
        </w:object>
      </w:r>
      <w:proofErr w:type="gramStart"/>
      <w:r w:rsidRPr="004F2B4F">
        <w:rPr>
          <w:lang w:val="en-US"/>
        </w:rPr>
        <w:t xml:space="preserve">and </w:t>
      </w:r>
      <w:proofErr w:type="gramEnd"/>
      <w:r w:rsidRPr="004F2B4F">
        <w:rPr>
          <w:position w:val="-6"/>
          <w:lang w:val="en-US"/>
        </w:rPr>
        <w:object w:dxaOrig="340" w:dyaOrig="279">
          <v:shape id="_x0000_i1139" type="#_x0000_t75" style="width:17.3pt;height:15.05pt" o:ole="">
            <v:imagedata r:id="rId267" o:title=""/>
          </v:shape>
          <o:OLEObject Type="Embed" ProgID="Equation.DSMT4" ShapeID="_x0000_i1139" DrawAspect="Content" ObjectID="_1487063893" r:id="rId268"/>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546" w:author="Robert McCall" w:date="2015-03-05T10:48:00Z">
        <w:r w:rsidR="00A37B49" w:rsidRPr="004F2B4F">
          <w:rPr>
            <w:lang w:val="en-US"/>
          </w:rPr>
          <w:t xml:space="preserve">Figure </w:t>
        </w:r>
        <w:r w:rsidR="00A37B49">
          <w:rPr>
            <w:noProof/>
            <w:lang w:val="en-US"/>
          </w:rPr>
          <w:t>6</w:t>
        </w:r>
        <w:r w:rsidR="00A37B49" w:rsidRPr="004F2B4F">
          <w:rPr>
            <w:noProof/>
            <w:lang w:val="en-US"/>
          </w:rPr>
          <w:t>.</w:t>
        </w:r>
        <w:r w:rsidR="00A37B49">
          <w:rPr>
            <w:noProof/>
            <w:lang w:val="en-US"/>
          </w:rPr>
          <w:t>1</w:t>
        </w:r>
      </w:ins>
      <w:del w:id="547"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548" w:name="_Ref411936920"/>
      <w:bookmarkStart w:id="549" w:name="_Ref41193547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A37B49">
        <w:rPr>
          <w:noProof/>
          <w:lang w:val="en-US"/>
        </w:rPr>
        <w:t>6</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A37B49">
        <w:rPr>
          <w:noProof/>
          <w:lang w:val="en-US"/>
        </w:rPr>
        <w:t>1</w:t>
      </w:r>
      <w:r w:rsidR="00394891" w:rsidRPr="004F2B4F">
        <w:rPr>
          <w:lang w:val="en-US"/>
        </w:rPr>
        <w:fldChar w:fldCharType="end"/>
      </w:r>
      <w:bookmarkEnd w:id="548"/>
      <w:r w:rsidRPr="004F2B4F">
        <w:rPr>
          <w:lang w:val="en-US"/>
        </w:rPr>
        <w:t xml:space="preserve"> Location of staggered grid points (left panel); definition of grid distances (middle) and terms in volume balance (right)</w:t>
      </w:r>
      <w:bookmarkEnd w:id="549"/>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550" w:name="_Toc410145831"/>
      <w:bookmarkStart w:id="551" w:name="_Toc412623906"/>
      <w:r w:rsidRPr="004F2B4F">
        <w:rPr>
          <w:lang w:val="en-US"/>
        </w:rPr>
        <w:t>Shallow water equations</w:t>
      </w:r>
      <w:bookmarkEnd w:id="550"/>
      <w:bookmarkEnd w:id="551"/>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6pt;height:30.15pt" o:ole="">
            <v:imagedata r:id="rId270" o:title=""/>
          </v:shape>
          <o:OLEObject Type="Embed" ProgID="Equation.DSMT4" ShapeID="_x0000_i1140" DrawAspect="Content" ObjectID="_1487063894"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2"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3pt;height:51.9pt" o:ole="">
            <v:imagedata r:id="rId272" o:title=""/>
          </v:shape>
          <o:OLEObject Type="Embed" ProgID="Equation.DSMT4" ShapeID="_x0000_i1141" DrawAspect="Content" ObjectID="_1487063895"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3"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ins w:id="554" w:author="Robert McCall" w:date="2015-03-05T10:48:00Z">
        <w:r w:rsidR="00A37B49" w:rsidRPr="00A37B49">
          <w:rPr>
            <w:lang w:val="en-US"/>
            <w:rPrChange w:id="555" w:author="Robert McCall" w:date="2015-03-05T10:48:00Z">
              <w:rPr>
                <w:b/>
                <w:bCs/>
                <w:lang w:val="en-US"/>
              </w:rPr>
            </w:rPrChange>
          </w:rPr>
          <w:t>Figure 6.2</w:t>
        </w:r>
      </w:ins>
      <w:del w:id="556" w:author="Robert McCall" w:date="2015-03-05T10:09:00Z">
        <w:r w:rsidR="00844679" w:rsidRPr="00844679" w:rsidDel="005E6B98">
          <w:rPr>
            <w:lang w:val="en-US"/>
          </w:rPr>
          <w:delText>Figure 6.2</w:delText>
        </w:r>
      </w:del>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15pt" o:ole="">
            <v:imagedata r:id="rId274" o:title=""/>
          </v:shape>
          <o:OLEObject Type="Embed" ProgID="Equation.DSMT4" ShapeID="_x0000_i1142" DrawAspect="Content" ObjectID="_1487063896"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7"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2.3pt;height:12.3pt" o:ole="">
            <v:imagedata r:id="rId276" o:title=""/>
          </v:shape>
          <o:OLEObject Type="Embed" ProgID="Equation.DSMT4" ShapeID="_x0000_i1143" DrawAspect="Content" ObjectID="_1487063897" r:id="rId277"/>
        </w:object>
      </w:r>
      <w:r w:rsidRPr="004F2B4F">
        <w:rPr>
          <w:lang w:val="en-US"/>
        </w:rPr>
        <w:t xml:space="preserve"> the density, g acceleration of gravity, </w:t>
      </w:r>
      <w:r w:rsidRPr="004F2B4F">
        <w:rPr>
          <w:position w:val="-14"/>
          <w:lang w:val="en-US"/>
        </w:rPr>
        <w:object w:dxaOrig="1100" w:dyaOrig="380">
          <v:shape id="_x0000_i1144" type="#_x0000_t75" style="width:54.7pt;height:19pt" o:ole="">
            <v:imagedata r:id="rId278" o:title=""/>
          </v:shape>
          <o:OLEObject Type="Embed" ProgID="Equation.DSMT4" ShapeID="_x0000_i1144" DrawAspect="Content" ObjectID="_1487063898"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1.1pt;height:30.15pt" o:ole="">
            <v:imagedata r:id="rId280" o:title=""/>
          </v:shape>
          <o:OLEObject Type="Embed" ProgID="Equation.DSMT4" ShapeID="_x0000_i1145" DrawAspect="Content" ObjectID="_1487063899"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8"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9pt;height:36.85pt" o:ole="">
            <v:imagedata r:id="rId282" o:title=""/>
          </v:shape>
          <o:OLEObject Type="Embed" ProgID="Equation.DSMT4" ShapeID="_x0000_i1146" DrawAspect="Content" ObjectID="_1487063900"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5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lastRenderedPageBreak/>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560" w:name="_Ref336832911"/>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A37B4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A37B49">
        <w:rPr>
          <w:b/>
          <w:bCs w:val="0"/>
          <w:noProof/>
          <w:lang w:val="en-US"/>
        </w:rPr>
        <w:t>2</w:t>
      </w:r>
      <w:r w:rsidR="00394891" w:rsidRPr="004F2B4F">
        <w:rPr>
          <w:b/>
          <w:bCs w:val="0"/>
          <w:lang w:val="en-US"/>
        </w:rPr>
        <w:fldChar w:fldCharType="end"/>
      </w:r>
      <w:bookmarkEnd w:id="560"/>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ins w:id="56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104</w:instrText>
        </w:r>
        <w:r w:rsidR="00A37B49" w:rsidRPr="004F2B4F">
          <w:rPr>
            <w:lang w:val="en-US"/>
          </w:rPr>
          <w:instrText>)</w:instrText>
        </w:r>
      </w:ins>
      <w:del w:id="56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ins w:id="56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105</w:instrText>
        </w:r>
        <w:r w:rsidR="00A37B49" w:rsidRPr="004F2B4F">
          <w:rPr>
            <w:lang w:val="en-US"/>
          </w:rPr>
          <w:instrText>)</w:instrText>
        </w:r>
      </w:ins>
      <w:del w:id="56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56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106</w:instrText>
        </w:r>
        <w:r w:rsidR="00A37B49" w:rsidRPr="004F2B4F">
          <w:rPr>
            <w:lang w:val="en-US"/>
          </w:rPr>
          <w:instrText>)</w:instrText>
        </w:r>
      </w:ins>
      <w:del w:id="5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1pt;height:15.05pt" o:ole="">
            <v:imagedata r:id="rId285" o:title=""/>
          </v:shape>
          <o:OLEObject Type="Embed" ProgID="Equation.DSMT4" ShapeID="_x0000_i1147" DrawAspect="Content" ObjectID="_1487063901"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95pt;height:92.1pt" o:ole="">
            <v:imagedata r:id="rId287" o:title=""/>
          </v:shape>
          <o:OLEObject Type="Embed" ProgID="Equation.DSMT4" ShapeID="_x0000_i1148" DrawAspect="Content" ObjectID="_1487063902"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67" w:author="Robert McCall" w:date="2015-03-05T10:09:00Z">
        <w:r w:rsidR="005E6B98" w:rsidDel="005E6B98">
          <w:rPr>
            <w:lang w:val="en-US"/>
          </w:rPr>
          <w:fldChar w:fldCharType="separate"/>
        </w:r>
      </w:del>
      <w:r w:rsidR="00801832" w:rsidRPr="004F2B4F">
        <w:rPr>
          <w:lang w:val="en-US"/>
        </w:rPr>
        <w:fldChar w:fldCharType="end"/>
      </w:r>
      <w:bookmarkStart w:id="568"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104</w:instrText>
      </w:r>
      <w:r w:rsidR="00801832" w:rsidRPr="004F2B4F">
        <w:rPr>
          <w:lang w:val="en-US"/>
        </w:rPr>
        <w:fldChar w:fldCharType="end"/>
      </w:r>
      <w:r w:rsidR="00801832" w:rsidRPr="004F2B4F">
        <w:rPr>
          <w:lang w:val="en-US"/>
        </w:rPr>
        <w:instrText>)</w:instrText>
      </w:r>
      <w:bookmarkEnd w:id="568"/>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5.1pt;height:107.15pt" o:ole="">
            <v:imagedata r:id="rId289" o:title=""/>
          </v:shape>
          <o:OLEObject Type="Embed" ProgID="Equation.DSMT4" ShapeID="_x0000_i1149" DrawAspect="Content" ObjectID="_1487063903"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69" w:author="Robert McCall" w:date="2015-03-05T10:09:00Z">
        <w:r w:rsidR="005E6B98" w:rsidDel="005E6B98">
          <w:rPr>
            <w:lang w:val="en-US"/>
          </w:rPr>
          <w:fldChar w:fldCharType="separate"/>
        </w:r>
      </w:del>
      <w:r w:rsidR="00801832" w:rsidRPr="004F2B4F">
        <w:rPr>
          <w:lang w:val="en-US"/>
        </w:rPr>
        <w:fldChar w:fldCharType="end"/>
      </w:r>
      <w:bookmarkStart w:id="570"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105</w:instrText>
      </w:r>
      <w:r w:rsidR="00801832" w:rsidRPr="004F2B4F">
        <w:rPr>
          <w:lang w:val="en-US"/>
        </w:rPr>
        <w:fldChar w:fldCharType="end"/>
      </w:r>
      <w:r w:rsidR="00801832" w:rsidRPr="004F2B4F">
        <w:rPr>
          <w:lang w:val="en-US"/>
        </w:rPr>
        <w:instrText>)</w:instrText>
      </w:r>
      <w:bookmarkEnd w:id="570"/>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57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106</w:instrText>
        </w:r>
        <w:r w:rsidR="00A37B49" w:rsidRPr="004F2B4F">
          <w:rPr>
            <w:lang w:val="en-US"/>
          </w:rPr>
          <w:instrText>)</w:instrText>
        </w:r>
      </w:ins>
      <w:del w:id="57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75pt;height:154.05pt" o:ole="">
            <v:imagedata r:id="rId291" o:title=""/>
          </v:shape>
          <o:OLEObject Type="Embed" ProgID="Equation.DSMT4" ShapeID="_x0000_i1150" DrawAspect="Content" ObjectID="_1487063904"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73" w:author="Robert McCall" w:date="2015-03-05T10:09:00Z">
        <w:r w:rsidR="005E6B98" w:rsidDel="005E6B98">
          <w:rPr>
            <w:lang w:val="en-US"/>
          </w:rPr>
          <w:fldChar w:fldCharType="separate"/>
        </w:r>
      </w:del>
      <w:r w:rsidR="00801832" w:rsidRPr="004F2B4F">
        <w:rPr>
          <w:lang w:val="en-US"/>
        </w:rPr>
        <w:fldChar w:fldCharType="end"/>
      </w:r>
      <w:bookmarkStart w:id="574"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106</w:instrText>
      </w:r>
      <w:r w:rsidR="00801832" w:rsidRPr="004F2B4F">
        <w:rPr>
          <w:lang w:val="en-US"/>
        </w:rPr>
        <w:fldChar w:fldCharType="end"/>
      </w:r>
      <w:r w:rsidR="00801832" w:rsidRPr="004F2B4F">
        <w:rPr>
          <w:lang w:val="en-US"/>
        </w:rPr>
        <w:instrText>)</w:instrText>
      </w:r>
      <w:bookmarkEnd w:id="574"/>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ins w:id="575" w:author="Robert McCall" w:date="2015-03-05T10:48:00Z">
        <w:r w:rsidR="00A37B49" w:rsidRPr="00A37B49">
          <w:rPr>
            <w:lang w:val="en-US"/>
            <w:rPrChange w:id="576" w:author="Robert McCall" w:date="2015-03-05T10:48:00Z">
              <w:rPr>
                <w:b/>
                <w:bCs/>
                <w:lang w:val="en-US"/>
              </w:rPr>
            </w:rPrChange>
          </w:rPr>
          <w:t>Figure 6.3</w:t>
        </w:r>
      </w:ins>
      <w:del w:id="577" w:author="Robert McCall" w:date="2015-03-05T10:09:00Z">
        <w:r w:rsidR="00844679" w:rsidRPr="00844679" w:rsidDel="005E6B98">
          <w:rPr>
            <w:lang w:val="en-US"/>
          </w:rPr>
          <w:delText>Figure 6.3</w:delText>
        </w:r>
      </w:del>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578" w:name="_Ref336835302"/>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A37B4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proofErr w:type="gramStart"/>
      <w:r w:rsidR="00A37B49">
        <w:rPr>
          <w:b/>
          <w:bCs w:val="0"/>
          <w:noProof/>
          <w:lang w:val="en-US"/>
        </w:rPr>
        <w:t>3</w:t>
      </w:r>
      <w:r w:rsidR="00394891" w:rsidRPr="004F2B4F">
        <w:rPr>
          <w:b/>
          <w:bCs w:val="0"/>
          <w:lang w:val="en-US"/>
        </w:rPr>
        <w:fldChar w:fldCharType="end"/>
      </w:r>
      <w:bookmarkEnd w:id="578"/>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579" w:name="_Toc412623907"/>
      <w:r w:rsidRPr="004F2B4F">
        <w:rPr>
          <w:lang w:val="en-US"/>
        </w:rPr>
        <w:t>Wave action balance</w:t>
      </w:r>
      <w:bookmarkEnd w:id="579"/>
    </w:p>
    <w:p w:rsidR="00313B40" w:rsidRPr="004F2B4F" w:rsidRDefault="00313B40" w:rsidP="002603CC">
      <w:pPr>
        <w:pStyle w:val="Heading4"/>
        <w:jc w:val="both"/>
        <w:rPr>
          <w:lang w:val="en-US"/>
        </w:rPr>
      </w:pPr>
      <w:bookmarkStart w:id="580" w:name="_Toc410145830"/>
      <w:r w:rsidRPr="004F2B4F">
        <w:rPr>
          <w:lang w:val="en-US"/>
        </w:rPr>
        <w:t>Nonstationary solver</w:t>
      </w:r>
      <w:bookmarkEnd w:id="580"/>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75pt;height:34.6pt" o:ole="">
            <v:imagedata r:id="rId294" o:title=""/>
          </v:shape>
          <o:OLEObject Type="Embed" ProgID="Equation.DSMT4" ShapeID="_x0000_i1151" DrawAspect="Content" ObjectID="_1487063905"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8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65pt;height:19pt" o:ole="">
            <v:imagedata r:id="rId296" o:title=""/>
          </v:shape>
          <o:OLEObject Type="Embed" ProgID="Equation.DSMT4" ShapeID="_x0000_i1152" DrawAspect="Content" ObjectID="_1487063906"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lastRenderedPageBreak/>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ins w:id="582"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108</w:instrText>
        </w:r>
        <w:r w:rsidR="00A37B49" w:rsidRPr="004F2B4F">
          <w:rPr>
            <w:lang w:val="en-US"/>
          </w:rPr>
          <w:instrText>)</w:instrText>
        </w:r>
      </w:ins>
      <w:del w:id="58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pt;height:217.1pt" o:ole="">
            <v:imagedata r:id="rId298" o:title=""/>
          </v:shape>
          <o:OLEObject Type="Embed" ProgID="Equation.DSMT4" ShapeID="_x0000_i1153" DrawAspect="Content" ObjectID="_1487063907"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84" w:author="Robert McCall" w:date="2015-03-05T10:09:00Z">
        <w:r w:rsidR="005E6B98" w:rsidDel="005E6B98">
          <w:rPr>
            <w:lang w:val="en-US"/>
          </w:rPr>
          <w:fldChar w:fldCharType="separate"/>
        </w:r>
      </w:del>
      <w:r w:rsidR="00801832" w:rsidRPr="004F2B4F">
        <w:rPr>
          <w:lang w:val="en-US"/>
        </w:rPr>
        <w:fldChar w:fldCharType="end"/>
      </w:r>
      <w:bookmarkStart w:id="585"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108</w:instrText>
      </w:r>
      <w:r w:rsidR="00801832" w:rsidRPr="004F2B4F">
        <w:rPr>
          <w:lang w:val="en-US"/>
        </w:rPr>
        <w:fldChar w:fldCharType="end"/>
      </w:r>
      <w:r w:rsidR="00801832" w:rsidRPr="004F2B4F">
        <w:rPr>
          <w:lang w:val="en-US"/>
        </w:rPr>
        <w:instrText>)</w:instrText>
      </w:r>
      <w:bookmarkEnd w:id="585"/>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1.85pt;height:37.4pt" o:ole="">
            <v:imagedata r:id="rId300" o:title=""/>
          </v:shape>
          <o:OLEObject Type="Embed" ProgID="Equation.DSMT4" ShapeID="_x0000_i1154" DrawAspect="Content" ObjectID="_1487063908" r:id="rId301"/>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86" w:author="Robert McCall" w:date="2015-03-05T10:09:00Z">
        <w:r w:rsidR="005E6B98" w:rsidDel="005E6B98">
          <w:rPr>
            <w:lang w:val="en-US"/>
          </w:rPr>
          <w:fldChar w:fldCharType="separate"/>
        </w:r>
      </w:del>
      <w:r w:rsidR="00801832" w:rsidRPr="004F2B4F">
        <w:rPr>
          <w:lang w:val="en-US"/>
        </w:rPr>
        <w:fldChar w:fldCharType="end"/>
      </w:r>
      <w:bookmarkStart w:id="587"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109</w:instrText>
      </w:r>
      <w:r w:rsidR="00801832" w:rsidRPr="004F2B4F">
        <w:rPr>
          <w:lang w:val="en-US"/>
        </w:rPr>
        <w:fldChar w:fldCharType="end"/>
      </w:r>
      <w:r w:rsidR="00801832" w:rsidRPr="004F2B4F">
        <w:rPr>
          <w:lang w:val="en-US"/>
        </w:rPr>
        <w:instrText>)</w:instrText>
      </w:r>
      <w:bookmarkEnd w:id="587"/>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588" w:name="_Toc410145829"/>
      <w:r w:rsidRPr="004F2B4F">
        <w:rPr>
          <w:lang w:val="en-US"/>
        </w:rPr>
        <w:t>Stationary solver</w:t>
      </w:r>
      <w:bookmarkEnd w:id="588"/>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ins w:id="58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109</w:instrText>
        </w:r>
        <w:r w:rsidR="00A37B49" w:rsidRPr="004F2B4F">
          <w:rPr>
            <w:lang w:val="en-US"/>
          </w:rPr>
          <w:instrText>)</w:instrText>
        </w:r>
      </w:ins>
      <w:del w:id="5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lastRenderedPageBreak/>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591" w:name="_Toc412623908"/>
      <w:r w:rsidRPr="004F2B4F">
        <w:rPr>
          <w:lang w:val="en-US"/>
        </w:rPr>
        <w:t>Shallow water equations</w:t>
      </w:r>
      <w:bookmarkEnd w:id="591"/>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592" w:name="_Toc412623909"/>
      <w:r w:rsidRPr="004F2B4F">
        <w:rPr>
          <w:lang w:val="en-US"/>
        </w:rPr>
        <w:t>Groundwater flow</w:t>
      </w:r>
      <w:bookmarkEnd w:id="592"/>
    </w:p>
    <w:p w:rsidR="003D1543" w:rsidRPr="004F2B4F" w:rsidRDefault="003D1543" w:rsidP="002603CC">
      <w:pPr>
        <w:rPr>
          <w:lang w:val="en-US"/>
        </w:rPr>
      </w:pPr>
      <w:r w:rsidRPr="004F2B4F">
        <w:rPr>
          <w:lang w:val="en-US"/>
        </w:rPr>
        <w:t xml:space="preserve">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w:t>
      </w:r>
      <w:del w:id="593" w:author="Robert McCall" w:date="2015-03-05T09:42:00Z">
        <w:r w:rsidRPr="004F2B4F" w:rsidDel="00B46F25">
          <w:rPr>
            <w:lang w:val="en-US"/>
          </w:rPr>
          <w:delText>centre</w:delText>
        </w:r>
      </w:del>
      <w:ins w:id="594" w:author="Robert McCall" w:date="2015-03-05T09:42:00Z">
        <w:r w:rsidR="00B46F25" w:rsidRPr="004F2B4F">
          <w:rPr>
            <w:lang w:val="en-US"/>
          </w:rPr>
          <w:t>center</w:t>
        </w:r>
      </w:ins>
      <w:r w:rsidRPr="004F2B4F">
        <w:rPr>
          <w:lang w:val="en-US"/>
        </w:rPr>
        <w:t xml:space="preserv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14"/>
          <w:lang w:val="en-US"/>
        </w:rPr>
        <w:object w:dxaOrig="3600" w:dyaOrig="380">
          <v:shape id="_x0000_i1255" type="#_x0000_t75" style="width:180.85pt;height:19pt" o:ole="">
            <v:imagedata r:id="rId302" o:title=""/>
          </v:shape>
          <o:OLEObject Type="Embed" ProgID="Equation.DSMT4" ShapeID="_x0000_i1255" DrawAspect="Content" ObjectID="_1487063909"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595" w:author="Robert McCall" w:date="2015-03-05T10:09:00Z">
        <w:r w:rsidR="005E6B98" w:rsidDel="005E6B98">
          <w:rPr>
            <w:lang w:val="en-US"/>
          </w:rPr>
          <w:fldChar w:fldCharType="separate"/>
        </w:r>
      </w:del>
      <w:r w:rsidR="00801832" w:rsidRPr="004F2B4F">
        <w:rPr>
          <w:lang w:val="en-US"/>
        </w:rPr>
        <w:fldChar w:fldCharType="end"/>
      </w:r>
      <w:bookmarkStart w:id="596"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110</w:instrText>
      </w:r>
      <w:r w:rsidR="00801832" w:rsidRPr="004F2B4F">
        <w:rPr>
          <w:lang w:val="en-US"/>
        </w:rPr>
        <w:fldChar w:fldCharType="end"/>
      </w:r>
      <w:r w:rsidR="00801832" w:rsidRPr="004F2B4F">
        <w:rPr>
          <w:lang w:val="en-US"/>
        </w:rPr>
        <w:instrText>)</w:instrText>
      </w:r>
      <w:bookmarkEnd w:id="596"/>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d="59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110</w:instrText>
        </w:r>
        <w:r w:rsidR="00A37B49" w:rsidRPr="004F2B4F">
          <w:rPr>
            <w:lang w:val="en-US"/>
          </w:rPr>
          <w:instrText>)</w:instrText>
        </w:r>
      </w:ins>
      <w:del w:id="59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w:t>
      </w:r>
      <w:ins w:id="599" w:author="Robert McCall" w:date="2015-03-05T09:58:00Z">
        <w:r w:rsidR="00FC4F1E">
          <w:rPr>
            <w:lang w:val="en-US"/>
          </w:rPr>
          <w:t xml:space="preserve"> (equal to the parameter </w:t>
        </w:r>
        <w:r w:rsidR="00FC4F1E" w:rsidRPr="00FC4F1E">
          <w:rPr>
            <w:i/>
            <w:lang w:val="en-US"/>
            <w:rPrChange w:id="600" w:author="Robert McCall" w:date="2015-03-05T09:59:00Z">
              <w:rPr>
                <w:lang w:val="en-US"/>
              </w:rPr>
            </w:rPrChange>
          </w:rPr>
          <w:t>dwetlayer</w:t>
        </w:r>
        <w:r w:rsidR="00FC4F1E">
          <w:rPr>
            <w:lang w:val="en-US"/>
          </w:rPr>
          <w:t xml:space="preserve"> in the case of </w:t>
        </w:r>
      </w:ins>
      <w:ins w:id="601" w:author="Robert McCall" w:date="2015-03-05T09:59:00Z">
        <w:r w:rsidR="00FC4F1E">
          <w:rPr>
            <w:lang w:val="en-US"/>
          </w:rPr>
          <w:t xml:space="preserve">hydrostatic groundwater flow, and to the parameter </w:t>
        </w:r>
        <w:r w:rsidR="00FC4F1E">
          <w:rPr>
            <w:i/>
            <w:lang w:val="en-US"/>
          </w:rPr>
          <w:t>eps</w:t>
        </w:r>
        <w:r w:rsidR="00FC4F1E">
          <w:rPr>
            <w:lang w:val="en-US"/>
          </w:rPr>
          <w:t xml:space="preserve"> in the case of non-hydrostatic groundwater flow)</w:t>
        </w:r>
      </w:ins>
      <w:r w:rsidRPr="004F2B4F">
        <w:rPr>
          <w:lang w:val="en-US"/>
        </w:rPr>
        <w:t xml:space="preserve">,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602"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70</w:instrText>
        </w:r>
        <w:r w:rsidR="00A37B49" w:rsidRPr="004F2B4F">
          <w:rPr>
            <w:lang w:val="en-US"/>
          </w:rPr>
          <w:instrText>)</w:instrText>
        </w:r>
      </w:ins>
      <w:del w:id="60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164917" w:rsidRPr="004F2B4F">
        <w:rPr>
          <w:position w:val="-80"/>
          <w:lang w:val="en-US"/>
        </w:rPr>
        <w:object w:dxaOrig="2900" w:dyaOrig="1719">
          <v:shape id="_x0000_i1288" type="#_x0000_t75" style="width:145.1pt;height:86.5pt" o:ole="">
            <v:imagedata r:id="rId304" o:title=""/>
          </v:shape>
          <o:OLEObject Type="Embed" ProgID="Equation.DSMT4" ShapeID="_x0000_i1288" DrawAspect="Content" ObjectID="_1487063910"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04" w:author="Robert McCall" w:date="2015-03-05T10:09:00Z">
        <w:r w:rsidR="005E6B98" w:rsidDel="005E6B98">
          <w:rPr>
            <w:lang w:val="en-US"/>
          </w:rPr>
          <w:fldChar w:fldCharType="separate"/>
        </w:r>
      </w:del>
      <w:r w:rsidR="00801832" w:rsidRPr="004F2B4F">
        <w:rPr>
          <w:lang w:val="en-US"/>
        </w:rPr>
        <w:fldChar w:fldCharType="end"/>
      </w:r>
      <w:bookmarkStart w:id="605"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111</w:instrText>
      </w:r>
      <w:r w:rsidR="00801832" w:rsidRPr="004F2B4F">
        <w:rPr>
          <w:lang w:val="en-US"/>
        </w:rPr>
        <w:fldChar w:fldCharType="end"/>
      </w:r>
      <w:r w:rsidR="00801832" w:rsidRPr="004F2B4F">
        <w:rPr>
          <w:lang w:val="en-US"/>
        </w:rPr>
        <w:instrText>)</w:instrText>
      </w:r>
      <w:bookmarkEnd w:id="605"/>
      <w:r w:rsidR="00801832" w:rsidRPr="004F2B4F">
        <w:rPr>
          <w:lang w:val="en-US"/>
        </w:rPr>
        <w:fldChar w:fldCharType="end"/>
      </w:r>
    </w:p>
    <w:p w:rsidR="003D1543" w:rsidRPr="004F2B4F" w:rsidRDefault="003D1543" w:rsidP="002603CC">
      <w:pPr>
        <w:rPr>
          <w:lang w:val="en-US"/>
        </w:rPr>
      </w:pPr>
    </w:p>
    <w:p w:rsidR="003D1543" w:rsidRPr="004F2B4F" w:rsidRDefault="00F30EB1" w:rsidP="002603CC">
      <w:pPr>
        <w:rPr>
          <w:lang w:val="en-US"/>
        </w:rPr>
      </w:pPr>
      <w:ins w:id="606" w:author="Robert McCall" w:date="2015-03-05T10:05:00Z">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ins>
      <w:ins w:id="60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111</w:instrText>
        </w:r>
        <w:r w:rsidR="00A37B49" w:rsidRPr="004F2B4F">
          <w:rPr>
            <w:lang w:val="en-US"/>
          </w:rPr>
          <w:instrText>)</w:instrText>
        </w:r>
      </w:ins>
      <w:ins w:id="608" w:author="Robert McCall" w:date="2015-03-05T10:05:00Z">
        <w:r w:rsidRPr="004F2B4F">
          <w:rPr>
            <w:lang w:val="en-US"/>
          </w:rPr>
          <w:fldChar w:fldCharType="end"/>
        </w:r>
        <w:r w:rsidRPr="004F2B4F">
          <w:rPr>
            <w:lang w:val="en-US"/>
          </w:rPr>
          <w:fldChar w:fldCharType="end"/>
        </w:r>
        <w:r w:rsidRPr="004F2B4F">
          <w:rPr>
            <w:lang w:val="en-US"/>
          </w:rPr>
          <w:t xml:space="preserve"> </w:t>
        </w:r>
      </w:ins>
      <w:ins w:id="609" w:author="Robert McCall" w:date="2015-03-05T10:01:00Z">
        <w:r w:rsidR="00CC72C9">
          <w:rPr>
            <w:lang w:val="en-US"/>
          </w:rPr>
          <w:t xml:space="preserve">the pressure term </w:t>
        </w:r>
      </w:ins>
      <w:ins w:id="610" w:author="Robert McCall" w:date="2015-03-05T10:02:00Z">
        <w:r w:rsidR="00CC72C9">
          <w:rPr>
            <w:i/>
            <w:lang w:val="en-US"/>
          </w:rPr>
          <w:t>p</w:t>
        </w:r>
      </w:ins>
      <w:ins w:id="611" w:author="Robert McCall" w:date="2015-03-05T10:05:00Z">
        <w:r w:rsidR="00164917">
          <w:rPr>
            <w:i/>
            <w:vertAlign w:val="subscript"/>
            <w:lang w:val="en-US"/>
          </w:rPr>
          <w:t>l</w:t>
        </w:r>
      </w:ins>
      <w:ins w:id="612" w:author="Robert McCall" w:date="2015-03-05T10:02:00Z">
        <w:r w:rsidR="00CC72C9">
          <w:rPr>
            <w:i/>
            <w:vertAlign w:val="subscript"/>
            <w:lang w:val="en-US"/>
          </w:rPr>
          <w:t>pf</w:t>
        </w:r>
      </w:ins>
      <w:ins w:id="613" w:author="Robert McCall" w:date="2015-03-05T10:00:00Z">
        <w:r w:rsidR="006B18EE">
          <w:rPr>
            <w:lang w:val="en-US"/>
          </w:rPr>
          <w:t xml:space="preserve"> </w:t>
        </w:r>
      </w:ins>
      <w:ins w:id="614" w:author="Robert McCall" w:date="2015-03-05T10:01:00Z">
        <w:r w:rsidR="006B18EE">
          <w:rPr>
            <w:lang w:val="en-US"/>
          </w:rPr>
          <w:t xml:space="preserve"> is the surface water pressure at the bed, which in the case of non-hydrostatic surface wat</w:t>
        </w:r>
        <w:r w:rsidR="00CC72C9">
          <w:rPr>
            <w:lang w:val="en-US"/>
          </w:rPr>
          <w:t xml:space="preserve">er flow is </w:t>
        </w:r>
      </w:ins>
      <w:ins w:id="615" w:author="Robert McCall" w:date="2015-03-05T10:04:00Z">
        <w:r w:rsidR="00CC72C9">
          <w:rPr>
            <w:lang w:val="en-US"/>
          </w:rPr>
          <w:t>high</w:t>
        </w:r>
      </w:ins>
      <w:ins w:id="616" w:author="Robert McCall" w:date="2015-03-05T10:01:00Z">
        <w:r w:rsidR="00CC72C9">
          <w:rPr>
            <w:lang w:val="en-US"/>
          </w:rPr>
          <w:t xml:space="preserve">-pass filtered at </w:t>
        </w:r>
      </w:ins>
      <w:ins w:id="617" w:author="Robert McCall" w:date="2015-03-05T10:02:00Z">
        <w:r w:rsidR="00CC72C9" w:rsidRPr="00CC72C9">
          <w:rPr>
            <w:lang w:val="en-US"/>
            <w:rPrChange w:id="618" w:author="Robert McCall" w:date="2015-03-05T10:02:00Z">
              <w:rPr>
                <w:i/>
                <w:lang w:val="en-US"/>
              </w:rPr>
            </w:rPrChange>
          </w:rPr>
          <w:t>4</w:t>
        </w:r>
      </w:ins>
      <w:ins w:id="619" w:author="Robert McCall" w:date="2015-03-05T10:05:00Z">
        <w:r w:rsidR="00164917">
          <w:rPr>
            <w:lang w:val="en-US"/>
          </w:rPr>
          <w:t>/</w:t>
        </w:r>
        <w:r w:rsidR="00164917">
          <w:rPr>
            <w:i/>
            <w:lang w:val="en-US"/>
          </w:rPr>
          <w:t>T</w:t>
        </w:r>
        <w:r w:rsidR="00164917">
          <w:rPr>
            <w:i/>
            <w:vertAlign w:val="subscript"/>
            <w:lang w:val="en-US"/>
          </w:rPr>
          <w:t>rep</w:t>
        </w:r>
      </w:ins>
      <w:ins w:id="620" w:author="Robert McCall" w:date="2015-03-05T10:06:00Z">
        <w:r>
          <w:rPr>
            <w:lang w:val="en-US"/>
          </w:rPr>
          <w:t xml:space="preserve">, </w:t>
        </w:r>
      </w:ins>
      <w:del w:id="621" w:author="Robert McCall" w:date="2015-03-05T10:05:00Z">
        <w:r w:rsidR="003D1543" w:rsidRPr="004F2B4F" w:rsidDel="00F30EB1">
          <w:rPr>
            <w:lang w:val="en-US"/>
          </w:rPr>
          <w:delText xml:space="preserve">In </w:delText>
        </w:r>
        <w:r w:rsidR="003D1543" w:rsidRPr="004F2B4F" w:rsidDel="00F30EB1">
          <w:rPr>
            <w:lang w:val="en-US"/>
          </w:rPr>
          <w:fldChar w:fldCharType="begin"/>
        </w:r>
        <w:r w:rsidR="003D1543" w:rsidRPr="004F2B4F" w:rsidDel="00F30EB1">
          <w:rPr>
            <w:lang w:val="en-US"/>
          </w:rPr>
          <w:delInstrText xml:space="preserve"> GOTOBUTTON ZEqnNum753693  \* MERGEFORMAT </w:delInstrText>
        </w:r>
        <w:r w:rsidR="003D1543" w:rsidRPr="004F2B4F" w:rsidDel="00F30EB1">
          <w:rPr>
            <w:lang w:val="en-US"/>
          </w:rPr>
          <w:fldChar w:fldCharType="begin"/>
        </w:r>
        <w:r w:rsidR="003D1543" w:rsidRPr="004F2B4F" w:rsidDel="00F30EB1">
          <w:rPr>
            <w:lang w:val="en-US"/>
          </w:rPr>
          <w:delInstrText xml:space="preserve"> REF ZEqnNum753693 \* Charformat \! \* MERGEFORMAT </w:delInstrText>
        </w:r>
        <w:r w:rsidR="003D1543" w:rsidRPr="004F2B4F" w:rsidDel="00F30EB1">
          <w:rPr>
            <w:lang w:val="en-US"/>
          </w:rPr>
          <w:fldChar w:fldCharType="separate"/>
        </w:r>
        <w:r w:rsidR="00844679" w:rsidRPr="004F2B4F" w:rsidDel="00F30EB1">
          <w:rPr>
            <w:lang w:val="en-US"/>
          </w:rPr>
          <w:delInstrText>(</w:delInstrText>
        </w:r>
        <w:r w:rsidR="00844679" w:rsidDel="00F30EB1">
          <w:rPr>
            <w:lang w:val="en-US"/>
          </w:rPr>
          <w:delInstrText>2</w:delInstrText>
        </w:r>
        <w:r w:rsidR="00844679" w:rsidRPr="004F2B4F" w:rsidDel="00F30EB1">
          <w:rPr>
            <w:lang w:val="en-US"/>
          </w:rPr>
          <w:delInstrText>.</w:delInstrText>
        </w:r>
        <w:r w:rsidR="00844679" w:rsidDel="00F30EB1">
          <w:rPr>
            <w:lang w:val="en-US"/>
          </w:rPr>
          <w:delInstrText>111</w:delInstrText>
        </w:r>
        <w:r w:rsidR="00844679" w:rsidRPr="004F2B4F" w:rsidDel="00F30EB1">
          <w:rPr>
            <w:lang w:val="en-US"/>
          </w:rPr>
          <w:delInstrText>)</w:delInstrText>
        </w:r>
        <w:r w:rsidR="003D1543" w:rsidRPr="004F2B4F" w:rsidDel="00F30EB1">
          <w:rPr>
            <w:lang w:val="en-US"/>
          </w:rPr>
          <w:fldChar w:fldCharType="end"/>
        </w:r>
        <w:r w:rsidR="003D1543" w:rsidRPr="004F2B4F" w:rsidDel="00F30EB1">
          <w:rPr>
            <w:lang w:val="en-US"/>
          </w:rPr>
          <w:fldChar w:fldCharType="end"/>
        </w:r>
        <w:r w:rsidR="003D1543" w:rsidRPr="004F2B4F" w:rsidDel="00F30EB1">
          <w:rPr>
            <w:lang w:val="en-US"/>
          </w:rPr>
          <w:delText xml:space="preserve"> </w:delText>
        </w:r>
      </w:del>
      <w:r w:rsidR="003D1543" w:rsidRPr="004F2B4F">
        <w:rPr>
          <w:lang w:val="en-US"/>
        </w:rPr>
        <w:t xml:space="preserve">the superscript </w:t>
      </w:r>
      <w:r w:rsidR="003D1543" w:rsidRPr="004F2B4F">
        <w:rPr>
          <w:i/>
          <w:lang w:val="en-US"/>
        </w:rPr>
        <w:t>n</w:t>
      </w:r>
      <w:r w:rsidR="003D1543" w:rsidRPr="004F2B4F">
        <w:rPr>
          <w:lang w:val="en-US"/>
        </w:rPr>
        <w:t xml:space="preserve"> corresponds to the time step number and</w:t>
      </w:r>
      <w:r w:rsidR="003D1543" w:rsidRPr="004F2B4F">
        <w:rPr>
          <w:i/>
          <w:lang w:val="en-US"/>
        </w:rPr>
        <w:t xml:space="preserve"> Δt </w:t>
      </w:r>
      <w:r w:rsidR="003D1543"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1pt;height:74.8pt" o:ole="">
            <v:imagedata r:id="rId306" o:title=""/>
          </v:shape>
          <o:OLEObject Type="Embed" ProgID="Equation.DSMT4" ShapeID="_x0000_i1157" DrawAspect="Content" ObjectID="_1487063911"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2" w:author="Robert McCall" w:date="2015-03-05T10:09:00Z">
        <w:r w:rsidR="005E6B98" w:rsidDel="005E6B98">
          <w:rPr>
            <w:lang w:val="en-US"/>
          </w:rPr>
          <w:fldChar w:fldCharType="separate"/>
        </w:r>
      </w:del>
      <w:r w:rsidR="00801832" w:rsidRPr="004F2B4F">
        <w:rPr>
          <w:lang w:val="en-US"/>
        </w:rPr>
        <w:fldChar w:fldCharType="end"/>
      </w:r>
      <w:bookmarkStart w:id="623"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112</w:instrText>
      </w:r>
      <w:r w:rsidR="00801832" w:rsidRPr="004F2B4F">
        <w:rPr>
          <w:lang w:val="en-US"/>
        </w:rPr>
        <w:fldChar w:fldCharType="end"/>
      </w:r>
      <w:r w:rsidR="00801832" w:rsidRPr="004F2B4F">
        <w:rPr>
          <w:lang w:val="en-US"/>
        </w:rPr>
        <w:instrText>)</w:instrText>
      </w:r>
      <w:bookmarkEnd w:id="623"/>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6.8pt;height:39.05pt" o:ole="">
            <v:imagedata r:id="rId308" o:title=""/>
          </v:shape>
          <o:OLEObject Type="Embed" ProgID="Equation.DSMT4" ShapeID="_x0000_i1158" DrawAspect="Content" ObjectID="_1487063912"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4" w:author="Robert McCall" w:date="2015-03-05T10:09:00Z">
        <w:r w:rsidR="005E6B98" w:rsidDel="005E6B98">
          <w:rPr>
            <w:lang w:val="en-US"/>
          </w:rPr>
          <w:fldChar w:fldCharType="separate"/>
        </w:r>
      </w:del>
      <w:r w:rsidR="00801832" w:rsidRPr="004F2B4F">
        <w:rPr>
          <w:lang w:val="en-US"/>
        </w:rPr>
        <w:fldChar w:fldCharType="end"/>
      </w:r>
      <w:bookmarkStart w:id="625"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113</w:instrText>
      </w:r>
      <w:r w:rsidR="00801832" w:rsidRPr="004F2B4F">
        <w:rPr>
          <w:lang w:val="en-US"/>
        </w:rPr>
        <w:fldChar w:fldCharType="end"/>
      </w:r>
      <w:r w:rsidR="00801832" w:rsidRPr="004F2B4F">
        <w:rPr>
          <w:lang w:val="en-US"/>
        </w:rPr>
        <w:instrText>)</w:instrText>
      </w:r>
      <w:bookmarkEnd w:id="625"/>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X</w:t>
      </w:r>
      <w:ins w:id="626" w:author="Robert McCall" w:date="2015-03-05T09:46:00Z">
        <w:r w:rsidR="00B46F25">
          <w:rPr>
            <w:lang w:val="en-US"/>
          </w:rPr>
          <w:t>B</w:t>
        </w:r>
      </w:ins>
      <w:del w:id="627" w:author="Robert McCall" w:date="2015-03-05T09:46:00Z">
        <w:r w:rsidRPr="004F2B4F" w:rsidDel="00B46F25">
          <w:rPr>
            <w:lang w:val="en-US"/>
          </w:rPr>
          <w:delText>b</w:delText>
        </w:r>
      </w:del>
      <w:r w:rsidRPr="004F2B4F">
        <w:rPr>
          <w:lang w:val="en-US"/>
        </w:rPr>
        <w:t xml:space="preserve">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ins w:id="628"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112</w:instrText>
        </w:r>
        <w:r w:rsidR="00A37B49" w:rsidRPr="004F2B4F">
          <w:rPr>
            <w:lang w:val="en-US"/>
          </w:rPr>
          <w:instrText>)</w:instrText>
        </w:r>
      </w:ins>
      <w:del w:id="62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ins w:id="630"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113</w:instrText>
        </w:r>
        <w:r w:rsidR="00A37B49" w:rsidRPr="004F2B4F">
          <w:rPr>
            <w:lang w:val="en-US"/>
          </w:rPr>
          <w:instrText>)</w:instrText>
        </w:r>
      </w:ins>
      <w:del w:id="63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Infiltration in one time step is limited to the amount of surface water</w:t>
      </w:r>
      <w:del w:id="632" w:author="Robert McCall" w:date="2015-03-05T09:46:00Z">
        <w:r w:rsidRPr="004F2B4F" w:rsidDel="00B46F25">
          <w:rPr>
            <w:lang w:val="en-US"/>
          </w:rPr>
          <w:delText xml:space="preserve"> </w:delText>
        </w:r>
      </w:del>
      <w:r w:rsidRPr="004F2B4F">
        <w:rPr>
          <w:lang w:val="en-US"/>
        </w:rPr>
        <w:t xml:space="preserve"> available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34"/>
          <w:lang w:val="en-US"/>
        </w:rPr>
        <w:object w:dxaOrig="4320" w:dyaOrig="800">
          <v:shape id="_x0000_i1257" type="#_x0000_t75" style="width:215.45pt;height:40.2pt" o:ole="">
            <v:imagedata r:id="rId310" o:title=""/>
          </v:shape>
          <o:OLEObject Type="Embed" ProgID="Equation.DSMT4" ShapeID="_x0000_i1257" DrawAspect="Content" ObjectID="_1487063913"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33"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284A62" w:rsidRPr="004F2B4F">
        <w:rPr>
          <w:position w:val="-50"/>
          <w:lang w:val="en-US"/>
        </w:rPr>
        <w:object w:dxaOrig="3560" w:dyaOrig="2120">
          <v:shape id="_x0000_i1259" type="#_x0000_t75" style="width:178.6pt;height:106.6pt" o:ole="">
            <v:imagedata r:id="rId312" o:title=""/>
          </v:shape>
          <o:OLEObject Type="Embed" ProgID="Equation.DSMT4" ShapeID="_x0000_i1259" DrawAspect="Content" ObjectID="_1487063914"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34"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Default="003D1543" w:rsidP="002603CC">
      <w:pPr>
        <w:pStyle w:val="MTDisplayEquation"/>
        <w:rPr>
          <w:ins w:id="635" w:author="Robert McCall" w:date="2015-03-05T10:46:00Z"/>
          <w:lang w:val="en-US"/>
        </w:rPr>
      </w:pPr>
      <w:r w:rsidRPr="004F2B4F">
        <w:rPr>
          <w:lang w:val="en-US"/>
        </w:rPr>
        <w:tab/>
      </w:r>
      <w:r w:rsidR="00284A62" w:rsidRPr="004F2B4F">
        <w:rPr>
          <w:position w:val="-24"/>
          <w:lang w:val="en-US"/>
        </w:rPr>
        <w:object w:dxaOrig="2299" w:dyaOrig="660">
          <v:shape id="_x0000_i1261" type="#_x0000_t75" style="width:114.4pt;height:32.95pt" o:ole="">
            <v:imagedata r:id="rId314" o:title=""/>
          </v:shape>
          <o:OLEObject Type="Embed" ProgID="Equation.DSMT4" ShapeID="_x0000_i1261" DrawAspect="Content" ObjectID="_1487063915"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36"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A37B4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1D2522" w:rsidRDefault="001D2522" w:rsidP="001D2522">
      <w:pPr>
        <w:rPr>
          <w:ins w:id="637" w:author="Robert McCall" w:date="2015-03-05T10:46:00Z"/>
          <w:lang w:val="en-US"/>
        </w:rPr>
        <w:pPrChange w:id="638" w:author="Robert McCall" w:date="2015-03-05T10:46:00Z">
          <w:pPr>
            <w:pStyle w:val="MTDisplayEquation"/>
          </w:pPr>
        </w:pPrChange>
      </w:pPr>
    </w:p>
    <w:p w:rsidR="00C95D4C" w:rsidRDefault="001D2522" w:rsidP="001D2522">
      <w:pPr>
        <w:rPr>
          <w:ins w:id="639" w:author="Robert McCall" w:date="2015-03-05T10:48:00Z"/>
          <w:lang w:val="en-US"/>
        </w:rPr>
        <w:pPrChange w:id="640" w:author="Robert McCall" w:date="2015-03-05T10:46:00Z">
          <w:pPr>
            <w:pStyle w:val="MTDisplayEquation"/>
          </w:pPr>
        </w:pPrChange>
      </w:pPr>
      <w:ins w:id="641" w:author="Robert McCall" w:date="2015-03-05T10:46:00Z">
        <w:r>
          <w:rPr>
            <w:lang w:val="en-US"/>
          </w:rPr>
          <w:t xml:space="preserve">Horizontal infiltration and exfiltration (keyword: </w:t>
        </w:r>
        <w:r w:rsidRPr="004F2B4F">
          <w:rPr>
            <w:i/>
            <w:lang w:val="en-US"/>
          </w:rPr>
          <w:t>gwhorinfil = 1</w:t>
        </w:r>
        <w:r w:rsidRPr="004F2B4F">
          <w:rPr>
            <w:lang w:val="en-US"/>
          </w:rPr>
          <w:t>)</w:t>
        </w:r>
        <w:r>
          <w:rPr>
            <w:lang w:val="en-US"/>
          </w:rPr>
          <w:t xml:space="preserve"> is computed across the numerical vertical interface between </w:t>
        </w:r>
      </w:ins>
      <w:ins w:id="642" w:author="Robert McCall" w:date="2015-03-05T10:47:00Z">
        <w:r>
          <w:rPr>
            <w:lang w:val="en-US"/>
          </w:rPr>
          <w:t xml:space="preserve">the groundwater domain and the surface water domain in </w:t>
        </w:r>
      </w:ins>
      <w:ins w:id="643" w:author="Robert McCall" w:date="2015-03-05T10:46:00Z">
        <w:r>
          <w:rPr>
            <w:lang w:val="en-US"/>
          </w:rPr>
          <w:t>adjoining</w:t>
        </w:r>
      </w:ins>
      <w:ins w:id="644" w:author="Robert McCall" w:date="2015-03-05T10:47:00Z">
        <w:r>
          <w:rPr>
            <w:lang w:val="en-US"/>
          </w:rPr>
          <w:t xml:space="preserve"> cells.</w:t>
        </w:r>
      </w:ins>
      <w:ins w:id="645" w:author="Robert McCall" w:date="2015-03-05T10:48:00Z">
        <w:r w:rsidR="00C95D4C">
          <w:rPr>
            <w:lang w:val="en-US"/>
          </w:rPr>
          <w:t xml:space="preserve"> The direction of exchange is determined by the head gradient, and the bed level slope direction:</w:t>
        </w:r>
      </w:ins>
    </w:p>
    <w:p w:rsidR="00C95D4C" w:rsidRDefault="00C95D4C" w:rsidP="001D2522">
      <w:pPr>
        <w:rPr>
          <w:ins w:id="646" w:author="Robert McCall" w:date="2015-03-05T10:48:00Z"/>
          <w:lang w:val="en-US"/>
        </w:rPr>
        <w:pPrChange w:id="647" w:author="Robert McCall" w:date="2015-03-05T10:46:00Z">
          <w:pPr>
            <w:pStyle w:val="MTDisplayEquation"/>
          </w:pPr>
        </w:pPrChange>
      </w:pPr>
    </w:p>
    <w:p w:rsidR="00A37B49" w:rsidRDefault="00A37B49" w:rsidP="00A37B49">
      <w:pPr>
        <w:pStyle w:val="MTDisplayEquation"/>
        <w:rPr>
          <w:ins w:id="648" w:author="Robert McCall" w:date="2015-03-05T10:48:00Z"/>
          <w:lang w:val="en-US"/>
        </w:rPr>
        <w:pPrChange w:id="649" w:author="Robert McCall" w:date="2015-03-05T10:48:00Z">
          <w:pPr/>
        </w:pPrChange>
      </w:pPr>
      <w:ins w:id="650" w:author="Robert McCall" w:date="2015-03-05T10:48:00Z">
        <w:r>
          <w:rPr>
            <w:lang w:val="en-US"/>
          </w:rPr>
          <w:tab/>
        </w:r>
        <w:r w:rsidRPr="00A37B49">
          <w:rPr>
            <w:position w:val="-240"/>
            <w:lang w:val="en-US"/>
            <w:rPrChange w:id="651" w:author="Robert McCall" w:date="2015-03-05T11:05:00Z">
              <w:rPr>
                <w:position w:val="-240"/>
                <w:lang w:val="en-US"/>
              </w:rPr>
            </w:rPrChange>
          </w:rPr>
          <w:object w:dxaOrig="6920" w:dyaOrig="4900">
            <v:shape id="_x0000_i3635" type="#_x0000_t75" style="width:346.05pt;height:245pt" o:ole="">
              <v:imagedata r:id="rId316" o:title=""/>
            </v:shape>
            <o:OLEObject Type="Embed" ProgID="Equation.DSMT4" ShapeID="_x0000_i3635" DrawAspect="Content" ObjectID="_1487063916" r:id="rId31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652" w:author="Robert McCall" w:date="2015-03-05T10:48:00Z">
        <w:r w:rsidDel="00A37B49">
          <w:rPr>
            <w:lang w:val="en-US"/>
          </w:rPr>
          <w:fldChar w:fldCharType="separate"/>
        </w:r>
      </w:del>
      <w:ins w:id="653" w:author="Robert McCall" w:date="2015-03-05T10:48:00Z">
        <w:r>
          <w:rPr>
            <w:lang w:val="en-US"/>
          </w:rPr>
          <w:fldChar w:fldCharType="end"/>
        </w:r>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654" w:author="Robert McCall" w:date="2015-03-05T10:48:00Z">
        <w:r>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655" w:author="Robert McCall" w:date="2015-03-05T10:48:00Z">
        <w:r>
          <w:rPr>
            <w:noProof/>
            <w:lang w:val="en-US"/>
          </w:rPr>
          <w:instrText>117</w:instrText>
        </w:r>
        <w:r>
          <w:rPr>
            <w:lang w:val="en-US"/>
          </w:rPr>
          <w:fldChar w:fldCharType="end"/>
        </w:r>
        <w:r>
          <w:rPr>
            <w:lang w:val="en-US"/>
          </w:rPr>
          <w:instrText>)</w:instrText>
        </w:r>
        <w:r>
          <w:rPr>
            <w:lang w:val="en-US"/>
          </w:rPr>
          <w:fldChar w:fldCharType="end"/>
        </w:r>
      </w:ins>
    </w:p>
    <w:p w:rsidR="001D2522" w:rsidRPr="001D2522" w:rsidRDefault="001D2522" w:rsidP="001D2522">
      <w:pPr>
        <w:rPr>
          <w:lang w:val="en-US"/>
          <w:rPrChange w:id="656" w:author="Robert McCall" w:date="2015-03-05T10:46:00Z">
            <w:rPr>
              <w:lang w:val="en-US"/>
            </w:rPr>
          </w:rPrChange>
        </w:rPr>
        <w:pPrChange w:id="657" w:author="Robert McCall" w:date="2015-03-05T10:46:00Z">
          <w:pPr>
            <w:pStyle w:val="MTDisplayEquation"/>
          </w:pPr>
        </w:pPrChange>
      </w:pPr>
      <w:ins w:id="658" w:author="Robert McCall" w:date="2015-03-05T10:46:00Z">
        <w:r>
          <w:rPr>
            <w:lang w:val="en-US"/>
          </w:rPr>
          <w:t xml:space="preserve"> </w:t>
        </w:r>
      </w:ins>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bookmarkStart w:id="659" w:name="_GoBack"/>
      <w:bookmarkEnd w:id="659"/>
      <w:r w:rsidR="00A54468" w:rsidRPr="004F2B4F">
        <w:rPr>
          <w:position w:val="-62"/>
          <w:lang w:val="en-US"/>
        </w:rPr>
        <w:object w:dxaOrig="3519" w:dyaOrig="1359">
          <v:shape id="_x0000_i3637" type="#_x0000_t75" style="width:175.8pt;height:67.55pt" o:ole="">
            <v:imagedata r:id="rId318" o:title=""/>
          </v:shape>
          <o:OLEObject Type="Embed" ProgID="Equation.DSMT4" ShapeID="_x0000_i3637" DrawAspect="Content" ObjectID="_1487063917"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6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661" w:author="Robert McCall" w:date="2015-03-05T10:48:00Z">
        <w:r w:rsidR="00A37B49">
          <w:rPr>
            <w:noProof/>
            <w:lang w:val="en-US"/>
          </w:rPr>
          <w:instrText>118</w:instrText>
        </w:r>
      </w:ins>
      <w:del w:id="662" w:author="Robert McCall" w:date="2015-03-05T10:48:00Z">
        <w:r w:rsidR="003950A4" w:rsidDel="00A37B49">
          <w:rPr>
            <w:noProof/>
            <w:lang w:val="en-US"/>
          </w:rPr>
          <w:delInstrText>117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Del="005E6B98" w:rsidRDefault="003D1543" w:rsidP="002603CC">
      <w:pPr>
        <w:spacing w:line="240" w:lineRule="auto"/>
        <w:rPr>
          <w:del w:id="663" w:author="Robert McCall" w:date="2015-03-05T10:08:00Z"/>
          <w:lang w:val="en-US"/>
        </w:rPr>
      </w:pPr>
      <w:del w:id="664" w:author="Robert McCall" w:date="2015-03-05T10:08:00Z">
        <w:r w:rsidRPr="004F2B4F" w:rsidDel="005E6B98">
          <w:rPr>
            <w:lang w:val="en-US"/>
          </w:rPr>
          <w:lastRenderedPageBreak/>
          <w:delText>The horizontal specific discharge on each cell interface can be found through an approximation of the groundwater head gradient:</w:delText>
        </w:r>
      </w:del>
    </w:p>
    <w:p w:rsidR="003D1543" w:rsidRPr="004F2B4F" w:rsidDel="005E6B98" w:rsidRDefault="003D1543" w:rsidP="002603CC">
      <w:pPr>
        <w:spacing w:line="240" w:lineRule="auto"/>
        <w:rPr>
          <w:del w:id="665" w:author="Robert McCall" w:date="2015-03-05T10:08:00Z"/>
          <w:lang w:val="en-US"/>
        </w:rPr>
      </w:pPr>
    </w:p>
    <w:p w:rsidR="003D1543" w:rsidRPr="004F2B4F" w:rsidDel="005E6B98" w:rsidRDefault="003D1543" w:rsidP="002603CC">
      <w:pPr>
        <w:pStyle w:val="MTDisplayEquation"/>
        <w:rPr>
          <w:del w:id="666" w:author="Robert McCall" w:date="2015-03-05T10:08:00Z"/>
          <w:lang w:val="en-US"/>
        </w:rPr>
      </w:pPr>
      <w:del w:id="667" w:author="Robert McCall" w:date="2015-03-05T10:08:00Z">
        <w:r w:rsidRPr="004F2B4F" w:rsidDel="005E6B98">
          <w:rPr>
            <w:lang w:val="en-US"/>
          </w:rPr>
          <w:tab/>
        </w:r>
        <w:r w:rsidRPr="004F2B4F" w:rsidDel="005E6B98">
          <w:rPr>
            <w:position w:val="-94"/>
            <w:lang w:val="en-US"/>
          </w:rPr>
          <w:object w:dxaOrig="8640" w:dyaOrig="2000">
            <v:shape id="_x0000_i1163" type="#_x0000_t75" style="width:6in;height:99.9pt" o:ole="">
              <v:imagedata r:id="rId320" o:title=""/>
            </v:shape>
            <o:OLEObject Type="Embed" ProgID="Equation.DSMT4" ShapeID="_x0000_i1163" DrawAspect="Content" ObjectID="_1487063918" r:id="rId321"/>
          </w:object>
        </w:r>
        <w:r w:rsidRPr="004F2B4F" w:rsidDel="005E6B98">
          <w:rPr>
            <w:lang w:val="en-US"/>
          </w:rPr>
          <w:delText xml:space="preserve"> </w:delText>
        </w:r>
        <w:r w:rsidRPr="004F2B4F" w:rsidDel="005E6B98">
          <w:rPr>
            <w:lang w:val="en-US"/>
          </w:rPr>
          <w:tab/>
        </w:r>
        <w:r w:rsidR="00801832" w:rsidRPr="004F2B4F" w:rsidDel="005E6B98">
          <w:rPr>
            <w:lang w:val="en-US"/>
          </w:rPr>
          <w:fldChar w:fldCharType="begin"/>
        </w:r>
        <w:r w:rsidR="00801832" w:rsidRPr="004F2B4F" w:rsidDel="005E6B98">
          <w:rPr>
            <w:lang w:val="en-US"/>
          </w:rPr>
          <w:delInstrText xml:space="preserve"> MACROBUTTON MTPlaceRef \* MERGEFORMAT </w:delInstrText>
        </w:r>
        <w:r w:rsidR="00801832" w:rsidRPr="004F2B4F" w:rsidDel="005E6B98">
          <w:rPr>
            <w:lang w:val="en-US"/>
          </w:rPr>
          <w:fldChar w:fldCharType="begin"/>
        </w:r>
        <w:r w:rsidR="00801832" w:rsidRPr="004F2B4F" w:rsidDel="005E6B98">
          <w:rPr>
            <w:lang w:val="en-US"/>
          </w:rPr>
          <w:delInstrText xml:space="preserve"> SEQ MTEqn \h \* MERGEFORMAT </w:delInstrText>
        </w:r>
        <w:r w:rsidR="00801832" w:rsidRPr="004F2B4F" w:rsidDel="005E6B98">
          <w:rPr>
            <w:lang w:val="en-US"/>
          </w:rPr>
          <w:fldChar w:fldCharType="end"/>
        </w:r>
        <w:bookmarkStart w:id="668" w:name="ZEqnNum464450"/>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MTSec \c \* Arabic \* MERGEFORMAT </w:delInstrText>
        </w:r>
        <w:r w:rsidR="00801832" w:rsidRPr="004F2B4F" w:rsidDel="005E6B98">
          <w:rPr>
            <w:lang w:val="en-US"/>
          </w:rPr>
          <w:fldChar w:fldCharType="separate"/>
        </w:r>
        <w:r w:rsidR="00844679" w:rsidDel="005E6B98">
          <w:rPr>
            <w:noProof/>
            <w:lang w:val="en-US"/>
          </w:rPr>
          <w:delInstrText>2</w:delInstrText>
        </w:r>
        <w:r w:rsidR="00801832" w:rsidRPr="004F2B4F" w:rsidDel="005E6B98">
          <w:rPr>
            <w:lang w:val="en-US"/>
          </w:rPr>
          <w:fldChar w:fldCharType="end"/>
        </w:r>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MTEqn \c \* Arabic \* MERGEFORMAT </w:delInstrText>
        </w:r>
        <w:r w:rsidR="00801832" w:rsidRPr="004F2B4F" w:rsidDel="005E6B98">
          <w:rPr>
            <w:lang w:val="en-US"/>
          </w:rPr>
          <w:fldChar w:fldCharType="separate"/>
        </w:r>
        <w:r w:rsidR="00844679" w:rsidDel="005E6B98">
          <w:rPr>
            <w:noProof/>
            <w:lang w:val="en-US"/>
          </w:rPr>
          <w:delInstrText>118</w:delInstrText>
        </w:r>
        <w:r w:rsidR="00801832" w:rsidRPr="004F2B4F" w:rsidDel="005E6B98">
          <w:rPr>
            <w:lang w:val="en-US"/>
          </w:rPr>
          <w:fldChar w:fldCharType="end"/>
        </w:r>
        <w:r w:rsidR="00801832" w:rsidRPr="004F2B4F" w:rsidDel="005E6B98">
          <w:rPr>
            <w:lang w:val="en-US"/>
          </w:rPr>
          <w:delInstrText>)</w:delInstrText>
        </w:r>
        <w:bookmarkEnd w:id="668"/>
        <w:r w:rsidR="00801832" w:rsidRPr="004F2B4F" w:rsidDel="005E6B98">
          <w:rPr>
            <w:lang w:val="en-US"/>
          </w:rPr>
          <w:fldChar w:fldCharType="end"/>
        </w:r>
      </w:del>
    </w:p>
    <w:p w:rsidR="003D1543" w:rsidRPr="004F2B4F" w:rsidDel="005E6B98" w:rsidRDefault="003D1543" w:rsidP="002603CC">
      <w:pPr>
        <w:spacing w:line="240" w:lineRule="auto"/>
        <w:rPr>
          <w:del w:id="669" w:author="Robert McCall" w:date="2015-03-05T10:08:00Z"/>
          <w:lang w:val="en-US"/>
        </w:rPr>
      </w:pPr>
    </w:p>
    <w:p w:rsidR="003D1543" w:rsidRPr="004F2B4F" w:rsidRDefault="003D1543" w:rsidP="002603CC">
      <w:pPr>
        <w:spacing w:line="240" w:lineRule="auto"/>
        <w:rPr>
          <w:lang w:val="en-US"/>
        </w:rPr>
      </w:pPr>
      <w:del w:id="670" w:author="Robert McCall" w:date="2015-03-05T10:08:00Z">
        <w:r w:rsidRPr="004F2B4F" w:rsidDel="005E6B98">
          <w:rPr>
            <w:lang w:val="en-US"/>
          </w:rPr>
          <w:delText xml:space="preserve">In </w:delText>
        </w:r>
        <w:r w:rsidRPr="004F2B4F" w:rsidDel="005E6B98">
          <w:rPr>
            <w:lang w:val="en-US"/>
          </w:rPr>
          <w:fldChar w:fldCharType="begin"/>
        </w:r>
        <w:r w:rsidRPr="004F2B4F" w:rsidDel="005E6B98">
          <w:rPr>
            <w:lang w:val="en-US"/>
          </w:rPr>
          <w:delInstrText xml:space="preserve"> GOTOBUTTON ZEqnNum464450  \* MERGEFORMAT </w:delInstrText>
        </w:r>
        <w:r w:rsidRPr="004F2B4F" w:rsidDel="005E6B98">
          <w:rPr>
            <w:lang w:val="en-US"/>
          </w:rPr>
          <w:fldChar w:fldCharType="begin"/>
        </w:r>
        <w:r w:rsidRPr="004F2B4F" w:rsidDel="005E6B98">
          <w:rPr>
            <w:lang w:val="en-US"/>
          </w:rPr>
          <w:delInstrText xml:space="preserve"> REF ZEqnNum464450 \* Charformat \! \* MERGEFORMAT </w:delInstrText>
        </w:r>
        <w:r w:rsidRPr="004F2B4F" w:rsidDel="005E6B98">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r w:rsidRPr="004F2B4F" w:rsidDel="005E6B98">
          <w:rPr>
            <w:lang w:val="en-US"/>
          </w:rPr>
          <w:fldChar w:fldCharType="end"/>
        </w:r>
        <w:r w:rsidRPr="004F2B4F" w:rsidDel="005E6B98">
          <w:rPr>
            <w:lang w:val="en-US"/>
          </w:rPr>
          <w:fldChar w:fldCharType="end"/>
        </w:r>
        <w:r w:rsidRPr="004F2B4F" w:rsidDel="005E6B98">
          <w:rPr>
            <w:lang w:val="en-US"/>
          </w:rPr>
          <w:delText xml:space="preserve"> the superscripts </w:delText>
        </w:r>
        <w:r w:rsidRPr="004F2B4F" w:rsidDel="005E6B98">
          <w:rPr>
            <w:i/>
            <w:lang w:val="en-US"/>
          </w:rPr>
          <w:delText>x</w:delText>
        </w:r>
        <w:r w:rsidRPr="004F2B4F" w:rsidDel="005E6B98">
          <w:rPr>
            <w:lang w:val="en-US"/>
          </w:rPr>
          <w:delText xml:space="preserve"> and </w:delText>
        </w:r>
        <w:r w:rsidRPr="004F2B4F" w:rsidDel="005E6B98">
          <w:rPr>
            <w:i/>
            <w:lang w:val="en-US"/>
          </w:rPr>
          <w:delText>y</w:delText>
        </w:r>
        <w:r w:rsidRPr="004F2B4F" w:rsidDel="005E6B98">
          <w:rPr>
            <w:lang w:val="en-US"/>
          </w:rPr>
          <w:delText xml:space="preserve"> refer to the components of the variable in the crossshore and longshore direction, respectively, the subscripts </w:delText>
        </w:r>
        <w:r w:rsidRPr="004F2B4F" w:rsidDel="005E6B98">
          <w:rPr>
            <w:i/>
            <w:lang w:val="en-US"/>
          </w:rPr>
          <w:delText>u</w:delText>
        </w:r>
        <w:r w:rsidRPr="004F2B4F" w:rsidDel="005E6B98">
          <w:rPr>
            <w:lang w:val="en-US"/>
          </w:rPr>
          <w:delText xml:space="preserve"> and </w:delText>
        </w:r>
        <w:r w:rsidRPr="004F2B4F" w:rsidDel="005E6B98">
          <w:rPr>
            <w:i/>
            <w:lang w:val="en-US"/>
          </w:rPr>
          <w:delText>v</w:delText>
        </w:r>
        <w:r w:rsidRPr="004F2B4F" w:rsidDel="005E6B98">
          <w:rPr>
            <w:lang w:val="en-US"/>
          </w:rPr>
          <w:delText xml:space="preserve"> refer to variables approximated at the horizontal cell interfaces in the cross-shore and longshore direction, respectively, and the subscript </w:delText>
        </w:r>
        <w:r w:rsidRPr="004F2B4F" w:rsidDel="005E6B98">
          <w:rPr>
            <w:i/>
            <w:lang w:val="en-US"/>
          </w:rPr>
          <w:delText>H</w:delText>
        </w:r>
        <w:r w:rsidRPr="004F2B4F" w:rsidDel="005E6B98">
          <w:rPr>
            <w:lang w:val="en-US"/>
          </w:rPr>
          <w:delText xml:space="preserve"> refers to variables approximated at the cell centers. The hydraulic conductivity may be different at each cell interface and is therefore computed at every interface where every K is calculated separately. </w:delText>
        </w:r>
      </w:del>
      <w:r w:rsidRPr="004F2B4F">
        <w:rPr>
          <w:lang w:val="en-US"/>
        </w:rPr>
        <w:t xml:space="preserve">The cell height at the </w:t>
      </w:r>
      <w:del w:id="671" w:author="Robert McCall" w:date="2015-03-05T09:50:00Z">
        <w:r w:rsidRPr="004F2B4F" w:rsidDel="00FC4F1E">
          <w:rPr>
            <w:lang w:val="en-US"/>
          </w:rPr>
          <w:delText>centre</w:delText>
        </w:r>
      </w:del>
      <w:ins w:id="672" w:author="Robert McCall" w:date="2015-03-05T09:50:00Z">
        <w:r w:rsidR="00FC4F1E" w:rsidRPr="004F2B4F">
          <w:rPr>
            <w:lang w:val="en-US"/>
          </w:rPr>
          <w:t>center</w:t>
        </w:r>
      </w:ins>
      <w:r w:rsidRPr="004F2B4F">
        <w:rPr>
          <w:lang w:val="en-US"/>
        </w:rPr>
        <w:t xml:space="preserv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xml:space="preserve">) is calculated from the groundwater level and the bottom of the aquifer in the </w:t>
      </w:r>
      <w:del w:id="673" w:author="Robert McCall" w:date="2015-03-05T09:50:00Z">
        <w:r w:rsidRPr="004F2B4F" w:rsidDel="00FC4F1E">
          <w:rPr>
            <w:lang w:val="en-US"/>
          </w:rPr>
          <w:delText>centre</w:delText>
        </w:r>
      </w:del>
      <w:ins w:id="674" w:author="Robert McCall" w:date="2015-03-05T09:50:00Z">
        <w:r w:rsidR="00FC4F1E" w:rsidRPr="004F2B4F">
          <w:rPr>
            <w:lang w:val="en-US"/>
          </w:rPr>
          <w:t>center</w:t>
        </w:r>
      </w:ins>
      <w:r w:rsidRPr="004F2B4F">
        <w:rPr>
          <w:lang w:val="en-US"/>
        </w:rPr>
        <w:t xml:space="preserv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CE6080" w:rsidRPr="004F2B4F">
        <w:rPr>
          <w:position w:val="-120"/>
          <w:lang w:val="en-US"/>
        </w:rPr>
        <w:object w:dxaOrig="3120" w:dyaOrig="2520">
          <v:shape id="_x0000_i1265" type="#_x0000_t75" style="width:155.7pt;height:126.15pt" o:ole="">
            <v:imagedata r:id="rId322" o:title=""/>
          </v:shape>
          <o:OLEObject Type="Embed" ProgID="Equation.DSMT4" ShapeID="_x0000_i1265" DrawAspect="Content" ObjectID="_1487063919"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75" w:author="Robert McCall" w:date="2015-03-05T10:09:00Z">
        <w:r w:rsidR="005E6B98" w:rsidDel="005E6B98">
          <w:rPr>
            <w:lang w:val="en-US"/>
          </w:rPr>
          <w:fldChar w:fldCharType="separate"/>
        </w:r>
      </w:del>
      <w:r w:rsidR="00801832" w:rsidRPr="004F2B4F">
        <w:rPr>
          <w:lang w:val="en-US"/>
        </w:rPr>
        <w:fldChar w:fldCharType="end"/>
      </w:r>
      <w:bookmarkStart w:id="676" w:name="ZEqnNum516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677" w:author="Robert McCall" w:date="2015-03-05T10:48:00Z">
        <w:r w:rsidR="00A37B49">
          <w:rPr>
            <w:noProof/>
            <w:lang w:val="en-US"/>
          </w:rPr>
          <w:instrText>119</w:instrText>
        </w:r>
      </w:ins>
      <w:del w:id="678" w:author="Robert McCall" w:date="2015-03-05T10:09:00Z">
        <w:r w:rsidR="00844679" w:rsidDel="005E6B98">
          <w:rPr>
            <w:noProof/>
            <w:lang w:val="en-US"/>
          </w:rPr>
          <w:delInstrText>119</w:delInstrText>
        </w:r>
      </w:del>
      <w:r w:rsidR="00801832" w:rsidRPr="004F2B4F">
        <w:rPr>
          <w:lang w:val="en-US"/>
        </w:rPr>
        <w:fldChar w:fldCharType="end"/>
      </w:r>
      <w:r w:rsidR="00801832" w:rsidRPr="004F2B4F">
        <w:rPr>
          <w:lang w:val="en-US"/>
        </w:rPr>
        <w:instrText>)</w:instrText>
      </w:r>
      <w:bookmarkEnd w:id="67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5E6B98" w:rsidP="002603CC">
      <w:pPr>
        <w:spacing w:line="240" w:lineRule="auto"/>
        <w:rPr>
          <w:lang w:val="en-US"/>
        </w:rPr>
      </w:pPr>
      <w:ins w:id="679" w:author="Robert McCall" w:date="2015-03-05T10:09:00Z">
        <w:r>
          <w:rPr>
            <w:lang w:val="en-US"/>
          </w:rPr>
          <w:t xml:space="preserve">In </w:t>
        </w:r>
        <w:r>
          <w:rPr>
            <w:lang w:val="en-US"/>
          </w:rPr>
          <w:fldChar w:fldCharType="begin"/>
        </w:r>
        <w:r>
          <w:rPr>
            <w:lang w:val="en-US"/>
          </w:rPr>
          <w:instrText xml:space="preserve"> GOTOBUTTON ZEqnNum516818  \* MERGEFORMAT </w:instrText>
        </w:r>
        <w:r>
          <w:rPr>
            <w:lang w:val="en-US"/>
          </w:rPr>
          <w:fldChar w:fldCharType="begin"/>
        </w:r>
        <w:r>
          <w:rPr>
            <w:lang w:val="en-US"/>
          </w:rPr>
          <w:instrText xml:space="preserve"> REF ZEqnNum516818 \* Charformat \! \* MERGEFORMAT </w:instrText>
        </w:r>
      </w:ins>
      <w:r>
        <w:rPr>
          <w:lang w:val="en-US"/>
        </w:rPr>
        <w:fldChar w:fldCharType="separate"/>
      </w:r>
      <w:ins w:id="680"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119</w:instrText>
        </w:r>
        <w:r w:rsidR="00A37B49" w:rsidRPr="004F2B4F">
          <w:rPr>
            <w:lang w:val="en-US"/>
          </w:rPr>
          <w:instrText>)</w:instrText>
        </w:r>
      </w:ins>
      <w:ins w:id="681" w:author="Robert McCall" w:date="2015-03-05T10:09:00Z">
        <w:r>
          <w:rPr>
            <w:lang w:val="en-US"/>
          </w:rPr>
          <w:fldChar w:fldCharType="end"/>
        </w:r>
        <w:r>
          <w:rPr>
            <w:lang w:val="en-US"/>
          </w:rPr>
          <w:fldChar w:fldCharType="end"/>
        </w:r>
        <w:r>
          <w:rPr>
            <w:lang w:val="en-US"/>
          </w:rPr>
          <w:t xml:space="preserve"> </w:t>
        </w:r>
        <w:r>
          <w:rPr>
            <w:i/>
            <w:lang w:val="en-US"/>
          </w:rPr>
          <w:t>z</w:t>
        </w:r>
        <w:r>
          <w:rPr>
            <w:i/>
            <w:vertAlign w:val="subscript"/>
            <w:lang w:val="en-US"/>
          </w:rPr>
          <w:t>aquifer</w:t>
        </w:r>
        <w:r w:rsidRPr="005E6B98">
          <w:rPr>
            <w:lang w:val="en-US"/>
            <w:rPrChange w:id="682" w:author="Robert McCall" w:date="2015-03-05T10:09:00Z">
              <w:rPr>
                <w:vertAlign w:val="subscript"/>
                <w:lang w:val="en-US"/>
              </w:rPr>
            </w:rPrChange>
          </w:rPr>
          <w:t xml:space="preserve"> </w:t>
        </w:r>
        <w:r>
          <w:rPr>
            <w:lang w:val="en-US"/>
          </w:rPr>
          <w:t xml:space="preserve">is the level of the bottom of the aquifer. </w:t>
        </w:r>
      </w:ins>
      <w:r w:rsidR="003D1543" w:rsidRPr="004F2B4F">
        <w:rPr>
          <w:lang w:val="en-US"/>
        </w:rPr>
        <w:t>As described in Section 3.3.6, the head applied on the top boundary of the groundwater domain (</w:t>
      </w:r>
      <w:r w:rsidR="003D1543" w:rsidRPr="004F2B4F">
        <w:rPr>
          <w:i/>
          <w:lang w:val="en-US"/>
        </w:rPr>
        <w:t>H</w:t>
      </w:r>
      <w:r w:rsidR="003D1543" w:rsidRPr="004F2B4F">
        <w:rPr>
          <w:i/>
          <w:vertAlign w:val="subscript"/>
          <w:lang w:val="en-US"/>
        </w:rPr>
        <w:t>bc</w:t>
      </w:r>
      <w:r w:rsidR="003D1543"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3B5B71" w:rsidRPr="003B5B71">
        <w:rPr>
          <w:position w:val="-76"/>
          <w:lang w:val="en-US"/>
        </w:rPr>
        <w:object w:dxaOrig="4480" w:dyaOrig="1640">
          <v:shape id="_x0000_i1523" type="#_x0000_t75" style="width:222.15pt;height:81.5pt" o:ole="">
            <v:imagedata r:id="rId324" o:title=""/>
          </v:shape>
          <o:OLEObject Type="Embed" ProgID="Equation.DSMT4" ShapeID="_x0000_i1523" DrawAspect="Content" ObjectID="_1487063920"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83" w:author="Robert McCall" w:date="2015-03-05T10:09:00Z">
        <w:r w:rsidR="005E6B98" w:rsidDel="005E6B98">
          <w:rPr>
            <w:lang w:val="en-US"/>
          </w:rPr>
          <w:fldChar w:fldCharType="separate"/>
        </w:r>
      </w:del>
      <w:r w:rsidR="00801832" w:rsidRPr="004F2B4F">
        <w:rPr>
          <w:lang w:val="en-US"/>
        </w:rPr>
        <w:fldChar w:fldCharType="end"/>
      </w:r>
      <w:bookmarkStart w:id="684" w:name="ZEqnNum70268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685" w:author="Robert McCall" w:date="2015-03-05T10:48:00Z">
        <w:r w:rsidR="00A37B49">
          <w:rPr>
            <w:noProof/>
            <w:lang w:val="en-US"/>
          </w:rPr>
          <w:instrText>120</w:instrText>
        </w:r>
      </w:ins>
      <w:del w:id="686" w:author="Robert McCall" w:date="2015-03-05T10:09:00Z">
        <w:r w:rsidR="00844679" w:rsidDel="005E6B98">
          <w:rPr>
            <w:noProof/>
            <w:lang w:val="en-US"/>
          </w:rPr>
          <w:delInstrText>120</w:delInstrText>
        </w:r>
      </w:del>
      <w:r w:rsidR="00801832" w:rsidRPr="004F2B4F">
        <w:rPr>
          <w:lang w:val="en-US"/>
        </w:rPr>
        <w:fldChar w:fldCharType="end"/>
      </w:r>
      <w:r w:rsidR="00801832" w:rsidRPr="004F2B4F">
        <w:rPr>
          <w:lang w:val="en-US"/>
        </w:rPr>
        <w:instrText>)</w:instrText>
      </w:r>
      <w:bookmarkEnd w:id="684"/>
      <w:r w:rsidR="00801832" w:rsidRPr="004F2B4F">
        <w:rPr>
          <w:lang w:val="en-US"/>
        </w:rPr>
        <w:fldChar w:fldCharType="end"/>
      </w:r>
    </w:p>
    <w:p w:rsidR="003D1543" w:rsidRPr="004F2B4F" w:rsidRDefault="003D1543" w:rsidP="002603CC">
      <w:pPr>
        <w:spacing w:line="240" w:lineRule="auto"/>
        <w:rPr>
          <w:lang w:val="en-US"/>
        </w:rPr>
      </w:pPr>
    </w:p>
    <w:p w:rsidR="005E6B98" w:rsidRDefault="005E6B98" w:rsidP="002603CC">
      <w:pPr>
        <w:spacing w:line="240" w:lineRule="auto"/>
        <w:rPr>
          <w:ins w:id="687" w:author="Robert McCall" w:date="2015-03-05T10:08:00Z"/>
          <w:lang w:val="en-US"/>
        </w:rPr>
      </w:pPr>
    </w:p>
    <w:p w:rsidR="00B67CDE" w:rsidRDefault="00B67CDE" w:rsidP="005E6B98">
      <w:pPr>
        <w:spacing w:line="240" w:lineRule="auto"/>
        <w:rPr>
          <w:ins w:id="688" w:author="Robert McCall" w:date="2015-03-05T10:24:00Z"/>
          <w:lang w:val="en-US"/>
        </w:rPr>
      </w:pPr>
      <w:ins w:id="689" w:author="Robert McCall" w:date="2015-03-05T10:20:00Z">
        <w:r>
          <w:rPr>
            <w:lang w:val="en-US"/>
          </w:rPr>
          <w:t xml:space="preserve">In </w:t>
        </w:r>
        <w:r>
          <w:rPr>
            <w:lang w:val="en-US"/>
          </w:rPr>
          <w:fldChar w:fldCharType="begin"/>
        </w:r>
        <w:r>
          <w:rPr>
            <w:lang w:val="en-US"/>
          </w:rPr>
          <w:instrText xml:space="preserve"> GOTOBUTTON ZEqnNum702689  \* MERGEFORMAT </w:instrText>
        </w:r>
        <w:r>
          <w:rPr>
            <w:lang w:val="en-US"/>
          </w:rPr>
          <w:fldChar w:fldCharType="begin"/>
        </w:r>
        <w:r>
          <w:rPr>
            <w:lang w:val="en-US"/>
          </w:rPr>
          <w:instrText xml:space="preserve"> REF ZEqnNum702689 \* Charformat \! \* MERGEFORMAT </w:instrText>
        </w:r>
      </w:ins>
      <w:r>
        <w:rPr>
          <w:lang w:val="en-US"/>
        </w:rPr>
        <w:fldChar w:fldCharType="separate"/>
      </w:r>
      <w:ins w:id="690"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120</w:instrText>
        </w:r>
        <w:r w:rsidR="00A37B49" w:rsidRPr="004F2B4F">
          <w:rPr>
            <w:lang w:val="en-US"/>
          </w:rPr>
          <w:instrText>)</w:instrText>
        </w:r>
      </w:ins>
      <w:ins w:id="691" w:author="Robert McCall" w:date="2015-03-05T10:20:00Z">
        <w:r>
          <w:rPr>
            <w:lang w:val="en-US"/>
          </w:rPr>
          <w:fldChar w:fldCharType="end"/>
        </w:r>
        <w:r>
          <w:rPr>
            <w:lang w:val="en-US"/>
          </w:rPr>
          <w:fldChar w:fldCharType="end"/>
        </w:r>
        <w:r>
          <w:rPr>
            <w:lang w:val="en-US"/>
          </w:rPr>
          <w:t xml:space="preserve"> the parameter </w:t>
        </w:r>
        <w:r w:rsidRPr="00B67CDE">
          <w:rPr>
            <w:i/>
            <w:lang w:val="en-US"/>
            <w:rPrChange w:id="692" w:author="Robert McCall" w:date="2015-03-05T10:21:00Z">
              <w:rPr>
                <w:lang w:val="en-US"/>
              </w:rPr>
            </w:rPrChange>
          </w:rPr>
          <w:t>κ</w:t>
        </w:r>
      </w:ins>
      <w:ins w:id="693" w:author="Robert McCall" w:date="2015-03-05T10:21:00Z">
        <w:r w:rsidRPr="00B67CDE">
          <w:rPr>
            <w:i/>
            <w:vertAlign w:val="subscript"/>
            <w:lang w:val="en-US"/>
            <w:rPrChange w:id="694" w:author="Robert McCall" w:date="2015-03-05T10:21:00Z">
              <w:rPr>
                <w:vertAlign w:val="subscript"/>
                <w:lang w:val="en-US"/>
              </w:rPr>
            </w:rPrChange>
          </w:rPr>
          <w:t>r</w:t>
        </w:r>
        <w:r>
          <w:rPr>
            <w:lang w:val="en-US"/>
          </w:rPr>
          <w:t xml:space="preserve"> is the relative numerical ‘connectedness’ of the groundwater and surface water head, determined by linear interpolation across the </w:t>
        </w:r>
      </w:ins>
      <w:ins w:id="695" w:author="Robert McCall" w:date="2015-03-05T10:22:00Z">
        <w:r w:rsidRPr="004F2B4F">
          <w:rPr>
            <w:lang w:val="en-US"/>
          </w:rPr>
          <w:t>numerical smoothing constant</w:t>
        </w:r>
        <w:r>
          <w:rPr>
            <w:lang w:val="en-US"/>
          </w:rPr>
          <w:t xml:space="preserve"> </w:t>
        </w:r>
      </w:ins>
      <w:ins w:id="696" w:author="Robert McCall" w:date="2015-03-05T10:23:00Z">
        <w:r w:rsidRPr="004F2B4F">
          <w:rPr>
            <w:i/>
            <w:lang w:val="en-US"/>
          </w:rPr>
          <w:t>ε</w:t>
        </w:r>
        <w:r>
          <w:rPr>
            <w:lang w:val="en-US"/>
          </w:rPr>
          <w:t xml:space="preserve">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ns w:id="69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110</w:instrText>
        </w:r>
        <w:r w:rsidR="00A37B49" w:rsidRPr="004F2B4F">
          <w:rPr>
            <w:lang w:val="en-US"/>
          </w:rPr>
          <w:instrText>)</w:instrText>
        </w:r>
      </w:ins>
      <w:ins w:id="698" w:author="Robert McCall" w:date="2015-03-05T10:23:00Z">
        <w:r w:rsidRPr="004F2B4F">
          <w:rPr>
            <w:lang w:val="en-US"/>
          </w:rPr>
          <w:fldChar w:fldCharType="end"/>
        </w:r>
        <w:r w:rsidRPr="004F2B4F">
          <w:rPr>
            <w:lang w:val="en-US"/>
          </w:rPr>
          <w:fldChar w:fldCharType="end"/>
        </w:r>
        <w:r>
          <w:rPr>
            <w:lang w:val="en-US"/>
          </w:rPr>
          <w:t>.</w:t>
        </w:r>
      </w:ins>
    </w:p>
    <w:p w:rsidR="00787794" w:rsidRDefault="00787794" w:rsidP="005E6B98">
      <w:pPr>
        <w:spacing w:line="240" w:lineRule="auto"/>
        <w:rPr>
          <w:ins w:id="699" w:author="Robert McCall" w:date="2015-03-05T10:24:00Z"/>
          <w:lang w:val="en-US"/>
        </w:rPr>
      </w:pPr>
    </w:p>
    <w:p w:rsidR="00787794" w:rsidRDefault="00787794" w:rsidP="005E6B98">
      <w:pPr>
        <w:spacing w:line="240" w:lineRule="auto"/>
        <w:rPr>
          <w:ins w:id="700" w:author="Robert McCall" w:date="2015-03-05T10:28:00Z"/>
          <w:lang w:val="en-US"/>
        </w:rPr>
      </w:pPr>
      <w:ins w:id="701" w:author="Robert McCall" w:date="2015-03-05T10:24:00Z">
        <w:r>
          <w:rPr>
            <w:lang w:val="en-US"/>
          </w:rPr>
          <w:t xml:space="preserve">In the case of hydrostatic groundwater flow, the groundwater head in each cell is set equal to the </w:t>
        </w:r>
      </w:ins>
      <w:ins w:id="702" w:author="Robert McCall" w:date="2015-03-05T10:25:00Z">
        <w:r w:rsidRPr="004F2B4F">
          <w:rPr>
            <w:lang w:val="en-US"/>
          </w:rPr>
          <w:t>head applied on the top boundary of the groundwater domain (</w:t>
        </w:r>
        <w:r w:rsidRPr="004F2B4F">
          <w:rPr>
            <w:i/>
            <w:lang w:val="en-US"/>
          </w:rPr>
          <w:t>H</w:t>
        </w:r>
        <w:r w:rsidRPr="004F2B4F">
          <w:rPr>
            <w:i/>
            <w:vertAlign w:val="subscript"/>
            <w:lang w:val="en-US"/>
          </w:rPr>
          <w:t>bc</w:t>
        </w:r>
        <w:r w:rsidRPr="004F2B4F">
          <w:rPr>
            <w:lang w:val="en-US"/>
          </w:rPr>
          <w:t>)</w:t>
        </w:r>
        <w:r>
          <w:rPr>
            <w:lang w:val="en-US"/>
          </w:rPr>
          <w:t xml:space="preserve"> </w:t>
        </w:r>
      </w:ins>
      <w:ins w:id="703" w:author="Robert McCall" w:date="2015-03-05T10:26:00Z">
        <w:r>
          <w:rPr>
            <w:lang w:val="en-US"/>
          </w:rPr>
          <w:t>and</w:t>
        </w:r>
      </w:ins>
      <w:ins w:id="704" w:author="Robert McCall" w:date="2015-03-05T10:25:00Z">
        <w:r>
          <w:rPr>
            <w:lang w:val="en-US"/>
          </w:rPr>
          <w:t xml:space="preserve"> </w:t>
        </w:r>
      </w:ins>
      <w:ins w:id="705" w:author="Robert McCall" w:date="2015-03-05T10:26:00Z">
        <w:r>
          <w:rPr>
            <w:lang w:val="en-US"/>
          </w:rPr>
          <w:t>the horizontal groundwater flux is computed from the groundwater head gradient:</w:t>
        </w:r>
      </w:ins>
    </w:p>
    <w:p w:rsidR="00787794" w:rsidRDefault="00787794" w:rsidP="005E6B98">
      <w:pPr>
        <w:spacing w:line="240" w:lineRule="auto"/>
        <w:rPr>
          <w:ins w:id="706" w:author="Robert McCall" w:date="2015-03-05T10:28:00Z"/>
          <w:lang w:val="en-US"/>
        </w:rPr>
      </w:pPr>
    </w:p>
    <w:p w:rsidR="00787794" w:rsidRDefault="00787794" w:rsidP="00787794">
      <w:pPr>
        <w:pStyle w:val="MTDisplayEquation"/>
        <w:rPr>
          <w:ins w:id="707" w:author="Robert McCall" w:date="2015-03-05T10:26:00Z"/>
          <w:lang w:val="en-US"/>
        </w:rPr>
        <w:pPrChange w:id="708" w:author="Robert McCall" w:date="2015-03-05T10:28:00Z">
          <w:pPr>
            <w:spacing w:line="240" w:lineRule="auto"/>
          </w:pPr>
        </w:pPrChange>
      </w:pPr>
      <w:ins w:id="709" w:author="Robert McCall" w:date="2015-03-05T10:28:00Z">
        <w:r>
          <w:rPr>
            <w:lang w:val="en-US"/>
          </w:rPr>
          <w:tab/>
        </w:r>
        <w:r w:rsidRPr="00787794">
          <w:rPr>
            <w:position w:val="-70"/>
            <w:lang w:val="en-US"/>
            <w:rPrChange w:id="710" w:author="Robert McCall" w:date="2015-03-05T10:28:00Z">
              <w:rPr>
                <w:position w:val="-4"/>
                <w:lang w:val="en-US"/>
              </w:rPr>
            </w:rPrChange>
          </w:rPr>
          <w:object w:dxaOrig="5740" w:dyaOrig="1520">
            <v:shape id="_x0000_i2226" type="#_x0000_t75" style="width:286.9pt;height:75.9pt" o:ole="">
              <v:imagedata r:id="rId326" o:title=""/>
            </v:shape>
            <o:OLEObject Type="Embed" ProgID="Equation.DSMT4" ShapeID="_x0000_i2226" DrawAspect="Content" ObjectID="_1487063921" r:id="rId32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711" w:author="Robert McCall" w:date="2015-03-05T10:28:00Z">
        <w:r w:rsidDel="00787794">
          <w:rPr>
            <w:lang w:val="en-US"/>
          </w:rPr>
          <w:fldChar w:fldCharType="separate"/>
        </w:r>
      </w:del>
      <w:ins w:id="712" w:author="Robert McCall" w:date="2015-03-05T10:28:00Z">
        <w:r>
          <w:rPr>
            <w:lang w:val="en-US"/>
          </w:rPr>
          <w:fldChar w:fldCharType="end"/>
        </w:r>
        <w:bookmarkStart w:id="713" w:name="ZEqnNum473196"/>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714" w:author="Robert McCall" w:date="2015-03-05T10:48:00Z">
        <w:r w:rsidR="00A37B49">
          <w:rPr>
            <w:noProof/>
            <w:lang w:val="en-US"/>
          </w:rPr>
          <w:instrText>2</w:instrText>
        </w:r>
      </w:ins>
      <w:ins w:id="715" w:author="Robert McCall" w:date="2015-03-05T10:28:00Z">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716" w:author="Robert McCall" w:date="2015-03-05T10:48:00Z">
        <w:r w:rsidR="00A37B49">
          <w:rPr>
            <w:noProof/>
            <w:lang w:val="en-US"/>
          </w:rPr>
          <w:instrText>121</w:instrText>
        </w:r>
      </w:ins>
      <w:ins w:id="717" w:author="Robert McCall" w:date="2015-03-05T10:28:00Z">
        <w:r>
          <w:rPr>
            <w:lang w:val="en-US"/>
          </w:rPr>
          <w:fldChar w:fldCharType="end"/>
        </w:r>
        <w:r>
          <w:rPr>
            <w:lang w:val="en-US"/>
          </w:rPr>
          <w:instrText>)</w:instrText>
        </w:r>
        <w:bookmarkEnd w:id="713"/>
        <w:r>
          <w:rPr>
            <w:lang w:val="en-US"/>
          </w:rPr>
          <w:fldChar w:fldCharType="end"/>
        </w:r>
      </w:ins>
    </w:p>
    <w:p w:rsidR="00787794" w:rsidRPr="00B67CDE" w:rsidRDefault="00787794" w:rsidP="005E6B98">
      <w:pPr>
        <w:spacing w:line="240" w:lineRule="auto"/>
        <w:rPr>
          <w:ins w:id="718" w:author="Robert McCall" w:date="2015-03-05T10:20:00Z"/>
          <w:lang w:val="en-US"/>
          <w:rPrChange w:id="719" w:author="Robert McCall" w:date="2015-03-05T10:23:00Z">
            <w:rPr>
              <w:ins w:id="720" w:author="Robert McCall" w:date="2015-03-05T10:20:00Z"/>
              <w:lang w:val="en-US"/>
            </w:rPr>
          </w:rPrChange>
        </w:rPr>
      </w:pPr>
    </w:p>
    <w:p w:rsidR="00AB00DB" w:rsidRDefault="00AB00DB" w:rsidP="005E6B98">
      <w:pPr>
        <w:spacing w:line="240" w:lineRule="auto"/>
        <w:rPr>
          <w:ins w:id="721" w:author="Robert McCall" w:date="2015-03-05T10:30:00Z"/>
          <w:lang w:val="en-US"/>
        </w:rPr>
      </w:pPr>
      <w:ins w:id="722" w:author="Robert McCall" w:date="2015-03-05T10:30:00Z">
        <w:r w:rsidRPr="004F2B4F">
          <w:rPr>
            <w:lang w:val="en-US"/>
          </w:rPr>
          <w:t xml:space="preserve">In </w:t>
        </w:r>
        <w:r>
          <w:rPr>
            <w:lang w:val="en-US"/>
          </w:rPr>
          <w:fldChar w:fldCharType="begin"/>
        </w:r>
        <w:r>
          <w:rPr>
            <w:lang w:val="en-US"/>
          </w:rPr>
          <w:instrText xml:space="preserve"> GOTOBUTTON ZEqnNum473196  \* MERGEFORMAT </w:instrText>
        </w:r>
        <w:r>
          <w:rPr>
            <w:lang w:val="en-US"/>
          </w:rPr>
          <w:fldChar w:fldCharType="begin"/>
        </w:r>
        <w:r>
          <w:rPr>
            <w:lang w:val="en-US"/>
          </w:rPr>
          <w:instrText xml:space="preserve"> REF ZEqnNum473196 \* Charformat \! \* MERGEFORMAT </w:instrText>
        </w:r>
      </w:ins>
      <w:r>
        <w:rPr>
          <w:lang w:val="en-US"/>
        </w:rPr>
        <w:fldChar w:fldCharType="separate"/>
      </w:r>
      <w:ins w:id="723" w:author="Robert McCall" w:date="2015-03-05T10:48:00Z">
        <w:r w:rsidR="00A37B49">
          <w:rPr>
            <w:lang w:val="en-US"/>
          </w:rPr>
          <w:instrText>(2.121)</w:instrText>
        </w:r>
      </w:ins>
      <w:ins w:id="724" w:author="Robert McCall" w:date="2015-03-05T10:30:00Z">
        <w:r>
          <w:rPr>
            <w:lang w:val="en-US"/>
          </w:rPr>
          <w:fldChar w:fldCharType="end"/>
        </w:r>
        <w:r>
          <w:rPr>
            <w:lang w:val="en-US"/>
          </w:rPr>
          <w:fldChar w:fldCharType="end"/>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725" w:author="Robert McCall" w:date="2015-03-05T10:30:00Z">
        <w:r w:rsidDel="00AB00DB">
          <w:rPr>
            <w:lang w:val="en-US"/>
          </w:rPr>
          <w:fldChar w:fldCharType="separate"/>
        </w:r>
      </w:del>
      <w:ins w:id="726" w:author="Robert McCall" w:date="2015-03-05T10:30:00Z">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w:t>
        </w:r>
        <w:r>
          <w:rPr>
            <w:lang w:val="en-US"/>
          </w:rPr>
          <w:t>-</w:t>
        </w:r>
        <w:r w:rsidRPr="004F2B4F">
          <w:rPr>
            <w:lang w:val="en-US"/>
          </w:rPr>
          <w:t>shore and longshore direction, respectively</w:t>
        </w:r>
        <w:r>
          <w:rPr>
            <w:lang w:val="en-US"/>
          </w:rPr>
          <w:t>, and</w:t>
        </w:r>
        <w:r w:rsidRPr="004F2B4F">
          <w:rPr>
            <w:lang w:val="en-US"/>
          </w:rPr>
          <w:t xml:space="preserve">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w:t>
        </w:r>
        <w:r>
          <w:rPr>
            <w:lang w:val="en-US"/>
          </w:rPr>
          <w:t>.</w:t>
        </w:r>
      </w:ins>
    </w:p>
    <w:p w:rsidR="00AB00DB" w:rsidRDefault="00AB00DB" w:rsidP="005E6B98">
      <w:pPr>
        <w:spacing w:line="240" w:lineRule="auto"/>
        <w:rPr>
          <w:ins w:id="727" w:author="Robert McCall" w:date="2015-03-05T10:30:00Z"/>
          <w:lang w:val="en-US"/>
        </w:rPr>
      </w:pPr>
    </w:p>
    <w:p w:rsidR="005E6B98" w:rsidRPr="004F2B4F" w:rsidRDefault="00E86843" w:rsidP="005E6B98">
      <w:pPr>
        <w:spacing w:line="240" w:lineRule="auto"/>
        <w:rPr>
          <w:ins w:id="728" w:author="Robert McCall" w:date="2015-03-05T10:08:00Z"/>
          <w:lang w:val="en-US"/>
        </w:rPr>
      </w:pPr>
      <w:ins w:id="729" w:author="Robert McCall" w:date="2015-03-05T10:28:00Z">
        <w:r>
          <w:rPr>
            <w:lang w:val="en-US"/>
          </w:rPr>
          <w:t xml:space="preserve">In the case of non-hydrostatic groundwater flow, the </w:t>
        </w:r>
      </w:ins>
      <w:ins w:id="730" w:author="Robert McCall" w:date="2015-03-05T10:08:00Z">
        <w:r w:rsidR="005E6B98" w:rsidRPr="004F2B4F">
          <w:rPr>
            <w:lang w:val="en-US"/>
          </w:rPr>
          <w:t xml:space="preserve">horizontal specific discharge on each cell interface can be found through an approximation of the </w:t>
        </w:r>
      </w:ins>
      <w:ins w:id="731" w:author="Robert McCall" w:date="2015-03-05T10:29:00Z">
        <w:r>
          <w:rPr>
            <w:lang w:val="en-US"/>
          </w:rPr>
          <w:t xml:space="preserve">non-hydrostatic </w:t>
        </w:r>
      </w:ins>
      <w:ins w:id="732" w:author="Robert McCall" w:date="2015-03-05T10:08:00Z">
        <w:r w:rsidR="005E6B98" w:rsidRPr="004F2B4F">
          <w:rPr>
            <w:lang w:val="en-US"/>
          </w:rPr>
          <w:t>groundwater head gradient:</w:t>
        </w:r>
      </w:ins>
    </w:p>
    <w:p w:rsidR="005E6B98" w:rsidRPr="004F2B4F" w:rsidRDefault="005E6B98" w:rsidP="005E6B98">
      <w:pPr>
        <w:spacing w:line="240" w:lineRule="auto"/>
        <w:rPr>
          <w:ins w:id="733" w:author="Robert McCall" w:date="2015-03-05T10:08:00Z"/>
          <w:lang w:val="en-US"/>
        </w:rPr>
      </w:pPr>
    </w:p>
    <w:p w:rsidR="005E6B98" w:rsidRPr="004F2B4F" w:rsidRDefault="005E6B98" w:rsidP="005E6B98">
      <w:pPr>
        <w:pStyle w:val="MTDisplayEquation"/>
        <w:rPr>
          <w:ins w:id="734" w:author="Robert McCall" w:date="2015-03-05T10:08:00Z"/>
          <w:lang w:val="en-US"/>
        </w:rPr>
      </w:pPr>
      <w:ins w:id="735" w:author="Robert McCall" w:date="2015-03-05T10:08:00Z">
        <w:r w:rsidRPr="004F2B4F">
          <w:rPr>
            <w:lang w:val="en-US"/>
          </w:rPr>
          <w:lastRenderedPageBreak/>
          <w:tab/>
        </w:r>
        <w:r w:rsidRPr="004F2B4F">
          <w:rPr>
            <w:position w:val="-94"/>
            <w:lang w:val="en-US"/>
          </w:rPr>
          <w:object w:dxaOrig="8640" w:dyaOrig="2000">
            <v:shape id="_x0000_i1290" type="#_x0000_t75" style="width:6in;height:99.9pt" o:ole="">
              <v:imagedata r:id="rId320" o:title=""/>
            </v:shape>
            <o:OLEObject Type="Embed" ProgID="Equation.DSMT4" ShapeID="_x0000_i1290" DrawAspect="Content" ObjectID="_1487063922" r:id="rId3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ins>
      <w:del w:id="736" w:author="Robert McCall" w:date="2015-03-05T10:09:00Z">
        <w:r w:rsidDel="005E6B98">
          <w:rPr>
            <w:lang w:val="en-US"/>
          </w:rPr>
          <w:fldChar w:fldCharType="separate"/>
        </w:r>
      </w:del>
      <w:ins w:id="737" w:author="Robert McCall" w:date="2015-03-05T10:08:00Z">
        <w:r w:rsidRPr="004F2B4F">
          <w:rPr>
            <w:lang w:val="en-US"/>
          </w:rPr>
          <w:fldChar w:fldCharType="end"/>
        </w:r>
        <w:bookmarkStart w:id="738" w:name="ZEqnNum628356"/>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ins>
      <w:ins w:id="739" w:author="Robert McCall" w:date="2015-03-05T10:48:00Z">
        <w:r w:rsidR="00A37B49">
          <w:rPr>
            <w:noProof/>
            <w:lang w:val="en-US"/>
          </w:rPr>
          <w:instrText>2</w:instrText>
        </w:r>
      </w:ins>
      <w:ins w:id="740" w:author="Robert McCall" w:date="2015-03-05T10:08:00Z">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ins>
      <w:ins w:id="741" w:author="Robert McCall" w:date="2015-03-05T10:48:00Z">
        <w:r w:rsidR="00A37B49">
          <w:rPr>
            <w:noProof/>
            <w:lang w:val="en-US"/>
          </w:rPr>
          <w:instrText>122</w:instrText>
        </w:r>
      </w:ins>
      <w:ins w:id="742" w:author="Robert McCall" w:date="2015-03-05T10:08:00Z">
        <w:r w:rsidRPr="004F2B4F">
          <w:rPr>
            <w:lang w:val="en-US"/>
          </w:rPr>
          <w:fldChar w:fldCharType="end"/>
        </w:r>
        <w:r w:rsidRPr="004F2B4F">
          <w:rPr>
            <w:lang w:val="en-US"/>
          </w:rPr>
          <w:instrText>)</w:instrText>
        </w:r>
        <w:bookmarkEnd w:id="738"/>
        <w:r w:rsidRPr="004F2B4F">
          <w:rPr>
            <w:lang w:val="en-US"/>
          </w:rPr>
          <w:fldChar w:fldCharType="end"/>
        </w:r>
      </w:ins>
    </w:p>
    <w:p w:rsidR="005E6B98" w:rsidRPr="004F2B4F" w:rsidRDefault="005E6B98" w:rsidP="005E6B98">
      <w:pPr>
        <w:spacing w:line="240" w:lineRule="auto"/>
        <w:rPr>
          <w:ins w:id="743" w:author="Robert McCall" w:date="2015-03-05T10:08:00Z"/>
          <w:lang w:val="en-US"/>
        </w:rPr>
      </w:pPr>
    </w:p>
    <w:p w:rsidR="005E6B98" w:rsidRDefault="005E6B98" w:rsidP="005E6B98">
      <w:pPr>
        <w:spacing w:line="240" w:lineRule="auto"/>
        <w:rPr>
          <w:ins w:id="744" w:author="Robert McCall" w:date="2015-03-05T10:08:00Z"/>
          <w:lang w:val="en-US"/>
        </w:rPr>
      </w:pPr>
      <w:ins w:id="745" w:author="Robert McCall" w:date="2015-03-05T10:08:00Z">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746" w:author="Robert McCall" w:date="2015-03-05T10:20:00Z">
        <w:r w:rsidR="00B67CDE" w:rsidDel="00B67CDE">
          <w:rPr>
            <w:lang w:val="en-US"/>
          </w:rPr>
          <w:fldChar w:fldCharType="separate"/>
        </w:r>
      </w:del>
      <w:ins w:id="747" w:author="Robert McCall" w:date="2015-03-05T10:08:00Z">
        <w:r w:rsidRPr="004F2B4F">
          <w:rPr>
            <w:lang w:val="en-US"/>
          </w:rPr>
          <w:fldChar w:fldCharType="end"/>
        </w:r>
        <w:r w:rsidRPr="004F2B4F">
          <w:rPr>
            <w:lang w:val="en-US"/>
          </w:rPr>
          <w:fldChar w:fldCharType="end"/>
        </w:r>
      </w:ins>
      <w:ins w:id="748" w:author="Robert McCall" w:date="2015-03-05T10:31:00Z">
        <w:r w:rsidR="00AB00DB">
          <w:rPr>
            <w:lang w:val="en-US"/>
          </w:rPr>
          <w:fldChar w:fldCharType="begin"/>
        </w:r>
        <w:r w:rsidR="00AB00DB">
          <w:rPr>
            <w:lang w:val="en-US"/>
          </w:rPr>
          <w:instrText xml:space="preserve"> GOTOBUTTON ZEqnNum628356  \* MERGEFORMAT </w:instrText>
        </w:r>
        <w:r w:rsidR="00AB00DB">
          <w:rPr>
            <w:lang w:val="en-US"/>
          </w:rPr>
          <w:fldChar w:fldCharType="begin"/>
        </w:r>
        <w:r w:rsidR="00AB00DB">
          <w:rPr>
            <w:lang w:val="en-US"/>
          </w:rPr>
          <w:instrText xml:space="preserve"> REF ZEqnNum628356 \* Charformat \! \* MERGEFORMAT </w:instrText>
        </w:r>
      </w:ins>
      <w:r w:rsidR="00AB00DB">
        <w:rPr>
          <w:lang w:val="en-US"/>
        </w:rPr>
        <w:fldChar w:fldCharType="separate"/>
      </w:r>
      <w:ins w:id="74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122</w:instrText>
        </w:r>
        <w:r w:rsidR="00A37B49" w:rsidRPr="004F2B4F">
          <w:rPr>
            <w:lang w:val="en-US"/>
          </w:rPr>
          <w:instrText>)</w:instrText>
        </w:r>
      </w:ins>
      <w:ins w:id="750" w:author="Robert McCall" w:date="2015-03-05T10:31:00Z">
        <w:r w:rsidR="00AB00DB">
          <w:rPr>
            <w:lang w:val="en-US"/>
          </w:rPr>
          <w:fldChar w:fldCharType="end"/>
        </w:r>
        <w:r w:rsidR="00AB00DB">
          <w:rPr>
            <w:lang w:val="en-US"/>
          </w:rPr>
          <w:fldChar w:fldCharType="end"/>
        </w:r>
      </w:ins>
      <w:ins w:id="751" w:author="Robert McCall" w:date="2015-03-05T10:08:00Z">
        <w:r w:rsidRPr="004F2B4F">
          <w:rPr>
            <w:lang w:val="en-US"/>
          </w:rPr>
          <w:t xml:space="preserve">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w:t>
        </w:r>
      </w:ins>
    </w:p>
    <w:p w:rsidR="005E6B98" w:rsidRDefault="005E6B98" w:rsidP="002603CC">
      <w:pPr>
        <w:spacing w:line="240" w:lineRule="auto"/>
        <w:rPr>
          <w:ins w:id="752" w:author="Robert McCall" w:date="2015-03-05T10:08:00Z"/>
          <w:lang w:val="en-US"/>
        </w:rPr>
      </w:pPr>
    </w:p>
    <w:p w:rsidR="003D1543" w:rsidRPr="004F2B4F" w:rsidDel="00DA70CC" w:rsidRDefault="003D1543" w:rsidP="002603CC">
      <w:pPr>
        <w:spacing w:line="240" w:lineRule="auto"/>
        <w:rPr>
          <w:del w:id="753" w:author="Robert McCall" w:date="2015-03-05T10:34:00Z"/>
          <w:lang w:val="en-US"/>
        </w:rPr>
      </w:pPr>
      <w:del w:id="754" w:author="Robert McCall" w:date="2015-03-05T10:34:00Z">
        <w:r w:rsidRPr="004F2B4F" w:rsidDel="00DA70CC">
          <w:rPr>
            <w:lang w:val="en-US"/>
          </w:rPr>
          <w:delText>The vertical submarine exchange at the top of the numerical groundwater cell, is found with</w:delText>
        </w:r>
      </w:del>
    </w:p>
    <w:p w:rsidR="003D1543" w:rsidRPr="004F2B4F" w:rsidDel="00DA70CC" w:rsidRDefault="003D1543" w:rsidP="002603CC">
      <w:pPr>
        <w:spacing w:line="240" w:lineRule="auto"/>
        <w:rPr>
          <w:del w:id="755" w:author="Robert McCall" w:date="2015-03-05T10:34:00Z"/>
          <w:lang w:val="en-US"/>
        </w:rPr>
      </w:pPr>
    </w:p>
    <w:p w:rsidR="003D1543" w:rsidRPr="004F2B4F" w:rsidDel="00DA70CC" w:rsidRDefault="003D1543" w:rsidP="002603CC">
      <w:pPr>
        <w:pStyle w:val="MTDisplayEquation"/>
        <w:rPr>
          <w:del w:id="756" w:author="Robert McCall" w:date="2015-03-05T10:34:00Z"/>
          <w:lang w:val="en-US"/>
        </w:rPr>
      </w:pPr>
      <w:del w:id="757" w:author="Robert McCall" w:date="2015-03-05T10:34:00Z">
        <w:r w:rsidRPr="004F2B4F" w:rsidDel="00DA70CC">
          <w:rPr>
            <w:lang w:val="en-US"/>
          </w:rPr>
          <w:tab/>
        </w:r>
        <w:r w:rsidRPr="004F2B4F" w:rsidDel="00DA70CC">
          <w:rPr>
            <w:position w:val="-14"/>
            <w:lang w:val="en-US"/>
          </w:rPr>
          <w:object w:dxaOrig="3840" w:dyaOrig="400">
            <v:shape id="_x0000_i2697" type="#_x0000_t75" style="width:192pt;height:20.1pt" o:ole="">
              <v:imagedata r:id="rId329" o:title=""/>
            </v:shape>
            <o:OLEObject Type="Embed" ProgID="Equation.DSMT4" ShapeID="_x0000_i2697" DrawAspect="Content" ObjectID="_1487063923" r:id="rId330"/>
          </w:object>
        </w:r>
        <w:r w:rsidRPr="004F2B4F" w:rsidDel="00DA70CC">
          <w:rPr>
            <w:lang w:val="en-US"/>
          </w:rPr>
          <w:delText xml:space="preserve"> </w:delText>
        </w:r>
        <w:r w:rsidRPr="004F2B4F" w:rsidDel="00DA70CC">
          <w:rPr>
            <w:lang w:val="en-US"/>
          </w:rPr>
          <w:tab/>
        </w:r>
        <w:r w:rsidR="00801832" w:rsidRPr="004F2B4F" w:rsidDel="00DA70CC">
          <w:rPr>
            <w:lang w:val="en-US"/>
          </w:rPr>
          <w:fldChar w:fldCharType="begin"/>
        </w:r>
        <w:r w:rsidR="00801832" w:rsidRPr="004F2B4F" w:rsidDel="00DA70CC">
          <w:rPr>
            <w:lang w:val="en-US"/>
          </w:rPr>
          <w:delInstrText xml:space="preserve"> MACROBUTTON MTPlaceRef \* MERGEFORMAT </w:delInstrText>
        </w:r>
        <w:r w:rsidR="00801832" w:rsidRPr="004F2B4F" w:rsidDel="00DA70CC">
          <w:rPr>
            <w:lang w:val="en-US"/>
          </w:rPr>
          <w:fldChar w:fldCharType="begin"/>
        </w:r>
        <w:r w:rsidR="00801832" w:rsidRPr="004F2B4F" w:rsidDel="00DA70CC">
          <w:rPr>
            <w:lang w:val="en-US"/>
          </w:rPr>
          <w:delInstrText xml:space="preserve"> SEQ MTEqn \h \* MERGEFORMAT </w:delInstrText>
        </w:r>
      </w:del>
      <w:del w:id="758" w:author="Robert McCall" w:date="2015-03-05T10:09:00Z">
        <w:r w:rsidR="005E6B98" w:rsidDel="005E6B98">
          <w:rPr>
            <w:lang w:val="en-US"/>
          </w:rPr>
          <w:fldChar w:fldCharType="separate"/>
        </w:r>
      </w:del>
      <w:del w:id="759" w:author="Robert McCall" w:date="2015-03-05T10:34:00Z">
        <w:r w:rsidR="00801832" w:rsidRPr="004F2B4F" w:rsidDel="00DA70CC">
          <w:rPr>
            <w:lang w:val="en-US"/>
          </w:rPr>
          <w:fldChar w:fldCharType="end"/>
        </w:r>
        <w:bookmarkStart w:id="760" w:name="ZEqnNum294806"/>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MTSec \c \* Arabic \* MERGEFORMAT </w:delInstrText>
        </w:r>
        <w:r w:rsidR="00801832" w:rsidRPr="004F2B4F" w:rsidDel="00DA70CC">
          <w:rPr>
            <w:lang w:val="en-US"/>
          </w:rPr>
          <w:fldChar w:fldCharType="separate"/>
        </w:r>
        <w:r w:rsidR="00AB00DB" w:rsidDel="00DA70CC">
          <w:rPr>
            <w:noProof/>
            <w:lang w:val="en-US"/>
          </w:rPr>
          <w:delInstrText>2</w:delInstrText>
        </w:r>
        <w:r w:rsidR="00801832" w:rsidRPr="004F2B4F" w:rsidDel="00DA70CC">
          <w:rPr>
            <w:lang w:val="en-US"/>
          </w:rPr>
          <w:fldChar w:fldCharType="end"/>
        </w:r>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MTEqn \c \* Arabic \* MERGEFORMAT </w:delInstrText>
        </w:r>
        <w:r w:rsidR="00801832" w:rsidRPr="004F2B4F" w:rsidDel="00DA70CC">
          <w:rPr>
            <w:lang w:val="en-US"/>
          </w:rPr>
          <w:fldChar w:fldCharType="separate"/>
        </w:r>
      </w:del>
      <w:del w:id="761" w:author="Robert McCall" w:date="2015-03-05T10:26:00Z">
        <w:r w:rsidR="00B67CDE" w:rsidDel="00787794">
          <w:rPr>
            <w:noProof/>
            <w:lang w:val="en-US"/>
          </w:rPr>
          <w:delInstrText>121</w:delInstrText>
        </w:r>
      </w:del>
      <w:del w:id="762" w:author="Robert McCall" w:date="2015-03-05T10:34:00Z">
        <w:r w:rsidR="00801832" w:rsidRPr="004F2B4F" w:rsidDel="00DA70CC">
          <w:rPr>
            <w:lang w:val="en-US"/>
          </w:rPr>
          <w:fldChar w:fldCharType="end"/>
        </w:r>
        <w:r w:rsidR="00801832" w:rsidRPr="004F2B4F" w:rsidDel="00DA70CC">
          <w:rPr>
            <w:lang w:val="en-US"/>
          </w:rPr>
          <w:delInstrText>)</w:delInstrText>
        </w:r>
        <w:bookmarkEnd w:id="760"/>
        <w:r w:rsidR="00801832" w:rsidRPr="004F2B4F" w:rsidDel="00DA70CC">
          <w:rPr>
            <w:lang w:val="en-US"/>
          </w:rPr>
          <w:fldChar w:fldCharType="end"/>
        </w:r>
      </w:del>
    </w:p>
    <w:p w:rsidR="003D1543" w:rsidRPr="004F2B4F" w:rsidDel="00DA70CC" w:rsidRDefault="003D1543" w:rsidP="002603CC">
      <w:pPr>
        <w:spacing w:line="240" w:lineRule="auto"/>
        <w:rPr>
          <w:del w:id="763" w:author="Robert McCall" w:date="2015-03-05T10:34:00Z"/>
          <w:lang w:val="en-US"/>
        </w:rPr>
      </w:pPr>
    </w:p>
    <w:p w:rsidR="003D1543" w:rsidRPr="004F2B4F" w:rsidDel="00DA70CC" w:rsidRDefault="003D1543" w:rsidP="002603CC">
      <w:pPr>
        <w:spacing w:line="240" w:lineRule="auto"/>
        <w:rPr>
          <w:del w:id="764" w:author="Robert McCall" w:date="2015-03-05T10:34:00Z"/>
          <w:lang w:val="en-US"/>
        </w:rPr>
      </w:pPr>
      <w:del w:id="765" w:author="Robert McCall" w:date="2015-03-05T10:34:00Z">
        <w:r w:rsidRPr="004F2B4F" w:rsidDel="00DA70CC">
          <w:rPr>
            <w:lang w:val="en-US"/>
          </w:rPr>
          <w:delText xml:space="preserve">In </w:delText>
        </w:r>
        <w:r w:rsidRPr="004F2B4F" w:rsidDel="00DA70CC">
          <w:rPr>
            <w:lang w:val="en-US"/>
          </w:rPr>
          <w:fldChar w:fldCharType="begin"/>
        </w:r>
        <w:r w:rsidRPr="004F2B4F" w:rsidDel="00DA70CC">
          <w:rPr>
            <w:lang w:val="en-US"/>
          </w:rPr>
          <w:delInstrText xml:space="preserve"> GOTOBUTTON ZEqnNum294806  \* MERGEFORMAT </w:delInstrText>
        </w:r>
        <w:r w:rsidRPr="004F2B4F" w:rsidDel="00DA70CC">
          <w:rPr>
            <w:lang w:val="en-US"/>
          </w:rPr>
          <w:fldChar w:fldCharType="begin"/>
        </w:r>
        <w:r w:rsidRPr="004F2B4F" w:rsidDel="00DA70CC">
          <w:rPr>
            <w:lang w:val="en-US"/>
          </w:rPr>
          <w:delInstrText xml:space="preserve"> REF ZEqnNum294806 \* Charformat \! \* MERGEFORMAT </w:delInstrText>
        </w:r>
        <w:r w:rsidRPr="004F2B4F" w:rsidDel="00DA70CC">
          <w:rPr>
            <w:lang w:val="en-US"/>
          </w:rPr>
          <w:fldChar w:fldCharType="separate"/>
        </w:r>
      </w:del>
      <w:del w:id="7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del w:id="767" w:author="Robert McCall" w:date="2015-03-05T10:34:00Z">
        <w:r w:rsidRPr="004F2B4F" w:rsidDel="00DA70CC">
          <w:rPr>
            <w:lang w:val="en-US"/>
          </w:rPr>
          <w:fldChar w:fldCharType="end"/>
        </w:r>
        <w:r w:rsidRPr="004F2B4F" w:rsidDel="00DA70CC">
          <w:rPr>
            <w:lang w:val="en-US"/>
          </w:rPr>
          <w:fldChar w:fldCharType="end"/>
        </w:r>
        <w:r w:rsidRPr="004F2B4F" w:rsidDel="00DA70CC">
          <w:rPr>
            <w:lang w:val="en-US"/>
          </w:rPr>
          <w:delText xml:space="preserve"> the superscript</w:delText>
        </w:r>
        <w:r w:rsidRPr="004F2B4F" w:rsidDel="00DA70CC">
          <w:rPr>
            <w:i/>
            <w:lang w:val="en-US"/>
          </w:rPr>
          <w:delText xml:space="preserve"> z</w:delText>
        </w:r>
        <w:r w:rsidRPr="004F2B4F" w:rsidDel="00DA70CC">
          <w:rPr>
            <w:lang w:val="en-US"/>
          </w:rPr>
          <w:delText xml:space="preserve"> refers to the vertical component of the variable, the subscript </w:delText>
        </w:r>
        <w:r w:rsidRPr="004F2B4F" w:rsidDel="00DA70CC">
          <w:rPr>
            <w:i/>
            <w:lang w:val="en-US"/>
          </w:rPr>
          <w:delText>w</w:delText>
        </w:r>
        <w:r w:rsidRPr="004F2B4F" w:rsidDel="00DA70CC">
          <w:rPr>
            <w:lang w:val="en-US"/>
          </w:rPr>
          <w:delText xml:space="preserve"> refers to a numerical approximation at the vertical cell interfaces.</w:delText>
        </w:r>
      </w:del>
    </w:p>
    <w:p w:rsidR="003D1543" w:rsidRPr="004F2B4F" w:rsidDel="00DA70CC" w:rsidRDefault="003D1543" w:rsidP="002603CC">
      <w:pPr>
        <w:spacing w:line="240" w:lineRule="auto"/>
        <w:rPr>
          <w:del w:id="768" w:author="Robert McCall" w:date="2015-03-05T10:34:00Z"/>
          <w:lang w:val="en-US"/>
        </w:rPr>
      </w:pPr>
    </w:p>
    <w:p w:rsidR="003D1543" w:rsidRPr="004F2B4F" w:rsidRDefault="003D1543" w:rsidP="002603CC">
      <w:pPr>
        <w:spacing w:line="240" w:lineRule="auto"/>
        <w:rPr>
          <w:lang w:val="en-US"/>
        </w:rPr>
      </w:pPr>
      <w:r w:rsidRPr="004F2B4F">
        <w:rPr>
          <w:lang w:val="en-US"/>
        </w:rPr>
        <w:t>Continuity in the groundwater cell is found following</w:t>
      </w:r>
      <w:ins w:id="769" w:author="Robert McCall" w:date="2015-03-05T10:35:00Z">
        <w:r w:rsidR="00DA70CC">
          <w:rPr>
            <w:lang w:val="en-US"/>
          </w:rPr>
          <w:t>:</w:t>
        </w:r>
      </w:ins>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67" type="#_x0000_t75" style="width:198.15pt;height:20.1pt" o:ole="">
            <v:imagedata r:id="rId331" o:title=""/>
          </v:shape>
          <o:OLEObject Type="Embed" ProgID="Equation.DSMT4" ShapeID="_x0000_i1167" DrawAspect="Content" ObjectID="_1487063924" r:id="rId33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70" w:author="Robert McCall" w:date="2015-03-05T10:09:00Z">
        <w:r w:rsidR="005E6B98" w:rsidDel="005E6B98">
          <w:rPr>
            <w:lang w:val="en-US"/>
          </w:rPr>
          <w:fldChar w:fldCharType="separate"/>
        </w:r>
      </w:del>
      <w:r w:rsidR="00801832" w:rsidRPr="004F2B4F">
        <w:rPr>
          <w:lang w:val="en-US"/>
        </w:rPr>
        <w:fldChar w:fldCharType="end"/>
      </w:r>
      <w:bookmarkStart w:id="771"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72" w:author="Robert McCall" w:date="2015-03-05T10:48:00Z">
        <w:r w:rsidR="00A37B49">
          <w:rPr>
            <w:noProof/>
            <w:lang w:val="en-US"/>
          </w:rPr>
          <w:instrText>123</w:instrText>
        </w:r>
      </w:ins>
      <w:del w:id="773" w:author="Robert McCall" w:date="2015-03-05T10:26:00Z">
        <w:r w:rsidR="00B67CDE" w:rsidDel="00787794">
          <w:rPr>
            <w:noProof/>
            <w:lang w:val="en-US"/>
          </w:rPr>
          <w:delInstrText>122</w:delInstrText>
        </w:r>
      </w:del>
      <w:r w:rsidR="00801832" w:rsidRPr="004F2B4F">
        <w:rPr>
          <w:lang w:val="en-US"/>
        </w:rPr>
        <w:fldChar w:fldCharType="end"/>
      </w:r>
      <w:r w:rsidR="00801832" w:rsidRPr="004F2B4F">
        <w:rPr>
          <w:lang w:val="en-US"/>
        </w:rPr>
        <w:instrText>)</w:instrText>
      </w:r>
      <w:bookmarkEnd w:id="771"/>
      <w:r w:rsidR="00801832" w:rsidRPr="004F2B4F">
        <w:rPr>
          <w:lang w:val="en-US"/>
        </w:rPr>
        <w:fldChar w:fldCharType="end"/>
      </w:r>
    </w:p>
    <w:p w:rsidR="003D1543" w:rsidRPr="004F2B4F" w:rsidRDefault="003D1543" w:rsidP="002603CC">
      <w:pPr>
        <w:spacing w:line="240" w:lineRule="auto"/>
        <w:rPr>
          <w:lang w:val="en-US"/>
        </w:rPr>
      </w:pPr>
    </w:p>
    <w:p w:rsidR="00DA70CC" w:rsidRPr="00DA70CC" w:rsidRDefault="00DA70CC" w:rsidP="002603CC">
      <w:pPr>
        <w:spacing w:line="240" w:lineRule="auto"/>
        <w:rPr>
          <w:ins w:id="774" w:author="Robert McCall" w:date="2015-03-05T10:35:00Z"/>
          <w:lang w:val="en-US"/>
          <w:rPrChange w:id="775" w:author="Robert McCall" w:date="2015-03-05T10:36:00Z">
            <w:rPr>
              <w:ins w:id="776" w:author="Robert McCall" w:date="2015-03-05T10:35:00Z"/>
              <w:lang w:val="en-US"/>
            </w:rPr>
          </w:rPrChange>
        </w:rPr>
      </w:pPr>
      <w:ins w:id="777" w:author="Robert McCall" w:date="2015-03-05T10:35:00Z">
        <w:r>
          <w:rPr>
            <w:lang w:val="en-US"/>
          </w:rPr>
          <w:t xml:space="preserve">In </w:t>
        </w:r>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778"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123</w:instrText>
        </w:r>
        <w:r w:rsidR="00A37B49" w:rsidRPr="004F2B4F">
          <w:rPr>
            <w:lang w:val="en-US"/>
          </w:rPr>
          <w:instrText>)</w:instrText>
        </w:r>
      </w:ins>
      <w:ins w:id="779" w:author="Robert McCall" w:date="2015-03-05T10:35:00Z">
        <w:r>
          <w:rPr>
            <w:lang w:val="en-US"/>
          </w:rPr>
          <w:fldChar w:fldCharType="end"/>
        </w:r>
        <w:r>
          <w:rPr>
            <w:lang w:val="en-US"/>
          </w:rPr>
          <w:fldChar w:fldCharType="end"/>
        </w:r>
        <w:r>
          <w:rPr>
            <w:lang w:val="en-US"/>
          </w:rPr>
          <w:t xml:space="preserve"> the variable </w:t>
        </w:r>
        <w:r>
          <w:rPr>
            <w:i/>
            <w:lang w:val="en-US"/>
          </w:rPr>
          <w:t>q</w:t>
        </w:r>
      </w:ins>
      <w:ins w:id="780" w:author="Robert McCall" w:date="2015-03-05T10:36:00Z">
        <w:r>
          <w:rPr>
            <w:i/>
            <w:vertAlign w:val="superscript"/>
            <w:lang w:val="en-US"/>
          </w:rPr>
          <w:t>z</w:t>
        </w:r>
        <w:r>
          <w:rPr>
            <w:lang w:val="en-US"/>
          </w:rPr>
          <w:t xml:space="preserve"> refers to the vertical groundwater discharge (e.g., submarine exchange</w:t>
        </w:r>
      </w:ins>
      <w:ins w:id="781" w:author="Robert McCall" w:date="2015-03-05T10:37:00Z">
        <w:r>
          <w:rPr>
            <w:lang w:val="en-US"/>
          </w:rPr>
          <w:t xml:space="preserve"> if connected to the surface </w:t>
        </w:r>
        <w:proofErr w:type="gramStart"/>
        <w:r>
          <w:rPr>
            <w:lang w:val="en-US"/>
          </w:rPr>
          <w:t>water,</w:t>
        </w:r>
        <w:proofErr w:type="gramEnd"/>
        <w:r>
          <w:rPr>
            <w:lang w:val="en-US"/>
          </w:rPr>
          <w:t xml:space="preserve"> or groundwater level fluctuations if the groundwater is not connected to the surface water</w:t>
        </w:r>
      </w:ins>
      <w:ins w:id="782" w:author="Robert McCall" w:date="2015-03-05T10:36:00Z">
        <w:r>
          <w:rPr>
            <w:lang w:val="en-US"/>
          </w:rPr>
          <w:t>).</w:t>
        </w:r>
      </w:ins>
    </w:p>
    <w:p w:rsidR="00DA70CC" w:rsidRDefault="00DA70CC" w:rsidP="002603CC">
      <w:pPr>
        <w:spacing w:line="240" w:lineRule="auto"/>
        <w:rPr>
          <w:ins w:id="783" w:author="Robert McCall" w:date="2015-03-05T10:35:00Z"/>
          <w:lang w:val="en-US"/>
        </w:rPr>
      </w:pPr>
    </w:p>
    <w:p w:rsidR="003D1543" w:rsidRPr="004F2B4F" w:rsidRDefault="00DA70CC" w:rsidP="002603CC">
      <w:pPr>
        <w:spacing w:line="240" w:lineRule="auto"/>
        <w:rPr>
          <w:lang w:val="en-US"/>
        </w:rPr>
      </w:pPr>
      <w:ins w:id="784" w:author="Robert McCall" w:date="2015-03-05T10:36:00Z">
        <w:r>
          <w:rPr>
            <w:lang w:val="en-US"/>
          </w:rPr>
          <w:t xml:space="preserve">In the case of hydrostatic groundwater </w:t>
        </w:r>
      </w:ins>
      <w:ins w:id="785" w:author="Robert McCall" w:date="2015-03-05T10:38:00Z">
        <w:r>
          <w:rPr>
            <w:lang w:val="en-US"/>
          </w:rPr>
          <w:t xml:space="preserve">flow, the variable </w:t>
        </w:r>
        <w:r>
          <w:rPr>
            <w:i/>
            <w:lang w:val="en-US"/>
          </w:rPr>
          <w:t>q</w:t>
        </w:r>
        <w:r>
          <w:rPr>
            <w:i/>
            <w:vertAlign w:val="superscript"/>
            <w:lang w:val="en-US"/>
          </w:rPr>
          <w:t>z</w:t>
        </w:r>
        <w:r>
          <w:rPr>
            <w:lang w:val="en-US"/>
          </w:rPr>
          <w:t xml:space="preserve"> can be solved through the known variables </w:t>
        </w:r>
        <w:r>
          <w:rPr>
            <w:i/>
            <w:lang w:val="en-US"/>
          </w:rPr>
          <w:t>q</w:t>
        </w:r>
        <w:r>
          <w:rPr>
            <w:i/>
            <w:vertAlign w:val="superscript"/>
            <w:lang w:val="en-US"/>
          </w:rPr>
          <w:t>x</w:t>
        </w:r>
        <w:r>
          <w:rPr>
            <w:lang w:val="en-US"/>
          </w:rPr>
          <w:t xml:space="preserve"> and</w:t>
        </w:r>
      </w:ins>
      <w:ins w:id="786" w:author="Robert McCall" w:date="2015-03-05T10:39:00Z">
        <w:r>
          <w:rPr>
            <w:lang w:val="en-US"/>
          </w:rPr>
          <w:t xml:space="preserve"> </w:t>
        </w:r>
        <w:r>
          <w:rPr>
            <w:i/>
            <w:lang w:val="en-US"/>
          </w:rPr>
          <w:t>q</w:t>
        </w:r>
        <w:r>
          <w:rPr>
            <w:i/>
            <w:vertAlign w:val="superscript"/>
            <w:lang w:val="en-US"/>
          </w:rPr>
          <w:t>y</w:t>
        </w:r>
        <w:r>
          <w:rPr>
            <w:lang w:val="en-US"/>
          </w:rPr>
          <w:t xml:space="preserve">. However, in the case of non-hydrostatic groundwater flow, </w:t>
        </w:r>
      </w:ins>
      <w:del w:id="787" w:author="Robert McCall" w:date="2015-03-05T10:39:00Z">
        <w:r w:rsidR="003D1543" w:rsidRPr="004F2B4F" w:rsidDel="00DA70CC">
          <w:rPr>
            <w:lang w:val="en-US"/>
          </w:rPr>
          <w:delText>A</w:delText>
        </w:r>
      </w:del>
      <w:ins w:id="788" w:author="Robert McCall" w:date="2015-03-05T10:39:00Z">
        <w:r>
          <w:rPr>
            <w:lang w:val="en-US"/>
          </w:rPr>
          <w:t>a</w:t>
        </w:r>
      </w:ins>
      <w:r w:rsidR="003D1543" w:rsidRPr="004F2B4F">
        <w:rPr>
          <w:lang w:val="en-US"/>
        </w:rPr>
        <w:t xml:space="preserve">ll variables in </w:t>
      </w:r>
      <w:r w:rsidR="003D1543" w:rsidRPr="004F2B4F">
        <w:rPr>
          <w:lang w:val="en-US"/>
        </w:rPr>
        <w:fldChar w:fldCharType="begin"/>
      </w:r>
      <w:r w:rsidR="003D1543" w:rsidRPr="004F2B4F">
        <w:rPr>
          <w:lang w:val="en-US"/>
        </w:rPr>
        <w:instrText xml:space="preserve"> GOTOBUTTON ZEqnNum299822  \* MERGEFORMAT </w:instrText>
      </w:r>
      <w:r w:rsidR="003D1543" w:rsidRPr="004F2B4F">
        <w:rPr>
          <w:lang w:val="en-US"/>
        </w:rPr>
        <w:fldChar w:fldCharType="begin"/>
      </w:r>
      <w:r w:rsidR="003D1543" w:rsidRPr="004F2B4F">
        <w:rPr>
          <w:lang w:val="en-US"/>
        </w:rPr>
        <w:instrText xml:space="preserve"> REF ZEqnNum299822 \* Charformat \! \* MERGEFORMAT </w:instrText>
      </w:r>
      <w:r w:rsidR="003D1543" w:rsidRPr="004F2B4F">
        <w:rPr>
          <w:lang w:val="en-US"/>
        </w:rPr>
        <w:fldChar w:fldCharType="separate"/>
      </w:r>
      <w:ins w:id="78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123</w:instrText>
        </w:r>
        <w:r w:rsidR="00A37B49" w:rsidRPr="004F2B4F">
          <w:rPr>
            <w:lang w:val="en-US"/>
          </w:rPr>
          <w:instrText>)</w:instrText>
        </w:r>
      </w:ins>
      <w:del w:id="7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122</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contain an unknown value for the groundwater pressure head, described in terms of a known head at the surface of the groundwater (</w:t>
      </w:r>
      <w:r w:rsidR="003D1543" w:rsidRPr="004F2B4F">
        <w:rPr>
          <w:i/>
          <w:lang w:val="en-US"/>
        </w:rPr>
        <w:t>H</w:t>
      </w:r>
      <w:r w:rsidR="003D1543" w:rsidRPr="004F2B4F">
        <w:rPr>
          <w:i/>
          <w:vertAlign w:val="subscript"/>
          <w:lang w:val="en-US"/>
        </w:rPr>
        <w:t>bc</w:t>
      </w:r>
      <w:r w:rsidR="003D1543" w:rsidRPr="004F2B4F">
        <w:rPr>
          <w:lang w:val="en-US"/>
        </w:rPr>
        <w:t>) and the unknown curvature of the vertical groundwater head function (</w:t>
      </w:r>
      <w:r w:rsidR="003D1543" w:rsidRPr="004F2B4F">
        <w:rPr>
          <w:i/>
          <w:lang w:val="en-US"/>
        </w:rPr>
        <w:t>β</w:t>
      </w:r>
      <w:r w:rsidR="003D1543"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9pt;height:15.05pt" o:ole="">
            <v:imagedata r:id="rId333" o:title=""/>
          </v:shape>
          <o:OLEObject Type="Embed" ProgID="Equation.DSMT4" ShapeID="_x0000_i1168" DrawAspect="Content" ObjectID="_1487063925" r:id="rId33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91" w:author="Robert McCall" w:date="2015-03-05T10:09:00Z">
        <w:r w:rsidR="005E6B98" w:rsidDel="005E6B98">
          <w:rPr>
            <w:lang w:val="en-US"/>
          </w:rPr>
          <w:fldChar w:fldCharType="separate"/>
        </w:r>
      </w:del>
      <w:r w:rsidR="00801832" w:rsidRPr="004F2B4F">
        <w:rPr>
          <w:lang w:val="en-US"/>
        </w:rPr>
        <w:fldChar w:fldCharType="end"/>
      </w:r>
      <w:bookmarkStart w:id="792"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93" w:author="Robert McCall" w:date="2015-03-05T10:48:00Z">
        <w:r w:rsidR="00A37B49">
          <w:rPr>
            <w:noProof/>
            <w:lang w:val="en-US"/>
          </w:rPr>
          <w:instrText>124</w:instrText>
        </w:r>
      </w:ins>
      <w:del w:id="794" w:author="Robert McCall" w:date="2015-03-05T10:26:00Z">
        <w:r w:rsidR="00B67CDE" w:rsidDel="00787794">
          <w:rPr>
            <w:noProof/>
            <w:lang w:val="en-US"/>
          </w:rPr>
          <w:delInstrText>123</w:delInstrText>
        </w:r>
      </w:del>
      <w:r w:rsidR="00801832" w:rsidRPr="004F2B4F">
        <w:rPr>
          <w:lang w:val="en-US"/>
        </w:rPr>
        <w:fldChar w:fldCharType="end"/>
      </w:r>
      <w:r w:rsidR="00801832" w:rsidRPr="004F2B4F">
        <w:rPr>
          <w:lang w:val="en-US"/>
        </w:rPr>
        <w:instrText>)</w:instrText>
      </w:r>
      <w:bookmarkEnd w:id="792"/>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79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124</w:instrText>
        </w:r>
        <w:r w:rsidR="00A37B49" w:rsidRPr="004F2B4F">
          <w:rPr>
            <w:lang w:val="en-US"/>
          </w:rPr>
          <w:instrText>)</w:instrText>
        </w:r>
      </w:ins>
      <w:del w:id="79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Del="003950A4" w:rsidRDefault="003D1543" w:rsidP="002603CC">
      <w:pPr>
        <w:spacing w:line="240" w:lineRule="auto"/>
        <w:rPr>
          <w:del w:id="797" w:author="Robert McCall" w:date="2015-03-05T10:42:00Z"/>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Del="003950A4" w:rsidRDefault="003D1543" w:rsidP="002603CC">
      <w:pPr>
        <w:spacing w:line="240" w:lineRule="auto"/>
        <w:rPr>
          <w:del w:id="798" w:author="Robert McCall" w:date="2015-03-05T10:42:00Z"/>
          <w:lang w:val="en-US"/>
        </w:rPr>
      </w:pPr>
    </w:p>
    <w:p w:rsidR="003950A4" w:rsidRDefault="003950A4" w:rsidP="002603CC">
      <w:pPr>
        <w:spacing w:line="240" w:lineRule="auto"/>
        <w:rPr>
          <w:ins w:id="799" w:author="Robert McCall" w:date="2015-03-05T10:42:00Z"/>
          <w:lang w:val="en-US"/>
        </w:rPr>
      </w:pPr>
      <w:ins w:id="800" w:author="Robert McCall" w:date="2015-03-05T10:42:00Z">
        <w:r>
          <w:rPr>
            <w:lang w:val="en-US"/>
          </w:rPr>
          <w:t xml:space="preserve"> </w:t>
        </w:r>
      </w:ins>
      <w:r w:rsidR="003D1543" w:rsidRPr="004F2B4F">
        <w:rPr>
          <w:lang w:val="en-US"/>
        </w:rPr>
        <w:t>The horizontal and vertical groundwater fluxes are calculated using the solution of</w:t>
      </w:r>
      <w:r w:rsidR="003D1543" w:rsidRPr="004F2B4F">
        <w:rPr>
          <w:i/>
          <w:lang w:val="en-US"/>
        </w:rPr>
        <w:t xml:space="preserve"> x</w:t>
      </w:r>
      <w:r w:rsidR="003D1543" w:rsidRPr="004F2B4F">
        <w:rPr>
          <w:lang w:val="en-US"/>
        </w:rPr>
        <w:t xml:space="preserve"> plus </w:t>
      </w:r>
      <w:r w:rsidR="003D1543" w:rsidRPr="004F2B4F">
        <w:rPr>
          <w:lang w:val="en-US"/>
        </w:rPr>
        <w:fldChar w:fldCharType="begin"/>
      </w:r>
      <w:r w:rsidR="003D1543" w:rsidRPr="004F2B4F">
        <w:rPr>
          <w:lang w:val="en-US"/>
        </w:rPr>
        <w:instrText xml:space="preserve"> GOTOBUTTON ZEqnNum464450  \* MERGEFORMAT </w:instrText>
      </w:r>
      <w:r w:rsidR="003D1543" w:rsidRPr="004F2B4F">
        <w:rPr>
          <w:lang w:val="en-US"/>
        </w:rPr>
        <w:fldChar w:fldCharType="begin"/>
      </w:r>
      <w:r w:rsidR="003D1543" w:rsidRPr="004F2B4F">
        <w:rPr>
          <w:lang w:val="en-US"/>
        </w:rPr>
        <w:instrText xml:space="preserve"> REF ZEqnNum464450 \* Charformat \! \* MERGEFORMAT </w:instrText>
      </w:r>
      <w:del w:id="801" w:author="Robert McCall" w:date="2015-03-05T10:09:00Z">
        <w:r w:rsidR="003D1543" w:rsidRPr="004F2B4F" w:rsidDel="005E6B98">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ins w:id="802" w:author="Robert McCall" w:date="2015-03-05T10:42:00Z">
        <w:r>
          <w:rPr>
            <w:lang w:val="en-US"/>
          </w:rPr>
          <w:fldChar w:fldCharType="begin"/>
        </w:r>
        <w:r>
          <w:rPr>
            <w:lang w:val="en-US"/>
          </w:rPr>
          <w:instrText xml:space="preserve"> GOTOBUTTON ZEqnNum628356  \* MERGEFORMAT </w:instrText>
        </w:r>
        <w:r>
          <w:rPr>
            <w:lang w:val="en-US"/>
          </w:rPr>
          <w:fldChar w:fldCharType="begin"/>
        </w:r>
        <w:r>
          <w:rPr>
            <w:lang w:val="en-US"/>
          </w:rPr>
          <w:instrText xml:space="preserve"> REF ZEqnNum628356 \* Charformat \! \* MERGEFORMAT </w:instrText>
        </w:r>
      </w:ins>
      <w:r>
        <w:rPr>
          <w:lang w:val="en-US"/>
        </w:rPr>
        <w:fldChar w:fldCharType="separate"/>
      </w:r>
      <w:ins w:id="80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122</w:instrText>
        </w:r>
        <w:r w:rsidR="00A37B49" w:rsidRPr="004F2B4F">
          <w:rPr>
            <w:lang w:val="en-US"/>
          </w:rPr>
          <w:instrText>)</w:instrText>
        </w:r>
      </w:ins>
      <w:ins w:id="804" w:author="Robert McCall" w:date="2015-03-05T10:42:00Z">
        <w:r>
          <w:rPr>
            <w:lang w:val="en-US"/>
          </w:rPr>
          <w:fldChar w:fldCharType="end"/>
        </w:r>
        <w:r>
          <w:rPr>
            <w:lang w:val="en-US"/>
          </w:rPr>
          <w:fldChar w:fldCharType="end"/>
        </w:r>
      </w:ins>
      <w:r w:rsidR="003D1543" w:rsidRPr="004F2B4F">
        <w:rPr>
          <w:lang w:val="en-US"/>
        </w:rPr>
        <w:t xml:space="preserve"> and </w:t>
      </w:r>
      <w:ins w:id="805" w:author="Robert McCall" w:date="2015-03-05T10:42:00Z">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806"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123</w:instrText>
        </w:r>
        <w:r w:rsidR="00A37B49" w:rsidRPr="004F2B4F">
          <w:rPr>
            <w:lang w:val="en-US"/>
          </w:rPr>
          <w:instrText>)</w:instrText>
        </w:r>
      </w:ins>
      <w:ins w:id="807" w:author="Robert McCall" w:date="2015-03-05T10:42:00Z">
        <w:r>
          <w:rPr>
            <w:lang w:val="en-US"/>
          </w:rPr>
          <w:fldChar w:fldCharType="end"/>
        </w:r>
        <w:r>
          <w:rPr>
            <w:lang w:val="en-US"/>
          </w:rPr>
          <w:fldChar w:fldCharType="end"/>
        </w:r>
      </w:ins>
      <w:r w:rsidR="003D1543" w:rsidRPr="004F2B4F">
        <w:rPr>
          <w:lang w:val="en-US"/>
        </w:rPr>
        <w:fldChar w:fldCharType="begin"/>
      </w:r>
      <w:r w:rsidR="003D1543" w:rsidRPr="004F2B4F">
        <w:rPr>
          <w:lang w:val="en-US"/>
        </w:rPr>
        <w:instrText xml:space="preserve"> GOTOBUTTON ZEqnNum294806  \* MERGEFORMAT </w:instrText>
      </w:r>
      <w:r w:rsidR="003D1543" w:rsidRPr="004F2B4F">
        <w:rPr>
          <w:lang w:val="en-US"/>
        </w:rPr>
        <w:fldChar w:fldCharType="begin"/>
      </w:r>
      <w:r w:rsidR="003D1543" w:rsidRPr="004F2B4F">
        <w:rPr>
          <w:lang w:val="en-US"/>
        </w:rPr>
        <w:instrText xml:space="preserve"> REF ZEqnNum294806 \* Charformat \! \* MERGEFORMAT </w:instrText>
      </w:r>
      <w:del w:id="808" w:author="Robert McCall" w:date="2015-03-05T10:35:00Z">
        <w:r w:rsidR="003D1543" w:rsidRPr="004F2B4F" w:rsidDel="00DA70CC">
          <w:rPr>
            <w:lang w:val="en-US"/>
          </w:rPr>
          <w:fldChar w:fldCharType="separate"/>
        </w:r>
      </w:del>
      <w:del w:id="80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w:t>
      </w:r>
    </w:p>
    <w:p w:rsidR="003950A4" w:rsidRDefault="003950A4" w:rsidP="002603CC">
      <w:pPr>
        <w:spacing w:line="240" w:lineRule="auto"/>
        <w:rPr>
          <w:ins w:id="810" w:author="Robert McCall" w:date="2015-03-05T10:42:00Z"/>
          <w:lang w:val="en-US"/>
        </w:rPr>
      </w:pPr>
    </w:p>
    <w:p w:rsidR="003D1543" w:rsidRPr="004F2B4F" w:rsidRDefault="003D1543" w:rsidP="002603CC">
      <w:pPr>
        <w:spacing w:line="240" w:lineRule="auto"/>
        <w:rPr>
          <w:lang w:val="en-US"/>
        </w:rPr>
      </w:pPr>
      <w:r w:rsidRPr="004F2B4F">
        <w:rPr>
          <w:lang w:val="en-US"/>
        </w:rPr>
        <w:t xml:space="preserve">Since </w:t>
      </w:r>
      <w:ins w:id="811" w:author="Robert McCall" w:date="2015-03-05T10:42:00Z">
        <w:r w:rsidR="003950A4">
          <w:rPr>
            <w:lang w:val="en-US"/>
          </w:rPr>
          <w:t xml:space="preserve">in both hydrostatic and non-hydrostatic groundwater flow </w:t>
        </w:r>
      </w:ins>
      <w:r w:rsidRPr="004F2B4F">
        <w:rPr>
          <w:lang w:val="en-US"/>
        </w:rPr>
        <w:t xml:space="preserve">some local velocities may exceed the critical Reynolds number for </w:t>
      </w:r>
      <w:r w:rsidRPr="004F2B4F">
        <w:rPr>
          <w:lang w:val="en-US"/>
        </w:rPr>
        <w:lastRenderedPageBreak/>
        <w:t>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812"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124</w:instrText>
        </w:r>
        <w:r w:rsidR="00A37B49" w:rsidRPr="004F2B4F">
          <w:rPr>
            <w:lang w:val="en-US"/>
          </w:rPr>
          <w:instrText>)</w:instrText>
        </w:r>
      </w:ins>
      <w:del w:id="81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ins w:id="814" w:author="Robert McCall" w:date="2015-03-05T10:43:00Z">
        <w:r w:rsidR="003950A4">
          <w:rPr>
            <w:lang w:val="en-US"/>
          </w:rPr>
          <w:t xml:space="preserve">Note that this approach is only used is the turbulent groundwater model is selected (keyword: </w:t>
        </w:r>
        <w:r w:rsidR="003950A4" w:rsidRPr="008608C1">
          <w:rPr>
            <w:i/>
            <w:lang w:val="en-US"/>
            <w:rPrChange w:id="815" w:author="Robert McCall" w:date="2015-03-05T10:44:00Z">
              <w:rPr>
                <w:lang w:val="en-US"/>
              </w:rPr>
            </w:rPrChange>
          </w:rPr>
          <w:t>gwscheme</w:t>
        </w:r>
        <w:r w:rsidR="003950A4">
          <w:rPr>
            <w:lang w:val="en-US"/>
          </w:rPr>
          <w:t xml:space="preserve"> = </w:t>
        </w:r>
        <w:r w:rsidR="003950A4" w:rsidRPr="008608C1">
          <w:rPr>
            <w:i/>
            <w:lang w:val="en-US"/>
            <w:rPrChange w:id="816" w:author="Robert McCall" w:date="2015-03-05T10:44:00Z">
              <w:rPr>
                <w:lang w:val="en-US"/>
              </w:rPr>
            </w:rPrChange>
          </w:rPr>
          <w:t>turbulent</w:t>
        </w:r>
        <w:r w:rsidR="003950A4">
          <w:rPr>
            <w:lang w:val="en-US"/>
          </w:rPr>
          <w:t>).</w:t>
        </w:r>
      </w:ins>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The </w:t>
      </w:r>
      <w:ins w:id="817" w:author="Robert McCall" w:date="2015-03-05T10:44:00Z">
        <w:r w:rsidR="00331B6D">
          <w:rPr>
            <w:lang w:val="en-US"/>
          </w:rPr>
          <w:t>(</w:t>
        </w:r>
      </w:ins>
      <w:r w:rsidRPr="004F2B4F">
        <w:rPr>
          <w:lang w:val="en-US"/>
        </w:rPr>
        <w:t>iterated</w:t>
      </w:r>
      <w:ins w:id="818" w:author="Robert McCall" w:date="2015-03-05T10:44:00Z">
        <w:r w:rsidR="00331B6D">
          <w:rPr>
            <w:lang w:val="en-US"/>
          </w:rPr>
          <w:t>)</w:t>
        </w:r>
      </w:ins>
      <w:r w:rsidRPr="004F2B4F">
        <w:rPr>
          <w:lang w:val="en-US"/>
        </w:rPr>
        <w:t xml:space="preserve">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138"/>
          <w:lang w:val="en-US"/>
        </w:rPr>
        <w:object w:dxaOrig="3360" w:dyaOrig="2880">
          <v:shape id="_x0000_i1274" type="#_x0000_t75" style="width:169.1pt;height:2in" o:ole="">
            <v:imagedata r:id="rId335" o:title=""/>
          </v:shape>
          <o:OLEObject Type="Embed" ProgID="Equation.DSMT4" ShapeID="_x0000_i1274" DrawAspect="Content" ObjectID="_1487063926" r:id="rId33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1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20" w:author="Robert McCall" w:date="2015-03-05T10:48:00Z">
        <w:r w:rsidR="00A37B49">
          <w:rPr>
            <w:noProof/>
            <w:lang w:val="en-US"/>
          </w:rPr>
          <w:instrText>125</w:instrText>
        </w:r>
      </w:ins>
      <w:del w:id="821" w:author="Robert McCall" w:date="2015-03-05T10:26:00Z">
        <w:r w:rsidR="00B67CDE" w:rsidDel="00787794">
          <w:rPr>
            <w:noProof/>
            <w:lang w:val="en-US"/>
          </w:rPr>
          <w:delInstrText>124</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822"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124</w:instrText>
        </w:r>
        <w:r w:rsidR="00A37B49" w:rsidRPr="004F2B4F">
          <w:rPr>
            <w:lang w:val="en-US"/>
          </w:rPr>
          <w:instrText>)</w:instrText>
        </w:r>
      </w:ins>
      <w:del w:id="82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34"/>
          <w:lang w:val="en-US"/>
        </w:rPr>
        <w:object w:dxaOrig="7140" w:dyaOrig="800">
          <v:shape id="_x0000_i1277" type="#_x0000_t75" style="width:356.65pt;height:40.2pt" o:ole="">
            <v:imagedata r:id="rId337" o:title=""/>
          </v:shape>
          <o:OLEObject Type="Embed" ProgID="Equation.DSMT4" ShapeID="_x0000_i1277" DrawAspect="Content" ObjectID="_1487063927" r:id="rId3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24"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25" w:author="Robert McCall" w:date="2015-03-05T10:48:00Z">
        <w:r w:rsidR="00A37B49">
          <w:rPr>
            <w:noProof/>
            <w:lang w:val="en-US"/>
          </w:rPr>
          <w:instrText>126</w:instrText>
        </w:r>
      </w:ins>
      <w:del w:id="826" w:author="Robert McCall" w:date="2015-03-05T10:26:00Z">
        <w:r w:rsidR="00B67CDE" w:rsidDel="00787794">
          <w:rPr>
            <w:noProof/>
            <w:lang w:val="en-US"/>
          </w:rPr>
          <w:delInstrText>125</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827" w:name="_Toc412623910"/>
      <w:r w:rsidRPr="004F2B4F">
        <w:rPr>
          <w:lang w:val="en-US"/>
        </w:rPr>
        <w:t>Sediment transport</w:t>
      </w:r>
      <w:bookmarkEnd w:id="827"/>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25pt;height:36.85pt" o:ole="">
            <v:imagedata r:id="rId339" o:title=""/>
          </v:shape>
          <o:OLEObject Type="Embed" ProgID="Equation.DSMT4" ShapeID="_x0000_i1171" DrawAspect="Content" ObjectID="_1487063928" r:id="rId34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28"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29" w:author="Robert McCall" w:date="2015-03-05T10:48:00Z">
        <w:r w:rsidR="00A37B49">
          <w:rPr>
            <w:noProof/>
            <w:lang w:val="en-US"/>
          </w:rPr>
          <w:instrText>127</w:instrText>
        </w:r>
      </w:ins>
      <w:del w:id="830" w:author="Robert McCall" w:date="2015-03-05T10:26:00Z">
        <w:r w:rsidR="00B67CDE" w:rsidDel="00787794">
          <w:rPr>
            <w:noProof/>
            <w:lang w:val="en-US"/>
          </w:rPr>
          <w:delInstrText>126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85pt" o:ole="">
            <v:imagedata r:id="rId341" o:title=""/>
          </v:shape>
          <o:OLEObject Type="Embed" ProgID="Equation.DSMT4" ShapeID="_x0000_i1172" DrawAspect="Content" ObjectID="_1487063929" r:id="rId34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31"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32" w:author="Robert McCall" w:date="2015-03-05T10:48:00Z">
        <w:r w:rsidR="00A37B49">
          <w:rPr>
            <w:noProof/>
            <w:lang w:val="en-US"/>
          </w:rPr>
          <w:instrText>128</w:instrText>
        </w:r>
      </w:ins>
      <w:del w:id="833" w:author="Robert McCall" w:date="2015-03-05T10:26:00Z">
        <w:r w:rsidR="00B67CDE" w:rsidDel="00787794">
          <w:rPr>
            <w:noProof/>
            <w:lang w:val="en-US"/>
          </w:rPr>
          <w:delInstrText>127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15pt;height:40.2pt" o:ole="">
            <v:imagedata r:id="rId343" o:title=""/>
          </v:shape>
          <o:OLEObject Type="Embed" ProgID="Equation.DSMT4" ShapeID="_x0000_i1173" DrawAspect="Content" ObjectID="_1487063930" r:id="rId34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34"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35" w:author="Robert McCall" w:date="2015-03-05T10:48:00Z">
        <w:r w:rsidR="00A37B49">
          <w:rPr>
            <w:noProof/>
            <w:lang w:val="en-US"/>
          </w:rPr>
          <w:instrText>129</w:instrText>
        </w:r>
      </w:ins>
      <w:del w:id="836" w:author="Robert McCall" w:date="2015-03-05T10:26:00Z">
        <w:r w:rsidR="00B67CDE" w:rsidDel="00787794">
          <w:rPr>
            <w:noProof/>
            <w:lang w:val="en-US"/>
          </w:rPr>
          <w:delInstrText>128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3pt;height:37.4pt" o:ole="">
            <v:imagedata r:id="rId345" o:title=""/>
          </v:shape>
          <o:OLEObject Type="Embed" ProgID="Equation.DSMT4" ShapeID="_x0000_i1174" DrawAspect="Content" ObjectID="_1487063931" r:id="rId34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37"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38" w:author="Robert McCall" w:date="2015-03-05T10:48:00Z">
        <w:r w:rsidR="00A37B49">
          <w:rPr>
            <w:noProof/>
            <w:lang w:val="en-US"/>
          </w:rPr>
          <w:instrText>130</w:instrText>
        </w:r>
      </w:ins>
      <w:del w:id="839" w:author="Robert McCall" w:date="2015-03-05T10:26:00Z">
        <w:r w:rsidR="00B67CDE" w:rsidDel="00787794">
          <w:rPr>
            <w:noProof/>
            <w:lang w:val="en-US"/>
          </w:rPr>
          <w:delInstrText>129</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0.95pt;height:30.15pt" o:ole="">
            <v:imagedata r:id="rId347" o:title=""/>
          </v:shape>
          <o:OLEObject Type="Embed" ProgID="Equation.DSMT4" ShapeID="_x0000_i1175" DrawAspect="Content" ObjectID="_1487063932" r:id="rId348"/>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40"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41" w:author="Robert McCall" w:date="2015-03-05T10:48:00Z">
        <w:r w:rsidR="00A37B49">
          <w:rPr>
            <w:noProof/>
            <w:lang w:val="en-US"/>
          </w:rPr>
          <w:instrText>131</w:instrText>
        </w:r>
      </w:ins>
      <w:del w:id="842" w:author="Robert McCall" w:date="2015-03-05T10:26:00Z">
        <w:r w:rsidR="00B67CDE" w:rsidDel="00787794">
          <w:rPr>
            <w:noProof/>
            <w:lang w:val="en-US"/>
          </w:rPr>
          <w:delInstrText>130</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25pt;height:36.85pt" o:ole="">
            <v:imagedata r:id="rId349" o:title=""/>
          </v:shape>
          <o:OLEObject Type="Embed" ProgID="Equation.DSMT4" ShapeID="_x0000_i1176" DrawAspect="Content" ObjectID="_1487063933" r:id="rId35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43"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44" w:author="Robert McCall" w:date="2015-03-05T10:48:00Z">
        <w:r w:rsidR="00A37B49">
          <w:rPr>
            <w:noProof/>
            <w:lang w:val="en-US"/>
          </w:rPr>
          <w:instrText>132</w:instrText>
        </w:r>
      </w:ins>
      <w:del w:id="845" w:author="Robert McCall" w:date="2015-03-05T10:26:00Z">
        <w:r w:rsidR="00B67CDE" w:rsidDel="00787794">
          <w:rPr>
            <w:noProof/>
            <w:lang w:val="en-US"/>
          </w:rPr>
          <w:delInstrText>131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6pt;height:15.05pt" o:ole="">
            <v:imagedata r:id="rId351" o:title=""/>
          </v:shape>
          <o:OLEObject Type="Embed" ProgID="Equation.DSMT4" ShapeID="_x0000_i1177" DrawAspect="Content" ObjectID="_1487063934" r:id="rId352"/>
        </w:object>
      </w:r>
      <w:r w:rsidRPr="004F2B4F">
        <w:rPr>
          <w:lang w:val="en-US"/>
        </w:rPr>
        <w:t xml:space="preserve">-method, where </w:t>
      </w:r>
      <w:r w:rsidRPr="004F2B4F">
        <w:rPr>
          <w:position w:val="-6"/>
          <w:lang w:val="en-US"/>
        </w:rPr>
        <w:object w:dxaOrig="520" w:dyaOrig="279">
          <v:shape id="_x0000_i1178" type="#_x0000_t75" style="width:26.25pt;height:15.05pt" o:ole="">
            <v:imagedata r:id="rId353" o:title=""/>
          </v:shape>
          <o:OLEObject Type="Embed" ProgID="Equation.DSMT4" ShapeID="_x0000_i1178" DrawAspect="Content" ObjectID="_1487063935" r:id="rId354"/>
        </w:object>
      </w:r>
      <w:r w:rsidRPr="004F2B4F">
        <w:rPr>
          <w:lang w:val="en-US"/>
        </w:rPr>
        <w:t xml:space="preserve"> means a fully upwind approximation, and </w:t>
      </w:r>
      <w:r w:rsidRPr="004F2B4F">
        <w:rPr>
          <w:position w:val="-6"/>
          <w:lang w:val="en-US"/>
        </w:rPr>
        <w:object w:dxaOrig="740" w:dyaOrig="279">
          <v:shape id="_x0000_i1179" type="#_x0000_t75" style="width:36.85pt;height:15.05pt" o:ole="">
            <v:imagedata r:id="rId355" o:title=""/>
          </v:shape>
          <o:OLEObject Type="Embed" ProgID="Equation.DSMT4" ShapeID="_x0000_i1179" DrawAspect="Content" ObjectID="_1487063936" r:id="rId356"/>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4.15pt;height:41.85pt" o:ole="">
            <v:imagedata r:id="rId357" o:title=""/>
          </v:shape>
          <o:OLEObject Type="Embed" ProgID="Equation.DSMT4" ShapeID="_x0000_i1180" DrawAspect="Content" ObjectID="_1487063937" r:id="rId358"/>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46"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47" w:author="Robert McCall" w:date="2015-03-05T10:48:00Z">
        <w:r w:rsidR="00A37B49">
          <w:rPr>
            <w:noProof/>
            <w:lang w:val="en-US"/>
          </w:rPr>
          <w:instrText>133</w:instrText>
        </w:r>
      </w:ins>
      <w:del w:id="848" w:author="Robert McCall" w:date="2015-03-05T10:26:00Z">
        <w:r w:rsidR="00B67CDE" w:rsidDel="00787794">
          <w:rPr>
            <w:noProof/>
            <w:lang w:val="en-US"/>
          </w:rPr>
          <w:delInstrText>132</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55pt;height:40.2pt" o:ole="">
            <v:imagedata r:id="rId359" o:title=""/>
          </v:shape>
          <o:OLEObject Type="Embed" ProgID="Equation.DSMT4" ShapeID="_x0000_i1181" DrawAspect="Content" ObjectID="_1487063938" r:id="rId36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4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50" w:author="Robert McCall" w:date="2015-03-05T10:48:00Z">
        <w:r w:rsidR="00A37B49">
          <w:rPr>
            <w:noProof/>
            <w:lang w:val="en-US"/>
          </w:rPr>
          <w:instrText>134</w:instrText>
        </w:r>
      </w:ins>
      <w:del w:id="851" w:author="Robert McCall" w:date="2015-03-05T10:26:00Z">
        <w:r w:rsidR="00B67CDE" w:rsidDel="00787794">
          <w:rPr>
            <w:noProof/>
            <w:lang w:val="en-US"/>
          </w:rPr>
          <w:delInstrText>133</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852" w:name="_Toc412623911"/>
      <w:r w:rsidRPr="004F2B4F">
        <w:rPr>
          <w:lang w:val="en-US"/>
        </w:rPr>
        <w:t>Bottom updating schemes</w:t>
      </w:r>
      <w:bookmarkEnd w:id="852"/>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ins w:id="85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134</w:instrText>
        </w:r>
        <w:r w:rsidR="00A37B49" w:rsidRPr="004F2B4F">
          <w:rPr>
            <w:lang w:val="en-US"/>
          </w:rPr>
          <w:instrText>)</w:instrText>
        </w:r>
      </w:ins>
      <w:del w:id="85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ins w:id="85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135</w:instrText>
        </w:r>
        <w:r w:rsidR="00A37B49" w:rsidRPr="004F2B4F">
          <w:rPr>
            <w:lang w:val="en-US"/>
          </w:rPr>
          <w:instrText>)</w:instrText>
        </w:r>
      </w:ins>
      <w:del w:id="85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2" type="#_x0000_t75" style="width:164.1pt;height:30.15pt" o:ole="">
            <v:imagedata r:id="rId361" o:title=""/>
          </v:shape>
          <o:OLEObject Type="Embed" ProgID="Equation.DSMT4" ShapeID="_x0000_i1182" DrawAspect="Content" ObjectID="_1487063939" r:id="rId362"/>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57" w:author="Robert McCall" w:date="2015-03-05T10:09:00Z">
        <w:r w:rsidR="005E6B98" w:rsidDel="005E6B98">
          <w:rPr>
            <w:lang w:val="en-US"/>
          </w:rPr>
          <w:fldChar w:fldCharType="separate"/>
        </w:r>
      </w:del>
      <w:r w:rsidR="00801832" w:rsidRPr="004F2B4F">
        <w:rPr>
          <w:lang w:val="en-US"/>
        </w:rPr>
        <w:fldChar w:fldCharType="end"/>
      </w:r>
      <w:bookmarkStart w:id="858"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59" w:author="Robert McCall" w:date="2015-03-05T10:48:00Z">
        <w:r w:rsidR="00A37B49">
          <w:rPr>
            <w:noProof/>
            <w:lang w:val="en-US"/>
          </w:rPr>
          <w:instrText>135</w:instrText>
        </w:r>
      </w:ins>
      <w:del w:id="860" w:author="Robert McCall" w:date="2015-03-05T10:26:00Z">
        <w:r w:rsidR="00B67CDE" w:rsidDel="00787794">
          <w:rPr>
            <w:noProof/>
            <w:lang w:val="en-US"/>
          </w:rPr>
          <w:delInstrText>134</w:delInstrText>
        </w:r>
      </w:del>
      <w:r w:rsidR="00801832" w:rsidRPr="004F2B4F">
        <w:rPr>
          <w:lang w:val="en-US"/>
        </w:rPr>
        <w:fldChar w:fldCharType="end"/>
      </w:r>
      <w:r w:rsidR="00801832" w:rsidRPr="004F2B4F">
        <w:rPr>
          <w:lang w:val="en-US"/>
        </w:rPr>
        <w:instrText>)</w:instrText>
      </w:r>
      <w:bookmarkEnd w:id="858"/>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3" type="#_x0000_t75" style="width:200.35pt;height:30.15pt" o:ole="">
            <v:imagedata r:id="rId363" o:title=""/>
          </v:shape>
          <o:OLEObject Type="Embed" ProgID="Equation.DSMT4" ShapeID="_x0000_i1183" DrawAspect="Content" ObjectID="_1487063940" r:id="rId364"/>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61" w:author="Robert McCall" w:date="2015-03-05T10:09:00Z">
        <w:r w:rsidR="005E6B98" w:rsidDel="005E6B98">
          <w:rPr>
            <w:lang w:val="en-US"/>
          </w:rPr>
          <w:fldChar w:fldCharType="separate"/>
        </w:r>
      </w:del>
      <w:r w:rsidR="00801832" w:rsidRPr="004F2B4F">
        <w:rPr>
          <w:lang w:val="en-US"/>
        </w:rPr>
        <w:fldChar w:fldCharType="end"/>
      </w:r>
      <w:bookmarkStart w:id="862"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63" w:author="Robert McCall" w:date="2015-03-05T10:48:00Z">
        <w:r w:rsidR="00A37B49">
          <w:rPr>
            <w:noProof/>
            <w:lang w:val="en-US"/>
          </w:rPr>
          <w:instrText>136</w:instrText>
        </w:r>
      </w:ins>
      <w:del w:id="864" w:author="Robert McCall" w:date="2015-03-05T10:26:00Z">
        <w:r w:rsidR="00B67CDE" w:rsidDel="00787794">
          <w:rPr>
            <w:noProof/>
            <w:lang w:val="en-US"/>
          </w:rPr>
          <w:delInstrText>135</w:delInstrText>
        </w:r>
      </w:del>
      <w:r w:rsidR="00801832" w:rsidRPr="004F2B4F">
        <w:rPr>
          <w:lang w:val="en-US"/>
        </w:rPr>
        <w:fldChar w:fldCharType="end"/>
      </w:r>
      <w:r w:rsidR="00801832" w:rsidRPr="004F2B4F">
        <w:rPr>
          <w:lang w:val="en-US"/>
        </w:rPr>
        <w:instrText>)</w:instrText>
      </w:r>
      <w:bookmarkEnd w:id="862"/>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lastRenderedPageBreak/>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865"/>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865"/>
      <w:r w:rsidR="00587AD5" w:rsidRPr="004F2B4F">
        <w:rPr>
          <w:rStyle w:val="CommentReference"/>
          <w:lang w:val="en-US"/>
        </w:rPr>
        <w:commentReference w:id="865"/>
      </w:r>
    </w:p>
    <w:p w:rsidR="00A52150" w:rsidRPr="004F2B4F" w:rsidRDefault="00734E22" w:rsidP="002603CC">
      <w:pPr>
        <w:pStyle w:val="Heading3"/>
        <w:jc w:val="both"/>
        <w:rPr>
          <w:lang w:val="en-US"/>
        </w:rPr>
      </w:pPr>
      <w:bookmarkStart w:id="866" w:name="_Toc412623912"/>
      <w:r w:rsidRPr="004F2B4F">
        <w:rPr>
          <w:lang w:val="en-US"/>
        </w:rPr>
        <w:lastRenderedPageBreak/>
        <w:t>Non-hydrostatic</w:t>
      </w:r>
      <w:bookmarkEnd w:id="866"/>
    </w:p>
    <w:p w:rsidR="00A52150" w:rsidRPr="004F2B4F" w:rsidRDefault="00A52150" w:rsidP="002603CC">
      <w:pPr>
        <w:pStyle w:val="Heading4"/>
        <w:jc w:val="both"/>
        <w:rPr>
          <w:lang w:val="en-US"/>
        </w:rPr>
      </w:pPr>
      <w:bookmarkStart w:id="867" w:name="_Ref207199275"/>
      <w:bookmarkStart w:id="868" w:name="_Toc211006490"/>
      <w:bookmarkStart w:id="869" w:name="_Toc211933742"/>
      <w:bookmarkStart w:id="870" w:name="_Toc212190842"/>
      <w:bookmarkStart w:id="871" w:name="_Toc249984915"/>
      <w:bookmarkStart w:id="872" w:name="_Toc249985008"/>
      <w:r w:rsidRPr="004F2B4F">
        <w:rPr>
          <w:lang w:val="en-US"/>
        </w:rPr>
        <w:t>Global continuity equation</w:t>
      </w:r>
      <w:bookmarkEnd w:id="867"/>
      <w:bookmarkEnd w:id="868"/>
      <w:bookmarkEnd w:id="869"/>
      <w:bookmarkEnd w:id="870"/>
      <w:bookmarkEnd w:id="871"/>
      <w:bookmarkEnd w:id="872"/>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8.35pt;height:27.9pt" o:ole="">
            <v:imagedata r:id="rId365" o:title=""/>
          </v:shape>
          <o:OLEObject Type="Embed" ProgID="Equation.DSMT4" ShapeID="_x0000_i1184" DrawAspect="Content" ObjectID="_1487063941" r:id="rId3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73" w:author="Robert McCall" w:date="2015-03-05T10:09:00Z">
        <w:r w:rsidR="005E6B98" w:rsidDel="005E6B98">
          <w:rPr>
            <w:lang w:val="en-US"/>
          </w:rPr>
          <w:fldChar w:fldCharType="separate"/>
        </w:r>
      </w:del>
      <w:r w:rsidR="00801832" w:rsidRPr="004F2B4F">
        <w:rPr>
          <w:lang w:val="en-US"/>
        </w:rPr>
        <w:fldChar w:fldCharType="end"/>
      </w:r>
      <w:bookmarkStart w:id="874"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75" w:author="Robert McCall" w:date="2015-03-05T10:48:00Z">
        <w:r w:rsidR="00A37B49">
          <w:rPr>
            <w:noProof/>
            <w:lang w:val="en-US"/>
          </w:rPr>
          <w:instrText>137</w:instrText>
        </w:r>
      </w:ins>
      <w:del w:id="876" w:author="Robert McCall" w:date="2015-03-05T10:26:00Z">
        <w:r w:rsidR="00B67CDE" w:rsidDel="00787794">
          <w:rPr>
            <w:noProof/>
            <w:lang w:val="en-US"/>
          </w:rPr>
          <w:delInstrText>136</w:delInstrText>
        </w:r>
      </w:del>
      <w:r w:rsidR="00801832" w:rsidRPr="004F2B4F">
        <w:rPr>
          <w:lang w:val="en-US"/>
        </w:rPr>
        <w:fldChar w:fldCharType="end"/>
      </w:r>
      <w:r w:rsidR="00801832" w:rsidRPr="004F2B4F">
        <w:rPr>
          <w:lang w:val="en-US"/>
        </w:rPr>
        <w:instrText>)</w:instrText>
      </w:r>
      <w:bookmarkEnd w:id="87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ins w:id="87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137</w:instrText>
        </w:r>
        <w:r w:rsidR="00A37B49" w:rsidRPr="004F2B4F">
          <w:rPr>
            <w:lang w:val="en-US"/>
          </w:rPr>
          <w:instrText>)</w:instrText>
        </w:r>
      </w:ins>
      <w:del w:id="87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7.05pt;height:30.15pt" o:ole="">
            <v:imagedata r:id="rId367" o:title=""/>
          </v:shape>
          <o:OLEObject Type="Embed" ProgID="Equation.DSMT4" ShapeID="_x0000_i1185" DrawAspect="Content" ObjectID="_1487063942" r:id="rId36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79" w:author="Robert McCall" w:date="2015-03-05T10:09:00Z">
        <w:r w:rsidR="005E6B98" w:rsidDel="005E6B98">
          <w:rPr>
            <w:lang w:val="en-US"/>
          </w:rPr>
          <w:fldChar w:fldCharType="separate"/>
        </w:r>
      </w:del>
      <w:r w:rsidR="00801832" w:rsidRPr="004F2B4F">
        <w:rPr>
          <w:lang w:val="en-US"/>
        </w:rPr>
        <w:fldChar w:fldCharType="end"/>
      </w:r>
      <w:bookmarkStart w:id="880"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81" w:author="Robert McCall" w:date="2015-03-05T10:48:00Z">
        <w:r w:rsidR="00A37B49">
          <w:rPr>
            <w:noProof/>
            <w:lang w:val="en-US"/>
          </w:rPr>
          <w:instrText>138</w:instrText>
        </w:r>
      </w:ins>
      <w:del w:id="882" w:author="Robert McCall" w:date="2015-03-05T10:26:00Z">
        <w:r w:rsidR="00B67CDE" w:rsidDel="00787794">
          <w:rPr>
            <w:noProof/>
            <w:lang w:val="en-US"/>
          </w:rPr>
          <w:delInstrText>137</w:delInstrText>
        </w:r>
      </w:del>
      <w:r w:rsidR="00801832" w:rsidRPr="004F2B4F">
        <w:rPr>
          <w:lang w:val="en-US"/>
        </w:rPr>
        <w:fldChar w:fldCharType="end"/>
      </w:r>
      <w:r w:rsidR="00801832" w:rsidRPr="004F2B4F">
        <w:rPr>
          <w:lang w:val="en-US"/>
        </w:rPr>
        <w:instrText>)</w:instrText>
      </w:r>
      <w:bookmarkEnd w:id="88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6" type="#_x0000_t75" style="width:80.95pt;height:17.3pt" o:ole="">
            <v:imagedata r:id="rId369" o:title=""/>
          </v:shape>
          <o:OLEObject Type="Embed" ProgID="Equation.DSMT4" ShapeID="_x0000_i1186" DrawAspect="Content" ObjectID="_1487063943" r:id="rId370"/>
        </w:object>
      </w:r>
      <w:r w:rsidRPr="004F2B4F">
        <w:rPr>
          <w:rFonts w:cs="Tahoma"/>
          <w:lang w:val="en-US"/>
        </w:rPr>
        <w:t>,</w:t>
      </w:r>
      <w:r w:rsidRPr="004F2B4F">
        <w:rPr>
          <w:rFonts w:cs="Tahoma"/>
          <w:position w:val="-12"/>
          <w:lang w:val="en-US"/>
        </w:rPr>
        <w:object w:dxaOrig="1579" w:dyaOrig="340">
          <v:shape id="_x0000_i1187" type="#_x0000_t75" style="width:79.25pt;height:17.3pt" o:ole="">
            <v:imagedata r:id="rId371" o:title=""/>
          </v:shape>
          <o:OLEObject Type="Embed" ProgID="Equation.DSMT4" ShapeID="_x0000_i1187" DrawAspect="Content" ObjectID="_1487063944" r:id="rId372"/>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25pt;height:54.7pt" o:ole="">
            <v:imagedata r:id="rId373" o:title=""/>
          </v:shape>
          <o:OLEObject Type="Embed" ProgID="Equation.DSMT4" ShapeID="_x0000_i1188" DrawAspect="Content" ObjectID="_1487063945" r:id="rId37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3" w:author="Robert McCall" w:date="2015-03-05T10:09:00Z">
        <w:r w:rsidR="005E6B98" w:rsidDel="005E6B98">
          <w:rPr>
            <w:lang w:val="en-US"/>
          </w:rPr>
          <w:fldChar w:fldCharType="separate"/>
        </w:r>
      </w:del>
      <w:r w:rsidR="00801832" w:rsidRPr="004F2B4F">
        <w:rPr>
          <w:lang w:val="en-US"/>
        </w:rPr>
        <w:fldChar w:fldCharType="end"/>
      </w:r>
      <w:bookmarkStart w:id="884"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85" w:author="Robert McCall" w:date="2015-03-05T10:48:00Z">
        <w:r w:rsidR="00A37B49">
          <w:rPr>
            <w:noProof/>
            <w:lang w:val="en-US"/>
          </w:rPr>
          <w:instrText>139</w:instrText>
        </w:r>
      </w:ins>
      <w:del w:id="886" w:author="Robert McCall" w:date="2015-03-05T10:26:00Z">
        <w:r w:rsidR="00B67CDE" w:rsidDel="00787794">
          <w:rPr>
            <w:noProof/>
            <w:lang w:val="en-US"/>
          </w:rPr>
          <w:delInstrText>138</w:delInstrText>
        </w:r>
      </w:del>
      <w:r w:rsidR="00801832" w:rsidRPr="004F2B4F">
        <w:rPr>
          <w:lang w:val="en-US"/>
        </w:rPr>
        <w:fldChar w:fldCharType="end"/>
      </w:r>
      <w:r w:rsidR="00801832" w:rsidRPr="004F2B4F">
        <w:rPr>
          <w:lang w:val="en-US"/>
        </w:rPr>
        <w:instrText>)</w:instrText>
      </w:r>
      <w:bookmarkEnd w:id="88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9pt;height:15.65pt" o:ole="">
            <v:imagedata r:id="rId375" o:title=""/>
          </v:shape>
          <o:OLEObject Type="Embed" ProgID="Equation.DSMT4" ShapeID="_x0000_i1189" DrawAspect="Content" ObjectID="_1487063946" r:id="rId376"/>
        </w:object>
      </w:r>
      <w:r w:rsidRPr="004F2B4F">
        <w:rPr>
          <w:lang w:val="en-US"/>
        </w:rPr>
        <w:t xml:space="preserve"> is set </w:t>
      </w:r>
      <w:proofErr w:type="gramStart"/>
      <w:r w:rsidRPr="004F2B4F">
        <w:rPr>
          <w:lang w:val="en-US"/>
        </w:rPr>
        <w:t xml:space="preserve">to </w:t>
      </w:r>
      <w:proofErr w:type="gramEnd"/>
      <w:r w:rsidRPr="004F2B4F">
        <w:rPr>
          <w:position w:val="-10"/>
          <w:lang w:val="en-US"/>
        </w:rPr>
        <w:object w:dxaOrig="340" w:dyaOrig="320">
          <v:shape id="_x0000_i1190" type="#_x0000_t75" style="width:17.3pt;height:15.65pt" o:ole="">
            <v:imagedata r:id="rId377" o:title=""/>
          </v:shape>
          <o:OLEObject Type="Embed" ProgID="Equation.DSMT4" ShapeID="_x0000_i1190" DrawAspect="Content" ObjectID="_1487063947" r:id="rId378"/>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55pt;height:30.15pt" o:ole="">
            <v:imagedata r:id="rId379" o:title=""/>
          </v:shape>
          <o:OLEObject Type="Embed" ProgID="Equation.DSMT4" ShapeID="_x0000_i1191" DrawAspect="Content" ObjectID="_1487063948" r:id="rId38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7" w:author="Robert McCall" w:date="2015-03-05T10:09:00Z">
        <w:r w:rsidR="005E6B98" w:rsidDel="005E6B98">
          <w:rPr>
            <w:lang w:val="en-US"/>
          </w:rPr>
          <w:fldChar w:fldCharType="separate"/>
        </w:r>
      </w:del>
      <w:r w:rsidR="00801832" w:rsidRPr="004F2B4F">
        <w:rPr>
          <w:lang w:val="en-US"/>
        </w:rPr>
        <w:fldChar w:fldCharType="end"/>
      </w:r>
      <w:bookmarkStart w:id="888"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89" w:author="Robert McCall" w:date="2015-03-05T10:48:00Z">
        <w:r w:rsidR="00A37B49">
          <w:rPr>
            <w:noProof/>
            <w:lang w:val="en-US"/>
          </w:rPr>
          <w:instrText>140</w:instrText>
        </w:r>
      </w:ins>
      <w:del w:id="890" w:author="Robert McCall" w:date="2015-03-05T10:26:00Z">
        <w:r w:rsidR="00B67CDE" w:rsidDel="00787794">
          <w:rPr>
            <w:noProof/>
            <w:lang w:val="en-US"/>
          </w:rPr>
          <w:delInstrText>139</w:delInstrText>
        </w:r>
      </w:del>
      <w:r w:rsidR="00801832" w:rsidRPr="004F2B4F">
        <w:rPr>
          <w:lang w:val="en-US"/>
        </w:rPr>
        <w:fldChar w:fldCharType="end"/>
      </w:r>
      <w:r w:rsidR="00801832" w:rsidRPr="004F2B4F">
        <w:rPr>
          <w:lang w:val="en-US"/>
        </w:rPr>
        <w:instrText>)</w:instrText>
      </w:r>
      <w:bookmarkEnd w:id="88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6.55pt;height:17.3pt" o:ole="">
            <v:imagedata r:id="rId381" o:title=""/>
          </v:shape>
          <o:OLEObject Type="Embed" ProgID="Equation.DSMT4" ShapeID="_x0000_i1192" DrawAspect="Content" ObjectID="_1487063949" r:id="rId382"/>
        </w:object>
      </w:r>
      <w:r w:rsidRPr="004F2B4F">
        <w:rPr>
          <w:rFonts w:cs="Tahoma"/>
          <w:lang w:val="en-US"/>
        </w:rPr>
        <w:t xml:space="preserve"> and </w:t>
      </w:r>
      <w:r w:rsidRPr="004F2B4F">
        <w:rPr>
          <w:rFonts w:cs="Tahoma"/>
          <w:position w:val="-8"/>
          <w:lang w:val="en-US"/>
        </w:rPr>
        <w:object w:dxaOrig="620" w:dyaOrig="300">
          <v:shape id="_x0000_i1193" type="#_x0000_t75" style="width:30.15pt;height:15.05pt" o:ole="">
            <v:imagedata r:id="rId383" o:title=""/>
          </v:shape>
          <o:OLEObject Type="Embed" ProgID="Equation.DSMT4" ShapeID="_x0000_i1193" DrawAspect="Content" ObjectID="_1487063950" r:id="rId384"/>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90.15pt;height:30.15pt" o:ole="">
            <v:imagedata r:id="rId385" o:title=""/>
          </v:shape>
          <o:OLEObject Type="Embed" ProgID="Equation.DSMT4" ShapeID="_x0000_i1194" DrawAspect="Content" ObjectID="_1487063951" r:id="rId38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91" w:author="Robert McCall" w:date="2015-03-05T10:09:00Z">
        <w:r w:rsidR="005E6B98" w:rsidDel="005E6B98">
          <w:rPr>
            <w:lang w:val="en-US"/>
          </w:rPr>
          <w:fldChar w:fldCharType="separate"/>
        </w:r>
      </w:del>
      <w:r w:rsidR="00801832" w:rsidRPr="004F2B4F">
        <w:rPr>
          <w:lang w:val="en-US"/>
        </w:rPr>
        <w:fldChar w:fldCharType="end"/>
      </w:r>
      <w:bookmarkStart w:id="892"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93" w:author="Robert McCall" w:date="2015-03-05T10:48:00Z">
        <w:r w:rsidR="00A37B49">
          <w:rPr>
            <w:noProof/>
            <w:lang w:val="en-US"/>
          </w:rPr>
          <w:instrText>141</w:instrText>
        </w:r>
      </w:ins>
      <w:del w:id="894" w:author="Robert McCall" w:date="2015-03-05T10:26:00Z">
        <w:r w:rsidR="00B67CDE" w:rsidDel="00787794">
          <w:rPr>
            <w:noProof/>
            <w:lang w:val="en-US"/>
          </w:rPr>
          <w:delInstrText>140</w:delInstrText>
        </w:r>
      </w:del>
      <w:r w:rsidR="00801832" w:rsidRPr="004F2B4F">
        <w:rPr>
          <w:lang w:val="en-US"/>
        </w:rPr>
        <w:fldChar w:fldCharType="end"/>
      </w:r>
      <w:r w:rsidR="00801832" w:rsidRPr="004F2B4F">
        <w:rPr>
          <w:lang w:val="en-US"/>
        </w:rPr>
        <w:instrText>)</w:instrText>
      </w:r>
      <w:bookmarkEnd w:id="89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25pt;height:17.3pt" o:ole="">
            <v:imagedata r:id="rId387" o:title=""/>
          </v:shape>
          <o:OLEObject Type="Embed" ProgID="Equation.DSMT4" ShapeID="_x0000_i1195" DrawAspect="Content" ObjectID="_1487063952" r:id="rId388"/>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6pt;height:15.65pt" o:ole="">
            <v:imagedata r:id="rId389" o:title=""/>
          </v:shape>
          <o:OLEObject Type="Embed" ProgID="Equation.DSMT4" ShapeID="_x0000_i1196" DrawAspect="Content" ObjectID="_1487063953" r:id="rId390"/>
        </w:object>
      </w:r>
      <w:r w:rsidRPr="004F2B4F">
        <w:rPr>
          <w:lang w:val="en-US"/>
        </w:rPr>
        <w:t xml:space="preserve"> and </w:t>
      </w:r>
      <w:r w:rsidRPr="004F2B4F">
        <w:rPr>
          <w:position w:val="-8"/>
          <w:lang w:val="en-US"/>
        </w:rPr>
        <w:object w:dxaOrig="639" w:dyaOrig="300">
          <v:shape id="_x0000_i1197" type="#_x0000_t75" style="width:31.8pt;height:15.05pt" o:ole="">
            <v:imagedata r:id="rId391" o:title=""/>
          </v:shape>
          <o:OLEObject Type="Embed" ProgID="Equation.DSMT4" ShapeID="_x0000_i1197" DrawAspect="Content" ObjectID="_1487063954" r:id="rId392"/>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25pt;height:17.3pt" o:ole="">
            <v:imagedata r:id="rId393" o:title=""/>
          </v:shape>
          <o:OLEObject Type="Embed" ProgID="Equation.DSMT4" ShapeID="_x0000_i1198" DrawAspect="Content" ObjectID="_1487063955" r:id="rId394"/>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5pt;height:17.3pt" o:ole="">
            <v:imagedata r:id="rId395" o:title=""/>
          </v:shape>
          <o:OLEObject Type="Embed" ProgID="Equation.DSMT4" ShapeID="_x0000_i1199" DrawAspect="Content" ObjectID="_1487063956" r:id="rId3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95" w:author="Robert McCall" w:date="2015-03-05T10:09:00Z">
        <w:r w:rsidR="005E6B98" w:rsidDel="005E6B98">
          <w:rPr>
            <w:lang w:val="en-US"/>
          </w:rPr>
          <w:fldChar w:fldCharType="separate"/>
        </w:r>
      </w:del>
      <w:r w:rsidR="00801832" w:rsidRPr="004F2B4F">
        <w:rPr>
          <w:lang w:val="en-US"/>
        </w:rPr>
        <w:fldChar w:fldCharType="end"/>
      </w:r>
      <w:bookmarkStart w:id="896"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97" w:author="Robert McCall" w:date="2015-03-05T10:48:00Z">
        <w:r w:rsidR="00A37B49">
          <w:rPr>
            <w:noProof/>
            <w:lang w:val="en-US"/>
          </w:rPr>
          <w:instrText>142</w:instrText>
        </w:r>
      </w:ins>
      <w:del w:id="898" w:author="Robert McCall" w:date="2015-03-05T10:26:00Z">
        <w:r w:rsidR="00B67CDE" w:rsidDel="00787794">
          <w:rPr>
            <w:noProof/>
            <w:lang w:val="en-US"/>
          </w:rPr>
          <w:delInstrText>141</w:delInstrText>
        </w:r>
      </w:del>
      <w:r w:rsidR="00801832" w:rsidRPr="004F2B4F">
        <w:rPr>
          <w:lang w:val="en-US"/>
        </w:rPr>
        <w:fldChar w:fldCharType="end"/>
      </w:r>
      <w:r w:rsidR="00801832" w:rsidRPr="004F2B4F">
        <w:rPr>
          <w:lang w:val="en-US"/>
        </w:rPr>
        <w:instrText>)</w:instrText>
      </w:r>
      <w:bookmarkEnd w:id="89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899" w:name="_Toc249984916"/>
      <w:bookmarkStart w:id="900" w:name="_Toc249985009"/>
      <w:r w:rsidRPr="004F2B4F">
        <w:rPr>
          <w:lang w:val="en-US"/>
        </w:rPr>
        <w:lastRenderedPageBreak/>
        <w:t>Local continuity equation</w:t>
      </w:r>
      <w:bookmarkEnd w:id="899"/>
      <w:bookmarkEnd w:id="900"/>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05pt;height:31.8pt" o:ole="">
            <v:imagedata r:id="rId397" o:title=""/>
          </v:shape>
          <o:OLEObject Type="Embed" ProgID="Equation.DSMT4" ShapeID="_x0000_i1200" DrawAspect="Content" ObjectID="_1487063957" r:id="rId39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1" w:author="Robert McCall" w:date="2015-03-05T10:09:00Z">
        <w:r w:rsidR="005E6B98" w:rsidDel="005E6B98">
          <w:rPr>
            <w:lang w:val="en-US"/>
          </w:rPr>
          <w:fldChar w:fldCharType="separate"/>
        </w:r>
      </w:del>
      <w:r w:rsidR="00801832" w:rsidRPr="004F2B4F">
        <w:rPr>
          <w:lang w:val="en-US"/>
        </w:rPr>
        <w:fldChar w:fldCharType="end"/>
      </w:r>
      <w:bookmarkStart w:id="902"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03" w:author="Robert McCall" w:date="2015-03-05T10:48:00Z">
        <w:r w:rsidR="00A37B49">
          <w:rPr>
            <w:noProof/>
            <w:lang w:val="en-US"/>
          </w:rPr>
          <w:instrText>143</w:instrText>
        </w:r>
      </w:ins>
      <w:del w:id="904" w:author="Robert McCall" w:date="2015-03-05T10:26:00Z">
        <w:r w:rsidR="00B67CDE" w:rsidDel="00787794">
          <w:rPr>
            <w:noProof/>
            <w:lang w:val="en-US"/>
          </w:rPr>
          <w:delInstrText>142</w:delInstrText>
        </w:r>
      </w:del>
      <w:r w:rsidR="00801832" w:rsidRPr="004F2B4F">
        <w:rPr>
          <w:lang w:val="en-US"/>
        </w:rPr>
        <w:fldChar w:fldCharType="end"/>
      </w:r>
      <w:r w:rsidR="00801832" w:rsidRPr="004F2B4F">
        <w:rPr>
          <w:lang w:val="en-US"/>
        </w:rPr>
        <w:instrText>)</w:instrText>
      </w:r>
      <w:bookmarkEnd w:id="90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4.2pt;height:30.15pt" o:ole="">
            <v:imagedata r:id="rId399" o:title=""/>
          </v:shape>
          <o:OLEObject Type="Embed" ProgID="Equation.DSMT4" ShapeID="_x0000_i1201" DrawAspect="Content" ObjectID="_1487063958" r:id="rId40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5" w:author="Robert McCall" w:date="2015-03-05T10:09:00Z">
        <w:r w:rsidR="005E6B98" w:rsidDel="005E6B98">
          <w:rPr>
            <w:lang w:val="en-US"/>
          </w:rPr>
          <w:fldChar w:fldCharType="separate"/>
        </w:r>
      </w:del>
      <w:r w:rsidR="00801832" w:rsidRPr="004F2B4F">
        <w:rPr>
          <w:lang w:val="en-US"/>
        </w:rPr>
        <w:fldChar w:fldCharType="end"/>
      </w:r>
      <w:bookmarkStart w:id="906"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07" w:author="Robert McCall" w:date="2015-03-05T10:48:00Z">
        <w:r w:rsidR="00A37B49">
          <w:rPr>
            <w:noProof/>
            <w:lang w:val="en-US"/>
          </w:rPr>
          <w:instrText>144</w:instrText>
        </w:r>
      </w:ins>
      <w:del w:id="908" w:author="Robert McCall" w:date="2015-03-05T10:26:00Z">
        <w:r w:rsidR="00B67CDE" w:rsidDel="00787794">
          <w:rPr>
            <w:noProof/>
            <w:lang w:val="en-US"/>
          </w:rPr>
          <w:delInstrText>143</w:delInstrText>
        </w:r>
      </w:del>
      <w:r w:rsidR="00801832" w:rsidRPr="004F2B4F">
        <w:rPr>
          <w:lang w:val="en-US"/>
        </w:rPr>
        <w:fldChar w:fldCharType="end"/>
      </w:r>
      <w:r w:rsidR="00801832" w:rsidRPr="004F2B4F">
        <w:rPr>
          <w:lang w:val="en-US"/>
        </w:rPr>
        <w:instrText>)</w:instrText>
      </w:r>
      <w:bookmarkEnd w:id="90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9pt;height:15.65pt" o:ole="">
            <v:imagedata r:id="rId401" o:title=""/>
          </v:shape>
          <o:OLEObject Type="Embed" ProgID="Equation.DSMT4" ShapeID="_x0000_i1202" DrawAspect="Content" ObjectID="_1487063959" r:id="rId402"/>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909" w:name="_Toc249984917"/>
      <w:bookmarkStart w:id="910" w:name="_Toc249985010"/>
      <w:r w:rsidRPr="004F2B4F">
        <w:rPr>
          <w:lang w:val="en-US"/>
        </w:rPr>
        <w:t>Horizontal Momentum</w:t>
      </w:r>
      <w:bookmarkEnd w:id="909"/>
      <w:bookmarkEnd w:id="910"/>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9pt;height:12.3pt" o:ole="">
            <v:imagedata r:id="rId403" o:title=""/>
          </v:shape>
          <o:OLEObject Type="Embed" ProgID="Equation.DSMT4" ShapeID="_x0000_i1203" DrawAspect="Content" ObjectID="_1487063960" r:id="rId404"/>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4.95pt;height:29.6pt" o:ole="">
            <v:imagedata r:id="rId405" o:title=""/>
          </v:shape>
          <o:OLEObject Type="Embed" ProgID="Equation.DSMT4" ShapeID="_x0000_i1204" DrawAspect="Content" ObjectID="_1487063961" r:id="rId40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1" w:author="Robert McCall" w:date="2015-03-05T10:09:00Z">
        <w:r w:rsidR="005E6B98" w:rsidDel="005E6B98">
          <w:rPr>
            <w:lang w:val="en-US"/>
          </w:rPr>
          <w:fldChar w:fldCharType="separate"/>
        </w:r>
      </w:del>
      <w:r w:rsidR="00801832" w:rsidRPr="004F2B4F">
        <w:rPr>
          <w:lang w:val="en-US"/>
        </w:rPr>
        <w:fldChar w:fldCharType="end"/>
      </w:r>
      <w:bookmarkStart w:id="912"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13" w:author="Robert McCall" w:date="2015-03-05T10:48:00Z">
        <w:r w:rsidR="00A37B49">
          <w:rPr>
            <w:noProof/>
            <w:lang w:val="en-US"/>
          </w:rPr>
          <w:instrText>145</w:instrText>
        </w:r>
      </w:ins>
      <w:del w:id="914" w:author="Robert McCall" w:date="2015-03-05T10:26:00Z">
        <w:r w:rsidR="00B67CDE" w:rsidDel="00787794">
          <w:rPr>
            <w:noProof/>
            <w:lang w:val="en-US"/>
          </w:rPr>
          <w:delInstrText>144</w:delInstrText>
        </w:r>
      </w:del>
      <w:r w:rsidR="00801832" w:rsidRPr="004F2B4F">
        <w:rPr>
          <w:lang w:val="en-US"/>
        </w:rPr>
        <w:fldChar w:fldCharType="end"/>
      </w:r>
      <w:r w:rsidR="00801832" w:rsidRPr="004F2B4F">
        <w:rPr>
          <w:lang w:val="en-US"/>
        </w:rPr>
        <w:instrText>)</w:instrText>
      </w:r>
      <w:bookmarkEnd w:id="91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1pt;height:69.2pt" o:ole="">
            <v:imagedata r:id="rId407" o:title=""/>
          </v:shape>
          <o:OLEObject Type="Embed" ProgID="Equation.DSMT4" ShapeID="_x0000_i1205" DrawAspect="Content" ObjectID="_1487063962" r:id="rId40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5" w:author="Robert McCall" w:date="2015-03-05T10:09:00Z">
        <w:r w:rsidR="005E6B98" w:rsidDel="005E6B98">
          <w:rPr>
            <w:lang w:val="en-US"/>
          </w:rPr>
          <w:fldChar w:fldCharType="separate"/>
        </w:r>
      </w:del>
      <w:r w:rsidR="00801832" w:rsidRPr="004F2B4F">
        <w:rPr>
          <w:lang w:val="en-US"/>
        </w:rPr>
        <w:fldChar w:fldCharType="end"/>
      </w:r>
      <w:bookmarkStart w:id="916"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17" w:author="Robert McCall" w:date="2015-03-05T10:48:00Z">
        <w:r w:rsidR="00A37B49">
          <w:rPr>
            <w:noProof/>
            <w:lang w:val="en-US"/>
          </w:rPr>
          <w:instrText>146</w:instrText>
        </w:r>
      </w:ins>
      <w:del w:id="918" w:author="Robert McCall" w:date="2015-03-05T10:26:00Z">
        <w:r w:rsidR="00B67CDE" w:rsidDel="00787794">
          <w:rPr>
            <w:noProof/>
            <w:lang w:val="en-US"/>
          </w:rPr>
          <w:delInstrText>145</w:delInstrText>
        </w:r>
      </w:del>
      <w:r w:rsidR="00801832" w:rsidRPr="004F2B4F">
        <w:rPr>
          <w:lang w:val="en-US"/>
        </w:rPr>
        <w:fldChar w:fldCharType="end"/>
      </w:r>
      <w:r w:rsidR="00801832" w:rsidRPr="004F2B4F">
        <w:rPr>
          <w:lang w:val="en-US"/>
        </w:rPr>
        <w:instrText>)</w:instrText>
      </w:r>
      <w:bookmarkEnd w:id="91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lastRenderedPageBreak/>
        <w:tab/>
      </w:r>
      <w:r w:rsidRPr="004F2B4F">
        <w:rPr>
          <w:position w:val="-96"/>
          <w:lang w:val="en-US"/>
        </w:rPr>
        <w:object w:dxaOrig="6180" w:dyaOrig="2020">
          <v:shape id="_x0000_i1206" type="#_x0000_t75" style="width:308.65pt;height:101.6pt" o:ole="">
            <v:imagedata r:id="rId409" o:title=""/>
          </v:shape>
          <o:OLEObject Type="Embed" ProgID="Equation.DSMT4" ShapeID="_x0000_i1206" DrawAspect="Content" ObjectID="_1487063963" r:id="rId41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20" w:author="Robert McCall" w:date="2015-03-05T10:48:00Z">
        <w:r w:rsidR="00A37B49">
          <w:rPr>
            <w:noProof/>
            <w:lang w:val="en-US"/>
          </w:rPr>
          <w:instrText>147</w:instrText>
        </w:r>
      </w:ins>
      <w:del w:id="921" w:author="Robert McCall" w:date="2015-03-05T10:26:00Z">
        <w:r w:rsidR="00B67CDE" w:rsidDel="00787794">
          <w:rPr>
            <w:noProof/>
            <w:lang w:val="en-US"/>
          </w:rPr>
          <w:delInstrText>146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9pt;height:17.3pt" o:ole="">
            <v:imagedata r:id="rId411" o:title=""/>
          </v:shape>
          <o:OLEObject Type="Embed" ProgID="Equation.DSMT4" ShapeID="_x0000_i1207" DrawAspect="Content" ObjectID="_1487063964" r:id="rId412"/>
        </w:object>
      </w:r>
      <w:r w:rsidRPr="004F2B4F">
        <w:rPr>
          <w:rFonts w:cs="Tahoma"/>
          <w:lang w:val="en-US"/>
        </w:rPr>
        <w:t xml:space="preserve"> and </w:t>
      </w:r>
      <w:r w:rsidRPr="004F2B4F">
        <w:rPr>
          <w:rFonts w:cs="Tahoma"/>
          <w:position w:val="-12"/>
          <w:lang w:val="en-US"/>
        </w:rPr>
        <w:object w:dxaOrig="660" w:dyaOrig="400">
          <v:shape id="_x0000_i1208" type="#_x0000_t75" style="width:32.95pt;height:20.1pt" o:ole="">
            <v:imagedata r:id="rId413" o:title=""/>
          </v:shape>
          <o:OLEObject Type="Embed" ProgID="Equation.DSMT4" ShapeID="_x0000_i1208" DrawAspect="Content" ObjectID="_1487063965" r:id="rId414"/>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3pt;height:15.65pt" o:ole="">
            <v:imagedata r:id="rId415" o:title=""/>
          </v:shape>
          <o:OLEObject Type="Embed" ProgID="Equation.DSMT4" ShapeID="_x0000_i1209" DrawAspect="Content" ObjectID="_1487063966" r:id="rId41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22" w:author="Robert McCall" w:date="2015-03-05T10:09:00Z">
        <w:r w:rsidR="005E6B98" w:rsidDel="005E6B98">
          <w:rPr>
            <w:lang w:val="en-US"/>
          </w:rPr>
          <w:fldChar w:fldCharType="separate"/>
        </w:r>
      </w:del>
      <w:r w:rsidR="00801832" w:rsidRPr="004F2B4F">
        <w:rPr>
          <w:lang w:val="en-US"/>
        </w:rPr>
        <w:fldChar w:fldCharType="end"/>
      </w:r>
      <w:bookmarkStart w:id="923"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24" w:author="Robert McCall" w:date="2015-03-05T10:48:00Z">
        <w:r w:rsidR="00A37B49">
          <w:rPr>
            <w:noProof/>
            <w:lang w:val="en-US"/>
          </w:rPr>
          <w:instrText>148</w:instrText>
        </w:r>
      </w:ins>
      <w:del w:id="925" w:author="Robert McCall" w:date="2015-03-05T10:26:00Z">
        <w:r w:rsidR="00B67CDE" w:rsidDel="00787794">
          <w:rPr>
            <w:noProof/>
            <w:lang w:val="en-US"/>
          </w:rPr>
          <w:delInstrText>147</w:delInstrText>
        </w:r>
      </w:del>
      <w:r w:rsidR="00801832" w:rsidRPr="004F2B4F">
        <w:rPr>
          <w:lang w:val="en-US"/>
        </w:rPr>
        <w:fldChar w:fldCharType="end"/>
      </w:r>
      <w:r w:rsidR="00801832" w:rsidRPr="004F2B4F">
        <w:rPr>
          <w:lang w:val="en-US"/>
        </w:rPr>
        <w:instrText>)</w:instrText>
      </w:r>
      <w:bookmarkEnd w:id="92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0" type="#_x0000_t75" style="width:29.6pt;height:15.65pt" o:ole="">
            <v:imagedata r:id="rId417" o:title=""/>
          </v:shape>
          <o:OLEObject Type="Embed" ProgID="Equation.DSMT4" ShapeID="_x0000_i1210" DrawAspect="Content" ObjectID="_1487063967" r:id="rId418"/>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1pt;height:15.65pt" o:ole="">
            <v:imagedata r:id="rId419" o:title=""/>
          </v:shape>
          <o:OLEObject Type="Embed" ProgID="Equation.DSMT4" ShapeID="_x0000_i1211" DrawAspect="Content" ObjectID="_1487063968" r:id="rId420"/>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2" type="#_x0000_t75" style="width:29.6pt;height:15.65pt" o:ole="">
            <v:imagedata r:id="rId421" o:title=""/>
          </v:shape>
          <o:OLEObject Type="Embed" ProgID="Equation.DSMT4" ShapeID="_x0000_i1212" DrawAspect="Content" ObjectID="_1487063969" r:id="rId422"/>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25pt;height:30.15pt" o:ole="">
            <v:imagedata r:id="rId423" o:title=""/>
          </v:shape>
          <o:OLEObject Type="Embed" ProgID="Equation.DSMT4" ShapeID="_x0000_i1213" DrawAspect="Content" ObjectID="_1487063970" r:id="rId42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26"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27" w:author="Robert McCall" w:date="2015-03-05T10:48:00Z">
        <w:r w:rsidR="00A37B49">
          <w:rPr>
            <w:noProof/>
            <w:lang w:val="en-US"/>
          </w:rPr>
          <w:instrText>149</w:instrText>
        </w:r>
      </w:ins>
      <w:del w:id="928" w:author="Robert McCall" w:date="2015-03-05T10:26:00Z">
        <w:r w:rsidR="00B67CDE" w:rsidDel="00787794">
          <w:rPr>
            <w:noProof/>
            <w:lang w:val="en-US"/>
          </w:rPr>
          <w:delInstrText>148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pt;height:15.65pt" o:ole="">
            <v:imagedata r:id="rId425" o:title=""/>
          </v:shape>
          <o:OLEObject Type="Embed" ProgID="Equation.DSMT4" ShapeID="_x0000_i1214" DrawAspect="Content" ObjectID="_1487063971" r:id="rId426"/>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4pt;height:15.65pt" o:ole="">
            <v:imagedata r:id="rId427" o:title=""/>
          </v:shape>
          <o:OLEObject Type="Embed" ProgID="Equation.DSMT4" ShapeID="_x0000_i1215" DrawAspect="Content" ObjectID="_1487063972" r:id="rId428"/>
        </w:object>
      </w:r>
      <w:r w:rsidRPr="004F2B4F">
        <w:rPr>
          <w:lang w:val="en-US"/>
        </w:rPr>
        <w:t xml:space="preserve">, in which </w:t>
      </w:r>
      <w:r w:rsidRPr="004F2B4F">
        <w:rPr>
          <w:position w:val="-10"/>
          <w:lang w:val="en-US"/>
        </w:rPr>
        <w:object w:dxaOrig="480" w:dyaOrig="320">
          <v:shape id="_x0000_i1216" type="#_x0000_t75" style="width:24pt;height:15.65pt" o:ole="">
            <v:imagedata r:id="rId429" o:title=""/>
          </v:shape>
          <o:OLEObject Type="Embed" ProgID="Equation.DSMT4" ShapeID="_x0000_i1216" DrawAspect="Content" ObjectID="_1487063973" r:id="rId430"/>
        </w:object>
      </w:r>
      <w:r w:rsidRPr="004F2B4F">
        <w:rPr>
          <w:lang w:val="en-US"/>
        </w:rPr>
        <w:t xml:space="preserve"> is the pressure at the bottom. Furthermore </w:t>
      </w:r>
      <w:r w:rsidRPr="004F2B4F">
        <w:rPr>
          <w:position w:val="-12"/>
          <w:lang w:val="en-US"/>
        </w:rPr>
        <w:object w:dxaOrig="480" w:dyaOrig="340">
          <v:shape id="_x0000_i1217" type="#_x0000_t75" style="width:24pt;height:17.3pt" o:ole="">
            <v:imagedata r:id="rId431" o:title=""/>
          </v:shape>
          <o:OLEObject Type="Embed" ProgID="Equation.DSMT4" ShapeID="_x0000_i1217" DrawAspect="Content" ObjectID="_1487063974" r:id="rId432"/>
        </w:object>
      </w:r>
      <w:r w:rsidRPr="004F2B4F">
        <w:rPr>
          <w:lang w:val="en-US"/>
        </w:rPr>
        <w:t xml:space="preserve"> is given as</w:t>
      </w:r>
      <w:r w:rsidRPr="004F2B4F">
        <w:rPr>
          <w:position w:val="-14"/>
          <w:lang w:val="en-US"/>
        </w:rPr>
        <w:object w:dxaOrig="1980" w:dyaOrig="380">
          <v:shape id="_x0000_i1218" type="#_x0000_t75" style="width:98.25pt;height:19pt" o:ole="">
            <v:imagedata r:id="rId433" o:title=""/>
          </v:shape>
          <o:OLEObject Type="Embed" ProgID="Equation.DSMT4" ShapeID="_x0000_i1218" DrawAspect="Content" ObjectID="_1487063975" r:id="rId434"/>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92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146</w:instrText>
        </w:r>
        <w:r w:rsidR="00A37B49" w:rsidRPr="004F2B4F">
          <w:rPr>
            <w:lang w:val="en-US"/>
          </w:rPr>
          <w:instrText>)</w:instrText>
        </w:r>
      </w:ins>
      <w:del w:id="93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93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146</w:instrText>
        </w:r>
        <w:r w:rsidR="00A37B49" w:rsidRPr="004F2B4F">
          <w:rPr>
            <w:lang w:val="en-US"/>
          </w:rPr>
          <w:instrText>)</w:instrText>
        </w:r>
      </w:ins>
      <w:del w:id="93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2.3pt;height:12.3pt" o:ole="">
            <v:imagedata r:id="rId435" o:title=""/>
          </v:shape>
          <o:OLEObject Type="Embed" ProgID="Equation.DSMT4" ShapeID="_x0000_i1219" DrawAspect="Content" ObjectID="_1487063976" r:id="rId436"/>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2pt;height:20.1pt" o:ole="">
            <v:imagedata r:id="rId437" o:title=""/>
          </v:shape>
          <o:OLEObject Type="Embed" ProgID="Equation.DSMT4" ShapeID="_x0000_i1220" DrawAspect="Content" ObjectID="_1487063977" r:id="rId438"/>
        </w:object>
      </w:r>
      <w:r w:rsidRPr="004F2B4F">
        <w:rPr>
          <w:rFonts w:cs="Tahoma"/>
          <w:lang w:val="en-US"/>
        </w:rPr>
        <w:t xml:space="preserve"> and </w:t>
      </w:r>
      <w:r w:rsidRPr="004F2B4F">
        <w:rPr>
          <w:rFonts w:cs="Tahoma"/>
          <w:position w:val="-16"/>
          <w:lang w:val="en-US"/>
        </w:rPr>
        <w:object w:dxaOrig="800" w:dyaOrig="420">
          <v:shape id="_x0000_i1221" type="#_x0000_t75" style="width:40.2pt;height:20.1pt" o:ole="">
            <v:imagedata r:id="rId439" o:title=""/>
          </v:shape>
          <o:OLEObject Type="Embed" ProgID="Equation.DSMT4" ShapeID="_x0000_i1221" DrawAspect="Content" ObjectID="_1487063978" r:id="rId440"/>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75pt;height:19pt" o:ole="">
            <v:imagedata r:id="rId441" o:title=""/>
          </v:shape>
          <o:OLEObject Type="Embed" ProgID="Equation.DSMT4" ShapeID="_x0000_i1222" DrawAspect="Content" ObjectID="_1487063979" r:id="rId442"/>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3" type="#_x0000_t75" style="width:45.75pt;height:15.65pt" o:ole="">
            <v:imagedata r:id="rId443" o:title=""/>
          </v:shape>
          <o:OLEObject Type="Embed" ProgID="Equation.DSMT4" ShapeID="_x0000_i1223" DrawAspect="Content" ObjectID="_1487063980" r:id="rId444"/>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ins w:id="93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138</w:instrText>
        </w:r>
        <w:r w:rsidR="00A37B49" w:rsidRPr="004F2B4F">
          <w:rPr>
            <w:lang w:val="en-US"/>
          </w:rPr>
          <w:instrText>)</w:instrText>
        </w:r>
      </w:ins>
      <w:del w:id="93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137</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2pt;height:20.1pt" o:ole="">
            <v:imagedata r:id="rId445" o:title=""/>
          </v:shape>
          <o:OLEObject Type="Embed" ProgID="Equation.DSMT4" ShapeID="_x0000_i1224" DrawAspect="Content" ObjectID="_1487063981" r:id="rId446"/>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8pt;height:30.15pt" o:ole="">
            <v:imagedata r:id="rId447" o:title=""/>
          </v:shape>
          <o:OLEObject Type="Embed" ProgID="Equation.DSMT4" ShapeID="_x0000_i1225" DrawAspect="Content" ObjectID="_1487063982" r:id="rId44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35" w:author="Robert McCall" w:date="2015-03-05T10:09:00Z">
        <w:r w:rsidR="005E6B98" w:rsidDel="005E6B98">
          <w:rPr>
            <w:lang w:val="en-US"/>
          </w:rPr>
          <w:fldChar w:fldCharType="separate"/>
        </w:r>
      </w:del>
      <w:r w:rsidR="00801832" w:rsidRPr="004F2B4F">
        <w:rPr>
          <w:lang w:val="en-US"/>
        </w:rPr>
        <w:fldChar w:fldCharType="end"/>
      </w:r>
      <w:bookmarkStart w:id="936"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37" w:author="Robert McCall" w:date="2015-03-05T10:48:00Z">
        <w:r w:rsidR="00A37B49">
          <w:rPr>
            <w:noProof/>
            <w:lang w:val="en-US"/>
          </w:rPr>
          <w:instrText>150</w:instrText>
        </w:r>
      </w:ins>
      <w:del w:id="938" w:author="Robert McCall" w:date="2015-03-05T10:26:00Z">
        <w:r w:rsidR="00B67CDE" w:rsidDel="00787794">
          <w:rPr>
            <w:noProof/>
            <w:lang w:val="en-US"/>
          </w:rPr>
          <w:delInstrText>149</w:delInstrText>
        </w:r>
      </w:del>
      <w:r w:rsidR="00801832" w:rsidRPr="004F2B4F">
        <w:rPr>
          <w:lang w:val="en-US"/>
        </w:rPr>
        <w:fldChar w:fldCharType="end"/>
      </w:r>
      <w:r w:rsidR="00801832" w:rsidRPr="004F2B4F">
        <w:rPr>
          <w:lang w:val="en-US"/>
        </w:rPr>
        <w:instrText>)</w:instrText>
      </w:r>
      <w:bookmarkEnd w:id="93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7pt;height:19pt" o:ole="">
            <v:imagedata r:id="rId449" o:title=""/>
          </v:shape>
          <o:OLEObject Type="Embed" ProgID="Equation.DSMT4" ShapeID="_x0000_i1226" DrawAspect="Content" ObjectID="_1487063983" r:id="rId450"/>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ins w:id="93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150</w:instrText>
        </w:r>
        <w:r w:rsidR="00A37B49" w:rsidRPr="004F2B4F">
          <w:rPr>
            <w:lang w:val="en-US"/>
          </w:rPr>
          <w:instrText>)</w:instrText>
        </w:r>
      </w:ins>
      <w:del w:id="94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149</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94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146</w:instrText>
        </w:r>
        <w:r w:rsidR="00A37B49" w:rsidRPr="004F2B4F">
          <w:rPr>
            <w:lang w:val="en-US"/>
          </w:rPr>
          <w:instrText>)</w:instrText>
        </w:r>
      </w:ins>
      <w:del w:id="94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7" type="#_x0000_t75" style="width:21.75pt;height:15.05pt" o:ole="">
            <v:imagedata r:id="rId451" o:title=""/>
          </v:shape>
          <o:OLEObject Type="Embed" ProgID="Equation.DSMT4" ShapeID="_x0000_i1227" DrawAspect="Content" ObjectID="_1487063984" r:id="rId452"/>
        </w:object>
      </w:r>
      <w:r w:rsidRPr="004F2B4F">
        <w:rPr>
          <w:rFonts w:cs="Tahoma"/>
          <w:lang w:val="en-US"/>
        </w:rPr>
        <w:t>) become:</w:t>
      </w:r>
    </w:p>
    <w:p w:rsidR="00A52150" w:rsidRPr="004F2B4F" w:rsidRDefault="00A52150" w:rsidP="002603CC">
      <w:pPr>
        <w:pStyle w:val="MTDisplayEquation"/>
        <w:rPr>
          <w:lang w:val="en-US"/>
        </w:rPr>
      </w:pPr>
      <w:r w:rsidRPr="004F2B4F">
        <w:rPr>
          <w:lang w:val="en-US"/>
        </w:rPr>
        <w:lastRenderedPageBreak/>
        <w:tab/>
      </w:r>
      <w:r w:rsidRPr="004F2B4F">
        <w:rPr>
          <w:position w:val="-120"/>
          <w:lang w:val="en-US"/>
        </w:rPr>
        <w:object w:dxaOrig="7460" w:dyaOrig="2500">
          <v:shape id="_x0000_i1228" type="#_x0000_t75" style="width:373.95pt;height:125pt" o:ole="">
            <v:imagedata r:id="rId453" o:title=""/>
          </v:shape>
          <o:OLEObject Type="Embed" ProgID="Equation.DSMT4" ShapeID="_x0000_i1228" DrawAspect="Content" ObjectID="_1487063985" r:id="rId45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43" w:author="Robert McCall" w:date="2015-03-05T10:09:00Z">
        <w:r w:rsidR="005E6B98" w:rsidDel="005E6B98">
          <w:rPr>
            <w:lang w:val="en-US"/>
          </w:rPr>
          <w:fldChar w:fldCharType="separate"/>
        </w:r>
      </w:del>
      <w:r w:rsidR="00801832" w:rsidRPr="004F2B4F">
        <w:rPr>
          <w:lang w:val="en-US"/>
        </w:rPr>
        <w:fldChar w:fldCharType="end"/>
      </w:r>
      <w:bookmarkStart w:id="944"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45" w:author="Robert McCall" w:date="2015-03-05T10:48:00Z">
        <w:r w:rsidR="00A37B49">
          <w:rPr>
            <w:noProof/>
            <w:lang w:val="en-US"/>
          </w:rPr>
          <w:instrText>151</w:instrText>
        </w:r>
      </w:ins>
      <w:del w:id="946" w:author="Robert McCall" w:date="2015-03-05T10:26:00Z">
        <w:r w:rsidR="00B67CDE" w:rsidDel="00787794">
          <w:rPr>
            <w:noProof/>
            <w:lang w:val="en-US"/>
          </w:rPr>
          <w:delInstrText>150</w:delInstrText>
        </w:r>
      </w:del>
      <w:r w:rsidR="00801832" w:rsidRPr="004F2B4F">
        <w:rPr>
          <w:lang w:val="en-US"/>
        </w:rPr>
        <w:fldChar w:fldCharType="end"/>
      </w:r>
      <w:r w:rsidR="00801832" w:rsidRPr="004F2B4F">
        <w:rPr>
          <w:lang w:val="en-US"/>
        </w:rPr>
        <w:instrText>)</w:instrText>
      </w:r>
      <w:bookmarkEnd w:id="944"/>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pt;height:15.65pt" o:ole="">
            <v:imagedata r:id="rId455" o:title=""/>
          </v:shape>
          <o:OLEObject Type="Embed" ProgID="Equation.DSMT4" ShapeID="_x0000_i1229" DrawAspect="Content" ObjectID="_1487063986" r:id="rId456"/>
        </w:object>
      </w:r>
      <w:r w:rsidRPr="004F2B4F">
        <w:rPr>
          <w:rFonts w:cs="Tahoma"/>
          <w:lang w:val="en-US"/>
        </w:rPr>
        <w:t>and</w:t>
      </w:r>
      <w:r w:rsidRPr="004F2B4F">
        <w:rPr>
          <w:rFonts w:cs="Tahoma"/>
          <w:position w:val="-10"/>
          <w:lang w:val="en-US"/>
        </w:rPr>
        <w:object w:dxaOrig="480" w:dyaOrig="320">
          <v:shape id="_x0000_i1230" type="#_x0000_t75" style="width:24pt;height:15.65pt" o:ole="">
            <v:imagedata r:id="rId457" o:title=""/>
          </v:shape>
          <o:OLEObject Type="Embed" ProgID="Equation.DSMT4" ShapeID="_x0000_i1230" DrawAspect="Content" ObjectID="_1487063987" r:id="rId458"/>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ins w:id="947"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151</w:instrText>
        </w:r>
        <w:r w:rsidR="00A37B49" w:rsidRPr="004F2B4F">
          <w:rPr>
            <w:lang w:val="en-US"/>
          </w:rPr>
          <w:instrText>)</w:instrText>
        </w:r>
      </w:ins>
      <w:del w:id="94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150</w:delInstrText>
        </w:r>
        <w:r w:rsidR="00844679" w:rsidRPr="004F2B4F" w:rsidDel="005E6B98">
          <w:rPr>
            <w:lang w:val="en-US"/>
          </w:rPr>
          <w:delInstrText>)</w:delInstrText>
        </w:r>
      </w:del>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6pt;height:67.55pt" o:ole="">
            <v:imagedata r:id="rId459" o:title=""/>
          </v:shape>
          <o:OLEObject Type="Embed" ProgID="Equation.DSMT4" ShapeID="_x0000_i1231" DrawAspect="Content" ObjectID="_1487063988" r:id="rId46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49"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50" w:author="Robert McCall" w:date="2015-03-05T10:48:00Z">
        <w:r w:rsidR="00A37B49">
          <w:rPr>
            <w:noProof/>
            <w:lang w:val="en-US"/>
          </w:rPr>
          <w:instrText>152</w:instrText>
        </w:r>
      </w:ins>
      <w:del w:id="951" w:author="Robert McCall" w:date="2015-03-05T10:26:00Z">
        <w:r w:rsidR="00B67CDE" w:rsidDel="00787794">
          <w:rPr>
            <w:noProof/>
            <w:lang w:val="en-US"/>
          </w:rPr>
          <w:delInstrText>151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26"/>
          <w:lang w:val="en-US"/>
        </w:rPr>
        <w:object w:dxaOrig="7020" w:dyaOrig="2620">
          <v:shape id="_x0000_i1232" type="#_x0000_t75" style="width:350.5pt;height:131.15pt" o:ole="">
            <v:imagedata r:id="rId461" o:title=""/>
          </v:shape>
          <o:OLEObject Type="Embed" ProgID="Equation.DSMT4" ShapeID="_x0000_i1232" DrawAspect="Content" ObjectID="_1487063989" r:id="rId46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52" w:author="Robert McCall" w:date="2015-03-05T10:09:00Z">
        <w:r w:rsidR="005E6B98" w:rsidDel="005E6B98">
          <w:rPr>
            <w:lang w:val="en-US"/>
          </w:rPr>
          <w:fldChar w:fldCharType="separate"/>
        </w:r>
      </w:del>
      <w:r w:rsidR="00801832" w:rsidRPr="004F2B4F">
        <w:rPr>
          <w:lang w:val="en-US"/>
        </w:rPr>
        <w:fldChar w:fldCharType="end"/>
      </w:r>
      <w:bookmarkStart w:id="953"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54" w:author="Robert McCall" w:date="2015-03-05T10:48:00Z">
        <w:r w:rsidR="00A37B49">
          <w:rPr>
            <w:noProof/>
            <w:lang w:val="en-US"/>
          </w:rPr>
          <w:instrText>153</w:instrText>
        </w:r>
      </w:ins>
      <w:del w:id="955" w:author="Robert McCall" w:date="2015-03-05T10:26:00Z">
        <w:r w:rsidR="00B67CDE" w:rsidDel="00787794">
          <w:rPr>
            <w:noProof/>
            <w:lang w:val="en-US"/>
          </w:rPr>
          <w:delInstrText>152</w:delInstrText>
        </w:r>
      </w:del>
      <w:r w:rsidR="00801832" w:rsidRPr="004F2B4F">
        <w:rPr>
          <w:lang w:val="en-US"/>
        </w:rPr>
        <w:fldChar w:fldCharType="end"/>
      </w:r>
      <w:r w:rsidR="00801832" w:rsidRPr="004F2B4F">
        <w:rPr>
          <w:lang w:val="en-US"/>
        </w:rPr>
        <w:instrText>)</w:instrText>
      </w:r>
      <w:bookmarkEnd w:id="95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30.15pt;height:15.05pt" o:ole="">
            <v:imagedata r:id="rId463" o:title=""/>
          </v:shape>
          <o:OLEObject Type="Embed" ProgID="Equation.DSMT4" ShapeID="_x0000_i1233" DrawAspect="Content" ObjectID="_1487063990" r:id="rId464"/>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7pt;height:30.15pt" o:ole="">
            <v:imagedata r:id="rId465" o:title=""/>
          </v:shape>
          <o:OLEObject Type="Embed" ProgID="Equation.DSMT4" ShapeID="_x0000_i1234" DrawAspect="Content" ObjectID="_1487063991" r:id="rId4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56" w:author="Robert McCall" w:date="2015-03-05T10:09:00Z">
        <w:r w:rsidR="005E6B98" w:rsidDel="005E6B98">
          <w:rPr>
            <w:lang w:val="en-US"/>
          </w:rPr>
          <w:fldChar w:fldCharType="separate"/>
        </w:r>
      </w:del>
      <w:r w:rsidR="00801832" w:rsidRPr="004F2B4F">
        <w:rPr>
          <w:lang w:val="en-US"/>
        </w:rPr>
        <w:fldChar w:fldCharType="end"/>
      </w:r>
      <w:bookmarkStart w:id="957"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58" w:author="Robert McCall" w:date="2015-03-05T10:48:00Z">
        <w:r w:rsidR="00A37B49">
          <w:rPr>
            <w:noProof/>
            <w:lang w:val="en-US"/>
          </w:rPr>
          <w:instrText>154</w:instrText>
        </w:r>
      </w:ins>
      <w:del w:id="959" w:author="Robert McCall" w:date="2015-03-05T10:26:00Z">
        <w:r w:rsidR="00B67CDE" w:rsidDel="00787794">
          <w:rPr>
            <w:noProof/>
            <w:lang w:val="en-US"/>
          </w:rPr>
          <w:delInstrText>153</w:delInstrText>
        </w:r>
      </w:del>
      <w:r w:rsidR="00801832" w:rsidRPr="004F2B4F">
        <w:rPr>
          <w:lang w:val="en-US"/>
        </w:rPr>
        <w:fldChar w:fldCharType="end"/>
      </w:r>
      <w:r w:rsidR="00801832" w:rsidRPr="004F2B4F">
        <w:rPr>
          <w:lang w:val="en-US"/>
        </w:rPr>
        <w:instrText>)</w:instrText>
      </w:r>
      <w:bookmarkEnd w:id="95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6pt;height:12.3pt" o:ole="">
            <v:imagedata r:id="rId467" o:title=""/>
          </v:shape>
          <o:OLEObject Type="Embed" ProgID="Equation.DSMT4" ShapeID="_x0000_i1235" DrawAspect="Content" ObjectID="_1487063992" r:id="rId468"/>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4pt;height:15.05pt" o:ole="">
            <v:imagedata r:id="rId469" o:title=""/>
          </v:shape>
          <o:OLEObject Type="Embed" ProgID="Equation.DSMT4" ShapeID="_x0000_i1236" DrawAspect="Content" ObjectID="_1487063993" r:id="rId470"/>
        </w:object>
      </w:r>
      <w:r w:rsidRPr="004F2B4F">
        <w:rPr>
          <w:rFonts w:cs="Tahoma"/>
          <w:lang w:val="en-US"/>
        </w:rPr>
        <w:t>,</w:t>
      </w:r>
      <w:r w:rsidRPr="004F2B4F">
        <w:rPr>
          <w:rFonts w:cs="Tahoma"/>
          <w:position w:val="-8"/>
          <w:lang w:val="en-US"/>
        </w:rPr>
        <w:object w:dxaOrig="480" w:dyaOrig="300">
          <v:shape id="_x0000_i1237" type="#_x0000_t75" style="width:24pt;height:15.05pt" o:ole="">
            <v:imagedata r:id="rId471" o:title=""/>
          </v:shape>
          <o:OLEObject Type="Embed" ProgID="Equation.DSMT4" ShapeID="_x0000_i1237" DrawAspect="Content" ObjectID="_1487063994" r:id="rId472"/>
        </w:object>
      </w:r>
      <w:r w:rsidRPr="004F2B4F">
        <w:rPr>
          <w:rFonts w:cs="Tahoma"/>
          <w:lang w:val="en-US"/>
        </w:rPr>
        <w:t xml:space="preserve"> and</w:t>
      </w:r>
      <w:r w:rsidRPr="004F2B4F">
        <w:rPr>
          <w:rFonts w:cs="Tahoma"/>
          <w:position w:val="-8"/>
          <w:lang w:val="en-US"/>
        </w:rPr>
        <w:object w:dxaOrig="720" w:dyaOrig="300">
          <v:shape id="_x0000_i1238" type="#_x0000_t75" style="width:36.85pt;height:15.05pt" o:ole="">
            <v:imagedata r:id="rId473" o:title=""/>
          </v:shape>
          <o:OLEObject Type="Embed" ProgID="Equation.DSMT4" ShapeID="_x0000_i1238" DrawAspect="Content" ObjectID="_1487063995" r:id="rId47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960" w:name="_Toc249984918"/>
      <w:bookmarkStart w:id="961" w:name="_Toc249985011"/>
      <w:r w:rsidRPr="004F2B4F">
        <w:rPr>
          <w:lang w:val="en-US"/>
        </w:rPr>
        <w:t>Vertical momentum equation</w:t>
      </w:r>
      <w:bookmarkEnd w:id="960"/>
      <w:bookmarkEnd w:id="961"/>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A37B4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55pt;height:61.95pt" o:ole="">
            <v:imagedata r:id="rId475" o:title=""/>
          </v:shape>
          <o:OLEObject Type="Embed" ProgID="Equation.DSMT4" ShapeID="_x0000_i1239" DrawAspect="Content" ObjectID="_1487063996" r:id="rId47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2" w:author="Robert McCall" w:date="2015-03-05T10:09:00Z">
        <w:r w:rsidR="005E6B98" w:rsidDel="005E6B98">
          <w:rPr>
            <w:lang w:val="en-US"/>
          </w:rPr>
          <w:fldChar w:fldCharType="separate"/>
        </w:r>
      </w:del>
      <w:r w:rsidR="00801832" w:rsidRPr="004F2B4F">
        <w:rPr>
          <w:lang w:val="en-US"/>
        </w:rPr>
        <w:fldChar w:fldCharType="end"/>
      </w:r>
      <w:bookmarkStart w:id="963"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64" w:author="Robert McCall" w:date="2015-03-05T10:48:00Z">
        <w:r w:rsidR="00A37B49">
          <w:rPr>
            <w:noProof/>
            <w:lang w:val="en-US"/>
          </w:rPr>
          <w:instrText>155</w:instrText>
        </w:r>
      </w:ins>
      <w:del w:id="965" w:author="Robert McCall" w:date="2015-03-05T10:26:00Z">
        <w:r w:rsidR="00B67CDE" w:rsidDel="00787794">
          <w:rPr>
            <w:noProof/>
            <w:lang w:val="en-US"/>
          </w:rPr>
          <w:delInstrText>154</w:delInstrText>
        </w:r>
      </w:del>
      <w:r w:rsidR="00801832" w:rsidRPr="004F2B4F">
        <w:rPr>
          <w:lang w:val="en-US"/>
        </w:rPr>
        <w:fldChar w:fldCharType="end"/>
      </w:r>
      <w:r w:rsidR="00801832" w:rsidRPr="004F2B4F">
        <w:rPr>
          <w:lang w:val="en-US"/>
        </w:rPr>
        <w:instrText>)</w:instrText>
      </w:r>
      <w:bookmarkEnd w:id="96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75pt;height:15.65pt" o:ole="">
            <v:imagedata r:id="rId477" o:title=""/>
          </v:shape>
          <o:OLEObject Type="Embed" ProgID="Equation.DSMT4" ShapeID="_x0000_i1240" DrawAspect="Content" ObjectID="_1487063997" r:id="rId478"/>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pt;height:17.3pt" o:ole="">
            <v:imagedata r:id="rId479" o:title=""/>
          </v:shape>
          <o:OLEObject Type="Embed" ProgID="Equation.DSMT4" ShapeID="_x0000_i1241" DrawAspect="Content" ObjectID="_1487063998" r:id="rId480"/>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6pt;height:19pt" o:ole="">
            <v:imagedata r:id="rId481" o:title=""/>
          </v:shape>
          <o:OLEObject Type="Embed" ProgID="Equation.DSMT4" ShapeID="_x0000_i1242" DrawAspect="Content" ObjectID="_1487063999" r:id="rId48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6" w:author="Robert McCall" w:date="2015-03-05T10:09:00Z">
        <w:r w:rsidR="005E6B98" w:rsidDel="005E6B98">
          <w:rPr>
            <w:lang w:val="en-US"/>
          </w:rPr>
          <w:fldChar w:fldCharType="separate"/>
        </w:r>
      </w:del>
      <w:r w:rsidR="00801832" w:rsidRPr="004F2B4F">
        <w:rPr>
          <w:lang w:val="en-US"/>
        </w:rPr>
        <w:fldChar w:fldCharType="end"/>
      </w:r>
      <w:bookmarkStart w:id="967"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68" w:author="Robert McCall" w:date="2015-03-05T10:48:00Z">
        <w:r w:rsidR="00A37B49">
          <w:rPr>
            <w:noProof/>
            <w:lang w:val="en-US"/>
          </w:rPr>
          <w:instrText>156</w:instrText>
        </w:r>
      </w:ins>
      <w:del w:id="969" w:author="Robert McCall" w:date="2015-03-05T10:26:00Z">
        <w:r w:rsidR="00B67CDE" w:rsidDel="00787794">
          <w:rPr>
            <w:noProof/>
            <w:lang w:val="en-US"/>
          </w:rPr>
          <w:delInstrText>155</w:delInstrText>
        </w:r>
      </w:del>
      <w:r w:rsidR="00801832" w:rsidRPr="004F2B4F">
        <w:rPr>
          <w:lang w:val="en-US"/>
        </w:rPr>
        <w:fldChar w:fldCharType="end"/>
      </w:r>
      <w:r w:rsidR="00801832" w:rsidRPr="004F2B4F">
        <w:rPr>
          <w:lang w:val="en-US"/>
        </w:rPr>
        <w:instrText>)</w:instrText>
      </w:r>
      <w:bookmarkEnd w:id="96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6.35pt;height:29.6pt" o:ole="">
            <v:imagedata r:id="rId483" o:title=""/>
          </v:shape>
          <o:OLEObject Type="Embed" ProgID="Equation.DSMT4" ShapeID="_x0000_i1243" DrawAspect="Content" ObjectID="_1487064000" r:id="rId48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70" w:author="Robert McCall" w:date="2015-03-05T10:09:00Z">
        <w:r w:rsidR="005E6B98" w:rsidDel="005E6B98">
          <w:rPr>
            <w:lang w:val="en-US"/>
          </w:rPr>
          <w:fldChar w:fldCharType="separate"/>
        </w:r>
      </w:del>
      <w:r w:rsidR="00801832" w:rsidRPr="004F2B4F">
        <w:rPr>
          <w:lang w:val="en-US"/>
        </w:rPr>
        <w:fldChar w:fldCharType="end"/>
      </w:r>
      <w:bookmarkStart w:id="971"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72" w:author="Robert McCall" w:date="2015-03-05T10:48:00Z">
        <w:r w:rsidR="00A37B49">
          <w:rPr>
            <w:noProof/>
            <w:lang w:val="en-US"/>
          </w:rPr>
          <w:instrText>157</w:instrText>
        </w:r>
      </w:ins>
      <w:del w:id="973" w:author="Robert McCall" w:date="2015-03-05T10:26:00Z">
        <w:r w:rsidR="00B67CDE" w:rsidDel="00787794">
          <w:rPr>
            <w:noProof/>
            <w:lang w:val="en-US"/>
          </w:rPr>
          <w:delInstrText>156</w:delInstrText>
        </w:r>
      </w:del>
      <w:r w:rsidR="00801832" w:rsidRPr="004F2B4F">
        <w:rPr>
          <w:lang w:val="en-US"/>
        </w:rPr>
        <w:fldChar w:fldCharType="end"/>
      </w:r>
      <w:r w:rsidR="00801832" w:rsidRPr="004F2B4F">
        <w:rPr>
          <w:lang w:val="en-US"/>
        </w:rPr>
        <w:instrText>)</w:instrText>
      </w:r>
      <w:bookmarkEnd w:id="97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Horizontal interpolation of </w:t>
      </w:r>
      <w:r w:rsidRPr="004F2B4F">
        <w:rPr>
          <w:rFonts w:cs="Tahoma"/>
          <w:position w:val="-12"/>
          <w:lang w:val="en-US"/>
        </w:rPr>
        <w:object w:dxaOrig="499" w:dyaOrig="360">
          <v:shape id="_x0000_i1244" type="#_x0000_t75" style="width:24pt;height:19pt" o:ole="">
            <v:imagedata r:id="rId485" o:title=""/>
          </v:shape>
          <o:OLEObject Type="Embed" ProgID="Equation.DSMT4" ShapeID="_x0000_i1244" DrawAspect="Content" ObjectID="_1487064001" r:id="rId486"/>
        </w:object>
      </w:r>
      <w:r w:rsidRPr="004F2B4F">
        <w:rPr>
          <w:rFonts w:cs="Tahoma"/>
          <w:lang w:val="en-US"/>
        </w:rPr>
        <w:t xml:space="preserve"> and </w:t>
      </w:r>
      <w:r w:rsidRPr="004F2B4F">
        <w:rPr>
          <w:rFonts w:cs="Tahoma"/>
          <w:position w:val="-12"/>
          <w:lang w:val="en-US"/>
        </w:rPr>
        <w:object w:dxaOrig="499" w:dyaOrig="360">
          <v:shape id="_x0000_i1245" type="#_x0000_t75" style="width:24pt;height:19pt" o:ole="">
            <v:imagedata r:id="rId487" o:title=""/>
          </v:shape>
          <o:OLEObject Type="Embed" ProgID="Equation.DSMT4" ShapeID="_x0000_i1245" DrawAspect="Content" ObjectID="_1487064002" r:id="rId488"/>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ins w:id="974"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139</w:instrText>
        </w:r>
        <w:r w:rsidR="00A37B49" w:rsidRPr="004F2B4F">
          <w:rPr>
            <w:lang w:val="en-US"/>
          </w:rPr>
          <w:instrText>)</w:instrText>
        </w:r>
      </w:ins>
      <w:del w:id="97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5.8pt;height:65.3pt" o:ole="">
            <v:imagedata r:id="rId489" o:title=""/>
          </v:shape>
          <o:OLEObject Type="Embed" ProgID="Equation.DSMT4" ShapeID="_x0000_i1246" DrawAspect="Content" ObjectID="_1487064003" r:id="rId49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76" w:author="Robert McCall" w:date="2015-03-05T10:09:00Z">
        <w:r w:rsidR="005E6B98" w:rsidDel="005E6B98">
          <w:rPr>
            <w:lang w:val="en-US"/>
          </w:rPr>
          <w:fldChar w:fldCharType="separate"/>
        </w:r>
      </w:del>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77" w:author="Robert McCall" w:date="2015-03-05T10:48:00Z">
        <w:r w:rsidR="00A37B49">
          <w:rPr>
            <w:noProof/>
            <w:lang w:val="en-US"/>
          </w:rPr>
          <w:instrText>158</w:instrText>
        </w:r>
      </w:ins>
      <w:del w:id="978" w:author="Robert McCall" w:date="2015-03-05T10:26:00Z">
        <w:r w:rsidR="00B67CDE" w:rsidDel="00787794">
          <w:rPr>
            <w:noProof/>
            <w:lang w:val="en-US"/>
          </w:rPr>
          <w:delInstrText>157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97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155</w:instrText>
        </w:r>
        <w:r w:rsidR="00A37B49" w:rsidRPr="004F2B4F">
          <w:rPr>
            <w:lang w:val="en-US"/>
          </w:rPr>
          <w:instrText>)</w:instrText>
        </w:r>
      </w:ins>
      <w:del w:id="98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98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156</w:instrText>
        </w:r>
        <w:r w:rsidR="00A37B49" w:rsidRPr="004F2B4F">
          <w:rPr>
            <w:lang w:val="en-US"/>
          </w:rPr>
          <w:instrText>)</w:instrText>
        </w:r>
      </w:ins>
      <w:del w:id="98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ins w:id="98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157</w:instrText>
        </w:r>
        <w:r w:rsidR="00A37B49" w:rsidRPr="004F2B4F">
          <w:rPr>
            <w:lang w:val="en-US"/>
          </w:rPr>
          <w:instrText>)</w:instrText>
        </w:r>
      </w:ins>
      <w:del w:id="98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45pt;height:15.05pt" o:ole="">
            <v:imagedata r:id="rId491" o:title=""/>
          </v:shape>
          <o:OLEObject Type="Embed" ProgID="Equation.DSMT4" ShapeID="_x0000_i1247" DrawAspect="Content" ObjectID="_1487064004" r:id="rId492"/>
        </w:object>
      </w:r>
      <w:r w:rsidRPr="004F2B4F">
        <w:rPr>
          <w:rFonts w:cs="Tahoma"/>
          <w:lang w:val="en-US"/>
        </w:rPr>
        <w:t xml:space="preserve"> and </w:t>
      </w:r>
      <w:r w:rsidRPr="004F2B4F">
        <w:rPr>
          <w:rFonts w:cs="Tahoma"/>
          <w:position w:val="-8"/>
          <w:lang w:val="en-US"/>
        </w:rPr>
        <w:object w:dxaOrig="480" w:dyaOrig="300">
          <v:shape id="_x0000_i1248" type="#_x0000_t75" style="width:24pt;height:15.05pt" o:ole="">
            <v:imagedata r:id="rId493" o:title=""/>
          </v:shape>
          <o:OLEObject Type="Embed" ProgID="Equation.DSMT4" ShapeID="_x0000_i1248" DrawAspect="Content" ObjectID="_1487064005" r:id="rId494"/>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9pt;height:30.15pt" o:ole="">
            <v:imagedata r:id="rId495" o:title=""/>
          </v:shape>
          <o:OLEObject Type="Embed" ProgID="Equation.DSMT4" ShapeID="_x0000_i1249" DrawAspect="Content" ObjectID="_1487064006" r:id="rId4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5" w:author="Robert McCall" w:date="2015-03-05T10:09:00Z">
        <w:r w:rsidR="005E6B98" w:rsidDel="005E6B98">
          <w:rPr>
            <w:lang w:val="en-US"/>
          </w:rPr>
          <w:fldChar w:fldCharType="separate"/>
        </w:r>
      </w:del>
      <w:r w:rsidR="00801832" w:rsidRPr="004F2B4F">
        <w:rPr>
          <w:lang w:val="en-US"/>
        </w:rPr>
        <w:fldChar w:fldCharType="end"/>
      </w:r>
      <w:bookmarkStart w:id="986"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A37B4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87" w:author="Robert McCall" w:date="2015-03-05T10:48:00Z">
        <w:r w:rsidR="00A37B49">
          <w:rPr>
            <w:noProof/>
            <w:lang w:val="en-US"/>
          </w:rPr>
          <w:instrText>159</w:instrText>
        </w:r>
      </w:ins>
      <w:del w:id="988" w:author="Robert McCall" w:date="2015-03-05T10:26:00Z">
        <w:r w:rsidR="00B67CDE" w:rsidDel="00787794">
          <w:rPr>
            <w:noProof/>
            <w:lang w:val="en-US"/>
          </w:rPr>
          <w:delInstrText>158</w:delInstrText>
        </w:r>
      </w:del>
      <w:r w:rsidR="00801832" w:rsidRPr="004F2B4F">
        <w:rPr>
          <w:lang w:val="en-US"/>
        </w:rPr>
        <w:fldChar w:fldCharType="end"/>
      </w:r>
      <w:r w:rsidR="00801832" w:rsidRPr="004F2B4F">
        <w:rPr>
          <w:lang w:val="en-US"/>
        </w:rPr>
        <w:instrText>)</w:instrText>
      </w:r>
      <w:bookmarkEnd w:id="986"/>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2.95pt;height:15.65pt" o:ole="">
            <v:imagedata r:id="rId497" o:title=""/>
          </v:shape>
          <o:OLEObject Type="Embed" ProgID="Equation.DSMT4" ShapeID="_x0000_i1250" DrawAspect="Content" ObjectID="_1487064007" r:id="rId498"/>
        </w:object>
      </w:r>
      <w:r w:rsidRPr="004F2B4F">
        <w:rPr>
          <w:rFonts w:cs="Tahoma"/>
          <w:lang w:val="en-US"/>
        </w:rPr>
        <w:t xml:space="preserve"> and </w:t>
      </w:r>
      <w:r w:rsidRPr="004F2B4F">
        <w:rPr>
          <w:rFonts w:cs="Tahoma"/>
          <w:position w:val="-8"/>
          <w:lang w:val="en-US"/>
        </w:rPr>
        <w:object w:dxaOrig="660" w:dyaOrig="320">
          <v:shape id="_x0000_i1251" type="#_x0000_t75" style="width:32.95pt;height:15.65pt" o:ole="">
            <v:imagedata r:id="rId499" o:title=""/>
          </v:shape>
          <o:OLEObject Type="Embed" ProgID="Equation.DSMT4" ShapeID="_x0000_i1251" DrawAspect="Content" ObjectID="_1487064008" r:id="rId500"/>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ins w:id="989"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154</w:instrText>
        </w:r>
        <w:r w:rsidR="00A37B49" w:rsidRPr="004F2B4F">
          <w:rPr>
            <w:lang w:val="en-US"/>
          </w:rPr>
          <w:instrText>)</w:instrText>
        </w:r>
      </w:ins>
      <w:del w:id="9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153</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991"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156</w:instrText>
        </w:r>
        <w:r w:rsidR="00A37B49" w:rsidRPr="004F2B4F">
          <w:rPr>
            <w:lang w:val="en-US"/>
          </w:rPr>
          <w:instrText>)</w:instrText>
        </w:r>
      </w:ins>
      <w:del w:id="99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6pt;height:19pt" o:ole="">
            <v:imagedata r:id="rId501" o:title=""/>
          </v:shape>
          <o:OLEObject Type="Embed" ProgID="Equation.DSMT4" ShapeID="_x0000_i1252" DrawAspect="Content" ObjectID="_1487064009" r:id="rId502"/>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3" type="#_x0000_t75" style="width:24pt;height:15.65pt" o:ole="">
            <v:imagedata r:id="rId503" o:title=""/>
          </v:shape>
          <o:OLEObject Type="Embed" ProgID="Equation.DSMT4" ShapeID="_x0000_i1253" DrawAspect="Content" ObjectID="_1487064010" r:id="rId50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993"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155</w:instrText>
        </w:r>
        <w:r w:rsidR="00A37B49" w:rsidRPr="004F2B4F">
          <w:rPr>
            <w:lang w:val="en-US"/>
          </w:rPr>
          <w:instrText>)</w:instrText>
        </w:r>
      </w:ins>
      <w:del w:id="99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ins w:id="995" w:author="Robert McCall" w:date="2015-03-05T10:48:00Z">
        <w:r w:rsidR="00A37B49" w:rsidRPr="004F2B4F">
          <w:rPr>
            <w:lang w:val="en-US"/>
          </w:rPr>
          <w:instrText>(</w:instrText>
        </w:r>
        <w:r w:rsidR="00A37B49">
          <w:rPr>
            <w:lang w:val="en-US"/>
          </w:rPr>
          <w:instrText>2</w:instrText>
        </w:r>
        <w:r w:rsidR="00A37B49" w:rsidRPr="004F2B4F">
          <w:rPr>
            <w:lang w:val="en-US"/>
          </w:rPr>
          <w:instrText>.</w:instrText>
        </w:r>
        <w:r w:rsidR="00A37B49">
          <w:rPr>
            <w:lang w:val="en-US"/>
          </w:rPr>
          <w:instrText>159</w:instrText>
        </w:r>
        <w:r w:rsidR="00A37B49" w:rsidRPr="004F2B4F">
          <w:rPr>
            <w:lang w:val="en-US"/>
          </w:rPr>
          <w:instrText>)</w:instrText>
        </w:r>
      </w:ins>
      <w:del w:id="99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5"/>
      <w:headerReference w:type="default" r:id="rId506"/>
      <w:footerReference w:type="even" r:id="rId507"/>
      <w:footerReference w:type="default" r:id="rId508"/>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ees Nederhoff" w:date="2015-02-26T09:48:00Z" w:initials="KN">
    <w:p w:rsidR="00A37B49" w:rsidRPr="00B826A5" w:rsidRDefault="00A37B49">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51" w:author="Kees Nederhoff" w:date="2015-02-26T09:48:00Z" w:initials="KN">
    <w:p w:rsidR="00A37B49" w:rsidRPr="00F41BBE" w:rsidRDefault="00A37B49">
      <w:pPr>
        <w:pStyle w:val="CommentText"/>
        <w:rPr>
          <w:lang w:val="nl-NL"/>
        </w:rPr>
      </w:pPr>
      <w:r>
        <w:rPr>
          <w:rStyle w:val="CommentReference"/>
        </w:rPr>
        <w:annotationRef/>
      </w:r>
      <w:r w:rsidRPr="00F41BBE">
        <w:rPr>
          <w:lang w:val="nl-NL"/>
        </w:rPr>
        <w:t>Assen zijn niet netjes</w:t>
      </w:r>
    </w:p>
  </w:comment>
  <w:comment w:id="61" w:author="Kees Nederhoff" w:date="2015-02-26T09:49:00Z" w:initials="KN">
    <w:p w:rsidR="00A37B49" w:rsidRPr="00F41BBE" w:rsidRDefault="00A37B49">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212" w:author="Kees Nederhoff" w:date="2015-02-26T09:50:00Z" w:initials="KN">
    <w:p w:rsidR="00A37B49" w:rsidRPr="00F41BBE" w:rsidRDefault="00A37B49">
      <w:pPr>
        <w:pStyle w:val="CommentText"/>
        <w:rPr>
          <w:lang w:val="nl-NL"/>
        </w:rPr>
      </w:pPr>
      <w:r>
        <w:rPr>
          <w:rStyle w:val="CommentReference"/>
        </w:rPr>
        <w:annotationRef/>
      </w:r>
      <w:r w:rsidRPr="00F41BBE">
        <w:rPr>
          <w:lang w:val="nl-NL"/>
        </w:rPr>
        <w:t>Dit schrijft Ap op basis van het werk van Leo Sembiring</w:t>
      </w:r>
    </w:p>
  </w:comment>
  <w:comment w:id="214" w:author="Kees Nederhoff" w:date="2015-02-25T19:17:00Z" w:initials="KN">
    <w:p w:rsidR="00A37B49" w:rsidRPr="004B0568" w:rsidRDefault="00A37B49">
      <w:pPr>
        <w:pStyle w:val="CommentText"/>
        <w:rPr>
          <w:lang w:val="nl-NL"/>
        </w:rPr>
      </w:pPr>
      <w:r>
        <w:rPr>
          <w:rStyle w:val="CommentReference"/>
        </w:rPr>
        <w:annotationRef/>
      </w:r>
      <w:r w:rsidRPr="004B0568">
        <w:rPr>
          <w:lang w:val="nl-NL"/>
        </w:rPr>
        <w:t>Zou het niet logisch zijn als dit automatisch het geval is?</w:t>
      </w:r>
    </w:p>
  </w:comment>
  <w:comment w:id="283" w:author="Kees Nederhoff" w:date="2015-02-25T18:11:00Z" w:initials="KN">
    <w:p w:rsidR="00A37B49" w:rsidRPr="00460A04" w:rsidRDefault="00A37B49"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309" w:author="Kees Nederhoff" w:date="2015-02-25T17:58:00Z" w:initials="KN">
    <w:p w:rsidR="00A37B49" w:rsidRPr="00801832" w:rsidRDefault="00A37B49"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319" w:author="Kees Nederhoff" w:date="2015-02-25T18:12:00Z" w:initials="KN">
    <w:p w:rsidR="00A37B49" w:rsidRDefault="00A37B49">
      <w:pPr>
        <w:pStyle w:val="CommentText"/>
        <w:rPr>
          <w:lang w:val="nl-NL"/>
        </w:rPr>
      </w:pPr>
      <w:r>
        <w:rPr>
          <w:rStyle w:val="CommentReference"/>
        </w:rPr>
        <w:annotationRef/>
      </w:r>
      <w:r w:rsidRPr="00355D5D">
        <w:rPr>
          <w:lang w:val="nl-NL"/>
        </w:rPr>
        <w:t>Pieter ging hier iets aan doen</w:t>
      </w:r>
      <w:r>
        <w:rPr>
          <w:lang w:val="nl-NL"/>
        </w:rPr>
        <w:t>?</w:t>
      </w:r>
    </w:p>
    <w:p w:rsidR="00A37B49" w:rsidRDefault="00A37B49">
      <w:pPr>
        <w:pStyle w:val="CommentText"/>
        <w:rPr>
          <w:lang w:val="nl-NL"/>
        </w:rPr>
      </w:pPr>
    </w:p>
    <w:p w:rsidR="00A37B49" w:rsidRPr="00B92B3A" w:rsidRDefault="00A37B49">
      <w:pPr>
        <w:pStyle w:val="CommentText"/>
      </w:pPr>
      <w:r w:rsidRPr="00B92B3A">
        <w:t>Kees: actie uitgezet naar Pieter</w:t>
      </w:r>
    </w:p>
  </w:comment>
  <w:comment w:id="325" w:author="Arnold van Rooijen" w:date="2015-02-25T18:36:00Z" w:initials="AvR">
    <w:p w:rsidR="00A37B49" w:rsidRDefault="00A37B49"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A37B49" w:rsidRDefault="00A37B49" w:rsidP="00E34418">
      <w:pPr>
        <w:pStyle w:val="CommentText"/>
      </w:pPr>
    </w:p>
    <w:p w:rsidR="00A37B49" w:rsidRPr="001D1117" w:rsidRDefault="00A37B49" w:rsidP="00E34418">
      <w:pPr>
        <w:pStyle w:val="CommentText"/>
        <w:rPr>
          <w:lang w:val="nl-NL"/>
        </w:rPr>
      </w:pPr>
      <w:r w:rsidRPr="001D1117">
        <w:rPr>
          <w:lang w:val="nl-NL"/>
        </w:rPr>
        <w:t>Kees: actie uitgezet naar Ad m</w:t>
      </w:r>
      <w:r>
        <w:rPr>
          <w:lang w:val="nl-NL"/>
        </w:rPr>
        <w:t>et voorstel Jelle zijn MSc thesis te gebruiken</w:t>
      </w:r>
    </w:p>
  </w:comment>
  <w:comment w:id="328" w:author="Kees Nederhoff" w:date="2015-02-22T17:54:00Z" w:initials="KN">
    <w:p w:rsidR="00A37B49" w:rsidRPr="007816D9" w:rsidRDefault="00A37B49" w:rsidP="00235CE0">
      <w:pPr>
        <w:pStyle w:val="CommentText"/>
        <w:rPr>
          <w:lang w:val="nl-NL"/>
        </w:rPr>
      </w:pPr>
      <w:r>
        <w:rPr>
          <w:rStyle w:val="CommentReference"/>
        </w:rPr>
        <w:annotationRef/>
      </w:r>
      <w:r>
        <w:rPr>
          <w:lang w:val="nl-NL"/>
        </w:rPr>
        <w:t>Aanpassen: meerwaarde tov input hoofdstuk over golven</w:t>
      </w:r>
    </w:p>
  </w:comment>
  <w:comment w:id="338" w:author="Kees Nederhoff" w:date="2015-02-22T17:55:00Z" w:initials="KN">
    <w:p w:rsidR="00A37B49" w:rsidRPr="00CE645D" w:rsidRDefault="00A37B49">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340" w:author="Kees Nederhoff" w:date="2015-02-22T17:57:00Z" w:initials="KN">
    <w:p w:rsidR="00A37B49" w:rsidRPr="00E34418" w:rsidRDefault="00A37B49">
      <w:pPr>
        <w:pStyle w:val="CommentText"/>
        <w:rPr>
          <w:lang w:val="nl-NL"/>
        </w:rPr>
      </w:pPr>
      <w:r>
        <w:rPr>
          <w:rStyle w:val="CommentReference"/>
        </w:rPr>
        <w:annotationRef/>
      </w:r>
      <w:r w:rsidRPr="00E34418">
        <w:rPr>
          <w:lang w:val="nl-NL"/>
        </w:rPr>
        <w:t>Advec omschrijving maken</w:t>
      </w:r>
    </w:p>
  </w:comment>
  <w:comment w:id="341" w:author="Kees Nederhoff" w:date="2015-02-22T17:57:00Z" w:initials="KN">
    <w:p w:rsidR="00A37B49" w:rsidRPr="00194960" w:rsidRDefault="00A37B49"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351" w:author="Ap van Dongeren" w:date="2015-02-20T10:22:00Z" w:initials="AvD">
    <w:p w:rsidR="00A37B49" w:rsidRPr="00C20BC3" w:rsidRDefault="00A37B49">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354" w:author="Ap van Dongeren" w:date="2015-02-20T10:22:00Z" w:initials="AvD">
    <w:p w:rsidR="00A37B49" w:rsidRPr="00E064E8" w:rsidRDefault="00A37B49">
      <w:pPr>
        <w:pStyle w:val="CommentText"/>
        <w:rPr>
          <w:lang w:val="nl-NL"/>
        </w:rPr>
      </w:pPr>
      <w:r>
        <w:rPr>
          <w:rStyle w:val="CommentReference"/>
        </w:rPr>
        <w:annotationRef/>
      </w:r>
      <w:r w:rsidRPr="00E064E8">
        <w:rPr>
          <w:lang w:val="nl-NL"/>
        </w:rPr>
        <w:t>Zullen we aangeven welke essentieel zijn voor een 2D jonswap som?</w:t>
      </w:r>
    </w:p>
  </w:comment>
  <w:comment w:id="361" w:author="Ap van Dongeren" w:date="2015-02-20T10:22:00Z" w:initials="AvD">
    <w:p w:rsidR="00A37B49" w:rsidRDefault="00A37B49">
      <w:pPr>
        <w:pStyle w:val="CommentText"/>
      </w:pPr>
      <w:r>
        <w:rPr>
          <w:rStyle w:val="CommentReference"/>
        </w:rPr>
        <w:annotationRef/>
      </w:r>
      <w:r>
        <w:t>Refer to the chapter where this is discussed.</w:t>
      </w:r>
    </w:p>
  </w:comment>
  <w:comment w:id="362" w:author="Ap van Dongeren" w:date="2015-02-20T10:22:00Z" w:initials="AvD">
    <w:p w:rsidR="00A37B49" w:rsidRPr="00907C45" w:rsidRDefault="00A37B49">
      <w:pPr>
        <w:pStyle w:val="CommentText"/>
        <w:rPr>
          <w:lang w:val="nl-NL"/>
        </w:rPr>
      </w:pPr>
      <w:r>
        <w:rPr>
          <w:rStyle w:val="CommentReference"/>
        </w:rPr>
        <w:annotationRef/>
      </w:r>
      <w:r w:rsidRPr="00907C45">
        <w:rPr>
          <w:lang w:val="nl-NL"/>
        </w:rPr>
        <w:t>source</w:t>
      </w:r>
    </w:p>
  </w:comment>
  <w:comment w:id="363" w:author="Ap van Dongeren" w:date="2015-02-20T10:22:00Z" w:initials="AvD">
    <w:p w:rsidR="00A37B49" w:rsidRDefault="00A37B49">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A37B49" w:rsidRDefault="00A37B49">
      <w:pPr>
        <w:pStyle w:val="CommentText"/>
        <w:rPr>
          <w:lang w:val="nl-NL"/>
        </w:rPr>
      </w:pPr>
    </w:p>
    <w:p w:rsidR="00A37B49" w:rsidRPr="00907C45" w:rsidRDefault="00A37B49">
      <w:pPr>
        <w:pStyle w:val="CommentText"/>
        <w:rPr>
          <w:lang w:val="nl-NL"/>
        </w:rPr>
      </w:pPr>
      <w:r>
        <w:rPr>
          <w:lang w:val="nl-NL"/>
        </w:rPr>
        <w:t>Wellicht beter om een klassieke params te specificeren die begint bij diep water en op het strand eindigt?</w:t>
      </w:r>
    </w:p>
  </w:comment>
  <w:comment w:id="364" w:author="Kees Nederhoff" w:date="2015-02-22T17:58:00Z" w:initials="KN">
    <w:p w:rsidR="00A37B49" w:rsidRPr="00484A57" w:rsidRDefault="00A37B49">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365" w:author="Ap van Dongeren" w:date="2015-02-20T15:12:00Z" w:initials="AvD">
    <w:p w:rsidR="00A37B49" w:rsidRPr="00782FCD" w:rsidRDefault="00A37B49">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368" w:author="Kees Nederhoff" w:date="2015-02-20T15:33:00Z" w:initials="KN">
    <w:p w:rsidR="00A37B49" w:rsidRPr="003245CF" w:rsidRDefault="00A37B49">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374" w:author="Kees Nederhoff" w:date="2015-02-20T15:14:00Z" w:initials="KN">
    <w:p w:rsidR="00A37B49" w:rsidRPr="00890816" w:rsidRDefault="00A37B49">
      <w:pPr>
        <w:pStyle w:val="CommentText"/>
        <w:rPr>
          <w:lang w:val="nl-NL"/>
        </w:rPr>
      </w:pPr>
      <w:r>
        <w:rPr>
          <w:rStyle w:val="CommentReference"/>
        </w:rPr>
        <w:annotationRef/>
      </w:r>
      <w:r w:rsidRPr="00890816">
        <w:rPr>
          <w:lang w:val="nl-NL"/>
        </w:rPr>
        <w:t>Contact Robert over schaalbaarheid met H</w:t>
      </w:r>
    </w:p>
  </w:comment>
  <w:comment w:id="372" w:author="Kees Nederhoff" w:date="2015-02-20T15:22:00Z" w:initials="KN">
    <w:p w:rsidR="00A37B49" w:rsidRPr="003245CF" w:rsidRDefault="00A37B49">
      <w:pPr>
        <w:pStyle w:val="CommentText"/>
        <w:rPr>
          <w:lang w:val="nl-NL"/>
        </w:rPr>
      </w:pPr>
      <w:r>
        <w:rPr>
          <w:rStyle w:val="CommentReference"/>
        </w:rPr>
        <w:annotationRef/>
      </w:r>
      <w:r w:rsidRPr="003245CF">
        <w:rPr>
          <w:lang w:val="nl-NL"/>
        </w:rPr>
        <w:t>Onderverdeling maken tussen 4.4.1 en 4.4.2</w:t>
      </w:r>
    </w:p>
  </w:comment>
  <w:comment w:id="377" w:author="Kees Nederhoff" w:date="2015-02-20T15:39:00Z" w:initials="KN">
    <w:p w:rsidR="00A37B49" w:rsidRPr="00EB6E3B" w:rsidRDefault="00A37B49">
      <w:pPr>
        <w:pStyle w:val="CommentText"/>
        <w:rPr>
          <w:lang w:val="nl-NL"/>
        </w:rPr>
      </w:pPr>
      <w:r>
        <w:rPr>
          <w:rStyle w:val="CommentReference"/>
        </w:rPr>
        <w:annotationRef/>
      </w:r>
      <w:r w:rsidRPr="00EB6E3B">
        <w:rPr>
          <w:lang w:val="nl-NL"/>
        </w:rPr>
        <w:t>Check in rapport Pieter Smit</w:t>
      </w:r>
    </w:p>
  </w:comment>
  <w:comment w:id="407" w:author="Kees Nederhoff" w:date="2015-02-20T15:23:00Z" w:initials="KN">
    <w:p w:rsidR="00A37B49" w:rsidRPr="00B826A5" w:rsidRDefault="00A37B49">
      <w:pPr>
        <w:pStyle w:val="CommentText"/>
        <w:rPr>
          <w:lang w:val="nl-NL"/>
        </w:rPr>
      </w:pPr>
      <w:r>
        <w:rPr>
          <w:rStyle w:val="CommentReference"/>
        </w:rPr>
        <w:annotationRef/>
      </w:r>
      <w:r w:rsidRPr="00B826A5">
        <w:rPr>
          <w:lang w:val="nl-NL"/>
        </w:rPr>
        <w:t>Schrijven</w:t>
      </w:r>
    </w:p>
  </w:comment>
  <w:comment w:id="413" w:author="Ap van Dongeren" w:date="2015-02-20T10:43:00Z" w:initials="AvD">
    <w:p w:rsidR="00A37B49" w:rsidRPr="005802B7" w:rsidRDefault="00A37B49">
      <w:pPr>
        <w:pStyle w:val="CommentText"/>
        <w:rPr>
          <w:lang w:val="nl-NL"/>
        </w:rPr>
      </w:pPr>
      <w:r>
        <w:rPr>
          <w:rStyle w:val="CommentReference"/>
        </w:rPr>
        <w:annotationRef/>
      </w:r>
      <w:r w:rsidRPr="005802B7">
        <w:rPr>
          <w:lang w:val="nl-NL"/>
        </w:rPr>
        <w:t>add</w:t>
      </w:r>
    </w:p>
  </w:comment>
  <w:comment w:id="417" w:author="Ap van Dongeren" w:date="2015-02-20T10:45:00Z" w:initials="AvD">
    <w:p w:rsidR="00A37B49" w:rsidRPr="005802B7" w:rsidRDefault="00A37B49">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418" w:author="Ap van Dongeren" w:date="2015-02-20T10:47:00Z" w:initials="AvD">
    <w:p w:rsidR="00A37B49" w:rsidRPr="000032BA" w:rsidRDefault="00A37B49">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416" w:author="Kees Nederhoff" w:date="2015-02-20T16:06:00Z" w:initials="KN">
    <w:p w:rsidR="00A37B49" w:rsidRPr="009D4808" w:rsidRDefault="00A37B49">
      <w:pPr>
        <w:pStyle w:val="CommentText"/>
        <w:rPr>
          <w:lang w:val="nl-NL"/>
        </w:rPr>
      </w:pPr>
      <w:r>
        <w:rPr>
          <w:rStyle w:val="CommentReference"/>
        </w:rPr>
        <w:annotationRef/>
      </w:r>
      <w:r w:rsidRPr="009D4808">
        <w:rPr>
          <w:lang w:val="nl-NL"/>
        </w:rPr>
        <w:t>Eruit: laatste 2 delen verpalatsen naar betere locatie</w:t>
      </w:r>
    </w:p>
  </w:comment>
  <w:comment w:id="421" w:author="Ap van Dongeren" w:date="2015-02-20T10:49:00Z" w:initials="AvD">
    <w:p w:rsidR="00A37B49" w:rsidRPr="000032BA" w:rsidRDefault="00A37B49">
      <w:pPr>
        <w:pStyle w:val="CommentText"/>
        <w:rPr>
          <w:lang w:val="nl-NL"/>
        </w:rPr>
      </w:pPr>
      <w:r>
        <w:rPr>
          <w:rStyle w:val="CommentReference"/>
        </w:rPr>
        <w:annotationRef/>
      </w:r>
      <w:r w:rsidRPr="000032BA">
        <w:rPr>
          <w:lang w:val="nl-NL"/>
        </w:rPr>
        <w:t xml:space="preserve">Dat is vreemd. </w:t>
      </w:r>
      <w:r>
        <w:rPr>
          <w:lang w:val="nl-NL"/>
        </w:rPr>
        <w:t>Waarom?</w:t>
      </w:r>
    </w:p>
  </w:comment>
  <w:comment w:id="422" w:author="Kees Nederhoff" w:date="2015-02-20T16:09:00Z" w:initials="KN">
    <w:p w:rsidR="00A37B49" w:rsidRPr="009D4808" w:rsidRDefault="00A37B49">
      <w:pPr>
        <w:pStyle w:val="CommentText"/>
        <w:rPr>
          <w:lang w:val="nl-NL"/>
        </w:rPr>
      </w:pPr>
      <w:r>
        <w:rPr>
          <w:rStyle w:val="CommentReference"/>
        </w:rPr>
        <w:annotationRef/>
      </w:r>
      <w:r w:rsidRPr="009D4808">
        <w:rPr>
          <w:lang w:val="nl-NL"/>
        </w:rPr>
        <w:t>Aanpassen van verwijzing</w:t>
      </w:r>
    </w:p>
  </w:comment>
  <w:comment w:id="434" w:author="Kees Nederhoff" w:date="2015-02-22T20:54:00Z" w:initials="KN">
    <w:p w:rsidR="00A37B49" w:rsidRPr="00C06EDA" w:rsidRDefault="00A37B49">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444" w:author="Ap van Dongeren" w:date="2015-02-20T11:12:00Z" w:initials="AvD">
    <w:p w:rsidR="00A37B49" w:rsidRPr="00FB79C4" w:rsidRDefault="00A37B49">
      <w:pPr>
        <w:pStyle w:val="CommentText"/>
        <w:rPr>
          <w:lang w:val="nl-NL"/>
        </w:rPr>
      </w:pPr>
      <w:r>
        <w:rPr>
          <w:rStyle w:val="CommentReference"/>
        </w:rPr>
        <w:annotationRef/>
      </w:r>
      <w:r w:rsidRPr="00FB79C4">
        <w:rPr>
          <w:lang w:val="nl-NL"/>
        </w:rPr>
        <w:t>Fix.</w:t>
      </w:r>
    </w:p>
  </w:comment>
  <w:comment w:id="445" w:author="Kees Nederhoff" w:date="2015-02-20T16:19:00Z" w:initials="KN">
    <w:p w:rsidR="00A37B49" w:rsidRPr="00B826A5" w:rsidRDefault="00A37B49">
      <w:pPr>
        <w:pStyle w:val="CommentText"/>
        <w:rPr>
          <w:lang w:val="nl-NL"/>
        </w:rPr>
      </w:pPr>
      <w:r>
        <w:rPr>
          <w:rStyle w:val="CommentReference"/>
        </w:rPr>
        <w:annotationRef/>
      </w:r>
      <w:r w:rsidRPr="00B826A5">
        <w:rPr>
          <w:lang w:val="nl-NL"/>
        </w:rPr>
        <w:t>Scirpt aanpassen Bas</w:t>
      </w:r>
    </w:p>
  </w:comment>
  <w:comment w:id="446" w:author="Kees Nederhoff" w:date="2015-02-20T16:17:00Z" w:initials="KN">
    <w:p w:rsidR="00A37B49" w:rsidRPr="00664C37" w:rsidRDefault="00A37B49">
      <w:pPr>
        <w:pStyle w:val="CommentText"/>
        <w:rPr>
          <w:lang w:val="nl-NL"/>
        </w:rPr>
      </w:pPr>
      <w:r>
        <w:rPr>
          <w:rStyle w:val="CommentReference"/>
        </w:rPr>
        <w:annotationRef/>
      </w:r>
      <w:r w:rsidRPr="00664C37">
        <w:rPr>
          <w:lang w:val="nl-NL"/>
        </w:rPr>
        <w:t>Code aanpassing Robert</w:t>
      </w:r>
    </w:p>
  </w:comment>
  <w:comment w:id="449" w:author="Kees Nederhoff" w:date="2015-02-22T20:55:00Z" w:initials="KN">
    <w:p w:rsidR="00A37B49" w:rsidRPr="00664C37" w:rsidRDefault="00A37B49">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452" w:author="Kees Nederhoff" w:date="2015-02-22T20:55:00Z" w:initials="KN">
    <w:p w:rsidR="00A37B49" w:rsidRPr="00664C37" w:rsidRDefault="00A37B49">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465" w:author="Kees Nederhoff" w:date="2015-02-25T08:46:00Z" w:initials="KN">
    <w:p w:rsidR="00A37B49" w:rsidRPr="00891C5C" w:rsidRDefault="00A37B49">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474" w:author="Kees Nederhoff" w:date="2015-02-22T20:56:00Z" w:initials="KN">
    <w:p w:rsidR="00A37B49" w:rsidRPr="00807B24" w:rsidRDefault="00A37B49">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493" w:author="Kees Nederhoff" w:date="2015-02-22T09:41:00Z" w:initials="KN">
    <w:p w:rsidR="00A37B49" w:rsidRPr="004D7B46" w:rsidRDefault="00A37B49" w:rsidP="00691D3B">
      <w:pPr>
        <w:pStyle w:val="CommentText"/>
        <w:rPr>
          <w:lang w:val="nl-NL"/>
        </w:rPr>
      </w:pPr>
      <w:r>
        <w:rPr>
          <w:rStyle w:val="CommentReference"/>
        </w:rPr>
        <w:annotationRef/>
      </w:r>
      <w:r w:rsidRPr="004D7B46">
        <w:rPr>
          <w:lang w:val="nl-NL"/>
        </w:rPr>
        <w:t>Informatie moet ergens online staan</w:t>
      </w:r>
    </w:p>
  </w:comment>
  <w:comment w:id="528" w:author="Robert McCall" w:date="2015-03-05T09:35:00Z" w:initials="RM">
    <w:p w:rsidR="00A37B49" w:rsidRPr="004B463E" w:rsidRDefault="00A37B49">
      <w:pPr>
        <w:pStyle w:val="CommentText"/>
        <w:rPr>
          <w:lang w:val="nl-NL"/>
        </w:rPr>
      </w:pPr>
      <w:r>
        <w:rPr>
          <w:rStyle w:val="CommentReference"/>
        </w:rPr>
        <w:annotationRef/>
      </w:r>
      <w:r w:rsidRPr="004B463E">
        <w:rPr>
          <w:lang w:val="nl-NL"/>
        </w:rPr>
        <w:t xml:space="preserve">laten we deze ook maar ‘hidden’ maken. </w:t>
      </w:r>
    </w:p>
  </w:comment>
  <w:comment w:id="531" w:author="Robert McCall" w:date="2015-03-05T09:37:00Z" w:initials="RM">
    <w:p w:rsidR="00A37B49" w:rsidRDefault="00A37B49">
      <w:pPr>
        <w:pStyle w:val="CommentText"/>
      </w:pPr>
      <w:r>
        <w:rPr>
          <w:rStyle w:val="CommentReference"/>
        </w:rPr>
        <w:annotationRef/>
      </w:r>
      <w:r>
        <w:t>Volgens mij is deze vervangen</w:t>
      </w:r>
    </w:p>
  </w:comment>
  <w:comment w:id="532" w:author="Robert McCall" w:date="2015-03-05T09:36:00Z" w:initials="RM">
    <w:p w:rsidR="00A37B49" w:rsidRPr="004B463E" w:rsidRDefault="00A37B49">
      <w:pPr>
        <w:pStyle w:val="CommentText"/>
        <w:rPr>
          <w:lang w:val="nl-NL"/>
        </w:rPr>
      </w:pPr>
      <w:r>
        <w:rPr>
          <w:rStyle w:val="CommentReference"/>
        </w:rPr>
        <w:annotationRef/>
      </w:r>
      <w:r w:rsidRPr="004B463E">
        <w:rPr>
          <w:lang w:val="nl-NL"/>
        </w:rPr>
        <w:t>Volgens mij moet deze ook uit de code, is vervangen</w:t>
      </w:r>
    </w:p>
  </w:comment>
  <w:comment w:id="865" w:author="Kees Nederhoff" w:date="2015-02-20T10:22:00Z" w:initials="KN">
    <w:p w:rsidR="00A37B49" w:rsidRPr="00587AD5" w:rsidRDefault="00A37B49">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B49" w:rsidRDefault="00A37B49">
      <w:r>
        <w:separator/>
      </w:r>
    </w:p>
  </w:endnote>
  <w:endnote w:type="continuationSeparator" w:id="0">
    <w:p w:rsidR="00A37B49" w:rsidRDefault="00A37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37B49">
      <w:tc>
        <w:tcPr>
          <w:tcW w:w="8413" w:type="dxa"/>
          <w:shd w:val="clear" w:color="auto" w:fill="auto"/>
        </w:tcPr>
        <w:p w:rsidR="00A37B49" w:rsidRDefault="00A37B49" w:rsidP="00817CCC">
          <w:pPr>
            <w:pStyle w:val="Huisstijl-Gegeven"/>
          </w:pPr>
          <w:bookmarkStart w:id="5" w:name="bmProject1" w:colFirst="0" w:colLast="0"/>
        </w:p>
      </w:tc>
    </w:tr>
    <w:bookmarkEnd w:id="5"/>
  </w:tbl>
  <w:p w:rsidR="00A37B49" w:rsidRDefault="00A37B49" w:rsidP="00E43C26"/>
  <w:p w:rsidR="00A37B49" w:rsidRDefault="00A37B49" w:rsidP="00E43C26"/>
  <w:p w:rsidR="00A37B49" w:rsidRDefault="00A37B49" w:rsidP="00E43C26"/>
  <w:p w:rsidR="00A37B49" w:rsidRDefault="00A37B49" w:rsidP="00E43C26"/>
  <w:tbl>
    <w:tblPr>
      <w:tblW w:w="8420" w:type="dxa"/>
      <w:tblLayout w:type="fixed"/>
      <w:tblCellMar>
        <w:left w:w="0" w:type="dxa"/>
        <w:right w:w="0" w:type="dxa"/>
      </w:tblCellMar>
      <w:tblLook w:val="0000" w:firstRow="0" w:lastRow="0" w:firstColumn="0" w:lastColumn="0" w:noHBand="0" w:noVBand="0"/>
    </w:tblPr>
    <w:tblGrid>
      <w:gridCol w:w="8420"/>
    </w:tblGrid>
    <w:tr w:rsidR="00A37B49">
      <w:tc>
        <w:tcPr>
          <w:tcW w:w="8420" w:type="dxa"/>
          <w:shd w:val="clear" w:color="auto" w:fill="auto"/>
        </w:tcPr>
        <w:p w:rsidR="00A37B49" w:rsidRPr="000B5D5D" w:rsidRDefault="00A37B49" w:rsidP="00E43C26">
          <w:pPr>
            <w:pStyle w:val="Huisstijl-Voettekst"/>
          </w:pPr>
          <w:bookmarkStart w:id="6" w:name="bmCopyrightSectie1_1" w:colFirst="0" w:colLast="0"/>
          <w:bookmarkStart w:id="7" w:name="bmReportCmdVersion" w:colFirst="0" w:colLast="0"/>
          <w:r>
            <w:t>© Deltares, 2015, B</w:t>
          </w:r>
        </w:p>
      </w:tc>
    </w:tr>
    <w:bookmarkEnd w:id="6"/>
    <w:bookmarkEnd w:id="7"/>
  </w:tbl>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Pr="008F1D52" w:rsidRDefault="00A37B49"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A54468">
      <w:rPr>
        <w:noProof/>
      </w:rPr>
      <w:instrText>1</w:instrText>
    </w:r>
    <w:r>
      <w:rPr>
        <w:noProof/>
      </w:rPr>
      <w:fldChar w:fldCharType="end"/>
    </w:r>
    <w:r w:rsidRPr="000E1715">
      <w:instrText>"</w:instrText>
    </w:r>
    <w:r w:rsidRPr="000E1715">
      <w:fldChar w:fldCharType="separate"/>
    </w:r>
    <w:bookmarkStart w:id="8" w:name="Seq1"/>
    <w:r w:rsidR="00A54468">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Pr="00E43C26" w:rsidRDefault="00A37B49"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A22DA3">
          <w:pPr>
            <w:pStyle w:val="Huisstijl-Koptekst"/>
          </w:pPr>
          <w:bookmarkStart w:id="23" w:name="bmVoettekstSectie2_2" w:colFirst="0" w:colLast="0"/>
          <w:r>
            <w:t>XBeach Manual</w:t>
          </w:r>
        </w:p>
      </w:tc>
      <w:tc>
        <w:tcPr>
          <w:tcW w:w="766" w:type="dxa"/>
        </w:tcPr>
        <w:p w:rsidR="00A37B49" w:rsidRPr="00B32B0E" w:rsidRDefault="00A37B49" w:rsidP="00A22DA3">
          <w:pPr>
            <w:pStyle w:val="Huisstijl-Pagina"/>
          </w:pPr>
        </w:p>
      </w:tc>
    </w:tr>
    <w:bookmarkEnd w:id="23"/>
  </w:tbl>
  <w:p w:rsidR="00A37B49" w:rsidRPr="00A22DA3" w:rsidRDefault="00A37B49"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0C5FE2">
          <w:pPr>
            <w:pStyle w:val="Huisstijl-Koptekst"/>
          </w:pPr>
          <w:bookmarkStart w:id="24" w:name="bmVoettekstSectie2_1" w:colFirst="0" w:colLast="0"/>
          <w:r>
            <w:t>XBeach Manual</w:t>
          </w:r>
        </w:p>
      </w:tc>
      <w:tc>
        <w:tcPr>
          <w:tcW w:w="766" w:type="dxa"/>
        </w:tcPr>
        <w:p w:rsidR="00A37B49" w:rsidRPr="00B32B0E" w:rsidRDefault="00A37B49" w:rsidP="00E43C26">
          <w:pPr>
            <w:pStyle w:val="Huisstijl-Pagina"/>
          </w:pPr>
        </w:p>
      </w:tc>
    </w:tr>
  </w:tbl>
  <w:bookmarkEnd w:id="24"/>
  <w:p w:rsidR="00A37B49" w:rsidRPr="00EB7C9E" w:rsidRDefault="00A37B49"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A54468">
      <w:rPr>
        <w:noProof/>
      </w:rPr>
      <w:instrText>1</w:instrText>
    </w:r>
    <w:r>
      <w:rPr>
        <w:noProof/>
      </w:rPr>
      <w:fldChar w:fldCharType="end"/>
    </w:r>
    <w:r w:rsidRPr="000E1715">
      <w:instrText>"</w:instrText>
    </w:r>
    <w:r w:rsidRPr="000E1715">
      <w:fldChar w:fldCharType="separate"/>
    </w:r>
    <w:bookmarkStart w:id="25" w:name="Seq2"/>
    <w:r w:rsidR="00A54468">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E43C26">
          <w:pPr>
            <w:pStyle w:val="Huisstijl-Koptekst"/>
          </w:pPr>
        </w:p>
      </w:tc>
      <w:tc>
        <w:tcPr>
          <w:tcW w:w="766" w:type="dxa"/>
        </w:tcPr>
        <w:p w:rsidR="00A37B49" w:rsidRPr="00B32B0E" w:rsidRDefault="00A37B49" w:rsidP="00E43C26">
          <w:pPr>
            <w:pStyle w:val="Huisstijl-Pagina"/>
          </w:pPr>
        </w:p>
      </w:tc>
    </w:tr>
  </w:tbl>
  <w:p w:rsidR="00A37B49" w:rsidRPr="00EB7C9E" w:rsidRDefault="00A37B49"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37B49">
                            <w:tc>
                              <w:tcPr>
                                <w:tcW w:w="7784" w:type="dxa"/>
                                <w:shd w:val="clear" w:color="auto" w:fill="auto"/>
                              </w:tcPr>
                              <w:p w:rsidR="00A37B49" w:rsidRDefault="00A37B49" w:rsidP="001220C3">
                                <w:pPr>
                                  <w:pStyle w:val="Huisstijl-Koptekst"/>
                                  <w:jc w:val="right"/>
                                </w:pPr>
                                <w:bookmarkStart w:id="40" w:name="bmVoettekstSectie3_2" w:colFirst="0" w:colLast="0"/>
                                <w:r>
                                  <w:t>XBeach Manual</w:t>
                                </w:r>
                              </w:p>
                            </w:tc>
                          </w:tr>
                          <w:bookmarkEnd w:id="40"/>
                        </w:tbl>
                        <w:p w:rsidR="00A37B49" w:rsidRDefault="00A37B49"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37B49">
                      <w:tc>
                        <w:tcPr>
                          <w:tcW w:w="7784" w:type="dxa"/>
                          <w:shd w:val="clear" w:color="auto" w:fill="auto"/>
                        </w:tcPr>
                        <w:p w:rsidR="00A37B49" w:rsidRDefault="00A37B49" w:rsidP="001220C3">
                          <w:pPr>
                            <w:pStyle w:val="Huisstijl-Koptekst"/>
                            <w:jc w:val="right"/>
                          </w:pPr>
                          <w:bookmarkStart w:id="41" w:name="bmVoettekstSectie3_2" w:colFirst="0" w:colLast="0"/>
                          <w:r>
                            <w:t>XBeach Manual</w:t>
                          </w:r>
                        </w:p>
                      </w:tc>
                    </w:tr>
                    <w:bookmarkEnd w:id="41"/>
                  </w:tbl>
                  <w:p w:rsidR="00A37B49" w:rsidRDefault="00A37B49"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37B49" w:rsidRPr="004C2206">
      <w:tc>
        <w:tcPr>
          <w:tcW w:w="854" w:type="dxa"/>
        </w:tcPr>
        <w:p w:rsidR="00A37B49" w:rsidRPr="00A21DE8" w:rsidRDefault="00A37B49" w:rsidP="00A45B92">
          <w:pPr>
            <w:pStyle w:val="Huisstijl-Pagina"/>
            <w:jc w:val="left"/>
          </w:pPr>
          <w:r w:rsidRPr="007D5040">
            <w:fldChar w:fldCharType="begin"/>
          </w:r>
          <w:r w:rsidRPr="007D5040">
            <w:instrText xml:space="preserve"> PAGE</w:instrText>
          </w:r>
          <w:r w:rsidRPr="007D5040">
            <w:fldChar w:fldCharType="separate"/>
          </w:r>
          <w:r w:rsidR="00A54468">
            <w:t>ii</w:t>
          </w:r>
          <w:r w:rsidRPr="007D5040">
            <w:fldChar w:fldCharType="end"/>
          </w:r>
        </w:p>
      </w:tc>
    </w:tr>
  </w:tbl>
  <w:p w:rsidR="00A37B49" w:rsidRPr="00B24026" w:rsidRDefault="00A37B49"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6F437570" wp14:editId="09FD2B79">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c>
                              <w:tcPr>
                                <w:tcW w:w="1094" w:type="dxa"/>
                                <w:shd w:val="clear" w:color="auto" w:fill="auto"/>
                                <w:tcMar>
                                  <w:right w:w="85" w:type="dxa"/>
                                </w:tcMar>
                              </w:tcPr>
                              <w:p w:rsidR="00A37B49" w:rsidRPr="007D5040" w:rsidRDefault="00A37B49" w:rsidP="004E27A9">
                                <w:pPr>
                                  <w:pStyle w:val="Huisstijl-Pagina"/>
                                </w:pPr>
                                <w:r w:rsidRPr="007D5040">
                                  <w:fldChar w:fldCharType="begin"/>
                                </w:r>
                                <w:r w:rsidRPr="007D5040">
                                  <w:instrText xml:space="preserve"> PAGE</w:instrText>
                                </w:r>
                                <w:r w:rsidRPr="007D5040">
                                  <w:fldChar w:fldCharType="separate"/>
                                </w:r>
                                <w:r w:rsidR="00A54468">
                                  <w:t>iii</w:t>
                                </w:r>
                                <w:r w:rsidRPr="007D5040">
                                  <w:fldChar w:fldCharType="end"/>
                                </w:r>
                              </w:p>
                            </w:tc>
                          </w:tr>
                        </w:tbl>
                        <w:p w:rsidR="00A37B49" w:rsidRDefault="00A37B49"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c>
                        <w:tcPr>
                          <w:tcW w:w="1094" w:type="dxa"/>
                          <w:shd w:val="clear" w:color="auto" w:fill="auto"/>
                          <w:tcMar>
                            <w:right w:w="85" w:type="dxa"/>
                          </w:tcMar>
                        </w:tcPr>
                        <w:p w:rsidR="00A37B49" w:rsidRPr="007D5040" w:rsidRDefault="00A37B49" w:rsidP="004E27A9">
                          <w:pPr>
                            <w:pStyle w:val="Huisstijl-Pagina"/>
                          </w:pPr>
                          <w:r w:rsidRPr="007D5040">
                            <w:fldChar w:fldCharType="begin"/>
                          </w:r>
                          <w:r w:rsidRPr="007D5040">
                            <w:instrText xml:space="preserve"> PAGE</w:instrText>
                          </w:r>
                          <w:r w:rsidRPr="007D5040">
                            <w:fldChar w:fldCharType="separate"/>
                          </w:r>
                          <w:r w:rsidR="00A54468">
                            <w:t>iii</w:t>
                          </w:r>
                          <w:r w:rsidRPr="007D5040">
                            <w:fldChar w:fldCharType="end"/>
                          </w:r>
                        </w:p>
                      </w:tc>
                    </w:tr>
                  </w:tbl>
                  <w:p w:rsidR="00A37B49" w:rsidRDefault="00A37B49"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37B49" w:rsidRPr="004C2206">
      <w:tc>
        <w:tcPr>
          <w:tcW w:w="7371" w:type="dxa"/>
          <w:shd w:val="clear" w:color="auto" w:fill="auto"/>
        </w:tcPr>
        <w:p w:rsidR="00A37B49" w:rsidRPr="004C2206" w:rsidRDefault="00A37B49" w:rsidP="006A0A14">
          <w:pPr>
            <w:pStyle w:val="Huisstijl-Koptekst"/>
          </w:pPr>
          <w:bookmarkStart w:id="42" w:name="bmVoettekstSectie3_1" w:colFirst="0" w:colLast="0"/>
          <w:r>
            <w:t>XBeach Manual</w:t>
          </w:r>
        </w:p>
      </w:tc>
    </w:tr>
  </w:tbl>
  <w:bookmarkEnd w:id="42"/>
  <w:p w:rsidR="00A37B49" w:rsidRPr="000E1715" w:rsidRDefault="00A37B49"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A54468">
      <w:rPr>
        <w:noProof/>
      </w:rPr>
      <w:instrText>3</w:instrText>
    </w:r>
    <w:r>
      <w:rPr>
        <w:noProof/>
      </w:rPr>
      <w:fldChar w:fldCharType="end"/>
    </w:r>
    <w:r w:rsidRPr="000E1715">
      <w:instrText>"</w:instrText>
    </w:r>
    <w:r w:rsidRPr="000E1715">
      <w:fldChar w:fldCharType="separate"/>
    </w:r>
    <w:bookmarkStart w:id="43" w:name="Seq3"/>
    <w:r w:rsidR="00A54468">
      <w:rPr>
        <w:noProof/>
      </w:rPr>
      <w:t>3</w:t>
    </w:r>
    <w:bookmarkEnd w:id="43"/>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37B49" w:rsidRPr="004C2206" w:rsidTr="00426356">
                            <w:tc>
                              <w:tcPr>
                                <w:tcW w:w="1176" w:type="dxa"/>
                              </w:tcPr>
                              <w:bookmarkStart w:id="1004" w:name="bmPagina2" w:colFirst="0" w:colLast="0"/>
                              <w:p w:rsidR="00A37B49" w:rsidRPr="00A21DE8" w:rsidRDefault="00A37B49" w:rsidP="00F3579D">
                                <w:pPr>
                                  <w:pStyle w:val="Huisstijl-Pagina"/>
                                  <w:jc w:val="left"/>
                                </w:pPr>
                                <w:r>
                                  <w:fldChar w:fldCharType="begin"/>
                                </w:r>
                                <w:r>
                                  <w:instrText xml:space="preserve"> PAGE  \* MERGEFORMAT </w:instrText>
                                </w:r>
                                <w:r>
                                  <w:fldChar w:fldCharType="separate"/>
                                </w:r>
                                <w:r w:rsidR="006815EF">
                                  <w:t>112</w:t>
                                </w:r>
                                <w:r>
                                  <w:fldChar w:fldCharType="end"/>
                                </w:r>
                                <w:r>
                                  <w:t xml:space="preserve"> of 105</w:t>
                                </w:r>
                              </w:p>
                            </w:tc>
                          </w:tr>
                          <w:bookmarkEnd w:id="1004"/>
                        </w:tbl>
                        <w:p w:rsidR="00A37B49" w:rsidRDefault="00A37B49"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37B49" w:rsidRPr="004C2206" w:rsidTr="00426356">
                      <w:tc>
                        <w:tcPr>
                          <w:tcW w:w="1176" w:type="dxa"/>
                        </w:tcPr>
                        <w:bookmarkStart w:id="1005" w:name="bmPagina2" w:colFirst="0" w:colLast="0"/>
                        <w:p w:rsidR="00A37B49" w:rsidRPr="00A21DE8" w:rsidRDefault="00A37B49" w:rsidP="00F3579D">
                          <w:pPr>
                            <w:pStyle w:val="Huisstijl-Pagina"/>
                            <w:jc w:val="left"/>
                          </w:pPr>
                          <w:r>
                            <w:fldChar w:fldCharType="begin"/>
                          </w:r>
                          <w:r>
                            <w:instrText xml:space="preserve"> PAGE  \* MERGEFORMAT </w:instrText>
                          </w:r>
                          <w:r>
                            <w:fldChar w:fldCharType="separate"/>
                          </w:r>
                          <w:r w:rsidR="006815EF">
                            <w:t>112</w:t>
                          </w:r>
                          <w:r>
                            <w:fldChar w:fldCharType="end"/>
                          </w:r>
                          <w:r>
                            <w:t xml:space="preserve"> of 105</w:t>
                          </w:r>
                        </w:p>
                      </w:tc>
                    </w:tr>
                    <w:bookmarkEnd w:id="1005"/>
                  </w:tbl>
                  <w:p w:rsidR="00A37B49" w:rsidRDefault="00A37B49"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37B49" w:rsidRPr="004C2206" w:rsidTr="009E3CFF">
      <w:trPr>
        <w:jc w:val="right"/>
      </w:trPr>
      <w:tc>
        <w:tcPr>
          <w:tcW w:w="7371" w:type="dxa"/>
          <w:shd w:val="clear" w:color="auto" w:fill="auto"/>
          <w:tcMar>
            <w:right w:w="28" w:type="dxa"/>
          </w:tcMar>
        </w:tcPr>
        <w:p w:rsidR="00A37B49" w:rsidRPr="004C2206" w:rsidRDefault="00A37B49" w:rsidP="00C20E72">
          <w:pPr>
            <w:pStyle w:val="Huisstijl-Koptekst"/>
            <w:jc w:val="right"/>
          </w:pPr>
          <w:bookmarkStart w:id="1006" w:name="bmVoettekstSectie4_2" w:colFirst="0" w:colLast="0"/>
          <w:r>
            <w:t>XBeach Manual</w:t>
          </w:r>
        </w:p>
      </w:tc>
    </w:tr>
    <w:bookmarkEnd w:id="1006"/>
  </w:tbl>
  <w:p w:rsidR="00A37B49" w:rsidRPr="006C06A2" w:rsidRDefault="00A37B49"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rPr>
                              <w:trHeight w:val="568"/>
                            </w:trPr>
                            <w:tc>
                              <w:tcPr>
                                <w:tcW w:w="1094" w:type="dxa"/>
                                <w:shd w:val="clear" w:color="auto" w:fill="auto"/>
                                <w:tcMar>
                                  <w:right w:w="85" w:type="dxa"/>
                                </w:tcMar>
                              </w:tcPr>
                              <w:bookmarkStart w:id="1007" w:name="bmPagina1" w:colFirst="0" w:colLast="0"/>
                              <w:bookmarkStart w:id="1008" w:name="bmTotPag" w:colFirst="0" w:colLast="0"/>
                              <w:p w:rsidR="00A37B49" w:rsidRPr="007D5040" w:rsidRDefault="00A37B49" w:rsidP="00F3579D">
                                <w:pPr>
                                  <w:pStyle w:val="Huisstijl-Pagina"/>
                                </w:pPr>
                                <w:r>
                                  <w:fldChar w:fldCharType="begin"/>
                                </w:r>
                                <w:r>
                                  <w:instrText xml:space="preserve"> PAGE  \* MERGEFORMAT </w:instrText>
                                </w:r>
                                <w:r>
                                  <w:fldChar w:fldCharType="separate"/>
                                </w:r>
                                <w:r w:rsidR="006815EF">
                                  <w:t>111</w:t>
                                </w:r>
                                <w:r>
                                  <w:fldChar w:fldCharType="end"/>
                                </w:r>
                                <w:r>
                                  <w:t xml:space="preserve"> of 105</w:t>
                                </w:r>
                              </w:p>
                            </w:tc>
                          </w:tr>
                          <w:bookmarkEnd w:id="1007"/>
                          <w:bookmarkEnd w:id="1008"/>
                        </w:tbl>
                        <w:p w:rsidR="00A37B49" w:rsidRDefault="00A37B49"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rPr>
                        <w:trHeight w:val="568"/>
                      </w:trPr>
                      <w:tc>
                        <w:tcPr>
                          <w:tcW w:w="1094" w:type="dxa"/>
                          <w:shd w:val="clear" w:color="auto" w:fill="auto"/>
                          <w:tcMar>
                            <w:right w:w="85" w:type="dxa"/>
                          </w:tcMar>
                        </w:tcPr>
                        <w:bookmarkStart w:id="1009" w:name="bmPagina1" w:colFirst="0" w:colLast="0"/>
                        <w:bookmarkStart w:id="1010" w:name="bmTotPag" w:colFirst="0" w:colLast="0"/>
                        <w:p w:rsidR="00A37B49" w:rsidRPr="007D5040" w:rsidRDefault="00A37B49" w:rsidP="00F3579D">
                          <w:pPr>
                            <w:pStyle w:val="Huisstijl-Pagina"/>
                          </w:pPr>
                          <w:r>
                            <w:fldChar w:fldCharType="begin"/>
                          </w:r>
                          <w:r>
                            <w:instrText xml:space="preserve"> PAGE  \* MERGEFORMAT </w:instrText>
                          </w:r>
                          <w:r>
                            <w:fldChar w:fldCharType="separate"/>
                          </w:r>
                          <w:r w:rsidR="006815EF">
                            <w:t>111</w:t>
                          </w:r>
                          <w:r>
                            <w:fldChar w:fldCharType="end"/>
                          </w:r>
                          <w:r>
                            <w:t xml:space="preserve"> of 105</w:t>
                          </w:r>
                        </w:p>
                      </w:tc>
                    </w:tr>
                    <w:bookmarkEnd w:id="1009"/>
                    <w:bookmarkEnd w:id="1010"/>
                  </w:tbl>
                  <w:p w:rsidR="00A37B49" w:rsidRDefault="00A37B49"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37B49" w:rsidRPr="004C2206">
      <w:tc>
        <w:tcPr>
          <w:tcW w:w="7371" w:type="dxa"/>
          <w:shd w:val="clear" w:color="auto" w:fill="auto"/>
        </w:tcPr>
        <w:p w:rsidR="00A37B49" w:rsidRPr="004C2206" w:rsidRDefault="00A37B49" w:rsidP="000C5FE2">
          <w:pPr>
            <w:pStyle w:val="Huisstijl-Koptekst"/>
          </w:pPr>
          <w:bookmarkStart w:id="1011" w:name="bmVoettekstSectie4_1" w:colFirst="0" w:colLast="0"/>
          <w:r>
            <w:t>XBeach Manual</w:t>
          </w:r>
        </w:p>
      </w:tc>
    </w:tr>
    <w:bookmarkEnd w:id="1011"/>
  </w:tbl>
  <w:p w:rsidR="00A37B49" w:rsidRPr="00EB7C9E" w:rsidRDefault="00A37B49"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B49" w:rsidRDefault="00A37B49">
      <w:r>
        <w:separator/>
      </w:r>
    </w:p>
  </w:footnote>
  <w:footnote w:type="continuationSeparator" w:id="0">
    <w:p w:rsidR="00A37B49" w:rsidRDefault="00A37B49">
      <w:r>
        <w:continuationSeparator/>
      </w:r>
    </w:p>
  </w:footnote>
  <w:footnote w:id="1">
    <w:p w:rsidR="00A37B49" w:rsidRPr="00BE0D9D" w:rsidRDefault="00A37B4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37B49">
                            <w:tc>
                              <w:tcPr>
                                <w:tcW w:w="6237" w:type="dxa"/>
                                <w:shd w:val="clear" w:color="auto" w:fill="auto"/>
                              </w:tcPr>
                              <w:p w:rsidR="00A37B49" w:rsidRPr="00564E53" w:rsidRDefault="00A37B49" w:rsidP="00564E53">
                                <w:pPr>
                                  <w:pStyle w:val="Huisstijl-Gegeven"/>
                                </w:pPr>
                                <w:bookmarkStart w:id="0" w:name="bmAuteurs1" w:colFirst="0" w:colLast="0"/>
                              </w:p>
                            </w:tc>
                          </w:tr>
                          <w:bookmarkEnd w:id="0"/>
                        </w:tbl>
                        <w:p w:rsidR="00A37B49" w:rsidRDefault="00A37B49" w:rsidP="000369FA">
                          <w:pPr>
                            <w:pStyle w:val="Header"/>
                          </w:pPr>
                        </w:p>
                        <w:p w:rsidR="00A37B49" w:rsidRDefault="00A37B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37B49">
                      <w:tc>
                        <w:tcPr>
                          <w:tcW w:w="6237" w:type="dxa"/>
                          <w:shd w:val="clear" w:color="auto" w:fill="auto"/>
                        </w:tcPr>
                        <w:p w:rsidR="00A37B49" w:rsidRPr="00564E53" w:rsidRDefault="00A37B49" w:rsidP="00564E53">
                          <w:pPr>
                            <w:pStyle w:val="Huisstijl-Gegeven"/>
                          </w:pPr>
                          <w:bookmarkStart w:id="1" w:name="bmAuteurs1" w:colFirst="0" w:colLast="0"/>
                        </w:p>
                      </w:tc>
                    </w:tr>
                    <w:bookmarkEnd w:id="1"/>
                  </w:tbl>
                  <w:p w:rsidR="00A37B49" w:rsidRDefault="00A37B49" w:rsidP="000369FA">
                    <w:pPr>
                      <w:pStyle w:val="Header"/>
                    </w:pPr>
                  </w:p>
                  <w:p w:rsidR="00A37B49" w:rsidRDefault="00A37B49"/>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A37B49" w:rsidRDefault="00A37B49"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A37B49" w:rsidRDefault="00A37B49" w:rsidP="00580167"/>
                </w:txbxContent>
              </v:textbox>
              <w10:wrap anchorx="page" anchory="page"/>
            </v:shape>
          </w:pict>
        </mc:Fallback>
      </mc:AlternateContent>
    </w:r>
  </w:p>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37B49" w:rsidRPr="004C2206">
      <w:trPr>
        <w:trHeight w:hRule="exact" w:val="2041"/>
      </w:trPr>
      <w:tc>
        <w:tcPr>
          <w:tcW w:w="6237" w:type="dxa"/>
          <w:shd w:val="clear" w:color="auto" w:fill="auto"/>
        </w:tcPr>
        <w:p w:rsidR="00A37B49" w:rsidRDefault="00A37B49" w:rsidP="003363CC">
          <w:pPr>
            <w:pStyle w:val="Huisstijl-Titel"/>
          </w:pPr>
          <w:bookmarkStart w:id="4" w:name="bmTitel1" w:colFirst="0" w:colLast="0"/>
          <w:r>
            <w:t>XBeach Manual</w:t>
          </w:r>
        </w:p>
        <w:p w:rsidR="00A37B49" w:rsidRDefault="00A37B49" w:rsidP="003363CC">
          <w:pPr>
            <w:pStyle w:val="Huisstijl-Subtitel"/>
          </w:pPr>
        </w:p>
        <w:p w:rsidR="00A37B49" w:rsidRDefault="00A37B49" w:rsidP="003363CC">
          <w:pPr>
            <w:pStyle w:val="Huisstijl-Subtitel"/>
          </w:pPr>
        </w:p>
      </w:tc>
    </w:tr>
    <w:bookmarkEnd w:id="4"/>
  </w:tbl>
  <w:p w:rsidR="00A37B49" w:rsidRDefault="00A37B49" w:rsidP="00580167">
    <w:pPr>
      <w:rPr>
        <w:lang w:val="en-US"/>
      </w:rPr>
    </w:pPr>
  </w:p>
  <w:p w:rsidR="00A37B49" w:rsidRDefault="00A37B49" w:rsidP="00580167">
    <w:pPr>
      <w:rPr>
        <w:lang w:val="en-US"/>
      </w:rPr>
    </w:pPr>
  </w:p>
  <w:p w:rsidR="00A37B49" w:rsidRDefault="00A37B49" w:rsidP="00580167">
    <w:pPr>
      <w:rPr>
        <w:lang w:val="en-US"/>
      </w:rPr>
    </w:pPr>
  </w:p>
  <w:p w:rsidR="00A37B49" w:rsidRPr="00580167" w:rsidRDefault="00A37B49"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A37B49" w:rsidTr="00426356">
                            <w:tc>
                              <w:tcPr>
                                <w:tcW w:w="11732" w:type="dxa"/>
                              </w:tcPr>
                              <w:p w:rsidR="00A37B49" w:rsidRDefault="00A37B49">
                                <w:bookmarkStart w:id="9" w:name="bmLogo0" w:colFirst="0" w:colLast="0"/>
                              </w:p>
                            </w:tc>
                          </w:tr>
                          <w:bookmarkEnd w:id="9"/>
                        </w:tbl>
                        <w:p w:rsidR="00A37B49" w:rsidRDefault="00A37B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A37B49" w:rsidTr="00426356">
                      <w:tc>
                        <w:tcPr>
                          <w:tcW w:w="11732" w:type="dxa"/>
                        </w:tcPr>
                        <w:p w:rsidR="00A37B49" w:rsidRDefault="00A37B49">
                          <w:bookmarkStart w:id="10" w:name="bmLogo0" w:colFirst="0" w:colLast="0"/>
                        </w:p>
                      </w:tc>
                    </w:tr>
                    <w:bookmarkEnd w:id="10"/>
                  </w:tbl>
                  <w:p w:rsidR="00A37B49" w:rsidRDefault="00A37B49"/>
                </w:txbxContent>
              </v:textbox>
              <w10:wrap anchorx="page" anchory="page"/>
            </v:shape>
          </w:pict>
        </mc:Fallback>
      </mc:AlternateContent>
    </w:r>
  </w:p>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37B49" w:rsidRPr="004C2206">
      <w:trPr>
        <w:trHeight w:hRule="exact" w:val="2041"/>
      </w:trPr>
      <w:tc>
        <w:tcPr>
          <w:tcW w:w="5245" w:type="dxa"/>
          <w:shd w:val="clear" w:color="auto" w:fill="auto"/>
        </w:tcPr>
        <w:p w:rsidR="00A37B49" w:rsidRDefault="00A37B49" w:rsidP="003363CC">
          <w:pPr>
            <w:pStyle w:val="Huisstijl-Titel"/>
          </w:pPr>
          <w:bookmarkStart w:id="11" w:name="bmTitel0" w:colFirst="0" w:colLast="0"/>
          <w:r>
            <w:t>XBeach Manual</w:t>
          </w:r>
        </w:p>
        <w:p w:rsidR="00A37B49" w:rsidRDefault="00A37B49" w:rsidP="003363CC">
          <w:pPr>
            <w:pStyle w:val="Huisstijl-Subtitel"/>
          </w:pPr>
        </w:p>
        <w:p w:rsidR="00A37B49" w:rsidRDefault="00A37B49" w:rsidP="003363CC">
          <w:pPr>
            <w:pStyle w:val="Huisstijl-Subtitel"/>
          </w:pPr>
        </w:p>
      </w:tc>
    </w:tr>
    <w:bookmarkEnd w:id="11"/>
  </w:tbl>
  <w:p w:rsidR="00A37B49" w:rsidRDefault="00A37B49" w:rsidP="00A1473F">
    <w:pPr>
      <w:rPr>
        <w:lang w:val="en-US"/>
      </w:rPr>
    </w:pPr>
  </w:p>
  <w:p w:rsidR="00A37B49" w:rsidRDefault="00A37B49" w:rsidP="00A1473F">
    <w:pPr>
      <w:rPr>
        <w:lang w:val="en-US"/>
      </w:rPr>
    </w:pPr>
  </w:p>
  <w:p w:rsidR="00A37B49" w:rsidRDefault="00A37B49" w:rsidP="00A1473F">
    <w:pPr>
      <w:rPr>
        <w:lang w:val="en-US"/>
      </w:rPr>
    </w:pPr>
  </w:p>
  <w:p w:rsidR="00A37B49" w:rsidRDefault="00A37B49"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72ACD">
    <w:pPr>
      <w:pStyle w:val="Header"/>
    </w:pPr>
  </w:p>
  <w:p w:rsidR="00A37B49" w:rsidRDefault="00A37B49" w:rsidP="00672ACD">
    <w:pPr>
      <w:pStyle w:val="Header"/>
    </w:pPr>
  </w:p>
  <w:p w:rsidR="00A37B49" w:rsidRDefault="00A37B49" w:rsidP="00672ACD">
    <w:pPr>
      <w:pStyle w:val="Header"/>
    </w:pPr>
  </w:p>
  <w:p w:rsidR="00A37B49" w:rsidRDefault="00A37B49"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37B49" w:rsidRPr="004C2206">
      <w:tc>
        <w:tcPr>
          <w:tcW w:w="4004" w:type="dxa"/>
          <w:gridSpan w:val="2"/>
          <w:shd w:val="clear" w:color="auto" w:fill="auto"/>
        </w:tcPr>
        <w:p w:rsidR="00A37B49" w:rsidRPr="00EF1CDD" w:rsidRDefault="00A37B49" w:rsidP="003363CC">
          <w:pPr>
            <w:pStyle w:val="Huisstijl-Gegeven"/>
          </w:pPr>
          <w:bookmarkStart w:id="17" w:name="tblGegevensSectie2b" w:colFirst="0" w:colLast="3"/>
        </w:p>
      </w:tc>
      <w:tc>
        <w:tcPr>
          <w:tcW w:w="4745" w:type="dxa"/>
          <w:gridSpan w:val="3"/>
          <w:tcBorders>
            <w:left w:val="nil"/>
          </w:tcBorders>
          <w:shd w:val="clear" w:color="auto" w:fill="auto"/>
        </w:tcPr>
        <w:p w:rsidR="00A37B49" w:rsidRDefault="00A37B49" w:rsidP="003363CC">
          <w:pPr>
            <w:pStyle w:val="Huisstijl-Kopje"/>
          </w:pPr>
          <w:r>
            <w:t>Title</w:t>
          </w:r>
        </w:p>
        <w:p w:rsidR="00A37B49" w:rsidRPr="00EF1CDD" w:rsidRDefault="00A37B49" w:rsidP="003363CC">
          <w:pPr>
            <w:pStyle w:val="Huisstijl-Gegeven"/>
          </w:pPr>
          <w:r>
            <w:t>XBeach Manual</w:t>
          </w:r>
        </w:p>
      </w:tc>
    </w:tr>
    <w:tr w:rsidR="00A37B49" w:rsidRPr="004C2206">
      <w:tc>
        <w:tcPr>
          <w:tcW w:w="5246" w:type="dxa"/>
          <w:gridSpan w:val="3"/>
          <w:shd w:val="clear" w:color="auto" w:fill="auto"/>
        </w:tcPr>
        <w:p w:rsidR="00A37B49" w:rsidRPr="004C2206" w:rsidRDefault="00A37B49" w:rsidP="003363CC">
          <w:pPr>
            <w:pStyle w:val="Huisstijl-Gegeven"/>
          </w:pPr>
        </w:p>
      </w:tc>
      <w:tc>
        <w:tcPr>
          <w:tcW w:w="3503" w:type="dxa"/>
          <w:gridSpan w:val="2"/>
        </w:tcPr>
        <w:p w:rsidR="00A37B49" w:rsidRPr="004C2206" w:rsidRDefault="00A37B49" w:rsidP="003363CC">
          <w:pPr>
            <w:pStyle w:val="Huisstijl-Gegeven"/>
          </w:pPr>
        </w:p>
      </w:tc>
    </w:tr>
    <w:tr w:rsidR="00A37B49" w:rsidRPr="004C2206">
      <w:tc>
        <w:tcPr>
          <w:tcW w:w="2694" w:type="dxa"/>
          <w:shd w:val="clear" w:color="auto" w:fill="auto"/>
        </w:tcPr>
        <w:p w:rsidR="00A37B49" w:rsidRDefault="00A37B49" w:rsidP="003363CC">
          <w:pPr>
            <w:pStyle w:val="Huisstijl-Kopje"/>
          </w:pPr>
          <w:r>
            <w:t>Pages</w:t>
          </w:r>
        </w:p>
        <w:p w:rsidR="00A37B49" w:rsidRPr="004C2206" w:rsidRDefault="00A37B49" w:rsidP="003363CC">
          <w:pPr>
            <w:pStyle w:val="Huisstijl-Gegeven"/>
          </w:pPr>
          <w:fldSimple w:instr=" DOCVARIABLE  TotAantalPag  \* MERGEFORMAT ">
            <w:r>
              <w:t>8</w:t>
            </w:r>
          </w:fldSimple>
        </w:p>
      </w:tc>
      <w:tc>
        <w:tcPr>
          <w:tcW w:w="2552" w:type="dxa"/>
          <w:gridSpan w:val="2"/>
          <w:shd w:val="clear" w:color="auto" w:fill="auto"/>
        </w:tcPr>
        <w:p w:rsidR="00A37B49" w:rsidRPr="004C2206" w:rsidRDefault="00A37B49" w:rsidP="00A22DA3">
          <w:pPr>
            <w:tabs>
              <w:tab w:val="left" w:pos="1680"/>
            </w:tabs>
            <w:ind w:left="1680" w:hanging="1680"/>
          </w:pPr>
        </w:p>
      </w:tc>
      <w:tc>
        <w:tcPr>
          <w:tcW w:w="2552" w:type="dxa"/>
        </w:tcPr>
        <w:p w:rsidR="00A37B49" w:rsidRPr="004C2206" w:rsidRDefault="00A37B49" w:rsidP="00A22DA3">
          <w:pPr>
            <w:pStyle w:val="Huisstijl-Gegeven"/>
            <w:tabs>
              <w:tab w:val="left" w:pos="2552"/>
            </w:tabs>
          </w:pPr>
        </w:p>
      </w:tc>
      <w:tc>
        <w:tcPr>
          <w:tcW w:w="951" w:type="dxa"/>
        </w:tcPr>
        <w:p w:rsidR="00A37B49" w:rsidRPr="004C2206" w:rsidRDefault="00A37B49" w:rsidP="00A22DA3">
          <w:pPr>
            <w:pStyle w:val="Huisstijl-Gegeven"/>
            <w:tabs>
              <w:tab w:val="left" w:pos="2552"/>
            </w:tabs>
          </w:pPr>
        </w:p>
      </w:tc>
    </w:tr>
    <w:tr w:rsidR="00A37B49" w:rsidRPr="004C2206">
      <w:tc>
        <w:tcPr>
          <w:tcW w:w="8749" w:type="dxa"/>
          <w:gridSpan w:val="5"/>
          <w:shd w:val="clear" w:color="auto" w:fill="auto"/>
        </w:tcPr>
        <w:p w:rsidR="00A37B49" w:rsidRPr="004C2206" w:rsidRDefault="00A37B49" w:rsidP="00A22DA3">
          <w:pPr>
            <w:pStyle w:val="Huisstijl-Gegeven"/>
            <w:tabs>
              <w:tab w:val="left" w:pos="2552"/>
            </w:tabs>
          </w:pPr>
        </w:p>
      </w:tc>
    </w:tr>
  </w:tbl>
  <w:bookmarkEnd w:id="17"/>
  <w:p w:rsidR="00A37B49" w:rsidRPr="00672ACD" w:rsidRDefault="00A37B49"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A37B49" w:rsidRDefault="00A37B49"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A37B49" w:rsidRDefault="00A37B49"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A37B49" w:rsidRDefault="00A37B4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A37B49" w:rsidRDefault="00A37B49" w:rsidP="001A6A5C"/>
                </w:txbxContent>
              </v:textbox>
              <w10:wrap anchorx="page" anchory="page"/>
              <w10:anchorlock/>
            </v:shape>
          </w:pict>
        </mc:Fallback>
      </mc:AlternateContent>
    </w:r>
  </w:p>
  <w:p w:rsidR="00A37B49" w:rsidRDefault="00A37B49" w:rsidP="005C6157">
    <w:pPr>
      <w:pStyle w:val="Header"/>
    </w:pPr>
  </w:p>
  <w:p w:rsidR="00A37B49" w:rsidRDefault="00A37B49" w:rsidP="005C6157">
    <w:pPr>
      <w:pStyle w:val="Header"/>
    </w:pPr>
  </w:p>
  <w:p w:rsidR="00A37B49" w:rsidRDefault="00A37B49"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37B49" w:rsidRPr="004C2206">
      <w:tc>
        <w:tcPr>
          <w:tcW w:w="8749" w:type="dxa"/>
          <w:gridSpan w:val="4"/>
          <w:shd w:val="clear" w:color="auto" w:fill="auto"/>
        </w:tcPr>
        <w:p w:rsidR="00A37B49" w:rsidRDefault="00A37B49" w:rsidP="003363CC">
          <w:pPr>
            <w:pStyle w:val="Huisstijl-Kopje"/>
          </w:pPr>
          <w:bookmarkStart w:id="22" w:name="tblGegevensSectie2a" w:colFirst="0" w:colLast="3"/>
          <w:r>
            <w:t>Title</w:t>
          </w:r>
        </w:p>
        <w:p w:rsidR="00A37B49" w:rsidRPr="00EF1CDD" w:rsidRDefault="00A37B49" w:rsidP="003363CC">
          <w:pPr>
            <w:pStyle w:val="Huisstijl-Gegeven"/>
          </w:pPr>
          <w:r>
            <w:t>XBeach Manual</w:t>
          </w:r>
        </w:p>
      </w:tc>
    </w:tr>
    <w:tr w:rsidR="00A37B49" w:rsidRPr="004C2206">
      <w:tc>
        <w:tcPr>
          <w:tcW w:w="5246" w:type="dxa"/>
          <w:gridSpan w:val="2"/>
          <w:shd w:val="clear" w:color="auto" w:fill="auto"/>
        </w:tcPr>
        <w:p w:rsidR="00A37B49" w:rsidRPr="004C2206" w:rsidRDefault="00A37B49" w:rsidP="003363CC">
          <w:pPr>
            <w:pStyle w:val="Huisstijl-Gegeven"/>
          </w:pPr>
        </w:p>
      </w:tc>
      <w:tc>
        <w:tcPr>
          <w:tcW w:w="3503" w:type="dxa"/>
          <w:gridSpan w:val="2"/>
        </w:tcPr>
        <w:p w:rsidR="00A37B49" w:rsidRPr="004C2206" w:rsidRDefault="00A37B49" w:rsidP="003363CC">
          <w:pPr>
            <w:pStyle w:val="Huisstijl-Gegeven"/>
          </w:pPr>
        </w:p>
      </w:tc>
    </w:tr>
    <w:tr w:rsidR="00A37B49" w:rsidRPr="004C2206">
      <w:tc>
        <w:tcPr>
          <w:tcW w:w="2694" w:type="dxa"/>
          <w:shd w:val="clear" w:color="auto" w:fill="auto"/>
        </w:tcPr>
        <w:p w:rsidR="00A37B49" w:rsidRDefault="00A37B49" w:rsidP="003363CC">
          <w:pPr>
            <w:pStyle w:val="Huisstijl-Kopje"/>
          </w:pPr>
          <w:r>
            <w:t>Pages</w:t>
          </w:r>
        </w:p>
        <w:p w:rsidR="00A37B49" w:rsidRPr="004C2206" w:rsidRDefault="00A37B49" w:rsidP="003363CC">
          <w:pPr>
            <w:pStyle w:val="Huisstijl-Gegeven"/>
          </w:pPr>
          <w:r>
            <w:t>105</w:t>
          </w:r>
        </w:p>
      </w:tc>
      <w:tc>
        <w:tcPr>
          <w:tcW w:w="2552" w:type="dxa"/>
          <w:shd w:val="clear" w:color="auto" w:fill="auto"/>
        </w:tcPr>
        <w:p w:rsidR="00A37B49" w:rsidRPr="004C2206" w:rsidRDefault="00A37B49" w:rsidP="005C6157">
          <w:pPr>
            <w:tabs>
              <w:tab w:val="left" w:pos="1680"/>
            </w:tabs>
            <w:ind w:left="1680" w:hanging="1680"/>
          </w:pPr>
        </w:p>
      </w:tc>
      <w:tc>
        <w:tcPr>
          <w:tcW w:w="2552" w:type="dxa"/>
        </w:tcPr>
        <w:p w:rsidR="00A37B49" w:rsidRPr="004C2206" w:rsidRDefault="00A37B49" w:rsidP="005C6157">
          <w:pPr>
            <w:pStyle w:val="Huisstijl-Gegeven"/>
            <w:tabs>
              <w:tab w:val="left" w:pos="2552"/>
            </w:tabs>
          </w:pPr>
        </w:p>
      </w:tc>
      <w:tc>
        <w:tcPr>
          <w:tcW w:w="951" w:type="dxa"/>
        </w:tcPr>
        <w:p w:rsidR="00A37B49" w:rsidRPr="004C2206" w:rsidRDefault="00A37B49" w:rsidP="005C6157">
          <w:pPr>
            <w:pStyle w:val="Huisstijl-Gegeven"/>
            <w:tabs>
              <w:tab w:val="left" w:pos="2552"/>
            </w:tabs>
          </w:pPr>
        </w:p>
      </w:tc>
    </w:tr>
    <w:tr w:rsidR="00A37B49" w:rsidRPr="004C2206">
      <w:tc>
        <w:tcPr>
          <w:tcW w:w="8749" w:type="dxa"/>
          <w:gridSpan w:val="4"/>
          <w:shd w:val="clear" w:color="auto" w:fill="auto"/>
        </w:tcPr>
        <w:p w:rsidR="00A37B49" w:rsidRPr="004C2206" w:rsidRDefault="00A37B49" w:rsidP="005C6157">
          <w:pPr>
            <w:pStyle w:val="Huisstijl-Gegeven"/>
            <w:tabs>
              <w:tab w:val="left" w:pos="2552"/>
            </w:tabs>
          </w:pPr>
        </w:p>
      </w:tc>
    </w:tr>
    <w:bookmarkEnd w:id="22"/>
  </w:tbl>
  <w:p w:rsidR="00A37B49" w:rsidRPr="005C6157" w:rsidRDefault="00A37B49"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37B49">
                            <w:trPr>
                              <w:trHeight w:val="1701"/>
                            </w:trPr>
                            <w:tc>
                              <w:tcPr>
                                <w:tcW w:w="5103" w:type="dxa"/>
                                <w:shd w:val="clear" w:color="auto" w:fill="auto"/>
                              </w:tcPr>
                              <w:p w:rsidR="00A37B49" w:rsidRDefault="00A37B49" w:rsidP="00A2242F"/>
                            </w:tc>
                          </w:tr>
                        </w:tbl>
                        <w:p w:rsidR="00A37B49" w:rsidRDefault="00A37B49"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37B49">
                      <w:trPr>
                        <w:trHeight w:val="1701"/>
                      </w:trPr>
                      <w:tc>
                        <w:tcPr>
                          <w:tcW w:w="5103" w:type="dxa"/>
                          <w:shd w:val="clear" w:color="auto" w:fill="auto"/>
                        </w:tcPr>
                        <w:p w:rsidR="00A37B49" w:rsidRDefault="00A37B49" w:rsidP="00A2242F"/>
                      </w:tc>
                    </w:tr>
                  </w:tbl>
                  <w:p w:rsidR="00A37B49" w:rsidRDefault="00A37B49" w:rsidP="005C6157"/>
                </w:txbxContent>
              </v:textbox>
              <w10:wrap anchorx="margin" anchory="page"/>
            </v:shape>
          </w:pict>
        </mc:Fallback>
      </mc:AlternateContent>
    </w:r>
  </w:p>
  <w:p w:rsidR="00A37B49" w:rsidRDefault="00A37B49" w:rsidP="005C6157">
    <w:pPr>
      <w:pStyle w:val="Header"/>
    </w:pPr>
  </w:p>
  <w:p w:rsidR="00A37B49" w:rsidRDefault="00A37B49" w:rsidP="005C6157">
    <w:pPr>
      <w:pStyle w:val="Header"/>
    </w:pPr>
  </w:p>
  <w:p w:rsidR="00A37B49" w:rsidRDefault="00A37B49"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37B49" w:rsidRPr="004C2206">
      <w:tc>
        <w:tcPr>
          <w:tcW w:w="8735" w:type="dxa"/>
          <w:gridSpan w:val="4"/>
          <w:shd w:val="clear" w:color="auto" w:fill="auto"/>
        </w:tcPr>
        <w:p w:rsidR="00A37B49" w:rsidRPr="00EF1CDD" w:rsidRDefault="00A37B49" w:rsidP="005C6157">
          <w:pPr>
            <w:pStyle w:val="Huisstijl-Gegeven"/>
          </w:pPr>
        </w:p>
      </w:tc>
    </w:tr>
    <w:tr w:rsidR="00A37B49" w:rsidRPr="004C2206">
      <w:tc>
        <w:tcPr>
          <w:tcW w:w="5104" w:type="dxa"/>
          <w:gridSpan w:val="2"/>
          <w:shd w:val="clear" w:color="auto" w:fill="auto"/>
        </w:tcPr>
        <w:p w:rsidR="00A37B49" w:rsidRPr="004C2206" w:rsidRDefault="00A37B49" w:rsidP="005C6157">
          <w:pPr>
            <w:tabs>
              <w:tab w:val="left" w:pos="1680"/>
            </w:tabs>
            <w:ind w:left="1680" w:hanging="1680"/>
          </w:pPr>
        </w:p>
      </w:tc>
      <w:tc>
        <w:tcPr>
          <w:tcW w:w="3631" w:type="dxa"/>
          <w:gridSpan w:val="2"/>
        </w:tcPr>
        <w:p w:rsidR="00A37B49" w:rsidRPr="004C2206" w:rsidRDefault="00A37B49" w:rsidP="005C6157">
          <w:pPr>
            <w:pStyle w:val="Huisstijl-Gegeven"/>
            <w:tabs>
              <w:tab w:val="left" w:pos="2552"/>
            </w:tabs>
          </w:pPr>
        </w:p>
      </w:tc>
    </w:tr>
    <w:tr w:rsidR="00A37B49" w:rsidRPr="004C2206">
      <w:tc>
        <w:tcPr>
          <w:tcW w:w="2552" w:type="dxa"/>
          <w:shd w:val="clear" w:color="auto" w:fill="auto"/>
        </w:tcPr>
        <w:p w:rsidR="00A37B49" w:rsidRPr="004C2206" w:rsidRDefault="00A37B49" w:rsidP="005C6157">
          <w:pPr>
            <w:pStyle w:val="Huisstijl-Gegeven"/>
          </w:pPr>
        </w:p>
      </w:tc>
      <w:tc>
        <w:tcPr>
          <w:tcW w:w="2552" w:type="dxa"/>
          <w:shd w:val="clear" w:color="auto" w:fill="auto"/>
        </w:tcPr>
        <w:p w:rsidR="00A37B49" w:rsidRPr="004C2206" w:rsidRDefault="00A37B49" w:rsidP="005C6157">
          <w:pPr>
            <w:tabs>
              <w:tab w:val="left" w:pos="1680"/>
            </w:tabs>
            <w:ind w:left="1680" w:hanging="1680"/>
          </w:pPr>
        </w:p>
      </w:tc>
      <w:tc>
        <w:tcPr>
          <w:tcW w:w="2552" w:type="dxa"/>
        </w:tcPr>
        <w:p w:rsidR="00A37B49" w:rsidRPr="004C2206" w:rsidRDefault="00A37B49" w:rsidP="005C6157">
          <w:pPr>
            <w:pStyle w:val="Huisstijl-Gegeven"/>
            <w:tabs>
              <w:tab w:val="left" w:pos="2552"/>
            </w:tabs>
          </w:pPr>
        </w:p>
      </w:tc>
      <w:tc>
        <w:tcPr>
          <w:tcW w:w="1079" w:type="dxa"/>
        </w:tcPr>
        <w:p w:rsidR="00A37B49" w:rsidRPr="004C2206" w:rsidRDefault="00A37B49" w:rsidP="005C6157">
          <w:pPr>
            <w:pStyle w:val="Huisstijl-Gegeven"/>
            <w:tabs>
              <w:tab w:val="left" w:pos="2552"/>
            </w:tabs>
          </w:pPr>
        </w:p>
      </w:tc>
    </w:tr>
  </w:tbl>
  <w:p w:rsidR="00A37B49" w:rsidRPr="00B170CC" w:rsidRDefault="00A37B49"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Pr>
                              <w:p w:rsidR="00A37B49" w:rsidRDefault="00A37B49" w:rsidP="001220C3">
                                <w:pPr>
                                  <w:pStyle w:val="Huisstijl-Koptekst"/>
                                  <w:jc w:val="right"/>
                                </w:pPr>
                                <w:bookmarkStart w:id="33" w:name="bmKoptekstSectie3_2" w:colFirst="0" w:colLast="0"/>
                                <w:r>
                                  <w:t>27 January 2015, draft</w:t>
                                </w:r>
                              </w:p>
                            </w:tc>
                          </w:tr>
                          <w:bookmarkEnd w:id="33"/>
                        </w:tbl>
                        <w:p w:rsidR="00A37B49" w:rsidRDefault="00A37B4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Pr>
                        <w:p w:rsidR="00A37B49" w:rsidRDefault="00A37B49" w:rsidP="001220C3">
                          <w:pPr>
                            <w:pStyle w:val="Huisstijl-Koptekst"/>
                            <w:jc w:val="right"/>
                          </w:pPr>
                          <w:bookmarkStart w:id="34" w:name="bmKoptekstSectie3_2" w:colFirst="0" w:colLast="0"/>
                          <w:r>
                            <w:t>27 January 2015, draft</w:t>
                          </w:r>
                        </w:p>
                      </w:tc>
                    </w:tr>
                    <w:bookmarkEnd w:id="34"/>
                  </w:tbl>
                  <w:p w:rsidR="00A37B49" w:rsidRDefault="00A37B49" w:rsidP="001220C3"/>
                </w:txbxContent>
              </v:textbox>
              <w10:wrap anchorx="margin"/>
            </v:shape>
          </w:pict>
        </mc:Fallback>
      </mc:AlternateContent>
    </w:r>
  </w:p>
  <w:p w:rsidR="00A37B49" w:rsidRPr="00982765" w:rsidRDefault="00A37B49"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35"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5"/>
                        </w:tbl>
                        <w:p w:rsidR="00A37B49" w:rsidRDefault="00A37B4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36"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6"/>
                  </w:tbl>
                  <w:p w:rsidR="00A37B49" w:rsidRDefault="00A37B49" w:rsidP="00B24026"/>
                </w:txbxContent>
              </v:textbox>
              <w10:wrap anchorx="margin" anchory="page"/>
              <w10:anchorlock/>
            </v:shape>
          </w:pict>
        </mc:Fallback>
      </mc:AlternateContent>
    </w:r>
  </w:p>
  <w:p w:rsidR="00A37B49" w:rsidRPr="00672ACD" w:rsidRDefault="00A37B49" w:rsidP="00B24026">
    <w:pPr>
      <w:pStyle w:val="Header"/>
    </w:pPr>
  </w:p>
  <w:p w:rsidR="00A37B49" w:rsidRPr="00B24026" w:rsidRDefault="00A37B49"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37B49" w:rsidRPr="004C2206">
      <w:tc>
        <w:tcPr>
          <w:tcW w:w="5529" w:type="dxa"/>
          <w:shd w:val="clear" w:color="auto" w:fill="auto"/>
        </w:tcPr>
        <w:p w:rsidR="00A37B49" w:rsidRPr="004C2206" w:rsidRDefault="00A37B49" w:rsidP="00A00A21">
          <w:pPr>
            <w:pStyle w:val="Huisstijl-Koptekst"/>
          </w:pPr>
          <w:bookmarkStart w:id="37" w:name="bmKoptekstSectie3_1" w:colFirst="0" w:colLast="0"/>
          <w:r>
            <w:t>27 January 2015, draft</w:t>
          </w:r>
        </w:p>
      </w:tc>
    </w:tr>
  </w:tbl>
  <w:bookmarkEnd w:id="37"/>
  <w:p w:rsidR="00A37B49" w:rsidRPr="00982765" w:rsidRDefault="00A37B49"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38"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
                        </w:tbl>
                        <w:p w:rsidR="00A37B49" w:rsidRDefault="00A37B4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39"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
                  </w:tbl>
                  <w:p w:rsidR="00A37B49" w:rsidRDefault="00A37B49"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Mar>
                                  <w:right w:w="85" w:type="dxa"/>
                                </w:tcMar>
                              </w:tcPr>
                              <w:p w:rsidR="00A37B49" w:rsidRDefault="00A37B49" w:rsidP="001220C3">
                                <w:pPr>
                                  <w:pStyle w:val="Huisstijl-Koptekst"/>
                                  <w:jc w:val="right"/>
                                </w:pPr>
                                <w:bookmarkStart w:id="997" w:name="bmKoptekstSectie4_2" w:colFirst="0" w:colLast="0"/>
                                <w:r>
                                  <w:t>27 January 2015, draft</w:t>
                                </w:r>
                              </w:p>
                            </w:tc>
                          </w:tr>
                          <w:bookmarkEnd w:id="997"/>
                        </w:tbl>
                        <w:p w:rsidR="00A37B49" w:rsidRDefault="00A37B4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Mar>
                            <w:right w:w="85" w:type="dxa"/>
                          </w:tcMar>
                        </w:tcPr>
                        <w:p w:rsidR="00A37B49" w:rsidRDefault="00A37B49" w:rsidP="001220C3">
                          <w:pPr>
                            <w:pStyle w:val="Huisstijl-Koptekst"/>
                            <w:jc w:val="right"/>
                          </w:pPr>
                          <w:bookmarkStart w:id="998" w:name="bmKoptekstSectie4_2" w:colFirst="0" w:colLast="0"/>
                          <w:r>
                            <w:t>27 January 2015, draft</w:t>
                          </w:r>
                        </w:p>
                      </w:tc>
                    </w:tr>
                    <w:bookmarkEnd w:id="998"/>
                  </w:tbl>
                  <w:p w:rsidR="00A37B49" w:rsidRDefault="00A37B49" w:rsidP="001220C3"/>
                </w:txbxContent>
              </v:textbox>
              <w10:wrap anchorx="margin"/>
            </v:shape>
          </w:pict>
        </mc:Fallback>
      </mc:AlternateContent>
    </w:r>
  </w:p>
  <w:p w:rsidR="00A37B49" w:rsidRPr="00982765" w:rsidRDefault="00A37B49"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99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999"/>
                        </w:tbl>
                        <w:p w:rsidR="00A37B49" w:rsidRDefault="00A37B4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000"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00"/>
                  </w:tbl>
                  <w:p w:rsidR="00A37B49" w:rsidRDefault="00A37B49" w:rsidP="00B24026"/>
                </w:txbxContent>
              </v:textbox>
              <w10:wrap anchorx="margin" anchory="page"/>
              <w10:anchorlock/>
            </v:shape>
          </w:pict>
        </mc:Fallback>
      </mc:AlternateContent>
    </w:r>
  </w:p>
  <w:p w:rsidR="00A37B49" w:rsidRPr="00672ACD" w:rsidRDefault="00A37B49" w:rsidP="00B24026">
    <w:pPr>
      <w:pStyle w:val="Header"/>
    </w:pPr>
  </w:p>
  <w:p w:rsidR="00A37B49" w:rsidRPr="00B24026" w:rsidRDefault="00A37B49" w:rsidP="00B24026">
    <w:pPr>
      <w:pStyle w:val="Header"/>
    </w:pPr>
  </w:p>
  <w:p w:rsidR="00A37B49" w:rsidRPr="00B24026" w:rsidRDefault="00A37B49"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100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01"/>
                        </w:tbl>
                        <w:p w:rsidR="00A37B49" w:rsidRDefault="00A37B49"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1002"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02"/>
                  </w:tbl>
                  <w:p w:rsidR="00A37B49" w:rsidRDefault="00A37B49"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37B49" w:rsidRPr="004C2206">
      <w:tc>
        <w:tcPr>
          <w:tcW w:w="5812" w:type="dxa"/>
          <w:shd w:val="clear" w:color="auto" w:fill="auto"/>
        </w:tcPr>
        <w:p w:rsidR="00A37B49" w:rsidRPr="004C2206" w:rsidRDefault="00A37B49" w:rsidP="00A00A21">
          <w:pPr>
            <w:pStyle w:val="Huisstijl-Koptekst"/>
          </w:pPr>
          <w:bookmarkStart w:id="1003" w:name="bmKoptekstSectie4_1" w:colFirst="0" w:colLast="0"/>
          <w:r>
            <w:t>27 January 2015, draft</w:t>
          </w:r>
        </w:p>
      </w:tc>
    </w:tr>
    <w:bookmarkEnd w:id="1003"/>
  </w:tbl>
  <w:p w:rsidR="00A37B49" w:rsidRPr="00982765" w:rsidRDefault="00A37B49"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evenAndOddHeaders/>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491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2522"/>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4A62"/>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1B6D"/>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950A4"/>
    <w:rsid w:val="003A481D"/>
    <w:rsid w:val="003A4857"/>
    <w:rsid w:val="003A6419"/>
    <w:rsid w:val="003B0006"/>
    <w:rsid w:val="003B16D2"/>
    <w:rsid w:val="003B4B11"/>
    <w:rsid w:val="003B5B71"/>
    <w:rsid w:val="003C2156"/>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B463E"/>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6B98"/>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15EF"/>
    <w:rsid w:val="006868B9"/>
    <w:rsid w:val="00691D3B"/>
    <w:rsid w:val="00693549"/>
    <w:rsid w:val="00694D36"/>
    <w:rsid w:val="006A0A14"/>
    <w:rsid w:val="006B18EE"/>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87794"/>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08C1"/>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B49"/>
    <w:rsid w:val="00A37D9C"/>
    <w:rsid w:val="00A45B92"/>
    <w:rsid w:val="00A47D82"/>
    <w:rsid w:val="00A52150"/>
    <w:rsid w:val="00A527B3"/>
    <w:rsid w:val="00A54468"/>
    <w:rsid w:val="00A56564"/>
    <w:rsid w:val="00A65370"/>
    <w:rsid w:val="00A673B7"/>
    <w:rsid w:val="00A730A0"/>
    <w:rsid w:val="00A74B63"/>
    <w:rsid w:val="00A77411"/>
    <w:rsid w:val="00A93064"/>
    <w:rsid w:val="00A97110"/>
    <w:rsid w:val="00AA01CC"/>
    <w:rsid w:val="00AA055D"/>
    <w:rsid w:val="00AA20F1"/>
    <w:rsid w:val="00AA68D5"/>
    <w:rsid w:val="00AB00DB"/>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6F25"/>
    <w:rsid w:val="00B47D26"/>
    <w:rsid w:val="00B502EC"/>
    <w:rsid w:val="00B5487A"/>
    <w:rsid w:val="00B54BCC"/>
    <w:rsid w:val="00B54FB5"/>
    <w:rsid w:val="00B6140B"/>
    <w:rsid w:val="00B6711C"/>
    <w:rsid w:val="00B67AE0"/>
    <w:rsid w:val="00B67CDE"/>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4F65"/>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5D4C"/>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C72C9"/>
    <w:rsid w:val="00CD2B70"/>
    <w:rsid w:val="00CD5551"/>
    <w:rsid w:val="00CE37D0"/>
    <w:rsid w:val="00CE608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A70CC"/>
    <w:rsid w:val="00DA7930"/>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86843"/>
    <w:rsid w:val="00E900F6"/>
    <w:rsid w:val="00E910D7"/>
    <w:rsid w:val="00E94C7B"/>
    <w:rsid w:val="00EA7570"/>
    <w:rsid w:val="00EB2594"/>
    <w:rsid w:val="00EB6E3B"/>
    <w:rsid w:val="00EB76FC"/>
    <w:rsid w:val="00EB7AC6"/>
    <w:rsid w:val="00EB7C9E"/>
    <w:rsid w:val="00EC2F6D"/>
    <w:rsid w:val="00EC32E0"/>
    <w:rsid w:val="00EC7A1A"/>
    <w:rsid w:val="00ED288D"/>
    <w:rsid w:val="00ED3482"/>
    <w:rsid w:val="00EE1A48"/>
    <w:rsid w:val="00EE1B16"/>
    <w:rsid w:val="00EE76BB"/>
    <w:rsid w:val="00EF1CDD"/>
    <w:rsid w:val="00F02F5A"/>
    <w:rsid w:val="00F03DB4"/>
    <w:rsid w:val="00F0598D"/>
    <w:rsid w:val="00F07219"/>
    <w:rsid w:val="00F128D8"/>
    <w:rsid w:val="00F15B77"/>
    <w:rsid w:val="00F30EB1"/>
    <w:rsid w:val="00F317B0"/>
    <w:rsid w:val="00F3579D"/>
    <w:rsid w:val="00F35B5D"/>
    <w:rsid w:val="00F41BBE"/>
    <w:rsid w:val="00F421FD"/>
    <w:rsid w:val="00F43A2C"/>
    <w:rsid w:val="00F43BE9"/>
    <w:rsid w:val="00F638E8"/>
    <w:rsid w:val="00F7036A"/>
    <w:rsid w:val="00F74A5C"/>
    <w:rsid w:val="00F812C3"/>
    <w:rsid w:val="00F82B93"/>
    <w:rsid w:val="00F83598"/>
    <w:rsid w:val="00F85264"/>
    <w:rsid w:val="00F93FCA"/>
    <w:rsid w:val="00F96306"/>
    <w:rsid w:val="00F96AF3"/>
    <w:rsid w:val="00FA63F1"/>
    <w:rsid w:val="00FB0F87"/>
    <w:rsid w:val="00FB3C01"/>
    <w:rsid w:val="00FB79C4"/>
    <w:rsid w:val="00FC4F1E"/>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7930"/>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DA7930"/>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DA7930"/>
    <w:pPr>
      <w:numPr>
        <w:ilvl w:val="1"/>
      </w:numPr>
      <w:spacing w:after="0" w:line="255" w:lineRule="exact"/>
      <w:outlineLvl w:val="1"/>
    </w:pPr>
    <w:rPr>
      <w:bCs w:val="0"/>
      <w:iCs/>
      <w:sz w:val="21"/>
      <w:szCs w:val="28"/>
    </w:rPr>
  </w:style>
  <w:style w:type="paragraph" w:styleId="Heading3">
    <w:name w:val="heading 3"/>
    <w:basedOn w:val="Heading2"/>
    <w:next w:val="Normal"/>
    <w:qFormat/>
    <w:rsid w:val="00DA7930"/>
    <w:pPr>
      <w:numPr>
        <w:ilvl w:val="2"/>
      </w:numPr>
      <w:outlineLvl w:val="2"/>
    </w:pPr>
    <w:rPr>
      <w:b w:val="0"/>
      <w:bCs/>
      <w:szCs w:val="26"/>
    </w:rPr>
  </w:style>
  <w:style w:type="paragraph" w:styleId="Heading4">
    <w:name w:val="heading 4"/>
    <w:basedOn w:val="Heading3"/>
    <w:next w:val="Normal"/>
    <w:qFormat/>
    <w:rsid w:val="00DA7930"/>
    <w:pPr>
      <w:numPr>
        <w:ilvl w:val="3"/>
      </w:numPr>
      <w:outlineLvl w:val="3"/>
    </w:pPr>
    <w:rPr>
      <w:bCs w:val="0"/>
      <w:i/>
      <w:szCs w:val="28"/>
    </w:rPr>
  </w:style>
  <w:style w:type="paragraph" w:styleId="Heading5">
    <w:name w:val="heading 5"/>
    <w:basedOn w:val="Heading4"/>
    <w:next w:val="Normal"/>
    <w:qFormat/>
    <w:rsid w:val="00DA7930"/>
    <w:pPr>
      <w:numPr>
        <w:ilvl w:val="4"/>
      </w:numPr>
      <w:outlineLvl w:val="4"/>
    </w:pPr>
    <w:rPr>
      <w:bCs/>
      <w:iCs w:val="0"/>
      <w:szCs w:val="26"/>
    </w:rPr>
  </w:style>
  <w:style w:type="paragraph" w:styleId="Heading6">
    <w:name w:val="heading 6"/>
    <w:basedOn w:val="Heading1"/>
    <w:next w:val="Normal"/>
    <w:qFormat/>
    <w:rsid w:val="00DA7930"/>
    <w:pPr>
      <w:numPr>
        <w:ilvl w:val="5"/>
      </w:numPr>
      <w:outlineLvl w:val="5"/>
    </w:pPr>
    <w:rPr>
      <w:bCs w:val="0"/>
      <w:szCs w:val="22"/>
    </w:rPr>
  </w:style>
  <w:style w:type="paragraph" w:styleId="Heading7">
    <w:name w:val="heading 7"/>
    <w:basedOn w:val="Heading2"/>
    <w:next w:val="Normal"/>
    <w:qFormat/>
    <w:rsid w:val="00DA7930"/>
    <w:pPr>
      <w:numPr>
        <w:ilvl w:val="6"/>
      </w:numPr>
      <w:outlineLvl w:val="6"/>
    </w:pPr>
  </w:style>
  <w:style w:type="paragraph" w:styleId="Heading8">
    <w:name w:val="heading 8"/>
    <w:basedOn w:val="Heading3"/>
    <w:next w:val="Normal"/>
    <w:qFormat/>
    <w:rsid w:val="00DA7930"/>
    <w:pPr>
      <w:numPr>
        <w:ilvl w:val="7"/>
      </w:numPr>
      <w:outlineLvl w:val="7"/>
    </w:pPr>
    <w:rPr>
      <w:iCs w:val="0"/>
    </w:rPr>
  </w:style>
  <w:style w:type="paragraph" w:styleId="Heading9">
    <w:name w:val="heading 9"/>
    <w:basedOn w:val="Heading4"/>
    <w:next w:val="Normal"/>
    <w:qFormat/>
    <w:rsid w:val="00DA7930"/>
    <w:pPr>
      <w:numPr>
        <w:ilvl w:val="8"/>
      </w:numPr>
      <w:outlineLvl w:val="8"/>
    </w:pPr>
    <w:rPr>
      <w:szCs w:val="22"/>
    </w:rPr>
  </w:style>
  <w:style w:type="character" w:default="1" w:styleId="DefaultParagraphFont">
    <w:name w:val="Default Paragraph Font"/>
    <w:uiPriority w:val="1"/>
    <w:semiHidden/>
    <w:unhideWhenUsed/>
    <w:rsid w:val="00DA793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7930"/>
  </w:style>
  <w:style w:type="paragraph" w:styleId="Header">
    <w:name w:val="header"/>
    <w:basedOn w:val="Normal"/>
    <w:rsid w:val="00DA7930"/>
    <w:pPr>
      <w:tabs>
        <w:tab w:val="center" w:pos="4153"/>
        <w:tab w:val="right" w:pos="8306"/>
      </w:tabs>
    </w:pPr>
  </w:style>
  <w:style w:type="paragraph" w:styleId="Footer">
    <w:name w:val="footer"/>
    <w:basedOn w:val="Normal"/>
    <w:link w:val="FooterChar"/>
    <w:rsid w:val="00DA7930"/>
    <w:pPr>
      <w:tabs>
        <w:tab w:val="center" w:pos="4153"/>
        <w:tab w:val="right" w:pos="8306"/>
      </w:tabs>
    </w:pPr>
  </w:style>
  <w:style w:type="paragraph" w:customStyle="1" w:styleId="Huisstijl-Sjabloonnaam">
    <w:name w:val="Huisstijl-Sjabloonnaam"/>
    <w:basedOn w:val="Huisstijl-Naw"/>
    <w:rsid w:val="00DA7930"/>
    <w:pPr>
      <w:spacing w:before="255" w:after="255" w:line="255" w:lineRule="exact"/>
      <w:jc w:val="left"/>
    </w:pPr>
    <w:rPr>
      <w:b/>
      <w:sz w:val="36"/>
    </w:rPr>
  </w:style>
  <w:style w:type="paragraph" w:customStyle="1" w:styleId="Huisstijl-Adres">
    <w:name w:val="Huisstijl-Adres"/>
    <w:basedOn w:val="Huisstijl-Naw"/>
    <w:rsid w:val="00DA7930"/>
  </w:style>
  <w:style w:type="paragraph" w:styleId="ListBullet">
    <w:name w:val="List Bullet"/>
    <w:basedOn w:val="Normal"/>
    <w:rsid w:val="00DA7930"/>
    <w:pPr>
      <w:numPr>
        <w:numId w:val="4"/>
      </w:numPr>
    </w:pPr>
  </w:style>
  <w:style w:type="paragraph" w:customStyle="1" w:styleId="Huisstijl-Naw">
    <w:name w:val="Huisstijl-Naw"/>
    <w:basedOn w:val="Normal"/>
    <w:rsid w:val="00DA7930"/>
    <w:rPr>
      <w:noProof/>
    </w:rPr>
  </w:style>
  <w:style w:type="paragraph" w:customStyle="1" w:styleId="Huisstijl-Kopje">
    <w:name w:val="Huisstijl-Kopje"/>
    <w:basedOn w:val="Huisstijl-Naw"/>
    <w:rsid w:val="00DA7930"/>
    <w:rPr>
      <w:b/>
      <w:sz w:val="17"/>
    </w:rPr>
  </w:style>
  <w:style w:type="paragraph" w:customStyle="1" w:styleId="Huisstijl-Gegeven">
    <w:name w:val="Huisstijl-Gegeven"/>
    <w:basedOn w:val="Huisstijl-Naw"/>
    <w:rsid w:val="00DA7930"/>
    <w:pPr>
      <w:jc w:val="left"/>
    </w:pPr>
  </w:style>
  <w:style w:type="paragraph" w:styleId="ListBullet2">
    <w:name w:val="List Bullet 2"/>
    <w:basedOn w:val="ListBullet"/>
    <w:rsid w:val="00DA7930"/>
    <w:pPr>
      <w:numPr>
        <w:ilvl w:val="1"/>
      </w:numPr>
    </w:pPr>
  </w:style>
  <w:style w:type="paragraph" w:customStyle="1" w:styleId="Huisstijl-Voettekst">
    <w:name w:val="Huisstijl-Voettekst"/>
    <w:basedOn w:val="Huisstijl-Naw"/>
    <w:rsid w:val="00DA7930"/>
    <w:rPr>
      <w:sz w:val="17"/>
    </w:rPr>
  </w:style>
  <w:style w:type="paragraph" w:customStyle="1" w:styleId="Kop1zondernummer">
    <w:name w:val="Kop 1 zonder nummer"/>
    <w:basedOn w:val="Heading1"/>
    <w:next w:val="Normal"/>
    <w:rsid w:val="00DA7930"/>
    <w:pPr>
      <w:numPr>
        <w:numId w:val="0"/>
      </w:numPr>
    </w:pPr>
  </w:style>
  <w:style w:type="paragraph" w:customStyle="1" w:styleId="Kop2zondernummer">
    <w:name w:val="Kop 2 zonder nummer"/>
    <w:basedOn w:val="Heading2"/>
    <w:next w:val="Normal"/>
    <w:rsid w:val="00DA7930"/>
    <w:pPr>
      <w:numPr>
        <w:ilvl w:val="0"/>
        <w:numId w:val="0"/>
      </w:numPr>
    </w:pPr>
  </w:style>
  <w:style w:type="paragraph" w:customStyle="1" w:styleId="Kop3zondernummer">
    <w:name w:val="Kop 3 zonder nummer"/>
    <w:basedOn w:val="Heading3"/>
    <w:next w:val="Normal"/>
    <w:rsid w:val="00DA7930"/>
    <w:pPr>
      <w:numPr>
        <w:ilvl w:val="0"/>
        <w:numId w:val="0"/>
      </w:numPr>
    </w:pPr>
  </w:style>
  <w:style w:type="paragraph" w:customStyle="1" w:styleId="Huisstijl-Titel">
    <w:name w:val="Huisstijl-Titel"/>
    <w:basedOn w:val="Huisstijl-Naw"/>
    <w:rsid w:val="00DA7930"/>
    <w:pPr>
      <w:spacing w:line="510" w:lineRule="atLeast"/>
      <w:jc w:val="left"/>
    </w:pPr>
    <w:rPr>
      <w:b/>
      <w:sz w:val="36"/>
    </w:rPr>
  </w:style>
  <w:style w:type="paragraph" w:customStyle="1" w:styleId="Kop4zondernummer">
    <w:name w:val="Kop 4 zonder nummer"/>
    <w:basedOn w:val="Heading4"/>
    <w:next w:val="Normal"/>
    <w:rsid w:val="00DA7930"/>
    <w:pPr>
      <w:numPr>
        <w:ilvl w:val="0"/>
        <w:numId w:val="0"/>
      </w:numPr>
    </w:pPr>
  </w:style>
  <w:style w:type="paragraph" w:styleId="TOC1">
    <w:name w:val="toc 1"/>
    <w:basedOn w:val="Normal"/>
    <w:next w:val="Normal"/>
    <w:rsid w:val="00DA7930"/>
    <w:pPr>
      <w:tabs>
        <w:tab w:val="right" w:pos="8419"/>
      </w:tabs>
      <w:spacing w:before="255"/>
      <w:ind w:hanging="255"/>
      <w:jc w:val="left"/>
    </w:pPr>
    <w:rPr>
      <w:b/>
    </w:rPr>
  </w:style>
  <w:style w:type="paragraph" w:styleId="TOC2">
    <w:name w:val="toc 2"/>
    <w:basedOn w:val="Normal"/>
    <w:next w:val="Normal"/>
    <w:rsid w:val="00DA7930"/>
    <w:pPr>
      <w:tabs>
        <w:tab w:val="right" w:pos="8419"/>
      </w:tabs>
      <w:ind w:left="510" w:hanging="510"/>
      <w:jc w:val="left"/>
    </w:pPr>
  </w:style>
  <w:style w:type="paragraph" w:styleId="TOC3">
    <w:name w:val="toc 3"/>
    <w:basedOn w:val="Normal"/>
    <w:next w:val="Normal"/>
    <w:rsid w:val="00DA7930"/>
    <w:pPr>
      <w:tabs>
        <w:tab w:val="right" w:pos="8419"/>
      </w:tabs>
      <w:ind w:left="1276" w:hanging="765"/>
      <w:jc w:val="left"/>
    </w:pPr>
  </w:style>
  <w:style w:type="paragraph" w:customStyle="1" w:styleId="Huisstijl-Koptekst">
    <w:name w:val="Huisstijl-Koptekst"/>
    <w:basedOn w:val="Huisstijl-Naw"/>
    <w:rsid w:val="00DA7930"/>
    <w:rPr>
      <w:i/>
      <w:sz w:val="17"/>
    </w:rPr>
  </w:style>
  <w:style w:type="paragraph" w:customStyle="1" w:styleId="Huisstijl-Pagina">
    <w:name w:val="Huisstijl-Pagina"/>
    <w:basedOn w:val="Huisstijl-Gegeven"/>
    <w:rsid w:val="00DA7930"/>
    <w:pPr>
      <w:jc w:val="right"/>
    </w:pPr>
    <w:rPr>
      <w:sz w:val="17"/>
    </w:rPr>
  </w:style>
  <w:style w:type="character" w:styleId="PageNumber">
    <w:name w:val="page number"/>
    <w:basedOn w:val="DefaultParagraphFont"/>
    <w:rsid w:val="00DA7930"/>
  </w:style>
  <w:style w:type="paragraph" w:customStyle="1" w:styleId="Huisstijl-Subtitel">
    <w:name w:val="Huisstijl-Subtitel"/>
    <w:basedOn w:val="Huisstijl-Naw"/>
    <w:rsid w:val="00DA7930"/>
    <w:pPr>
      <w:jc w:val="left"/>
    </w:pPr>
    <w:rPr>
      <w:b/>
    </w:rPr>
  </w:style>
  <w:style w:type="table" w:customStyle="1" w:styleId="dTable">
    <w:name w:val="d_Table"/>
    <w:basedOn w:val="TableGrid"/>
    <w:rsid w:val="00DA7930"/>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DA7930"/>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DA7930"/>
    <w:pPr>
      <w:tabs>
        <w:tab w:val="right" w:pos="8419"/>
      </w:tabs>
      <w:spacing w:before="255"/>
      <w:ind w:hanging="255"/>
      <w:jc w:val="left"/>
    </w:pPr>
    <w:rPr>
      <w:b/>
    </w:rPr>
  </w:style>
  <w:style w:type="paragraph" w:styleId="TOC7">
    <w:name w:val="toc 7"/>
    <w:basedOn w:val="Normal"/>
    <w:next w:val="Normal"/>
    <w:semiHidden/>
    <w:rsid w:val="00DA7930"/>
    <w:pPr>
      <w:tabs>
        <w:tab w:val="right" w:pos="8419"/>
      </w:tabs>
      <w:ind w:left="510" w:hanging="510"/>
      <w:jc w:val="left"/>
    </w:pPr>
  </w:style>
  <w:style w:type="paragraph" w:styleId="TOC8">
    <w:name w:val="toc 8"/>
    <w:basedOn w:val="Normal"/>
    <w:next w:val="Normal"/>
    <w:semiHidden/>
    <w:rsid w:val="00DA7930"/>
    <w:pPr>
      <w:tabs>
        <w:tab w:val="right" w:pos="8419"/>
      </w:tabs>
      <w:ind w:left="1276" w:hanging="765"/>
      <w:jc w:val="left"/>
    </w:pPr>
  </w:style>
  <w:style w:type="paragraph" w:styleId="Caption">
    <w:name w:val="caption"/>
    <w:basedOn w:val="Normal"/>
    <w:next w:val="Normal"/>
    <w:qFormat/>
    <w:rsid w:val="00DA7930"/>
    <w:pPr>
      <w:tabs>
        <w:tab w:val="left" w:pos="907"/>
      </w:tabs>
      <w:ind w:left="567" w:hanging="567"/>
      <w:jc w:val="left"/>
    </w:pPr>
    <w:rPr>
      <w:bCs/>
      <w:i/>
      <w:sz w:val="17"/>
      <w:szCs w:val="20"/>
    </w:rPr>
  </w:style>
  <w:style w:type="paragraph" w:styleId="FootnoteText">
    <w:name w:val="footnote text"/>
    <w:basedOn w:val="Normal"/>
    <w:next w:val="FootnoteTextnormal"/>
    <w:rsid w:val="00DA7930"/>
    <w:pPr>
      <w:ind w:hanging="340"/>
      <w:jc w:val="left"/>
    </w:pPr>
    <w:rPr>
      <w:i/>
      <w:sz w:val="17"/>
      <w:szCs w:val="20"/>
    </w:rPr>
  </w:style>
  <w:style w:type="paragraph" w:customStyle="1" w:styleId="HeadNoTOC">
    <w:name w:val="HeadNoTOC"/>
    <w:basedOn w:val="Normal"/>
    <w:next w:val="Normal"/>
    <w:rsid w:val="00DA7930"/>
    <w:pPr>
      <w:spacing w:before="255" w:after="510"/>
      <w:jc w:val="left"/>
    </w:pPr>
    <w:rPr>
      <w:b/>
      <w:sz w:val="30"/>
    </w:rPr>
  </w:style>
  <w:style w:type="paragraph" w:customStyle="1" w:styleId="ListofReferences">
    <w:name w:val="List of References"/>
    <w:basedOn w:val="Normal"/>
    <w:next w:val="Normal"/>
    <w:rsid w:val="00DA7930"/>
    <w:pPr>
      <w:spacing w:after="255"/>
      <w:ind w:left="765" w:hanging="765"/>
    </w:pPr>
  </w:style>
  <w:style w:type="paragraph" w:customStyle="1" w:styleId="Heading10">
    <w:name w:val="Heading 10"/>
    <w:basedOn w:val="Heading6"/>
    <w:next w:val="Normal"/>
    <w:rsid w:val="00DA7930"/>
    <w:pPr>
      <w:numPr>
        <w:ilvl w:val="0"/>
        <w:numId w:val="0"/>
      </w:numPr>
    </w:pPr>
  </w:style>
  <w:style w:type="paragraph" w:customStyle="1" w:styleId="FootnoteTextnormal">
    <w:name w:val="Footnote Text normal"/>
    <w:basedOn w:val="FootnoteText"/>
    <w:rsid w:val="00DA7930"/>
    <w:pPr>
      <w:ind w:firstLine="0"/>
    </w:pPr>
  </w:style>
  <w:style w:type="paragraph" w:styleId="ListBullet3">
    <w:name w:val="List Bullet 3"/>
    <w:basedOn w:val="ListNumber2"/>
    <w:rsid w:val="00DA7930"/>
    <w:pPr>
      <w:numPr>
        <w:ilvl w:val="2"/>
        <w:numId w:val="4"/>
      </w:numPr>
    </w:pPr>
  </w:style>
  <w:style w:type="paragraph" w:styleId="ListBullet4">
    <w:name w:val="List Bullet 4"/>
    <w:basedOn w:val="Normal"/>
    <w:rsid w:val="00DA7930"/>
    <w:pPr>
      <w:numPr>
        <w:ilvl w:val="3"/>
        <w:numId w:val="2"/>
      </w:numPr>
    </w:pPr>
  </w:style>
  <w:style w:type="paragraph" w:styleId="ListBullet5">
    <w:name w:val="List Bullet 5"/>
    <w:basedOn w:val="Normal"/>
    <w:rsid w:val="00DA7930"/>
    <w:pPr>
      <w:numPr>
        <w:ilvl w:val="4"/>
        <w:numId w:val="2"/>
      </w:numPr>
    </w:pPr>
  </w:style>
  <w:style w:type="paragraph" w:customStyle="1" w:styleId="dTableBodytext">
    <w:name w:val="d_Table_Body_text"/>
    <w:basedOn w:val="BodyText"/>
    <w:next w:val="BodyText"/>
    <w:rsid w:val="00DA7930"/>
    <w:pPr>
      <w:spacing w:after="0"/>
      <w:jc w:val="left"/>
    </w:pPr>
    <w:rPr>
      <w:sz w:val="18"/>
    </w:rPr>
  </w:style>
  <w:style w:type="paragraph" w:styleId="ListNumber2">
    <w:name w:val="List Number 2"/>
    <w:basedOn w:val="Normal"/>
    <w:rsid w:val="00DA7930"/>
    <w:pPr>
      <w:numPr>
        <w:ilvl w:val="1"/>
        <w:numId w:val="5"/>
      </w:numPr>
    </w:pPr>
  </w:style>
  <w:style w:type="paragraph" w:styleId="TableofFigures">
    <w:name w:val="table of figures"/>
    <w:basedOn w:val="Normal"/>
    <w:next w:val="Normal"/>
    <w:rsid w:val="00DA7930"/>
    <w:pPr>
      <w:spacing w:after="120"/>
      <w:ind w:left="1276" w:hanging="1276"/>
    </w:pPr>
  </w:style>
  <w:style w:type="paragraph" w:styleId="BodyText">
    <w:name w:val="Body Text"/>
    <w:aliases w:val="Body Textn,Body Text Char1 Char"/>
    <w:basedOn w:val="Normal"/>
    <w:link w:val="BodyTextChar"/>
    <w:rsid w:val="00DA7930"/>
    <w:pPr>
      <w:spacing w:after="120"/>
    </w:pPr>
  </w:style>
  <w:style w:type="paragraph" w:styleId="ListNumber">
    <w:name w:val="List Number"/>
    <w:basedOn w:val="Normal"/>
    <w:rsid w:val="00DA7930"/>
    <w:pPr>
      <w:numPr>
        <w:numId w:val="5"/>
      </w:numPr>
    </w:pPr>
  </w:style>
  <w:style w:type="paragraph" w:styleId="ListNumber3">
    <w:name w:val="List Number 3"/>
    <w:basedOn w:val="Normal"/>
    <w:rsid w:val="00DA7930"/>
    <w:pPr>
      <w:numPr>
        <w:ilvl w:val="2"/>
        <w:numId w:val="5"/>
      </w:numPr>
    </w:pPr>
  </w:style>
  <w:style w:type="paragraph" w:styleId="ListNumber4">
    <w:name w:val="List Number 4"/>
    <w:basedOn w:val="Normal"/>
    <w:rsid w:val="00DA7930"/>
    <w:pPr>
      <w:numPr>
        <w:ilvl w:val="3"/>
        <w:numId w:val="3"/>
      </w:numPr>
    </w:pPr>
  </w:style>
  <w:style w:type="paragraph" w:styleId="ListNumber5">
    <w:name w:val="List Number 5"/>
    <w:basedOn w:val="Normal"/>
    <w:rsid w:val="00DA7930"/>
    <w:pPr>
      <w:numPr>
        <w:ilvl w:val="4"/>
        <w:numId w:val="3"/>
      </w:numPr>
    </w:pPr>
  </w:style>
  <w:style w:type="character" w:customStyle="1" w:styleId="FooterChar">
    <w:name w:val="Footer Char"/>
    <w:link w:val="Footer"/>
    <w:rsid w:val="00DA7930"/>
    <w:rPr>
      <w:rFonts w:ascii="Arial" w:hAnsi="Arial" w:cs="Arial"/>
      <w:sz w:val="21"/>
      <w:szCs w:val="24"/>
      <w:lang w:eastAsia="en-US"/>
    </w:rPr>
  </w:style>
  <w:style w:type="numbering" w:customStyle="1" w:styleId="Huisstijl-LijstOpsomming">
    <w:name w:val="Huisstijl-LijstOpsomming"/>
    <w:uiPriority w:val="99"/>
    <w:rsid w:val="00DA7930"/>
    <w:pPr>
      <w:numPr>
        <w:numId w:val="4"/>
      </w:numPr>
    </w:pPr>
  </w:style>
  <w:style w:type="numbering" w:customStyle="1" w:styleId="Huisstijl-LijstNummering">
    <w:name w:val="Huisstijl-LijstNummering"/>
    <w:uiPriority w:val="99"/>
    <w:rsid w:val="00DA7930"/>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7930"/>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DA7930"/>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DA7930"/>
    <w:pPr>
      <w:numPr>
        <w:ilvl w:val="1"/>
      </w:numPr>
      <w:spacing w:after="0" w:line="255" w:lineRule="exact"/>
      <w:outlineLvl w:val="1"/>
    </w:pPr>
    <w:rPr>
      <w:bCs w:val="0"/>
      <w:iCs/>
      <w:sz w:val="21"/>
      <w:szCs w:val="28"/>
    </w:rPr>
  </w:style>
  <w:style w:type="paragraph" w:styleId="Heading3">
    <w:name w:val="heading 3"/>
    <w:basedOn w:val="Heading2"/>
    <w:next w:val="Normal"/>
    <w:qFormat/>
    <w:rsid w:val="00DA7930"/>
    <w:pPr>
      <w:numPr>
        <w:ilvl w:val="2"/>
      </w:numPr>
      <w:outlineLvl w:val="2"/>
    </w:pPr>
    <w:rPr>
      <w:b w:val="0"/>
      <w:bCs/>
      <w:szCs w:val="26"/>
    </w:rPr>
  </w:style>
  <w:style w:type="paragraph" w:styleId="Heading4">
    <w:name w:val="heading 4"/>
    <w:basedOn w:val="Heading3"/>
    <w:next w:val="Normal"/>
    <w:qFormat/>
    <w:rsid w:val="00DA7930"/>
    <w:pPr>
      <w:numPr>
        <w:ilvl w:val="3"/>
      </w:numPr>
      <w:outlineLvl w:val="3"/>
    </w:pPr>
    <w:rPr>
      <w:bCs w:val="0"/>
      <w:i/>
      <w:szCs w:val="28"/>
    </w:rPr>
  </w:style>
  <w:style w:type="paragraph" w:styleId="Heading5">
    <w:name w:val="heading 5"/>
    <w:basedOn w:val="Heading4"/>
    <w:next w:val="Normal"/>
    <w:qFormat/>
    <w:rsid w:val="00DA7930"/>
    <w:pPr>
      <w:numPr>
        <w:ilvl w:val="4"/>
      </w:numPr>
      <w:outlineLvl w:val="4"/>
    </w:pPr>
    <w:rPr>
      <w:bCs/>
      <w:iCs w:val="0"/>
      <w:szCs w:val="26"/>
    </w:rPr>
  </w:style>
  <w:style w:type="paragraph" w:styleId="Heading6">
    <w:name w:val="heading 6"/>
    <w:basedOn w:val="Heading1"/>
    <w:next w:val="Normal"/>
    <w:qFormat/>
    <w:rsid w:val="00DA7930"/>
    <w:pPr>
      <w:numPr>
        <w:ilvl w:val="5"/>
      </w:numPr>
      <w:outlineLvl w:val="5"/>
    </w:pPr>
    <w:rPr>
      <w:bCs w:val="0"/>
      <w:szCs w:val="22"/>
    </w:rPr>
  </w:style>
  <w:style w:type="paragraph" w:styleId="Heading7">
    <w:name w:val="heading 7"/>
    <w:basedOn w:val="Heading2"/>
    <w:next w:val="Normal"/>
    <w:qFormat/>
    <w:rsid w:val="00DA7930"/>
    <w:pPr>
      <w:numPr>
        <w:ilvl w:val="6"/>
      </w:numPr>
      <w:outlineLvl w:val="6"/>
    </w:pPr>
  </w:style>
  <w:style w:type="paragraph" w:styleId="Heading8">
    <w:name w:val="heading 8"/>
    <w:basedOn w:val="Heading3"/>
    <w:next w:val="Normal"/>
    <w:qFormat/>
    <w:rsid w:val="00DA7930"/>
    <w:pPr>
      <w:numPr>
        <w:ilvl w:val="7"/>
      </w:numPr>
      <w:outlineLvl w:val="7"/>
    </w:pPr>
    <w:rPr>
      <w:iCs w:val="0"/>
    </w:rPr>
  </w:style>
  <w:style w:type="paragraph" w:styleId="Heading9">
    <w:name w:val="heading 9"/>
    <w:basedOn w:val="Heading4"/>
    <w:next w:val="Normal"/>
    <w:qFormat/>
    <w:rsid w:val="00DA7930"/>
    <w:pPr>
      <w:numPr>
        <w:ilvl w:val="8"/>
      </w:numPr>
      <w:outlineLvl w:val="8"/>
    </w:pPr>
    <w:rPr>
      <w:szCs w:val="22"/>
    </w:rPr>
  </w:style>
  <w:style w:type="character" w:default="1" w:styleId="DefaultParagraphFont">
    <w:name w:val="Default Paragraph Font"/>
    <w:uiPriority w:val="1"/>
    <w:semiHidden/>
    <w:unhideWhenUsed/>
    <w:rsid w:val="00DA793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7930"/>
  </w:style>
  <w:style w:type="paragraph" w:styleId="Header">
    <w:name w:val="header"/>
    <w:basedOn w:val="Normal"/>
    <w:rsid w:val="00DA7930"/>
    <w:pPr>
      <w:tabs>
        <w:tab w:val="center" w:pos="4153"/>
        <w:tab w:val="right" w:pos="8306"/>
      </w:tabs>
    </w:pPr>
  </w:style>
  <w:style w:type="paragraph" w:styleId="Footer">
    <w:name w:val="footer"/>
    <w:basedOn w:val="Normal"/>
    <w:link w:val="FooterChar"/>
    <w:rsid w:val="00DA7930"/>
    <w:pPr>
      <w:tabs>
        <w:tab w:val="center" w:pos="4153"/>
        <w:tab w:val="right" w:pos="8306"/>
      </w:tabs>
    </w:pPr>
  </w:style>
  <w:style w:type="paragraph" w:customStyle="1" w:styleId="Huisstijl-Sjabloonnaam">
    <w:name w:val="Huisstijl-Sjabloonnaam"/>
    <w:basedOn w:val="Huisstijl-Naw"/>
    <w:rsid w:val="00DA7930"/>
    <w:pPr>
      <w:spacing w:before="255" w:after="255" w:line="255" w:lineRule="exact"/>
      <w:jc w:val="left"/>
    </w:pPr>
    <w:rPr>
      <w:b/>
      <w:sz w:val="36"/>
    </w:rPr>
  </w:style>
  <w:style w:type="paragraph" w:customStyle="1" w:styleId="Huisstijl-Adres">
    <w:name w:val="Huisstijl-Adres"/>
    <w:basedOn w:val="Huisstijl-Naw"/>
    <w:rsid w:val="00DA7930"/>
  </w:style>
  <w:style w:type="paragraph" w:styleId="ListBullet">
    <w:name w:val="List Bullet"/>
    <w:basedOn w:val="Normal"/>
    <w:rsid w:val="00DA7930"/>
    <w:pPr>
      <w:numPr>
        <w:numId w:val="4"/>
      </w:numPr>
    </w:pPr>
  </w:style>
  <w:style w:type="paragraph" w:customStyle="1" w:styleId="Huisstijl-Naw">
    <w:name w:val="Huisstijl-Naw"/>
    <w:basedOn w:val="Normal"/>
    <w:rsid w:val="00DA7930"/>
    <w:rPr>
      <w:noProof/>
    </w:rPr>
  </w:style>
  <w:style w:type="paragraph" w:customStyle="1" w:styleId="Huisstijl-Kopje">
    <w:name w:val="Huisstijl-Kopje"/>
    <w:basedOn w:val="Huisstijl-Naw"/>
    <w:rsid w:val="00DA7930"/>
    <w:rPr>
      <w:b/>
      <w:sz w:val="17"/>
    </w:rPr>
  </w:style>
  <w:style w:type="paragraph" w:customStyle="1" w:styleId="Huisstijl-Gegeven">
    <w:name w:val="Huisstijl-Gegeven"/>
    <w:basedOn w:val="Huisstijl-Naw"/>
    <w:rsid w:val="00DA7930"/>
    <w:pPr>
      <w:jc w:val="left"/>
    </w:pPr>
  </w:style>
  <w:style w:type="paragraph" w:styleId="ListBullet2">
    <w:name w:val="List Bullet 2"/>
    <w:basedOn w:val="ListBullet"/>
    <w:rsid w:val="00DA7930"/>
    <w:pPr>
      <w:numPr>
        <w:ilvl w:val="1"/>
      </w:numPr>
    </w:pPr>
  </w:style>
  <w:style w:type="paragraph" w:customStyle="1" w:styleId="Huisstijl-Voettekst">
    <w:name w:val="Huisstijl-Voettekst"/>
    <w:basedOn w:val="Huisstijl-Naw"/>
    <w:rsid w:val="00DA7930"/>
    <w:rPr>
      <w:sz w:val="17"/>
    </w:rPr>
  </w:style>
  <w:style w:type="paragraph" w:customStyle="1" w:styleId="Kop1zondernummer">
    <w:name w:val="Kop 1 zonder nummer"/>
    <w:basedOn w:val="Heading1"/>
    <w:next w:val="Normal"/>
    <w:rsid w:val="00DA7930"/>
    <w:pPr>
      <w:numPr>
        <w:numId w:val="0"/>
      </w:numPr>
    </w:pPr>
  </w:style>
  <w:style w:type="paragraph" w:customStyle="1" w:styleId="Kop2zondernummer">
    <w:name w:val="Kop 2 zonder nummer"/>
    <w:basedOn w:val="Heading2"/>
    <w:next w:val="Normal"/>
    <w:rsid w:val="00DA7930"/>
    <w:pPr>
      <w:numPr>
        <w:ilvl w:val="0"/>
        <w:numId w:val="0"/>
      </w:numPr>
    </w:pPr>
  </w:style>
  <w:style w:type="paragraph" w:customStyle="1" w:styleId="Kop3zondernummer">
    <w:name w:val="Kop 3 zonder nummer"/>
    <w:basedOn w:val="Heading3"/>
    <w:next w:val="Normal"/>
    <w:rsid w:val="00DA7930"/>
    <w:pPr>
      <w:numPr>
        <w:ilvl w:val="0"/>
        <w:numId w:val="0"/>
      </w:numPr>
    </w:pPr>
  </w:style>
  <w:style w:type="paragraph" w:customStyle="1" w:styleId="Huisstijl-Titel">
    <w:name w:val="Huisstijl-Titel"/>
    <w:basedOn w:val="Huisstijl-Naw"/>
    <w:rsid w:val="00DA7930"/>
    <w:pPr>
      <w:spacing w:line="510" w:lineRule="atLeast"/>
      <w:jc w:val="left"/>
    </w:pPr>
    <w:rPr>
      <w:b/>
      <w:sz w:val="36"/>
    </w:rPr>
  </w:style>
  <w:style w:type="paragraph" w:customStyle="1" w:styleId="Kop4zondernummer">
    <w:name w:val="Kop 4 zonder nummer"/>
    <w:basedOn w:val="Heading4"/>
    <w:next w:val="Normal"/>
    <w:rsid w:val="00DA7930"/>
    <w:pPr>
      <w:numPr>
        <w:ilvl w:val="0"/>
        <w:numId w:val="0"/>
      </w:numPr>
    </w:pPr>
  </w:style>
  <w:style w:type="paragraph" w:styleId="TOC1">
    <w:name w:val="toc 1"/>
    <w:basedOn w:val="Normal"/>
    <w:next w:val="Normal"/>
    <w:rsid w:val="00DA7930"/>
    <w:pPr>
      <w:tabs>
        <w:tab w:val="right" w:pos="8419"/>
      </w:tabs>
      <w:spacing w:before="255"/>
      <w:ind w:hanging="255"/>
      <w:jc w:val="left"/>
    </w:pPr>
    <w:rPr>
      <w:b/>
    </w:rPr>
  </w:style>
  <w:style w:type="paragraph" w:styleId="TOC2">
    <w:name w:val="toc 2"/>
    <w:basedOn w:val="Normal"/>
    <w:next w:val="Normal"/>
    <w:rsid w:val="00DA7930"/>
    <w:pPr>
      <w:tabs>
        <w:tab w:val="right" w:pos="8419"/>
      </w:tabs>
      <w:ind w:left="510" w:hanging="510"/>
      <w:jc w:val="left"/>
    </w:pPr>
  </w:style>
  <w:style w:type="paragraph" w:styleId="TOC3">
    <w:name w:val="toc 3"/>
    <w:basedOn w:val="Normal"/>
    <w:next w:val="Normal"/>
    <w:rsid w:val="00DA7930"/>
    <w:pPr>
      <w:tabs>
        <w:tab w:val="right" w:pos="8419"/>
      </w:tabs>
      <w:ind w:left="1276" w:hanging="765"/>
      <w:jc w:val="left"/>
    </w:pPr>
  </w:style>
  <w:style w:type="paragraph" w:customStyle="1" w:styleId="Huisstijl-Koptekst">
    <w:name w:val="Huisstijl-Koptekst"/>
    <w:basedOn w:val="Huisstijl-Naw"/>
    <w:rsid w:val="00DA7930"/>
    <w:rPr>
      <w:i/>
      <w:sz w:val="17"/>
    </w:rPr>
  </w:style>
  <w:style w:type="paragraph" w:customStyle="1" w:styleId="Huisstijl-Pagina">
    <w:name w:val="Huisstijl-Pagina"/>
    <w:basedOn w:val="Huisstijl-Gegeven"/>
    <w:rsid w:val="00DA7930"/>
    <w:pPr>
      <w:jc w:val="right"/>
    </w:pPr>
    <w:rPr>
      <w:sz w:val="17"/>
    </w:rPr>
  </w:style>
  <w:style w:type="character" w:styleId="PageNumber">
    <w:name w:val="page number"/>
    <w:basedOn w:val="DefaultParagraphFont"/>
    <w:rsid w:val="00DA7930"/>
  </w:style>
  <w:style w:type="paragraph" w:customStyle="1" w:styleId="Huisstijl-Subtitel">
    <w:name w:val="Huisstijl-Subtitel"/>
    <w:basedOn w:val="Huisstijl-Naw"/>
    <w:rsid w:val="00DA7930"/>
    <w:pPr>
      <w:jc w:val="left"/>
    </w:pPr>
    <w:rPr>
      <w:b/>
    </w:rPr>
  </w:style>
  <w:style w:type="table" w:customStyle="1" w:styleId="dTable">
    <w:name w:val="d_Table"/>
    <w:basedOn w:val="TableGrid"/>
    <w:rsid w:val="00DA7930"/>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DA7930"/>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DA7930"/>
    <w:pPr>
      <w:tabs>
        <w:tab w:val="right" w:pos="8419"/>
      </w:tabs>
      <w:spacing w:before="255"/>
      <w:ind w:hanging="255"/>
      <w:jc w:val="left"/>
    </w:pPr>
    <w:rPr>
      <w:b/>
    </w:rPr>
  </w:style>
  <w:style w:type="paragraph" w:styleId="TOC7">
    <w:name w:val="toc 7"/>
    <w:basedOn w:val="Normal"/>
    <w:next w:val="Normal"/>
    <w:semiHidden/>
    <w:rsid w:val="00DA7930"/>
    <w:pPr>
      <w:tabs>
        <w:tab w:val="right" w:pos="8419"/>
      </w:tabs>
      <w:ind w:left="510" w:hanging="510"/>
      <w:jc w:val="left"/>
    </w:pPr>
  </w:style>
  <w:style w:type="paragraph" w:styleId="TOC8">
    <w:name w:val="toc 8"/>
    <w:basedOn w:val="Normal"/>
    <w:next w:val="Normal"/>
    <w:semiHidden/>
    <w:rsid w:val="00DA7930"/>
    <w:pPr>
      <w:tabs>
        <w:tab w:val="right" w:pos="8419"/>
      </w:tabs>
      <w:ind w:left="1276" w:hanging="765"/>
      <w:jc w:val="left"/>
    </w:pPr>
  </w:style>
  <w:style w:type="paragraph" w:styleId="Caption">
    <w:name w:val="caption"/>
    <w:basedOn w:val="Normal"/>
    <w:next w:val="Normal"/>
    <w:qFormat/>
    <w:rsid w:val="00DA7930"/>
    <w:pPr>
      <w:tabs>
        <w:tab w:val="left" w:pos="907"/>
      </w:tabs>
      <w:ind w:left="567" w:hanging="567"/>
      <w:jc w:val="left"/>
    </w:pPr>
    <w:rPr>
      <w:bCs/>
      <w:i/>
      <w:sz w:val="17"/>
      <w:szCs w:val="20"/>
    </w:rPr>
  </w:style>
  <w:style w:type="paragraph" w:styleId="FootnoteText">
    <w:name w:val="footnote text"/>
    <w:basedOn w:val="Normal"/>
    <w:next w:val="FootnoteTextnormal"/>
    <w:rsid w:val="00DA7930"/>
    <w:pPr>
      <w:ind w:hanging="340"/>
      <w:jc w:val="left"/>
    </w:pPr>
    <w:rPr>
      <w:i/>
      <w:sz w:val="17"/>
      <w:szCs w:val="20"/>
    </w:rPr>
  </w:style>
  <w:style w:type="paragraph" w:customStyle="1" w:styleId="HeadNoTOC">
    <w:name w:val="HeadNoTOC"/>
    <w:basedOn w:val="Normal"/>
    <w:next w:val="Normal"/>
    <w:rsid w:val="00DA7930"/>
    <w:pPr>
      <w:spacing w:before="255" w:after="510"/>
      <w:jc w:val="left"/>
    </w:pPr>
    <w:rPr>
      <w:b/>
      <w:sz w:val="30"/>
    </w:rPr>
  </w:style>
  <w:style w:type="paragraph" w:customStyle="1" w:styleId="ListofReferences">
    <w:name w:val="List of References"/>
    <w:basedOn w:val="Normal"/>
    <w:next w:val="Normal"/>
    <w:rsid w:val="00DA7930"/>
    <w:pPr>
      <w:spacing w:after="255"/>
      <w:ind w:left="765" w:hanging="765"/>
    </w:pPr>
  </w:style>
  <w:style w:type="paragraph" w:customStyle="1" w:styleId="Heading10">
    <w:name w:val="Heading 10"/>
    <w:basedOn w:val="Heading6"/>
    <w:next w:val="Normal"/>
    <w:rsid w:val="00DA7930"/>
    <w:pPr>
      <w:numPr>
        <w:ilvl w:val="0"/>
        <w:numId w:val="0"/>
      </w:numPr>
    </w:pPr>
  </w:style>
  <w:style w:type="paragraph" w:customStyle="1" w:styleId="FootnoteTextnormal">
    <w:name w:val="Footnote Text normal"/>
    <w:basedOn w:val="FootnoteText"/>
    <w:rsid w:val="00DA7930"/>
    <w:pPr>
      <w:ind w:firstLine="0"/>
    </w:pPr>
  </w:style>
  <w:style w:type="paragraph" w:styleId="ListBullet3">
    <w:name w:val="List Bullet 3"/>
    <w:basedOn w:val="ListNumber2"/>
    <w:rsid w:val="00DA7930"/>
    <w:pPr>
      <w:numPr>
        <w:ilvl w:val="2"/>
        <w:numId w:val="4"/>
      </w:numPr>
    </w:pPr>
  </w:style>
  <w:style w:type="paragraph" w:styleId="ListBullet4">
    <w:name w:val="List Bullet 4"/>
    <w:basedOn w:val="Normal"/>
    <w:rsid w:val="00DA7930"/>
    <w:pPr>
      <w:numPr>
        <w:ilvl w:val="3"/>
        <w:numId w:val="2"/>
      </w:numPr>
    </w:pPr>
  </w:style>
  <w:style w:type="paragraph" w:styleId="ListBullet5">
    <w:name w:val="List Bullet 5"/>
    <w:basedOn w:val="Normal"/>
    <w:rsid w:val="00DA7930"/>
    <w:pPr>
      <w:numPr>
        <w:ilvl w:val="4"/>
        <w:numId w:val="2"/>
      </w:numPr>
    </w:pPr>
  </w:style>
  <w:style w:type="paragraph" w:customStyle="1" w:styleId="dTableBodytext">
    <w:name w:val="d_Table_Body_text"/>
    <w:basedOn w:val="BodyText"/>
    <w:next w:val="BodyText"/>
    <w:rsid w:val="00DA7930"/>
    <w:pPr>
      <w:spacing w:after="0"/>
      <w:jc w:val="left"/>
    </w:pPr>
    <w:rPr>
      <w:sz w:val="18"/>
    </w:rPr>
  </w:style>
  <w:style w:type="paragraph" w:styleId="ListNumber2">
    <w:name w:val="List Number 2"/>
    <w:basedOn w:val="Normal"/>
    <w:rsid w:val="00DA7930"/>
    <w:pPr>
      <w:numPr>
        <w:ilvl w:val="1"/>
        <w:numId w:val="5"/>
      </w:numPr>
    </w:pPr>
  </w:style>
  <w:style w:type="paragraph" w:styleId="TableofFigures">
    <w:name w:val="table of figures"/>
    <w:basedOn w:val="Normal"/>
    <w:next w:val="Normal"/>
    <w:rsid w:val="00DA7930"/>
    <w:pPr>
      <w:spacing w:after="120"/>
      <w:ind w:left="1276" w:hanging="1276"/>
    </w:pPr>
  </w:style>
  <w:style w:type="paragraph" w:styleId="BodyText">
    <w:name w:val="Body Text"/>
    <w:aliases w:val="Body Textn,Body Text Char1 Char"/>
    <w:basedOn w:val="Normal"/>
    <w:link w:val="BodyTextChar"/>
    <w:rsid w:val="00DA7930"/>
    <w:pPr>
      <w:spacing w:after="120"/>
    </w:pPr>
  </w:style>
  <w:style w:type="paragraph" w:styleId="ListNumber">
    <w:name w:val="List Number"/>
    <w:basedOn w:val="Normal"/>
    <w:rsid w:val="00DA7930"/>
    <w:pPr>
      <w:numPr>
        <w:numId w:val="5"/>
      </w:numPr>
    </w:pPr>
  </w:style>
  <w:style w:type="paragraph" w:styleId="ListNumber3">
    <w:name w:val="List Number 3"/>
    <w:basedOn w:val="Normal"/>
    <w:rsid w:val="00DA7930"/>
    <w:pPr>
      <w:numPr>
        <w:ilvl w:val="2"/>
        <w:numId w:val="5"/>
      </w:numPr>
    </w:pPr>
  </w:style>
  <w:style w:type="paragraph" w:styleId="ListNumber4">
    <w:name w:val="List Number 4"/>
    <w:basedOn w:val="Normal"/>
    <w:rsid w:val="00DA7930"/>
    <w:pPr>
      <w:numPr>
        <w:ilvl w:val="3"/>
        <w:numId w:val="3"/>
      </w:numPr>
    </w:pPr>
  </w:style>
  <w:style w:type="paragraph" w:styleId="ListNumber5">
    <w:name w:val="List Number 5"/>
    <w:basedOn w:val="Normal"/>
    <w:rsid w:val="00DA7930"/>
    <w:pPr>
      <w:numPr>
        <w:ilvl w:val="4"/>
        <w:numId w:val="3"/>
      </w:numPr>
    </w:pPr>
  </w:style>
  <w:style w:type="character" w:customStyle="1" w:styleId="FooterChar">
    <w:name w:val="Footer Char"/>
    <w:link w:val="Footer"/>
    <w:rsid w:val="00DA7930"/>
    <w:rPr>
      <w:rFonts w:ascii="Arial" w:hAnsi="Arial" w:cs="Arial"/>
      <w:sz w:val="21"/>
      <w:szCs w:val="24"/>
      <w:lang w:eastAsia="en-US"/>
    </w:rPr>
  </w:style>
  <w:style w:type="numbering" w:customStyle="1" w:styleId="Huisstijl-LijstOpsomming">
    <w:name w:val="Huisstijl-LijstOpsomming"/>
    <w:uiPriority w:val="99"/>
    <w:rsid w:val="00DA7930"/>
    <w:pPr>
      <w:numPr>
        <w:numId w:val="4"/>
      </w:numPr>
    </w:pPr>
  </w:style>
  <w:style w:type="numbering" w:customStyle="1" w:styleId="Huisstijl-LijstNummering">
    <w:name w:val="Huisstijl-LijstNummering"/>
    <w:uiPriority w:val="99"/>
    <w:rsid w:val="00DA7930"/>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oleObject" Target="embeddings/oleObject163.bin"/><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image" Target="media/image215.wmf"/><Relationship Id="rId268" Type="http://schemas.openxmlformats.org/officeDocument/2006/relationships/oleObject" Target="embeddings/oleObject115.bin"/><Relationship Id="rId475" Type="http://schemas.openxmlformats.org/officeDocument/2006/relationships/image" Target="media/image236.wmf"/><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image" Target="media/image166.wmf"/><Relationship Id="rId377" Type="http://schemas.openxmlformats.org/officeDocument/2006/relationships/image" Target="media/image187.wmf"/><Relationship Id="rId500" Type="http://schemas.openxmlformats.org/officeDocument/2006/relationships/oleObject" Target="embeddings/oleObject230.bin"/><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oleObject" Target="embeddings/oleObject181.bin"/><Relationship Id="rId279" Type="http://schemas.openxmlformats.org/officeDocument/2006/relationships/oleObject" Target="embeddings/oleObject120.bin"/><Relationship Id="rId444" Type="http://schemas.openxmlformats.org/officeDocument/2006/relationships/oleObject" Target="embeddings/oleObject202.bin"/><Relationship Id="rId486" Type="http://schemas.openxmlformats.org/officeDocument/2006/relationships/oleObject" Target="embeddings/oleObject223.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oleObject" Target="embeddings/oleObject153.bin"/><Relationship Id="rId388" Type="http://schemas.openxmlformats.org/officeDocument/2006/relationships/oleObject" Target="embeddings/oleObject174.bin"/><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5.wmf"/><Relationship Id="rId248" Type="http://schemas.openxmlformats.org/officeDocument/2006/relationships/image" Target="media/image120.wmf"/><Relationship Id="rId455" Type="http://schemas.openxmlformats.org/officeDocument/2006/relationships/image" Target="media/image226.wmf"/><Relationship Id="rId497" Type="http://schemas.openxmlformats.org/officeDocument/2006/relationships/image" Target="media/image247.wmf"/><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image" Target="media/image177.wmf"/><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image" Target="media/image198.wmf"/><Relationship Id="rId259" Type="http://schemas.openxmlformats.org/officeDocument/2006/relationships/image" Target="media/image126.png"/><Relationship Id="rId424" Type="http://schemas.openxmlformats.org/officeDocument/2006/relationships/oleObject" Target="embeddings/oleObject192.bin"/><Relationship Id="rId466" Type="http://schemas.openxmlformats.org/officeDocument/2006/relationships/oleObject" Target="embeddings/oleObject213.bin"/><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oleObject" Target="embeddings/oleObject164.bin"/><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image" Target="media/image216.wmf"/><Relationship Id="rId477" Type="http://schemas.openxmlformats.org/officeDocument/2006/relationships/image" Target="media/image237.wmf"/><Relationship Id="rId281" Type="http://schemas.openxmlformats.org/officeDocument/2006/relationships/oleObject" Target="embeddings/oleObject121.bin"/><Relationship Id="rId337" Type="http://schemas.openxmlformats.org/officeDocument/2006/relationships/image" Target="media/image167.wmf"/><Relationship Id="rId502" Type="http://schemas.openxmlformats.org/officeDocument/2006/relationships/oleObject" Target="embeddings/oleObject231.bin"/><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image" Target="media/image188.wmf"/><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oleObject" Target="embeddings/oleObject175.bin"/><Relationship Id="rId404" Type="http://schemas.openxmlformats.org/officeDocument/2006/relationships/oleObject" Target="embeddings/oleObject182.bin"/><Relationship Id="rId446" Type="http://schemas.openxmlformats.org/officeDocument/2006/relationships/oleObject" Target="embeddings/oleObject203.bin"/><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oleObject" Target="embeddings/oleObject224.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oleObject" Target="embeddings/oleObject154.bin"/><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oleObject" Target="embeddings/oleObject170.bin"/><Relationship Id="rId415" Type="http://schemas.openxmlformats.org/officeDocument/2006/relationships/image" Target="media/image206.wmf"/><Relationship Id="rId436" Type="http://schemas.openxmlformats.org/officeDocument/2006/relationships/oleObject" Target="embeddings/oleObject198.bin"/><Relationship Id="rId457" Type="http://schemas.openxmlformats.org/officeDocument/2006/relationships/image" Target="media/image227.wmf"/><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oleObject" Target="embeddings/oleObject219.bin"/><Relationship Id="rId499" Type="http://schemas.openxmlformats.org/officeDocument/2006/relationships/image" Target="media/image248.wmf"/><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oleObject" Target="embeddings/oleObject149.bin"/><Relationship Id="rId359" Type="http://schemas.openxmlformats.org/officeDocument/2006/relationships/image" Target="media/image178.wmf"/><Relationship Id="rId503" Type="http://schemas.openxmlformats.org/officeDocument/2006/relationships/image" Target="media/image250.wmf"/><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oleObject" Target="embeddings/oleObject165.bin"/><Relationship Id="rId391" Type="http://schemas.openxmlformats.org/officeDocument/2006/relationships/image" Target="media/image194.wmf"/><Relationship Id="rId405" Type="http://schemas.openxmlformats.org/officeDocument/2006/relationships/image" Target="media/image201.wmf"/><Relationship Id="rId426" Type="http://schemas.openxmlformats.org/officeDocument/2006/relationships/oleObject" Target="embeddings/oleObject193.bin"/><Relationship Id="rId447" Type="http://schemas.openxmlformats.org/officeDocument/2006/relationships/image" Target="media/image222.wmf"/><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oleObject" Target="embeddings/oleObject214.bin"/><Relationship Id="rId489" Type="http://schemas.openxmlformats.org/officeDocument/2006/relationships/image" Target="media/image243.wmf"/><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oleObject" Target="embeddings/oleObject144.bin"/><Relationship Id="rId349" Type="http://schemas.openxmlformats.org/officeDocument/2006/relationships/image" Target="media/image173.wmf"/><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oleObject" Target="embeddings/oleObject160.bin"/><Relationship Id="rId381" Type="http://schemas.openxmlformats.org/officeDocument/2006/relationships/image" Target="media/image189.wmf"/><Relationship Id="rId416" Type="http://schemas.openxmlformats.org/officeDocument/2006/relationships/oleObject" Target="embeddings/oleObject188.bin"/><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image" Target="media/image217.wmf"/><Relationship Id="rId458" Type="http://schemas.openxmlformats.org/officeDocument/2006/relationships/oleObject" Target="embeddings/oleObject209.bin"/><Relationship Id="rId479" Type="http://schemas.openxmlformats.org/officeDocument/2006/relationships/image" Target="media/image238.wmf"/><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image" Target="media/image168.wmf"/><Relationship Id="rId490" Type="http://schemas.openxmlformats.org/officeDocument/2006/relationships/oleObject" Target="embeddings/oleObject225.bin"/><Relationship Id="rId504" Type="http://schemas.openxmlformats.org/officeDocument/2006/relationships/oleObject" Target="embeddings/oleObject232.bin"/><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oleObject" Target="embeddings/oleObject155.bin"/><Relationship Id="rId371" Type="http://schemas.openxmlformats.org/officeDocument/2006/relationships/image" Target="media/image184.wmf"/><Relationship Id="rId406" Type="http://schemas.openxmlformats.org/officeDocument/2006/relationships/oleObject" Target="embeddings/oleObject183.bin"/><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oleObject" Target="embeddings/oleObject176.bin"/><Relationship Id="rId427" Type="http://schemas.openxmlformats.org/officeDocument/2006/relationships/image" Target="media/image212.wmf"/><Relationship Id="rId448" Type="http://schemas.openxmlformats.org/officeDocument/2006/relationships/oleObject" Target="embeddings/oleObject204.bin"/><Relationship Id="rId469" Type="http://schemas.openxmlformats.org/officeDocument/2006/relationships/image" Target="media/image233.wmf"/><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image" Target="media/image163.wmf"/><Relationship Id="rId480" Type="http://schemas.openxmlformats.org/officeDocument/2006/relationships/oleObject" Target="embeddings/oleObject220.bin"/><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oleObject" Target="embeddings/oleObject150.bin"/><Relationship Id="rId361" Type="http://schemas.openxmlformats.org/officeDocument/2006/relationships/image" Target="media/image179.w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71.bin"/><Relationship Id="rId417" Type="http://schemas.openxmlformats.org/officeDocument/2006/relationships/image" Target="media/image207.wmf"/><Relationship Id="rId438" Type="http://schemas.openxmlformats.org/officeDocument/2006/relationships/oleObject" Target="embeddings/oleObject199.bin"/><Relationship Id="rId459" Type="http://schemas.openxmlformats.org/officeDocument/2006/relationships/image" Target="media/image228.wmf"/><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oleObject" Target="embeddings/oleObject215.bin"/><Relationship Id="rId491" Type="http://schemas.openxmlformats.org/officeDocument/2006/relationships/image" Target="media/image244.wmf"/><Relationship Id="rId505" Type="http://schemas.openxmlformats.org/officeDocument/2006/relationships/header" Target="header8.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oleObject" Target="embeddings/oleObject145.bin"/><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image" Target="media/image174.wmf"/><Relationship Id="rId372" Type="http://schemas.openxmlformats.org/officeDocument/2006/relationships/oleObject" Target="embeddings/oleObject166.bin"/><Relationship Id="rId393" Type="http://schemas.openxmlformats.org/officeDocument/2006/relationships/image" Target="media/image195.wmf"/><Relationship Id="rId407" Type="http://schemas.openxmlformats.org/officeDocument/2006/relationships/image" Target="media/image202.wmf"/><Relationship Id="rId428" Type="http://schemas.openxmlformats.org/officeDocument/2006/relationships/oleObject" Target="embeddings/oleObject194.bin"/><Relationship Id="rId449" Type="http://schemas.openxmlformats.org/officeDocument/2006/relationships/image" Target="media/image223.wmf"/><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oleObject" Target="embeddings/oleObject210.bin"/><Relationship Id="rId481" Type="http://schemas.openxmlformats.org/officeDocument/2006/relationships/image" Target="media/image239.wmf"/><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image" Target="media/image169.wmf"/><Relationship Id="rId362" Type="http://schemas.openxmlformats.org/officeDocument/2006/relationships/oleObject" Target="embeddings/oleObject161.bin"/><Relationship Id="rId383" Type="http://schemas.openxmlformats.org/officeDocument/2006/relationships/image" Target="media/image190.wmf"/><Relationship Id="rId418" Type="http://schemas.openxmlformats.org/officeDocument/2006/relationships/oleObject" Target="embeddings/oleObject189.bin"/><Relationship Id="rId439" Type="http://schemas.openxmlformats.org/officeDocument/2006/relationships/image" Target="media/image218.wmf"/><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oleObject" Target="embeddings/oleObject205.bin"/><Relationship Id="rId471" Type="http://schemas.openxmlformats.org/officeDocument/2006/relationships/image" Target="media/image234.wmf"/><Relationship Id="rId506" Type="http://schemas.openxmlformats.org/officeDocument/2006/relationships/header" Target="header9.xml"/><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oleObject" Target="embeddings/oleObject226.bin"/><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image" Target="media/image164.wmf"/><Relationship Id="rId352" Type="http://schemas.openxmlformats.org/officeDocument/2006/relationships/oleObject" Target="embeddings/oleObject156.bin"/><Relationship Id="rId373" Type="http://schemas.openxmlformats.org/officeDocument/2006/relationships/image" Target="media/image185.wmf"/><Relationship Id="rId394" Type="http://schemas.openxmlformats.org/officeDocument/2006/relationships/oleObject" Target="embeddings/oleObject177.bin"/><Relationship Id="rId408" Type="http://schemas.openxmlformats.org/officeDocument/2006/relationships/oleObject" Target="embeddings/oleObject184.bin"/><Relationship Id="rId429" Type="http://schemas.openxmlformats.org/officeDocument/2006/relationships/image" Target="media/image213.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oleObject" Target="embeddings/oleObject200.bin"/><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image" Target="media/image229.wmf"/><Relationship Id="rId482" Type="http://schemas.openxmlformats.org/officeDocument/2006/relationships/oleObject" Target="embeddings/oleObject221.bin"/><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oleObject" Target="embeddings/oleObject151.bin"/><Relationship Id="rId363" Type="http://schemas.openxmlformats.org/officeDocument/2006/relationships/image" Target="media/image180.wmf"/><Relationship Id="rId384" Type="http://schemas.openxmlformats.org/officeDocument/2006/relationships/oleObject" Target="embeddings/oleObject172.bin"/><Relationship Id="rId419" Type="http://schemas.openxmlformats.org/officeDocument/2006/relationships/image" Target="media/image208.wmf"/><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oleObject" Target="embeddings/oleObject195.bin"/><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image" Target="media/image224.wmf"/><Relationship Id="rId472" Type="http://schemas.openxmlformats.org/officeDocument/2006/relationships/oleObject" Target="embeddings/oleObject216.bin"/><Relationship Id="rId493" Type="http://schemas.openxmlformats.org/officeDocument/2006/relationships/image" Target="media/image245.wmf"/><Relationship Id="rId507" Type="http://schemas.openxmlformats.org/officeDocument/2006/relationships/footer" Target="footer8.xml"/><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oleObject" Target="embeddings/oleObject146.bin"/><Relationship Id="rId353" Type="http://schemas.openxmlformats.org/officeDocument/2006/relationships/image" Target="media/image175.wmf"/><Relationship Id="rId374" Type="http://schemas.openxmlformats.org/officeDocument/2006/relationships/oleObject" Target="embeddings/oleObject167.bin"/><Relationship Id="rId395" Type="http://schemas.openxmlformats.org/officeDocument/2006/relationships/image" Target="media/image196.wmf"/><Relationship Id="rId409" Type="http://schemas.openxmlformats.org/officeDocument/2006/relationships/image" Target="media/image203.wmf"/><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oleObject" Target="embeddings/oleObject190.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image" Target="media/image219.wmf"/><Relationship Id="rId462" Type="http://schemas.openxmlformats.org/officeDocument/2006/relationships/oleObject" Target="embeddings/oleObject211.bin"/><Relationship Id="rId483" Type="http://schemas.openxmlformats.org/officeDocument/2006/relationships/image" Target="media/image240.wmf"/><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image" Target="media/image170.wmf"/><Relationship Id="rId364" Type="http://schemas.openxmlformats.org/officeDocument/2006/relationships/oleObject" Target="embeddings/oleObject162.bin"/><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image" Target="media/image191.wmf"/><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oleObject" Target="embeddings/oleObject185.bin"/><Relationship Id="rId431" Type="http://schemas.openxmlformats.org/officeDocument/2006/relationships/image" Target="media/image214.wmf"/><Relationship Id="rId452" Type="http://schemas.openxmlformats.org/officeDocument/2006/relationships/oleObject" Target="embeddings/oleObject206.bin"/><Relationship Id="rId473" Type="http://schemas.openxmlformats.org/officeDocument/2006/relationships/image" Target="media/image235.wmf"/><Relationship Id="rId494" Type="http://schemas.openxmlformats.org/officeDocument/2006/relationships/oleObject" Target="embeddings/oleObject227.bin"/><Relationship Id="rId508" Type="http://schemas.openxmlformats.org/officeDocument/2006/relationships/footer" Target="footer9.xml"/><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image" Target="media/image165.wmf"/><Relationship Id="rId354" Type="http://schemas.openxmlformats.org/officeDocument/2006/relationships/oleObject" Target="embeddings/oleObject157.bin"/><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image" Target="media/image186.wmf"/><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oleObject" Target="embeddings/oleObject180.bin"/><Relationship Id="rId421" Type="http://schemas.openxmlformats.org/officeDocument/2006/relationships/image" Target="media/image209.wmf"/><Relationship Id="rId442" Type="http://schemas.openxmlformats.org/officeDocument/2006/relationships/oleObject" Target="embeddings/oleObject201.bin"/><Relationship Id="rId463" Type="http://schemas.openxmlformats.org/officeDocument/2006/relationships/image" Target="media/image230.wmf"/><Relationship Id="rId484" Type="http://schemas.openxmlformats.org/officeDocument/2006/relationships/oleObject" Target="embeddings/oleObject222.bin"/><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oleObject" Target="embeddings/oleObject152.bin"/><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image" Target="media/image181.wmf"/><Relationship Id="rId386" Type="http://schemas.openxmlformats.org/officeDocument/2006/relationships/oleObject" Target="embeddings/oleObject173.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image" Target="media/image204.wmf"/><Relationship Id="rId432" Type="http://schemas.openxmlformats.org/officeDocument/2006/relationships/oleObject" Target="embeddings/oleObject196.bin"/><Relationship Id="rId453" Type="http://schemas.openxmlformats.org/officeDocument/2006/relationships/image" Target="media/image225.wmf"/><Relationship Id="rId474" Type="http://schemas.openxmlformats.org/officeDocument/2006/relationships/oleObject" Target="embeddings/oleObject217.bin"/><Relationship Id="rId509" Type="http://schemas.openxmlformats.org/officeDocument/2006/relationships/fontTable" Target="fontTable.xml"/><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image" Target="media/image246.wmf"/><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oleObject" Target="embeddings/oleObject147.bin"/><Relationship Id="rId355" Type="http://schemas.openxmlformats.org/officeDocument/2006/relationships/image" Target="media/image176.wmf"/><Relationship Id="rId376" Type="http://schemas.openxmlformats.org/officeDocument/2006/relationships/oleObject" Target="embeddings/oleObject168.bin"/><Relationship Id="rId397" Type="http://schemas.openxmlformats.org/officeDocument/2006/relationships/image" Target="media/image197.wmf"/><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image" Target="media/image199.wmf"/><Relationship Id="rId422" Type="http://schemas.openxmlformats.org/officeDocument/2006/relationships/oleObject" Target="embeddings/oleObject191.bin"/><Relationship Id="rId443" Type="http://schemas.openxmlformats.org/officeDocument/2006/relationships/image" Target="media/image220.wmf"/><Relationship Id="rId464" Type="http://schemas.openxmlformats.org/officeDocument/2006/relationships/oleObject" Target="embeddings/oleObject212.bin"/><Relationship Id="rId303" Type="http://schemas.openxmlformats.org/officeDocument/2006/relationships/oleObject" Target="embeddings/oleObject131.bin"/><Relationship Id="rId485" Type="http://schemas.openxmlformats.org/officeDocument/2006/relationships/image" Target="media/image241.wmf"/><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theme" Target="theme/theme1.xml"/><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oleObject" Target="embeddings/oleObject186.bin"/><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oleObject" Target="embeddings/oleObject207.bin"/><Relationship Id="rId496" Type="http://schemas.openxmlformats.org/officeDocument/2006/relationships/oleObject" Target="embeddings/oleObject228.bin"/><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oleObject" Target="embeddings/oleObject158.bin"/><Relationship Id="rId398" Type="http://schemas.openxmlformats.org/officeDocument/2006/relationships/oleObject" Target="embeddings/oleObject179.bin"/><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image" Target="media/image210.wmf"/><Relationship Id="rId258" Type="http://schemas.openxmlformats.org/officeDocument/2006/relationships/image" Target="media/image125.png"/><Relationship Id="rId465" Type="http://schemas.openxmlformats.org/officeDocument/2006/relationships/image" Target="media/image231.wmf"/><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image" Target="media/image182.wmf"/><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oleObject" Target="embeddings/oleObject197.bin"/><Relationship Id="rId476" Type="http://schemas.openxmlformats.org/officeDocument/2006/relationships/oleObject" Target="embeddings/oleObject218.bin"/><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image" Target="media/image249.wmf"/><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oleObject" Target="embeddings/oleObject169.bin"/><Relationship Id="rId403" Type="http://schemas.openxmlformats.org/officeDocument/2006/relationships/image" Target="media/image200.wmf"/><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image" Target="media/image221.wmf"/><Relationship Id="rId487" Type="http://schemas.openxmlformats.org/officeDocument/2006/relationships/image" Target="media/image242.wmf"/><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image" Target="media/image172.wmf"/><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image" Target="media/image193.wmf"/><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oleObject" Target="embeddings/oleObject187.bin"/><Relationship Id="rId456" Type="http://schemas.openxmlformats.org/officeDocument/2006/relationships/oleObject" Target="embeddings/oleObject208.bin"/><Relationship Id="rId498" Type="http://schemas.openxmlformats.org/officeDocument/2006/relationships/oleObject" Target="embeddings/oleObject229.bin"/><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oleObject" Target="embeddings/oleObject159.bin"/><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image" Target="media/image211.wmf"/><Relationship Id="rId467" Type="http://schemas.openxmlformats.org/officeDocument/2006/relationships/image" Target="media/image232.wmf"/><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image" Target="media/image183.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3C213FE4-B8EC-4090-B1CD-02FA07396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108</TotalTime>
  <Pages>128</Pages>
  <Words>34989</Words>
  <Characters>244240</Characters>
  <Application>Microsoft Office Word</Application>
  <DocSecurity>0</DocSecurity>
  <Lines>2035</Lines>
  <Paragraphs>557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278672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Robert McCall</cp:lastModifiedBy>
  <cp:revision>22</cp:revision>
  <cp:lastPrinted>2007-12-31T13:24:00Z</cp:lastPrinted>
  <dcterms:created xsi:type="dcterms:W3CDTF">2015-03-05T08:21:00Z</dcterms:created>
  <dcterms:modified xsi:type="dcterms:W3CDTF">2015-03-05T10:09:00Z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y fmtid="{D5CDD505-2E9C-101B-9397-08002B2CF9AE}" pid="56" name="MTEqnNumsOnRight">
    <vt:bool>true</vt:bool>
  </property>
</Properties>
</file>