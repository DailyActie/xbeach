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lastRenderedPageBreak/>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92128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92128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92128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92128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92128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92128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92128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92128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92128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92128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92128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92128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92128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92128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92128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92128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92128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92128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92128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92128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92128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92128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92128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92128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92128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92128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92128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92128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92128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lastRenderedPageBreak/>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92128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92128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92128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92128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92128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92128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92128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92128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92128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92128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92128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92128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92128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92128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92128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92128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92128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92128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92128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92128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92128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92128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92128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92128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92128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92128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92128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92128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92128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92128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92128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92128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92128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92128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92128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92128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92128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92128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92128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92128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92128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92128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lastRenderedPageBreak/>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92128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92128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92128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92128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92128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92128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ins w:id="27" w:author="Robert McCall" w:date="2015-03-05T12:21:00Z">
        <w:r w:rsidR="00921289">
          <w:rPr>
            <w:noProof/>
            <w:lang w:val="en-US"/>
          </w:rPr>
          <w:t>107</w:t>
        </w:r>
      </w:ins>
      <w:del w:id="28" w:author="Robert McCall" w:date="2015-03-05T10:09:00Z">
        <w:r w:rsidR="00844679" w:rsidDel="005E6B98">
          <w:rPr>
            <w:noProof/>
            <w:lang w:val="en-US"/>
          </w:rPr>
          <w:delText>107</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ins w:id="29" w:author="Robert McCall" w:date="2015-03-05T12:21:00Z">
        <w:r w:rsidR="00921289">
          <w:rPr>
            <w:noProof/>
            <w:lang w:val="en-US"/>
          </w:rPr>
          <w:t>107</w:t>
        </w:r>
      </w:ins>
      <w:del w:id="30" w:author="Robert McCall" w:date="2015-03-05T10:09:00Z">
        <w:r w:rsidR="00844679" w:rsidDel="005E6B98">
          <w:rPr>
            <w:noProof/>
            <w:lang w:val="en-US"/>
          </w:rPr>
          <w:delText>107</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ins w:id="31" w:author="Robert McCall" w:date="2015-03-05T12:21:00Z">
        <w:r w:rsidR="00921289">
          <w:rPr>
            <w:noProof/>
            <w:lang w:val="en-US"/>
          </w:rPr>
          <w:t>113</w:t>
        </w:r>
      </w:ins>
      <w:del w:id="32" w:author="Robert McCall" w:date="2015-03-05T12:07:00Z">
        <w:r w:rsidR="00A37B49" w:rsidDel="00494D6E">
          <w:rPr>
            <w:noProof/>
            <w:lang w:val="en-US"/>
          </w:rPr>
          <w:delText>112</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ins w:id="33" w:author="Robert McCall" w:date="2015-03-05T12:21:00Z">
        <w:r w:rsidR="00921289">
          <w:rPr>
            <w:noProof/>
            <w:lang w:val="en-US"/>
          </w:rPr>
          <w:t>114</w:t>
        </w:r>
      </w:ins>
      <w:del w:id="34" w:author="Robert McCall" w:date="2015-03-05T12:07:00Z">
        <w:r w:rsidR="00A37B49" w:rsidDel="00494D6E">
          <w:rPr>
            <w:noProof/>
            <w:lang w:val="en-US"/>
          </w:rPr>
          <w:delText>113</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ins w:id="35" w:author="Robert McCall" w:date="2015-03-05T12:21:00Z">
        <w:r w:rsidR="00921289">
          <w:rPr>
            <w:noProof/>
            <w:lang w:val="en-US"/>
          </w:rPr>
          <w:t>115</w:t>
        </w:r>
      </w:ins>
      <w:del w:id="36" w:author="Robert McCall" w:date="2015-03-05T10:28:00Z">
        <w:r w:rsidR="00787794" w:rsidDel="00787794">
          <w:rPr>
            <w:noProof/>
            <w:lang w:val="en-US"/>
          </w:rPr>
          <w:delText>114</w:delText>
        </w:r>
      </w:del>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48" w:name="bmChap1"/>
    <w:bookmarkEnd w:id="48"/>
    <w:p w:rsidR="000C5FE2" w:rsidRPr="004F2B4F" w:rsidRDefault="000C5FE2" w:rsidP="002603CC">
      <w:pPr>
        <w:pStyle w:val="Heading1"/>
        <w:keepLines w:val="0"/>
        <w:jc w:val="both"/>
        <w:rPr>
          <w:lang w:val="en-US"/>
        </w:rPr>
      </w:pPr>
      <w:r w:rsidRPr="004F2B4F">
        <w:rPr>
          <w:rStyle w:val="Hidden"/>
          <w:noProof w:val="0"/>
          <w:lang w:val="en-US"/>
        </w:rPr>
        <w:lastRenderedPageBreak/>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del w:id="49" w:author="Robert McCall" w:date="2015-03-05T12:07:00Z">
        <w:r w:rsidR="00494D6E" w:rsidDel="00494D6E">
          <w:rPr>
            <w:rStyle w:val="Hidden"/>
            <w:noProof w:val="0"/>
            <w:lang w:val="en-US"/>
          </w:rPr>
          <w:fldChar w:fldCharType="separate"/>
        </w:r>
      </w:del>
      <w:del w:id="50" w:author="Robert McCall" w:date="2015-03-05T10:09:00Z">
        <w:r w:rsidRPr="004F2B4F">
          <w:rPr>
            <w:rStyle w:val="Hidden"/>
            <w:noProof w:val="0"/>
            <w:lang w:val="en-US"/>
          </w:rPr>
          <w:fldChar w:fldCharType="end"/>
        </w:r>
      </w:del>
      <w:r w:rsidRPr="004F2B4F">
        <w:rPr>
          <w:rStyle w:val="Hidden"/>
          <w:noProof w:val="0"/>
          <w:lang w:val="en-US"/>
        </w:rPr>
        <w:fldChar w:fldCharType="begin"/>
      </w:r>
      <w:r w:rsidRPr="004F2B4F">
        <w:rPr>
          <w:rStyle w:val="Hidden"/>
          <w:noProof w:val="0"/>
          <w:lang w:val="en-US"/>
        </w:rPr>
        <w:instrText xml:space="preserve"> SEQ MTSec \r 1 \h \* MERGEFORMAT </w:instrText>
      </w:r>
      <w:del w:id="51" w:author="Robert McCall" w:date="2015-03-05T12:07:00Z">
        <w:r w:rsidR="00494D6E" w:rsidDel="00494D6E">
          <w:rPr>
            <w:rStyle w:val="Hidden"/>
            <w:noProof w:val="0"/>
            <w:lang w:val="en-US"/>
          </w:rPr>
          <w:fldChar w:fldCharType="separate"/>
        </w:r>
      </w:del>
      <w:del w:id="52" w:author="Robert McCall" w:date="2015-03-05T10:09:00Z">
        <w:r w:rsidRPr="004F2B4F">
          <w:rPr>
            <w:rStyle w:val="Hidden"/>
            <w:noProof w:val="0"/>
            <w:lang w:val="en-US"/>
          </w:rPr>
          <w:fldChar w:fldCharType="end"/>
        </w:r>
      </w:del>
      <w:r w:rsidRPr="004F2B4F">
        <w:rPr>
          <w:rStyle w:val="Hidden"/>
          <w:noProof w:val="0"/>
          <w:lang w:val="en-US"/>
        </w:rPr>
        <w:fldChar w:fldCharType="end"/>
      </w:r>
      <w:r w:rsidRPr="004F2B4F">
        <w:rPr>
          <w:sz w:val="2"/>
          <w:szCs w:val="2"/>
          <w:lang w:val="en-US"/>
        </w:rPr>
        <w:t xml:space="preserve"> </w:t>
      </w:r>
      <w:bookmarkStart w:id="53" w:name="_Toc412623805"/>
      <w:r w:rsidR="008C2325" w:rsidRPr="004F2B4F">
        <w:rPr>
          <w:lang w:val="en-US"/>
        </w:rPr>
        <w:t>Introduction</w:t>
      </w:r>
      <w:bookmarkEnd w:id="53"/>
    </w:p>
    <w:p w:rsidR="008C2325" w:rsidRPr="004F2B4F" w:rsidRDefault="000D24FB" w:rsidP="002603CC">
      <w:pPr>
        <w:rPr>
          <w:color w:val="FF0000"/>
          <w:lang w:val="en-US"/>
        </w:rPr>
      </w:pPr>
      <w:commentRangeStart w:id="54"/>
      <w:proofErr w:type="gramStart"/>
      <w:r w:rsidRPr="004F2B4F">
        <w:rPr>
          <w:color w:val="FF0000"/>
          <w:lang w:val="en-US"/>
        </w:rPr>
        <w:t>Ap</w:t>
      </w:r>
      <w:commentRangeEnd w:id="54"/>
      <w:proofErr w:type="gramEnd"/>
      <w:r w:rsidR="00C96BC8" w:rsidRPr="004F2B4F">
        <w:rPr>
          <w:rStyle w:val="CommentReference"/>
          <w:lang w:val="en-US"/>
        </w:rPr>
        <w:commentReference w:id="54"/>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55" w:name="_Toc412623806"/>
      <w:r w:rsidRPr="004F2B4F">
        <w:rPr>
          <w:lang w:val="en-US"/>
        </w:rPr>
        <w:lastRenderedPageBreak/>
        <w:t>Processes and model formulation</w:t>
      </w:r>
      <w:bookmarkEnd w:id="55"/>
    </w:p>
    <w:p w:rsidR="008C2325" w:rsidRPr="004F2B4F" w:rsidRDefault="008C2325" w:rsidP="002603CC">
      <w:pPr>
        <w:pStyle w:val="Heading2"/>
        <w:jc w:val="both"/>
        <w:rPr>
          <w:lang w:val="en-US"/>
        </w:rPr>
      </w:pPr>
      <w:bookmarkStart w:id="56" w:name="_Toc412623807"/>
      <w:commentRangeStart w:id="57"/>
      <w:r w:rsidRPr="004F2B4F">
        <w:rPr>
          <w:lang w:val="en-US"/>
        </w:rPr>
        <w:t>Domain and definitions</w:t>
      </w:r>
      <w:bookmarkEnd w:id="56"/>
      <w:commentRangeEnd w:id="57"/>
      <w:r w:rsidR="00F41BBE" w:rsidRPr="004F2B4F">
        <w:rPr>
          <w:rStyle w:val="CommentReference"/>
          <w:b w:val="0"/>
          <w:iCs w:val="0"/>
          <w:lang w:val="en-US"/>
        </w:rPr>
        <w:commentReference w:id="57"/>
      </w:r>
    </w:p>
    <w:p w:rsidR="00302A3C" w:rsidRPr="004F2B4F" w:rsidRDefault="00302A3C" w:rsidP="002603CC">
      <w:pPr>
        <w:pStyle w:val="Heading3"/>
        <w:jc w:val="both"/>
        <w:rPr>
          <w:lang w:val="en-US"/>
        </w:rPr>
      </w:pPr>
      <w:bookmarkStart w:id="58" w:name="_Toc412623808"/>
      <w:r w:rsidRPr="004F2B4F">
        <w:rPr>
          <w:lang w:val="en-US"/>
        </w:rPr>
        <w:t>Coordinate system</w:t>
      </w:r>
      <w:bookmarkEnd w:id="58"/>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ins w:id="59" w:author="Robert McCall" w:date="2015-03-05T12:21:00Z">
        <w:r w:rsidR="00921289" w:rsidRPr="004F2B4F">
          <w:rPr>
            <w:lang w:val="en-US"/>
          </w:rPr>
          <w:t xml:space="preserve">Figure </w:t>
        </w:r>
        <w:r w:rsidR="00921289">
          <w:rPr>
            <w:noProof/>
            <w:lang w:val="en-US"/>
          </w:rPr>
          <w:t>2</w:t>
        </w:r>
        <w:r w:rsidR="00921289" w:rsidRPr="004F2B4F">
          <w:rPr>
            <w:lang w:val="en-US"/>
          </w:rPr>
          <w:t>.</w:t>
        </w:r>
        <w:r w:rsidR="00921289">
          <w:rPr>
            <w:noProof/>
            <w:lang w:val="en-US"/>
          </w:rPr>
          <w:t>1</w:t>
        </w:r>
      </w:ins>
      <w:del w:id="60" w:author="Robert McCall" w:date="2015-03-05T10:09:00Z">
        <w:r w:rsidR="00844679" w:rsidRPr="004F2B4F" w:rsidDel="005E6B98">
          <w:rPr>
            <w:lang w:val="en-US"/>
          </w:rPr>
          <w:delText xml:space="preserve">Figure </w:delText>
        </w:r>
        <w:r w:rsidR="00844679" w:rsidDel="005E6B98">
          <w:rPr>
            <w:noProof/>
            <w:lang w:val="en-US"/>
          </w:rPr>
          <w:delText>2</w:delText>
        </w:r>
        <w:r w:rsidR="00844679" w:rsidRPr="004F2B4F" w:rsidDel="005E6B98">
          <w:rPr>
            <w:lang w:val="en-US"/>
          </w:rPr>
          <w:delText>.</w:delText>
        </w:r>
        <w:r w:rsidR="00844679" w:rsidDel="005E6B98">
          <w:rPr>
            <w:noProof/>
            <w:lang w:val="en-US"/>
          </w:rPr>
          <w:delText>1</w:delText>
        </w:r>
      </w:del>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ins w:id="61" w:author="Robert McCall" w:date="2015-03-05T12:21:00Z">
        <w:r w:rsidR="00921289" w:rsidRPr="004F2B4F">
          <w:rPr>
            <w:lang w:val="en-US"/>
          </w:rPr>
          <w:t xml:space="preserve">Figure </w:t>
        </w:r>
        <w:r w:rsidR="00921289">
          <w:rPr>
            <w:noProof/>
            <w:lang w:val="en-US"/>
          </w:rPr>
          <w:t>2</w:t>
        </w:r>
        <w:r w:rsidR="00921289" w:rsidRPr="004F2B4F">
          <w:rPr>
            <w:lang w:val="en-US"/>
          </w:rPr>
          <w:t>.</w:t>
        </w:r>
        <w:r w:rsidR="00921289">
          <w:rPr>
            <w:noProof/>
            <w:lang w:val="en-US"/>
          </w:rPr>
          <w:t>2</w:t>
        </w:r>
      </w:ins>
      <w:del w:id="62" w:author="Robert McCall" w:date="2015-03-05T10:09:00Z">
        <w:r w:rsidR="00844679" w:rsidRPr="004F2B4F" w:rsidDel="005E6B98">
          <w:rPr>
            <w:lang w:val="en-US"/>
          </w:rPr>
          <w:delText xml:space="preserve">Figure </w:delText>
        </w:r>
        <w:r w:rsidR="00844679" w:rsidDel="005E6B98">
          <w:rPr>
            <w:noProof/>
            <w:lang w:val="en-US"/>
          </w:rPr>
          <w:delText>2</w:delText>
        </w:r>
        <w:r w:rsidR="00844679" w:rsidRPr="004F2B4F" w:rsidDel="005E6B98">
          <w:rPr>
            <w:lang w:val="en-US"/>
          </w:rPr>
          <w:delText>.</w:delText>
        </w:r>
        <w:r w:rsidR="00844679" w:rsidDel="005E6B98">
          <w:rPr>
            <w:noProof/>
            <w:lang w:val="en-US"/>
          </w:rPr>
          <w:delText>2</w:delText>
        </w:r>
      </w:del>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63" w:name="_Ref412704682"/>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1</w:t>
      </w:r>
      <w:r w:rsidR="00394891" w:rsidRPr="004F2B4F">
        <w:rPr>
          <w:lang w:val="en-US"/>
        </w:rPr>
        <w:fldChar w:fldCharType="end"/>
      </w:r>
      <w:bookmarkEnd w:id="63"/>
      <w:r w:rsidRPr="004F2B4F">
        <w:rPr>
          <w:lang w:val="en-US"/>
        </w:rPr>
        <w:tab/>
        <w:t>Rectangular coordinate system of XBeach</w:t>
      </w:r>
    </w:p>
    <w:p w:rsidR="00302A3C" w:rsidRPr="004F2B4F" w:rsidRDefault="00302A3C" w:rsidP="002603CC">
      <w:pPr>
        <w:pStyle w:val="Heading3"/>
        <w:jc w:val="both"/>
        <w:rPr>
          <w:lang w:val="en-US"/>
        </w:rPr>
      </w:pPr>
      <w:bookmarkStart w:id="64" w:name="_Toc412623809"/>
      <w:r w:rsidRPr="004F2B4F">
        <w:rPr>
          <w:lang w:val="en-US"/>
        </w:rPr>
        <w:t>Grid set-up</w:t>
      </w:r>
      <w:bookmarkEnd w:id="64"/>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65" w:name="_Ref41270468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2</w:t>
      </w:r>
      <w:r w:rsidR="00394891" w:rsidRPr="004F2B4F">
        <w:rPr>
          <w:lang w:val="en-US"/>
        </w:rPr>
        <w:fldChar w:fldCharType="end"/>
      </w:r>
      <w:bookmarkEnd w:id="65"/>
      <w:r w:rsidRPr="004F2B4F">
        <w:rPr>
          <w:lang w:val="en-US"/>
        </w:rPr>
        <w:tab/>
        <w:t>Curvi-linear coordinate system of XBeach</w:t>
      </w:r>
    </w:p>
    <w:p w:rsidR="008C2325" w:rsidRPr="004F2B4F" w:rsidRDefault="008C2325" w:rsidP="002603CC">
      <w:pPr>
        <w:pStyle w:val="Heading2"/>
        <w:jc w:val="both"/>
        <w:rPr>
          <w:lang w:val="en-US"/>
        </w:rPr>
      </w:pPr>
      <w:bookmarkStart w:id="66" w:name="_Toc412623810"/>
      <w:commentRangeStart w:id="67"/>
      <w:r w:rsidRPr="004F2B4F">
        <w:rPr>
          <w:lang w:val="en-US"/>
        </w:rPr>
        <w:t>Hydrodynamics options</w:t>
      </w:r>
      <w:bookmarkEnd w:id="66"/>
      <w:commentRangeEnd w:id="67"/>
      <w:r w:rsidR="00F41BBE" w:rsidRPr="004F2B4F">
        <w:rPr>
          <w:rStyle w:val="CommentReference"/>
          <w:b w:val="0"/>
          <w:iCs w:val="0"/>
          <w:lang w:val="en-US"/>
        </w:rPr>
        <w:commentReference w:id="67"/>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A37B49" w:rsidRDefault="00A37B49"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A37B49" w:rsidRDefault="00A37B49" w:rsidP="00B826A5"/>
                          </w:txbxContent>
                        </wps:txbx>
                        <wps:bodyPr rtlCol="0" anchor="ctr"/>
                      </wps:wsp>
                      <wps:wsp>
                        <wps:cNvPr id="46" name="TextBox 6"/>
                        <wps:cNvSpPr txBox="1"/>
                        <wps:spPr>
                          <a:xfrm>
                            <a:off x="2699792" y="1340768"/>
                            <a:ext cx="2304256" cy="369332"/>
                          </a:xfrm>
                          <a:prstGeom prst="rect">
                            <a:avLst/>
                          </a:prstGeom>
                          <a:noFill/>
                        </wps:spPr>
                        <wps:txbx>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A37B49" w:rsidRDefault="00A37B49"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A37B49" w:rsidRDefault="00A37B49"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A37B49" w:rsidRDefault="00A37B49"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A37B49" w:rsidRDefault="00A37B49"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proofErr w:type="gramStart"/>
      <w:r w:rsidR="00921289">
        <w:rPr>
          <w:noProof/>
          <w:lang w:val="en-US"/>
        </w:rPr>
        <w:t>3</w:t>
      </w:r>
      <w:r w:rsidR="00394891" w:rsidRPr="004F2B4F">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68" w:name="_Toc412623811"/>
      <w:r w:rsidRPr="004F2B4F">
        <w:rPr>
          <w:lang w:val="en-US"/>
        </w:rPr>
        <w:t>Stationary mode</w:t>
      </w:r>
      <w:bookmarkEnd w:id="68"/>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69" w:name="_Toc412623812"/>
      <w:r w:rsidRPr="004F2B4F">
        <w:rPr>
          <w:lang w:val="en-US"/>
        </w:rPr>
        <w:t>Surf beat mode (instationary)</w:t>
      </w:r>
      <w:bookmarkEnd w:id="69"/>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lastRenderedPageBreak/>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lastRenderedPageBreak/>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70" w:name="_Toc412623813"/>
      <w:r w:rsidRPr="004F2B4F">
        <w:rPr>
          <w:lang w:val="en-US"/>
        </w:rPr>
        <w:t>Non-hydrostatic mode (wave resolving)</w:t>
      </w:r>
      <w:bookmarkEnd w:id="70"/>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w:t>
      </w:r>
      <w:r w:rsidRPr="004F2B4F">
        <w:rPr>
          <w:lang w:val="en-US"/>
        </w:rPr>
        <w:lastRenderedPageBreak/>
        <w:t xml:space="preserve">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92128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71" w:name="_Toc412623814"/>
      <w:r w:rsidRPr="004F2B4F">
        <w:rPr>
          <w:lang w:val="en-US"/>
        </w:rPr>
        <w:lastRenderedPageBreak/>
        <w:t>Short wave action</w:t>
      </w:r>
      <w:bookmarkEnd w:id="71"/>
      <w:r w:rsidRPr="004F2B4F">
        <w:rPr>
          <w:lang w:val="en-US"/>
        </w:rPr>
        <w:t xml:space="preserve"> </w:t>
      </w:r>
    </w:p>
    <w:p w:rsidR="00727EAA" w:rsidRPr="004F2B4F" w:rsidRDefault="00727EAA" w:rsidP="002603CC">
      <w:pPr>
        <w:pStyle w:val="Heading3"/>
        <w:jc w:val="both"/>
        <w:rPr>
          <w:lang w:val="en-US"/>
        </w:rPr>
      </w:pPr>
      <w:bookmarkStart w:id="72" w:name="_Toc412623815"/>
      <w:r w:rsidRPr="004F2B4F">
        <w:rPr>
          <w:lang w:val="en-US"/>
        </w:rPr>
        <w:t>Short wave action balance</w:t>
      </w:r>
      <w:bookmarkEnd w:id="72"/>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3pt;height:35pt" o:ole="">
            <v:imagedata r:id="rId37" o:title=""/>
          </v:shape>
          <o:OLEObject Type="Embed" ProgID="Equation.DSMT4" ShapeID="_x0000_i1025" DrawAspect="Content" ObjectID="_1487065314"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del w:id="73" w:author="Robert McCall" w:date="2015-03-05T12:07:00Z">
        <w:r w:rsidR="00494D6E" w:rsidDel="00494D6E">
          <w:rPr>
            <w:lang w:val="en-US"/>
          </w:rPr>
          <w:fldChar w:fldCharType="separate"/>
        </w:r>
      </w:del>
      <w:del w:id="74" w:author="Robert McCall" w:date="2015-03-05T10:09:00Z">
        <w:r w:rsidR="00801832" w:rsidRPr="004F2B4F">
          <w:rPr>
            <w:lang w:val="en-US"/>
          </w:rPr>
          <w:fldChar w:fldCharType="end"/>
        </w:r>
      </w:del>
      <w:r w:rsidR="00801832" w:rsidRPr="004F2B4F">
        <w:rPr>
          <w:lang w:val="en-US"/>
        </w:rPr>
        <w:fldChar w:fldCharType="begin"/>
      </w:r>
      <w:r w:rsidR="00801832" w:rsidRPr="004F2B4F">
        <w:rPr>
          <w:lang w:val="en-US"/>
        </w:rPr>
        <w:instrText xml:space="preserve"> SEQ MTSec \h \* MERGEFORMAT </w:instrText>
      </w:r>
      <w:del w:id="75" w:author="Robert McCall" w:date="2015-03-05T12:07:00Z">
        <w:r w:rsidR="00494D6E" w:rsidDel="00494D6E">
          <w:rPr>
            <w:lang w:val="en-US"/>
          </w:rPr>
          <w:fldChar w:fldCharType="separate"/>
        </w:r>
      </w:del>
      <w:del w:id="76" w:author="Robert McCall" w:date="2015-03-05T10:09:00Z">
        <w:r w:rsidR="00801832" w:rsidRPr="004F2B4F">
          <w:rPr>
            <w:lang w:val="en-US"/>
          </w:rPr>
          <w:fldChar w:fldCharType="end"/>
        </w:r>
      </w:del>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7" w:author="Robert McCall" w:date="2015-03-05T12:07:00Z">
        <w:r w:rsidR="00494D6E" w:rsidDel="00494D6E">
          <w:rPr>
            <w:lang w:val="en-US"/>
          </w:rPr>
          <w:fldChar w:fldCharType="separate"/>
        </w:r>
      </w:del>
      <w:del w:id="78" w:author="Robert McCall" w:date="2015-03-05T10:09:00Z">
        <w:r w:rsidR="00801832" w:rsidRPr="004F2B4F">
          <w:rPr>
            <w:lang w:val="en-US"/>
          </w:rPr>
          <w:fldChar w:fldCharType="end"/>
        </w:r>
      </w:del>
      <w:bookmarkStart w:id="79"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w:instrText>
      </w:r>
      <w:r w:rsidR="00801832" w:rsidRPr="004F2B4F">
        <w:rPr>
          <w:lang w:val="en-US"/>
        </w:rPr>
        <w:fldChar w:fldCharType="end"/>
      </w:r>
      <w:r w:rsidR="00801832" w:rsidRPr="004F2B4F">
        <w:rPr>
          <w:lang w:val="en-US"/>
        </w:rPr>
        <w:instrText>)</w:instrText>
      </w:r>
      <w:bookmarkEnd w:id="79"/>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85pt;height:34.3pt" o:ole="">
            <v:imagedata r:id="rId39" o:title=""/>
          </v:shape>
          <o:OLEObject Type="Embed" ProgID="Equation.DSMT4" ShapeID="_x0000_i1026" DrawAspect="Content" ObjectID="_1487065315"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0" w:author="Robert McCall" w:date="2015-03-05T12:07:00Z">
        <w:r w:rsidR="00494D6E" w:rsidDel="00494D6E">
          <w:rPr>
            <w:lang w:val="en-US"/>
          </w:rPr>
          <w:fldChar w:fldCharType="separate"/>
        </w:r>
      </w:del>
      <w:del w:id="81"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2.1pt;height:20.2pt" o:ole="">
            <v:imagedata r:id="rId41" o:title=""/>
          </v:shape>
          <o:OLEObject Type="Embed" ProgID="Equation.DSMT4" ShapeID="_x0000_i1027" DrawAspect="Content" ObjectID="_1487065316"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2" w:author="Robert McCall" w:date="2015-03-05T12:07:00Z">
        <w:r w:rsidR="00494D6E" w:rsidDel="00494D6E">
          <w:rPr>
            <w:lang w:val="en-US"/>
          </w:rPr>
          <w:fldChar w:fldCharType="separate"/>
        </w:r>
      </w:del>
      <w:del w:id="83"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4pt;height:76.05pt" o:ole="">
            <v:imagedata r:id="rId43" o:title=""/>
          </v:shape>
          <o:OLEObject Type="Embed" ProgID="Equation.DSMT4" ShapeID="_x0000_i1028" DrawAspect="Content" ObjectID="_1487065317"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4" w:author="Robert McCall" w:date="2015-03-05T12:07:00Z">
        <w:r w:rsidR="00494D6E" w:rsidDel="00494D6E">
          <w:rPr>
            <w:lang w:val="en-US"/>
          </w:rPr>
          <w:fldChar w:fldCharType="separate"/>
        </w:r>
      </w:del>
      <w:del w:id="85"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92128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86" w:name="_Ref412711493"/>
      <w:r w:rsidRPr="004F2B4F">
        <w:rPr>
          <w:lang w:val="en-US"/>
        </w:rPr>
        <w:t>Wave current interaction (wci)</w:t>
      </w:r>
      <w:bookmarkEnd w:id="86"/>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lastRenderedPageBreak/>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ins w:id="8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w:instrText>
        </w:r>
        <w:r w:rsidR="00921289" w:rsidRPr="004F2B4F">
          <w:rPr>
            <w:lang w:val="en-US"/>
          </w:rPr>
          <w:instrText>)</w:instrText>
        </w:r>
      </w:ins>
      <w:del w:id="8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w:delInstrText>
        </w:r>
        <w:r w:rsidR="00844679" w:rsidRPr="004F2B4F" w:rsidDel="005E6B98">
          <w:rPr>
            <w:lang w:val="en-US"/>
          </w:rPr>
          <w:delInstrText>)</w:delInstrText>
        </w:r>
      </w:del>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7.3pt;height:39.7pt" o:ole="">
            <v:imagedata r:id="rId45" o:title=""/>
          </v:shape>
          <o:OLEObject Type="Embed" ProgID="Equation.DSMT4" ShapeID="_x0000_i1029" DrawAspect="Content" ObjectID="_1487065318"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9" w:author="Robert McCall" w:date="2015-03-05T12:07:00Z">
        <w:r w:rsidR="00494D6E" w:rsidDel="00494D6E">
          <w:rPr>
            <w:lang w:val="en-US"/>
          </w:rPr>
          <w:fldChar w:fldCharType="separate"/>
        </w:r>
      </w:del>
      <w:del w:id="90" w:author="Robert McCall" w:date="2015-03-05T10:09:00Z">
        <w:r w:rsidRPr="004F2B4F">
          <w:rPr>
            <w:lang w:val="en-US"/>
          </w:rPr>
          <w:fldChar w:fldCharType="end"/>
        </w:r>
      </w:del>
      <w:bookmarkStart w:id="91"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w:instrText>
      </w:r>
      <w:r w:rsidRPr="004F2B4F">
        <w:rPr>
          <w:lang w:val="en-US"/>
        </w:rPr>
        <w:fldChar w:fldCharType="end"/>
      </w:r>
      <w:r w:rsidRPr="004F2B4F">
        <w:rPr>
          <w:lang w:val="en-US"/>
        </w:rPr>
        <w:instrText>)</w:instrText>
      </w:r>
      <w:bookmarkEnd w:id="91"/>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4.8pt;height:18.85pt" o:ole="">
            <v:imagedata r:id="rId47" o:title=""/>
          </v:shape>
          <o:OLEObject Type="Embed" ProgID="Equation.DSMT4" ShapeID="_x0000_i1030" DrawAspect="Content" ObjectID="_1487065319" r:id="rId48"/>
        </w:object>
      </w:r>
      <w:r w:rsidRPr="004F2B4F">
        <w:rPr>
          <w:lang w:val="en-US"/>
        </w:rPr>
        <w:t xml:space="preserve">&amp; </w:t>
      </w:r>
      <w:r w:rsidRPr="004F2B4F">
        <w:rPr>
          <w:position w:val="-14"/>
          <w:lang w:val="en-US"/>
        </w:rPr>
        <w:object w:dxaOrig="300" w:dyaOrig="400">
          <v:shape id="_x0000_i1031" type="#_x0000_t75" style="width:14.8pt;height:20.2pt" o:ole="">
            <v:imagedata r:id="rId49" o:title=""/>
          </v:shape>
          <o:OLEObject Type="Embed" ProgID="Equation.DSMT4" ShapeID="_x0000_i1031" DrawAspect="Content" ObjectID="_1487065320"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7.3pt;height:67.3pt" o:ole="">
            <v:imagedata r:id="rId51" o:title=""/>
          </v:shape>
          <o:OLEObject Type="Embed" ProgID="Equation.DSMT4" ShapeID="_x0000_i1032" DrawAspect="Content" ObjectID="_1487065321"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92" w:author="Robert McCall" w:date="2015-03-05T12:07:00Z">
        <w:r w:rsidR="00494D6E" w:rsidDel="00494D6E">
          <w:rPr>
            <w:lang w:val="en-US"/>
          </w:rPr>
          <w:fldChar w:fldCharType="separate"/>
        </w:r>
      </w:del>
      <w:del w:id="93" w:author="Robert McCall" w:date="2015-03-05T10:09:00Z">
        <w:r w:rsidRPr="004F2B4F">
          <w:rPr>
            <w:lang w:val="en-US"/>
          </w:rPr>
          <w:fldChar w:fldCharType="end"/>
        </w:r>
      </w:del>
      <w:bookmarkStart w:id="94"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6</w:instrText>
      </w:r>
      <w:r w:rsidRPr="004F2B4F">
        <w:rPr>
          <w:lang w:val="en-US"/>
        </w:rPr>
        <w:fldChar w:fldCharType="end"/>
      </w:r>
      <w:r w:rsidRPr="004F2B4F">
        <w:rPr>
          <w:lang w:val="en-US"/>
        </w:rPr>
        <w:instrText>)</w:instrText>
      </w:r>
      <w:bookmarkEnd w:id="94"/>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25pt;height:23.55pt" o:ole="">
            <v:imagedata r:id="rId53" o:title=""/>
          </v:shape>
          <o:OLEObject Type="Embed" ProgID="Equation.DSMT4" ShapeID="_x0000_i1033" DrawAspect="Content" ObjectID="_1487065322"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95" w:author="Robert McCall" w:date="2015-03-05T12:07:00Z">
        <w:r w:rsidR="00494D6E" w:rsidDel="00494D6E">
          <w:rPr>
            <w:lang w:val="en-US"/>
          </w:rPr>
          <w:fldChar w:fldCharType="separate"/>
        </w:r>
      </w:del>
      <w:del w:id="96"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55pt;height:20.2pt" o:ole="">
            <v:imagedata r:id="rId55" o:title=""/>
          </v:shape>
          <o:OLEObject Type="Embed" ProgID="Equation.DSMT4" ShapeID="_x0000_i1034" DrawAspect="Content" ObjectID="_1487065323"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97" w:author="Robert McCall" w:date="2015-03-05T12:07:00Z">
        <w:r w:rsidR="00494D6E" w:rsidDel="00494D6E">
          <w:rPr>
            <w:lang w:val="en-US"/>
          </w:rPr>
          <w:fldChar w:fldCharType="separate"/>
        </w:r>
      </w:del>
      <w:del w:id="98"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5.95pt;height:41.7pt" o:ole="">
            <v:imagedata r:id="rId57" o:title=""/>
          </v:shape>
          <o:OLEObject Type="Embed" ProgID="Equation.DSMT4" ShapeID="_x0000_i1035" DrawAspect="Content" ObjectID="_1487065324"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99" w:author="Robert McCall" w:date="2015-03-05T12:07:00Z">
        <w:r w:rsidR="00494D6E" w:rsidDel="00494D6E">
          <w:rPr>
            <w:lang w:val="en-US"/>
          </w:rPr>
          <w:fldChar w:fldCharType="separate"/>
        </w:r>
      </w:del>
      <w:del w:id="100"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9.25pt;height:72.65pt" o:ole="">
            <v:imagedata r:id="rId59" o:title=""/>
          </v:shape>
          <o:OLEObject Type="Embed" ProgID="Equation.DSMT4" ShapeID="_x0000_i1036" DrawAspect="Content" ObjectID="_1487065325"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01" w:author="Robert McCall" w:date="2015-03-05T12:07:00Z">
        <w:r w:rsidR="00494D6E" w:rsidDel="00494D6E">
          <w:rPr>
            <w:lang w:val="en-US"/>
          </w:rPr>
          <w:fldChar w:fldCharType="separate"/>
        </w:r>
      </w:del>
      <w:del w:id="102"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103" w:name="_Toc412623816"/>
      <w:r w:rsidRPr="004F2B4F">
        <w:rPr>
          <w:lang w:val="en-US"/>
        </w:rPr>
        <w:lastRenderedPageBreak/>
        <w:t>Dissipation</w:t>
      </w:r>
      <w:bookmarkEnd w:id="103"/>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92128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921289">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5pt;height:118.45pt" o:ole="">
            <v:imagedata r:id="rId61" o:title=""/>
          </v:shape>
          <o:OLEObject Type="Embed" ProgID="Equation.DSMT4" ShapeID="_x0000_i1037" DrawAspect="Content" ObjectID="_1487065326"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4" w:author="Robert McCall" w:date="2015-03-05T12:07:00Z">
        <w:r w:rsidR="00494D6E" w:rsidDel="00494D6E">
          <w:rPr>
            <w:lang w:val="en-US"/>
          </w:rPr>
          <w:fldChar w:fldCharType="separate"/>
        </w:r>
      </w:del>
      <w:del w:id="105" w:author="Robert McCall" w:date="2015-03-05T10:09:00Z">
        <w:r w:rsidR="00801832" w:rsidRPr="004F2B4F">
          <w:rPr>
            <w:lang w:val="en-US"/>
          </w:rPr>
          <w:fldChar w:fldCharType="end"/>
        </w:r>
      </w:del>
      <w:bookmarkStart w:id="106"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w:instrText>
      </w:r>
      <w:r w:rsidR="00801832" w:rsidRPr="004F2B4F">
        <w:rPr>
          <w:lang w:val="en-US"/>
        </w:rPr>
        <w:fldChar w:fldCharType="end"/>
      </w:r>
      <w:r w:rsidR="00801832" w:rsidRPr="004F2B4F">
        <w:rPr>
          <w:lang w:val="en-US"/>
        </w:rPr>
        <w:instrText>)</w:instrText>
      </w:r>
      <w:bookmarkEnd w:id="106"/>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ins w:id="10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w:instrText>
        </w:r>
        <w:r w:rsidR="00921289" w:rsidRPr="004F2B4F">
          <w:rPr>
            <w:lang w:val="en-US"/>
          </w:rPr>
          <w:instrText>)</w:instrText>
        </w:r>
      </w:ins>
      <w:del w:id="10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ins w:id="10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w:instrText>
        </w:r>
        <w:r w:rsidR="00921289" w:rsidRPr="004F2B4F">
          <w:rPr>
            <w:lang w:val="en-US"/>
          </w:rPr>
          <w:instrText>)</w:instrText>
        </w:r>
      </w:ins>
      <w:del w:id="11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9pt;height:35pt" o:ole="">
            <v:imagedata r:id="rId63" o:title=""/>
          </v:shape>
          <o:OLEObject Type="Embed" ProgID="Equation.DSMT4" ShapeID="_x0000_i1038" DrawAspect="Content" ObjectID="_1487065327"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1" w:author="Robert McCall" w:date="2015-03-05T12:07:00Z">
        <w:r w:rsidR="00494D6E" w:rsidDel="00494D6E">
          <w:rPr>
            <w:lang w:val="en-US"/>
          </w:rPr>
          <w:fldChar w:fldCharType="separate"/>
        </w:r>
      </w:del>
      <w:del w:id="112" w:author="Robert McCall" w:date="2015-03-05T10:09:00Z">
        <w:r w:rsidR="00801832" w:rsidRPr="004F2B4F">
          <w:rPr>
            <w:lang w:val="en-US"/>
          </w:rPr>
          <w:fldChar w:fldCharType="end"/>
        </w:r>
      </w:del>
      <w:bookmarkStart w:id="113"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12</w:instrText>
      </w:r>
      <w:r w:rsidR="00801832" w:rsidRPr="004F2B4F">
        <w:rPr>
          <w:lang w:val="en-US"/>
        </w:rPr>
        <w:fldChar w:fldCharType="end"/>
      </w:r>
      <w:r w:rsidR="00801832" w:rsidRPr="004F2B4F">
        <w:rPr>
          <w:lang w:val="en-US"/>
        </w:rPr>
        <w:instrText>)</w:instrText>
      </w:r>
      <w:bookmarkEnd w:id="113"/>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w:t>
      </w:r>
      <w:r w:rsidRPr="004F2B4F">
        <w:rPr>
          <w:lang w:val="en-US"/>
        </w:rPr>
        <w:lastRenderedPageBreak/>
        <w:t>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8pt;height:37.7pt" o:ole="">
            <v:imagedata r:id="rId65" o:title=""/>
          </v:shape>
          <o:OLEObject Type="Embed" ProgID="Equation.DSMT4" ShapeID="_x0000_i1039" DrawAspect="Content" ObjectID="_1487065328"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4" w:author="Robert McCall" w:date="2015-03-05T12:07:00Z">
        <w:r w:rsidR="00494D6E" w:rsidDel="00494D6E">
          <w:rPr>
            <w:lang w:val="en-US"/>
          </w:rPr>
          <w:fldChar w:fldCharType="separate"/>
        </w:r>
      </w:del>
      <w:del w:id="115"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11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w:instrText>
        </w:r>
        <w:r w:rsidR="00921289" w:rsidRPr="004F2B4F">
          <w:rPr>
            <w:lang w:val="en-US"/>
          </w:rPr>
          <w:instrText>)</w:instrText>
        </w:r>
      </w:ins>
      <w:del w:id="11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11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w:instrText>
        </w:r>
        <w:r w:rsidR="00921289" w:rsidRPr="004F2B4F">
          <w:rPr>
            <w:lang w:val="en-US"/>
          </w:rPr>
          <w:instrText>)</w:instrText>
        </w:r>
      </w:ins>
      <w:del w:id="11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4pt;height:73.35pt" o:ole="">
            <v:imagedata r:id="rId67" o:title=""/>
          </v:shape>
          <o:OLEObject Type="Embed" ProgID="Equation.DSMT4" ShapeID="_x0000_i1040" DrawAspect="Content" ObjectID="_1487065329"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0" w:author="Robert McCall" w:date="2015-03-05T12:07:00Z">
        <w:r w:rsidR="00494D6E" w:rsidDel="00494D6E">
          <w:rPr>
            <w:lang w:val="en-US"/>
          </w:rPr>
          <w:fldChar w:fldCharType="separate"/>
        </w:r>
      </w:del>
      <w:del w:id="121" w:author="Robert McCall" w:date="2015-03-05T10:09:00Z">
        <w:r w:rsidR="00801832" w:rsidRPr="004F2B4F">
          <w:rPr>
            <w:lang w:val="en-US"/>
          </w:rPr>
          <w:fldChar w:fldCharType="end"/>
        </w:r>
      </w:del>
      <w:bookmarkStart w:id="122"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14</w:instrText>
      </w:r>
      <w:r w:rsidR="00801832" w:rsidRPr="004F2B4F">
        <w:rPr>
          <w:lang w:val="en-US"/>
        </w:rPr>
        <w:fldChar w:fldCharType="end"/>
      </w:r>
      <w:r w:rsidR="00801832" w:rsidRPr="004F2B4F">
        <w:rPr>
          <w:lang w:val="en-US"/>
        </w:rPr>
        <w:instrText>)</w:instrText>
      </w:r>
      <w:bookmarkEnd w:id="122"/>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pt" o:ole="">
            <v:imagedata r:id="rId69" o:title=""/>
          </v:shape>
          <o:OLEObject Type="Embed" ProgID="Equation.DSMT4" ShapeID="_x0000_i1041" DrawAspect="Content" ObjectID="_1487065330"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3" w:author="Robert McCall" w:date="2015-03-05T12:07:00Z">
        <w:r w:rsidR="00494D6E" w:rsidDel="00494D6E">
          <w:rPr>
            <w:lang w:val="en-US"/>
          </w:rPr>
          <w:fldChar w:fldCharType="separate"/>
        </w:r>
      </w:del>
      <w:del w:id="124"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ins w:id="12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16</w:instrText>
        </w:r>
        <w:r w:rsidR="00921289" w:rsidRPr="004F2B4F">
          <w:rPr>
            <w:lang w:val="en-US"/>
          </w:rPr>
          <w:instrText>)</w:instrText>
        </w:r>
      </w:ins>
      <w:del w:id="12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16</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5.05pt;height:34.3pt" o:ole="">
            <v:imagedata r:id="rId71" o:title=""/>
          </v:shape>
          <o:OLEObject Type="Embed" ProgID="Equation.DSMT4" ShapeID="_x0000_i1042" DrawAspect="Content" ObjectID="_1487065331"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7" w:author="Robert McCall" w:date="2015-03-05T12:07:00Z">
        <w:r w:rsidR="00494D6E" w:rsidDel="00494D6E">
          <w:rPr>
            <w:lang w:val="en-US"/>
          </w:rPr>
          <w:fldChar w:fldCharType="separate"/>
        </w:r>
      </w:del>
      <w:del w:id="128" w:author="Robert McCall" w:date="2015-03-05T10:09:00Z">
        <w:r w:rsidR="00801832" w:rsidRPr="004F2B4F">
          <w:rPr>
            <w:lang w:val="en-US"/>
          </w:rPr>
          <w:fldChar w:fldCharType="end"/>
        </w:r>
      </w:del>
      <w:bookmarkStart w:id="129"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16</w:instrText>
      </w:r>
      <w:r w:rsidR="00801832" w:rsidRPr="004F2B4F">
        <w:rPr>
          <w:lang w:val="en-US"/>
        </w:rPr>
        <w:fldChar w:fldCharType="end"/>
      </w:r>
      <w:r w:rsidR="00801832" w:rsidRPr="004F2B4F">
        <w:rPr>
          <w:lang w:val="en-US"/>
        </w:rPr>
        <w:instrText>)</w:instrText>
      </w:r>
      <w:bookmarkEnd w:id="129"/>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3pt;height:41.05pt" o:ole="">
            <v:imagedata r:id="rId73" o:title=""/>
          </v:shape>
          <o:OLEObject Type="Embed" ProgID="Equation.DSMT4" ShapeID="_x0000_i1043" DrawAspect="Content" ObjectID="_1487065332"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0" w:author="Robert McCall" w:date="2015-03-05T12:07:00Z">
        <w:r w:rsidR="00494D6E" w:rsidDel="00494D6E">
          <w:rPr>
            <w:lang w:val="en-US"/>
          </w:rPr>
          <w:fldChar w:fldCharType="separate"/>
        </w:r>
      </w:del>
      <w:del w:id="131" w:author="Robert McCall" w:date="2015-03-05T10:09:00Z">
        <w:r w:rsidRPr="004F2B4F">
          <w:rPr>
            <w:lang w:val="en-US"/>
          </w:rPr>
          <w:fldChar w:fldCharType="end"/>
        </w:r>
      </w:del>
      <w:bookmarkStart w:id="132"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17</w:instrText>
      </w:r>
      <w:r w:rsidRPr="004F2B4F">
        <w:rPr>
          <w:lang w:val="en-US"/>
        </w:rPr>
        <w:fldChar w:fldCharType="end"/>
      </w:r>
      <w:r w:rsidRPr="004F2B4F">
        <w:rPr>
          <w:lang w:val="en-US"/>
        </w:rPr>
        <w:instrText>)</w:instrText>
      </w:r>
      <w:bookmarkEnd w:id="132"/>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ins w:id="13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17</w:instrText>
        </w:r>
        <w:r w:rsidR="00921289" w:rsidRPr="004F2B4F">
          <w:rPr>
            <w:lang w:val="en-US"/>
          </w:rPr>
          <w:instrText>)</w:instrText>
        </w:r>
      </w:ins>
      <w:del w:id="13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17</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w:t>
      </w:r>
      <w:r w:rsidRPr="004F2B4F">
        <w:rPr>
          <w:lang w:val="en-US"/>
        </w:rPr>
        <w:lastRenderedPageBreak/>
        <w:t xml:space="preserve">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95pt;height:30.95pt" o:ole="">
            <v:imagedata r:id="rId75" o:title=""/>
          </v:shape>
          <o:OLEObject Type="Embed" ProgID="Equation.DSMT4" ShapeID="_x0000_i1044" DrawAspect="Content" ObjectID="_1487065333"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5" w:author="Robert McCall" w:date="2015-03-05T12:07:00Z">
        <w:r w:rsidR="00494D6E" w:rsidDel="00494D6E">
          <w:rPr>
            <w:lang w:val="en-US"/>
          </w:rPr>
          <w:fldChar w:fldCharType="separate"/>
        </w:r>
      </w:del>
      <w:del w:id="136" w:author="Robert McCall" w:date="2015-03-05T10:09:00Z">
        <w:r w:rsidRPr="004F2B4F">
          <w:rPr>
            <w:lang w:val="en-US"/>
          </w:rPr>
          <w:fldChar w:fldCharType="end"/>
        </w:r>
      </w:del>
      <w:bookmarkStart w:id="137"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18</w:instrText>
      </w:r>
      <w:r w:rsidR="004F2B4F" w:rsidRPr="004F2B4F">
        <w:rPr>
          <w:noProof/>
          <w:lang w:val="en-US"/>
        </w:rPr>
        <w:fldChar w:fldCharType="end"/>
      </w:r>
      <w:r w:rsidRPr="004F2B4F">
        <w:rPr>
          <w:lang w:val="en-US"/>
        </w:rPr>
        <w:instrText>)</w:instrText>
      </w:r>
      <w:bookmarkEnd w:id="137"/>
      <w:r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5" type="#_x0000_t75" style="width:29.6pt;height:25.55pt" o:ole="">
            <v:imagedata r:id="rId77" o:title=""/>
          </v:shape>
          <o:OLEObject Type="Embed" ProgID="Equation.DSMT4" ShapeID="_x0000_i1045" DrawAspect="Content" ObjectID="_1487065334"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6.8pt;height:34.3pt" o:ole="">
            <v:imagedata r:id="rId79" o:title=""/>
          </v:shape>
          <o:OLEObject Type="Embed" ProgID="Equation.DSMT4" ShapeID="_x0000_i1046" DrawAspect="Content" ObjectID="_1487065335"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8" w:author="Robert McCall" w:date="2015-03-05T12:07:00Z">
        <w:r w:rsidR="00494D6E" w:rsidDel="00494D6E">
          <w:rPr>
            <w:lang w:val="en-US"/>
          </w:rPr>
          <w:fldChar w:fldCharType="separate"/>
        </w:r>
      </w:del>
      <w:del w:id="139" w:author="Robert McCall" w:date="2015-03-05T10:09:00Z">
        <w:r w:rsidRPr="004F2B4F">
          <w:rPr>
            <w:lang w:val="en-US"/>
          </w:rPr>
          <w:fldChar w:fldCharType="end"/>
        </w:r>
      </w:del>
      <w:bookmarkStart w:id="140"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19</w:instrText>
      </w:r>
      <w:r w:rsidR="004F2B4F" w:rsidRPr="004F2B4F">
        <w:rPr>
          <w:noProof/>
          <w:lang w:val="en-US"/>
        </w:rPr>
        <w:fldChar w:fldCharType="end"/>
      </w:r>
      <w:r w:rsidRPr="004F2B4F">
        <w:rPr>
          <w:lang w:val="en-US"/>
        </w:rPr>
        <w:instrText>)</w:instrText>
      </w:r>
      <w:bookmarkEnd w:id="140"/>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5pt;height:32.95pt" o:ole="">
            <v:imagedata r:id="rId81" o:title=""/>
          </v:shape>
          <o:OLEObject Type="Embed" ProgID="Equation.DSMT4" ShapeID="_x0000_i1047" DrawAspect="Content" ObjectID="_1487065336"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1" w:author="Robert McCall" w:date="2015-03-05T12:07:00Z">
        <w:r w:rsidR="00494D6E" w:rsidDel="00494D6E">
          <w:rPr>
            <w:lang w:val="en-US"/>
          </w:rPr>
          <w:fldChar w:fldCharType="separate"/>
        </w:r>
      </w:del>
      <w:del w:id="142"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9.45pt;height:37pt" o:ole="">
            <v:imagedata r:id="rId83" o:title=""/>
          </v:shape>
          <o:OLEObject Type="Embed" ProgID="Equation.DSMT4" ShapeID="_x0000_i1048" DrawAspect="Content" ObjectID="_1487065337"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3" w:author="Robert McCall" w:date="2015-03-05T12:07:00Z">
        <w:r w:rsidR="00494D6E" w:rsidDel="00494D6E">
          <w:rPr>
            <w:lang w:val="en-US"/>
          </w:rPr>
          <w:fldChar w:fldCharType="separate"/>
        </w:r>
      </w:del>
      <w:del w:id="144"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9.45pt;height:37pt" o:ole="">
            <v:imagedata r:id="rId85" o:title=""/>
          </v:shape>
          <o:OLEObject Type="Embed" ProgID="Equation.DSMT4" ShapeID="_x0000_i1049" DrawAspect="Content" ObjectID="_1487065338"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5" w:author="Robert McCall" w:date="2015-03-05T12:07:00Z">
        <w:r w:rsidR="00494D6E" w:rsidDel="00494D6E">
          <w:rPr>
            <w:lang w:val="en-US"/>
          </w:rPr>
          <w:fldChar w:fldCharType="separate"/>
        </w:r>
      </w:del>
      <w:del w:id="146" w:author="Robert McCall" w:date="2015-03-05T10:09:00Z">
        <w:r w:rsidRPr="004F2B4F">
          <w:rPr>
            <w:lang w:val="en-US"/>
          </w:rPr>
          <w:fldChar w:fldCharType="end"/>
        </w:r>
      </w:del>
      <w:bookmarkStart w:id="147"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22</w:instrText>
      </w:r>
      <w:r w:rsidR="004F2B4F" w:rsidRPr="004F2B4F">
        <w:rPr>
          <w:noProof/>
          <w:lang w:val="en-US"/>
        </w:rPr>
        <w:fldChar w:fldCharType="end"/>
      </w:r>
      <w:r w:rsidRPr="004F2B4F">
        <w:rPr>
          <w:lang w:val="en-US"/>
        </w:rPr>
        <w:instrText>)</w:instrText>
      </w:r>
      <w:bookmarkEnd w:id="147"/>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ins w:id="14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18</w:instrText>
        </w:r>
        <w:r w:rsidR="00921289" w:rsidRPr="004F2B4F">
          <w:rPr>
            <w:lang w:val="en-US"/>
          </w:rPr>
          <w:instrText>)</w:instrText>
        </w:r>
      </w:ins>
      <w:del w:id="14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ins w:id="15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22</w:instrText>
        </w:r>
        <w:r w:rsidR="00921289" w:rsidRPr="004F2B4F">
          <w:rPr>
            <w:lang w:val="en-US"/>
          </w:rPr>
          <w:instrText>)</w:instrText>
        </w:r>
      </w:ins>
      <w:del w:id="15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22</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4.9pt;height:21.55pt" o:ole="">
            <v:imagedata r:id="rId87" o:title=""/>
          </v:shape>
          <o:OLEObject Type="Embed" ProgID="Equation.DSMT4" ShapeID="_x0000_i1050" DrawAspect="Content" ObjectID="_1487065339"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2" w:author="Robert McCall" w:date="2015-03-05T12:07:00Z">
        <w:r w:rsidR="00494D6E" w:rsidDel="00494D6E">
          <w:rPr>
            <w:lang w:val="en-US"/>
          </w:rPr>
          <w:fldChar w:fldCharType="separate"/>
        </w:r>
      </w:del>
      <w:del w:id="153"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ins w:id="15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19</w:instrText>
        </w:r>
        <w:r w:rsidR="00921289" w:rsidRPr="004F2B4F">
          <w:rPr>
            <w:lang w:val="en-US"/>
          </w:rPr>
          <w:instrText>)</w:instrText>
        </w:r>
      </w:ins>
      <w:del w:id="15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19</w:delInstrText>
        </w:r>
        <w:r w:rsidR="00844679" w:rsidRPr="004F2B4F" w:rsidDel="005E6B98">
          <w:rPr>
            <w:lang w:val="en-US"/>
          </w:rPr>
          <w:delInstrText>)</w:delInstrText>
        </w:r>
      </w:del>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ins w:id="15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22</w:instrText>
        </w:r>
        <w:r w:rsidR="00921289" w:rsidRPr="004F2B4F">
          <w:rPr>
            <w:lang w:val="en-US"/>
          </w:rPr>
          <w:instrText>)</w:instrText>
        </w:r>
      </w:ins>
      <w:del w:id="15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22</w:delInstrText>
        </w:r>
        <w:r w:rsidR="00844679" w:rsidRPr="004F2B4F" w:rsidDel="005E6B98">
          <w:rPr>
            <w:lang w:val="en-US"/>
          </w:rPr>
          <w:delInstrText>)</w:delInstrText>
        </w:r>
      </w:del>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ins w:id="15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24</w:instrText>
        </w:r>
        <w:r w:rsidR="00921289" w:rsidRPr="004F2B4F">
          <w:rPr>
            <w:lang w:val="en-US"/>
          </w:rPr>
          <w:instrText>)</w:instrText>
        </w:r>
      </w:ins>
      <w:del w:id="15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24</w:delInstrText>
        </w:r>
        <w:r w:rsidR="00844679" w:rsidRPr="004F2B4F" w:rsidDel="005E6B98">
          <w:rPr>
            <w:lang w:val="en-US"/>
          </w:rPr>
          <w:delInstrText>)</w:delInstrText>
        </w:r>
      </w:del>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55pt;height:21.55pt" o:ole="">
            <v:imagedata r:id="rId89" o:title=""/>
          </v:shape>
          <o:OLEObject Type="Embed" ProgID="Equation.DSMT4" ShapeID="_x0000_i1051" DrawAspect="Content" ObjectID="_1487065340"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0" w:author="Robert McCall" w:date="2015-03-05T12:07:00Z">
        <w:r w:rsidR="00494D6E" w:rsidDel="00494D6E">
          <w:rPr>
            <w:lang w:val="en-US"/>
          </w:rPr>
          <w:fldChar w:fldCharType="separate"/>
        </w:r>
      </w:del>
      <w:del w:id="161" w:author="Robert McCall" w:date="2015-03-05T10:09:00Z">
        <w:r w:rsidRPr="004F2B4F">
          <w:rPr>
            <w:lang w:val="en-US"/>
          </w:rPr>
          <w:fldChar w:fldCharType="end"/>
        </w:r>
      </w:del>
      <w:bookmarkStart w:id="162"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24</w:instrText>
      </w:r>
      <w:r w:rsidR="004F2B4F" w:rsidRPr="004F2B4F">
        <w:rPr>
          <w:noProof/>
          <w:lang w:val="en-US"/>
        </w:rPr>
        <w:fldChar w:fldCharType="end"/>
      </w:r>
      <w:r w:rsidRPr="004F2B4F">
        <w:rPr>
          <w:lang w:val="en-US"/>
        </w:rPr>
        <w:instrText>)</w:instrText>
      </w:r>
      <w:bookmarkEnd w:id="162"/>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55pt;height:34.3pt" o:ole="">
            <v:imagedata r:id="rId91" o:title=""/>
          </v:shape>
          <o:OLEObject Type="Embed" ProgID="Equation.DSMT4" ShapeID="_x0000_i1052" DrawAspect="Content" ObjectID="_1487065341"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63" w:author="Robert McCall" w:date="2015-03-05T12:07:00Z">
        <w:r w:rsidR="00494D6E" w:rsidDel="00494D6E">
          <w:rPr>
            <w:lang w:val="en-US"/>
          </w:rPr>
          <w:fldChar w:fldCharType="separate"/>
        </w:r>
      </w:del>
      <w:del w:id="164" w:author="Robert McCall" w:date="2015-03-05T10:09: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3.95pt;height:73.35pt" o:ole="">
            <v:imagedata r:id="rId93" o:title=""/>
          </v:shape>
          <o:OLEObject Type="Embed" ProgID="Equation.DSMT4" ShapeID="_x0000_i1053" DrawAspect="Content" ObjectID="_1487065342"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65" w:author="Robert McCall" w:date="2015-03-05T12:07:00Z">
        <w:r w:rsidR="00494D6E" w:rsidDel="00494D6E">
          <w:rPr>
            <w:lang w:val="en-US"/>
          </w:rPr>
          <w:fldChar w:fldCharType="separate"/>
        </w:r>
      </w:del>
      <w:del w:id="166" w:author="Robert McCall" w:date="2015-03-05T10:09: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4" type="#_x0000_t75" style="width:16.8pt;height:16.8pt" o:ole="">
            <v:imagedata r:id="rId95" o:title=""/>
          </v:shape>
          <o:OLEObject Type="Embed" ProgID="Equation.DSMT4" ShapeID="_x0000_i1054" DrawAspect="Content" ObjectID="_1487065343"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167" w:name="_Toc412623817"/>
      <w:r w:rsidRPr="004F2B4F">
        <w:rPr>
          <w:lang w:val="en-US"/>
        </w:rPr>
        <w:t>Radiation stresses</w:t>
      </w:r>
      <w:bookmarkEnd w:id="167"/>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5.35pt;height:70pt" o:ole="">
            <v:imagedata r:id="rId97" o:title=""/>
          </v:shape>
          <o:OLEObject Type="Embed" ProgID="Equation.DSMT4" ShapeID="_x0000_i1055" DrawAspect="Content" ObjectID="_1487065344"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8" w:author="Robert McCall" w:date="2015-03-05T12:07:00Z">
        <w:r w:rsidR="00494D6E" w:rsidDel="00494D6E">
          <w:rPr>
            <w:lang w:val="en-US"/>
          </w:rPr>
          <w:fldChar w:fldCharType="separate"/>
        </w:r>
      </w:del>
      <w:del w:id="169"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170" w:name="_Toc412623818"/>
      <w:r w:rsidRPr="004F2B4F">
        <w:rPr>
          <w:lang w:val="en-US"/>
        </w:rPr>
        <w:br w:type="page"/>
      </w:r>
    </w:p>
    <w:p w:rsidR="002603CC" w:rsidRPr="004F2B4F" w:rsidRDefault="002603CC" w:rsidP="002603CC">
      <w:pPr>
        <w:pStyle w:val="Heading3"/>
        <w:jc w:val="both"/>
        <w:rPr>
          <w:lang w:val="en-US"/>
        </w:rPr>
      </w:pPr>
      <w:bookmarkStart w:id="171" w:name="_Ref412651014"/>
      <w:r w:rsidRPr="004F2B4F">
        <w:rPr>
          <w:lang w:val="en-US"/>
        </w:rPr>
        <w:lastRenderedPageBreak/>
        <w:t>Wave shape</w:t>
      </w:r>
      <w:bookmarkEnd w:id="170"/>
      <w:bookmarkEnd w:id="171"/>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4.7pt;height:32.95pt" o:ole="">
            <v:imagedata r:id="rId99" o:title=""/>
          </v:shape>
          <o:OLEObject Type="Embed" ProgID="Equation.DSMT4" ShapeID="_x0000_i1056" DrawAspect="Content" ObjectID="_1487065345"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2" w:author="Robert McCall" w:date="2015-03-05T12:07:00Z">
        <w:r w:rsidR="00494D6E" w:rsidDel="00494D6E">
          <w:rPr>
            <w:lang w:val="en-US"/>
          </w:rPr>
          <w:fldChar w:fldCharType="separate"/>
        </w:r>
      </w:del>
      <w:del w:id="173"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5.45pt;height:106.3pt" o:ole="">
            <v:imagedata r:id="rId101" o:title=""/>
          </v:shape>
          <o:OLEObject Type="Embed" ProgID="Equation.DSMT4" ShapeID="_x0000_i1057" DrawAspect="Content" ObjectID="_1487065346"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4" w:author="Robert McCall" w:date="2015-03-05T12:07:00Z">
        <w:r w:rsidR="00494D6E" w:rsidDel="00494D6E">
          <w:rPr>
            <w:lang w:val="en-US"/>
          </w:rPr>
          <w:fldChar w:fldCharType="separate"/>
        </w:r>
      </w:del>
      <w:del w:id="175"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176"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198.5pt;height:34.3pt" o:ole="">
            <v:imagedata r:id="rId103" o:title=""/>
          </v:shape>
          <o:OLEObject Type="Embed" ProgID="Equation.DSMT4" ShapeID="_x0000_i1058" DrawAspect="Content" ObjectID="_1487065347"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7" w:author="Robert McCall" w:date="2015-03-05T12:07:00Z">
        <w:r w:rsidR="00494D6E" w:rsidDel="00494D6E">
          <w:rPr>
            <w:lang w:val="en-US"/>
          </w:rPr>
          <w:fldChar w:fldCharType="separate"/>
        </w:r>
      </w:del>
      <w:del w:id="178"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lastRenderedPageBreak/>
        <w:t xml:space="preserve">The wave skewness of near bed flow velocities is computed as described </w:t>
      </w:r>
      <w:proofErr w:type="gramStart"/>
      <w:r>
        <w:rPr>
          <w:lang w:val="en-US"/>
        </w:rPr>
        <w:t xml:space="preserve">in </w:t>
      </w:r>
      <w:proofErr w:type="gramEnd"/>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sidR="00921289">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45pt;height:39.7pt" o:ole="">
            <v:imagedata r:id="rId105" o:title=""/>
          </v:shape>
          <o:OLEObject Type="Embed" ProgID="Equation.DSMT4" ShapeID="_x0000_i1059" DrawAspect="Content" ObjectID="_1487065348"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del w:id="179" w:author="Robert McCall" w:date="2015-03-05T12:07:00Z">
        <w:r w:rsidR="00494D6E" w:rsidDel="00494D6E">
          <w:rPr>
            <w:lang w:val="en-US"/>
          </w:rPr>
          <w:fldChar w:fldCharType="separate"/>
        </w:r>
      </w:del>
      <w:del w:id="180" w:author="Robert McCall" w:date="2015-03-05T10:09:00Z">
        <w:r>
          <w:rPr>
            <w:lang w:val="en-US"/>
          </w:rPr>
          <w:fldChar w:fldCharType="end"/>
        </w:r>
      </w:del>
      <w:bookmarkStart w:id="181"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921289">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921289">
        <w:rPr>
          <w:noProof/>
          <w:lang w:val="en-US"/>
        </w:rPr>
        <w:instrText>31</w:instrText>
      </w:r>
      <w:r>
        <w:rPr>
          <w:lang w:val="en-US"/>
        </w:rPr>
        <w:fldChar w:fldCharType="end"/>
      </w:r>
      <w:r>
        <w:rPr>
          <w:lang w:val="en-US"/>
        </w:rPr>
        <w:instrText>)</w:instrText>
      </w:r>
      <w:bookmarkEnd w:id="181"/>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5pt;height:37.7pt" o:ole="">
            <v:imagedata r:id="rId107" o:title=""/>
          </v:shape>
          <o:OLEObject Type="Embed" ProgID="Equation.DSMT4" ShapeID="_x0000_i1060" DrawAspect="Content" ObjectID="_1487065349"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2" w:author="Robert McCall" w:date="2015-03-05T12:07:00Z">
        <w:r w:rsidR="00494D6E" w:rsidDel="00494D6E">
          <w:rPr>
            <w:lang w:val="en-US"/>
          </w:rPr>
          <w:fldChar w:fldCharType="separate"/>
        </w:r>
      </w:del>
      <w:del w:id="183"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176"/>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3.65pt;height:34.3pt" o:ole="">
            <v:imagedata r:id="rId109" o:title=""/>
          </v:shape>
          <o:OLEObject Type="Embed" ProgID="Equation.DSMT4" ShapeID="_x0000_i1061" DrawAspect="Content" ObjectID="_1487065350"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4" w:author="Robert McCall" w:date="2015-03-05T12:07:00Z">
        <w:r w:rsidR="00494D6E" w:rsidDel="00494D6E">
          <w:rPr>
            <w:lang w:val="en-US"/>
          </w:rPr>
          <w:fldChar w:fldCharType="separate"/>
        </w:r>
      </w:del>
      <w:del w:id="185"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6pt;height:37pt" o:ole="">
            <v:imagedata r:id="rId111" o:title=""/>
          </v:shape>
          <o:OLEObject Type="Embed" ProgID="Equation.DSMT4" ShapeID="_x0000_i1062" DrawAspect="Content" ObjectID="_1487065351"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6" w:author="Robert McCall" w:date="2015-03-05T12:07:00Z">
        <w:r w:rsidR="00494D6E" w:rsidDel="00494D6E">
          <w:rPr>
            <w:lang w:val="en-US"/>
          </w:rPr>
          <w:fldChar w:fldCharType="separate"/>
        </w:r>
      </w:del>
      <w:del w:id="187"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lastRenderedPageBreak/>
        <w:tab/>
      </w:r>
      <w:r w:rsidRPr="004F2B4F">
        <w:rPr>
          <w:position w:val="-30"/>
          <w:lang w:val="en-US"/>
        </w:rPr>
        <w:object w:dxaOrig="2000" w:dyaOrig="760">
          <v:shape id="_x0000_i1063" type="#_x0000_t75" style="width:100.25pt;height:37.7pt" o:ole="">
            <v:imagedata r:id="rId113" o:title=""/>
          </v:shape>
          <o:OLEObject Type="Embed" ProgID="Equation.DSMT4" ShapeID="_x0000_i1063" DrawAspect="Content" ObjectID="_1487065352"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8" w:author="Robert McCall" w:date="2015-03-05T12:07:00Z">
        <w:r w:rsidR="00494D6E" w:rsidDel="00494D6E">
          <w:rPr>
            <w:lang w:val="en-US"/>
          </w:rPr>
          <w:fldChar w:fldCharType="separate"/>
        </w:r>
      </w:del>
      <w:del w:id="189"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Not</w:t>
      </w:r>
      <w:del w:id="190" w:author="Robert McCall" w:date="2015-03-05T09:20:00Z">
        <w:r w:rsidRPr="004F2B4F" w:rsidDel="00DA7930">
          <w:rPr>
            <w:lang w:val="en-US"/>
          </w:rPr>
          <w:delText>e</w:delText>
        </w:r>
      </w:del>
      <w:r w:rsidRPr="004F2B4F">
        <w:rPr>
          <w:lang w:val="en-US"/>
        </w:rPr>
        <w:t xml:space="preserv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75pt;height:21.55pt" o:ole="">
            <v:imagedata r:id="rId115" o:title=""/>
          </v:shape>
          <o:OLEObject Type="Embed" ProgID="Equation.DSMT4" ShapeID="_x0000_i1064" DrawAspect="Content" ObjectID="_1487065353"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91" w:author="Robert McCall" w:date="2015-03-05T12:07:00Z">
        <w:r w:rsidR="00494D6E" w:rsidDel="00494D6E">
          <w:rPr>
            <w:lang w:val="en-US"/>
          </w:rPr>
          <w:fldChar w:fldCharType="separate"/>
        </w:r>
      </w:del>
      <w:del w:id="192"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1.05pt;height:39.05pt" o:ole="">
            <v:imagedata r:id="rId117" o:title=""/>
          </v:shape>
          <o:OLEObject Type="Embed" ProgID="Equation.DSMT4" ShapeID="_x0000_i1065" DrawAspect="Content" ObjectID="_1487065354"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93" w:author="Robert McCall" w:date="2015-03-05T12:07:00Z">
        <w:r w:rsidR="00494D6E" w:rsidDel="00494D6E">
          <w:rPr>
            <w:lang w:val="en-US"/>
          </w:rPr>
          <w:fldChar w:fldCharType="separate"/>
        </w:r>
      </w:del>
      <w:del w:id="194"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195" w:name="_Toc412623820"/>
      <w:r w:rsidRPr="004F2B4F">
        <w:rPr>
          <w:lang w:val="en-US"/>
        </w:rPr>
        <w:t>Roller energy balance</w:t>
      </w:r>
      <w:bookmarkEnd w:id="195"/>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4.7pt;height:30.95pt" o:ole="">
            <v:imagedata r:id="rId119" o:title=""/>
          </v:shape>
          <o:OLEObject Type="Embed" ProgID="Equation.DSMT4" ShapeID="_x0000_i1066" DrawAspect="Content" ObjectID="_1487065355"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96" w:author="Robert McCall" w:date="2015-03-05T12:07:00Z">
        <w:r w:rsidR="00494D6E" w:rsidDel="00494D6E">
          <w:rPr>
            <w:lang w:val="en-US"/>
          </w:rPr>
          <w:fldChar w:fldCharType="separate"/>
        </w:r>
      </w:del>
      <w:del w:id="197" w:author="Robert McCall" w:date="2015-03-05T10:09:00Z">
        <w:r w:rsidRPr="004F2B4F">
          <w:rPr>
            <w:lang w:val="en-US"/>
          </w:rPr>
          <w:fldChar w:fldCharType="end"/>
        </w:r>
      </w:del>
      <w:bookmarkStart w:id="198"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38</w:instrText>
      </w:r>
      <w:r w:rsidR="004F2B4F" w:rsidRPr="004F2B4F">
        <w:rPr>
          <w:noProof/>
          <w:lang w:val="en-US"/>
        </w:rPr>
        <w:fldChar w:fldCharType="end"/>
      </w:r>
      <w:r w:rsidRPr="004F2B4F">
        <w:rPr>
          <w:lang w:val="en-US"/>
        </w:rPr>
        <w:instrText>)</w:instrText>
      </w:r>
      <w:bookmarkEnd w:id="198"/>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7" type="#_x0000_t75" style="width:14.8pt;height:18.15pt" o:ole="">
            <v:imagedata r:id="rId121" o:title=""/>
          </v:shape>
          <o:OLEObject Type="Embed" ProgID="Equation.DSMT4" ShapeID="_x0000_i1067" DrawAspect="Content" ObjectID="_1487065356"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15pt;height:35pt" o:ole="">
            <v:imagedata r:id="rId123" o:title=""/>
          </v:shape>
          <o:OLEObject Type="Embed" ProgID="Equation.DSMT4" ShapeID="_x0000_i1068" DrawAspect="Content" ObjectID="_1487065357"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99" w:author="Robert McCall" w:date="2015-03-05T12:07:00Z">
        <w:r w:rsidR="00494D6E" w:rsidDel="00494D6E">
          <w:rPr>
            <w:lang w:val="en-US"/>
          </w:rPr>
          <w:fldChar w:fldCharType="separate"/>
        </w:r>
      </w:del>
      <w:del w:id="200" w:author="Robert McCall" w:date="2015-03-05T10:09:00Z">
        <w:r w:rsidRPr="004F2B4F">
          <w:rPr>
            <w:lang w:val="en-US"/>
          </w:rPr>
          <w:fldChar w:fldCharType="end"/>
        </w:r>
      </w:del>
      <w:bookmarkStart w:id="201"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39</w:instrText>
      </w:r>
      <w:r w:rsidR="004F2B4F" w:rsidRPr="004F2B4F">
        <w:rPr>
          <w:noProof/>
          <w:lang w:val="en-US"/>
        </w:rPr>
        <w:fldChar w:fldCharType="end"/>
      </w:r>
      <w:r w:rsidRPr="004F2B4F">
        <w:rPr>
          <w:lang w:val="en-US"/>
        </w:rPr>
        <w:instrText>)</w:instrText>
      </w:r>
      <w:bookmarkEnd w:id="201"/>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4pt;height:37.7pt" o:ole="">
            <v:imagedata r:id="rId125" o:title=""/>
          </v:shape>
          <o:OLEObject Type="Embed" ProgID="Equation.DSMT4" ShapeID="_x0000_i1069" DrawAspect="Content" ObjectID="_1487065358"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2" w:author="Robert McCall" w:date="2015-03-05T12:07:00Z">
        <w:r w:rsidR="00494D6E" w:rsidDel="00494D6E">
          <w:rPr>
            <w:lang w:val="en-US"/>
          </w:rPr>
          <w:fldChar w:fldCharType="separate"/>
        </w:r>
      </w:del>
      <w:del w:id="203"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lastRenderedPageBreak/>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0.05pt;height:33.65pt" o:ole="">
            <v:imagedata r:id="rId127" o:title=""/>
          </v:shape>
          <o:OLEObject Type="Embed" ProgID="Equation.DSMT4" ShapeID="_x0000_i1070" DrawAspect="Content" ObjectID="_1487065359"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4" w:author="Robert McCall" w:date="2015-03-05T12:07:00Z">
        <w:r w:rsidR="00494D6E" w:rsidDel="00494D6E">
          <w:rPr>
            <w:lang w:val="en-US"/>
          </w:rPr>
          <w:fldChar w:fldCharType="separate"/>
        </w:r>
      </w:del>
      <w:del w:id="205" w:author="Robert McCall" w:date="2015-03-05T10:09:00Z">
        <w:r w:rsidRPr="004F2B4F">
          <w:rPr>
            <w:lang w:val="en-US"/>
          </w:rPr>
          <w:fldChar w:fldCharType="end"/>
        </w:r>
      </w:del>
      <w:bookmarkStart w:id="206"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41</w:instrText>
      </w:r>
      <w:r w:rsidR="004F2B4F" w:rsidRPr="004F2B4F">
        <w:rPr>
          <w:noProof/>
          <w:lang w:val="en-US"/>
        </w:rPr>
        <w:fldChar w:fldCharType="end"/>
      </w:r>
      <w:r w:rsidRPr="004F2B4F">
        <w:rPr>
          <w:lang w:val="en-US"/>
        </w:rPr>
        <w:instrText>)</w:instrText>
      </w:r>
      <w:bookmarkEnd w:id="206"/>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9.9pt;height:19.5pt" o:ole="">
            <v:imagedata r:id="rId129" o:title=""/>
          </v:shape>
          <o:OLEObject Type="Embed" ProgID="Equation.DSMT4" ShapeID="_x0000_i1071" DrawAspect="Content" ObjectID="_1487065360"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7" w:author="Robert McCall" w:date="2015-03-05T12:07:00Z">
        <w:r w:rsidR="00494D6E" w:rsidDel="00494D6E">
          <w:rPr>
            <w:lang w:val="en-US"/>
          </w:rPr>
          <w:fldChar w:fldCharType="separate"/>
        </w:r>
      </w:del>
      <w:del w:id="208" w:author="Robert McCall" w:date="2015-03-05T10:09:00Z">
        <w:r w:rsidRPr="004F2B4F">
          <w:rPr>
            <w:lang w:val="en-US"/>
          </w:rPr>
          <w:fldChar w:fldCharType="end"/>
        </w:r>
      </w:del>
      <w:bookmarkStart w:id="209"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42</w:instrText>
      </w:r>
      <w:r w:rsidR="004F2B4F" w:rsidRPr="004F2B4F">
        <w:rPr>
          <w:noProof/>
          <w:lang w:val="en-US"/>
        </w:rPr>
        <w:fldChar w:fldCharType="end"/>
      </w:r>
      <w:r w:rsidRPr="004F2B4F">
        <w:rPr>
          <w:lang w:val="en-US"/>
        </w:rPr>
        <w:instrText>)</w:instrText>
      </w:r>
      <w:bookmarkEnd w:id="209"/>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ins w:id="21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38</w:instrText>
        </w:r>
        <w:r w:rsidR="00921289" w:rsidRPr="004F2B4F">
          <w:rPr>
            <w:lang w:val="en-US"/>
          </w:rPr>
          <w:instrText>)</w:instrText>
        </w:r>
      </w:ins>
      <w:del w:id="21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38</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ins w:id="21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42</w:instrText>
        </w:r>
        <w:r w:rsidR="00921289" w:rsidRPr="004F2B4F">
          <w:rPr>
            <w:lang w:val="en-US"/>
          </w:rPr>
          <w:instrText>)</w:instrText>
        </w:r>
      </w:ins>
      <w:del w:id="21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95pt;height:18.85pt" o:ole="">
            <v:imagedata r:id="rId131" o:title=""/>
          </v:shape>
          <o:OLEObject Type="Embed" ProgID="Equation.DSMT4" ShapeID="_x0000_i1072" DrawAspect="Content" ObjectID="_1487065361"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14" w:author="Robert McCall" w:date="2015-03-05T12:07:00Z">
        <w:r w:rsidR="00494D6E" w:rsidDel="00494D6E">
          <w:rPr>
            <w:lang w:val="en-US"/>
          </w:rPr>
          <w:fldChar w:fldCharType="separate"/>
        </w:r>
      </w:del>
      <w:del w:id="215"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ins w:id="21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44</w:instrText>
        </w:r>
        <w:r w:rsidR="00921289" w:rsidRPr="004F2B4F">
          <w:rPr>
            <w:lang w:val="en-US"/>
          </w:rPr>
          <w:instrText>)</w:instrText>
        </w:r>
      </w:ins>
      <w:del w:id="21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35pt;height:60.55pt" o:ole="">
            <v:imagedata r:id="rId133" o:title=""/>
          </v:shape>
          <o:OLEObject Type="Embed" ProgID="Equation.DSMT4" ShapeID="_x0000_i1073" DrawAspect="Content" ObjectID="_1487065362"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18" w:author="Robert McCall" w:date="2015-03-05T12:07:00Z">
        <w:r w:rsidR="00494D6E" w:rsidDel="00494D6E">
          <w:rPr>
            <w:lang w:val="en-US"/>
          </w:rPr>
          <w:fldChar w:fldCharType="separate"/>
        </w:r>
      </w:del>
      <w:del w:id="219" w:author="Robert McCall" w:date="2015-03-05T10:09:00Z">
        <w:r w:rsidRPr="004F2B4F">
          <w:rPr>
            <w:lang w:val="en-US"/>
          </w:rPr>
          <w:fldChar w:fldCharType="end"/>
        </w:r>
      </w:del>
      <w:bookmarkStart w:id="220"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44</w:instrText>
      </w:r>
      <w:r w:rsidR="004F2B4F" w:rsidRPr="004F2B4F">
        <w:rPr>
          <w:noProof/>
          <w:lang w:val="en-US"/>
        </w:rPr>
        <w:fldChar w:fldCharType="end"/>
      </w:r>
      <w:r w:rsidRPr="004F2B4F">
        <w:rPr>
          <w:lang w:val="en-US"/>
        </w:rPr>
        <w:instrText>)</w:instrText>
      </w:r>
      <w:bookmarkEnd w:id="220"/>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9pt;height:23.55pt" o:ole="">
            <v:imagedata r:id="rId135" o:title=""/>
          </v:shape>
          <o:OLEObject Type="Embed" ProgID="Equation.DSMT4" ShapeID="_x0000_i1074" DrawAspect="Content" ObjectID="_1487065363"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21" w:author="Robert McCall" w:date="2015-03-05T12:07:00Z">
        <w:r w:rsidR="00494D6E" w:rsidDel="00494D6E">
          <w:rPr>
            <w:lang w:val="en-US"/>
          </w:rPr>
          <w:fldChar w:fldCharType="separate"/>
        </w:r>
      </w:del>
      <w:del w:id="222" w:author="Robert McCall" w:date="2015-03-05T10:09:00Z">
        <w:r w:rsidRPr="004F2B4F">
          <w:rPr>
            <w:lang w:val="en-US"/>
          </w:rPr>
          <w:fldChar w:fldCharType="end"/>
        </w:r>
      </w:del>
      <w:bookmarkStart w:id="223"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45</w:instrText>
      </w:r>
      <w:r w:rsidR="004F2B4F" w:rsidRPr="004F2B4F">
        <w:rPr>
          <w:noProof/>
          <w:lang w:val="en-US"/>
        </w:rPr>
        <w:fldChar w:fldCharType="end"/>
      </w:r>
      <w:r w:rsidRPr="004F2B4F">
        <w:rPr>
          <w:lang w:val="en-US"/>
        </w:rPr>
        <w:instrText>)</w:instrText>
      </w:r>
      <w:bookmarkEnd w:id="223"/>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ins w:id="22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39</w:instrText>
        </w:r>
        <w:r w:rsidR="00921289" w:rsidRPr="004F2B4F">
          <w:rPr>
            <w:lang w:val="en-US"/>
          </w:rPr>
          <w:instrText>)</w:instrText>
        </w:r>
      </w:ins>
      <w:del w:id="22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39</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ins w:id="22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45</w:instrText>
        </w:r>
        <w:r w:rsidR="00921289" w:rsidRPr="004F2B4F">
          <w:rPr>
            <w:lang w:val="en-US"/>
          </w:rPr>
          <w:instrText>)</w:instrText>
        </w:r>
      </w:ins>
      <w:del w:id="22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45</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8pt;height:35pt" o:ole="">
            <v:imagedata r:id="rId137" o:title=""/>
          </v:shape>
          <o:OLEObject Type="Embed" ProgID="Equation.DSMT4" ShapeID="_x0000_i1075" DrawAspect="Content" ObjectID="_1487065364"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28" w:author="Robert McCall" w:date="2015-03-05T12:07:00Z">
        <w:r w:rsidR="00494D6E" w:rsidDel="00494D6E">
          <w:rPr>
            <w:lang w:val="en-US"/>
          </w:rPr>
          <w:fldChar w:fldCharType="separate"/>
        </w:r>
      </w:del>
      <w:del w:id="229"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lastRenderedPageBreak/>
        <w:t xml:space="preserve">The coefficients </w:t>
      </w:r>
      <w:r w:rsidRPr="004F2B4F">
        <w:rPr>
          <w:position w:val="-12"/>
          <w:lang w:val="en-US"/>
        </w:rPr>
        <w:object w:dxaOrig="279" w:dyaOrig="360">
          <v:shape id="_x0000_i1076" type="#_x0000_t75" style="width:14.8pt;height:18.15pt" o:ole="">
            <v:imagedata r:id="rId139" o:title=""/>
          </v:shape>
          <o:OLEObject Type="Embed" ProgID="Equation.DSMT4" ShapeID="_x0000_i1076" DrawAspect="Content" ObjectID="_1487065365" r:id="rId140"/>
        </w:object>
      </w:r>
      <w:r w:rsidRPr="004F2B4F">
        <w:rPr>
          <w:lang w:val="en-US"/>
        </w:rPr>
        <w:t xml:space="preserve"> and </w:t>
      </w:r>
      <w:r w:rsidRPr="004F2B4F">
        <w:rPr>
          <w:position w:val="-12"/>
          <w:lang w:val="en-US"/>
        </w:rPr>
        <w:object w:dxaOrig="300" w:dyaOrig="360">
          <v:shape id="_x0000_i1077" type="#_x0000_t75" style="width:14.8pt;height:18.15pt" o:ole="">
            <v:imagedata r:id="rId141" o:title=""/>
          </v:shape>
          <o:OLEObject Type="Embed" ProgID="Equation.DSMT4" ShapeID="_x0000_i1077" DrawAspect="Content" ObjectID="_1487065366" r:id="rId142"/>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ins w:id="23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w:instrText>
        </w:r>
        <w:r w:rsidR="00921289" w:rsidRPr="004F2B4F">
          <w:rPr>
            <w:lang w:val="en-US"/>
          </w:rPr>
          <w:instrText>)</w:instrText>
        </w:r>
      </w:ins>
      <w:del w:id="23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Pr="004F2B4F">
        <w:rPr>
          <w:lang w:val="en-US"/>
        </w:rPr>
        <w:t xml:space="preserve">and </w:t>
      </w:r>
      <w:proofErr w:type="gramEnd"/>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ins w:id="23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41</w:instrText>
        </w:r>
        <w:r w:rsidR="00921289" w:rsidRPr="004F2B4F">
          <w:rPr>
            <w:lang w:val="en-US"/>
          </w:rPr>
          <w:instrText>)</w:instrText>
        </w:r>
      </w:ins>
      <w:del w:id="23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0.1pt;height:150.05pt" o:ole="">
            <v:imagedata r:id="rId143" o:title=""/>
          </v:shape>
          <o:OLEObject Type="Embed" ProgID="Equation.DSMT4" ShapeID="_x0000_i1078" DrawAspect="Content" ObjectID="_1487065367"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34" w:author="Robert McCall" w:date="2015-03-05T12:07:00Z">
        <w:r w:rsidR="00494D6E" w:rsidDel="00494D6E">
          <w:rPr>
            <w:lang w:val="en-US"/>
          </w:rPr>
          <w:fldChar w:fldCharType="separate"/>
        </w:r>
      </w:del>
      <w:del w:id="235" w:author="Robert McCall" w:date="2015-03-05T10:09: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5pt;height:30.95pt" o:ole="">
            <v:imagedata r:id="rId145" o:title=""/>
          </v:shape>
          <o:OLEObject Type="Embed" ProgID="Equation.DSMT4" ShapeID="_x0000_i1079" DrawAspect="Content" ObjectID="_1487065368"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36" w:author="Robert McCall" w:date="2015-03-05T12:07:00Z">
        <w:r w:rsidR="00494D6E" w:rsidDel="00494D6E">
          <w:rPr>
            <w:lang w:val="en-US"/>
          </w:rPr>
          <w:fldChar w:fldCharType="separate"/>
        </w:r>
      </w:del>
      <w:del w:id="237" w:author="Robert McCall" w:date="2015-03-05T10:09:00Z">
        <w:r w:rsidRPr="004F2B4F">
          <w:rPr>
            <w:lang w:val="en-US"/>
          </w:rPr>
          <w:fldChar w:fldCharType="end"/>
        </w:r>
      </w:del>
      <w:bookmarkStart w:id="238"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48</w:instrText>
      </w:r>
      <w:r w:rsidR="004F2B4F" w:rsidRPr="004F2B4F">
        <w:rPr>
          <w:noProof/>
          <w:lang w:val="en-US"/>
        </w:rPr>
        <w:fldChar w:fldCharType="end"/>
      </w:r>
      <w:r w:rsidRPr="004F2B4F">
        <w:rPr>
          <w:lang w:val="en-US"/>
        </w:rPr>
        <w:instrText>)</w:instrText>
      </w:r>
      <w:bookmarkEnd w:id="238"/>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239" w:name="_Toc412623821"/>
      <w:r w:rsidRPr="004F2B4F">
        <w:rPr>
          <w:lang w:val="en-US"/>
        </w:rPr>
        <w:t>Shallow water equations</w:t>
      </w:r>
      <w:bookmarkEnd w:id="239"/>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15pt;height:16.8pt" o:ole="">
            <v:imagedata r:id="rId147" o:title=""/>
          </v:shape>
          <o:OLEObject Type="Embed" ProgID="Equation.DSMT4" ShapeID="_x0000_i1080" DrawAspect="Content" ObjectID="_1487065369"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0" w:author="Robert McCall" w:date="2015-03-05T12:07:00Z">
        <w:r w:rsidR="00494D6E" w:rsidDel="00494D6E">
          <w:rPr>
            <w:lang w:val="en-US"/>
          </w:rPr>
          <w:fldChar w:fldCharType="separate"/>
        </w:r>
      </w:del>
      <w:del w:id="241"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ins w:id="24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50</w:instrText>
        </w:r>
        <w:r w:rsidR="00921289" w:rsidRPr="004F2B4F">
          <w:rPr>
            <w:lang w:val="en-US"/>
          </w:rPr>
          <w:instrText>)</w:instrText>
        </w:r>
      </w:ins>
      <w:del w:id="24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4.3pt;height:34.3pt" o:ole="">
            <v:imagedata r:id="rId149" o:title=""/>
          </v:shape>
          <o:OLEObject Type="Embed" ProgID="Equation.DSMT4" ShapeID="_x0000_i1081" DrawAspect="Content" ObjectID="_1487065370"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4" w:author="Robert McCall" w:date="2015-03-05T12:07:00Z">
        <w:r w:rsidR="00494D6E" w:rsidDel="00494D6E">
          <w:rPr>
            <w:lang w:val="en-US"/>
          </w:rPr>
          <w:fldChar w:fldCharType="separate"/>
        </w:r>
      </w:del>
      <w:del w:id="245" w:author="Robert McCall" w:date="2015-03-05T10:09:00Z">
        <w:r w:rsidR="00801832" w:rsidRPr="004F2B4F">
          <w:rPr>
            <w:lang w:val="en-US"/>
          </w:rPr>
          <w:fldChar w:fldCharType="end"/>
        </w:r>
      </w:del>
      <w:bookmarkStart w:id="246"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50</w:instrText>
      </w:r>
      <w:r w:rsidR="00801832" w:rsidRPr="004F2B4F">
        <w:rPr>
          <w:lang w:val="en-US"/>
        </w:rPr>
        <w:fldChar w:fldCharType="end"/>
      </w:r>
      <w:r w:rsidR="00801832" w:rsidRPr="004F2B4F">
        <w:rPr>
          <w:lang w:val="en-US"/>
        </w:rPr>
        <w:instrText>)</w:instrText>
      </w:r>
      <w:bookmarkEnd w:id="246"/>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lastRenderedPageBreak/>
        <w:tab/>
      </w:r>
      <w:r w:rsidRPr="004F2B4F">
        <w:rPr>
          <w:position w:val="-104"/>
          <w:lang w:val="en-US"/>
        </w:rPr>
        <w:object w:dxaOrig="7660" w:dyaOrig="2240">
          <v:shape id="_x0000_i1082" type="#_x0000_t75" style="width:382.9pt;height:113.05pt" o:ole="">
            <v:imagedata r:id="rId151" o:title=""/>
          </v:shape>
          <o:OLEObject Type="Embed" ProgID="Equation.DSMT4" ShapeID="_x0000_i1082" DrawAspect="Content" ObjectID="_1487065371"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7" w:author="Robert McCall" w:date="2015-03-05T12:07:00Z">
        <w:r w:rsidR="00494D6E" w:rsidDel="00494D6E">
          <w:rPr>
            <w:lang w:val="en-US"/>
          </w:rPr>
          <w:fldChar w:fldCharType="separate"/>
        </w:r>
      </w:del>
      <w:del w:id="248" w:author="Robert McCall" w:date="2015-03-05T10:09:00Z">
        <w:r w:rsidR="00801832" w:rsidRPr="004F2B4F">
          <w:rPr>
            <w:lang w:val="en-US"/>
          </w:rPr>
          <w:fldChar w:fldCharType="end"/>
        </w:r>
      </w:del>
      <w:bookmarkStart w:id="249"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51</w:instrText>
      </w:r>
      <w:r w:rsidR="00801832" w:rsidRPr="004F2B4F">
        <w:rPr>
          <w:lang w:val="en-US"/>
        </w:rPr>
        <w:fldChar w:fldCharType="end"/>
      </w:r>
      <w:r w:rsidR="00801832" w:rsidRPr="004F2B4F">
        <w:rPr>
          <w:lang w:val="en-US"/>
        </w:rPr>
        <w:instrText>)</w:instrText>
      </w:r>
      <w:bookmarkEnd w:id="249"/>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ins w:id="25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51</w:instrText>
        </w:r>
        <w:r w:rsidR="00921289" w:rsidRPr="004F2B4F">
          <w:rPr>
            <w:lang w:val="en-US"/>
          </w:rPr>
          <w:instrText>)</w:instrText>
        </w:r>
      </w:ins>
      <w:del w:id="25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252" w:name="_Toc412623822"/>
      <w:r w:rsidRPr="004F2B4F">
        <w:rPr>
          <w:lang w:val="en-US"/>
        </w:rPr>
        <w:t>Horizontal viscosity</w:t>
      </w:r>
      <w:bookmarkEnd w:id="252"/>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2pt;height:41.7pt" o:ole="">
            <v:imagedata r:id="rId153" o:title=""/>
          </v:shape>
          <o:OLEObject Type="Embed" ProgID="Equation.DSMT4" ShapeID="_x0000_i1083" DrawAspect="Content" ObjectID="_1487065372"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3" w:author="Robert McCall" w:date="2015-03-05T12:07:00Z">
        <w:r w:rsidR="00494D6E" w:rsidDel="00494D6E">
          <w:rPr>
            <w:lang w:val="en-US"/>
          </w:rPr>
          <w:fldChar w:fldCharType="separate"/>
        </w:r>
      </w:del>
      <w:del w:id="254" w:author="Robert McCall" w:date="2015-03-05T10:09:00Z">
        <w:r w:rsidR="00801832" w:rsidRPr="004F2B4F">
          <w:rPr>
            <w:lang w:val="en-US"/>
          </w:rPr>
          <w:fldChar w:fldCharType="end"/>
        </w:r>
      </w:del>
      <w:bookmarkStart w:id="255"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52</w:instrText>
      </w:r>
      <w:r w:rsidR="00801832" w:rsidRPr="004F2B4F">
        <w:rPr>
          <w:lang w:val="en-US"/>
        </w:rPr>
        <w:fldChar w:fldCharType="end"/>
      </w:r>
      <w:r w:rsidR="00801832" w:rsidRPr="004F2B4F">
        <w:rPr>
          <w:lang w:val="en-US"/>
        </w:rPr>
        <w:instrText>)</w:instrText>
      </w:r>
      <w:bookmarkEnd w:id="255"/>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ins w:id="25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52</w:instrText>
        </w:r>
        <w:r w:rsidR="00921289" w:rsidRPr="004F2B4F">
          <w:rPr>
            <w:lang w:val="en-US"/>
          </w:rPr>
          <w:instrText>)</w:instrText>
        </w:r>
      </w:ins>
      <w:del w:id="25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258" w:name="_Toc412623823"/>
      <w:r w:rsidRPr="004F2B4F">
        <w:rPr>
          <w:lang w:val="en-US"/>
        </w:rPr>
        <w:t>Bed shear stress</w:t>
      </w:r>
      <w:bookmarkEnd w:id="258"/>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1pt;height:52.5pt" o:ole="">
            <v:imagedata r:id="rId155" o:title=""/>
          </v:shape>
          <o:OLEObject Type="Embed" ProgID="Equation.DSMT4" ShapeID="_x0000_i1084" DrawAspect="Content" ObjectID="_1487065373"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9" w:author="Robert McCall" w:date="2015-03-05T12:07:00Z">
        <w:r w:rsidR="00494D6E" w:rsidDel="00494D6E">
          <w:rPr>
            <w:lang w:val="en-US"/>
          </w:rPr>
          <w:fldChar w:fldCharType="separate"/>
        </w:r>
      </w:del>
      <w:del w:id="260"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92128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921289">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w:t>
            </w:r>
            <w:ins w:id="261" w:author="Robert McCall" w:date="2015-03-05T09:22:00Z">
              <w:r w:rsidR="00ED288D">
                <w:rPr>
                  <w:lang w:val="en-US"/>
                </w:rPr>
                <w:t>9</w:t>
              </w:r>
            </w:ins>
            <w:del w:id="262" w:author="Robert McCall" w:date="2015-03-05T09:22:00Z">
              <w:r w:rsidRPr="004F2B4F" w:rsidDel="00ED288D">
                <w:rPr>
                  <w:lang w:val="en-US"/>
                </w:rPr>
                <w:delText>5</w:delText>
              </w:r>
            </w:del>
            <w:r w:rsidRPr="004F2B4F">
              <w:rPr>
                <w:lang w:val="en-US"/>
              </w:rPr>
              <w:t>0</w:t>
            </w:r>
          </w:p>
        </w:tc>
        <w:tc>
          <w:tcPr>
            <w:tcW w:w="2714" w:type="dxa"/>
          </w:tcPr>
          <w:p w:rsidR="00394891" w:rsidRPr="004F2B4F" w:rsidRDefault="00394891" w:rsidP="00394891">
            <w:pPr>
              <w:rPr>
                <w:lang w:val="en-US"/>
              </w:rPr>
            </w:pPr>
            <w:r w:rsidRPr="004F2B4F">
              <w:rPr>
                <w:lang w:val="en-US"/>
              </w:rPr>
              <w:t>white-colebrook-grains</w:t>
            </w:r>
            <w:ins w:id="263" w:author="Robert McCall" w:date="2015-03-05T09:21:00Z">
              <w:r w:rsidR="00ED288D">
                <w:rPr>
                  <w:lang w:val="en-US"/>
                </w:rPr>
                <w:t>ize</w:t>
              </w:r>
            </w:ins>
            <w:del w:id="264" w:author="Robert McCall" w:date="2015-03-05T09:21:00Z">
              <w:r w:rsidRPr="004F2B4F" w:rsidDel="00ED288D">
                <w:rPr>
                  <w:lang w:val="en-US"/>
                </w:rPr>
                <w:delText>zie</w:delText>
              </w:r>
            </w:del>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15pt;height:35pt" o:ole="">
            <v:imagedata r:id="rId157" o:title=""/>
          </v:shape>
          <o:OLEObject Type="Embed" ProgID="Equation.DSMT4" ShapeID="_x0000_i1085" DrawAspect="Content" ObjectID="_1487065374"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65" w:author="Robert McCall" w:date="2015-03-05T12:07:00Z">
        <w:r w:rsidR="00494D6E" w:rsidDel="00494D6E">
          <w:rPr>
            <w:lang w:val="en-US"/>
          </w:rPr>
          <w:fldChar w:fldCharType="separate"/>
        </w:r>
      </w:del>
      <w:del w:id="266"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7.2pt;height:36.35pt" o:ole="">
            <v:imagedata r:id="rId159" o:title=""/>
          </v:shape>
          <o:OLEObject Type="Embed" ProgID="Equation.DSMT4" ShapeID="_x0000_i1086" DrawAspect="Content" ObjectID="_1487065375"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67" w:author="Robert McCall" w:date="2015-03-05T12:07:00Z">
        <w:r w:rsidR="00494D6E" w:rsidDel="00494D6E">
          <w:rPr>
            <w:lang w:val="en-US"/>
          </w:rPr>
          <w:fldChar w:fldCharType="separate"/>
        </w:r>
      </w:del>
      <w:del w:id="268"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3.7pt;height:60.55pt" o:ole="">
            <v:imagedata r:id="rId161" o:title=""/>
          </v:shape>
          <o:OLEObject Type="Embed" ProgID="Equation.DSMT4" ShapeID="_x0000_i1087" DrawAspect="Content" ObjectID="_1487065376"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69" w:author="Robert McCall" w:date="2015-03-05T12:07:00Z">
        <w:r w:rsidR="00494D6E" w:rsidDel="00494D6E">
          <w:rPr>
            <w:lang w:val="en-US"/>
          </w:rPr>
          <w:fldChar w:fldCharType="separate"/>
        </w:r>
      </w:del>
      <w:del w:id="270"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271"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9.8pt;height:60.55pt" o:ole="">
            <v:imagedata r:id="rId163" o:title=""/>
          </v:shape>
          <o:OLEObject Type="Embed" ProgID="Equation.DSMT4" ShapeID="_x0000_i1088" DrawAspect="Content" ObjectID="_1487065377"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72" w:author="Robert McCall" w:date="2015-03-05T12:07:00Z">
        <w:r w:rsidR="00494D6E" w:rsidDel="00494D6E">
          <w:rPr>
            <w:lang w:val="en-US"/>
          </w:rPr>
          <w:fldChar w:fldCharType="separate"/>
        </w:r>
      </w:del>
      <w:del w:id="273" w:author="Robert McCall" w:date="2015-03-05T10:09: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271"/>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lastRenderedPageBreak/>
        <w:tab/>
      </w:r>
      <w:r w:rsidRPr="004F2B4F">
        <w:rPr>
          <w:position w:val="-24"/>
          <w:lang w:val="en-US"/>
        </w:rPr>
        <w:object w:dxaOrig="2380" w:dyaOrig="620">
          <v:shape id="_x0000_i1089" type="#_x0000_t75" style="width:118.45pt;height:30.95pt" o:ole="">
            <v:imagedata r:id="rId165" o:title=""/>
          </v:shape>
          <o:OLEObject Type="Embed" ProgID="Equation.DSMT4" ShapeID="_x0000_i1089" DrawAspect="Content" ObjectID="_1487065378"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4" w:author="Robert McCall" w:date="2015-03-05T12:07:00Z">
        <w:r w:rsidR="00494D6E" w:rsidDel="00494D6E">
          <w:rPr>
            <w:lang w:val="en-US"/>
          </w:rPr>
          <w:fldChar w:fldCharType="separate"/>
        </w:r>
      </w:del>
      <w:del w:id="275" w:author="Robert McCall" w:date="2015-03-05T10:09: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8.3pt;height:65.95pt" o:ole="">
            <v:imagedata r:id="rId167" o:title=""/>
          </v:shape>
          <o:OLEObject Type="Embed" ProgID="Equation.DSMT4" ShapeID="_x0000_i1090" DrawAspect="Content" ObjectID="_1487065379"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6" w:author="Robert McCall" w:date="2015-03-05T12:07:00Z">
        <w:r w:rsidR="00494D6E" w:rsidDel="00494D6E">
          <w:rPr>
            <w:lang w:val="en-US"/>
          </w:rPr>
          <w:fldChar w:fldCharType="separate"/>
        </w:r>
      </w:del>
      <w:del w:id="277" w:author="Robert McCall" w:date="2015-03-05T10:09: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6.8pt;height:16.8pt" o:ole="">
            <v:imagedata r:id="rId95" o:title=""/>
          </v:shape>
          <o:OLEObject Type="Embed" ProgID="Equation.DSMT4" ShapeID="_x0000_i1091" DrawAspect="Content" ObjectID="_1487065380"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278" w:name="_Toc412623825"/>
      <w:r w:rsidRPr="004F2B4F">
        <w:rPr>
          <w:lang w:val="en-US"/>
        </w:rPr>
        <w:t>Wind</w:t>
      </w:r>
      <w:bookmarkEnd w:id="278"/>
    </w:p>
    <w:p w:rsidR="00727EAA" w:rsidRPr="004F2B4F" w:rsidRDefault="00F41BBE" w:rsidP="002603CC">
      <w:pPr>
        <w:rPr>
          <w:color w:val="FF0000"/>
          <w:lang w:val="en-US"/>
        </w:rPr>
      </w:pPr>
      <w:commentRangeStart w:id="279"/>
      <w:r w:rsidRPr="004F2B4F">
        <w:rPr>
          <w:color w:val="FF0000"/>
          <w:lang w:val="en-US"/>
        </w:rPr>
        <w:t>@</w:t>
      </w:r>
      <w:commentRangeEnd w:id="279"/>
      <w:r w:rsidRPr="004F2B4F">
        <w:rPr>
          <w:rStyle w:val="CommentReference"/>
          <w:lang w:val="en-US"/>
        </w:rPr>
        <w:commentReference w:id="279"/>
      </w:r>
    </w:p>
    <w:p w:rsidR="00727EAA" w:rsidRPr="004F2B4F" w:rsidRDefault="00727EAA" w:rsidP="002603CC">
      <w:pPr>
        <w:pStyle w:val="Heading2"/>
        <w:jc w:val="both"/>
        <w:rPr>
          <w:lang w:val="en-US"/>
        </w:rPr>
      </w:pPr>
      <w:bookmarkStart w:id="280" w:name="_Toc412623826"/>
      <w:r w:rsidRPr="004F2B4F">
        <w:rPr>
          <w:lang w:val="en-US"/>
        </w:rPr>
        <w:t>Non-hydrostatic pressure correction</w:t>
      </w:r>
      <w:bookmarkEnd w:id="280"/>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281"/>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281"/>
      <w:r w:rsidR="004B0568" w:rsidRPr="004F2B4F">
        <w:rPr>
          <w:rStyle w:val="CommentReference"/>
          <w:lang w:val="en-US"/>
        </w:rPr>
        <w:commentReference w:id="281"/>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3.95pt;height:30.95pt" o:ole="">
            <v:imagedata r:id="rId170" o:title=""/>
          </v:shape>
          <o:OLEObject Type="Embed" ProgID="Equation.DSMT4" ShapeID="_x0000_i1092" DrawAspect="Content" ObjectID="_1487065381"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2" w:author="Robert McCall" w:date="2015-03-05T12:07:00Z">
        <w:r w:rsidR="00494D6E" w:rsidDel="00494D6E">
          <w:rPr>
            <w:lang w:val="en-US"/>
          </w:rPr>
          <w:fldChar w:fldCharType="separate"/>
        </w:r>
      </w:del>
      <w:del w:id="283" w:author="Robert McCall" w:date="2015-03-05T10:09:00Z">
        <w:r w:rsidR="00801832" w:rsidRPr="004F2B4F">
          <w:rPr>
            <w:lang w:val="en-US"/>
          </w:rPr>
          <w:fldChar w:fldCharType="end"/>
        </w:r>
      </w:del>
      <w:bookmarkStart w:id="284"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60</w:instrText>
      </w:r>
      <w:r w:rsidR="00801832" w:rsidRPr="004F2B4F">
        <w:rPr>
          <w:lang w:val="en-US"/>
        </w:rPr>
        <w:fldChar w:fldCharType="end"/>
      </w:r>
      <w:r w:rsidR="00801832" w:rsidRPr="004F2B4F">
        <w:rPr>
          <w:lang w:val="en-US"/>
        </w:rPr>
        <w:instrText>)</w:instrText>
      </w:r>
      <w:bookmarkEnd w:id="284"/>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8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60</w:instrText>
        </w:r>
        <w:r w:rsidR="00921289" w:rsidRPr="004F2B4F">
          <w:rPr>
            <w:lang w:val="en-US"/>
          </w:rPr>
          <w:instrText>)</w:instrText>
        </w:r>
      </w:ins>
      <w:del w:id="28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05pt;height:30.95pt" o:ole="">
            <v:imagedata r:id="rId172" o:title=""/>
          </v:shape>
          <o:OLEObject Type="Embed" ProgID="Equation.DSMT4" ShapeID="_x0000_i1093" DrawAspect="Content" ObjectID="_1487065382"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7" w:author="Robert McCall" w:date="2015-03-05T12:07:00Z">
        <w:r w:rsidR="00494D6E" w:rsidDel="00494D6E">
          <w:rPr>
            <w:lang w:val="en-US"/>
          </w:rPr>
          <w:fldChar w:fldCharType="separate"/>
        </w:r>
      </w:del>
      <w:del w:id="288" w:author="Robert McCall" w:date="2015-03-05T10:09:00Z">
        <w:r w:rsidR="00801832" w:rsidRPr="004F2B4F">
          <w:rPr>
            <w:lang w:val="en-US"/>
          </w:rPr>
          <w:fldChar w:fldCharType="end"/>
        </w:r>
      </w:del>
      <w:bookmarkStart w:id="289"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61</w:instrText>
      </w:r>
      <w:r w:rsidR="00801832" w:rsidRPr="004F2B4F">
        <w:rPr>
          <w:lang w:val="en-US"/>
        </w:rPr>
        <w:fldChar w:fldCharType="end"/>
      </w:r>
      <w:r w:rsidR="00801832" w:rsidRPr="004F2B4F">
        <w:rPr>
          <w:lang w:val="en-US"/>
        </w:rPr>
        <w:instrText>)</w:instrText>
      </w:r>
      <w:bookmarkEnd w:id="289"/>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35pt;height:37.7pt" o:ole="">
            <v:imagedata r:id="rId174" o:title=""/>
          </v:shape>
          <o:OLEObject Type="Embed" ProgID="Equation.DSMT4" ShapeID="_x0000_i1094" DrawAspect="Content" ObjectID="_1487065383"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0" w:author="Robert McCall" w:date="2015-03-05T12:07:00Z">
        <w:r w:rsidR="00494D6E" w:rsidDel="00494D6E">
          <w:rPr>
            <w:lang w:val="en-US"/>
          </w:rPr>
          <w:fldChar w:fldCharType="separate"/>
        </w:r>
      </w:del>
      <w:del w:id="291" w:author="Robert McCall" w:date="2015-03-05T10:09:00Z">
        <w:r w:rsidR="00801832" w:rsidRPr="004F2B4F">
          <w:rPr>
            <w:lang w:val="en-US"/>
          </w:rPr>
          <w:fldChar w:fldCharType="end"/>
        </w:r>
      </w:del>
      <w:bookmarkStart w:id="292"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62</w:instrText>
      </w:r>
      <w:r w:rsidR="00801832" w:rsidRPr="004F2B4F">
        <w:rPr>
          <w:lang w:val="en-US"/>
        </w:rPr>
        <w:fldChar w:fldCharType="end"/>
      </w:r>
      <w:r w:rsidR="00801832" w:rsidRPr="004F2B4F">
        <w:rPr>
          <w:lang w:val="en-US"/>
        </w:rPr>
        <w:instrText>)</w:instrText>
      </w:r>
      <w:bookmarkEnd w:id="292"/>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lastRenderedPageBreak/>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ins w:id="29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61</w:instrText>
        </w:r>
        <w:r w:rsidR="00921289" w:rsidRPr="004F2B4F">
          <w:rPr>
            <w:lang w:val="en-US"/>
          </w:rPr>
          <w:instrText>)</w:instrText>
        </w:r>
      </w:ins>
      <w:del w:id="29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9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60</w:instrText>
        </w:r>
        <w:r w:rsidR="00921289" w:rsidRPr="004F2B4F">
          <w:rPr>
            <w:lang w:val="en-US"/>
          </w:rPr>
          <w:instrText>)</w:instrText>
        </w:r>
      </w:ins>
      <w:del w:id="29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15pt;height:30.95pt" o:ole="">
            <v:imagedata r:id="rId176" o:title=""/>
          </v:shape>
          <o:OLEObject Type="Embed" ProgID="Equation.DSMT4" ShapeID="_x0000_i1095" DrawAspect="Content" ObjectID="_1487065384"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7" w:author="Robert McCall" w:date="2015-03-05T12:07:00Z">
        <w:r w:rsidR="00494D6E" w:rsidDel="00494D6E">
          <w:rPr>
            <w:lang w:val="en-US"/>
          </w:rPr>
          <w:fldChar w:fldCharType="separate"/>
        </w:r>
      </w:del>
      <w:del w:id="298" w:author="Robert McCall" w:date="2015-03-05T10:09:00Z">
        <w:r w:rsidR="00801832" w:rsidRPr="004F2B4F">
          <w:rPr>
            <w:lang w:val="en-US"/>
          </w:rPr>
          <w:fldChar w:fldCharType="end"/>
        </w:r>
      </w:del>
      <w:bookmarkStart w:id="299"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63</w:instrText>
      </w:r>
      <w:r w:rsidR="00801832" w:rsidRPr="004F2B4F">
        <w:rPr>
          <w:lang w:val="en-US"/>
        </w:rPr>
        <w:fldChar w:fldCharType="end"/>
      </w:r>
      <w:r w:rsidR="00801832" w:rsidRPr="004F2B4F">
        <w:rPr>
          <w:lang w:val="en-US"/>
        </w:rPr>
        <w:instrText>)</w:instrText>
      </w:r>
      <w:bookmarkEnd w:id="299"/>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ins w:id="30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63</w:instrText>
        </w:r>
        <w:r w:rsidR="00921289" w:rsidRPr="004F2B4F">
          <w:rPr>
            <w:lang w:val="en-US"/>
          </w:rPr>
          <w:instrText>)</w:instrText>
        </w:r>
      </w:ins>
      <w:del w:id="30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63</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ins w:id="30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62</w:instrText>
        </w:r>
        <w:r w:rsidR="00921289" w:rsidRPr="004F2B4F">
          <w:rPr>
            <w:lang w:val="en-US"/>
          </w:rPr>
          <w:instrText>)</w:instrText>
        </w:r>
      </w:ins>
      <w:del w:id="30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8pt;height:30.95pt" o:ole="">
            <v:imagedata r:id="rId178" o:title=""/>
          </v:shape>
          <o:OLEObject Type="Embed" ProgID="Equation.DSMT4" ShapeID="_x0000_i1096" DrawAspect="Content" ObjectID="_1487065385"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4" w:author="Robert McCall" w:date="2015-03-05T12:07:00Z">
        <w:r w:rsidR="00494D6E" w:rsidDel="00494D6E">
          <w:rPr>
            <w:lang w:val="en-US"/>
          </w:rPr>
          <w:fldChar w:fldCharType="separate"/>
        </w:r>
      </w:del>
      <w:del w:id="305"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75pt;height:30.95pt" o:ole="">
            <v:imagedata r:id="rId180" o:title=""/>
          </v:shape>
          <o:OLEObject Type="Embed" ProgID="Equation.DSMT4" ShapeID="_x0000_i1097" DrawAspect="Content" ObjectID="_1487065386" r:id="rId181"/>
        </w:object>
      </w:r>
      <w:r w:rsidRPr="004F2B4F">
        <w:rPr>
          <w:lang w:val="en-US"/>
        </w:rPr>
        <w:t xml:space="preserve"> and reform if </w:t>
      </w:r>
      <w:r w:rsidR="00B17785" w:rsidRPr="004F2B4F">
        <w:rPr>
          <w:position w:val="-24"/>
          <w:lang w:val="en-US"/>
        </w:rPr>
        <w:object w:dxaOrig="900" w:dyaOrig="620">
          <v:shape id="_x0000_i1098" type="#_x0000_t75" style="width:45.1pt;height:30.95pt" o:ole="">
            <v:imagedata r:id="rId182" o:title=""/>
          </v:shape>
          <o:OLEObject Type="Embed" ProgID="Equation.DSMT4" ShapeID="_x0000_i1098" DrawAspect="Content" ObjectID="_1487065387"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306" w:name="_Toc412197875"/>
      <w:bookmarkStart w:id="307" w:name="_Toc412623827"/>
      <w:r w:rsidRPr="004F2B4F">
        <w:rPr>
          <w:lang w:val="en-US"/>
        </w:rPr>
        <w:t>Groundwater flow</w:t>
      </w:r>
      <w:bookmarkEnd w:id="306"/>
      <w:bookmarkEnd w:id="307"/>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308" w:name="_Toc412197876"/>
      <w:bookmarkStart w:id="309" w:name="_Toc412623828"/>
      <w:r w:rsidRPr="004F2B4F">
        <w:rPr>
          <w:lang w:val="en-US"/>
        </w:rPr>
        <w:t>Continuity</w:t>
      </w:r>
      <w:bookmarkEnd w:id="308"/>
      <w:bookmarkEnd w:id="309"/>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35pt;height:14.8pt" o:ole="">
            <v:imagedata r:id="rId184" o:title=""/>
          </v:shape>
          <o:OLEObject Type="Embed" ProgID="Equation.DSMT4" ShapeID="_x0000_i1099" DrawAspect="Content" ObjectID="_1487065388"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0" w:author="Robert McCall" w:date="2015-03-05T12:07:00Z">
        <w:r w:rsidR="00494D6E" w:rsidDel="00494D6E">
          <w:rPr>
            <w:lang w:val="en-US"/>
          </w:rPr>
          <w:fldChar w:fldCharType="separate"/>
        </w:r>
      </w:del>
      <w:del w:id="311" w:author="Robert McCall" w:date="2015-03-05T10:09:00Z">
        <w:r w:rsidR="00801832" w:rsidRPr="004F2B4F">
          <w:rPr>
            <w:lang w:val="en-US"/>
          </w:rPr>
          <w:fldChar w:fldCharType="end"/>
        </w:r>
      </w:del>
      <w:bookmarkStart w:id="312"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65</w:instrText>
      </w:r>
      <w:r w:rsidR="00801832" w:rsidRPr="004F2B4F">
        <w:rPr>
          <w:lang w:val="en-US"/>
        </w:rPr>
        <w:fldChar w:fldCharType="end"/>
      </w:r>
      <w:r w:rsidR="00801832" w:rsidRPr="004F2B4F">
        <w:rPr>
          <w:lang w:val="en-US"/>
        </w:rPr>
        <w:instrText>)</w:instrText>
      </w:r>
      <w:bookmarkEnd w:id="312"/>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4pt;height:54.5pt" o:ole="">
            <v:imagedata r:id="rId186" o:title=""/>
          </v:shape>
          <o:OLEObject Type="Embed" ProgID="Equation.DSMT4" ShapeID="_x0000_i1100" DrawAspect="Content" ObjectID="_1487065389"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3" w:author="Robert McCall" w:date="2015-03-05T12:07:00Z">
        <w:r w:rsidR="00494D6E" w:rsidDel="00494D6E">
          <w:rPr>
            <w:lang w:val="en-US"/>
          </w:rPr>
          <w:fldChar w:fldCharType="separate"/>
        </w:r>
      </w:del>
      <w:del w:id="314"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315" w:name="_Toc412197877"/>
      <w:bookmarkStart w:id="316" w:name="_Toc412623829"/>
      <w:r w:rsidRPr="004F2B4F">
        <w:rPr>
          <w:lang w:val="en-US"/>
        </w:rPr>
        <w:t>Equation of motions</w:t>
      </w:r>
      <w:bookmarkEnd w:id="315"/>
      <w:bookmarkEnd w:id="316"/>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94"/>
          <w:lang w:val="en-US"/>
        </w:rPr>
        <w:object w:dxaOrig="1380" w:dyaOrig="1980">
          <v:shape id="_x0000_i1101" type="#_x0000_t75" style="width:69.3pt;height:97.55pt" o:ole="">
            <v:imagedata r:id="rId188" o:title=""/>
          </v:shape>
          <o:OLEObject Type="Embed" ProgID="Equation.DSMT4" ShapeID="_x0000_i1101" DrawAspect="Content" ObjectID="_1487065390"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7" w:author="Robert McCall" w:date="2015-03-05T12:07:00Z">
        <w:r w:rsidR="00494D6E" w:rsidDel="00494D6E">
          <w:rPr>
            <w:lang w:val="en-US"/>
          </w:rPr>
          <w:fldChar w:fldCharType="separate"/>
        </w:r>
      </w:del>
      <w:del w:id="318" w:author="Robert McCall" w:date="2015-03-05T10:09:00Z">
        <w:r w:rsidR="00801832" w:rsidRPr="004F2B4F">
          <w:rPr>
            <w:lang w:val="en-US"/>
          </w:rPr>
          <w:fldChar w:fldCharType="end"/>
        </w:r>
      </w:del>
      <w:bookmarkStart w:id="319"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67</w:instrText>
      </w:r>
      <w:r w:rsidR="00801832" w:rsidRPr="004F2B4F">
        <w:rPr>
          <w:lang w:val="en-US"/>
        </w:rPr>
        <w:fldChar w:fldCharType="end"/>
      </w:r>
      <w:r w:rsidR="00801832" w:rsidRPr="004F2B4F">
        <w:rPr>
          <w:lang w:val="en-US"/>
        </w:rPr>
        <w:instrText>)</w:instrText>
      </w:r>
      <w:bookmarkEnd w:id="319"/>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7.25pt;height:94.2pt" o:ole="">
            <v:imagedata r:id="rId190" o:title=""/>
          </v:shape>
          <o:OLEObject Type="Embed" ProgID="Equation.DSMT4" ShapeID="_x0000_i1102" DrawAspect="Content" ObjectID="_1487065391"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20" w:author="Robert McCall" w:date="2015-03-05T12:07:00Z">
        <w:r w:rsidR="00494D6E" w:rsidDel="00494D6E">
          <w:rPr>
            <w:lang w:val="en-US"/>
          </w:rPr>
          <w:fldChar w:fldCharType="separate"/>
        </w:r>
      </w:del>
      <w:del w:id="321" w:author="Robert McCall" w:date="2015-03-05T10:09:00Z">
        <w:r w:rsidR="00801832" w:rsidRPr="004F2B4F">
          <w:rPr>
            <w:lang w:val="en-US"/>
          </w:rPr>
          <w:fldChar w:fldCharType="end"/>
        </w:r>
      </w:del>
      <w:bookmarkStart w:id="322"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68</w:instrText>
      </w:r>
      <w:r w:rsidR="00801832" w:rsidRPr="004F2B4F">
        <w:rPr>
          <w:lang w:val="en-US"/>
        </w:rPr>
        <w:fldChar w:fldCharType="end"/>
      </w:r>
      <w:r w:rsidR="00801832" w:rsidRPr="004F2B4F">
        <w:rPr>
          <w:lang w:val="en-US"/>
        </w:rPr>
        <w:instrText>)</w:instrText>
      </w:r>
      <w:bookmarkEnd w:id="322"/>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ins w:id="32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68</w:instrText>
        </w:r>
        <w:r w:rsidR="00921289" w:rsidRPr="004F2B4F">
          <w:rPr>
            <w:lang w:val="en-US"/>
          </w:rPr>
          <w:instrText>)</w:instrText>
        </w:r>
      </w:ins>
      <w:del w:id="32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lastRenderedPageBreak/>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6pt;height:39.05pt" o:ole="">
            <v:imagedata r:id="rId192" o:title=""/>
          </v:shape>
          <o:OLEObject Type="Embed" ProgID="Equation.DSMT4" ShapeID="_x0000_i1103" DrawAspect="Content" ObjectID="_1487065392"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25" w:author="Robert McCall" w:date="2015-03-05T12:07:00Z">
        <w:r w:rsidR="00494D6E" w:rsidDel="00494D6E">
          <w:rPr>
            <w:lang w:val="en-US"/>
          </w:rPr>
          <w:fldChar w:fldCharType="separate"/>
        </w:r>
      </w:del>
      <w:del w:id="326" w:author="Robert McCall" w:date="2015-03-05T10:09:00Z">
        <w:r w:rsidR="00801832" w:rsidRPr="004F2B4F">
          <w:rPr>
            <w:lang w:val="en-US"/>
          </w:rPr>
          <w:fldChar w:fldCharType="end"/>
        </w:r>
      </w:del>
      <w:bookmarkStart w:id="327"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69</w:instrText>
      </w:r>
      <w:r w:rsidR="00801832" w:rsidRPr="004F2B4F">
        <w:rPr>
          <w:lang w:val="en-US"/>
        </w:rPr>
        <w:fldChar w:fldCharType="end"/>
      </w:r>
      <w:r w:rsidR="00801832" w:rsidRPr="004F2B4F">
        <w:rPr>
          <w:lang w:val="en-US"/>
        </w:rPr>
        <w:instrText>)</w:instrText>
      </w:r>
      <w:bookmarkEnd w:id="327"/>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32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69</w:instrText>
        </w:r>
        <w:r w:rsidR="00921289" w:rsidRPr="004F2B4F">
          <w:rPr>
            <w:lang w:val="en-US"/>
          </w:rPr>
          <w:instrText>)</w:instrText>
        </w:r>
      </w:ins>
      <w:del w:id="32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33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69</w:instrText>
        </w:r>
        <w:r w:rsidR="00921289" w:rsidRPr="004F2B4F">
          <w:rPr>
            <w:lang w:val="en-US"/>
          </w:rPr>
          <w:instrText>)</w:instrText>
        </w:r>
      </w:ins>
      <w:del w:id="33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ins w:id="33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65</w:instrText>
        </w:r>
        <w:r w:rsidR="00921289" w:rsidRPr="004F2B4F">
          <w:rPr>
            <w:lang w:val="en-US"/>
          </w:rPr>
          <w:instrText>)</w:instrText>
        </w:r>
      </w:ins>
      <w:del w:id="33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ins w:id="33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67</w:instrText>
        </w:r>
        <w:r w:rsidR="00921289" w:rsidRPr="004F2B4F">
          <w:rPr>
            <w:lang w:val="en-US"/>
          </w:rPr>
          <w:instrText>)</w:instrText>
        </w:r>
      </w:ins>
      <w:del w:id="33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67</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lastRenderedPageBreak/>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5.85pt;height:82.1pt" o:ole="">
            <v:imagedata r:id="rId194" o:title=""/>
          </v:shape>
          <o:OLEObject Type="Embed" ProgID="Equation.DSMT4" ShapeID="_x0000_i1104" DrawAspect="Content" ObjectID="_1487065393"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36" w:author="Robert McCall" w:date="2015-03-05T12:07:00Z">
        <w:r w:rsidR="00494D6E" w:rsidDel="00494D6E">
          <w:rPr>
            <w:lang w:val="en-US"/>
          </w:rPr>
          <w:fldChar w:fldCharType="separate"/>
        </w:r>
      </w:del>
      <w:del w:id="337" w:author="Robert McCall" w:date="2015-03-05T10:09:00Z">
        <w:r w:rsidR="00801832" w:rsidRPr="004F2B4F">
          <w:rPr>
            <w:lang w:val="en-US"/>
          </w:rPr>
          <w:fldChar w:fldCharType="end"/>
        </w:r>
      </w:del>
      <w:bookmarkStart w:id="338"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70</w:instrText>
      </w:r>
      <w:r w:rsidR="00801832" w:rsidRPr="004F2B4F">
        <w:rPr>
          <w:lang w:val="en-US"/>
        </w:rPr>
        <w:fldChar w:fldCharType="end"/>
      </w:r>
      <w:r w:rsidR="00801832" w:rsidRPr="004F2B4F">
        <w:rPr>
          <w:lang w:val="en-US"/>
        </w:rPr>
        <w:instrText>)</w:instrText>
      </w:r>
      <w:bookmarkEnd w:id="338"/>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33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70</w:instrText>
        </w:r>
        <w:r w:rsidR="00921289" w:rsidRPr="004F2B4F">
          <w:rPr>
            <w:lang w:val="en-US"/>
          </w:rPr>
          <w:instrText>)</w:instrText>
        </w:r>
      </w:ins>
      <w:del w:id="34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55pt;height:22.2pt" o:ole="">
            <v:imagedata r:id="rId196" o:title=""/>
          </v:shape>
          <o:OLEObject Type="Embed" ProgID="Equation.DSMT4" ShapeID="_x0000_i1105" DrawAspect="Content" ObjectID="_1487065394" r:id="rId197"/>
        </w:object>
      </w:r>
      <w:r w:rsidRPr="004F2B4F">
        <w:rPr>
          <w:lang w:val="en-US"/>
        </w:rPr>
        <w:t>) and the thickness of the wetting front (</w:t>
      </w:r>
      <w:r w:rsidRPr="004F2B4F">
        <w:rPr>
          <w:i/>
          <w:position w:val="-14"/>
          <w:lang w:val="en-US"/>
        </w:rPr>
        <w:object w:dxaOrig="460" w:dyaOrig="380">
          <v:shape id="_x0000_i1106" type="#_x0000_t75" style="width:23.55pt;height:18.85pt" o:ole="">
            <v:imagedata r:id="rId198" o:title=""/>
          </v:shape>
          <o:OLEObject Type="Embed" ProgID="Equation.DSMT4" ShapeID="_x0000_i1106" DrawAspect="Content" ObjectID="_1487065395"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6pt;height:32.95pt" o:ole="">
            <v:imagedata r:id="rId200" o:title=""/>
          </v:shape>
          <o:OLEObject Type="Embed" ProgID="Equation.DSMT4" ShapeID="_x0000_i1107" DrawAspect="Content" ObjectID="_1487065396"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41" w:author="Robert McCall" w:date="2015-03-05T12:07:00Z">
        <w:r w:rsidR="00494D6E" w:rsidDel="00494D6E">
          <w:rPr>
            <w:lang w:val="en-US"/>
          </w:rPr>
          <w:fldChar w:fldCharType="separate"/>
        </w:r>
      </w:del>
      <w:del w:id="342"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14"/>
          <w:lang w:val="en-US"/>
        </w:rPr>
        <w:object w:dxaOrig="1440" w:dyaOrig="380">
          <v:shape id="_x0000_i1108" type="#_x0000_t75" style="width:1in;height:18.85pt" o:ole="">
            <v:imagedata r:id="rId202" o:title=""/>
          </v:shape>
          <o:OLEObject Type="Embed" ProgID="Equation.DSMT4" ShapeID="_x0000_i1108" DrawAspect="Content" ObjectID="_1487065397"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43" w:author="Robert McCall" w:date="2015-03-05T12:07:00Z">
        <w:r w:rsidR="00494D6E" w:rsidDel="00494D6E">
          <w:rPr>
            <w:lang w:val="en-US"/>
          </w:rPr>
          <w:fldChar w:fldCharType="separate"/>
        </w:r>
      </w:del>
      <w:del w:id="344"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3.45pt;height:30.95pt" o:ole="">
            <v:imagedata r:id="rId204" o:title=""/>
          </v:shape>
          <o:OLEObject Type="Embed" ProgID="Equation.DSMT4" ShapeID="_x0000_i1109" DrawAspect="Content" ObjectID="_1487065398"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45" w:author="Robert McCall" w:date="2015-03-05T12:07:00Z">
        <w:r w:rsidR="00494D6E" w:rsidDel="00494D6E">
          <w:rPr>
            <w:lang w:val="en-US"/>
          </w:rPr>
          <w:fldChar w:fldCharType="separate"/>
        </w:r>
      </w:del>
      <w:del w:id="346"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7.05pt;height:35pt" o:ole="">
            <v:imagedata r:id="rId206" o:title=""/>
          </v:shape>
          <o:OLEObject Type="Embed" ProgID="Equation.DSMT4" ShapeID="_x0000_i1110" DrawAspect="Content" ObjectID="_1487065399"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47" w:author="Robert McCall" w:date="2015-03-05T12:07:00Z">
        <w:r w:rsidR="00494D6E" w:rsidDel="00494D6E">
          <w:rPr>
            <w:lang w:val="en-US"/>
          </w:rPr>
          <w:fldChar w:fldCharType="separate"/>
        </w:r>
      </w:del>
      <w:del w:id="348"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95pt;height:30.95pt" o:ole="">
            <v:imagedata r:id="rId208" o:title=""/>
          </v:shape>
          <o:OLEObject Type="Embed" ProgID="Equation.DSMT4" ShapeID="_x0000_i1111" DrawAspect="Content" ObjectID="_1487065400"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49" w:author="Robert McCall" w:date="2015-03-05T12:07:00Z">
        <w:r w:rsidR="00494D6E" w:rsidDel="00494D6E">
          <w:rPr>
            <w:lang w:val="en-US"/>
          </w:rPr>
          <w:fldChar w:fldCharType="separate"/>
        </w:r>
      </w:del>
      <w:del w:id="350"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351" w:name="_Toc412623830"/>
      <w:r w:rsidRPr="004F2B4F">
        <w:rPr>
          <w:lang w:val="en-US"/>
        </w:rPr>
        <w:t>Sediment transport</w:t>
      </w:r>
      <w:bookmarkEnd w:id="351"/>
    </w:p>
    <w:p w:rsidR="00EB76FC" w:rsidRPr="004F2B4F" w:rsidRDefault="00EB76FC" w:rsidP="002603CC">
      <w:pPr>
        <w:pStyle w:val="Heading3"/>
        <w:jc w:val="both"/>
        <w:rPr>
          <w:lang w:val="en-US"/>
        </w:rPr>
      </w:pPr>
      <w:bookmarkStart w:id="352" w:name="_Toc412623831"/>
      <w:r w:rsidRPr="004F2B4F">
        <w:rPr>
          <w:lang w:val="en-US"/>
        </w:rPr>
        <w:t>Advection-diffusion equation</w:t>
      </w:r>
      <w:bookmarkEnd w:id="352"/>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pt;height:37pt" o:ole="">
            <v:imagedata r:id="rId210" o:title=""/>
          </v:shape>
          <o:OLEObject Type="Embed" ProgID="Equation.DSMT4" ShapeID="_x0000_i1112" DrawAspect="Content" ObjectID="_1487065401"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53" w:author="Robert McCall" w:date="2015-03-05T12:07:00Z">
        <w:r w:rsidR="00494D6E" w:rsidDel="00494D6E">
          <w:rPr>
            <w:lang w:val="en-US"/>
          </w:rPr>
          <w:fldChar w:fldCharType="separate"/>
        </w:r>
      </w:del>
      <w:del w:id="354" w:author="Robert McCall" w:date="2015-03-05T10:09:00Z">
        <w:r w:rsidR="00801832" w:rsidRPr="004F2B4F">
          <w:rPr>
            <w:lang w:val="en-US"/>
          </w:rPr>
          <w:fldChar w:fldCharType="end"/>
        </w:r>
      </w:del>
      <w:bookmarkStart w:id="355"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76</w:instrText>
      </w:r>
      <w:r w:rsidR="00801832" w:rsidRPr="004F2B4F">
        <w:rPr>
          <w:lang w:val="en-US"/>
        </w:rPr>
        <w:fldChar w:fldCharType="end"/>
      </w:r>
      <w:r w:rsidR="00801832" w:rsidRPr="004F2B4F">
        <w:rPr>
          <w:lang w:val="en-US"/>
        </w:rPr>
        <w:instrText>)</w:instrText>
      </w:r>
      <w:bookmarkEnd w:id="355"/>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ins w:id="35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76</w:instrText>
        </w:r>
        <w:r w:rsidR="00921289" w:rsidRPr="004F2B4F">
          <w:rPr>
            <w:lang w:val="en-US"/>
          </w:rPr>
          <w:instrText>)</w:instrText>
        </w:r>
      </w:ins>
      <w:del w:id="35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76</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45pt;height:37.7pt" o:ole="">
            <v:imagedata r:id="rId212" o:title=""/>
          </v:shape>
          <o:OLEObject Type="Embed" ProgID="Equation.DSMT4" ShapeID="_x0000_i1113" DrawAspect="Content" ObjectID="_1487065402"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58" w:author="Robert McCall" w:date="2015-03-05T12:07:00Z">
        <w:r w:rsidR="00494D6E" w:rsidDel="00494D6E">
          <w:rPr>
            <w:lang w:val="en-US"/>
          </w:rPr>
          <w:fldChar w:fldCharType="separate"/>
        </w:r>
      </w:del>
      <w:del w:id="359"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360" w:name="_Toc412623832"/>
      <w:r w:rsidRPr="004F2B4F">
        <w:rPr>
          <w:lang w:val="en-US"/>
        </w:rPr>
        <w:t>General parameters</w:t>
      </w:r>
      <w:bookmarkEnd w:id="360"/>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ins w:id="36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78</w:instrText>
        </w:r>
        <w:r w:rsidR="00921289" w:rsidRPr="004F2B4F">
          <w:rPr>
            <w:lang w:val="en-US"/>
          </w:rPr>
          <w:instrText>)</w:instrText>
        </w:r>
      </w:ins>
      <w:del w:id="36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78</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2.95pt;height:27.6pt" o:ole="">
            <v:imagedata r:id="rId214" o:title=""/>
          </v:shape>
          <o:OLEObject Type="Embed" ProgID="Equation.DSMT4" ShapeID="_x0000_i1114" DrawAspect="Content" ObjectID="_1487065403"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63" w:author="Robert McCall" w:date="2015-03-05T12:07:00Z">
        <w:r w:rsidR="00494D6E" w:rsidDel="00494D6E">
          <w:rPr>
            <w:lang w:val="en-US"/>
          </w:rPr>
          <w:fldChar w:fldCharType="separate"/>
        </w:r>
      </w:del>
      <w:del w:id="364" w:author="Robert McCall" w:date="2015-03-05T10:09:00Z">
        <w:r w:rsidR="00801832" w:rsidRPr="004F2B4F">
          <w:rPr>
            <w:lang w:val="en-US"/>
          </w:rPr>
          <w:fldChar w:fldCharType="end"/>
        </w:r>
      </w:del>
      <w:bookmarkStart w:id="365"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78</w:instrText>
      </w:r>
      <w:r w:rsidR="00801832" w:rsidRPr="004F2B4F">
        <w:rPr>
          <w:lang w:val="en-US"/>
        </w:rPr>
        <w:fldChar w:fldCharType="end"/>
      </w:r>
      <w:r w:rsidR="00801832" w:rsidRPr="004F2B4F">
        <w:rPr>
          <w:lang w:val="en-US"/>
        </w:rPr>
        <w:instrText>)</w:instrText>
      </w:r>
      <w:bookmarkEnd w:id="365"/>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85pt;height:41.05pt" o:ole="">
            <v:imagedata r:id="rId216" o:title=""/>
          </v:shape>
          <o:OLEObject Type="Embed" ProgID="Equation.DSMT4" ShapeID="_x0000_i1115" DrawAspect="Content" ObjectID="_1487065404"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66" w:author="Robert McCall" w:date="2015-03-05T12:07:00Z">
        <w:r w:rsidR="00494D6E" w:rsidDel="00494D6E">
          <w:rPr>
            <w:lang w:val="en-US"/>
          </w:rPr>
          <w:fldChar w:fldCharType="separate"/>
        </w:r>
      </w:del>
      <w:del w:id="367"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w:t>
      </w:r>
      <w:r w:rsidR="00DA06EF" w:rsidRPr="004F2B4F">
        <w:rPr>
          <w:lang w:val="en-US"/>
        </w:rPr>
        <w:lastRenderedPageBreak/>
        <w:t xml:space="preserve">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2.75pt;height:37pt" o:ole="">
            <v:imagedata r:id="rId218" o:title=""/>
          </v:shape>
          <o:OLEObject Type="Embed" ProgID="Equation.DSMT4" ShapeID="_x0000_i1116" DrawAspect="Content" ObjectID="_1487065405"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68" w:author="Robert McCall" w:date="2015-03-05T12:07:00Z">
        <w:r w:rsidR="00494D6E" w:rsidDel="00494D6E">
          <w:rPr>
            <w:lang w:val="en-US"/>
          </w:rPr>
          <w:fldChar w:fldCharType="separate"/>
        </w:r>
      </w:del>
      <w:del w:id="369"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55pt;height:20.85pt" o:ole="">
            <v:imagedata r:id="rId220" o:title=""/>
          </v:shape>
          <o:OLEObject Type="Embed" ProgID="Equation.DSMT4" ShapeID="_x0000_i1117" DrawAspect="Content" ObjectID="_1487065406"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70" w:author="Robert McCall" w:date="2015-03-05T12:07:00Z">
        <w:r w:rsidR="00494D6E" w:rsidDel="00494D6E">
          <w:rPr>
            <w:lang w:val="en-US"/>
          </w:rPr>
          <w:fldChar w:fldCharType="separate"/>
        </w:r>
      </w:del>
      <w:del w:id="371"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372"/>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372"/>
      <w:r w:rsidR="00460A04" w:rsidRPr="004F2B4F">
        <w:rPr>
          <w:rStyle w:val="CommentReference"/>
          <w:lang w:val="en-US"/>
        </w:rPr>
        <w:commentReference w:id="372"/>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373" w:name="_Toc412623833"/>
      <w:r w:rsidRPr="004F2B4F">
        <w:rPr>
          <w:lang w:val="en-US"/>
        </w:rPr>
        <w:t>Transport formulations</w:t>
      </w:r>
      <w:bookmarkEnd w:id="373"/>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ins w:id="37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82</w:instrText>
        </w:r>
        <w:r w:rsidR="00921289" w:rsidRPr="004F2B4F">
          <w:rPr>
            <w:lang w:val="en-US"/>
          </w:rPr>
          <w:instrText>)</w:instrText>
        </w:r>
      </w:ins>
      <w:del w:id="37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82</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45pt;height:32.3pt" o:ole="">
            <v:imagedata r:id="rId222" o:title=""/>
          </v:shape>
          <o:OLEObject Type="Embed" ProgID="Equation.DSMT4" ShapeID="_x0000_i1118" DrawAspect="Content" ObjectID="_1487065407"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76" w:author="Robert McCall" w:date="2015-03-05T12:07:00Z">
        <w:r w:rsidR="00494D6E" w:rsidDel="00494D6E">
          <w:rPr>
            <w:lang w:val="en-US"/>
          </w:rPr>
          <w:fldChar w:fldCharType="separate"/>
        </w:r>
      </w:del>
      <w:del w:id="377" w:author="Robert McCall" w:date="2015-03-05T10:09:00Z">
        <w:r w:rsidR="00801832" w:rsidRPr="004F2B4F">
          <w:rPr>
            <w:lang w:val="en-US"/>
          </w:rPr>
          <w:fldChar w:fldCharType="end"/>
        </w:r>
      </w:del>
      <w:bookmarkStart w:id="378"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82</w:instrText>
      </w:r>
      <w:r w:rsidR="00801832" w:rsidRPr="004F2B4F">
        <w:rPr>
          <w:lang w:val="en-US"/>
        </w:rPr>
        <w:fldChar w:fldCharType="end"/>
      </w:r>
      <w:r w:rsidR="00801832" w:rsidRPr="004F2B4F">
        <w:rPr>
          <w:lang w:val="en-US"/>
        </w:rPr>
        <w:instrText>)</w:instrText>
      </w:r>
      <w:bookmarkEnd w:id="378"/>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2pt;height:96.2pt" o:ole="">
            <v:imagedata r:id="rId224" o:title=""/>
          </v:shape>
          <o:OLEObject Type="Embed" ProgID="Equation.DSMT4" ShapeID="_x0000_i1119" DrawAspect="Content" ObjectID="_1487065408"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79" w:author="Robert McCall" w:date="2015-03-05T12:07:00Z">
        <w:r w:rsidR="00494D6E" w:rsidDel="00494D6E">
          <w:rPr>
            <w:lang w:val="en-US"/>
          </w:rPr>
          <w:fldChar w:fldCharType="separate"/>
        </w:r>
      </w:del>
      <w:del w:id="380"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3pt;height:41.05pt" o:ole="">
            <v:imagedata r:id="rId226" o:title=""/>
          </v:shape>
          <o:OLEObject Type="Embed" ProgID="Equation.DSMT4" ShapeID="_x0000_i1120" DrawAspect="Content" ObjectID="_1487065409"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81" w:author="Robert McCall" w:date="2015-03-05T12:07:00Z">
        <w:r w:rsidR="00494D6E" w:rsidDel="00494D6E">
          <w:rPr>
            <w:lang w:val="en-US"/>
          </w:rPr>
          <w:fldChar w:fldCharType="separate"/>
        </w:r>
      </w:del>
      <w:del w:id="382"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lastRenderedPageBreak/>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8pt;height:34.3pt" o:ole="">
            <v:imagedata r:id="rId228" o:title=""/>
          </v:shape>
          <o:OLEObject Type="Embed" ProgID="Equation.DSMT4" ShapeID="_x0000_i1121" DrawAspect="Content" ObjectID="_1487065410"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83" w:author="Robert McCall" w:date="2015-03-05T12:07:00Z">
        <w:r w:rsidR="00494D6E" w:rsidDel="00494D6E">
          <w:rPr>
            <w:lang w:val="en-US"/>
          </w:rPr>
          <w:fldChar w:fldCharType="separate"/>
        </w:r>
      </w:del>
      <w:del w:id="384"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05pt;height:76.7pt" o:ole="">
            <v:imagedata r:id="rId230" o:title=""/>
          </v:shape>
          <o:OLEObject Type="Embed" ProgID="Equation.DSMT4" ShapeID="_x0000_i1122" DrawAspect="Content" ObjectID="_1487065411"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85" w:author="Robert McCall" w:date="2015-03-05T12:07:00Z">
        <w:r w:rsidR="00494D6E" w:rsidDel="00494D6E">
          <w:rPr>
            <w:lang w:val="en-US"/>
          </w:rPr>
          <w:fldChar w:fldCharType="separate"/>
        </w:r>
      </w:del>
      <w:del w:id="386"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ins w:id="38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87</w:instrText>
        </w:r>
        <w:r w:rsidR="00921289" w:rsidRPr="004F2B4F">
          <w:rPr>
            <w:lang w:val="en-US"/>
          </w:rPr>
          <w:instrText>)</w:instrText>
        </w:r>
      </w:ins>
      <w:del w:id="38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87</w:delInstrText>
        </w:r>
        <w:r w:rsidR="00844679" w:rsidRPr="004F2B4F" w:rsidDel="005E6B98">
          <w:rPr>
            <w:lang w:val="en-US"/>
          </w:rPr>
          <w:delInstrText>)</w:delInstrText>
        </w:r>
      </w:del>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7pt;height:76.7pt" o:ole="">
            <v:imagedata r:id="rId232" o:title=""/>
          </v:shape>
          <o:OLEObject Type="Embed" ProgID="Equation.DSMT4" ShapeID="_x0000_i1123" DrawAspect="Content" ObjectID="_1487065412"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89" w:author="Robert McCall" w:date="2015-03-05T12:07:00Z">
        <w:r w:rsidR="00494D6E" w:rsidDel="00494D6E">
          <w:rPr>
            <w:lang w:val="en-US"/>
          </w:rPr>
          <w:fldChar w:fldCharType="separate"/>
        </w:r>
      </w:del>
      <w:del w:id="390" w:author="Robert McCall" w:date="2015-03-05T10:09:00Z">
        <w:r w:rsidR="00801832" w:rsidRPr="004F2B4F">
          <w:rPr>
            <w:lang w:val="en-US"/>
          </w:rPr>
          <w:fldChar w:fldCharType="end"/>
        </w:r>
      </w:del>
      <w:bookmarkStart w:id="391"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87</w:instrText>
      </w:r>
      <w:r w:rsidR="00801832" w:rsidRPr="004F2B4F">
        <w:rPr>
          <w:lang w:val="en-US"/>
        </w:rPr>
        <w:fldChar w:fldCharType="end"/>
      </w:r>
      <w:r w:rsidR="00801832" w:rsidRPr="004F2B4F">
        <w:rPr>
          <w:lang w:val="en-US"/>
        </w:rPr>
        <w:instrText>)</w:instrText>
      </w:r>
      <w:bookmarkEnd w:id="391"/>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4.7pt;height:4.7pt" o:ole="">
            <v:imagedata r:id="rId234" o:title=""/>
          </v:shape>
          <o:OLEObject Type="Embed" ProgID="Equation.DSMT4" ShapeID="_x0000_i1124" DrawAspect="Content" ObjectID="_1487065413"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3.05pt;height:63.95pt" o:ole="">
            <v:imagedata r:id="rId236" o:title=""/>
          </v:shape>
          <o:OLEObject Type="Embed" ProgID="Equation.DSMT4" ShapeID="_x0000_i1125" DrawAspect="Content" ObjectID="_1487065414"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92" w:author="Robert McCall" w:date="2015-03-05T12:07:00Z">
        <w:r w:rsidR="00494D6E" w:rsidDel="00494D6E">
          <w:rPr>
            <w:lang w:val="en-US"/>
          </w:rPr>
          <w:fldChar w:fldCharType="separate"/>
        </w:r>
      </w:del>
      <w:del w:id="393"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lastRenderedPageBreak/>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6.95pt;height:41.7pt" o:ole="">
            <v:imagedata r:id="rId238" o:title=""/>
          </v:shape>
          <o:OLEObject Type="Embed" ProgID="Equation.DSMT4" ShapeID="_x0000_i1126" DrawAspect="Content" ObjectID="_1487065415"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94" w:author="Robert McCall" w:date="2015-03-05T12:07:00Z">
        <w:r w:rsidR="00494D6E" w:rsidDel="00494D6E">
          <w:rPr>
            <w:lang w:val="en-US"/>
          </w:rPr>
          <w:fldChar w:fldCharType="separate"/>
        </w:r>
      </w:del>
      <w:del w:id="395"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9pt;height:37pt" o:ole="">
            <v:imagedata r:id="rId240" o:title=""/>
          </v:shape>
          <o:OLEObject Type="Embed" ProgID="Equation.DSMT4" ShapeID="_x0000_i1127" DrawAspect="Content" ObjectID="_1487065416"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96" w:author="Robert McCall" w:date="2015-03-05T12:07:00Z">
        <w:r w:rsidR="00494D6E" w:rsidDel="00494D6E">
          <w:rPr>
            <w:lang w:val="en-US"/>
          </w:rPr>
          <w:fldChar w:fldCharType="separate"/>
        </w:r>
      </w:del>
      <w:del w:id="397"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2pt;height:121.8pt" o:ole="">
            <v:imagedata r:id="rId242" o:title=""/>
          </v:shape>
          <o:OLEObject Type="Embed" ProgID="Equation.DSMT4" ShapeID="_x0000_i1128" DrawAspect="Content" ObjectID="_1487065417"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98" w:author="Robert McCall" w:date="2015-03-05T12:07:00Z">
        <w:r w:rsidR="00494D6E" w:rsidDel="00494D6E">
          <w:rPr>
            <w:lang w:val="en-US"/>
          </w:rPr>
          <w:fldChar w:fldCharType="separate"/>
        </w:r>
      </w:del>
      <w:del w:id="399"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8pt;height:50.45pt" o:ole="">
            <v:imagedata r:id="rId244" o:title=""/>
          </v:shape>
          <o:OLEObject Type="Embed" ProgID="Equation.DSMT4" ShapeID="_x0000_i1129" DrawAspect="Content" ObjectID="_1487065418"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400" w:author="Robert McCall" w:date="2015-03-05T12:07:00Z">
        <w:r w:rsidR="00494D6E" w:rsidDel="00494D6E">
          <w:rPr>
            <w:lang w:val="en-US"/>
          </w:rPr>
          <w:fldChar w:fldCharType="separate"/>
        </w:r>
      </w:del>
      <w:del w:id="401"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402" w:name="_Toc412623834"/>
      <w:r w:rsidRPr="004F2B4F">
        <w:rPr>
          <w:lang w:val="en-US"/>
        </w:rPr>
        <w:t>Effects of wave nonlinearity</w:t>
      </w:r>
      <w:bookmarkEnd w:id="402"/>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85pt;height:72.65pt" o:ole="">
            <v:imagedata r:id="rId246" o:title=""/>
          </v:shape>
          <o:OLEObject Type="Embed" ProgID="Equation.DSMT4" ShapeID="_x0000_i1130" DrawAspect="Content" ObjectID="_1487065419"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403" w:author="Robert McCall" w:date="2015-03-05T12:07:00Z">
        <w:r w:rsidR="00494D6E" w:rsidDel="00494D6E">
          <w:rPr>
            <w:szCs w:val="21"/>
            <w:lang w:val="en-US"/>
          </w:rPr>
          <w:fldChar w:fldCharType="separate"/>
        </w:r>
      </w:del>
      <w:del w:id="404" w:author="Robert McCall" w:date="2015-03-05T10:09:00Z">
        <w:r w:rsidR="00801832" w:rsidRPr="004F2B4F">
          <w:rPr>
            <w:szCs w:val="21"/>
            <w:lang w:val="en-US"/>
          </w:rPr>
          <w:fldChar w:fldCharType="end"/>
        </w:r>
      </w:del>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92128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92128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ins w:id="405" w:author="Robert McCall" w:date="2015-03-05T12:21:00Z">
        <w:r w:rsidR="00921289" w:rsidRPr="004F2B4F">
          <w:rPr>
            <w:szCs w:val="21"/>
            <w:lang w:val="en-US"/>
          </w:rPr>
          <w:instrText>(</w:instrText>
        </w:r>
        <w:r w:rsidR="00921289">
          <w:rPr>
            <w:szCs w:val="21"/>
            <w:lang w:val="en-US"/>
          </w:rPr>
          <w:instrText>2</w:instrText>
        </w:r>
        <w:r w:rsidR="00921289" w:rsidRPr="004F2B4F">
          <w:rPr>
            <w:szCs w:val="21"/>
            <w:lang w:val="en-US"/>
          </w:rPr>
          <w:instrText>.</w:instrText>
        </w:r>
        <w:r w:rsidR="00921289">
          <w:rPr>
            <w:szCs w:val="21"/>
            <w:lang w:val="en-US"/>
          </w:rPr>
          <w:instrText>94</w:instrText>
        </w:r>
        <w:r w:rsidR="00921289" w:rsidRPr="004F2B4F">
          <w:rPr>
            <w:szCs w:val="21"/>
            <w:lang w:val="en-US"/>
          </w:rPr>
          <w:instrText>)</w:instrText>
        </w:r>
      </w:ins>
      <w:del w:id="406" w:author="Robert McCall" w:date="2015-03-05T10:09:00Z">
        <w:r w:rsidR="00844679" w:rsidRPr="004F2B4F" w:rsidDel="005E6B98">
          <w:rPr>
            <w:szCs w:val="21"/>
            <w:lang w:val="en-US"/>
          </w:rPr>
          <w:delInstrText>(</w:delInstrText>
        </w:r>
        <w:r w:rsidR="00844679" w:rsidDel="005E6B98">
          <w:rPr>
            <w:szCs w:val="21"/>
            <w:lang w:val="en-US"/>
          </w:rPr>
          <w:delInstrText>2</w:delInstrText>
        </w:r>
        <w:r w:rsidR="00844679" w:rsidRPr="004F2B4F" w:rsidDel="005E6B98">
          <w:rPr>
            <w:szCs w:val="21"/>
            <w:lang w:val="en-US"/>
          </w:rPr>
          <w:delInstrText>.</w:delInstrText>
        </w:r>
        <w:r w:rsidR="00844679" w:rsidDel="005E6B98">
          <w:rPr>
            <w:szCs w:val="21"/>
            <w:lang w:val="en-US"/>
          </w:rPr>
          <w:delInstrText>94</w:delInstrText>
        </w:r>
        <w:r w:rsidR="00844679" w:rsidRPr="004F2B4F" w:rsidDel="005E6B98">
          <w:rPr>
            <w:szCs w:val="21"/>
            <w:lang w:val="en-US"/>
          </w:rPr>
          <w:delInstrText>)</w:delInstrText>
        </w:r>
      </w:del>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92128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05pt;height:16.8pt" o:ole="">
            <v:imagedata r:id="rId248" o:title=""/>
          </v:shape>
          <o:OLEObject Type="Embed" ProgID="Equation.DSMT4" ShapeID="_x0000_i1131" DrawAspect="Content" ObjectID="_1487065420"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407" w:author="Robert McCall" w:date="2015-03-05T12:07:00Z">
        <w:r w:rsidR="00494D6E" w:rsidDel="00494D6E">
          <w:rPr>
            <w:szCs w:val="21"/>
            <w:lang w:val="en-US"/>
          </w:rPr>
          <w:fldChar w:fldCharType="separate"/>
        </w:r>
      </w:del>
      <w:del w:id="408" w:author="Robert McCall" w:date="2015-03-05T10:09:00Z">
        <w:r w:rsidR="00801832" w:rsidRPr="004F2B4F">
          <w:rPr>
            <w:szCs w:val="21"/>
            <w:lang w:val="en-US"/>
          </w:rPr>
          <w:fldChar w:fldCharType="end"/>
        </w:r>
      </w:del>
      <w:bookmarkStart w:id="409"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92128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92128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409"/>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410" w:name="_Toc412623835"/>
      <w:commentRangeStart w:id="411"/>
      <w:r w:rsidRPr="004F2B4F">
        <w:rPr>
          <w:lang w:val="en-US"/>
        </w:rPr>
        <w:t>Bed slope effect</w:t>
      </w:r>
      <w:bookmarkEnd w:id="410"/>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90.45pt;height:92.2pt" o:ole="">
            <v:imagedata r:id="rId250" o:title=""/>
          </v:shape>
          <o:OLEObject Type="Embed" ProgID="Equation.DSMT4" ShapeID="_x0000_i1132" DrawAspect="Content" ObjectID="_1487065421" r:id="rId251"/>
        </w:object>
      </w:r>
      <w:r w:rsidRPr="004F2B4F">
        <w:rPr>
          <w:lang w:val="en-US"/>
        </w:rPr>
        <w:t xml:space="preserve"> </w:t>
      </w:r>
      <w:r w:rsidRPr="004F2B4F">
        <w:rPr>
          <w:lang w:val="en-US"/>
        </w:rPr>
        <w:tab/>
      </w:r>
      <w:commentRangeEnd w:id="411"/>
      <w:r w:rsidRPr="004F2B4F">
        <w:rPr>
          <w:rStyle w:val="CommentReference"/>
          <w:lang w:val="en-US"/>
        </w:rPr>
        <w:commentReference w:id="411"/>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412" w:author="Robert McCall" w:date="2015-03-05T12:07:00Z">
        <w:r w:rsidR="00494D6E" w:rsidDel="00494D6E">
          <w:rPr>
            <w:lang w:val="en-US"/>
          </w:rPr>
          <w:fldChar w:fldCharType="separate"/>
        </w:r>
      </w:del>
      <w:del w:id="413"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414" w:name="_Toc412623836"/>
      <w:r w:rsidRPr="004F2B4F">
        <w:rPr>
          <w:lang w:val="en-US"/>
        </w:rPr>
        <w:lastRenderedPageBreak/>
        <w:t>Bottom updating</w:t>
      </w:r>
      <w:bookmarkEnd w:id="414"/>
    </w:p>
    <w:p w:rsidR="008C2325" w:rsidRPr="004F2B4F" w:rsidRDefault="008C2325" w:rsidP="002603CC">
      <w:pPr>
        <w:pStyle w:val="Heading3"/>
        <w:jc w:val="both"/>
        <w:rPr>
          <w:lang w:val="en-US"/>
        </w:rPr>
      </w:pPr>
      <w:bookmarkStart w:id="415" w:name="_Toc412623837"/>
      <w:r w:rsidRPr="004F2B4F">
        <w:rPr>
          <w:lang w:val="en-US"/>
        </w:rPr>
        <w:t>Due to sediment fluxes</w:t>
      </w:r>
      <w:bookmarkEnd w:id="415"/>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7.7pt" o:ole="">
            <v:imagedata r:id="rId252" o:title=""/>
          </v:shape>
          <o:OLEObject Type="Embed" ProgID="Equation.DSMT4" ShapeID="_x0000_i1133" DrawAspect="Content" ObjectID="_1487065422"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416" w:author="Robert McCall" w:date="2015-03-05T12:07:00Z">
        <w:r w:rsidR="00494D6E" w:rsidDel="00494D6E">
          <w:rPr>
            <w:lang w:val="en-US"/>
          </w:rPr>
          <w:fldChar w:fldCharType="separate"/>
        </w:r>
      </w:del>
      <w:del w:id="417" w:author="Robert McCall" w:date="2015-03-05T10:09:00Z">
        <w:r w:rsidR="00801832" w:rsidRPr="004F2B4F">
          <w:rPr>
            <w:lang w:val="en-US"/>
          </w:rPr>
          <w:fldChar w:fldCharType="end"/>
        </w:r>
      </w:del>
      <w:bookmarkStart w:id="418"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96</w:instrText>
      </w:r>
      <w:r w:rsidR="00801832" w:rsidRPr="004F2B4F">
        <w:rPr>
          <w:lang w:val="en-US"/>
        </w:rPr>
        <w:fldChar w:fldCharType="end"/>
      </w:r>
      <w:r w:rsidR="00801832" w:rsidRPr="004F2B4F">
        <w:rPr>
          <w:lang w:val="en-US"/>
        </w:rPr>
        <w:instrText>)</w:instrText>
      </w:r>
      <w:bookmarkEnd w:id="418"/>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ins w:id="41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96</w:instrText>
        </w:r>
        <w:r w:rsidR="00921289" w:rsidRPr="004F2B4F">
          <w:rPr>
            <w:lang w:val="en-US"/>
          </w:rPr>
          <w:instrText>)</w:instrText>
        </w:r>
      </w:ins>
      <w:del w:id="42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96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421" w:name="_Toc412623838"/>
      <w:r w:rsidRPr="004F2B4F">
        <w:rPr>
          <w:lang w:val="en-US"/>
        </w:rPr>
        <w:t>Avalanching</w:t>
      </w:r>
      <w:bookmarkEnd w:id="421"/>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8pt;height:34.3pt" o:ole="">
            <v:imagedata r:id="rId254" o:title=""/>
          </v:shape>
          <o:OLEObject Type="Embed" ProgID="Equation.DSMT4" ShapeID="_x0000_i1134" DrawAspect="Content" ObjectID="_1487065423"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422" w:author="Robert McCall" w:date="2015-03-05T12:07:00Z">
        <w:r w:rsidR="00494D6E" w:rsidDel="00494D6E">
          <w:rPr>
            <w:lang w:val="en-US"/>
          </w:rPr>
          <w:fldChar w:fldCharType="separate"/>
        </w:r>
      </w:del>
      <w:del w:id="423"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424"/>
      <w:r w:rsidRPr="004F2B4F">
        <w:rPr>
          <w:lang w:val="en-US"/>
        </w:rPr>
        <w:t xml:space="preserve">The change of the bed level within one time step is then given </w:t>
      </w:r>
      <w:proofErr w:type="gramStart"/>
      <w:r w:rsidRPr="004F2B4F">
        <w:rPr>
          <w:lang w:val="en-US"/>
        </w:rPr>
        <w:t xml:space="preserve">by </w:t>
      </w:r>
      <w:proofErr w:type="gramEnd"/>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ins w:id="42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98</w:instrText>
        </w:r>
        <w:r w:rsidR="00921289" w:rsidRPr="004F2B4F">
          <w:rPr>
            <w:lang w:val="en-US"/>
          </w:rPr>
          <w:instrText>)</w:instrText>
        </w:r>
      </w:ins>
      <w:del w:id="42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98</w:delInstrText>
        </w:r>
        <w:r w:rsidR="00844679" w:rsidRPr="004F2B4F" w:rsidDel="005E6B98">
          <w:rPr>
            <w:lang w:val="en-US"/>
          </w:rPr>
          <w:delInstrText>)</w:delInstrText>
        </w:r>
      </w:del>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2.25pt;height:78.05pt" o:ole="">
            <v:imagedata r:id="rId256" o:title=""/>
          </v:shape>
          <o:OLEObject Type="Embed" ProgID="Equation.DSMT4" ShapeID="_x0000_i1135" DrawAspect="Content" ObjectID="_1487065424" r:id="rId257"/>
        </w:object>
      </w:r>
      <w:r w:rsidRPr="004F2B4F">
        <w:rPr>
          <w:lang w:val="en-US"/>
        </w:rPr>
        <w:t xml:space="preserve"> </w:t>
      </w:r>
      <w:r w:rsidRPr="004F2B4F">
        <w:rPr>
          <w:lang w:val="en-US"/>
        </w:rPr>
        <w:tab/>
      </w:r>
      <w:commentRangeEnd w:id="424"/>
      <w:r w:rsidR="00355D5D" w:rsidRPr="004F2B4F">
        <w:rPr>
          <w:rStyle w:val="CommentReference"/>
          <w:lang w:val="en-US"/>
        </w:rPr>
        <w:commentReference w:id="424"/>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427" w:author="Robert McCall" w:date="2015-03-05T12:07:00Z">
        <w:r w:rsidR="00494D6E" w:rsidDel="00494D6E">
          <w:rPr>
            <w:lang w:val="en-US"/>
          </w:rPr>
          <w:fldChar w:fldCharType="separate"/>
        </w:r>
      </w:del>
      <w:del w:id="428" w:author="Robert McCall" w:date="2015-03-05T10:09:00Z">
        <w:r w:rsidR="00801832" w:rsidRPr="004F2B4F">
          <w:rPr>
            <w:lang w:val="en-US"/>
          </w:rPr>
          <w:fldChar w:fldCharType="end"/>
        </w:r>
      </w:del>
      <w:bookmarkStart w:id="429"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98</w:instrText>
      </w:r>
      <w:r w:rsidR="00801832" w:rsidRPr="004F2B4F">
        <w:rPr>
          <w:lang w:val="en-US"/>
        </w:rPr>
        <w:fldChar w:fldCharType="end"/>
      </w:r>
      <w:r w:rsidR="00801832" w:rsidRPr="004F2B4F">
        <w:rPr>
          <w:lang w:val="en-US"/>
        </w:rPr>
        <w:instrText>)</w:instrText>
      </w:r>
      <w:bookmarkEnd w:id="429"/>
      <w:r w:rsidR="00801832" w:rsidRPr="004F2B4F">
        <w:rPr>
          <w:lang w:val="en-US"/>
        </w:rPr>
        <w:fldChar w:fldCharType="end"/>
      </w:r>
    </w:p>
    <w:p w:rsidR="00E34418" w:rsidRPr="004F2B4F" w:rsidRDefault="00E34418" w:rsidP="00E34418">
      <w:pPr>
        <w:pStyle w:val="Heading3"/>
        <w:jc w:val="both"/>
        <w:rPr>
          <w:lang w:val="en-US"/>
        </w:rPr>
      </w:pPr>
      <w:bookmarkStart w:id="430" w:name="_Toc412623839"/>
      <w:commentRangeStart w:id="431"/>
      <w:r w:rsidRPr="004F2B4F">
        <w:rPr>
          <w:lang w:val="en-US"/>
        </w:rPr>
        <w:t>Bed composition</w:t>
      </w:r>
      <w:commentRangeEnd w:id="431"/>
      <w:r w:rsidRPr="004F2B4F">
        <w:rPr>
          <w:rStyle w:val="CommentReference"/>
          <w:bCs w:val="0"/>
          <w:iCs w:val="0"/>
          <w:lang w:val="en-US"/>
        </w:rPr>
        <w:commentReference w:id="431"/>
      </w:r>
      <w:bookmarkEnd w:id="430"/>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 xml:space="preserve">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w:t>
      </w:r>
      <w:r w:rsidRPr="004F2B4F">
        <w:rPr>
          <w:lang w:val="en-US"/>
        </w:rPr>
        <w:lastRenderedPageBreak/>
        <w:t>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drawing>
          <wp:inline distT="0" distB="0" distL="0" distR="0" wp14:anchorId="4B1D4DEF" wp14:editId="3E43B73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432" w:name="_Toc412623840"/>
      <w:r w:rsidRPr="004F2B4F">
        <w:rPr>
          <w:lang w:val="en-US"/>
        </w:rPr>
        <w:lastRenderedPageBreak/>
        <w:t>Boundary conditions</w:t>
      </w:r>
      <w:bookmarkEnd w:id="432"/>
    </w:p>
    <w:p w:rsidR="00235CE0" w:rsidRPr="004F2B4F" w:rsidRDefault="00235CE0" w:rsidP="002603CC">
      <w:pPr>
        <w:pStyle w:val="Heading2"/>
        <w:spacing w:line="240" w:lineRule="auto"/>
        <w:jc w:val="both"/>
        <w:rPr>
          <w:lang w:val="en-US"/>
        </w:rPr>
      </w:pPr>
      <w:bookmarkStart w:id="433" w:name="_Toc412623841"/>
      <w:commentRangeStart w:id="434"/>
      <w:r w:rsidRPr="004F2B4F">
        <w:rPr>
          <w:lang w:val="en-US"/>
        </w:rPr>
        <w:t>Waves</w:t>
      </w:r>
      <w:bookmarkEnd w:id="433"/>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92128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92128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92128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435" w:name="_Ref410738028"/>
      <w:bookmarkStart w:id="436" w:name="_Toc412623842"/>
      <w:r w:rsidRPr="004F2B4F">
        <w:rPr>
          <w:lang w:val="en-US"/>
        </w:rPr>
        <w:t>Spectra</w:t>
      </w:r>
      <w:bookmarkEnd w:id="435"/>
      <w:bookmarkEnd w:id="436"/>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xml:space="preserve">). In this case, each line in the spectrum definition file contains a parametric </w:t>
      </w:r>
      <w:r w:rsidRPr="004F2B4F">
        <w:rPr>
          <w:lang w:val="en-US"/>
        </w:rPr>
        <w:lastRenderedPageBreak/>
        <w:t>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437"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438" w:name="_Ref412015448"/>
      <w:bookmarkStart w:id="439" w:name="_Toc412623843"/>
      <w:r w:rsidRPr="004F2B4F">
        <w:rPr>
          <w:lang w:val="en-US"/>
        </w:rPr>
        <w:t>Non-spectra</w:t>
      </w:r>
      <w:bookmarkEnd w:id="437"/>
      <w:bookmarkEnd w:id="438"/>
      <w:bookmarkEnd w:id="439"/>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434"/>
      <w:r w:rsidRPr="004F2B4F">
        <w:rPr>
          <w:rStyle w:val="CommentReference"/>
          <w:lang w:val="en-US"/>
        </w:rPr>
        <w:commentReference w:id="434"/>
      </w:r>
    </w:p>
    <w:p w:rsidR="00235CE0" w:rsidRPr="004F2B4F" w:rsidRDefault="00235CE0" w:rsidP="002603CC">
      <w:pPr>
        <w:pStyle w:val="Heading3"/>
        <w:jc w:val="both"/>
        <w:rPr>
          <w:lang w:val="en-US"/>
        </w:rPr>
      </w:pPr>
      <w:bookmarkStart w:id="440" w:name="_Ref410738048"/>
      <w:bookmarkStart w:id="441" w:name="_Toc412623844"/>
      <w:r w:rsidRPr="004F2B4F">
        <w:rPr>
          <w:lang w:val="en-US"/>
        </w:rPr>
        <w:t>Lateral boundary conditions</w:t>
      </w:r>
      <w:bookmarkEnd w:id="440"/>
      <w:bookmarkEnd w:id="441"/>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442" w:name="_Toc412623845"/>
      <w:r w:rsidRPr="004F2B4F">
        <w:rPr>
          <w:lang w:val="en-US"/>
        </w:rPr>
        <w:lastRenderedPageBreak/>
        <w:t>Shallow water equations</w:t>
      </w:r>
      <w:bookmarkEnd w:id="442"/>
    </w:p>
    <w:p w:rsidR="008E05D9" w:rsidRPr="004F2B4F" w:rsidRDefault="00691D3B" w:rsidP="002603CC">
      <w:pPr>
        <w:pStyle w:val="Heading3"/>
        <w:jc w:val="both"/>
        <w:rPr>
          <w:lang w:val="en-US"/>
        </w:rPr>
      </w:pPr>
      <w:bookmarkStart w:id="443" w:name="_Toc412623846"/>
      <w:r w:rsidRPr="004F2B4F">
        <w:rPr>
          <w:lang w:val="en-US"/>
        </w:rPr>
        <w:t>Offshore boundary</w:t>
      </w:r>
      <w:bookmarkEnd w:id="443"/>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444"/>
      <w:r w:rsidR="00005EA8" w:rsidRPr="004F2B4F">
        <w:rPr>
          <w:i/>
          <w:lang w:val="en-US"/>
        </w:rPr>
        <w:t>aveflume</w:t>
      </w:r>
      <w:commentRangeEnd w:id="444"/>
      <w:r w:rsidR="00005EA8" w:rsidRPr="004F2B4F">
        <w:rPr>
          <w:rStyle w:val="CommentReference"/>
          <w:i/>
          <w:lang w:val="en-US"/>
        </w:rPr>
        <w:commentReference w:id="444"/>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445" w:name="_Toc412623847"/>
      <w:r w:rsidRPr="004F2B4F">
        <w:rPr>
          <w:lang w:val="en-US"/>
        </w:rPr>
        <w:t>Lateral boundaries</w:t>
      </w:r>
      <w:bookmarkEnd w:id="445"/>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w:t>
      </w:r>
      <w:r w:rsidRPr="004F2B4F">
        <w:rPr>
          <w:lang w:val="en-US"/>
        </w:rPr>
        <w:lastRenderedPageBreak/>
        <w:t xml:space="preserve">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446"/>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446"/>
      <w:r w:rsidR="00E34418" w:rsidRPr="004F2B4F">
        <w:rPr>
          <w:rStyle w:val="CommentReference"/>
          <w:lang w:val="en-US"/>
        </w:rPr>
        <w:commentReference w:id="446"/>
      </w:r>
    </w:p>
    <w:p w:rsidR="00691D3B" w:rsidRPr="004F2B4F" w:rsidRDefault="00691D3B" w:rsidP="002603CC">
      <w:pPr>
        <w:pStyle w:val="ListParagraph"/>
        <w:numPr>
          <w:ilvl w:val="0"/>
          <w:numId w:val="15"/>
        </w:numPr>
        <w:spacing w:line="240" w:lineRule="auto"/>
        <w:rPr>
          <w:lang w:val="en-US"/>
        </w:rPr>
      </w:pPr>
      <w:commentRangeStart w:id="447"/>
      <w:r w:rsidRPr="004F2B4F">
        <w:rPr>
          <w:lang w:val="en-US"/>
        </w:rPr>
        <w:t>Neumann</w:t>
      </w:r>
      <w:commentRangeEnd w:id="447"/>
      <w:r w:rsidRPr="004F2B4F">
        <w:rPr>
          <w:rStyle w:val="CommentReference"/>
          <w:lang w:val="en-US"/>
        </w:rPr>
        <w:commentReference w:id="447"/>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448" w:name="_Toc412623848"/>
      <w:r w:rsidRPr="004F2B4F">
        <w:rPr>
          <w:lang w:val="en-US"/>
        </w:rPr>
        <w:t>Tide and surge</w:t>
      </w:r>
      <w:bookmarkEnd w:id="448"/>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449" w:name="_Toc412623849"/>
      <w:r w:rsidRPr="004F2B4F">
        <w:rPr>
          <w:lang w:val="en-US"/>
        </w:rPr>
        <w:t>River and point discharge</w:t>
      </w:r>
      <w:bookmarkEnd w:id="449"/>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 xml:space="preserve">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w:t>
      </w:r>
      <w:r w:rsidRPr="004F2B4F">
        <w:rPr>
          <w:lang w:val="en-US"/>
        </w:rPr>
        <w:lastRenderedPageBreak/>
        <w:t>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450" w:name="_Ref412618623"/>
      <w:bookmarkStart w:id="451" w:name="_Ref412618643"/>
      <w:bookmarkStart w:id="452" w:name="_Toc412623850"/>
      <w:r w:rsidRPr="004F2B4F">
        <w:rPr>
          <w:lang w:val="en-US"/>
        </w:rPr>
        <w:t>Ship motion</w:t>
      </w:r>
      <w:bookmarkEnd w:id="450"/>
      <w:bookmarkEnd w:id="451"/>
      <w:bookmarkEnd w:id="452"/>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453" w:name="_Toc412623851"/>
      <w:r w:rsidRPr="004F2B4F">
        <w:rPr>
          <w:lang w:val="en-US"/>
        </w:rPr>
        <w:t>Sediment transport</w:t>
      </w:r>
      <w:bookmarkEnd w:id="453"/>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454" w:name="_Toc412623852"/>
      <w:r w:rsidRPr="004F2B4F">
        <w:rPr>
          <w:lang w:val="en-US"/>
        </w:rPr>
        <w:lastRenderedPageBreak/>
        <w:t>Input description</w:t>
      </w:r>
      <w:bookmarkEnd w:id="454"/>
    </w:p>
    <w:p w:rsidR="00620A54" w:rsidRPr="004F2B4F" w:rsidRDefault="00620A54" w:rsidP="002603CC">
      <w:pPr>
        <w:pStyle w:val="Heading2"/>
        <w:spacing w:line="240" w:lineRule="auto"/>
        <w:jc w:val="both"/>
        <w:rPr>
          <w:lang w:val="en-US"/>
        </w:rPr>
      </w:pPr>
      <w:bookmarkStart w:id="455" w:name="_Toc285701663"/>
      <w:bookmarkStart w:id="456" w:name="_Toc412623853"/>
      <w:r w:rsidRPr="004F2B4F">
        <w:rPr>
          <w:lang w:val="en-US"/>
        </w:rPr>
        <w:t>General</w:t>
      </w:r>
      <w:bookmarkEnd w:id="455"/>
      <w:bookmarkEnd w:id="456"/>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457"/>
      <w:r w:rsidR="00C20BC3" w:rsidRPr="004F2B4F">
        <w:rPr>
          <w:lang w:val="en-US"/>
        </w:rPr>
        <w:t>run</w:t>
      </w:r>
      <w:commentRangeEnd w:id="457"/>
      <w:r w:rsidR="00C20BC3" w:rsidRPr="004F2B4F">
        <w:rPr>
          <w:rStyle w:val="CommentReference"/>
          <w:lang w:val="en-US"/>
        </w:rPr>
        <w:commentReference w:id="457"/>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lastRenderedPageBreak/>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458" w:name="_Toc285701664"/>
      <w:bookmarkStart w:id="459" w:name="_Toc412623854"/>
      <w:r w:rsidRPr="004F2B4F">
        <w:rPr>
          <w:lang w:val="en-US"/>
        </w:rPr>
        <w:t xml:space="preserve">Physical </w:t>
      </w:r>
      <w:commentRangeStart w:id="460"/>
      <w:r w:rsidRPr="004F2B4F">
        <w:rPr>
          <w:lang w:val="en-US"/>
        </w:rPr>
        <w:t>processes</w:t>
      </w:r>
      <w:bookmarkEnd w:id="458"/>
      <w:commentRangeEnd w:id="460"/>
      <w:r w:rsidR="00E064E8" w:rsidRPr="004F2B4F">
        <w:rPr>
          <w:rStyle w:val="CommentReference"/>
          <w:b w:val="0"/>
          <w:iCs w:val="0"/>
          <w:lang w:val="en-US"/>
        </w:rPr>
        <w:commentReference w:id="460"/>
      </w:r>
      <w:bookmarkEnd w:id="459"/>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lastRenderedPageBreak/>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61" w:name="_Ref285440913"/>
      <w:bookmarkStart w:id="462" w:name="_Ref285440915"/>
      <w:bookmarkStart w:id="463" w:name="_Ref285465495"/>
      <w:bookmarkStart w:id="464" w:name="_Ref285465497"/>
      <w:bookmarkStart w:id="465" w:name="_Toc285701665"/>
      <w:bookmarkStart w:id="466" w:name="_Toc412623855"/>
      <w:r w:rsidRPr="004F2B4F">
        <w:rPr>
          <w:lang w:val="en-US"/>
        </w:rPr>
        <w:t>Grid and bathymetry</w:t>
      </w:r>
      <w:bookmarkEnd w:id="461"/>
      <w:bookmarkEnd w:id="462"/>
      <w:bookmarkEnd w:id="463"/>
      <w:bookmarkEnd w:id="464"/>
      <w:bookmarkEnd w:id="465"/>
      <w:bookmarkEnd w:id="466"/>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lastRenderedPageBreak/>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467"/>
      <w:r w:rsidRPr="004F2B4F">
        <w:rPr>
          <w:lang w:val="en-US"/>
        </w:rPr>
        <w:t>grids</w:t>
      </w:r>
      <w:commentRangeEnd w:id="467"/>
      <w:r w:rsidR="00BA4F8F" w:rsidRPr="004F2B4F">
        <w:rPr>
          <w:rStyle w:val="CommentReference"/>
          <w:lang w:val="en-US"/>
        </w:rPr>
        <w:commentReference w:id="467"/>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468"/>
      <w:r w:rsidRPr="004F2B4F">
        <w:rPr>
          <w:lang w:val="en-US"/>
        </w:rPr>
        <w:t>manual</w:t>
      </w:r>
      <w:commentRangeEnd w:id="468"/>
      <w:r w:rsidR="00907C45" w:rsidRPr="004F2B4F">
        <w:rPr>
          <w:rStyle w:val="CommentReference"/>
          <w:lang w:val="en-US"/>
        </w:rPr>
        <w:commentReference w:id="468"/>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469"/>
      <w:r w:rsidRPr="004F2B4F">
        <w:rPr>
          <w:lang w:val="en-US"/>
        </w:rPr>
        <w:t>are</w:t>
      </w:r>
      <w:commentRangeEnd w:id="469"/>
      <w:r w:rsidR="00907C45" w:rsidRPr="004F2B4F">
        <w:rPr>
          <w:rStyle w:val="CommentReference"/>
          <w:lang w:val="en-US"/>
        </w:rPr>
        <w:commentReference w:id="469"/>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470"/>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470"/>
      <w:r w:rsidR="00484A57" w:rsidRPr="004F2B4F">
        <w:rPr>
          <w:rStyle w:val="CommentReference"/>
          <w:rFonts w:ascii="Arial" w:hAnsi="Arial"/>
          <w:color w:val="auto"/>
        </w:rPr>
        <w:commentReference w:id="470"/>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471"/>
      <w:r w:rsidRPr="004F2B4F">
        <w:rPr>
          <w:lang w:val="en-US"/>
        </w:rPr>
        <w:t>table</w:t>
      </w:r>
      <w:commentRangeEnd w:id="471"/>
      <w:r w:rsidR="00105BFA" w:rsidRPr="004F2B4F">
        <w:rPr>
          <w:rStyle w:val="CommentReference"/>
          <w:lang w:val="en-US"/>
        </w:rPr>
        <w:commentReference w:id="471"/>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the file containing </w:t>
            </w:r>
            <w:r w:rsidRPr="004F2B4F">
              <w:lastRenderedPageBreak/>
              <w:t>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72" w:name="_Toc285701666"/>
      <w:bookmarkStart w:id="473" w:name="_Toc412623856"/>
      <w:commentRangeStart w:id="474"/>
      <w:r w:rsidRPr="004F2B4F">
        <w:rPr>
          <w:lang w:val="en-US"/>
        </w:rPr>
        <w:t>Waves input</w:t>
      </w:r>
      <w:bookmarkEnd w:id="472"/>
      <w:commentRangeEnd w:id="474"/>
      <w:r w:rsidR="003245CF" w:rsidRPr="004F2B4F">
        <w:rPr>
          <w:rStyle w:val="CommentReference"/>
          <w:b w:val="0"/>
          <w:iCs w:val="0"/>
          <w:lang w:val="en-US"/>
        </w:rPr>
        <w:commentReference w:id="474"/>
      </w:r>
      <w:bookmarkEnd w:id="473"/>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fldChar w:fldCharType="separate"/>
      </w:r>
      <w:r w:rsidR="00921289">
        <w:rPr>
          <w:b/>
          <w:bCs/>
          <w:lang w:val="en-US"/>
        </w:rPr>
        <w:t xml:space="preserve">Error! </w:t>
      </w:r>
      <w:proofErr w:type="gramStart"/>
      <w:r w:rsidR="00921289">
        <w:rPr>
          <w:b/>
          <w:bCs/>
          <w:lang w:val="en-US"/>
        </w:rPr>
        <w:t>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fldChar w:fldCharType="separate"/>
      </w:r>
      <w:r w:rsidR="00921289">
        <w:rPr>
          <w:b/>
          <w:bCs/>
          <w:lang w:val="en-US"/>
        </w:rPr>
        <w:t>Error!</w:t>
      </w:r>
      <w:proofErr w:type="gramEnd"/>
      <w:r w:rsidR="00921289">
        <w:rPr>
          <w:b/>
          <w:bCs/>
          <w:lang w:val="en-US"/>
        </w:rPr>
        <w:t xml:space="preserve">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921289" w:rsidRPr="004F2B4F">
        <w:rPr>
          <w:lang w:val="en-US"/>
        </w:rPr>
        <w:t>Temporally</w:t>
      </w:r>
      <w:proofErr w:type="gramEnd"/>
      <w:r w:rsidR="0092128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lastRenderedPageBreak/>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lastRenderedPageBreak/>
        <w:drawing>
          <wp:inline distT="0" distB="0" distL="0" distR="0" wp14:anchorId="46D8C0AD" wp14:editId="046484D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475" w:name="_Toc412623857"/>
      <w:bookmarkStart w:id="476" w:name="_Ref285383424"/>
      <w:bookmarkStart w:id="477" w:name="_Toc285701667"/>
      <w:commentRangeStart w:id="478"/>
      <w:r w:rsidRPr="004F2B4F">
        <w:rPr>
          <w:lang w:val="en-US"/>
        </w:rPr>
        <w:lastRenderedPageBreak/>
        <w:t>Stationary boundary conditions</w:t>
      </w:r>
      <w:bookmarkEnd w:id="475"/>
    </w:p>
    <w:p w:rsidR="00890816" w:rsidRPr="004F2B4F" w:rsidRDefault="00890816" w:rsidP="002603CC">
      <w:pPr>
        <w:rPr>
          <w:lang w:val="en-US"/>
        </w:rPr>
      </w:pPr>
    </w:p>
    <w:p w:rsidR="003245CF" w:rsidRPr="004F2B4F" w:rsidRDefault="00890816" w:rsidP="002603CC">
      <w:pPr>
        <w:pStyle w:val="Heading3"/>
        <w:jc w:val="both"/>
        <w:rPr>
          <w:lang w:val="en-US"/>
        </w:rPr>
      </w:pPr>
      <w:bookmarkStart w:id="479" w:name="_Toc412623858"/>
      <w:bookmarkEnd w:id="476"/>
      <w:bookmarkEnd w:id="477"/>
      <w:r w:rsidRPr="004F2B4F">
        <w:rPr>
          <w:lang w:val="en-US"/>
        </w:rPr>
        <w:t>Time series</w:t>
      </w:r>
      <w:bookmarkEnd w:id="479"/>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480"/>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480"/>
      <w:r w:rsidR="00890816" w:rsidRPr="004F2B4F">
        <w:rPr>
          <w:rStyle w:val="CommentReference"/>
          <w:rFonts w:ascii="Arial" w:hAnsi="Arial"/>
          <w:color w:val="auto"/>
        </w:rPr>
        <w:commentReference w:id="480"/>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JONSWAP wave spectra</w:t>
      </w:r>
      <w:r w:rsidRPr="004F2B4F">
        <w:rPr>
          <w:lang w:val="en-US"/>
        </w:rPr>
        <w:fldChar w:fldCharType="end"/>
      </w:r>
      <w:r w:rsidRPr="004F2B4F">
        <w:rPr>
          <w:lang w:val="en-US"/>
        </w:rPr>
        <w:t xml:space="preserve"> for a description of the file format.</w:t>
      </w:r>
      <w:commentRangeEnd w:id="478"/>
      <w:r w:rsidR="00890816" w:rsidRPr="004F2B4F">
        <w:rPr>
          <w:rStyle w:val="CommentReference"/>
          <w:lang w:val="en-US"/>
        </w:rPr>
        <w:commentReference w:id="478"/>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lastRenderedPageBreak/>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481" w:name="_Ref285375434"/>
      <w:bookmarkStart w:id="482"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483"/>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483"/>
      <w:r w:rsidR="00215B8C" w:rsidRPr="004F2B4F">
        <w:rPr>
          <w:rStyle w:val="CommentReference"/>
          <w:lang w:val="en-US"/>
        </w:rPr>
        <w:commentReference w:id="483"/>
      </w:r>
    </w:p>
    <w:p w:rsidR="00620A54" w:rsidRPr="004F2B4F" w:rsidRDefault="00620A54" w:rsidP="002603CC">
      <w:pPr>
        <w:pStyle w:val="Heading3"/>
        <w:jc w:val="both"/>
        <w:rPr>
          <w:lang w:val="en-US"/>
        </w:rPr>
      </w:pPr>
      <w:bookmarkStart w:id="484" w:name="_Toc412623859"/>
      <w:r w:rsidRPr="004F2B4F">
        <w:rPr>
          <w:lang w:val="en-US"/>
        </w:rPr>
        <w:t>Spectral wave boundary conditions</w:t>
      </w:r>
      <w:bookmarkEnd w:id="481"/>
      <w:bookmarkEnd w:id="482"/>
      <w:bookmarkEnd w:id="484"/>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Timestep used </w:t>
            </w:r>
            <w:r w:rsidRPr="004F2B4F">
              <w:lastRenderedPageBreak/>
              <w:t>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enable random seed for instat </w:t>
            </w:r>
            <w:r w:rsidRPr="004F2B4F">
              <w:lastRenderedPageBreak/>
              <w:t>=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485" w:name="_Ref285376842"/>
      <w:r w:rsidRPr="004F2B4F">
        <w:rPr>
          <w:lang w:val="en-US"/>
        </w:rPr>
        <w:t>JONSWAP wave spectra</w:t>
      </w:r>
      <w:bookmarkEnd w:id="485"/>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lastRenderedPageBreak/>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921289" w:rsidRPr="004F2B4F" w:rsidRDefault="00620A54" w:rsidP="00921289">
      <w:pPr>
        <w:pStyle w:val="BodyText"/>
        <w:rPr>
          <w:ins w:id="486" w:author="Robert McCall" w:date="2015-03-05T12:21:00Z"/>
          <w:lang w:val="en-US"/>
        </w:rPr>
        <w:pPrChange w:id="487" w:author="Robert McCall" w:date="2015-03-05T12:21:00Z">
          <w:pPr>
            <w:pStyle w:val="Heading3"/>
            <w:jc w:val="both"/>
          </w:pPr>
        </w:pPrChange>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488" w:author="Robert McCall" w:date="2015-03-05T12:21:00Z">
        <w:r w:rsidR="00921289" w:rsidRPr="004F2B4F">
          <w:rPr>
            <w:lang w:val="en-US"/>
          </w:rPr>
          <w:t>Stationary boundary conditions</w:t>
        </w:r>
      </w:ins>
    </w:p>
    <w:p w:rsidR="00921289" w:rsidRPr="004F2B4F" w:rsidRDefault="00921289" w:rsidP="00921289">
      <w:pPr>
        <w:pStyle w:val="BodyText"/>
        <w:rPr>
          <w:ins w:id="489" w:author="Robert McCall" w:date="2015-03-05T12:21:00Z"/>
          <w:lang w:val="en-US"/>
        </w:rPr>
        <w:pPrChange w:id="490" w:author="Robert McCall" w:date="2015-03-05T12:21:00Z">
          <w:pPr/>
        </w:pPrChange>
      </w:pPr>
    </w:p>
    <w:p w:rsidR="00844679" w:rsidRPr="004F2B4F" w:rsidDel="005E6B98" w:rsidRDefault="00844679" w:rsidP="00844679">
      <w:pPr>
        <w:pStyle w:val="BodyText"/>
        <w:rPr>
          <w:del w:id="491" w:author="Robert McCall" w:date="2015-03-05T10:09:00Z"/>
          <w:lang w:val="en-US"/>
        </w:rPr>
      </w:pPr>
      <w:del w:id="492" w:author="Robert McCall" w:date="2015-03-05T10:09:00Z">
        <w:r w:rsidRPr="004F2B4F" w:rsidDel="005E6B98">
          <w:rPr>
            <w:lang w:val="en-US"/>
          </w:rPr>
          <w:delText>Stationary boundary conditions</w:delText>
        </w:r>
      </w:del>
    </w:p>
    <w:p w:rsidR="00844679" w:rsidRPr="004F2B4F" w:rsidDel="005E6B98" w:rsidRDefault="00844679" w:rsidP="00844679">
      <w:pPr>
        <w:pStyle w:val="BodyText"/>
        <w:rPr>
          <w:del w:id="493" w:author="Robert McCall" w:date="2015-03-05T10: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921289" w:rsidRPr="004F2B4F">
        <w:rPr>
          <w:lang w:val="en-US"/>
        </w:rPr>
        <w:t>Temporally</w:t>
      </w:r>
      <w:proofErr w:type="gramEnd"/>
      <w:r w:rsidR="00921289" w:rsidRPr="004F2B4F">
        <w:rPr>
          <w:lang w:val="en-US"/>
        </w:rPr>
        <w:t xml:space="preserve">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6" type="#_x0000_t75" style="width:116.4pt;height:35pt" o:ole="">
            <v:imagedata r:id="rId260" o:title=""/>
          </v:shape>
          <o:OLEObject Type="Embed" ProgID="Equation.DSMT4" ShapeID="_x0000_i1136" DrawAspect="Content" ObjectID="_1487065425" r:id="rId261"/>
        </w:object>
      </w:r>
      <w:r w:rsidRPr="004F2B4F">
        <w:rPr>
          <w:lang w:val="en-US"/>
        </w:rPr>
        <w:t xml:space="preserve">. Here </w:t>
      </w:r>
      <w:r w:rsidRPr="004F2B4F">
        <w:rPr>
          <w:lang w:val="en-US"/>
        </w:rPr>
        <w:object w:dxaOrig="240" w:dyaOrig="220">
          <v:shape id="_x0000_i1137" type="#_x0000_t75" style="width:12.1pt;height:11.45pt" o:ole="">
            <v:imagedata r:id="rId262" o:title=""/>
          </v:shape>
          <o:OLEObject Type="Embed" ProgID="Equation.DSMT4" ShapeID="_x0000_i1137" DrawAspect="Content" ObjectID="_1487065426"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lastRenderedPageBreak/>
        <w:drawing>
          <wp:inline distT="0" distB="0" distL="0" distR="0" wp14:anchorId="1F4802D8" wp14:editId="28A1E5CC">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921289" w:rsidRPr="004F2B4F">
        <w:rPr>
          <w:lang w:val="en-US"/>
        </w:rPr>
        <w:t>Temporally</w:t>
      </w:r>
      <w:proofErr w:type="gramEnd"/>
      <w:r w:rsidR="0092128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lastRenderedPageBreak/>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lastRenderedPageBreak/>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494D6E" w:rsidRDefault="00620A54" w:rsidP="002603CC">
      <w:pPr>
        <w:pStyle w:val="Code"/>
        <w:jc w:val="both"/>
        <w:rPr>
          <w:lang w:val="fr-FR"/>
          <w:rPrChange w:id="494" w:author="Robert McCall" w:date="2015-03-05T12:08:00Z">
            <w:rPr>
              <w:lang w:val="fr-FR"/>
            </w:rPr>
          </w:rPrChange>
        </w:rPr>
      </w:pPr>
      <w:r w:rsidRPr="00494D6E">
        <w:rPr>
          <w:lang w:val="fr-FR"/>
          <w:rPrChange w:id="495" w:author="Robert McCall" w:date="2015-03-05T12:08:00Z">
            <w:rPr>
              <w:lang w:val="fr-FR"/>
            </w:rPr>
          </w:rPrChange>
        </w:rPr>
        <w:t>&lt;</w:t>
      </w:r>
      <w:proofErr w:type="gramStart"/>
      <w:r w:rsidRPr="00494D6E">
        <w:rPr>
          <w:lang w:val="fr-FR"/>
          <w:rPrChange w:id="496" w:author="Robert McCall" w:date="2015-03-05T12:08:00Z">
            <w:rPr>
              <w:lang w:val="fr-FR"/>
            </w:rPr>
          </w:rPrChange>
        </w:rPr>
        <w:t>directions</w:t>
      </w:r>
      <w:proofErr w:type="gramEnd"/>
      <w:r w:rsidRPr="00494D6E">
        <w:rPr>
          <w:lang w:val="fr-FR"/>
          <w:rPrChange w:id="497" w:author="Robert McCall" w:date="2015-03-05T12:08:00Z">
            <w:rPr>
              <w:lang w:val="fr-FR"/>
            </w:rPr>
          </w:rPrChange>
        </w:rPr>
        <w:t xml:space="preserve"> 1&gt;</w:t>
      </w:r>
    </w:p>
    <w:p w:rsidR="00620A54" w:rsidRPr="00494D6E" w:rsidRDefault="00620A54" w:rsidP="002603CC">
      <w:pPr>
        <w:pStyle w:val="Code"/>
        <w:jc w:val="both"/>
        <w:rPr>
          <w:lang w:val="fr-FR"/>
          <w:rPrChange w:id="498" w:author="Robert McCall" w:date="2015-03-05T12:08:00Z">
            <w:rPr>
              <w:lang w:val="fr-FR"/>
            </w:rPr>
          </w:rPrChange>
        </w:rPr>
      </w:pPr>
      <w:r w:rsidRPr="00494D6E">
        <w:rPr>
          <w:lang w:val="fr-FR"/>
          <w:rPrChange w:id="499" w:author="Robert McCall" w:date="2015-03-05T12:08:00Z">
            <w:rPr>
              <w:lang w:val="fr-FR"/>
            </w:rPr>
          </w:rPrChange>
        </w:rPr>
        <w:t>&lt;</w:t>
      </w:r>
      <w:proofErr w:type="gramStart"/>
      <w:r w:rsidRPr="00494D6E">
        <w:rPr>
          <w:lang w:val="fr-FR"/>
          <w:rPrChange w:id="500" w:author="Robert McCall" w:date="2015-03-05T12:08:00Z">
            <w:rPr>
              <w:lang w:val="fr-FR"/>
            </w:rPr>
          </w:rPrChange>
        </w:rPr>
        <w:t>directions</w:t>
      </w:r>
      <w:proofErr w:type="gramEnd"/>
      <w:r w:rsidRPr="00494D6E">
        <w:rPr>
          <w:lang w:val="fr-FR"/>
          <w:rPrChange w:id="501" w:author="Robert McCall" w:date="2015-03-05T12:08:00Z">
            <w:rPr>
              <w:lang w:val="fr-FR"/>
            </w:rPr>
          </w:rPrChange>
        </w:rPr>
        <w:t xml:space="preserve"> 2&gt;</w:t>
      </w:r>
    </w:p>
    <w:p w:rsidR="00620A54" w:rsidRPr="00494D6E" w:rsidRDefault="00620A54" w:rsidP="002603CC">
      <w:pPr>
        <w:pStyle w:val="Code"/>
        <w:jc w:val="both"/>
        <w:rPr>
          <w:lang w:val="fr-FR"/>
          <w:rPrChange w:id="502" w:author="Robert McCall" w:date="2015-03-05T12:08:00Z">
            <w:rPr>
              <w:lang w:val="fr-FR"/>
            </w:rPr>
          </w:rPrChange>
        </w:rPr>
      </w:pPr>
      <w:r w:rsidRPr="00494D6E">
        <w:rPr>
          <w:lang w:val="fr-FR"/>
          <w:rPrChange w:id="503" w:author="Robert McCall" w:date="2015-03-05T12:08:00Z">
            <w:rPr>
              <w:lang w:val="fr-FR"/>
            </w:rPr>
          </w:rPrChange>
        </w:rPr>
        <w:t>&lt;</w:t>
      </w:r>
      <w:proofErr w:type="gramStart"/>
      <w:r w:rsidRPr="00494D6E">
        <w:rPr>
          <w:lang w:val="fr-FR"/>
          <w:rPrChange w:id="504" w:author="Robert McCall" w:date="2015-03-05T12:08:00Z">
            <w:rPr>
              <w:lang w:val="fr-FR"/>
            </w:rPr>
          </w:rPrChange>
        </w:rPr>
        <w:t>directions</w:t>
      </w:r>
      <w:proofErr w:type="gramEnd"/>
      <w:r w:rsidRPr="00494D6E">
        <w:rPr>
          <w:lang w:val="fr-FR"/>
          <w:rPrChange w:id="505" w:author="Robert McCall" w:date="2015-03-05T12:08:00Z">
            <w:rPr>
              <w:lang w:val="fr-FR"/>
            </w:rPr>
          </w:rPrChange>
        </w:rPr>
        <w:t xml:space="preserve"> 3&gt;</w:t>
      </w:r>
    </w:p>
    <w:p w:rsidR="00620A54" w:rsidRPr="00494D6E" w:rsidRDefault="00620A54" w:rsidP="002603CC">
      <w:pPr>
        <w:pStyle w:val="Code"/>
        <w:jc w:val="both"/>
        <w:rPr>
          <w:lang w:val="fr-FR"/>
          <w:rPrChange w:id="506" w:author="Robert McCall" w:date="2015-03-05T12:08:00Z">
            <w:rPr>
              <w:lang w:val="fr-FR"/>
            </w:rPr>
          </w:rPrChange>
        </w:rPr>
      </w:pPr>
      <w:r w:rsidRPr="00494D6E">
        <w:rPr>
          <w:lang w:val="fr-FR"/>
          <w:rPrChange w:id="507" w:author="Robert McCall" w:date="2015-03-05T12:08:00Z">
            <w:rPr>
              <w:lang w:val="fr-FR"/>
            </w:rPr>
          </w:rPrChange>
        </w:rPr>
        <w:t>...</w:t>
      </w:r>
    </w:p>
    <w:p w:rsidR="00620A54" w:rsidRPr="00494D6E" w:rsidRDefault="00620A54" w:rsidP="002603CC">
      <w:pPr>
        <w:pStyle w:val="Code"/>
        <w:jc w:val="both"/>
        <w:rPr>
          <w:lang w:val="fr-FR"/>
          <w:rPrChange w:id="508" w:author="Robert McCall" w:date="2015-03-05T12:08:00Z">
            <w:rPr>
              <w:lang w:val="fr-FR"/>
            </w:rPr>
          </w:rPrChange>
        </w:rPr>
      </w:pPr>
      <w:r w:rsidRPr="00494D6E">
        <w:rPr>
          <w:lang w:val="fr-FR"/>
          <w:rPrChange w:id="509" w:author="Robert McCall" w:date="2015-03-05T12:08:00Z">
            <w:rPr>
              <w:lang w:val="fr-FR"/>
            </w:rPr>
          </w:rPrChange>
        </w:rPr>
        <w:t>&lt;</w:t>
      </w:r>
      <w:proofErr w:type="gramStart"/>
      <w:r w:rsidRPr="00494D6E">
        <w:rPr>
          <w:lang w:val="fr-FR"/>
          <w:rPrChange w:id="510" w:author="Robert McCall" w:date="2015-03-05T12:08:00Z">
            <w:rPr>
              <w:lang w:val="fr-FR"/>
            </w:rPr>
          </w:rPrChange>
        </w:rPr>
        <w:t>directions</w:t>
      </w:r>
      <w:proofErr w:type="gramEnd"/>
      <w:r w:rsidRPr="00494D6E">
        <w:rPr>
          <w:lang w:val="fr-FR"/>
          <w:rPrChange w:id="511" w:author="Robert McCall" w:date="2015-03-05T12:08:00Z">
            <w:rPr>
              <w:lang w:val="fr-FR"/>
            </w:rPr>
          </w:rPrChange>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lastRenderedPageBreak/>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921289" w:rsidRPr="004F2B4F">
        <w:rPr>
          <w:lang w:val="en-US"/>
        </w:rPr>
        <w:t>Temporally</w:t>
      </w:r>
      <w:proofErr w:type="gramEnd"/>
      <w:r w:rsidR="0092128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lastRenderedPageBreak/>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512" w:name="_Toc285701669"/>
      <w:commentRangeStart w:id="513"/>
      <w:r w:rsidRPr="004F2B4F">
        <w:rPr>
          <w:lang w:val="en-US"/>
        </w:rPr>
        <w:t>Bichrom</w:t>
      </w:r>
      <w:commentRangeEnd w:id="513"/>
      <w:r w:rsidRPr="004F2B4F">
        <w:rPr>
          <w:rStyle w:val="CommentReference"/>
          <w:i w:val="0"/>
          <w:iCs w:val="0"/>
          <w:lang w:val="en-US"/>
        </w:rPr>
        <w:commentReference w:id="513"/>
      </w:r>
    </w:p>
    <w:p w:rsidR="00620A54" w:rsidRPr="004F2B4F" w:rsidRDefault="00620A54" w:rsidP="002603CC">
      <w:pPr>
        <w:pStyle w:val="Heading3"/>
        <w:jc w:val="both"/>
        <w:rPr>
          <w:lang w:val="en-US"/>
        </w:rPr>
      </w:pPr>
      <w:bookmarkStart w:id="514" w:name="_Toc285701670"/>
      <w:bookmarkStart w:id="515" w:name="_Toc412623860"/>
      <w:bookmarkEnd w:id="512"/>
      <w:r w:rsidRPr="004F2B4F">
        <w:rPr>
          <w:lang w:val="en-US"/>
        </w:rPr>
        <w:t>Special types of wave boundary conditions</w:t>
      </w:r>
      <w:bookmarkEnd w:id="514"/>
      <w:bookmarkEnd w:id="515"/>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516" w:name="_Ref285374442"/>
      <w:bookmarkStart w:id="517" w:name="_Toc285701671"/>
      <w:bookmarkStart w:id="518" w:name="_Toc412623861"/>
      <w:r w:rsidRPr="004F2B4F">
        <w:rPr>
          <w:lang w:val="en-US"/>
        </w:rPr>
        <w:t>Temporally and/or spatially varying wave boundary conditions</w:t>
      </w:r>
      <w:bookmarkEnd w:id="516"/>
      <w:bookmarkEnd w:id="517"/>
      <w:bookmarkEnd w:id="518"/>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 xml:space="preserve">wbcversion </w:t>
      </w:r>
      <w:r w:rsidRPr="004F2B4F">
        <w:rPr>
          <w:i/>
          <w:lang w:val="en-US"/>
        </w:rPr>
        <w:lastRenderedPageBreak/>
        <w:t>=3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519"/>
      <w:r w:rsidRPr="004F2B4F">
        <w:rPr>
          <w:lang w:val="en-US"/>
        </w:rPr>
        <w:t xml:space="preserve"> </w:t>
      </w:r>
      <w:r w:rsidRPr="004F2B4F">
        <w:rPr>
          <w:highlight w:val="yellow"/>
          <w:lang w:val="en-US"/>
        </w:rPr>
        <w:t>REF</w:t>
      </w:r>
      <w:commentRangeEnd w:id="519"/>
      <w:r w:rsidR="00CB6372" w:rsidRPr="004F2B4F">
        <w:rPr>
          <w:rStyle w:val="CommentReference"/>
          <w:lang w:val="en-US"/>
        </w:rPr>
        <w:commentReference w:id="519"/>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520" w:name="_Toc285701672"/>
      <w:bookmarkStart w:id="521" w:name="_Toc412623862"/>
      <w:commentRangeStart w:id="522"/>
      <w:r w:rsidRPr="004F2B4F">
        <w:rPr>
          <w:lang w:val="en-US"/>
        </w:rPr>
        <w:t xml:space="preserve">Notes on the generation of wave boundary </w:t>
      </w:r>
      <w:commentRangeStart w:id="523"/>
      <w:r w:rsidRPr="004F2B4F">
        <w:rPr>
          <w:lang w:val="en-US"/>
        </w:rPr>
        <w:t>conditions</w:t>
      </w:r>
      <w:bookmarkEnd w:id="520"/>
      <w:commentRangeEnd w:id="523"/>
      <w:r w:rsidR="005802B7" w:rsidRPr="004F2B4F">
        <w:rPr>
          <w:rStyle w:val="CommentReference"/>
          <w:bCs w:val="0"/>
          <w:iCs w:val="0"/>
          <w:lang w:val="en-US"/>
        </w:rPr>
        <w:commentReference w:id="523"/>
      </w:r>
      <w:bookmarkEnd w:id="521"/>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524"/>
      <w:r w:rsidRPr="004F2B4F">
        <w:rPr>
          <w:lang w:val="en-US"/>
        </w:rPr>
        <w:t>If the memory requirement is too large</w:t>
      </w:r>
      <w:commentRangeEnd w:id="524"/>
      <w:r w:rsidR="000032BA" w:rsidRPr="004F2B4F">
        <w:rPr>
          <w:rStyle w:val="CommentReference"/>
          <w:lang w:val="en-US"/>
        </w:rPr>
        <w:commentReference w:id="524"/>
      </w:r>
      <w:r w:rsidRPr="004F2B4F">
        <w:rPr>
          <w:lang w:val="en-US"/>
        </w:rPr>
        <w:t xml:space="preserve">, the user must choose to either </w:t>
      </w:r>
      <w:r w:rsidRPr="004F2B4F">
        <w:rPr>
          <w:lang w:val="en-US"/>
        </w:rPr>
        <w:lastRenderedPageBreak/>
        <w:t>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522"/>
      <w:r w:rsidR="009D4808" w:rsidRPr="004F2B4F">
        <w:rPr>
          <w:rStyle w:val="CommentReference"/>
          <w:lang w:val="en-US"/>
        </w:rPr>
        <w:commentReference w:id="522"/>
      </w:r>
    </w:p>
    <w:p w:rsidR="00620A54" w:rsidRPr="004F2B4F" w:rsidRDefault="00620A54" w:rsidP="002603CC">
      <w:pPr>
        <w:pStyle w:val="Heading2"/>
        <w:spacing w:line="240" w:lineRule="auto"/>
        <w:jc w:val="both"/>
        <w:rPr>
          <w:lang w:val="en-US"/>
        </w:rPr>
      </w:pPr>
      <w:bookmarkStart w:id="525" w:name="_Toc285701673"/>
      <w:bookmarkStart w:id="526" w:name="_Toc412623863"/>
      <w:r w:rsidRPr="004F2B4F">
        <w:rPr>
          <w:lang w:val="en-US"/>
        </w:rPr>
        <w:t>Flow, tide and surge input</w:t>
      </w:r>
      <w:bookmarkEnd w:id="525"/>
      <w:bookmarkEnd w:id="526"/>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527"/>
      <w:r w:rsidRPr="004F2B4F">
        <w:rPr>
          <w:lang w:val="en-US"/>
        </w:rPr>
        <w:t xml:space="preserve">within the model are described in the sections on bed friction and viscosity </w:t>
      </w:r>
      <w:commentRangeStart w:id="528"/>
      <w:r w:rsidRPr="004F2B4F">
        <w:rPr>
          <w:lang w:val="en-US"/>
        </w:rPr>
        <w:t>parameters</w:t>
      </w:r>
      <w:commentRangeEnd w:id="527"/>
      <w:r w:rsidR="000032BA" w:rsidRPr="004F2B4F">
        <w:rPr>
          <w:rStyle w:val="CommentReference"/>
          <w:lang w:val="en-US"/>
        </w:rPr>
        <w:commentReference w:id="527"/>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commentRangeEnd w:id="528"/>
      <w:r w:rsidR="009D4808" w:rsidRPr="004F2B4F">
        <w:rPr>
          <w:rStyle w:val="CommentReference"/>
          <w:lang w:val="en-US"/>
        </w:rPr>
        <w:commentReference w:id="528"/>
      </w:r>
      <w:proofErr w:type="gramStart"/>
      <w:r w:rsidRPr="004F2B4F">
        <w:rPr>
          <w:lang w:val="en-US"/>
        </w:rPr>
        <w:t>and</w:t>
      </w:r>
      <w:proofErr w:type="gramEnd"/>
      <w:r w:rsidRPr="004F2B4F">
        <w:rPr>
          <w:lang w:val="en-US"/>
        </w:rPr>
        <w:t xml:space="preserve">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529" w:name="_Ref285375281"/>
      <w:bookmarkStart w:id="530" w:name="_Toc285701674"/>
      <w:bookmarkStart w:id="531" w:name="_Toc412623864"/>
      <w:r w:rsidRPr="004F2B4F">
        <w:rPr>
          <w:lang w:val="en-US"/>
        </w:rPr>
        <w:t>Flow boundary conditions</w:t>
      </w:r>
      <w:bookmarkEnd w:id="529"/>
      <w:bookmarkEnd w:id="530"/>
      <w:bookmarkEnd w:id="531"/>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921289" w:rsidRPr="004F2B4F" w:rsidRDefault="00620A54" w:rsidP="00921289">
      <w:pPr>
        <w:pStyle w:val="BodyText"/>
        <w:rPr>
          <w:ins w:id="532" w:author="Robert McCall" w:date="2015-03-05T12:21:00Z"/>
          <w:lang w:val="en-US"/>
        </w:rPr>
        <w:pPrChange w:id="533" w:author="Robert McCall" w:date="2015-03-05T12:21:00Z">
          <w:pPr>
            <w:pStyle w:val="Heading3"/>
            <w:jc w:val="both"/>
          </w:pPr>
        </w:pPrChange>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534" w:author="Robert McCall" w:date="2015-03-05T12:21:00Z">
        <w:r w:rsidR="00921289" w:rsidRPr="004F2B4F">
          <w:rPr>
            <w:lang w:val="en-US"/>
          </w:rPr>
          <w:t>Stationary boundary conditions</w:t>
        </w:r>
      </w:ins>
    </w:p>
    <w:p w:rsidR="00921289" w:rsidRPr="004F2B4F" w:rsidRDefault="00921289" w:rsidP="00921289">
      <w:pPr>
        <w:pStyle w:val="BodyText"/>
        <w:rPr>
          <w:ins w:id="535" w:author="Robert McCall" w:date="2015-03-05T12:21:00Z"/>
          <w:lang w:val="en-US"/>
        </w:rPr>
        <w:pPrChange w:id="536" w:author="Robert McCall" w:date="2015-03-05T12:21:00Z">
          <w:pPr/>
        </w:pPrChange>
      </w:pPr>
    </w:p>
    <w:p w:rsidR="00844679" w:rsidRPr="004F2B4F" w:rsidDel="005E6B98" w:rsidRDefault="00844679" w:rsidP="00844679">
      <w:pPr>
        <w:pStyle w:val="BodyText"/>
        <w:rPr>
          <w:del w:id="537" w:author="Robert McCall" w:date="2015-03-05T10:09:00Z"/>
          <w:lang w:val="en-US"/>
        </w:rPr>
      </w:pPr>
      <w:del w:id="538" w:author="Robert McCall" w:date="2015-03-05T10:09:00Z">
        <w:r w:rsidRPr="004F2B4F" w:rsidDel="005E6B98">
          <w:rPr>
            <w:lang w:val="en-US"/>
          </w:rPr>
          <w:delText>Stationary boundary conditions</w:delText>
        </w:r>
      </w:del>
    </w:p>
    <w:p w:rsidR="00844679" w:rsidRPr="004F2B4F" w:rsidDel="005E6B98" w:rsidRDefault="00844679" w:rsidP="00844679">
      <w:pPr>
        <w:pStyle w:val="BodyText"/>
        <w:rPr>
          <w:del w:id="539" w:author="Robert McCall" w:date="2015-03-05T10: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540"/>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lastRenderedPageBreak/>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540"/>
    <w:p w:rsidR="00620A54" w:rsidRPr="004F2B4F" w:rsidRDefault="00C0086C" w:rsidP="002603CC">
      <w:pPr>
        <w:pStyle w:val="BodyText"/>
        <w:rPr>
          <w:lang w:val="en-US"/>
        </w:rPr>
      </w:pPr>
      <w:r w:rsidRPr="004F2B4F">
        <w:rPr>
          <w:rStyle w:val="CommentReference"/>
          <w:lang w:val="en-US"/>
        </w:rPr>
        <w:commentReference w:id="540"/>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lastRenderedPageBreak/>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541" w:name="_Ref285440556"/>
      <w:bookmarkStart w:id="542" w:name="_Toc285701675"/>
      <w:bookmarkStart w:id="543" w:name="_Toc412623865"/>
      <w:r w:rsidRPr="004F2B4F">
        <w:rPr>
          <w:lang w:val="en-US"/>
        </w:rPr>
        <w:t>Time-varying tide/surge</w:t>
      </w:r>
      <w:bookmarkEnd w:id="541"/>
      <w:bookmarkEnd w:id="542"/>
      <w:bookmarkEnd w:id="543"/>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w:t>
      </w:r>
      <w:r w:rsidRPr="004F2B4F">
        <w:rPr>
          <w:rStyle w:val="IntenseEmphasis"/>
          <w:lang w:val="en-US"/>
        </w:rPr>
        <w:lastRenderedPageBreak/>
        <w:t>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44" w:name="_Toc285701676"/>
      <w:bookmarkStart w:id="545" w:name="_Toc412623866"/>
      <w:r w:rsidRPr="004F2B4F">
        <w:rPr>
          <w:lang w:val="en-US"/>
        </w:rPr>
        <w:t>Water level (dam break)</w:t>
      </w:r>
      <w:bookmarkEnd w:id="544"/>
      <w:bookmarkEnd w:id="545"/>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for hotstart flow conditions with pressure gradient balanced by </w:t>
            </w:r>
            <w:r w:rsidRPr="004F2B4F">
              <w:lastRenderedPageBreak/>
              <w:t>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46" w:name="_Toc285701677"/>
      <w:bookmarkStart w:id="547" w:name="_Toc412623867"/>
      <w:r w:rsidRPr="004F2B4F">
        <w:rPr>
          <w:lang w:val="en-US"/>
        </w:rPr>
        <w:t>Wind input</w:t>
      </w:r>
      <w:bookmarkEnd w:id="546"/>
      <w:bookmarkEnd w:id="547"/>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48" w:name="_Toc285701678"/>
      <w:bookmarkStart w:id="549" w:name="_Toc412623868"/>
      <w:r w:rsidRPr="004F2B4F">
        <w:rPr>
          <w:lang w:val="en-US"/>
        </w:rPr>
        <w:t>Sediment input</w:t>
      </w:r>
      <w:bookmarkEnd w:id="548"/>
      <w:bookmarkEnd w:id="549"/>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lastRenderedPageBreak/>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550"/>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commentRangeEnd w:id="550"/>
      <w:r w:rsidR="00742DB2" w:rsidRPr="004F2B4F">
        <w:rPr>
          <w:rStyle w:val="CommentReference"/>
          <w:lang w:val="en-US"/>
        </w:rPr>
        <w:commentReference w:id="550"/>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551"/>
            <w:r w:rsidRPr="004F2B4F">
              <w:rPr>
                <w:highlight w:val="yellow"/>
              </w:rPr>
              <w:t>size(par%D90 - None</w:t>
            </w:r>
            <w:commentRangeEnd w:id="551"/>
            <w:r w:rsidR="00664C37" w:rsidRPr="004F2B4F">
              <w:rPr>
                <w:rStyle w:val="CommentReference"/>
                <w:rFonts w:ascii="Arial" w:eastAsia="Times New Roman" w:hAnsi="Arial" w:cs="Arial"/>
                <w:color w:val="auto"/>
              </w:rPr>
              <w:commentReference w:id="551"/>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552"/>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552"/>
            <w:r w:rsidR="00664C37" w:rsidRPr="004F2B4F">
              <w:rPr>
                <w:rStyle w:val="CommentReference"/>
                <w:rFonts w:ascii="Arial" w:eastAsia="Times New Roman" w:hAnsi="Arial" w:cs="Arial"/>
                <w:color w:val="auto"/>
              </w:rPr>
              <w:commentReference w:id="552"/>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53" w:name="_Toc285701679"/>
      <w:bookmarkStart w:id="554" w:name="_Toc412623869"/>
      <w:r w:rsidRPr="004F2B4F">
        <w:rPr>
          <w:lang w:val="en-US"/>
        </w:rPr>
        <w:t>Vegetation input</w:t>
      </w:r>
      <w:bookmarkEnd w:id="553"/>
      <w:bookmarkEnd w:id="554"/>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w:t>
      </w:r>
      <w:r w:rsidRPr="004F2B4F">
        <w:rPr>
          <w:lang w:val="en-US"/>
        </w:rPr>
        <w:lastRenderedPageBreak/>
        <w:t xml:space="preserve">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555"/>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555"/>
      <w:r w:rsidR="00664C37" w:rsidRPr="004F2B4F">
        <w:rPr>
          <w:rStyle w:val="CommentReference"/>
          <w:lang w:val="en-US"/>
        </w:rPr>
        <w:commentReference w:id="555"/>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56" w:name="_Toc285701680"/>
      <w:bookmarkStart w:id="557" w:name="_Toc412623870"/>
      <w:r w:rsidRPr="004F2B4F">
        <w:rPr>
          <w:lang w:val="en-US"/>
        </w:rPr>
        <w:t>Discharge input</w:t>
      </w:r>
      <w:bookmarkEnd w:id="556"/>
      <w:bookmarkEnd w:id="557"/>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lastRenderedPageBreak/>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558"/>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558"/>
      <w:r w:rsidR="00664C37" w:rsidRPr="004F2B4F">
        <w:rPr>
          <w:rStyle w:val="CommentReference"/>
          <w:lang w:val="en-US"/>
        </w:rPr>
        <w:commentReference w:id="558"/>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59" w:name="_Toc285701681"/>
      <w:bookmarkStart w:id="560" w:name="_Toc412623871"/>
      <w:r w:rsidRPr="004F2B4F">
        <w:rPr>
          <w:lang w:val="en-US"/>
        </w:rPr>
        <w:lastRenderedPageBreak/>
        <w:t>Drifters input</w:t>
      </w:r>
      <w:bookmarkEnd w:id="559"/>
      <w:bookmarkEnd w:id="560"/>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494D6E" w:rsidRDefault="00620A54" w:rsidP="002603CC">
      <w:pPr>
        <w:pStyle w:val="Code"/>
        <w:jc w:val="both"/>
        <w:rPr>
          <w:lang w:val="fr-FR"/>
          <w:rPrChange w:id="561" w:author="Robert McCall" w:date="2015-03-05T12:08:00Z">
            <w:rPr>
              <w:lang w:val="fr-FR"/>
            </w:rPr>
          </w:rPrChange>
        </w:rPr>
      </w:pPr>
      <w:r w:rsidRPr="00494D6E">
        <w:rPr>
          <w:lang w:val="fr-FR"/>
          <w:rPrChange w:id="562" w:author="Robert McCall" w:date="2015-03-05T12:08:00Z">
            <w:rPr>
              <w:lang w:val="fr-FR"/>
            </w:rPr>
          </w:rPrChange>
        </w:rPr>
        <w:t>&lt;x 2&gt; &lt;y 2&gt; &lt;t_start 2&gt; &lt;t_end 2&gt;</w:t>
      </w:r>
    </w:p>
    <w:p w:rsidR="00620A54" w:rsidRPr="00494D6E" w:rsidRDefault="00620A54" w:rsidP="002603CC">
      <w:pPr>
        <w:pStyle w:val="Code"/>
        <w:jc w:val="both"/>
        <w:rPr>
          <w:lang w:val="fr-FR"/>
          <w:rPrChange w:id="563" w:author="Robert McCall" w:date="2015-03-05T12:08:00Z">
            <w:rPr>
              <w:lang w:val="fr-FR"/>
            </w:rPr>
          </w:rPrChange>
        </w:rPr>
      </w:pPr>
      <w:r w:rsidRPr="00494D6E">
        <w:rPr>
          <w:lang w:val="fr-FR"/>
          <w:rPrChange w:id="564" w:author="Robert McCall" w:date="2015-03-05T12:08:00Z">
            <w:rPr>
              <w:lang w:val="fr-FR"/>
            </w:rPr>
          </w:rPrChange>
        </w:rPr>
        <w:t>&lt;x 3&gt; &lt;y 3&gt; &lt;t_start 3&gt; &lt;t_end 3&gt;</w:t>
      </w:r>
    </w:p>
    <w:p w:rsidR="00620A54" w:rsidRPr="00494D6E" w:rsidRDefault="00620A54" w:rsidP="002603CC">
      <w:pPr>
        <w:pStyle w:val="Code"/>
        <w:jc w:val="both"/>
        <w:rPr>
          <w:lang w:val="de-DE"/>
          <w:rPrChange w:id="565" w:author="Robert McCall" w:date="2015-03-05T12:08:00Z">
            <w:rPr>
              <w:lang w:val="de-DE"/>
            </w:rPr>
          </w:rPrChange>
        </w:rPr>
      </w:pPr>
      <w:r w:rsidRPr="00494D6E">
        <w:rPr>
          <w:lang w:val="de-DE"/>
          <w:rPrChange w:id="566" w:author="Robert McCall" w:date="2015-03-05T12:08:00Z">
            <w:rPr>
              <w:lang w:val="de-DE"/>
            </w:rPr>
          </w:rPrChange>
        </w:rPr>
        <w:t>...</w:t>
      </w:r>
    </w:p>
    <w:p w:rsidR="00620A54" w:rsidRPr="00494D6E" w:rsidRDefault="00620A54" w:rsidP="002603CC">
      <w:pPr>
        <w:pStyle w:val="Code"/>
        <w:jc w:val="both"/>
        <w:rPr>
          <w:lang w:val="de-DE"/>
          <w:rPrChange w:id="567" w:author="Robert McCall" w:date="2015-03-05T12:08:00Z">
            <w:rPr>
              <w:lang w:val="de-DE"/>
            </w:rPr>
          </w:rPrChange>
        </w:rPr>
      </w:pPr>
      <w:r w:rsidRPr="00494D6E">
        <w:rPr>
          <w:lang w:val="de-DE"/>
          <w:rPrChange w:id="568" w:author="Robert McCall" w:date="2015-03-05T12:08:00Z">
            <w:rPr>
              <w:lang w:val="de-DE"/>
            </w:rPr>
          </w:rPrChang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69" w:name="_Toc285701682"/>
      <w:bookmarkStart w:id="570" w:name="_Toc412623872"/>
      <w:r w:rsidRPr="004F2B4F">
        <w:rPr>
          <w:lang w:val="en-US"/>
        </w:rPr>
        <w:t xml:space="preserve">Ship </w:t>
      </w:r>
      <w:r w:rsidR="000E2A0A" w:rsidRPr="004F2B4F">
        <w:rPr>
          <w:lang w:val="en-US"/>
        </w:rPr>
        <w:t>waves</w:t>
      </w:r>
      <w:bookmarkEnd w:id="569"/>
      <w:bookmarkEnd w:id="570"/>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571"/>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571"/>
      <w:r w:rsidR="00664C37" w:rsidRPr="004F2B4F">
        <w:rPr>
          <w:rStyle w:val="CommentReference"/>
          <w:lang w:val="en-US"/>
        </w:rPr>
        <w:commentReference w:id="571"/>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lastRenderedPageBreak/>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494D6E" w:rsidRDefault="00620A54" w:rsidP="002603CC">
      <w:pPr>
        <w:pStyle w:val="Codeheader"/>
        <w:rPr>
          <w:lang w:val="fr-FR"/>
          <w:rPrChange w:id="572" w:author="Robert McCall" w:date="2015-03-05T12:08:00Z">
            <w:rPr/>
          </w:rPrChange>
        </w:rPr>
      </w:pPr>
      <w:proofErr w:type="gramStart"/>
      <w:r w:rsidRPr="00494D6E">
        <w:rPr>
          <w:lang w:val="fr-FR"/>
          <w:rPrChange w:id="573" w:author="Robert McCall" w:date="2015-03-05T12:08:00Z">
            <w:rPr/>
          </w:rPrChange>
        </w:rPr>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74" w:name="_Ref285455080"/>
      <w:bookmarkStart w:id="575" w:name="_Ref285455082"/>
      <w:bookmarkStart w:id="576" w:name="_Toc285701683"/>
      <w:bookmarkStart w:id="577" w:name="_Toc412623873"/>
      <w:r w:rsidRPr="004F2B4F">
        <w:rPr>
          <w:lang w:val="en-US"/>
        </w:rPr>
        <w:t>Output selection</w:t>
      </w:r>
      <w:bookmarkEnd w:id="574"/>
      <w:bookmarkEnd w:id="575"/>
      <w:bookmarkEnd w:id="576"/>
      <w:bookmarkEnd w:id="577"/>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global output </w:t>
            </w:r>
            <w:r w:rsidRPr="004F2B4F">
              <w:lastRenderedPageBreak/>
              <w:t>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w:t>
            </w:r>
            <w:r w:rsidRPr="004F2B4F">
              <w:lastRenderedPageBreak/>
              <w:t>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file containing </w:t>
            </w:r>
            <w:r w:rsidRPr="004F2B4F">
              <w:lastRenderedPageBreak/>
              <w:t>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578" w:name="_Toc285701684"/>
      <w:bookmarkStart w:id="579" w:name="_Toc412623874"/>
      <w:r w:rsidRPr="004F2B4F">
        <w:rPr>
          <w:lang w:val="en-US"/>
        </w:rPr>
        <w:t>Output types</w:t>
      </w:r>
      <w:bookmarkEnd w:id="578"/>
      <w:bookmarkEnd w:id="579"/>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580"/>
      <w:r w:rsidRPr="004F2B4F">
        <w:rPr>
          <w:lang w:val="en-US"/>
        </w:rPr>
        <w:lastRenderedPageBreak/>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580"/>
      <w:r w:rsidR="00891C5C" w:rsidRPr="004F2B4F">
        <w:rPr>
          <w:rStyle w:val="CommentReference"/>
          <w:lang w:val="en-US"/>
        </w:rPr>
        <w:commentReference w:id="580"/>
      </w:r>
    </w:p>
    <w:p w:rsidR="00620A54" w:rsidRPr="004F2B4F" w:rsidRDefault="00620A54" w:rsidP="002603CC">
      <w:pPr>
        <w:pStyle w:val="Heading3"/>
        <w:jc w:val="both"/>
        <w:rPr>
          <w:lang w:val="en-US"/>
        </w:rPr>
      </w:pPr>
      <w:bookmarkStart w:id="581" w:name="_Ref285459027"/>
      <w:bookmarkStart w:id="582" w:name="_Toc285701685"/>
      <w:bookmarkStart w:id="583" w:name="_Toc412623875"/>
      <w:r w:rsidRPr="004F2B4F">
        <w:rPr>
          <w:lang w:val="en-US"/>
        </w:rPr>
        <w:t>Output times</w:t>
      </w:r>
      <w:bookmarkEnd w:id="581"/>
      <w:bookmarkEnd w:id="582"/>
      <w:bookmarkEnd w:id="583"/>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lastRenderedPageBreak/>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lastRenderedPageBreak/>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584" w:name="_Toc285701686"/>
      <w:bookmarkStart w:id="585" w:name="_Toc412623876"/>
      <w:r w:rsidRPr="004F2B4F">
        <w:rPr>
          <w:lang w:val="en-US"/>
        </w:rPr>
        <w:t>Output format</w:t>
      </w:r>
      <w:bookmarkEnd w:id="584"/>
      <w:bookmarkEnd w:id="585"/>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lastRenderedPageBreak/>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586" w:name="_Toc285701687"/>
      <w:bookmarkStart w:id="587" w:name="_Toc412623877"/>
      <w:r w:rsidRPr="004F2B4F">
        <w:rPr>
          <w:lang w:val="en-US"/>
        </w:rPr>
        <w:t>Time parameters</w:t>
      </w:r>
      <w:bookmarkEnd w:id="586"/>
      <w:bookmarkEnd w:id="587"/>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Output selection</w:t>
      </w:r>
      <w:r w:rsidRPr="004F2B4F">
        <w:rPr>
          <w:lang w:val="en-US"/>
        </w:rPr>
        <w:fldChar w:fldCharType="end"/>
      </w:r>
      <w:r w:rsidRPr="004F2B4F">
        <w:rPr>
          <w:lang w:val="en-US"/>
        </w:rPr>
        <w:t xml:space="preserve">). The </w:t>
      </w:r>
      <w:r w:rsidRPr="004F2B4F">
        <w:rPr>
          <w:lang w:val="en-US"/>
        </w:rPr>
        <w:lastRenderedPageBreak/>
        <w:t xml:space="preserve">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588" w:name="_Toc412623878"/>
      <w:r w:rsidRPr="004F2B4F">
        <w:rPr>
          <w:lang w:val="en-US"/>
        </w:rPr>
        <w:lastRenderedPageBreak/>
        <w:t>Bibliography</w:t>
      </w:r>
      <w:bookmarkEnd w:id="588"/>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589"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Dongeren, A. R.,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proofErr w:type="gramStart"/>
      <w:r w:rsidRPr="00494D6E">
        <w:rPr>
          <w:rFonts w:ascii="Arial" w:hAnsi="Arial" w:cs="Arial"/>
          <w:sz w:val="21"/>
          <w:szCs w:val="21"/>
          <w:rPrChange w:id="590" w:author="Robert McCall" w:date="2015-03-05T12:08:00Z">
            <w:rPr>
              <w:rFonts w:ascii="Arial" w:hAnsi="Arial" w:cs="Arial"/>
              <w:sz w:val="21"/>
              <w:szCs w:val="21"/>
              <w:lang w:val="de-DE"/>
            </w:rPr>
          </w:rPrChange>
        </w:rPr>
        <w:t>Komar, P. D., &amp; Miller, M. C. (1975).</w:t>
      </w:r>
      <w:proofErr w:type="gramEnd"/>
      <w:r w:rsidRPr="00494D6E">
        <w:rPr>
          <w:rFonts w:ascii="Arial" w:hAnsi="Arial" w:cs="Arial"/>
          <w:sz w:val="21"/>
          <w:szCs w:val="21"/>
          <w:rPrChange w:id="591" w:author="Robert McCall" w:date="2015-03-05T12:08:00Z">
            <w:rPr>
              <w:rFonts w:ascii="Arial" w:hAnsi="Arial" w:cs="Arial"/>
              <w:sz w:val="21"/>
              <w:szCs w:val="21"/>
              <w:lang w:val="de-DE"/>
            </w:rPr>
          </w:rPrChange>
        </w:rPr>
        <w:t xml:space="preserve">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proofErr w:type="gramStart"/>
      <w:r w:rsidRPr="00494D6E">
        <w:rPr>
          <w:rFonts w:ascii="Arial" w:hAnsi="Arial" w:cs="Arial"/>
          <w:sz w:val="21"/>
          <w:szCs w:val="21"/>
          <w:rPrChange w:id="592" w:author="Robert McCall" w:date="2015-03-05T12:08:00Z">
            <w:rPr>
              <w:rFonts w:ascii="Arial" w:hAnsi="Arial" w:cs="Arial"/>
              <w:sz w:val="21"/>
              <w:szCs w:val="21"/>
              <w:lang w:val="fr-FR"/>
            </w:rPr>
          </w:rPrChange>
        </w:rPr>
        <w:t>Longuet-Higgins, M. S., &amp; Stewart, R. W. (1964).</w:t>
      </w:r>
      <w:proofErr w:type="gramEnd"/>
      <w:r w:rsidRPr="00494D6E">
        <w:rPr>
          <w:rFonts w:ascii="Arial" w:hAnsi="Arial" w:cs="Arial"/>
          <w:sz w:val="21"/>
          <w:szCs w:val="21"/>
          <w:rPrChange w:id="593" w:author="Robert McCall" w:date="2015-03-05T12:08:00Z">
            <w:rPr>
              <w:rFonts w:ascii="Arial" w:hAnsi="Arial" w:cs="Arial"/>
              <w:sz w:val="21"/>
              <w:szCs w:val="21"/>
              <w:lang w:val="fr-FR"/>
            </w:rPr>
          </w:rPrChange>
        </w:rPr>
        <w:t xml:space="preserve">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 xml:space="preserve">Modeling the effects of hard structures on dune erosion and overwash - a case study of the impact </w:t>
      </w:r>
      <w:r w:rsidRPr="004F2B4F">
        <w:rPr>
          <w:rFonts w:ascii="Arial" w:hAnsi="Arial" w:cs="Arial"/>
          <w:sz w:val="21"/>
          <w:szCs w:val="21"/>
          <w:lang w:val="en-US"/>
        </w:rPr>
        <w:lastRenderedPageBreak/>
        <w:t>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proofErr w:type="gramStart"/>
      <w:r w:rsidRPr="00494D6E">
        <w:rPr>
          <w:rFonts w:ascii="Arial" w:hAnsi="Arial" w:cs="Arial"/>
          <w:sz w:val="21"/>
          <w:szCs w:val="21"/>
          <w:rPrChange w:id="594" w:author="Robert McCall" w:date="2015-03-05T12:08:00Z">
            <w:rPr>
              <w:rFonts w:ascii="Arial" w:hAnsi="Arial" w:cs="Arial"/>
              <w:sz w:val="21"/>
              <w:szCs w:val="21"/>
              <w:lang w:val="nl-NL"/>
            </w:rPr>
          </w:rPrChange>
        </w:rPr>
        <w:t>Stelling, G. S., &amp; Zijlema, M. (2003).</w:t>
      </w:r>
      <w:proofErr w:type="gramEnd"/>
      <w:r w:rsidRPr="00494D6E">
        <w:rPr>
          <w:rFonts w:ascii="Arial" w:hAnsi="Arial" w:cs="Arial"/>
          <w:sz w:val="21"/>
          <w:szCs w:val="21"/>
          <w:rPrChange w:id="595" w:author="Robert McCall" w:date="2015-03-05T12:08:00Z">
            <w:rPr>
              <w:rFonts w:ascii="Arial" w:hAnsi="Arial" w:cs="Arial"/>
              <w:sz w:val="21"/>
              <w:szCs w:val="21"/>
              <w:lang w:val="nl-NL"/>
            </w:rPr>
          </w:rPrChange>
        </w:rPr>
        <w:t xml:space="preserve">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lastRenderedPageBreak/>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494D6E">
        <w:rPr>
          <w:rFonts w:ascii="Arial" w:hAnsi="Arial" w:cs="Arial"/>
          <w:sz w:val="21"/>
          <w:szCs w:val="21"/>
          <w:lang w:val="nl-NL"/>
          <w:rPrChange w:id="596" w:author="Robert McCall" w:date="2015-03-05T12:08:00Z">
            <w:rPr>
              <w:rFonts w:ascii="Arial" w:hAnsi="Arial" w:cs="Arial"/>
              <w:sz w:val="21"/>
              <w:szCs w:val="21"/>
            </w:rPr>
          </w:rPrChange>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lastRenderedPageBreak/>
        <w:t>Appendices</w:t>
      </w:r>
      <w:bookmarkEnd w:id="589"/>
    </w:p>
    <w:p w:rsidR="00691D3B" w:rsidRPr="004F2B4F" w:rsidRDefault="00691D3B" w:rsidP="002603CC">
      <w:pPr>
        <w:pStyle w:val="Heading2"/>
        <w:jc w:val="both"/>
        <w:rPr>
          <w:lang w:val="en-US"/>
        </w:rPr>
      </w:pPr>
      <w:bookmarkStart w:id="597" w:name="_Toc412196416"/>
      <w:bookmarkStart w:id="598" w:name="_Toc412623880"/>
      <w:commentRangeStart w:id="599"/>
      <w:r w:rsidRPr="004F2B4F">
        <w:rPr>
          <w:lang w:val="en-US"/>
        </w:rPr>
        <w:t>Hands on exercises</w:t>
      </w:r>
      <w:commentRangeEnd w:id="599"/>
      <w:r w:rsidRPr="004F2B4F">
        <w:rPr>
          <w:rStyle w:val="CommentReference"/>
          <w:b w:val="0"/>
          <w:iCs w:val="0"/>
          <w:lang w:val="en-US"/>
        </w:rPr>
        <w:commentReference w:id="599"/>
      </w:r>
      <w:r w:rsidRPr="004F2B4F">
        <w:rPr>
          <w:lang w:val="en-US"/>
        </w:rPr>
        <w:t xml:space="preserve"> (based on basic XBeach exercises)</w:t>
      </w:r>
      <w:bookmarkEnd w:id="597"/>
      <w:bookmarkEnd w:id="598"/>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600" w:name="_Toc412196417"/>
      <w:bookmarkStart w:id="601" w:name="_Toc412623881"/>
      <w:r w:rsidRPr="004F2B4F">
        <w:rPr>
          <w:lang w:val="en-US"/>
        </w:rPr>
        <w:t>Dune erosion at Delfland, Netherlands (1D)</w:t>
      </w:r>
      <w:bookmarkEnd w:id="600"/>
      <w:bookmarkEnd w:id="601"/>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602" w:name="_Toc412196418"/>
      <w:bookmarkStart w:id="603" w:name="_Toc412623882"/>
      <w:r w:rsidRPr="004F2B4F">
        <w:rPr>
          <w:lang w:val="en-US"/>
        </w:rPr>
        <w:lastRenderedPageBreak/>
        <w:t>Nourishment scenarios near Kijkduin, Holland (1D)</w:t>
      </w:r>
      <w:bookmarkEnd w:id="602"/>
      <w:bookmarkEnd w:id="603"/>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lastRenderedPageBreak/>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604" w:name="_Toc412196419"/>
      <w:bookmarkStart w:id="605"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604"/>
      <w:bookmarkEnd w:id="605"/>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606" w:name="_Toc412196420"/>
      <w:bookmarkStart w:id="607" w:name="_Toc412623884"/>
      <w:r w:rsidRPr="004F2B4F">
        <w:rPr>
          <w:lang w:val="en-US"/>
        </w:rPr>
        <w:lastRenderedPageBreak/>
        <w:t>Yanchep perched beach and natural breakwater (2DH)</w:t>
      </w:r>
      <w:bookmarkEnd w:id="606"/>
      <w:bookmarkEnd w:id="607"/>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608" w:name="_Toc412196421"/>
      <w:bookmarkStart w:id="609" w:name="_Toc412623885"/>
      <w:r w:rsidRPr="004F2B4F">
        <w:rPr>
          <w:lang w:val="en-US"/>
        </w:rPr>
        <w:lastRenderedPageBreak/>
        <w:t>Advanced model coefficients</w:t>
      </w:r>
      <w:bookmarkEnd w:id="608"/>
      <w:bookmarkEnd w:id="609"/>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610" w:name="_Toc412196422"/>
      <w:bookmarkStart w:id="611" w:name="_Toc412623886"/>
      <w:r w:rsidRPr="004F2B4F">
        <w:rPr>
          <w:lang w:val="en-US"/>
        </w:rPr>
        <w:t>Wave numerics</w:t>
      </w:r>
      <w:bookmarkEnd w:id="610"/>
      <w:bookmarkEnd w:id="611"/>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12" w:name="_Toc412196423"/>
      <w:bookmarkStart w:id="613" w:name="_Toc412623887"/>
      <w:r w:rsidRPr="004F2B4F">
        <w:rPr>
          <w:lang w:val="en-US"/>
        </w:rPr>
        <w:t>Wave dissipation</w:t>
      </w:r>
      <w:bookmarkEnd w:id="612"/>
      <w:bookmarkEnd w:id="613"/>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94D6E"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Type of breaker </w:t>
            </w:r>
            <w:r w:rsidRPr="004F2B4F">
              <w:lastRenderedPageBreak/>
              <w:t>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w:t>
            </w:r>
            <w:r w:rsidRPr="00844679">
              <w:rPr>
                <w:lang w:val="nl-NL"/>
              </w:rPr>
              <w:lastRenderedPageBreak/>
              <w:t xml:space="preserve">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14" w:name="_Toc412196424"/>
      <w:bookmarkStart w:id="615" w:name="_Toc412623888"/>
      <w:r w:rsidRPr="004F2B4F">
        <w:rPr>
          <w:lang w:val="en-US"/>
        </w:rPr>
        <w:lastRenderedPageBreak/>
        <w:t>Rollers</w:t>
      </w:r>
      <w:bookmarkEnd w:id="614"/>
      <w:bookmarkEnd w:id="615"/>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16" w:name="_Toc412196425"/>
      <w:bookmarkStart w:id="617" w:name="_Toc412623889"/>
      <w:r w:rsidRPr="004F2B4F">
        <w:rPr>
          <w:lang w:val="en-US"/>
        </w:rPr>
        <w:t>Wave-current interaction</w:t>
      </w:r>
      <w:bookmarkEnd w:id="616"/>
      <w:bookmarkEnd w:id="617"/>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18" w:name="_Toc412196426"/>
      <w:bookmarkStart w:id="619" w:name="_Toc412623890"/>
      <w:r w:rsidRPr="004F2B4F">
        <w:rPr>
          <w:lang w:val="en-US"/>
        </w:rPr>
        <w:t>Bed friction and viscosity</w:t>
      </w:r>
      <w:bookmarkEnd w:id="618"/>
      <w:bookmarkEnd w:id="619"/>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20" w:name="_Toc412196427"/>
      <w:bookmarkStart w:id="621" w:name="_Toc412623891"/>
      <w:r w:rsidRPr="004F2B4F">
        <w:rPr>
          <w:lang w:val="en-US"/>
        </w:rPr>
        <w:t>Flow numerics</w:t>
      </w:r>
      <w:bookmarkEnd w:id="620"/>
      <w:bookmarkEnd w:id="621"/>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Threshold velocity difference to </w:t>
            </w:r>
            <w:r w:rsidRPr="004F2B4F">
              <w:lastRenderedPageBreak/>
              <w:t>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22" w:name="_Toc412196428"/>
      <w:bookmarkStart w:id="623" w:name="_Toc412623892"/>
      <w:r w:rsidRPr="004F2B4F">
        <w:rPr>
          <w:lang w:val="en-US"/>
        </w:rPr>
        <w:t>Sediment transport</w:t>
      </w:r>
      <w:bookmarkEnd w:id="622"/>
      <w:bookmarkEnd w:id="623"/>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Minimum adaptation time scale in advection </w:t>
            </w:r>
            <w:r w:rsidRPr="004F2B4F">
              <w:lastRenderedPageBreak/>
              <w:t>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to reduce </w:t>
            </w:r>
            <w:r w:rsidRPr="004F2B4F">
              <w:lastRenderedPageBreak/>
              <w:t>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activate turbulence advection model for short and </w:t>
            </w:r>
            <w:r w:rsidRPr="004F2B4F">
              <w:lastRenderedPageBreak/>
              <w:t>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24" w:name="_Toc412196429"/>
      <w:bookmarkStart w:id="625" w:name="_Toc412623893"/>
      <w:r w:rsidRPr="004F2B4F">
        <w:rPr>
          <w:lang w:val="en-US"/>
        </w:rPr>
        <w:t>Sediment transport numerics</w:t>
      </w:r>
      <w:bookmarkEnd w:id="624"/>
      <w:bookmarkEnd w:id="625"/>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26" w:name="_Toc412196430"/>
      <w:bookmarkStart w:id="627" w:name="_Toc412623894"/>
      <w:r w:rsidRPr="004F2B4F">
        <w:rPr>
          <w:lang w:val="en-US"/>
        </w:rPr>
        <w:t>Quasi-3D sediment transport</w:t>
      </w:r>
      <w:bookmarkEnd w:id="626"/>
      <w:bookmarkEnd w:id="627"/>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Number of sigma layers in Quasi-3D model; kmax = 1 is without vertical </w:t>
            </w:r>
            <w:r w:rsidRPr="004F2B4F">
              <w:lastRenderedPageBreak/>
              <w:t>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28" w:name="_Toc412196431"/>
      <w:bookmarkStart w:id="629" w:name="_Toc412623895"/>
      <w:r w:rsidRPr="004F2B4F">
        <w:rPr>
          <w:lang w:val="en-US"/>
        </w:rPr>
        <w:t>Morphology</w:t>
      </w:r>
      <w:bookmarkEnd w:id="628"/>
      <w:bookmarkEnd w:id="629"/>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Water depth at which is switched from wetslp to </w:t>
            </w:r>
            <w:r w:rsidRPr="004F2B4F">
              <w:lastRenderedPageBreak/>
              <w:t>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30" w:name="_Toc412196432"/>
      <w:bookmarkStart w:id="631" w:name="_Toc412623896"/>
      <w:r w:rsidRPr="004F2B4F">
        <w:rPr>
          <w:lang w:val="en-US"/>
        </w:rPr>
        <w:t>Bed update</w:t>
      </w:r>
      <w:bookmarkEnd w:id="630"/>
      <w:bookmarkEnd w:id="631"/>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Merge threshold for variable sediment layer (ratio to </w:t>
            </w:r>
            <w:r w:rsidRPr="004F2B4F">
              <w:lastRenderedPageBreak/>
              <w:t>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32" w:name="_Toc412196433"/>
      <w:bookmarkStart w:id="633" w:name="_Toc412623897"/>
      <w:r w:rsidRPr="004F2B4F">
        <w:rPr>
          <w:lang w:val="en-US"/>
        </w:rPr>
        <w:t>Groundwater flow</w:t>
      </w:r>
      <w:bookmarkEnd w:id="632"/>
      <w:bookmarkEnd w:id="633"/>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Reynolds number for </w:t>
            </w:r>
            <w:r w:rsidRPr="004F2B4F">
              <w:lastRenderedPageBreak/>
              <w:t>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634"/>
            <w:r w:rsidRPr="004F2B4F">
              <w:lastRenderedPageBreak/>
              <w:t>gwfastsolve*</w:t>
            </w:r>
            <w:commentRangeEnd w:id="634"/>
            <w:r w:rsidR="004B463E">
              <w:rPr>
                <w:rStyle w:val="CommentReference"/>
                <w:rFonts w:ascii="Arial" w:eastAsia="Times New Roman" w:hAnsi="Arial" w:cs="Arial"/>
                <w:b w:val="0"/>
                <w:bCs w:val="0"/>
                <w:color w:val="auto"/>
                <w:lang w:val="en-GB"/>
              </w:rPr>
              <w:commentReference w:id="634"/>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35" w:name="_Toc412196434"/>
      <w:bookmarkStart w:id="636" w:name="_Toc412623898"/>
      <w:r w:rsidRPr="004F2B4F">
        <w:rPr>
          <w:lang w:val="en-US"/>
        </w:rPr>
        <w:t>Non-hydrostatic correction</w:t>
      </w:r>
      <w:bookmarkEnd w:id="635"/>
      <w:bookmarkEnd w:id="636"/>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637"/>
            <w:r w:rsidRPr="004F2B4F">
              <w:t>breakviscfac*</w:t>
            </w:r>
            <w:commentRangeEnd w:id="637"/>
            <w:r w:rsidR="004B463E">
              <w:rPr>
                <w:rStyle w:val="CommentReference"/>
                <w:rFonts w:ascii="Arial" w:eastAsia="Times New Roman" w:hAnsi="Arial" w:cs="Arial"/>
                <w:b w:val="0"/>
                <w:bCs w:val="0"/>
                <w:color w:val="auto"/>
                <w:lang w:val="en-GB"/>
              </w:rPr>
              <w:commentReference w:id="637"/>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638"/>
            <w:r w:rsidRPr="004F2B4F">
              <w:t>reformsteep*</w:t>
            </w:r>
            <w:commentRangeEnd w:id="638"/>
            <w:r w:rsidR="004B463E">
              <w:rPr>
                <w:rStyle w:val="CommentReference"/>
                <w:rFonts w:ascii="Arial" w:eastAsia="Times New Roman" w:hAnsi="Arial" w:cs="Arial"/>
                <w:b w:val="0"/>
                <w:bCs w:val="0"/>
                <w:color w:val="auto"/>
                <w:lang w:val="en-GB"/>
              </w:rPr>
              <w:commentReference w:id="638"/>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39" w:name="_Toc412196435"/>
      <w:bookmarkStart w:id="640" w:name="_Toc412623899"/>
      <w:r w:rsidRPr="004F2B4F">
        <w:rPr>
          <w:lang w:val="en-US"/>
        </w:rPr>
        <w:t>Physical constants</w:t>
      </w:r>
      <w:bookmarkEnd w:id="639"/>
      <w:bookmarkEnd w:id="640"/>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41" w:name="_Toc412196436"/>
      <w:bookmarkStart w:id="642" w:name="_Toc412623900"/>
      <w:r w:rsidRPr="004F2B4F">
        <w:rPr>
          <w:lang w:val="en-US"/>
        </w:rPr>
        <w:t>Coriolis force</w:t>
      </w:r>
      <w:bookmarkEnd w:id="641"/>
      <w:bookmarkEnd w:id="642"/>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Angular velocity of earth calculated as: </w:t>
            </w:r>
            <w:r w:rsidRPr="004F2B4F">
              <w:lastRenderedPageBreak/>
              <w:t>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43" w:name="_Toc412196437"/>
      <w:bookmarkStart w:id="644" w:name="_Toc412623901"/>
      <w:r w:rsidRPr="004F2B4F">
        <w:rPr>
          <w:lang w:val="en-US"/>
        </w:rPr>
        <w:lastRenderedPageBreak/>
        <w:t>MPI</w:t>
      </w:r>
      <w:bookmarkEnd w:id="643"/>
      <w:bookmarkEnd w:id="644"/>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45" w:name="_Toc412196438"/>
      <w:bookmarkStart w:id="646" w:name="_Toc412623902"/>
      <w:r w:rsidRPr="004F2B4F">
        <w:rPr>
          <w:lang w:val="en-US"/>
        </w:rPr>
        <w:t>Output projection</w:t>
      </w:r>
      <w:bookmarkEnd w:id="645"/>
      <w:bookmarkEnd w:id="646"/>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647" w:name="_Toc412623903"/>
      <w:r w:rsidRPr="004F2B4F">
        <w:rPr>
          <w:lang w:val="en-US"/>
        </w:rPr>
        <w:t>Numerical implementation</w:t>
      </w:r>
      <w:bookmarkEnd w:id="647"/>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648" w:name="_Toc412623904"/>
      <w:r w:rsidRPr="004F2B4F">
        <w:rPr>
          <w:lang w:val="en-US"/>
        </w:rPr>
        <w:t>Grid types</w:t>
      </w:r>
      <w:bookmarkEnd w:id="648"/>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649" w:name="_Toc412623905"/>
      <w:r w:rsidRPr="004F2B4F">
        <w:rPr>
          <w:lang w:val="en-US"/>
        </w:rPr>
        <w:t>Grid set-up</w:t>
      </w:r>
      <w:bookmarkEnd w:id="649"/>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650" w:author="Robert McCall" w:date="2015-03-05T12:21:00Z">
        <w:r w:rsidR="00921289" w:rsidRPr="004F2B4F">
          <w:rPr>
            <w:lang w:val="en-US"/>
          </w:rPr>
          <w:t xml:space="preserve">Figure </w:t>
        </w:r>
        <w:r w:rsidR="00921289">
          <w:rPr>
            <w:noProof/>
            <w:lang w:val="en-US"/>
          </w:rPr>
          <w:t>6</w:t>
        </w:r>
        <w:r w:rsidR="00921289" w:rsidRPr="004F2B4F">
          <w:rPr>
            <w:noProof/>
            <w:lang w:val="en-US"/>
          </w:rPr>
          <w:t>.</w:t>
        </w:r>
        <w:r w:rsidR="00921289">
          <w:rPr>
            <w:noProof/>
            <w:lang w:val="en-US"/>
          </w:rPr>
          <w:t>1</w:t>
        </w:r>
      </w:ins>
      <w:del w:id="651" w:author="Robert McCall" w:date="2015-03-05T10:09:00Z">
        <w:r w:rsidR="00844679" w:rsidRPr="004F2B4F" w:rsidDel="005E6B98">
          <w:rPr>
            <w:lang w:val="en-US"/>
          </w:rPr>
          <w:delText xml:space="preserve">Figure </w:delText>
        </w:r>
        <w:r w:rsidR="00844679" w:rsidDel="005E6B98">
          <w:rPr>
            <w:noProof/>
            <w:lang w:val="en-US"/>
          </w:rPr>
          <w:delText>6</w:delText>
        </w:r>
        <w:r w:rsidR="00844679" w:rsidRPr="004F2B4F" w:rsidDel="005E6B98">
          <w:rPr>
            <w:noProof/>
            <w:lang w:val="en-US"/>
          </w:rPr>
          <w:delText>.</w:delText>
        </w:r>
        <w:r w:rsidR="00844679" w:rsidDel="005E6B98">
          <w:rPr>
            <w:noProof/>
            <w:lang w:val="en-US"/>
          </w:rPr>
          <w:delText>1</w:delText>
        </w:r>
      </w:del>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5pt;height:14.8pt" o:ole="">
            <v:imagedata r:id="rId265" o:title=""/>
          </v:shape>
          <o:OLEObject Type="Embed" ProgID="Equation.DSMT4" ShapeID="_x0000_i1138" DrawAspect="Content" ObjectID="_1487065427" r:id="rId266"/>
        </w:object>
      </w:r>
      <w:proofErr w:type="gramStart"/>
      <w:r w:rsidRPr="004F2B4F">
        <w:rPr>
          <w:lang w:val="en-US"/>
        </w:rPr>
        <w:t xml:space="preserve">and </w:t>
      </w:r>
      <w:proofErr w:type="gramEnd"/>
      <w:r w:rsidRPr="004F2B4F">
        <w:rPr>
          <w:position w:val="-6"/>
          <w:lang w:val="en-US"/>
        </w:rPr>
        <w:object w:dxaOrig="340" w:dyaOrig="279">
          <v:shape id="_x0000_i1139" type="#_x0000_t75" style="width:17.5pt;height:14.8pt" o:ole="">
            <v:imagedata r:id="rId267" o:title=""/>
          </v:shape>
          <o:OLEObject Type="Embed" ProgID="Equation.DSMT4" ShapeID="_x0000_i1139" DrawAspect="Content" ObjectID="_1487065428" r:id="rId268"/>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652" w:author="Robert McCall" w:date="2015-03-05T12:21:00Z">
        <w:r w:rsidR="00921289" w:rsidRPr="004F2B4F">
          <w:rPr>
            <w:lang w:val="en-US"/>
          </w:rPr>
          <w:t xml:space="preserve">Figure </w:t>
        </w:r>
        <w:r w:rsidR="00921289">
          <w:rPr>
            <w:noProof/>
            <w:lang w:val="en-US"/>
          </w:rPr>
          <w:t>6</w:t>
        </w:r>
        <w:r w:rsidR="00921289" w:rsidRPr="004F2B4F">
          <w:rPr>
            <w:noProof/>
            <w:lang w:val="en-US"/>
          </w:rPr>
          <w:t>.</w:t>
        </w:r>
        <w:r w:rsidR="00921289">
          <w:rPr>
            <w:noProof/>
            <w:lang w:val="en-US"/>
          </w:rPr>
          <w:t>1</w:t>
        </w:r>
      </w:ins>
      <w:del w:id="653" w:author="Robert McCall" w:date="2015-03-05T10:09:00Z">
        <w:r w:rsidR="00844679" w:rsidRPr="004F2B4F" w:rsidDel="005E6B98">
          <w:rPr>
            <w:lang w:val="en-US"/>
          </w:rPr>
          <w:delText xml:space="preserve">Figure </w:delText>
        </w:r>
        <w:r w:rsidR="00844679" w:rsidDel="005E6B98">
          <w:rPr>
            <w:noProof/>
            <w:lang w:val="en-US"/>
          </w:rPr>
          <w:delText>6</w:delText>
        </w:r>
        <w:r w:rsidR="00844679" w:rsidRPr="004F2B4F" w:rsidDel="005E6B98">
          <w:rPr>
            <w:noProof/>
            <w:lang w:val="en-US"/>
          </w:rPr>
          <w:delText>.</w:delText>
        </w:r>
        <w:r w:rsidR="00844679" w:rsidDel="005E6B98">
          <w:rPr>
            <w:noProof/>
            <w:lang w:val="en-US"/>
          </w:rPr>
          <w:delText>1</w:delText>
        </w:r>
      </w:del>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654" w:name="_Ref411936920"/>
      <w:bookmarkStart w:id="655" w:name="_Ref41193547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6</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1</w:t>
      </w:r>
      <w:r w:rsidR="00394891" w:rsidRPr="004F2B4F">
        <w:rPr>
          <w:lang w:val="en-US"/>
        </w:rPr>
        <w:fldChar w:fldCharType="end"/>
      </w:r>
      <w:bookmarkEnd w:id="654"/>
      <w:r w:rsidRPr="004F2B4F">
        <w:rPr>
          <w:lang w:val="en-US"/>
        </w:rPr>
        <w:t xml:space="preserve"> Location of staggered grid points (left panel); definition of grid distances (middle) and terms in volume balance (right)</w:t>
      </w:r>
      <w:bookmarkEnd w:id="655"/>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656" w:name="_Toc410145831"/>
      <w:bookmarkStart w:id="657" w:name="_Toc412623906"/>
      <w:r w:rsidRPr="004F2B4F">
        <w:rPr>
          <w:lang w:val="en-US"/>
        </w:rPr>
        <w:t>Shallow water equations</w:t>
      </w:r>
      <w:bookmarkEnd w:id="656"/>
      <w:bookmarkEnd w:id="657"/>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4pt;height:30.3pt" o:ole="">
            <v:imagedata r:id="rId270" o:title=""/>
          </v:shape>
          <o:OLEObject Type="Embed" ProgID="Equation.DSMT4" ShapeID="_x0000_i1140" DrawAspect="Content" ObjectID="_1487065429" r:id="rId271"/>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58" w:author="Robert McCall" w:date="2015-03-05T12:07:00Z">
        <w:r w:rsidR="00494D6E" w:rsidDel="00494D6E">
          <w:rPr>
            <w:lang w:val="en-US"/>
          </w:rPr>
          <w:fldChar w:fldCharType="separate"/>
        </w:r>
      </w:del>
      <w:del w:id="659"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lastRenderedPageBreak/>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3.3pt;height:51.8pt" o:ole="">
            <v:imagedata r:id="rId272" o:title=""/>
          </v:shape>
          <o:OLEObject Type="Embed" ProgID="Equation.DSMT4" ShapeID="_x0000_i1141" DrawAspect="Content" ObjectID="_1487065430" r:id="rId27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60" w:author="Robert McCall" w:date="2015-03-05T12:07:00Z">
        <w:r w:rsidR="00494D6E" w:rsidDel="00494D6E">
          <w:rPr>
            <w:lang w:val="en-US"/>
          </w:rPr>
          <w:fldChar w:fldCharType="separate"/>
        </w:r>
      </w:del>
      <w:del w:id="661"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ins w:id="662" w:author="Robert McCall" w:date="2015-03-05T12:21:00Z">
        <w:r w:rsidR="00921289" w:rsidRPr="00921289">
          <w:rPr>
            <w:lang w:val="en-US"/>
            <w:rPrChange w:id="663" w:author="Robert McCall" w:date="2015-03-05T12:21:00Z">
              <w:rPr>
                <w:b/>
                <w:lang w:val="en-US"/>
              </w:rPr>
            </w:rPrChange>
          </w:rPr>
          <w:t>Figure 6.2</w:t>
        </w:r>
      </w:ins>
      <w:del w:id="664" w:author="Robert McCall" w:date="2015-03-05T10:09:00Z">
        <w:r w:rsidR="00844679" w:rsidRPr="00844679" w:rsidDel="005E6B98">
          <w:rPr>
            <w:lang w:val="en-US"/>
          </w:rPr>
          <w:delText>Figure 6.2</w:delText>
        </w:r>
      </w:del>
      <w:r w:rsidRPr="004F2B4F">
        <w:rPr>
          <w:lang w:val="en-US"/>
        </w:rPr>
        <w:fldChar w:fldCharType="end"/>
      </w:r>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pt" o:ole="">
            <v:imagedata r:id="rId274" o:title=""/>
          </v:shape>
          <o:OLEObject Type="Embed" ProgID="Equation.DSMT4" ShapeID="_x0000_i1142" DrawAspect="Content" ObjectID="_1487065431"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65" w:author="Robert McCall" w:date="2015-03-05T12:07:00Z">
        <w:r w:rsidR="00494D6E" w:rsidDel="00494D6E">
          <w:rPr>
            <w:lang w:val="en-US"/>
          </w:rPr>
          <w:fldChar w:fldCharType="separate"/>
        </w:r>
      </w:del>
      <w:del w:id="666"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3" type="#_x0000_t75" style="width:12.1pt;height:12.1pt" o:ole="">
            <v:imagedata r:id="rId276" o:title=""/>
          </v:shape>
          <o:OLEObject Type="Embed" ProgID="Equation.DSMT4" ShapeID="_x0000_i1143" DrawAspect="Content" ObjectID="_1487065432" r:id="rId277"/>
        </w:object>
      </w:r>
      <w:r w:rsidRPr="004F2B4F">
        <w:rPr>
          <w:lang w:val="en-US"/>
        </w:rPr>
        <w:t xml:space="preserve"> the density, g acceleration of gravity, </w:t>
      </w:r>
      <w:r w:rsidRPr="004F2B4F">
        <w:rPr>
          <w:position w:val="-14"/>
          <w:lang w:val="en-US"/>
        </w:rPr>
        <w:object w:dxaOrig="1100" w:dyaOrig="380">
          <v:shape id="_x0000_i1144" type="#_x0000_t75" style="width:54.5pt;height:18.85pt" o:ole="">
            <v:imagedata r:id="rId278" o:title=""/>
          </v:shape>
          <o:OLEObject Type="Embed" ProgID="Equation.DSMT4" ShapeID="_x0000_i1144" DrawAspect="Content" ObjectID="_1487065433" r:id="rId279"/>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1.1pt;height:30.3pt" o:ole="">
            <v:imagedata r:id="rId280" o:title=""/>
          </v:shape>
          <o:OLEObject Type="Embed" ProgID="Equation.DSMT4" ShapeID="_x0000_i1145" DrawAspect="Content" ObjectID="_1487065434" r:id="rId28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67" w:author="Robert McCall" w:date="2015-03-05T12:07:00Z">
        <w:r w:rsidR="00494D6E" w:rsidDel="00494D6E">
          <w:rPr>
            <w:lang w:val="en-US"/>
          </w:rPr>
          <w:fldChar w:fldCharType="separate"/>
        </w:r>
      </w:del>
      <w:del w:id="668"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4.25pt;height:37pt" o:ole="">
            <v:imagedata r:id="rId282" o:title=""/>
          </v:shape>
          <o:OLEObject Type="Embed" ProgID="Equation.DSMT4" ShapeID="_x0000_i1146" DrawAspect="Content" ObjectID="_1487065435"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69" w:author="Robert McCall" w:date="2015-03-05T12:07:00Z">
        <w:r w:rsidR="00494D6E" w:rsidDel="00494D6E">
          <w:rPr>
            <w:lang w:val="en-US"/>
          </w:rPr>
          <w:fldChar w:fldCharType="separate"/>
        </w:r>
      </w:del>
      <w:del w:id="670"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lastRenderedPageBreak/>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671" w:name="_Ref336832911"/>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92128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921289">
        <w:rPr>
          <w:b/>
          <w:bCs w:val="0"/>
          <w:noProof/>
          <w:lang w:val="en-US"/>
        </w:rPr>
        <w:t>2</w:t>
      </w:r>
      <w:r w:rsidR="00394891" w:rsidRPr="004F2B4F">
        <w:rPr>
          <w:b/>
          <w:bCs w:val="0"/>
          <w:lang w:val="en-US"/>
        </w:rPr>
        <w:fldChar w:fldCharType="end"/>
      </w:r>
      <w:bookmarkEnd w:id="671"/>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ins w:id="67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104</w:instrText>
        </w:r>
        <w:r w:rsidR="00921289" w:rsidRPr="004F2B4F">
          <w:rPr>
            <w:lang w:val="en-US"/>
          </w:rPr>
          <w:instrText>)</w:instrText>
        </w:r>
      </w:ins>
      <w:del w:id="67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104</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ins w:id="67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105</w:instrText>
        </w:r>
        <w:r w:rsidR="00921289" w:rsidRPr="004F2B4F">
          <w:rPr>
            <w:lang w:val="en-US"/>
          </w:rPr>
          <w:instrText>)</w:instrText>
        </w:r>
      </w:ins>
      <w:del w:id="67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67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106</w:instrText>
        </w:r>
        <w:r w:rsidR="00921289" w:rsidRPr="004F2B4F">
          <w:rPr>
            <w:lang w:val="en-US"/>
          </w:rPr>
          <w:instrText>)</w:instrText>
        </w:r>
      </w:ins>
      <w:del w:id="67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2pt;height:14.8pt" o:ole="">
            <v:imagedata r:id="rId285" o:title=""/>
          </v:shape>
          <o:OLEObject Type="Embed" ProgID="Equation.DSMT4" ShapeID="_x0000_i1147" DrawAspect="Content" ObjectID="_1487065436" r:id="rId286"/>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95pt;height:92.2pt" o:ole="">
            <v:imagedata r:id="rId287" o:title=""/>
          </v:shape>
          <o:OLEObject Type="Embed" ProgID="Equation.DSMT4" ShapeID="_x0000_i1148" DrawAspect="Content" ObjectID="_1487065437" r:id="rId28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78" w:author="Robert McCall" w:date="2015-03-05T12:07:00Z">
        <w:r w:rsidR="00494D6E" w:rsidDel="00494D6E">
          <w:rPr>
            <w:lang w:val="en-US"/>
          </w:rPr>
          <w:fldChar w:fldCharType="separate"/>
        </w:r>
      </w:del>
      <w:del w:id="679" w:author="Robert McCall" w:date="2015-03-05T10:09:00Z">
        <w:r w:rsidR="00801832" w:rsidRPr="004F2B4F">
          <w:rPr>
            <w:lang w:val="en-US"/>
          </w:rPr>
          <w:fldChar w:fldCharType="end"/>
        </w:r>
      </w:del>
      <w:bookmarkStart w:id="680"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104</w:instrText>
      </w:r>
      <w:r w:rsidR="00801832" w:rsidRPr="004F2B4F">
        <w:rPr>
          <w:lang w:val="en-US"/>
        </w:rPr>
        <w:fldChar w:fldCharType="end"/>
      </w:r>
      <w:r w:rsidR="00801832" w:rsidRPr="004F2B4F">
        <w:rPr>
          <w:lang w:val="en-US"/>
        </w:rPr>
        <w:instrText>)</w:instrText>
      </w:r>
      <w:bookmarkEnd w:id="680"/>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4.9pt;height:107pt" o:ole="">
            <v:imagedata r:id="rId289" o:title=""/>
          </v:shape>
          <o:OLEObject Type="Embed" ProgID="Equation.DSMT4" ShapeID="_x0000_i1149" DrawAspect="Content" ObjectID="_1487065438"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81" w:author="Robert McCall" w:date="2015-03-05T12:07:00Z">
        <w:r w:rsidR="00494D6E" w:rsidDel="00494D6E">
          <w:rPr>
            <w:lang w:val="en-US"/>
          </w:rPr>
          <w:fldChar w:fldCharType="separate"/>
        </w:r>
      </w:del>
      <w:del w:id="682" w:author="Robert McCall" w:date="2015-03-05T10:09:00Z">
        <w:r w:rsidR="00801832" w:rsidRPr="004F2B4F">
          <w:rPr>
            <w:lang w:val="en-US"/>
          </w:rPr>
          <w:fldChar w:fldCharType="end"/>
        </w:r>
      </w:del>
      <w:bookmarkStart w:id="683"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105</w:instrText>
      </w:r>
      <w:r w:rsidR="00801832" w:rsidRPr="004F2B4F">
        <w:rPr>
          <w:lang w:val="en-US"/>
        </w:rPr>
        <w:fldChar w:fldCharType="end"/>
      </w:r>
      <w:r w:rsidR="00801832" w:rsidRPr="004F2B4F">
        <w:rPr>
          <w:lang w:val="en-US"/>
        </w:rPr>
        <w:instrText>)</w:instrText>
      </w:r>
      <w:bookmarkEnd w:id="683"/>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68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106</w:instrText>
        </w:r>
        <w:r w:rsidR="00921289" w:rsidRPr="004F2B4F">
          <w:rPr>
            <w:lang w:val="en-US"/>
          </w:rPr>
          <w:instrText>)</w:instrText>
        </w:r>
      </w:ins>
      <w:del w:id="68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75pt;height:154.1pt" o:ole="">
            <v:imagedata r:id="rId291" o:title=""/>
          </v:shape>
          <o:OLEObject Type="Embed" ProgID="Equation.DSMT4" ShapeID="_x0000_i1150" DrawAspect="Content" ObjectID="_1487065439" r:id="rId292"/>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86" w:author="Robert McCall" w:date="2015-03-05T12:07:00Z">
        <w:r w:rsidR="00494D6E" w:rsidDel="00494D6E">
          <w:rPr>
            <w:lang w:val="en-US"/>
          </w:rPr>
          <w:fldChar w:fldCharType="separate"/>
        </w:r>
      </w:del>
      <w:del w:id="687" w:author="Robert McCall" w:date="2015-03-05T10:09:00Z">
        <w:r w:rsidR="00801832" w:rsidRPr="004F2B4F">
          <w:rPr>
            <w:lang w:val="en-US"/>
          </w:rPr>
          <w:fldChar w:fldCharType="end"/>
        </w:r>
      </w:del>
      <w:bookmarkStart w:id="688"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106</w:instrText>
      </w:r>
      <w:r w:rsidR="00801832" w:rsidRPr="004F2B4F">
        <w:rPr>
          <w:lang w:val="en-US"/>
        </w:rPr>
        <w:fldChar w:fldCharType="end"/>
      </w:r>
      <w:r w:rsidR="00801832" w:rsidRPr="004F2B4F">
        <w:rPr>
          <w:lang w:val="en-US"/>
        </w:rPr>
        <w:instrText>)</w:instrText>
      </w:r>
      <w:bookmarkEnd w:id="688"/>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ins w:id="689" w:author="Robert McCall" w:date="2015-03-05T12:21:00Z">
        <w:r w:rsidR="00921289" w:rsidRPr="00921289">
          <w:rPr>
            <w:lang w:val="en-US"/>
            <w:rPrChange w:id="690" w:author="Robert McCall" w:date="2015-03-05T12:21:00Z">
              <w:rPr>
                <w:b/>
                <w:lang w:val="en-US"/>
              </w:rPr>
            </w:rPrChange>
          </w:rPr>
          <w:t>Figure 6.3</w:t>
        </w:r>
      </w:ins>
      <w:del w:id="691" w:author="Robert McCall" w:date="2015-03-05T10:09:00Z">
        <w:r w:rsidR="00844679" w:rsidRPr="00844679" w:rsidDel="005E6B98">
          <w:rPr>
            <w:lang w:val="en-US"/>
          </w:rPr>
          <w:delText>Figure 6.3</w:delText>
        </w:r>
      </w:del>
      <w:r w:rsidRPr="004F2B4F">
        <w:rPr>
          <w:lang w:val="en-US"/>
        </w:rPr>
        <w:fldChar w:fldCharType="end"/>
      </w:r>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F37A6C3" wp14:editId="4505883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692" w:name="_Ref336835302"/>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92128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proofErr w:type="gramStart"/>
      <w:r w:rsidR="00921289">
        <w:rPr>
          <w:b/>
          <w:bCs w:val="0"/>
          <w:noProof/>
          <w:lang w:val="en-US"/>
        </w:rPr>
        <w:t>3</w:t>
      </w:r>
      <w:r w:rsidR="00394891" w:rsidRPr="004F2B4F">
        <w:rPr>
          <w:b/>
          <w:bCs w:val="0"/>
          <w:lang w:val="en-US"/>
        </w:rPr>
        <w:fldChar w:fldCharType="end"/>
      </w:r>
      <w:bookmarkEnd w:id="692"/>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693" w:name="_Toc412623907"/>
      <w:r w:rsidRPr="004F2B4F">
        <w:rPr>
          <w:lang w:val="en-US"/>
        </w:rPr>
        <w:t>Wave action balance</w:t>
      </w:r>
      <w:bookmarkEnd w:id="693"/>
    </w:p>
    <w:p w:rsidR="00313B40" w:rsidRPr="004F2B4F" w:rsidRDefault="00313B40" w:rsidP="002603CC">
      <w:pPr>
        <w:pStyle w:val="Heading4"/>
        <w:jc w:val="both"/>
        <w:rPr>
          <w:lang w:val="en-US"/>
        </w:rPr>
      </w:pPr>
      <w:bookmarkStart w:id="694" w:name="_Toc410145830"/>
      <w:r w:rsidRPr="004F2B4F">
        <w:rPr>
          <w:lang w:val="en-US"/>
        </w:rPr>
        <w:t>Nonstationary solver</w:t>
      </w:r>
      <w:bookmarkEnd w:id="694"/>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75pt;height:34.3pt" o:ole="">
            <v:imagedata r:id="rId294" o:title=""/>
          </v:shape>
          <o:OLEObject Type="Embed" ProgID="Equation.DSMT4" ShapeID="_x0000_i1151" DrawAspect="Content" ObjectID="_1487065440"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95" w:author="Robert McCall" w:date="2015-03-05T12:07:00Z">
        <w:r w:rsidR="00494D6E" w:rsidDel="00494D6E">
          <w:rPr>
            <w:lang w:val="en-US"/>
          </w:rPr>
          <w:fldChar w:fldCharType="separate"/>
        </w:r>
      </w:del>
      <w:del w:id="696"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5pt;height:18.85pt" o:ole="">
            <v:imagedata r:id="rId296" o:title=""/>
          </v:shape>
          <o:OLEObject Type="Embed" ProgID="Equation.DSMT4" ShapeID="_x0000_i1152" DrawAspect="Content" ObjectID="_1487065441" r:id="rId297"/>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lastRenderedPageBreak/>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ins w:id="69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108</w:instrText>
        </w:r>
        <w:r w:rsidR="00921289" w:rsidRPr="004F2B4F">
          <w:rPr>
            <w:lang w:val="en-US"/>
          </w:rPr>
          <w:instrText>)</w:instrText>
        </w:r>
      </w:ins>
      <w:del w:id="69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4pt;height:217.35pt" o:ole="">
            <v:imagedata r:id="rId298" o:title=""/>
          </v:shape>
          <o:OLEObject Type="Embed" ProgID="Equation.DSMT4" ShapeID="_x0000_i1153" DrawAspect="Content" ObjectID="_1487065442" r:id="rId2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99" w:author="Robert McCall" w:date="2015-03-05T12:07:00Z">
        <w:r w:rsidR="00494D6E" w:rsidDel="00494D6E">
          <w:rPr>
            <w:lang w:val="en-US"/>
          </w:rPr>
          <w:fldChar w:fldCharType="separate"/>
        </w:r>
      </w:del>
      <w:del w:id="700" w:author="Robert McCall" w:date="2015-03-05T10:09:00Z">
        <w:r w:rsidR="00801832" w:rsidRPr="004F2B4F">
          <w:rPr>
            <w:lang w:val="en-US"/>
          </w:rPr>
          <w:fldChar w:fldCharType="end"/>
        </w:r>
      </w:del>
      <w:bookmarkStart w:id="701"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108</w:instrText>
      </w:r>
      <w:r w:rsidR="00801832" w:rsidRPr="004F2B4F">
        <w:rPr>
          <w:lang w:val="en-US"/>
        </w:rPr>
        <w:fldChar w:fldCharType="end"/>
      </w:r>
      <w:r w:rsidR="00801832" w:rsidRPr="004F2B4F">
        <w:rPr>
          <w:lang w:val="en-US"/>
        </w:rPr>
        <w:instrText>)</w:instrText>
      </w:r>
      <w:bookmarkEnd w:id="701"/>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1.7pt;height:37.7pt" o:ole="">
            <v:imagedata r:id="rId300" o:title=""/>
          </v:shape>
          <o:OLEObject Type="Embed" ProgID="Equation.DSMT4" ShapeID="_x0000_i1154" DrawAspect="Content" ObjectID="_1487065443" r:id="rId301"/>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02" w:author="Robert McCall" w:date="2015-03-05T12:07:00Z">
        <w:r w:rsidR="00494D6E" w:rsidDel="00494D6E">
          <w:rPr>
            <w:lang w:val="en-US"/>
          </w:rPr>
          <w:fldChar w:fldCharType="separate"/>
        </w:r>
      </w:del>
      <w:del w:id="703" w:author="Robert McCall" w:date="2015-03-05T10:09:00Z">
        <w:r w:rsidR="00801832" w:rsidRPr="004F2B4F">
          <w:rPr>
            <w:lang w:val="en-US"/>
          </w:rPr>
          <w:fldChar w:fldCharType="end"/>
        </w:r>
      </w:del>
      <w:bookmarkStart w:id="704"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109</w:instrText>
      </w:r>
      <w:r w:rsidR="00801832" w:rsidRPr="004F2B4F">
        <w:rPr>
          <w:lang w:val="en-US"/>
        </w:rPr>
        <w:fldChar w:fldCharType="end"/>
      </w:r>
      <w:r w:rsidR="00801832" w:rsidRPr="004F2B4F">
        <w:rPr>
          <w:lang w:val="en-US"/>
        </w:rPr>
        <w:instrText>)</w:instrText>
      </w:r>
      <w:bookmarkEnd w:id="704"/>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705" w:name="_Toc410145829"/>
      <w:r w:rsidRPr="004F2B4F">
        <w:rPr>
          <w:lang w:val="en-US"/>
        </w:rPr>
        <w:t>Stationary solver</w:t>
      </w:r>
      <w:bookmarkEnd w:id="705"/>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ins w:id="70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109</w:instrText>
        </w:r>
        <w:r w:rsidR="00921289" w:rsidRPr="004F2B4F">
          <w:rPr>
            <w:lang w:val="en-US"/>
          </w:rPr>
          <w:instrText>)</w:instrText>
        </w:r>
      </w:ins>
      <w:del w:id="70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until </w:t>
      </w:r>
      <w:r w:rsidRPr="004F2B4F">
        <w:rPr>
          <w:lang w:val="en-US"/>
        </w:rPr>
        <w:lastRenderedPageBreak/>
        <w:t xml:space="preserve">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708" w:name="_Toc412623908"/>
      <w:r w:rsidRPr="004F2B4F">
        <w:rPr>
          <w:lang w:val="en-US"/>
        </w:rPr>
        <w:t>Shallow water equations</w:t>
      </w:r>
      <w:bookmarkEnd w:id="708"/>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709" w:name="_Toc412623909"/>
      <w:r w:rsidRPr="004F2B4F">
        <w:rPr>
          <w:lang w:val="en-US"/>
        </w:rPr>
        <w:t>Groundwater flow</w:t>
      </w:r>
      <w:bookmarkEnd w:id="709"/>
    </w:p>
    <w:p w:rsidR="003D1543" w:rsidRPr="004F2B4F" w:rsidRDefault="003D1543" w:rsidP="002603CC">
      <w:pPr>
        <w:rPr>
          <w:lang w:val="en-US"/>
        </w:rPr>
      </w:pPr>
      <w:r w:rsidRPr="004F2B4F">
        <w:rPr>
          <w:lang w:val="en-US"/>
        </w:rPr>
        <w:t xml:space="preserve">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w:t>
      </w:r>
      <w:del w:id="710" w:author="Robert McCall" w:date="2015-03-05T09:42:00Z">
        <w:r w:rsidRPr="004F2B4F" w:rsidDel="00B46F25">
          <w:rPr>
            <w:lang w:val="en-US"/>
          </w:rPr>
          <w:delText>centre</w:delText>
        </w:r>
      </w:del>
      <w:ins w:id="711" w:author="Robert McCall" w:date="2015-03-05T09:42:00Z">
        <w:r w:rsidR="00B46F25" w:rsidRPr="004F2B4F">
          <w:rPr>
            <w:lang w:val="en-US"/>
          </w:rPr>
          <w:t>center</w:t>
        </w:r>
      </w:ins>
      <w:r w:rsidRPr="004F2B4F">
        <w:rPr>
          <w:lang w:val="en-US"/>
        </w:rPr>
        <w:t xml:space="preserv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B46F25" w:rsidRPr="004F2B4F">
        <w:rPr>
          <w:position w:val="-14"/>
          <w:lang w:val="en-US"/>
        </w:rPr>
        <w:object w:dxaOrig="3600" w:dyaOrig="380">
          <v:shape id="_x0000_i1155" type="#_x0000_t75" style="width:181pt;height:18.85pt" o:ole="">
            <v:imagedata r:id="rId302" o:title=""/>
          </v:shape>
          <o:OLEObject Type="Embed" ProgID="Equation.DSMT4" ShapeID="_x0000_i1155" DrawAspect="Content" ObjectID="_1487065444" r:id="rId3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12" w:author="Robert McCall" w:date="2015-03-05T12:07:00Z">
        <w:r w:rsidR="00494D6E" w:rsidDel="00494D6E">
          <w:rPr>
            <w:lang w:val="en-US"/>
          </w:rPr>
          <w:fldChar w:fldCharType="separate"/>
        </w:r>
      </w:del>
      <w:del w:id="713" w:author="Robert McCall" w:date="2015-03-05T10:09:00Z">
        <w:r w:rsidR="00801832" w:rsidRPr="004F2B4F">
          <w:rPr>
            <w:lang w:val="en-US"/>
          </w:rPr>
          <w:fldChar w:fldCharType="end"/>
        </w:r>
      </w:del>
      <w:bookmarkStart w:id="714"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110</w:instrText>
      </w:r>
      <w:r w:rsidR="00801832" w:rsidRPr="004F2B4F">
        <w:rPr>
          <w:lang w:val="en-US"/>
        </w:rPr>
        <w:fldChar w:fldCharType="end"/>
      </w:r>
      <w:r w:rsidR="00801832" w:rsidRPr="004F2B4F">
        <w:rPr>
          <w:lang w:val="en-US"/>
        </w:rPr>
        <w:instrText>)</w:instrText>
      </w:r>
      <w:bookmarkEnd w:id="714"/>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d="71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110</w:instrText>
        </w:r>
        <w:r w:rsidR="00921289" w:rsidRPr="004F2B4F">
          <w:rPr>
            <w:lang w:val="en-US"/>
          </w:rPr>
          <w:instrText>)</w:instrText>
        </w:r>
      </w:ins>
      <w:del w:id="71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w:t>
      </w:r>
      <w:ins w:id="717" w:author="Robert McCall" w:date="2015-03-05T09:58:00Z">
        <w:r w:rsidR="00FC4F1E">
          <w:rPr>
            <w:lang w:val="en-US"/>
          </w:rPr>
          <w:t xml:space="preserve"> (equal to the parameter </w:t>
        </w:r>
        <w:r w:rsidR="00FC4F1E" w:rsidRPr="00FC4F1E">
          <w:rPr>
            <w:i/>
            <w:lang w:val="en-US"/>
            <w:rPrChange w:id="718" w:author="Robert McCall" w:date="2015-03-05T09:59:00Z">
              <w:rPr>
                <w:lang w:val="en-US"/>
              </w:rPr>
            </w:rPrChange>
          </w:rPr>
          <w:t>dwetlayer</w:t>
        </w:r>
        <w:r w:rsidR="00FC4F1E">
          <w:rPr>
            <w:lang w:val="en-US"/>
          </w:rPr>
          <w:t xml:space="preserve"> in the case of </w:t>
        </w:r>
      </w:ins>
      <w:ins w:id="719" w:author="Robert McCall" w:date="2015-03-05T09:59:00Z">
        <w:r w:rsidR="00FC4F1E">
          <w:rPr>
            <w:lang w:val="en-US"/>
          </w:rPr>
          <w:t xml:space="preserve">hydrostatic groundwater flow, and to the parameter </w:t>
        </w:r>
        <w:r w:rsidR="00FC4F1E">
          <w:rPr>
            <w:i/>
            <w:lang w:val="en-US"/>
          </w:rPr>
          <w:t>eps</w:t>
        </w:r>
        <w:r w:rsidR="00FC4F1E">
          <w:rPr>
            <w:lang w:val="en-US"/>
          </w:rPr>
          <w:t xml:space="preserve"> in the case of non-hydrostatic groundwater flow)</w:t>
        </w:r>
      </w:ins>
      <w:r w:rsidRPr="004F2B4F">
        <w:rPr>
          <w:lang w:val="en-US"/>
        </w:rPr>
        <w:t xml:space="preserve">,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72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70</w:instrText>
        </w:r>
        <w:r w:rsidR="00921289" w:rsidRPr="004F2B4F">
          <w:rPr>
            <w:lang w:val="en-US"/>
          </w:rPr>
          <w:instrText>)</w:instrText>
        </w:r>
      </w:ins>
      <w:del w:id="72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164917" w:rsidRPr="004F2B4F">
        <w:rPr>
          <w:position w:val="-80"/>
          <w:lang w:val="en-US"/>
        </w:rPr>
        <w:object w:dxaOrig="2900" w:dyaOrig="1719">
          <v:shape id="_x0000_i1156" type="#_x0000_t75" style="width:145.35pt;height:86.15pt" o:ole="">
            <v:imagedata r:id="rId304" o:title=""/>
          </v:shape>
          <o:OLEObject Type="Embed" ProgID="Equation.DSMT4" ShapeID="_x0000_i1156" DrawAspect="Content" ObjectID="_1487065445"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22" w:author="Robert McCall" w:date="2015-03-05T12:07:00Z">
        <w:r w:rsidR="00494D6E" w:rsidDel="00494D6E">
          <w:rPr>
            <w:lang w:val="en-US"/>
          </w:rPr>
          <w:fldChar w:fldCharType="separate"/>
        </w:r>
      </w:del>
      <w:del w:id="723" w:author="Robert McCall" w:date="2015-03-05T10:09:00Z">
        <w:r w:rsidR="00801832" w:rsidRPr="004F2B4F">
          <w:rPr>
            <w:lang w:val="en-US"/>
          </w:rPr>
          <w:fldChar w:fldCharType="end"/>
        </w:r>
      </w:del>
      <w:bookmarkStart w:id="724"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111</w:instrText>
      </w:r>
      <w:r w:rsidR="00801832" w:rsidRPr="004F2B4F">
        <w:rPr>
          <w:lang w:val="en-US"/>
        </w:rPr>
        <w:fldChar w:fldCharType="end"/>
      </w:r>
      <w:r w:rsidR="00801832" w:rsidRPr="004F2B4F">
        <w:rPr>
          <w:lang w:val="en-US"/>
        </w:rPr>
        <w:instrText>)</w:instrText>
      </w:r>
      <w:bookmarkEnd w:id="724"/>
      <w:r w:rsidR="00801832" w:rsidRPr="004F2B4F">
        <w:rPr>
          <w:lang w:val="en-US"/>
        </w:rPr>
        <w:fldChar w:fldCharType="end"/>
      </w:r>
    </w:p>
    <w:p w:rsidR="003D1543" w:rsidRPr="004F2B4F" w:rsidRDefault="003D1543" w:rsidP="002603CC">
      <w:pPr>
        <w:rPr>
          <w:lang w:val="en-US"/>
        </w:rPr>
      </w:pPr>
    </w:p>
    <w:p w:rsidR="003D1543" w:rsidRPr="004F2B4F" w:rsidRDefault="00F30EB1" w:rsidP="002603CC">
      <w:pPr>
        <w:rPr>
          <w:lang w:val="en-US"/>
        </w:rPr>
      </w:pPr>
      <w:ins w:id="725" w:author="Robert McCall" w:date="2015-03-05T10:05:00Z">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ins>
      <w:ins w:id="72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111</w:instrText>
        </w:r>
        <w:r w:rsidR="00921289" w:rsidRPr="004F2B4F">
          <w:rPr>
            <w:lang w:val="en-US"/>
          </w:rPr>
          <w:instrText>)</w:instrText>
        </w:r>
      </w:ins>
      <w:ins w:id="727" w:author="Robert McCall" w:date="2015-03-05T10:05:00Z">
        <w:r w:rsidRPr="004F2B4F">
          <w:rPr>
            <w:lang w:val="en-US"/>
          </w:rPr>
          <w:fldChar w:fldCharType="end"/>
        </w:r>
        <w:r w:rsidRPr="004F2B4F">
          <w:rPr>
            <w:lang w:val="en-US"/>
          </w:rPr>
          <w:fldChar w:fldCharType="end"/>
        </w:r>
        <w:r w:rsidRPr="004F2B4F">
          <w:rPr>
            <w:lang w:val="en-US"/>
          </w:rPr>
          <w:t xml:space="preserve"> </w:t>
        </w:r>
      </w:ins>
      <w:ins w:id="728" w:author="Robert McCall" w:date="2015-03-05T10:01:00Z">
        <w:r w:rsidR="00CC72C9">
          <w:rPr>
            <w:lang w:val="en-US"/>
          </w:rPr>
          <w:t xml:space="preserve">the pressure term </w:t>
        </w:r>
      </w:ins>
      <w:ins w:id="729" w:author="Robert McCall" w:date="2015-03-05T10:02:00Z">
        <w:r w:rsidR="00CC72C9">
          <w:rPr>
            <w:i/>
            <w:lang w:val="en-US"/>
          </w:rPr>
          <w:t>p</w:t>
        </w:r>
      </w:ins>
      <w:ins w:id="730" w:author="Robert McCall" w:date="2015-03-05T10:05:00Z">
        <w:r w:rsidR="00164917">
          <w:rPr>
            <w:i/>
            <w:vertAlign w:val="subscript"/>
            <w:lang w:val="en-US"/>
          </w:rPr>
          <w:t>l</w:t>
        </w:r>
      </w:ins>
      <w:ins w:id="731" w:author="Robert McCall" w:date="2015-03-05T10:02:00Z">
        <w:r w:rsidR="00CC72C9">
          <w:rPr>
            <w:i/>
            <w:vertAlign w:val="subscript"/>
            <w:lang w:val="en-US"/>
          </w:rPr>
          <w:t>pf</w:t>
        </w:r>
      </w:ins>
      <w:ins w:id="732" w:author="Robert McCall" w:date="2015-03-05T10:00:00Z">
        <w:r w:rsidR="006B18EE">
          <w:rPr>
            <w:lang w:val="en-US"/>
          </w:rPr>
          <w:t xml:space="preserve"> </w:t>
        </w:r>
      </w:ins>
      <w:ins w:id="733" w:author="Robert McCall" w:date="2015-03-05T10:01:00Z">
        <w:r w:rsidR="006B18EE">
          <w:rPr>
            <w:lang w:val="en-US"/>
          </w:rPr>
          <w:t xml:space="preserve"> is the surface water pressure at the bed, which in the case of non-hydrostatic surface wat</w:t>
        </w:r>
        <w:r w:rsidR="00CC72C9">
          <w:rPr>
            <w:lang w:val="en-US"/>
          </w:rPr>
          <w:t xml:space="preserve">er flow is </w:t>
        </w:r>
      </w:ins>
      <w:ins w:id="734" w:author="Robert McCall" w:date="2015-03-05T10:04:00Z">
        <w:r w:rsidR="00CC72C9">
          <w:rPr>
            <w:lang w:val="en-US"/>
          </w:rPr>
          <w:t>high</w:t>
        </w:r>
      </w:ins>
      <w:ins w:id="735" w:author="Robert McCall" w:date="2015-03-05T10:01:00Z">
        <w:r w:rsidR="00CC72C9">
          <w:rPr>
            <w:lang w:val="en-US"/>
          </w:rPr>
          <w:t xml:space="preserve">-pass filtered at </w:t>
        </w:r>
      </w:ins>
      <w:ins w:id="736" w:author="Robert McCall" w:date="2015-03-05T10:02:00Z">
        <w:r w:rsidR="00CC72C9" w:rsidRPr="00CC72C9">
          <w:rPr>
            <w:lang w:val="en-US"/>
            <w:rPrChange w:id="737" w:author="Robert McCall" w:date="2015-03-05T10:02:00Z">
              <w:rPr>
                <w:i/>
                <w:lang w:val="en-US"/>
              </w:rPr>
            </w:rPrChange>
          </w:rPr>
          <w:t>4</w:t>
        </w:r>
      </w:ins>
      <w:ins w:id="738" w:author="Robert McCall" w:date="2015-03-05T10:05:00Z">
        <w:r w:rsidR="00164917">
          <w:rPr>
            <w:lang w:val="en-US"/>
          </w:rPr>
          <w:t>/</w:t>
        </w:r>
        <w:r w:rsidR="00164917">
          <w:rPr>
            <w:i/>
            <w:lang w:val="en-US"/>
          </w:rPr>
          <w:t>T</w:t>
        </w:r>
        <w:r w:rsidR="00164917">
          <w:rPr>
            <w:i/>
            <w:vertAlign w:val="subscript"/>
            <w:lang w:val="en-US"/>
          </w:rPr>
          <w:t>rep</w:t>
        </w:r>
      </w:ins>
      <w:ins w:id="739" w:author="Robert McCall" w:date="2015-03-05T10:06:00Z">
        <w:r>
          <w:rPr>
            <w:lang w:val="en-US"/>
          </w:rPr>
          <w:t xml:space="preserve">, </w:t>
        </w:r>
      </w:ins>
      <w:del w:id="740" w:author="Robert McCall" w:date="2015-03-05T10:05:00Z">
        <w:r w:rsidR="003D1543" w:rsidRPr="004F2B4F" w:rsidDel="00F30EB1">
          <w:rPr>
            <w:lang w:val="en-US"/>
          </w:rPr>
          <w:delText xml:space="preserve">In </w:delText>
        </w:r>
        <w:r w:rsidR="003D1543" w:rsidRPr="004F2B4F" w:rsidDel="00F30EB1">
          <w:rPr>
            <w:lang w:val="en-US"/>
          </w:rPr>
          <w:fldChar w:fldCharType="begin"/>
        </w:r>
        <w:r w:rsidR="003D1543" w:rsidRPr="004F2B4F" w:rsidDel="00F30EB1">
          <w:rPr>
            <w:lang w:val="en-US"/>
          </w:rPr>
          <w:delInstrText xml:space="preserve"> GOTOBUTTON ZEqnNum753693  \* MERGEFORMAT </w:delInstrText>
        </w:r>
        <w:r w:rsidR="003D1543" w:rsidRPr="004F2B4F" w:rsidDel="00F30EB1">
          <w:rPr>
            <w:lang w:val="en-US"/>
          </w:rPr>
          <w:fldChar w:fldCharType="begin"/>
        </w:r>
        <w:r w:rsidR="003D1543" w:rsidRPr="004F2B4F" w:rsidDel="00F30EB1">
          <w:rPr>
            <w:lang w:val="en-US"/>
          </w:rPr>
          <w:delInstrText xml:space="preserve"> REF ZEqnNum753693 \* Charformat \! \* MERGEFORMAT </w:delInstrText>
        </w:r>
        <w:r w:rsidR="003D1543" w:rsidRPr="004F2B4F" w:rsidDel="00F30EB1">
          <w:rPr>
            <w:lang w:val="en-US"/>
          </w:rPr>
          <w:fldChar w:fldCharType="separate"/>
        </w:r>
        <w:r w:rsidR="00844679" w:rsidRPr="004F2B4F" w:rsidDel="00F30EB1">
          <w:rPr>
            <w:lang w:val="en-US"/>
          </w:rPr>
          <w:delInstrText>(</w:delInstrText>
        </w:r>
        <w:r w:rsidR="00844679" w:rsidDel="00F30EB1">
          <w:rPr>
            <w:lang w:val="en-US"/>
          </w:rPr>
          <w:delInstrText>2</w:delInstrText>
        </w:r>
        <w:r w:rsidR="00844679" w:rsidRPr="004F2B4F" w:rsidDel="00F30EB1">
          <w:rPr>
            <w:lang w:val="en-US"/>
          </w:rPr>
          <w:delInstrText>.</w:delInstrText>
        </w:r>
        <w:r w:rsidR="00844679" w:rsidDel="00F30EB1">
          <w:rPr>
            <w:lang w:val="en-US"/>
          </w:rPr>
          <w:delInstrText>111</w:delInstrText>
        </w:r>
        <w:r w:rsidR="00844679" w:rsidRPr="004F2B4F" w:rsidDel="00F30EB1">
          <w:rPr>
            <w:lang w:val="en-US"/>
          </w:rPr>
          <w:delInstrText>)</w:delInstrText>
        </w:r>
        <w:r w:rsidR="003D1543" w:rsidRPr="004F2B4F" w:rsidDel="00F30EB1">
          <w:rPr>
            <w:lang w:val="en-US"/>
          </w:rPr>
          <w:fldChar w:fldCharType="end"/>
        </w:r>
        <w:r w:rsidR="003D1543" w:rsidRPr="004F2B4F" w:rsidDel="00F30EB1">
          <w:rPr>
            <w:lang w:val="en-US"/>
          </w:rPr>
          <w:fldChar w:fldCharType="end"/>
        </w:r>
        <w:r w:rsidR="003D1543" w:rsidRPr="004F2B4F" w:rsidDel="00F30EB1">
          <w:rPr>
            <w:lang w:val="en-US"/>
          </w:rPr>
          <w:delText xml:space="preserve"> </w:delText>
        </w:r>
      </w:del>
      <w:r w:rsidR="003D1543" w:rsidRPr="004F2B4F">
        <w:rPr>
          <w:lang w:val="en-US"/>
        </w:rPr>
        <w:t xml:space="preserve">the superscript </w:t>
      </w:r>
      <w:r w:rsidR="003D1543" w:rsidRPr="004F2B4F">
        <w:rPr>
          <w:i/>
          <w:lang w:val="en-US"/>
        </w:rPr>
        <w:t>n</w:t>
      </w:r>
      <w:r w:rsidR="003D1543" w:rsidRPr="004F2B4F">
        <w:rPr>
          <w:lang w:val="en-US"/>
        </w:rPr>
        <w:t xml:space="preserve"> corresponds to the time step number and</w:t>
      </w:r>
      <w:r w:rsidR="003D1543" w:rsidRPr="004F2B4F">
        <w:rPr>
          <w:i/>
          <w:lang w:val="en-US"/>
        </w:rPr>
        <w:t xml:space="preserve"> Δt </w:t>
      </w:r>
      <w:r w:rsidR="003D1543"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2pt;height:74.7pt" o:ole="">
            <v:imagedata r:id="rId306" o:title=""/>
          </v:shape>
          <o:OLEObject Type="Embed" ProgID="Equation.DSMT4" ShapeID="_x0000_i1157" DrawAspect="Content" ObjectID="_1487065446"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41" w:author="Robert McCall" w:date="2015-03-05T12:07:00Z">
        <w:r w:rsidR="00494D6E" w:rsidDel="00494D6E">
          <w:rPr>
            <w:lang w:val="en-US"/>
          </w:rPr>
          <w:fldChar w:fldCharType="separate"/>
        </w:r>
      </w:del>
      <w:del w:id="742" w:author="Robert McCall" w:date="2015-03-05T10:09:00Z">
        <w:r w:rsidR="00801832" w:rsidRPr="004F2B4F">
          <w:rPr>
            <w:lang w:val="en-US"/>
          </w:rPr>
          <w:fldChar w:fldCharType="end"/>
        </w:r>
      </w:del>
      <w:bookmarkStart w:id="743"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112</w:instrText>
      </w:r>
      <w:r w:rsidR="00801832" w:rsidRPr="004F2B4F">
        <w:rPr>
          <w:lang w:val="en-US"/>
        </w:rPr>
        <w:fldChar w:fldCharType="end"/>
      </w:r>
      <w:r w:rsidR="00801832" w:rsidRPr="004F2B4F">
        <w:rPr>
          <w:lang w:val="en-US"/>
        </w:rPr>
        <w:instrText>)</w:instrText>
      </w:r>
      <w:bookmarkEnd w:id="743"/>
      <w:r w:rsidR="00801832" w:rsidRPr="004F2B4F">
        <w:rPr>
          <w:lang w:val="en-US"/>
        </w:rPr>
        <w:fldChar w:fldCharType="end"/>
      </w:r>
    </w:p>
    <w:p w:rsidR="003D1543" w:rsidRPr="004F2B4F" w:rsidRDefault="003D1543" w:rsidP="002603CC">
      <w:pPr>
        <w:rPr>
          <w:lang w:val="en-US"/>
        </w:rPr>
      </w:pPr>
      <w:r w:rsidRPr="004F2B4F">
        <w:rPr>
          <w:lang w:val="en-US"/>
        </w:rPr>
        <w:t xml:space="preserve">At the end of infiltration, i.e. when the groundwater and surface water become connected or there is no surface water left, the wetting front thickness is reset to zero. If the infiltration rate </w:t>
      </w:r>
      <w:r w:rsidRPr="004F2B4F">
        <w:rPr>
          <w:lang w:val="en-US"/>
        </w:rPr>
        <w:lastRenderedPageBreak/>
        <w:t>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6.7pt;height:39.05pt" o:ole="">
            <v:imagedata r:id="rId308" o:title=""/>
          </v:shape>
          <o:OLEObject Type="Embed" ProgID="Equation.DSMT4" ShapeID="_x0000_i1158" DrawAspect="Content" ObjectID="_1487065447"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44" w:author="Robert McCall" w:date="2015-03-05T12:07:00Z">
        <w:r w:rsidR="00494D6E" w:rsidDel="00494D6E">
          <w:rPr>
            <w:lang w:val="en-US"/>
          </w:rPr>
          <w:fldChar w:fldCharType="separate"/>
        </w:r>
      </w:del>
      <w:del w:id="745" w:author="Robert McCall" w:date="2015-03-05T10:09:00Z">
        <w:r w:rsidR="00801832" w:rsidRPr="004F2B4F">
          <w:rPr>
            <w:lang w:val="en-US"/>
          </w:rPr>
          <w:fldChar w:fldCharType="end"/>
        </w:r>
      </w:del>
      <w:bookmarkStart w:id="746"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113</w:instrText>
      </w:r>
      <w:r w:rsidR="00801832" w:rsidRPr="004F2B4F">
        <w:rPr>
          <w:lang w:val="en-US"/>
        </w:rPr>
        <w:fldChar w:fldCharType="end"/>
      </w:r>
      <w:r w:rsidR="00801832" w:rsidRPr="004F2B4F">
        <w:rPr>
          <w:lang w:val="en-US"/>
        </w:rPr>
        <w:instrText>)</w:instrText>
      </w:r>
      <w:bookmarkEnd w:id="746"/>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X</w:t>
      </w:r>
      <w:ins w:id="747" w:author="Robert McCall" w:date="2015-03-05T09:46:00Z">
        <w:r w:rsidR="00B46F25">
          <w:rPr>
            <w:lang w:val="en-US"/>
          </w:rPr>
          <w:t>B</w:t>
        </w:r>
      </w:ins>
      <w:del w:id="748" w:author="Robert McCall" w:date="2015-03-05T09:46:00Z">
        <w:r w:rsidRPr="004F2B4F" w:rsidDel="00B46F25">
          <w:rPr>
            <w:lang w:val="en-US"/>
          </w:rPr>
          <w:delText>b</w:delText>
        </w:r>
      </w:del>
      <w:r w:rsidRPr="004F2B4F">
        <w:rPr>
          <w:lang w:val="en-US"/>
        </w:rPr>
        <w:t xml:space="preserve">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ins w:id="74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112</w:instrText>
        </w:r>
        <w:r w:rsidR="00921289" w:rsidRPr="004F2B4F">
          <w:rPr>
            <w:lang w:val="en-US"/>
          </w:rPr>
          <w:instrText>)</w:instrText>
        </w:r>
      </w:ins>
      <w:del w:id="75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112</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ins w:id="75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113</w:instrText>
        </w:r>
        <w:r w:rsidR="00921289" w:rsidRPr="004F2B4F">
          <w:rPr>
            <w:lang w:val="en-US"/>
          </w:rPr>
          <w:instrText>)</w:instrText>
        </w:r>
      </w:ins>
      <w:del w:id="75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Infiltration in one time step is limited to the amount of surface water</w:t>
      </w:r>
      <w:del w:id="753" w:author="Robert McCall" w:date="2015-03-05T09:46:00Z">
        <w:r w:rsidRPr="004F2B4F" w:rsidDel="00B46F25">
          <w:rPr>
            <w:lang w:val="en-US"/>
          </w:rPr>
          <w:delText xml:space="preserve"> </w:delText>
        </w:r>
      </w:del>
      <w:r w:rsidRPr="004F2B4F">
        <w:rPr>
          <w:lang w:val="en-US"/>
        </w:rPr>
        <w:t xml:space="preserve"> available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B46F25" w:rsidRPr="004F2B4F">
        <w:rPr>
          <w:position w:val="-34"/>
          <w:lang w:val="en-US"/>
        </w:rPr>
        <w:object w:dxaOrig="4320" w:dyaOrig="800">
          <v:shape id="_x0000_i1159" type="#_x0000_t75" style="width:215.35pt;height:40.35pt" o:ole="">
            <v:imagedata r:id="rId310" o:title=""/>
          </v:shape>
          <o:OLEObject Type="Embed" ProgID="Equation.DSMT4" ShapeID="_x0000_i1159" DrawAspect="Content" ObjectID="_1487065448"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54" w:author="Robert McCall" w:date="2015-03-05T12:07:00Z">
        <w:r w:rsidR="00494D6E" w:rsidDel="00494D6E">
          <w:rPr>
            <w:lang w:val="en-US"/>
          </w:rPr>
          <w:fldChar w:fldCharType="separate"/>
        </w:r>
      </w:del>
      <w:del w:id="755"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284A62" w:rsidRPr="004F2B4F">
        <w:rPr>
          <w:position w:val="-50"/>
          <w:lang w:val="en-US"/>
        </w:rPr>
        <w:object w:dxaOrig="3560" w:dyaOrig="2120">
          <v:shape id="_x0000_i1160" type="#_x0000_t75" style="width:178.3pt;height:106.3pt" o:ole="">
            <v:imagedata r:id="rId312" o:title=""/>
          </v:shape>
          <o:OLEObject Type="Embed" ProgID="Equation.DSMT4" ShapeID="_x0000_i1160" DrawAspect="Content" ObjectID="_1487065449"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56" w:author="Robert McCall" w:date="2015-03-05T12:07:00Z">
        <w:r w:rsidR="00494D6E" w:rsidDel="00494D6E">
          <w:rPr>
            <w:lang w:val="en-US"/>
          </w:rPr>
          <w:fldChar w:fldCharType="separate"/>
        </w:r>
      </w:del>
      <w:del w:id="757"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Default="003D1543" w:rsidP="002603CC">
      <w:pPr>
        <w:pStyle w:val="MTDisplayEquation"/>
        <w:rPr>
          <w:ins w:id="758" w:author="Robert McCall" w:date="2015-03-05T10:46:00Z"/>
          <w:lang w:val="en-US"/>
        </w:rPr>
      </w:pPr>
      <w:r w:rsidRPr="004F2B4F">
        <w:rPr>
          <w:lang w:val="en-US"/>
        </w:rPr>
        <w:tab/>
      </w:r>
      <w:r w:rsidR="00284A62" w:rsidRPr="004F2B4F">
        <w:rPr>
          <w:position w:val="-24"/>
          <w:lang w:val="en-US"/>
        </w:rPr>
        <w:object w:dxaOrig="2299" w:dyaOrig="660">
          <v:shape id="_x0000_i1161" type="#_x0000_t75" style="width:114.4pt;height:32.95pt" o:ole="">
            <v:imagedata r:id="rId314" o:title=""/>
          </v:shape>
          <o:OLEObject Type="Embed" ProgID="Equation.DSMT4" ShapeID="_x0000_i1161" DrawAspect="Content" ObjectID="_1487065450"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59" w:author="Robert McCall" w:date="2015-03-05T12:07:00Z">
        <w:r w:rsidR="00494D6E" w:rsidDel="00494D6E">
          <w:rPr>
            <w:lang w:val="en-US"/>
          </w:rPr>
          <w:fldChar w:fldCharType="separate"/>
        </w:r>
      </w:del>
      <w:del w:id="760"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1D2522" w:rsidRDefault="001D2522">
      <w:pPr>
        <w:rPr>
          <w:ins w:id="761" w:author="Robert McCall" w:date="2015-03-05T10:46:00Z"/>
          <w:lang w:val="en-US"/>
        </w:rPr>
        <w:pPrChange w:id="762" w:author="Robert McCall" w:date="2015-03-05T10:46:00Z">
          <w:pPr>
            <w:pStyle w:val="MTDisplayEquation"/>
          </w:pPr>
        </w:pPrChange>
      </w:pPr>
    </w:p>
    <w:p w:rsidR="00C95D4C" w:rsidRDefault="001D2522">
      <w:pPr>
        <w:rPr>
          <w:ins w:id="763" w:author="Robert McCall" w:date="2015-03-05T10:48:00Z"/>
          <w:lang w:val="en-US"/>
        </w:rPr>
        <w:pPrChange w:id="764" w:author="Robert McCall" w:date="2015-03-05T10:46:00Z">
          <w:pPr>
            <w:pStyle w:val="MTDisplayEquation"/>
          </w:pPr>
        </w:pPrChange>
      </w:pPr>
      <w:ins w:id="765" w:author="Robert McCall" w:date="2015-03-05T10:46:00Z">
        <w:r>
          <w:rPr>
            <w:lang w:val="en-US"/>
          </w:rPr>
          <w:t xml:space="preserve">Horizontal infiltration and exfiltration (keyword: </w:t>
        </w:r>
        <w:r w:rsidRPr="004F2B4F">
          <w:rPr>
            <w:i/>
            <w:lang w:val="en-US"/>
          </w:rPr>
          <w:t>gwhorinfil = 1</w:t>
        </w:r>
        <w:r w:rsidRPr="004F2B4F">
          <w:rPr>
            <w:lang w:val="en-US"/>
          </w:rPr>
          <w:t>)</w:t>
        </w:r>
        <w:r>
          <w:rPr>
            <w:lang w:val="en-US"/>
          </w:rPr>
          <w:t xml:space="preserve"> is computed across the numerical vertical interface between </w:t>
        </w:r>
      </w:ins>
      <w:ins w:id="766" w:author="Robert McCall" w:date="2015-03-05T10:47:00Z">
        <w:r>
          <w:rPr>
            <w:lang w:val="en-US"/>
          </w:rPr>
          <w:t xml:space="preserve">the groundwater domain and the surface water domain in </w:t>
        </w:r>
      </w:ins>
      <w:ins w:id="767" w:author="Robert McCall" w:date="2015-03-05T10:46:00Z">
        <w:r>
          <w:rPr>
            <w:lang w:val="en-US"/>
          </w:rPr>
          <w:t>adjoining</w:t>
        </w:r>
      </w:ins>
      <w:ins w:id="768" w:author="Robert McCall" w:date="2015-03-05T10:47:00Z">
        <w:r>
          <w:rPr>
            <w:lang w:val="en-US"/>
          </w:rPr>
          <w:t xml:space="preserve"> cells.</w:t>
        </w:r>
      </w:ins>
      <w:ins w:id="769" w:author="Robert McCall" w:date="2015-03-05T10:48:00Z">
        <w:r w:rsidR="00C95D4C">
          <w:rPr>
            <w:lang w:val="en-US"/>
          </w:rPr>
          <w:t xml:space="preserve"> The direction of exchange is determined by the head gradient, and the bed level slope direction:</w:t>
        </w:r>
      </w:ins>
    </w:p>
    <w:p w:rsidR="00C95D4C" w:rsidRDefault="00C95D4C">
      <w:pPr>
        <w:rPr>
          <w:ins w:id="770" w:author="Robert McCall" w:date="2015-03-05T10:48:00Z"/>
          <w:lang w:val="en-US"/>
        </w:rPr>
        <w:pPrChange w:id="771" w:author="Robert McCall" w:date="2015-03-05T10:46:00Z">
          <w:pPr>
            <w:pStyle w:val="MTDisplayEquation"/>
          </w:pPr>
        </w:pPrChange>
      </w:pPr>
    </w:p>
    <w:p w:rsidR="00A37B49" w:rsidRDefault="00A37B49">
      <w:pPr>
        <w:pStyle w:val="MTDisplayEquation"/>
        <w:rPr>
          <w:ins w:id="772" w:author="Robert McCall" w:date="2015-03-05T10:48:00Z"/>
          <w:lang w:val="en-US"/>
        </w:rPr>
        <w:pPrChange w:id="773" w:author="Robert McCall" w:date="2015-03-05T10:48:00Z">
          <w:pPr/>
        </w:pPrChange>
      </w:pPr>
      <w:ins w:id="774" w:author="Robert McCall" w:date="2015-03-05T10:48:00Z">
        <w:r>
          <w:rPr>
            <w:lang w:val="en-US"/>
          </w:rPr>
          <w:lastRenderedPageBreak/>
          <w:tab/>
        </w:r>
      </w:ins>
      <w:ins w:id="775" w:author="Robert McCall" w:date="2015-03-05T10:48:00Z">
        <w:r w:rsidRPr="00A37B49">
          <w:rPr>
            <w:position w:val="-240"/>
            <w:lang w:val="en-US"/>
            <w:rPrChange w:id="776" w:author="Robert McCall" w:date="2015-03-05T11:05:00Z">
              <w:rPr>
                <w:position w:val="-240"/>
                <w:lang w:val="en-US"/>
              </w:rPr>
            </w:rPrChange>
          </w:rPr>
          <w:object w:dxaOrig="6920" w:dyaOrig="4900">
            <v:shape id="_x0000_i1162" type="#_x0000_t75" style="width:345.85pt;height:244.95pt" o:ole="">
              <v:imagedata r:id="rId316" o:title=""/>
            </v:shape>
            <o:OLEObject Type="Embed" ProgID="Equation.DSMT4" ShapeID="_x0000_i1162" DrawAspect="Content" ObjectID="_1487065451" r:id="rId317"/>
          </w:object>
        </w:r>
      </w:ins>
      <w:ins w:id="777" w:author="Robert McCall" w:date="2015-03-05T10:48:00Z">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778" w:author="Robert McCall" w:date="2015-03-05T12:07:00Z">
        <w:r w:rsidR="00494D6E" w:rsidDel="00494D6E">
          <w:rPr>
            <w:lang w:val="en-US"/>
          </w:rPr>
          <w:fldChar w:fldCharType="separate"/>
        </w:r>
      </w:del>
      <w:del w:id="779" w:author="Robert McCall" w:date="2015-03-05T10:48:00Z">
        <w:r>
          <w:rPr>
            <w:lang w:val="en-US"/>
          </w:rPr>
          <w:fldChar w:fldCharType="end"/>
        </w:r>
      </w:del>
      <w:ins w:id="780" w:author="Robert McCall" w:date="2015-03-05T10:48:00Z">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781" w:author="Robert McCall" w:date="2015-03-05T12:21:00Z">
        <w:r w:rsidR="00921289">
          <w:rPr>
            <w:noProof/>
            <w:lang w:val="en-US"/>
          </w:rPr>
          <w:instrText>2</w:instrText>
        </w:r>
      </w:ins>
      <w:ins w:id="782" w:author="Robert McCall" w:date="2015-03-05T10:48:00Z">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783" w:author="Robert McCall" w:date="2015-03-05T12:21:00Z">
        <w:r w:rsidR="00921289">
          <w:rPr>
            <w:noProof/>
            <w:lang w:val="en-US"/>
          </w:rPr>
          <w:instrText>117</w:instrText>
        </w:r>
      </w:ins>
      <w:ins w:id="784" w:author="Robert McCall" w:date="2015-03-05T10:48:00Z">
        <w:r>
          <w:rPr>
            <w:lang w:val="en-US"/>
          </w:rPr>
          <w:fldChar w:fldCharType="end"/>
        </w:r>
        <w:r>
          <w:rPr>
            <w:lang w:val="en-US"/>
          </w:rPr>
          <w:instrText>)</w:instrText>
        </w:r>
        <w:r>
          <w:rPr>
            <w:lang w:val="en-US"/>
          </w:rPr>
          <w:fldChar w:fldCharType="end"/>
        </w:r>
      </w:ins>
    </w:p>
    <w:p w:rsidR="001D2522" w:rsidRPr="001D2522" w:rsidRDefault="001D2522">
      <w:pPr>
        <w:rPr>
          <w:lang w:val="en-US"/>
        </w:rPr>
        <w:pPrChange w:id="785" w:author="Robert McCall" w:date="2015-03-05T10:46:00Z">
          <w:pPr>
            <w:pStyle w:val="MTDisplayEquation"/>
          </w:pPr>
        </w:pPrChange>
      </w:pPr>
      <w:ins w:id="786" w:author="Robert McCall" w:date="2015-03-05T10:46:00Z">
        <w:r>
          <w:rPr>
            <w:lang w:val="en-US"/>
          </w:rPr>
          <w:t xml:space="preserve"> </w:t>
        </w:r>
      </w:ins>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A54468" w:rsidRPr="004F2B4F">
        <w:rPr>
          <w:position w:val="-62"/>
          <w:lang w:val="en-US"/>
        </w:rPr>
        <w:object w:dxaOrig="3519" w:dyaOrig="1359">
          <v:shape id="_x0000_i1163" type="#_x0000_t75" style="width:175.65pt;height:67.3pt" o:ole="">
            <v:imagedata r:id="rId318" o:title=""/>
          </v:shape>
          <o:OLEObject Type="Embed" ProgID="Equation.DSMT4" ShapeID="_x0000_i1163" DrawAspect="Content" ObjectID="_1487065452"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87" w:author="Robert McCall" w:date="2015-03-05T12:07:00Z">
        <w:r w:rsidR="00494D6E" w:rsidDel="00494D6E">
          <w:rPr>
            <w:lang w:val="en-US"/>
          </w:rPr>
          <w:fldChar w:fldCharType="separate"/>
        </w:r>
      </w:del>
      <w:del w:id="788"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89" w:author="Robert McCall" w:date="2015-03-05T12:21:00Z">
        <w:r w:rsidR="00921289">
          <w:rPr>
            <w:noProof/>
            <w:lang w:val="en-US"/>
          </w:rPr>
          <w:instrText>118</w:instrText>
        </w:r>
      </w:ins>
      <w:del w:id="790" w:author="Robert McCall" w:date="2015-03-05T10:48:00Z">
        <w:r w:rsidR="003950A4" w:rsidDel="00A37B49">
          <w:rPr>
            <w:noProof/>
            <w:lang w:val="en-US"/>
          </w:rPr>
          <w:delInstrText>117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Del="005E6B98" w:rsidRDefault="003D1543" w:rsidP="002603CC">
      <w:pPr>
        <w:spacing w:line="240" w:lineRule="auto"/>
        <w:rPr>
          <w:del w:id="791" w:author="Robert McCall" w:date="2015-03-05T10:08:00Z"/>
          <w:lang w:val="en-US"/>
        </w:rPr>
      </w:pPr>
      <w:del w:id="792" w:author="Robert McCall" w:date="2015-03-05T10:08:00Z">
        <w:r w:rsidRPr="004F2B4F" w:rsidDel="005E6B98">
          <w:rPr>
            <w:lang w:val="en-US"/>
          </w:rPr>
          <w:lastRenderedPageBreak/>
          <w:delText>The horizontal specific discharge on each cell interface can be found through an approximation of the groundwater head gradient:</w:delText>
        </w:r>
      </w:del>
    </w:p>
    <w:p w:rsidR="003D1543" w:rsidRPr="004F2B4F" w:rsidDel="005E6B98" w:rsidRDefault="003D1543" w:rsidP="002603CC">
      <w:pPr>
        <w:spacing w:line="240" w:lineRule="auto"/>
        <w:rPr>
          <w:del w:id="793" w:author="Robert McCall" w:date="2015-03-05T10:08:00Z"/>
          <w:lang w:val="en-US"/>
        </w:rPr>
      </w:pPr>
    </w:p>
    <w:p w:rsidR="003D1543" w:rsidRPr="004F2B4F" w:rsidDel="005E6B98" w:rsidRDefault="003D1543" w:rsidP="002603CC">
      <w:pPr>
        <w:pStyle w:val="MTDisplayEquation"/>
        <w:rPr>
          <w:del w:id="794" w:author="Robert McCall" w:date="2015-03-05T10:08:00Z"/>
          <w:lang w:val="en-US"/>
        </w:rPr>
      </w:pPr>
      <w:del w:id="795" w:author="Robert McCall" w:date="2015-03-05T10:08:00Z">
        <w:r w:rsidRPr="004F2B4F" w:rsidDel="005E6B98">
          <w:rPr>
            <w:lang w:val="en-US"/>
          </w:rPr>
          <w:tab/>
        </w:r>
        <w:r w:rsidRPr="004F2B4F" w:rsidDel="005E6B98">
          <w:rPr>
            <w:position w:val="-94"/>
            <w:lang w:val="en-US"/>
          </w:rPr>
          <w:object w:dxaOrig="8640" w:dyaOrig="2000">
            <v:shape id="_x0000_i1164" type="#_x0000_t75" style="width:6in;height:99.6pt" o:ole="">
              <v:imagedata r:id="rId320" o:title=""/>
            </v:shape>
            <o:OLEObject Type="Embed" ProgID="Equation.DSMT4" ShapeID="_x0000_i1164" DrawAspect="Content" ObjectID="_1487065453" r:id="rId321"/>
          </w:object>
        </w:r>
        <w:r w:rsidRPr="004F2B4F" w:rsidDel="005E6B98">
          <w:rPr>
            <w:lang w:val="en-US"/>
          </w:rPr>
          <w:delText xml:space="preserve"> </w:delText>
        </w:r>
        <w:r w:rsidRPr="004F2B4F" w:rsidDel="005E6B98">
          <w:rPr>
            <w:lang w:val="en-US"/>
          </w:rPr>
          <w:tab/>
        </w:r>
        <w:r w:rsidR="00801832" w:rsidRPr="004F2B4F" w:rsidDel="005E6B98">
          <w:rPr>
            <w:lang w:val="en-US"/>
          </w:rPr>
          <w:fldChar w:fldCharType="begin"/>
        </w:r>
        <w:r w:rsidR="00801832" w:rsidRPr="004F2B4F" w:rsidDel="005E6B98">
          <w:rPr>
            <w:lang w:val="en-US"/>
          </w:rPr>
          <w:delInstrText xml:space="preserve"> MACROBUTTON MTPlaceRef \* MERGEFORMAT </w:delInstrText>
        </w:r>
        <w:r w:rsidR="00801832" w:rsidRPr="004F2B4F" w:rsidDel="005E6B98">
          <w:rPr>
            <w:lang w:val="en-US"/>
          </w:rPr>
          <w:fldChar w:fldCharType="begin"/>
        </w:r>
        <w:r w:rsidR="00801832" w:rsidRPr="004F2B4F" w:rsidDel="005E6B98">
          <w:rPr>
            <w:lang w:val="en-US"/>
          </w:rPr>
          <w:delInstrText xml:space="preserve"> SEQ MTEqn \h \* MERGEFORMAT </w:delInstrText>
        </w:r>
        <w:r w:rsidR="00801832" w:rsidRPr="004F2B4F" w:rsidDel="005E6B98">
          <w:rPr>
            <w:lang w:val="en-US"/>
          </w:rPr>
          <w:fldChar w:fldCharType="end"/>
        </w:r>
        <w:bookmarkStart w:id="796" w:name="ZEqnNum464450"/>
        <w:r w:rsidR="00801832" w:rsidRPr="004F2B4F" w:rsidDel="005E6B98">
          <w:rPr>
            <w:lang w:val="en-US"/>
          </w:rPr>
          <w:delInstrText>(</w:delInstrText>
        </w:r>
        <w:r w:rsidR="00801832" w:rsidRPr="004F2B4F" w:rsidDel="005E6B98">
          <w:rPr>
            <w:lang w:val="en-US"/>
          </w:rPr>
          <w:fldChar w:fldCharType="begin"/>
        </w:r>
        <w:r w:rsidR="00801832" w:rsidRPr="004F2B4F" w:rsidDel="005E6B98">
          <w:rPr>
            <w:lang w:val="en-US"/>
          </w:rPr>
          <w:delInstrText xml:space="preserve"> SEQ MTSec \c \* Arabic \* MERGEFORMAT </w:delInstrText>
        </w:r>
        <w:r w:rsidR="00801832" w:rsidRPr="004F2B4F" w:rsidDel="005E6B98">
          <w:rPr>
            <w:lang w:val="en-US"/>
          </w:rPr>
          <w:fldChar w:fldCharType="separate"/>
        </w:r>
        <w:r w:rsidR="00844679" w:rsidDel="005E6B98">
          <w:rPr>
            <w:noProof/>
            <w:lang w:val="en-US"/>
          </w:rPr>
          <w:delInstrText>2</w:delInstrText>
        </w:r>
        <w:r w:rsidR="00801832" w:rsidRPr="004F2B4F" w:rsidDel="005E6B98">
          <w:rPr>
            <w:lang w:val="en-US"/>
          </w:rPr>
          <w:fldChar w:fldCharType="end"/>
        </w:r>
        <w:r w:rsidR="00801832" w:rsidRPr="004F2B4F" w:rsidDel="005E6B98">
          <w:rPr>
            <w:lang w:val="en-US"/>
          </w:rPr>
          <w:delInstrText>.</w:delInstrText>
        </w:r>
        <w:r w:rsidR="00801832" w:rsidRPr="004F2B4F" w:rsidDel="005E6B98">
          <w:rPr>
            <w:lang w:val="en-US"/>
          </w:rPr>
          <w:fldChar w:fldCharType="begin"/>
        </w:r>
        <w:r w:rsidR="00801832" w:rsidRPr="004F2B4F" w:rsidDel="005E6B98">
          <w:rPr>
            <w:lang w:val="en-US"/>
          </w:rPr>
          <w:delInstrText xml:space="preserve"> SEQ MTEqn \c \* Arabic \* MERGEFORMAT </w:delInstrText>
        </w:r>
        <w:r w:rsidR="00801832" w:rsidRPr="004F2B4F" w:rsidDel="005E6B98">
          <w:rPr>
            <w:lang w:val="en-US"/>
          </w:rPr>
          <w:fldChar w:fldCharType="separate"/>
        </w:r>
        <w:r w:rsidR="00844679" w:rsidDel="005E6B98">
          <w:rPr>
            <w:noProof/>
            <w:lang w:val="en-US"/>
          </w:rPr>
          <w:delInstrText>118</w:delInstrText>
        </w:r>
        <w:r w:rsidR="00801832" w:rsidRPr="004F2B4F" w:rsidDel="005E6B98">
          <w:rPr>
            <w:lang w:val="en-US"/>
          </w:rPr>
          <w:fldChar w:fldCharType="end"/>
        </w:r>
        <w:r w:rsidR="00801832" w:rsidRPr="004F2B4F" w:rsidDel="005E6B98">
          <w:rPr>
            <w:lang w:val="en-US"/>
          </w:rPr>
          <w:delInstrText>)</w:delInstrText>
        </w:r>
        <w:bookmarkEnd w:id="796"/>
        <w:r w:rsidR="00801832" w:rsidRPr="004F2B4F" w:rsidDel="005E6B98">
          <w:rPr>
            <w:lang w:val="en-US"/>
          </w:rPr>
          <w:fldChar w:fldCharType="end"/>
        </w:r>
      </w:del>
    </w:p>
    <w:p w:rsidR="003D1543" w:rsidRPr="004F2B4F" w:rsidDel="005E6B98" w:rsidRDefault="003D1543" w:rsidP="002603CC">
      <w:pPr>
        <w:spacing w:line="240" w:lineRule="auto"/>
        <w:rPr>
          <w:del w:id="797" w:author="Robert McCall" w:date="2015-03-05T10:08:00Z"/>
          <w:lang w:val="en-US"/>
        </w:rPr>
      </w:pPr>
    </w:p>
    <w:p w:rsidR="003D1543" w:rsidRPr="004F2B4F" w:rsidRDefault="003D1543" w:rsidP="002603CC">
      <w:pPr>
        <w:spacing w:line="240" w:lineRule="auto"/>
        <w:rPr>
          <w:lang w:val="en-US"/>
        </w:rPr>
      </w:pPr>
      <w:del w:id="798" w:author="Robert McCall" w:date="2015-03-05T10:08:00Z">
        <w:r w:rsidRPr="004F2B4F" w:rsidDel="005E6B98">
          <w:rPr>
            <w:lang w:val="en-US"/>
          </w:rPr>
          <w:delText xml:space="preserve">In </w:delText>
        </w:r>
        <w:r w:rsidRPr="004F2B4F" w:rsidDel="005E6B98">
          <w:rPr>
            <w:lang w:val="en-US"/>
          </w:rPr>
          <w:fldChar w:fldCharType="begin"/>
        </w:r>
        <w:r w:rsidRPr="004F2B4F" w:rsidDel="005E6B98">
          <w:rPr>
            <w:lang w:val="en-US"/>
          </w:rPr>
          <w:delInstrText xml:space="preserve"> GOTOBUTTON ZEqnNum464450  \* MERGEFORMAT </w:delInstrText>
        </w:r>
        <w:r w:rsidRPr="004F2B4F" w:rsidDel="005E6B98">
          <w:rPr>
            <w:lang w:val="en-US"/>
          </w:rPr>
          <w:fldChar w:fldCharType="begin"/>
        </w:r>
        <w:r w:rsidRPr="004F2B4F" w:rsidDel="005E6B98">
          <w:rPr>
            <w:lang w:val="en-US"/>
          </w:rPr>
          <w:delInstrText xml:space="preserve"> REF ZEqnNum464450 \* Charformat \! \* MERGEFORMAT </w:delInstrText>
        </w:r>
        <w:r w:rsidRPr="004F2B4F" w:rsidDel="005E6B98">
          <w:rPr>
            <w:lang w:val="en-US"/>
          </w:rPr>
          <w:fldChar w:fldCharType="separate"/>
        </w:r>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118</w:delInstrText>
        </w:r>
        <w:r w:rsidR="00844679" w:rsidRPr="004F2B4F" w:rsidDel="005E6B98">
          <w:rPr>
            <w:lang w:val="en-US"/>
          </w:rPr>
          <w:delInstrText>)</w:delInstrText>
        </w:r>
        <w:r w:rsidRPr="004F2B4F" w:rsidDel="005E6B98">
          <w:rPr>
            <w:lang w:val="en-US"/>
          </w:rPr>
          <w:fldChar w:fldCharType="end"/>
        </w:r>
        <w:r w:rsidRPr="004F2B4F" w:rsidDel="005E6B98">
          <w:rPr>
            <w:lang w:val="en-US"/>
          </w:rPr>
          <w:fldChar w:fldCharType="end"/>
        </w:r>
        <w:r w:rsidRPr="004F2B4F" w:rsidDel="005E6B98">
          <w:rPr>
            <w:lang w:val="en-US"/>
          </w:rPr>
          <w:delText xml:space="preserve"> the superscripts </w:delText>
        </w:r>
        <w:r w:rsidRPr="004F2B4F" w:rsidDel="005E6B98">
          <w:rPr>
            <w:i/>
            <w:lang w:val="en-US"/>
          </w:rPr>
          <w:delText>x</w:delText>
        </w:r>
        <w:r w:rsidRPr="004F2B4F" w:rsidDel="005E6B98">
          <w:rPr>
            <w:lang w:val="en-US"/>
          </w:rPr>
          <w:delText xml:space="preserve"> and </w:delText>
        </w:r>
        <w:r w:rsidRPr="004F2B4F" w:rsidDel="005E6B98">
          <w:rPr>
            <w:i/>
            <w:lang w:val="en-US"/>
          </w:rPr>
          <w:delText>y</w:delText>
        </w:r>
        <w:r w:rsidRPr="004F2B4F" w:rsidDel="005E6B98">
          <w:rPr>
            <w:lang w:val="en-US"/>
          </w:rPr>
          <w:delText xml:space="preserve"> refer to the components of the variable in the crossshore and longshore direction, respectively, the subscripts </w:delText>
        </w:r>
        <w:r w:rsidRPr="004F2B4F" w:rsidDel="005E6B98">
          <w:rPr>
            <w:i/>
            <w:lang w:val="en-US"/>
          </w:rPr>
          <w:delText>u</w:delText>
        </w:r>
        <w:r w:rsidRPr="004F2B4F" w:rsidDel="005E6B98">
          <w:rPr>
            <w:lang w:val="en-US"/>
          </w:rPr>
          <w:delText xml:space="preserve"> and </w:delText>
        </w:r>
        <w:r w:rsidRPr="004F2B4F" w:rsidDel="005E6B98">
          <w:rPr>
            <w:i/>
            <w:lang w:val="en-US"/>
          </w:rPr>
          <w:delText>v</w:delText>
        </w:r>
        <w:r w:rsidRPr="004F2B4F" w:rsidDel="005E6B98">
          <w:rPr>
            <w:lang w:val="en-US"/>
          </w:rPr>
          <w:delText xml:space="preserve"> refer to variables approximated at the horizontal cell interfaces in the cross-shore and longshore direction, respectively, and the subscript </w:delText>
        </w:r>
        <w:r w:rsidRPr="004F2B4F" w:rsidDel="005E6B98">
          <w:rPr>
            <w:i/>
            <w:lang w:val="en-US"/>
          </w:rPr>
          <w:delText>H</w:delText>
        </w:r>
        <w:r w:rsidRPr="004F2B4F" w:rsidDel="005E6B98">
          <w:rPr>
            <w:lang w:val="en-US"/>
          </w:rPr>
          <w:delText xml:space="preserve"> refers to variables approximated at the cell centers. The hydraulic conductivity may be different at each cell interface and is therefore computed at every interface where every K is calculated separately. </w:delText>
        </w:r>
      </w:del>
      <w:r w:rsidRPr="004F2B4F">
        <w:rPr>
          <w:lang w:val="en-US"/>
        </w:rPr>
        <w:t xml:space="preserve">The cell height at the </w:t>
      </w:r>
      <w:del w:id="799" w:author="Robert McCall" w:date="2015-03-05T09:50:00Z">
        <w:r w:rsidRPr="004F2B4F" w:rsidDel="00FC4F1E">
          <w:rPr>
            <w:lang w:val="en-US"/>
          </w:rPr>
          <w:delText>centre</w:delText>
        </w:r>
      </w:del>
      <w:ins w:id="800" w:author="Robert McCall" w:date="2015-03-05T09:50:00Z">
        <w:r w:rsidR="00FC4F1E" w:rsidRPr="004F2B4F">
          <w:rPr>
            <w:lang w:val="en-US"/>
          </w:rPr>
          <w:t>center</w:t>
        </w:r>
      </w:ins>
      <w:r w:rsidRPr="004F2B4F">
        <w:rPr>
          <w:lang w:val="en-US"/>
        </w:rPr>
        <w:t xml:space="preserv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xml:space="preserve">) is calculated from the groundwater level and the bottom of the aquifer in the </w:t>
      </w:r>
      <w:del w:id="801" w:author="Robert McCall" w:date="2015-03-05T09:50:00Z">
        <w:r w:rsidRPr="004F2B4F" w:rsidDel="00FC4F1E">
          <w:rPr>
            <w:lang w:val="en-US"/>
          </w:rPr>
          <w:delText>centre</w:delText>
        </w:r>
      </w:del>
      <w:ins w:id="802" w:author="Robert McCall" w:date="2015-03-05T09:50:00Z">
        <w:r w:rsidR="00FC4F1E" w:rsidRPr="004F2B4F">
          <w:rPr>
            <w:lang w:val="en-US"/>
          </w:rPr>
          <w:t>center</w:t>
        </w:r>
      </w:ins>
      <w:r w:rsidRPr="004F2B4F">
        <w:rPr>
          <w:lang w:val="en-US"/>
        </w:rPr>
        <w:t xml:space="preserv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CE6080" w:rsidRPr="004F2B4F">
        <w:rPr>
          <w:position w:val="-120"/>
          <w:lang w:val="en-US"/>
        </w:rPr>
        <w:object w:dxaOrig="3120" w:dyaOrig="2520">
          <v:shape id="_x0000_i1165" type="#_x0000_t75" style="width:155.45pt;height:125.85pt" o:ole="">
            <v:imagedata r:id="rId322" o:title=""/>
          </v:shape>
          <o:OLEObject Type="Embed" ProgID="Equation.DSMT4" ShapeID="_x0000_i1165" DrawAspect="Content" ObjectID="_1487065454"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03" w:author="Robert McCall" w:date="2015-03-05T12:07:00Z">
        <w:r w:rsidR="00494D6E" w:rsidDel="00494D6E">
          <w:rPr>
            <w:lang w:val="en-US"/>
          </w:rPr>
          <w:fldChar w:fldCharType="separate"/>
        </w:r>
      </w:del>
      <w:del w:id="804" w:author="Robert McCall" w:date="2015-03-05T10:09:00Z">
        <w:r w:rsidR="00801832" w:rsidRPr="004F2B4F">
          <w:rPr>
            <w:lang w:val="en-US"/>
          </w:rPr>
          <w:fldChar w:fldCharType="end"/>
        </w:r>
      </w:del>
      <w:bookmarkStart w:id="805" w:name="ZEqnNum516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06" w:author="Robert McCall" w:date="2015-03-05T12:21:00Z">
        <w:r w:rsidR="00921289">
          <w:rPr>
            <w:noProof/>
            <w:lang w:val="en-US"/>
          </w:rPr>
          <w:instrText>119</w:instrText>
        </w:r>
      </w:ins>
      <w:del w:id="807" w:author="Robert McCall" w:date="2015-03-05T10:09:00Z">
        <w:r w:rsidR="00844679" w:rsidDel="005E6B98">
          <w:rPr>
            <w:noProof/>
            <w:lang w:val="en-US"/>
          </w:rPr>
          <w:delInstrText>119</w:delInstrText>
        </w:r>
      </w:del>
      <w:r w:rsidR="00801832" w:rsidRPr="004F2B4F">
        <w:rPr>
          <w:lang w:val="en-US"/>
        </w:rPr>
        <w:fldChar w:fldCharType="end"/>
      </w:r>
      <w:r w:rsidR="00801832" w:rsidRPr="004F2B4F">
        <w:rPr>
          <w:lang w:val="en-US"/>
        </w:rPr>
        <w:instrText>)</w:instrText>
      </w:r>
      <w:bookmarkEnd w:id="805"/>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5E6B98" w:rsidP="002603CC">
      <w:pPr>
        <w:spacing w:line="240" w:lineRule="auto"/>
        <w:rPr>
          <w:lang w:val="en-US"/>
        </w:rPr>
      </w:pPr>
      <w:ins w:id="808" w:author="Robert McCall" w:date="2015-03-05T10:09:00Z">
        <w:r>
          <w:rPr>
            <w:lang w:val="en-US"/>
          </w:rPr>
          <w:t xml:space="preserve">In </w:t>
        </w:r>
        <w:r>
          <w:rPr>
            <w:lang w:val="en-US"/>
          </w:rPr>
          <w:fldChar w:fldCharType="begin"/>
        </w:r>
        <w:r>
          <w:rPr>
            <w:lang w:val="en-US"/>
          </w:rPr>
          <w:instrText xml:space="preserve"> GOTOBUTTON ZEqnNum516818  \* MERGEFORMAT </w:instrText>
        </w:r>
        <w:r>
          <w:rPr>
            <w:lang w:val="en-US"/>
          </w:rPr>
          <w:fldChar w:fldCharType="begin"/>
        </w:r>
        <w:r>
          <w:rPr>
            <w:lang w:val="en-US"/>
          </w:rPr>
          <w:instrText xml:space="preserve"> REF ZEqnNum516818 \* Charformat \! \* MERGEFORMAT </w:instrText>
        </w:r>
      </w:ins>
      <w:r>
        <w:rPr>
          <w:lang w:val="en-US"/>
        </w:rPr>
        <w:fldChar w:fldCharType="separate"/>
      </w:r>
      <w:ins w:id="80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119</w:instrText>
        </w:r>
        <w:r w:rsidR="00921289" w:rsidRPr="004F2B4F">
          <w:rPr>
            <w:lang w:val="en-US"/>
          </w:rPr>
          <w:instrText>)</w:instrText>
        </w:r>
      </w:ins>
      <w:ins w:id="810" w:author="Robert McCall" w:date="2015-03-05T10:09:00Z">
        <w:r>
          <w:rPr>
            <w:lang w:val="en-US"/>
          </w:rPr>
          <w:fldChar w:fldCharType="end"/>
        </w:r>
        <w:r>
          <w:rPr>
            <w:lang w:val="en-US"/>
          </w:rPr>
          <w:fldChar w:fldCharType="end"/>
        </w:r>
        <w:r>
          <w:rPr>
            <w:lang w:val="en-US"/>
          </w:rPr>
          <w:t xml:space="preserve"> </w:t>
        </w:r>
        <w:r>
          <w:rPr>
            <w:i/>
            <w:lang w:val="en-US"/>
          </w:rPr>
          <w:t>z</w:t>
        </w:r>
        <w:r>
          <w:rPr>
            <w:i/>
            <w:vertAlign w:val="subscript"/>
            <w:lang w:val="en-US"/>
          </w:rPr>
          <w:t>aquifer</w:t>
        </w:r>
        <w:r w:rsidRPr="005E6B98">
          <w:rPr>
            <w:lang w:val="en-US"/>
            <w:rPrChange w:id="811" w:author="Robert McCall" w:date="2015-03-05T10:09:00Z">
              <w:rPr>
                <w:vertAlign w:val="subscript"/>
                <w:lang w:val="en-US"/>
              </w:rPr>
            </w:rPrChange>
          </w:rPr>
          <w:t xml:space="preserve"> </w:t>
        </w:r>
        <w:r>
          <w:rPr>
            <w:lang w:val="en-US"/>
          </w:rPr>
          <w:t xml:space="preserve">is the level of the bottom of the aquifer. </w:t>
        </w:r>
      </w:ins>
      <w:r w:rsidR="003D1543" w:rsidRPr="004F2B4F">
        <w:rPr>
          <w:lang w:val="en-US"/>
        </w:rPr>
        <w:t>As described in Section 3.3.6, the head applied on the top boundary of the groundwater domain (</w:t>
      </w:r>
      <w:r w:rsidR="003D1543" w:rsidRPr="004F2B4F">
        <w:rPr>
          <w:i/>
          <w:lang w:val="en-US"/>
        </w:rPr>
        <w:t>H</w:t>
      </w:r>
      <w:r w:rsidR="003D1543" w:rsidRPr="004F2B4F">
        <w:rPr>
          <w:i/>
          <w:vertAlign w:val="subscript"/>
          <w:lang w:val="en-US"/>
        </w:rPr>
        <w:t>bc</w:t>
      </w:r>
      <w:r w:rsidR="003D1543"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3B5B71" w:rsidRPr="003B5B71">
        <w:rPr>
          <w:position w:val="-76"/>
          <w:lang w:val="en-US"/>
        </w:rPr>
        <w:object w:dxaOrig="4480" w:dyaOrig="1640">
          <v:shape id="_x0000_i1166" type="#_x0000_t75" style="width:222.05pt;height:81.4pt" o:ole="">
            <v:imagedata r:id="rId324" o:title=""/>
          </v:shape>
          <o:OLEObject Type="Embed" ProgID="Equation.DSMT4" ShapeID="_x0000_i1166" DrawAspect="Content" ObjectID="_1487065455"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12" w:author="Robert McCall" w:date="2015-03-05T12:07:00Z">
        <w:r w:rsidR="00494D6E" w:rsidDel="00494D6E">
          <w:rPr>
            <w:lang w:val="en-US"/>
          </w:rPr>
          <w:fldChar w:fldCharType="separate"/>
        </w:r>
      </w:del>
      <w:del w:id="813" w:author="Robert McCall" w:date="2015-03-05T10:09:00Z">
        <w:r w:rsidR="00801832" w:rsidRPr="004F2B4F">
          <w:rPr>
            <w:lang w:val="en-US"/>
          </w:rPr>
          <w:fldChar w:fldCharType="end"/>
        </w:r>
      </w:del>
      <w:bookmarkStart w:id="814" w:name="ZEqnNum70268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15" w:author="Robert McCall" w:date="2015-03-05T12:21:00Z">
        <w:r w:rsidR="00921289">
          <w:rPr>
            <w:noProof/>
            <w:lang w:val="en-US"/>
          </w:rPr>
          <w:instrText>120</w:instrText>
        </w:r>
      </w:ins>
      <w:del w:id="816" w:author="Robert McCall" w:date="2015-03-05T10:09:00Z">
        <w:r w:rsidR="00844679" w:rsidDel="005E6B98">
          <w:rPr>
            <w:noProof/>
            <w:lang w:val="en-US"/>
          </w:rPr>
          <w:delInstrText>120</w:delInstrText>
        </w:r>
      </w:del>
      <w:r w:rsidR="00801832" w:rsidRPr="004F2B4F">
        <w:rPr>
          <w:lang w:val="en-US"/>
        </w:rPr>
        <w:fldChar w:fldCharType="end"/>
      </w:r>
      <w:r w:rsidR="00801832" w:rsidRPr="004F2B4F">
        <w:rPr>
          <w:lang w:val="en-US"/>
        </w:rPr>
        <w:instrText>)</w:instrText>
      </w:r>
      <w:bookmarkEnd w:id="814"/>
      <w:r w:rsidR="00801832" w:rsidRPr="004F2B4F">
        <w:rPr>
          <w:lang w:val="en-US"/>
        </w:rPr>
        <w:fldChar w:fldCharType="end"/>
      </w:r>
    </w:p>
    <w:p w:rsidR="003D1543" w:rsidRPr="004F2B4F" w:rsidRDefault="003D1543" w:rsidP="002603CC">
      <w:pPr>
        <w:spacing w:line="240" w:lineRule="auto"/>
        <w:rPr>
          <w:lang w:val="en-US"/>
        </w:rPr>
      </w:pPr>
    </w:p>
    <w:p w:rsidR="005E6B98" w:rsidRDefault="005E6B98" w:rsidP="002603CC">
      <w:pPr>
        <w:spacing w:line="240" w:lineRule="auto"/>
        <w:rPr>
          <w:ins w:id="817" w:author="Robert McCall" w:date="2015-03-05T10:08:00Z"/>
          <w:lang w:val="en-US"/>
        </w:rPr>
      </w:pPr>
    </w:p>
    <w:p w:rsidR="00B67CDE" w:rsidRDefault="00B67CDE" w:rsidP="005E6B98">
      <w:pPr>
        <w:spacing w:line="240" w:lineRule="auto"/>
        <w:rPr>
          <w:ins w:id="818" w:author="Robert McCall" w:date="2015-03-05T10:24:00Z"/>
          <w:lang w:val="en-US"/>
        </w:rPr>
      </w:pPr>
      <w:ins w:id="819" w:author="Robert McCall" w:date="2015-03-05T10:20:00Z">
        <w:r>
          <w:rPr>
            <w:lang w:val="en-US"/>
          </w:rPr>
          <w:t xml:space="preserve">In </w:t>
        </w:r>
        <w:r>
          <w:rPr>
            <w:lang w:val="en-US"/>
          </w:rPr>
          <w:fldChar w:fldCharType="begin"/>
        </w:r>
        <w:r>
          <w:rPr>
            <w:lang w:val="en-US"/>
          </w:rPr>
          <w:instrText xml:space="preserve"> GOTOBUTTON ZEqnNum702689  \* MERGEFORMAT </w:instrText>
        </w:r>
        <w:r>
          <w:rPr>
            <w:lang w:val="en-US"/>
          </w:rPr>
          <w:fldChar w:fldCharType="begin"/>
        </w:r>
        <w:r>
          <w:rPr>
            <w:lang w:val="en-US"/>
          </w:rPr>
          <w:instrText xml:space="preserve"> REF ZEqnNum702689 \* Charformat \! \* MERGEFORMAT </w:instrText>
        </w:r>
      </w:ins>
      <w:r>
        <w:rPr>
          <w:lang w:val="en-US"/>
        </w:rPr>
        <w:fldChar w:fldCharType="separate"/>
      </w:r>
      <w:ins w:id="82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120</w:instrText>
        </w:r>
        <w:r w:rsidR="00921289" w:rsidRPr="004F2B4F">
          <w:rPr>
            <w:lang w:val="en-US"/>
          </w:rPr>
          <w:instrText>)</w:instrText>
        </w:r>
      </w:ins>
      <w:ins w:id="821" w:author="Robert McCall" w:date="2015-03-05T10:20:00Z">
        <w:r>
          <w:rPr>
            <w:lang w:val="en-US"/>
          </w:rPr>
          <w:fldChar w:fldCharType="end"/>
        </w:r>
        <w:r>
          <w:rPr>
            <w:lang w:val="en-US"/>
          </w:rPr>
          <w:fldChar w:fldCharType="end"/>
        </w:r>
        <w:r>
          <w:rPr>
            <w:lang w:val="en-US"/>
          </w:rPr>
          <w:t xml:space="preserve"> the parameter </w:t>
        </w:r>
        <w:r w:rsidRPr="00B67CDE">
          <w:rPr>
            <w:i/>
            <w:lang w:val="en-US"/>
            <w:rPrChange w:id="822" w:author="Robert McCall" w:date="2015-03-05T10:21:00Z">
              <w:rPr>
                <w:lang w:val="en-US"/>
              </w:rPr>
            </w:rPrChange>
          </w:rPr>
          <w:t>κ</w:t>
        </w:r>
      </w:ins>
      <w:ins w:id="823" w:author="Robert McCall" w:date="2015-03-05T10:21:00Z">
        <w:r w:rsidRPr="00B67CDE">
          <w:rPr>
            <w:i/>
            <w:vertAlign w:val="subscript"/>
            <w:lang w:val="en-US"/>
            <w:rPrChange w:id="824" w:author="Robert McCall" w:date="2015-03-05T10:21:00Z">
              <w:rPr>
                <w:vertAlign w:val="subscript"/>
                <w:lang w:val="en-US"/>
              </w:rPr>
            </w:rPrChange>
          </w:rPr>
          <w:t>r</w:t>
        </w:r>
        <w:r>
          <w:rPr>
            <w:lang w:val="en-US"/>
          </w:rPr>
          <w:t xml:space="preserve"> is the relative numerical ‘connectedness’ of the groundwater and surface water head, determined by linear interpolation across the </w:t>
        </w:r>
      </w:ins>
      <w:ins w:id="825" w:author="Robert McCall" w:date="2015-03-05T10:22:00Z">
        <w:r w:rsidRPr="004F2B4F">
          <w:rPr>
            <w:lang w:val="en-US"/>
          </w:rPr>
          <w:t>numerical smoothing constant</w:t>
        </w:r>
        <w:r>
          <w:rPr>
            <w:lang w:val="en-US"/>
          </w:rPr>
          <w:t xml:space="preserve"> </w:t>
        </w:r>
      </w:ins>
      <w:ins w:id="826" w:author="Robert McCall" w:date="2015-03-05T10:23:00Z">
        <w:r w:rsidRPr="004F2B4F">
          <w:rPr>
            <w:i/>
            <w:lang w:val="en-US"/>
          </w:rPr>
          <w:t>ε</w:t>
        </w:r>
        <w:r>
          <w:rPr>
            <w:lang w:val="en-US"/>
          </w:rPr>
          <w:t xml:space="preserve">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ns w:id="82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110</w:instrText>
        </w:r>
        <w:r w:rsidR="00921289" w:rsidRPr="004F2B4F">
          <w:rPr>
            <w:lang w:val="en-US"/>
          </w:rPr>
          <w:instrText>)</w:instrText>
        </w:r>
      </w:ins>
      <w:ins w:id="828" w:author="Robert McCall" w:date="2015-03-05T10:23:00Z">
        <w:r w:rsidRPr="004F2B4F">
          <w:rPr>
            <w:lang w:val="en-US"/>
          </w:rPr>
          <w:fldChar w:fldCharType="end"/>
        </w:r>
        <w:r w:rsidRPr="004F2B4F">
          <w:rPr>
            <w:lang w:val="en-US"/>
          </w:rPr>
          <w:fldChar w:fldCharType="end"/>
        </w:r>
        <w:r>
          <w:rPr>
            <w:lang w:val="en-US"/>
          </w:rPr>
          <w:t>.</w:t>
        </w:r>
      </w:ins>
    </w:p>
    <w:p w:rsidR="00787794" w:rsidRDefault="00787794" w:rsidP="005E6B98">
      <w:pPr>
        <w:spacing w:line="240" w:lineRule="auto"/>
        <w:rPr>
          <w:ins w:id="829" w:author="Robert McCall" w:date="2015-03-05T10:24:00Z"/>
          <w:lang w:val="en-US"/>
        </w:rPr>
      </w:pPr>
    </w:p>
    <w:p w:rsidR="00787794" w:rsidRDefault="00787794" w:rsidP="005E6B98">
      <w:pPr>
        <w:spacing w:line="240" w:lineRule="auto"/>
        <w:rPr>
          <w:ins w:id="830" w:author="Robert McCall" w:date="2015-03-05T10:28:00Z"/>
          <w:lang w:val="en-US"/>
        </w:rPr>
      </w:pPr>
      <w:ins w:id="831" w:author="Robert McCall" w:date="2015-03-05T10:24:00Z">
        <w:r>
          <w:rPr>
            <w:lang w:val="en-US"/>
          </w:rPr>
          <w:t xml:space="preserve">In the case of hydrostatic groundwater flow, the groundwater head in each cell is set equal to the </w:t>
        </w:r>
      </w:ins>
      <w:ins w:id="832" w:author="Robert McCall" w:date="2015-03-05T10:25:00Z">
        <w:r w:rsidRPr="004F2B4F">
          <w:rPr>
            <w:lang w:val="en-US"/>
          </w:rPr>
          <w:t>head applied on the top boundary of the groundwater domain (</w:t>
        </w:r>
        <w:r w:rsidRPr="004F2B4F">
          <w:rPr>
            <w:i/>
            <w:lang w:val="en-US"/>
          </w:rPr>
          <w:t>H</w:t>
        </w:r>
        <w:r w:rsidRPr="004F2B4F">
          <w:rPr>
            <w:i/>
            <w:vertAlign w:val="subscript"/>
            <w:lang w:val="en-US"/>
          </w:rPr>
          <w:t>bc</w:t>
        </w:r>
        <w:r w:rsidRPr="004F2B4F">
          <w:rPr>
            <w:lang w:val="en-US"/>
          </w:rPr>
          <w:t>)</w:t>
        </w:r>
        <w:r>
          <w:rPr>
            <w:lang w:val="en-US"/>
          </w:rPr>
          <w:t xml:space="preserve"> </w:t>
        </w:r>
      </w:ins>
      <w:ins w:id="833" w:author="Robert McCall" w:date="2015-03-05T10:26:00Z">
        <w:r>
          <w:rPr>
            <w:lang w:val="en-US"/>
          </w:rPr>
          <w:t>and</w:t>
        </w:r>
      </w:ins>
      <w:ins w:id="834" w:author="Robert McCall" w:date="2015-03-05T10:25:00Z">
        <w:r>
          <w:rPr>
            <w:lang w:val="en-US"/>
          </w:rPr>
          <w:t xml:space="preserve"> </w:t>
        </w:r>
      </w:ins>
      <w:ins w:id="835" w:author="Robert McCall" w:date="2015-03-05T10:26:00Z">
        <w:r>
          <w:rPr>
            <w:lang w:val="en-US"/>
          </w:rPr>
          <w:t>the horizontal groundwater flux is computed from the groundwater head gradient:</w:t>
        </w:r>
      </w:ins>
    </w:p>
    <w:p w:rsidR="00787794" w:rsidRDefault="00787794" w:rsidP="005E6B98">
      <w:pPr>
        <w:spacing w:line="240" w:lineRule="auto"/>
        <w:rPr>
          <w:ins w:id="836" w:author="Robert McCall" w:date="2015-03-05T10:28:00Z"/>
          <w:lang w:val="en-US"/>
        </w:rPr>
      </w:pPr>
    </w:p>
    <w:p w:rsidR="00787794" w:rsidRDefault="00787794">
      <w:pPr>
        <w:pStyle w:val="MTDisplayEquation"/>
        <w:rPr>
          <w:ins w:id="837" w:author="Robert McCall" w:date="2015-03-05T10:26:00Z"/>
          <w:lang w:val="en-US"/>
        </w:rPr>
        <w:pPrChange w:id="838" w:author="Robert McCall" w:date="2015-03-05T10:28:00Z">
          <w:pPr>
            <w:spacing w:line="240" w:lineRule="auto"/>
          </w:pPr>
        </w:pPrChange>
      </w:pPr>
      <w:ins w:id="839" w:author="Robert McCall" w:date="2015-03-05T10:28:00Z">
        <w:r>
          <w:rPr>
            <w:lang w:val="en-US"/>
          </w:rPr>
          <w:tab/>
        </w:r>
      </w:ins>
      <w:ins w:id="840" w:author="Robert McCall" w:date="2015-03-05T10:28:00Z">
        <w:r w:rsidRPr="00787794">
          <w:rPr>
            <w:position w:val="-70"/>
            <w:lang w:val="en-US"/>
            <w:rPrChange w:id="841" w:author="Robert McCall" w:date="2015-03-05T10:28:00Z">
              <w:rPr>
                <w:position w:val="-70"/>
                <w:lang w:val="en-US"/>
              </w:rPr>
            </w:rPrChange>
          </w:rPr>
          <w:object w:dxaOrig="5740" w:dyaOrig="1520">
            <v:shape id="_x0000_i1167" type="#_x0000_t75" style="width:287.35pt;height:76.05pt" o:ole="">
              <v:imagedata r:id="rId326" o:title=""/>
            </v:shape>
            <o:OLEObject Type="Embed" ProgID="Equation.DSMT4" ShapeID="_x0000_i1167" DrawAspect="Content" ObjectID="_1487065456" r:id="rId327"/>
          </w:object>
        </w:r>
      </w:ins>
      <w:ins w:id="842" w:author="Robert McCall" w:date="2015-03-05T10:28:00Z">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843" w:author="Robert McCall" w:date="2015-03-05T12:07:00Z">
        <w:r w:rsidR="00494D6E" w:rsidDel="00494D6E">
          <w:rPr>
            <w:lang w:val="en-US"/>
          </w:rPr>
          <w:fldChar w:fldCharType="separate"/>
        </w:r>
      </w:del>
      <w:del w:id="844" w:author="Robert McCall" w:date="2015-03-05T10:28:00Z">
        <w:r>
          <w:rPr>
            <w:lang w:val="en-US"/>
          </w:rPr>
          <w:fldChar w:fldCharType="end"/>
        </w:r>
      </w:del>
      <w:bookmarkStart w:id="845" w:name="ZEqnNum473196"/>
      <w:ins w:id="846" w:author="Robert McCall" w:date="2015-03-05T10:28:00Z">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847" w:author="Robert McCall" w:date="2015-03-05T12:21:00Z">
        <w:r w:rsidR="00921289">
          <w:rPr>
            <w:noProof/>
            <w:lang w:val="en-US"/>
          </w:rPr>
          <w:instrText>2</w:instrText>
        </w:r>
      </w:ins>
      <w:ins w:id="848" w:author="Robert McCall" w:date="2015-03-05T10:28:00Z">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849" w:author="Robert McCall" w:date="2015-03-05T12:21:00Z">
        <w:r w:rsidR="00921289">
          <w:rPr>
            <w:noProof/>
            <w:lang w:val="en-US"/>
          </w:rPr>
          <w:instrText>121</w:instrText>
        </w:r>
      </w:ins>
      <w:ins w:id="850" w:author="Robert McCall" w:date="2015-03-05T10:28:00Z">
        <w:r>
          <w:rPr>
            <w:lang w:val="en-US"/>
          </w:rPr>
          <w:fldChar w:fldCharType="end"/>
        </w:r>
        <w:r>
          <w:rPr>
            <w:lang w:val="en-US"/>
          </w:rPr>
          <w:instrText>)</w:instrText>
        </w:r>
        <w:bookmarkEnd w:id="845"/>
        <w:r>
          <w:rPr>
            <w:lang w:val="en-US"/>
          </w:rPr>
          <w:fldChar w:fldCharType="end"/>
        </w:r>
      </w:ins>
    </w:p>
    <w:p w:rsidR="00787794" w:rsidRPr="00B67CDE" w:rsidRDefault="00787794" w:rsidP="005E6B98">
      <w:pPr>
        <w:spacing w:line="240" w:lineRule="auto"/>
        <w:rPr>
          <w:ins w:id="851" w:author="Robert McCall" w:date="2015-03-05T10:20:00Z"/>
          <w:lang w:val="en-US"/>
        </w:rPr>
      </w:pPr>
    </w:p>
    <w:p w:rsidR="00AB00DB" w:rsidRDefault="00AB00DB" w:rsidP="005E6B98">
      <w:pPr>
        <w:spacing w:line="240" w:lineRule="auto"/>
        <w:rPr>
          <w:ins w:id="852" w:author="Robert McCall" w:date="2015-03-05T10:30:00Z"/>
          <w:lang w:val="en-US"/>
        </w:rPr>
      </w:pPr>
      <w:ins w:id="853" w:author="Robert McCall" w:date="2015-03-05T10:30:00Z">
        <w:r w:rsidRPr="004F2B4F">
          <w:rPr>
            <w:lang w:val="en-US"/>
          </w:rPr>
          <w:t xml:space="preserve">In </w:t>
        </w:r>
        <w:r>
          <w:rPr>
            <w:lang w:val="en-US"/>
          </w:rPr>
          <w:fldChar w:fldCharType="begin"/>
        </w:r>
        <w:r>
          <w:rPr>
            <w:lang w:val="en-US"/>
          </w:rPr>
          <w:instrText xml:space="preserve"> GOTOBUTTON ZEqnNum473196  \* MERGEFORMAT </w:instrText>
        </w:r>
        <w:r>
          <w:rPr>
            <w:lang w:val="en-US"/>
          </w:rPr>
          <w:fldChar w:fldCharType="begin"/>
        </w:r>
        <w:r>
          <w:rPr>
            <w:lang w:val="en-US"/>
          </w:rPr>
          <w:instrText xml:space="preserve"> REF ZEqnNum473196 \* Charformat \! \* MERGEFORMAT </w:instrText>
        </w:r>
      </w:ins>
      <w:r>
        <w:rPr>
          <w:lang w:val="en-US"/>
        </w:rPr>
        <w:fldChar w:fldCharType="separate"/>
      </w:r>
      <w:ins w:id="854" w:author="Robert McCall" w:date="2015-03-05T12:21:00Z">
        <w:r w:rsidR="00921289">
          <w:rPr>
            <w:lang w:val="en-US"/>
          </w:rPr>
          <w:instrText>(2.121)</w:instrText>
        </w:r>
      </w:ins>
      <w:ins w:id="855" w:author="Robert McCall" w:date="2015-03-05T10:30:00Z">
        <w:r>
          <w:rPr>
            <w:lang w:val="en-US"/>
          </w:rPr>
          <w:fldChar w:fldCharType="end"/>
        </w:r>
        <w:r>
          <w:rPr>
            <w:lang w:val="en-US"/>
          </w:rPr>
          <w:fldChar w:fldCharType="end"/>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ins>
      <w:del w:id="856" w:author="Robert McCall" w:date="2015-03-05T12:07:00Z">
        <w:r w:rsidR="00494D6E" w:rsidDel="00494D6E">
          <w:rPr>
            <w:lang w:val="en-US"/>
          </w:rPr>
          <w:fldChar w:fldCharType="separate"/>
        </w:r>
      </w:del>
      <w:del w:id="857" w:author="Robert McCall" w:date="2015-03-05T10:30:00Z">
        <w:r w:rsidRPr="004F2B4F">
          <w:rPr>
            <w:lang w:val="en-US"/>
          </w:rPr>
          <w:fldChar w:fldCharType="end"/>
        </w:r>
      </w:del>
      <w:ins w:id="858" w:author="Robert McCall" w:date="2015-03-05T10:30:00Z">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w:t>
        </w:r>
        <w:r>
          <w:rPr>
            <w:lang w:val="en-US"/>
          </w:rPr>
          <w:t>-</w:t>
        </w:r>
        <w:r w:rsidRPr="004F2B4F">
          <w:rPr>
            <w:lang w:val="en-US"/>
          </w:rPr>
          <w:t>shore and longshore direction, respectively</w:t>
        </w:r>
        <w:r>
          <w:rPr>
            <w:lang w:val="en-US"/>
          </w:rPr>
          <w:t>, and</w:t>
        </w:r>
        <w:r w:rsidRPr="004F2B4F">
          <w:rPr>
            <w:lang w:val="en-US"/>
          </w:rPr>
          <w:t xml:space="preserve">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w:t>
        </w:r>
        <w:r>
          <w:rPr>
            <w:lang w:val="en-US"/>
          </w:rPr>
          <w:t>.</w:t>
        </w:r>
      </w:ins>
    </w:p>
    <w:p w:rsidR="00AB00DB" w:rsidRDefault="00AB00DB" w:rsidP="005E6B98">
      <w:pPr>
        <w:spacing w:line="240" w:lineRule="auto"/>
        <w:rPr>
          <w:ins w:id="859" w:author="Robert McCall" w:date="2015-03-05T10:30:00Z"/>
          <w:lang w:val="en-US"/>
        </w:rPr>
      </w:pPr>
    </w:p>
    <w:p w:rsidR="005E6B98" w:rsidRPr="004F2B4F" w:rsidRDefault="00E86843" w:rsidP="005E6B98">
      <w:pPr>
        <w:spacing w:line="240" w:lineRule="auto"/>
        <w:rPr>
          <w:ins w:id="860" w:author="Robert McCall" w:date="2015-03-05T10:08:00Z"/>
          <w:lang w:val="en-US"/>
        </w:rPr>
      </w:pPr>
      <w:ins w:id="861" w:author="Robert McCall" w:date="2015-03-05T10:28:00Z">
        <w:r>
          <w:rPr>
            <w:lang w:val="en-US"/>
          </w:rPr>
          <w:t xml:space="preserve">In the case of non-hydrostatic groundwater flow, the </w:t>
        </w:r>
      </w:ins>
      <w:ins w:id="862" w:author="Robert McCall" w:date="2015-03-05T10:08:00Z">
        <w:r w:rsidR="005E6B98" w:rsidRPr="004F2B4F">
          <w:rPr>
            <w:lang w:val="en-US"/>
          </w:rPr>
          <w:t xml:space="preserve">horizontal specific discharge on each cell interface can be found through an approximation of the </w:t>
        </w:r>
      </w:ins>
      <w:ins w:id="863" w:author="Robert McCall" w:date="2015-03-05T10:29:00Z">
        <w:r>
          <w:rPr>
            <w:lang w:val="en-US"/>
          </w:rPr>
          <w:t xml:space="preserve">non-hydrostatic </w:t>
        </w:r>
      </w:ins>
      <w:ins w:id="864" w:author="Robert McCall" w:date="2015-03-05T10:08:00Z">
        <w:r w:rsidR="005E6B98" w:rsidRPr="004F2B4F">
          <w:rPr>
            <w:lang w:val="en-US"/>
          </w:rPr>
          <w:t>groundwater head gradient:</w:t>
        </w:r>
      </w:ins>
    </w:p>
    <w:p w:rsidR="005E6B98" w:rsidRPr="004F2B4F" w:rsidRDefault="005E6B98" w:rsidP="005E6B98">
      <w:pPr>
        <w:spacing w:line="240" w:lineRule="auto"/>
        <w:rPr>
          <w:ins w:id="865" w:author="Robert McCall" w:date="2015-03-05T10:08:00Z"/>
          <w:lang w:val="en-US"/>
        </w:rPr>
      </w:pPr>
    </w:p>
    <w:p w:rsidR="005E6B98" w:rsidRPr="004F2B4F" w:rsidRDefault="005E6B98" w:rsidP="005E6B98">
      <w:pPr>
        <w:pStyle w:val="MTDisplayEquation"/>
        <w:rPr>
          <w:ins w:id="866" w:author="Robert McCall" w:date="2015-03-05T10:08:00Z"/>
          <w:lang w:val="en-US"/>
        </w:rPr>
      </w:pPr>
      <w:ins w:id="867" w:author="Robert McCall" w:date="2015-03-05T10:08:00Z">
        <w:r w:rsidRPr="004F2B4F">
          <w:rPr>
            <w:lang w:val="en-US"/>
          </w:rPr>
          <w:tab/>
        </w:r>
      </w:ins>
      <w:ins w:id="868" w:author="Robert McCall" w:date="2015-03-05T10:08:00Z">
        <w:r w:rsidRPr="004F2B4F">
          <w:rPr>
            <w:position w:val="-94"/>
            <w:lang w:val="en-US"/>
          </w:rPr>
          <w:object w:dxaOrig="8640" w:dyaOrig="2000">
            <v:shape id="_x0000_i1168" type="#_x0000_t75" style="width:6in;height:99.6pt" o:ole="">
              <v:imagedata r:id="rId320" o:title=""/>
            </v:shape>
            <o:OLEObject Type="Embed" ProgID="Equation.DSMT4" ShapeID="_x0000_i1168" DrawAspect="Content" ObjectID="_1487065457" r:id="rId328"/>
          </w:object>
        </w:r>
      </w:ins>
      <w:ins w:id="869" w:author="Robert McCall" w:date="2015-03-05T10:08:00Z">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ins>
      <w:del w:id="870" w:author="Robert McCall" w:date="2015-03-05T12:07:00Z">
        <w:r w:rsidR="00494D6E" w:rsidDel="00494D6E">
          <w:rPr>
            <w:lang w:val="en-US"/>
          </w:rPr>
          <w:fldChar w:fldCharType="separate"/>
        </w:r>
      </w:del>
      <w:del w:id="871" w:author="Robert McCall" w:date="2015-03-05T10:09:00Z">
        <w:r w:rsidRPr="004F2B4F">
          <w:rPr>
            <w:lang w:val="en-US"/>
          </w:rPr>
          <w:fldChar w:fldCharType="end"/>
        </w:r>
      </w:del>
      <w:bookmarkStart w:id="872" w:name="ZEqnNum628356"/>
      <w:ins w:id="873" w:author="Robert McCall" w:date="2015-03-05T10:08:00Z">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ins>
      <w:ins w:id="874" w:author="Robert McCall" w:date="2015-03-05T12:21:00Z">
        <w:r w:rsidR="00921289">
          <w:rPr>
            <w:noProof/>
            <w:lang w:val="en-US"/>
          </w:rPr>
          <w:instrText>2</w:instrText>
        </w:r>
      </w:ins>
      <w:ins w:id="875" w:author="Robert McCall" w:date="2015-03-05T10:08:00Z">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ins>
      <w:ins w:id="876" w:author="Robert McCall" w:date="2015-03-05T12:21:00Z">
        <w:r w:rsidR="00921289">
          <w:rPr>
            <w:noProof/>
            <w:lang w:val="en-US"/>
          </w:rPr>
          <w:instrText>122</w:instrText>
        </w:r>
      </w:ins>
      <w:ins w:id="877" w:author="Robert McCall" w:date="2015-03-05T10:08:00Z">
        <w:r w:rsidRPr="004F2B4F">
          <w:rPr>
            <w:lang w:val="en-US"/>
          </w:rPr>
          <w:fldChar w:fldCharType="end"/>
        </w:r>
        <w:r w:rsidRPr="004F2B4F">
          <w:rPr>
            <w:lang w:val="en-US"/>
          </w:rPr>
          <w:instrText>)</w:instrText>
        </w:r>
        <w:bookmarkEnd w:id="872"/>
        <w:r w:rsidRPr="004F2B4F">
          <w:rPr>
            <w:lang w:val="en-US"/>
          </w:rPr>
          <w:fldChar w:fldCharType="end"/>
        </w:r>
      </w:ins>
    </w:p>
    <w:p w:rsidR="005E6B98" w:rsidRPr="004F2B4F" w:rsidRDefault="005E6B98" w:rsidP="005E6B98">
      <w:pPr>
        <w:spacing w:line="240" w:lineRule="auto"/>
        <w:rPr>
          <w:ins w:id="878" w:author="Robert McCall" w:date="2015-03-05T10:08:00Z"/>
          <w:lang w:val="en-US"/>
        </w:rPr>
      </w:pPr>
    </w:p>
    <w:p w:rsidR="005E6B98" w:rsidRDefault="005E6B98" w:rsidP="005E6B98">
      <w:pPr>
        <w:spacing w:line="240" w:lineRule="auto"/>
        <w:rPr>
          <w:ins w:id="879" w:author="Robert McCall" w:date="2015-03-05T10:08:00Z"/>
          <w:lang w:val="en-US"/>
        </w:rPr>
      </w:pPr>
      <w:ins w:id="880" w:author="Robert McCall" w:date="2015-03-05T10:08:00Z">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ins>
      <w:del w:id="881" w:author="Robert McCall" w:date="2015-03-05T12:07:00Z">
        <w:r w:rsidR="00494D6E" w:rsidDel="00494D6E">
          <w:rPr>
            <w:lang w:val="en-US"/>
          </w:rPr>
          <w:fldChar w:fldCharType="separate"/>
        </w:r>
      </w:del>
      <w:del w:id="882" w:author="Robert McCall" w:date="2015-03-05T10:20:00Z">
        <w:r w:rsidRPr="004F2B4F">
          <w:rPr>
            <w:lang w:val="en-US"/>
          </w:rPr>
          <w:fldChar w:fldCharType="end"/>
        </w:r>
      </w:del>
      <w:ins w:id="883" w:author="Robert McCall" w:date="2015-03-05T10:08:00Z">
        <w:r w:rsidRPr="004F2B4F">
          <w:rPr>
            <w:lang w:val="en-US"/>
          </w:rPr>
          <w:fldChar w:fldCharType="end"/>
        </w:r>
      </w:ins>
      <w:ins w:id="884" w:author="Robert McCall" w:date="2015-03-05T10:31:00Z">
        <w:r w:rsidR="00AB00DB">
          <w:rPr>
            <w:lang w:val="en-US"/>
          </w:rPr>
          <w:fldChar w:fldCharType="begin"/>
        </w:r>
        <w:r w:rsidR="00AB00DB">
          <w:rPr>
            <w:lang w:val="en-US"/>
          </w:rPr>
          <w:instrText xml:space="preserve"> GOTOBUTTON ZEqnNum628356  \* MERGEFORMAT </w:instrText>
        </w:r>
        <w:r w:rsidR="00AB00DB">
          <w:rPr>
            <w:lang w:val="en-US"/>
          </w:rPr>
          <w:fldChar w:fldCharType="begin"/>
        </w:r>
        <w:r w:rsidR="00AB00DB">
          <w:rPr>
            <w:lang w:val="en-US"/>
          </w:rPr>
          <w:instrText xml:space="preserve"> REF ZEqnNum628356 \* Charformat \! \* MERGEFORMAT </w:instrText>
        </w:r>
      </w:ins>
      <w:r w:rsidR="00AB00DB">
        <w:rPr>
          <w:lang w:val="en-US"/>
        </w:rPr>
        <w:fldChar w:fldCharType="separate"/>
      </w:r>
      <w:ins w:id="88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122</w:instrText>
        </w:r>
        <w:r w:rsidR="00921289" w:rsidRPr="004F2B4F">
          <w:rPr>
            <w:lang w:val="en-US"/>
          </w:rPr>
          <w:instrText>)</w:instrText>
        </w:r>
      </w:ins>
      <w:ins w:id="886" w:author="Robert McCall" w:date="2015-03-05T10:31:00Z">
        <w:r w:rsidR="00AB00DB">
          <w:rPr>
            <w:lang w:val="en-US"/>
          </w:rPr>
          <w:fldChar w:fldCharType="end"/>
        </w:r>
        <w:r w:rsidR="00AB00DB">
          <w:rPr>
            <w:lang w:val="en-US"/>
          </w:rPr>
          <w:fldChar w:fldCharType="end"/>
        </w:r>
      </w:ins>
      <w:ins w:id="887" w:author="Robert McCall" w:date="2015-03-05T10:08:00Z">
        <w:r w:rsidRPr="004F2B4F">
          <w:rPr>
            <w:lang w:val="en-US"/>
          </w:rPr>
          <w:t xml:space="preserve">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w:t>
        </w:r>
      </w:ins>
    </w:p>
    <w:p w:rsidR="005E6B98" w:rsidRDefault="005E6B98" w:rsidP="002603CC">
      <w:pPr>
        <w:spacing w:line="240" w:lineRule="auto"/>
        <w:rPr>
          <w:ins w:id="888" w:author="Robert McCall" w:date="2015-03-05T10:08:00Z"/>
          <w:lang w:val="en-US"/>
        </w:rPr>
      </w:pPr>
    </w:p>
    <w:p w:rsidR="003D1543" w:rsidRPr="004F2B4F" w:rsidDel="00DA70CC" w:rsidRDefault="003D1543" w:rsidP="002603CC">
      <w:pPr>
        <w:spacing w:line="240" w:lineRule="auto"/>
        <w:rPr>
          <w:del w:id="889" w:author="Robert McCall" w:date="2015-03-05T10:34:00Z"/>
          <w:lang w:val="en-US"/>
        </w:rPr>
      </w:pPr>
      <w:del w:id="890" w:author="Robert McCall" w:date="2015-03-05T10:34:00Z">
        <w:r w:rsidRPr="004F2B4F" w:rsidDel="00DA70CC">
          <w:rPr>
            <w:lang w:val="en-US"/>
          </w:rPr>
          <w:delText>The vertical submarine exchange at the top of the numerical groundwater cell, is found with</w:delText>
        </w:r>
      </w:del>
    </w:p>
    <w:p w:rsidR="003D1543" w:rsidRPr="004F2B4F" w:rsidDel="00DA70CC" w:rsidRDefault="003D1543" w:rsidP="002603CC">
      <w:pPr>
        <w:spacing w:line="240" w:lineRule="auto"/>
        <w:rPr>
          <w:del w:id="891" w:author="Robert McCall" w:date="2015-03-05T10:34:00Z"/>
          <w:lang w:val="en-US"/>
        </w:rPr>
      </w:pPr>
    </w:p>
    <w:p w:rsidR="003D1543" w:rsidRPr="004F2B4F" w:rsidDel="00DA70CC" w:rsidRDefault="003D1543" w:rsidP="002603CC">
      <w:pPr>
        <w:pStyle w:val="MTDisplayEquation"/>
        <w:rPr>
          <w:del w:id="892" w:author="Robert McCall" w:date="2015-03-05T10:34:00Z"/>
          <w:lang w:val="en-US"/>
        </w:rPr>
      </w:pPr>
      <w:del w:id="893" w:author="Robert McCall" w:date="2015-03-05T10:34:00Z">
        <w:r w:rsidRPr="004F2B4F" w:rsidDel="00DA70CC">
          <w:rPr>
            <w:lang w:val="en-US"/>
          </w:rPr>
          <w:tab/>
        </w:r>
        <w:r w:rsidRPr="004F2B4F" w:rsidDel="00DA70CC">
          <w:rPr>
            <w:position w:val="-14"/>
            <w:lang w:val="en-US"/>
          </w:rPr>
          <w:object w:dxaOrig="3840" w:dyaOrig="400">
            <v:shape id="_x0000_i1169" type="#_x0000_t75" style="width:191.8pt;height:20.2pt" o:ole="">
              <v:imagedata r:id="rId329" o:title=""/>
            </v:shape>
            <o:OLEObject Type="Embed" ProgID="Equation.DSMT4" ShapeID="_x0000_i1169" DrawAspect="Content" ObjectID="_1487065458" r:id="rId330"/>
          </w:object>
        </w:r>
        <w:r w:rsidRPr="004F2B4F" w:rsidDel="00DA70CC">
          <w:rPr>
            <w:lang w:val="en-US"/>
          </w:rPr>
          <w:delText xml:space="preserve"> </w:delText>
        </w:r>
        <w:r w:rsidRPr="004F2B4F" w:rsidDel="00DA70CC">
          <w:rPr>
            <w:lang w:val="en-US"/>
          </w:rPr>
          <w:tab/>
        </w:r>
        <w:r w:rsidR="00801832" w:rsidRPr="004F2B4F" w:rsidDel="00DA70CC">
          <w:rPr>
            <w:lang w:val="en-US"/>
          </w:rPr>
          <w:fldChar w:fldCharType="begin"/>
        </w:r>
        <w:r w:rsidR="00801832" w:rsidRPr="004F2B4F" w:rsidDel="00DA70CC">
          <w:rPr>
            <w:lang w:val="en-US"/>
          </w:rPr>
          <w:delInstrText xml:space="preserve"> MACROBUTTON MTPlaceRef \* MERGEFORMAT </w:delInstrText>
        </w:r>
        <w:r w:rsidR="00801832" w:rsidRPr="004F2B4F" w:rsidDel="00DA70CC">
          <w:rPr>
            <w:lang w:val="en-US"/>
          </w:rPr>
          <w:fldChar w:fldCharType="begin"/>
        </w:r>
        <w:r w:rsidR="00801832" w:rsidRPr="004F2B4F" w:rsidDel="00DA70CC">
          <w:rPr>
            <w:lang w:val="en-US"/>
          </w:rPr>
          <w:delInstrText xml:space="preserve"> SEQ MTEqn \h \* MERGEFORMAT </w:delInstrText>
        </w:r>
      </w:del>
      <w:del w:id="894" w:author="Robert McCall" w:date="2015-03-05T10:09:00Z">
        <w:r w:rsidR="00801832" w:rsidRPr="004F2B4F" w:rsidDel="00DA70CC">
          <w:rPr>
            <w:lang w:val="en-US"/>
          </w:rPr>
          <w:fldChar w:fldCharType="end"/>
        </w:r>
      </w:del>
      <w:bookmarkStart w:id="895" w:name="ZEqnNum294806"/>
      <w:del w:id="896" w:author="Robert McCall" w:date="2015-03-05T10:34:00Z">
        <w:r w:rsidR="00801832" w:rsidRPr="004F2B4F" w:rsidDel="00DA70CC">
          <w:rPr>
            <w:lang w:val="en-US"/>
          </w:rPr>
          <w:delInstrText>(</w:delInstrText>
        </w:r>
        <w:r w:rsidR="00801832" w:rsidRPr="004F2B4F" w:rsidDel="00DA70CC">
          <w:rPr>
            <w:lang w:val="en-US"/>
          </w:rPr>
          <w:fldChar w:fldCharType="begin"/>
        </w:r>
        <w:r w:rsidR="00801832" w:rsidRPr="004F2B4F" w:rsidDel="00DA70CC">
          <w:rPr>
            <w:lang w:val="en-US"/>
          </w:rPr>
          <w:delInstrText xml:space="preserve"> SEQ MTSec \c \* Arabic \* MERGEFORMAT </w:delInstrText>
        </w:r>
        <w:r w:rsidR="00801832" w:rsidRPr="004F2B4F" w:rsidDel="00DA70CC">
          <w:rPr>
            <w:lang w:val="en-US"/>
          </w:rPr>
          <w:fldChar w:fldCharType="separate"/>
        </w:r>
        <w:r w:rsidR="00AB00DB" w:rsidDel="00DA70CC">
          <w:rPr>
            <w:noProof/>
            <w:lang w:val="en-US"/>
          </w:rPr>
          <w:delInstrText>2</w:delInstrText>
        </w:r>
        <w:r w:rsidR="00801832" w:rsidRPr="004F2B4F" w:rsidDel="00DA70CC">
          <w:rPr>
            <w:lang w:val="en-US"/>
          </w:rPr>
          <w:fldChar w:fldCharType="end"/>
        </w:r>
        <w:r w:rsidR="00801832" w:rsidRPr="004F2B4F" w:rsidDel="00DA70CC">
          <w:rPr>
            <w:lang w:val="en-US"/>
          </w:rPr>
          <w:delInstrText>.</w:delInstrText>
        </w:r>
        <w:r w:rsidR="00801832" w:rsidRPr="004F2B4F" w:rsidDel="00DA70CC">
          <w:rPr>
            <w:lang w:val="en-US"/>
          </w:rPr>
          <w:fldChar w:fldCharType="begin"/>
        </w:r>
        <w:r w:rsidR="00801832" w:rsidRPr="004F2B4F" w:rsidDel="00DA70CC">
          <w:rPr>
            <w:lang w:val="en-US"/>
          </w:rPr>
          <w:delInstrText xml:space="preserve"> SEQ MTEqn \c \* Arabic \* MERGEFORMAT </w:delInstrText>
        </w:r>
        <w:r w:rsidR="00801832" w:rsidRPr="004F2B4F" w:rsidDel="00DA70CC">
          <w:rPr>
            <w:lang w:val="en-US"/>
          </w:rPr>
          <w:fldChar w:fldCharType="separate"/>
        </w:r>
      </w:del>
      <w:del w:id="897" w:author="Robert McCall" w:date="2015-03-05T10:26:00Z">
        <w:r w:rsidR="00B67CDE" w:rsidDel="00787794">
          <w:rPr>
            <w:noProof/>
            <w:lang w:val="en-US"/>
          </w:rPr>
          <w:delInstrText>121</w:delInstrText>
        </w:r>
      </w:del>
      <w:del w:id="898" w:author="Robert McCall" w:date="2015-03-05T10:34:00Z">
        <w:r w:rsidR="00801832" w:rsidRPr="004F2B4F" w:rsidDel="00DA70CC">
          <w:rPr>
            <w:lang w:val="en-US"/>
          </w:rPr>
          <w:fldChar w:fldCharType="end"/>
        </w:r>
        <w:r w:rsidR="00801832" w:rsidRPr="004F2B4F" w:rsidDel="00DA70CC">
          <w:rPr>
            <w:lang w:val="en-US"/>
          </w:rPr>
          <w:delInstrText>)</w:delInstrText>
        </w:r>
        <w:bookmarkEnd w:id="895"/>
        <w:r w:rsidR="00801832" w:rsidRPr="004F2B4F" w:rsidDel="00DA70CC">
          <w:rPr>
            <w:lang w:val="en-US"/>
          </w:rPr>
          <w:fldChar w:fldCharType="end"/>
        </w:r>
      </w:del>
    </w:p>
    <w:p w:rsidR="003D1543" w:rsidRPr="004F2B4F" w:rsidDel="00DA70CC" w:rsidRDefault="003D1543" w:rsidP="002603CC">
      <w:pPr>
        <w:spacing w:line="240" w:lineRule="auto"/>
        <w:rPr>
          <w:del w:id="899" w:author="Robert McCall" w:date="2015-03-05T10:34:00Z"/>
          <w:lang w:val="en-US"/>
        </w:rPr>
      </w:pPr>
    </w:p>
    <w:p w:rsidR="003D1543" w:rsidRPr="004F2B4F" w:rsidDel="00DA70CC" w:rsidRDefault="003D1543" w:rsidP="002603CC">
      <w:pPr>
        <w:spacing w:line="240" w:lineRule="auto"/>
        <w:rPr>
          <w:del w:id="900" w:author="Robert McCall" w:date="2015-03-05T10:34:00Z"/>
          <w:lang w:val="en-US"/>
        </w:rPr>
      </w:pPr>
      <w:del w:id="901" w:author="Robert McCall" w:date="2015-03-05T10:34:00Z">
        <w:r w:rsidRPr="004F2B4F" w:rsidDel="00DA70CC">
          <w:rPr>
            <w:lang w:val="en-US"/>
          </w:rPr>
          <w:delText xml:space="preserve">In </w:delText>
        </w:r>
        <w:r w:rsidRPr="004F2B4F" w:rsidDel="00DA70CC">
          <w:rPr>
            <w:lang w:val="en-US"/>
          </w:rPr>
          <w:fldChar w:fldCharType="begin"/>
        </w:r>
        <w:r w:rsidRPr="004F2B4F" w:rsidDel="00DA70CC">
          <w:rPr>
            <w:lang w:val="en-US"/>
          </w:rPr>
          <w:delInstrText xml:space="preserve"> GOTOBUTTON ZEqnNum294806  \* MERGEFORMAT </w:delInstrText>
        </w:r>
        <w:r w:rsidRPr="004F2B4F" w:rsidDel="00DA70CC">
          <w:rPr>
            <w:lang w:val="en-US"/>
          </w:rPr>
          <w:fldChar w:fldCharType="begin"/>
        </w:r>
        <w:r w:rsidRPr="004F2B4F" w:rsidDel="00DA70CC">
          <w:rPr>
            <w:lang w:val="en-US"/>
          </w:rPr>
          <w:delInstrText xml:space="preserve"> REF ZEqnNum294806 \* Charformat \! \* MERGEFORMAT </w:delInstrText>
        </w:r>
        <w:r w:rsidRPr="004F2B4F" w:rsidDel="00DA70CC">
          <w:rPr>
            <w:lang w:val="en-US"/>
          </w:rPr>
          <w:fldChar w:fldCharType="separate"/>
        </w:r>
      </w:del>
      <w:del w:id="90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121</w:delInstrText>
        </w:r>
        <w:r w:rsidR="00844679" w:rsidRPr="004F2B4F" w:rsidDel="005E6B98">
          <w:rPr>
            <w:lang w:val="en-US"/>
          </w:rPr>
          <w:delInstrText>)</w:delInstrText>
        </w:r>
      </w:del>
      <w:del w:id="903" w:author="Robert McCall" w:date="2015-03-05T10:34:00Z">
        <w:r w:rsidRPr="004F2B4F" w:rsidDel="00DA70CC">
          <w:rPr>
            <w:lang w:val="en-US"/>
          </w:rPr>
          <w:fldChar w:fldCharType="end"/>
        </w:r>
        <w:r w:rsidRPr="004F2B4F" w:rsidDel="00DA70CC">
          <w:rPr>
            <w:lang w:val="en-US"/>
          </w:rPr>
          <w:fldChar w:fldCharType="end"/>
        </w:r>
        <w:r w:rsidRPr="004F2B4F" w:rsidDel="00DA70CC">
          <w:rPr>
            <w:lang w:val="en-US"/>
          </w:rPr>
          <w:delText xml:space="preserve"> the superscript</w:delText>
        </w:r>
        <w:r w:rsidRPr="004F2B4F" w:rsidDel="00DA70CC">
          <w:rPr>
            <w:i/>
            <w:lang w:val="en-US"/>
          </w:rPr>
          <w:delText xml:space="preserve"> z</w:delText>
        </w:r>
        <w:r w:rsidRPr="004F2B4F" w:rsidDel="00DA70CC">
          <w:rPr>
            <w:lang w:val="en-US"/>
          </w:rPr>
          <w:delText xml:space="preserve"> refers to the vertical component of the variable, the subscript </w:delText>
        </w:r>
        <w:r w:rsidRPr="004F2B4F" w:rsidDel="00DA70CC">
          <w:rPr>
            <w:i/>
            <w:lang w:val="en-US"/>
          </w:rPr>
          <w:delText>w</w:delText>
        </w:r>
        <w:r w:rsidRPr="004F2B4F" w:rsidDel="00DA70CC">
          <w:rPr>
            <w:lang w:val="en-US"/>
          </w:rPr>
          <w:delText xml:space="preserve"> refers to a numerical approximation at the vertical cell interfaces.</w:delText>
        </w:r>
      </w:del>
    </w:p>
    <w:p w:rsidR="003D1543" w:rsidRPr="004F2B4F" w:rsidDel="00DA70CC" w:rsidRDefault="003D1543" w:rsidP="002603CC">
      <w:pPr>
        <w:spacing w:line="240" w:lineRule="auto"/>
        <w:rPr>
          <w:del w:id="904" w:author="Robert McCall" w:date="2015-03-05T10:34:00Z"/>
          <w:lang w:val="en-US"/>
        </w:rPr>
      </w:pPr>
    </w:p>
    <w:p w:rsidR="003D1543" w:rsidRPr="004F2B4F" w:rsidRDefault="003D1543" w:rsidP="002603CC">
      <w:pPr>
        <w:spacing w:line="240" w:lineRule="auto"/>
        <w:rPr>
          <w:lang w:val="en-US"/>
        </w:rPr>
      </w:pPr>
      <w:r w:rsidRPr="004F2B4F">
        <w:rPr>
          <w:lang w:val="en-US"/>
        </w:rPr>
        <w:t>Continuity in the groundwater cell is found following</w:t>
      </w:r>
      <w:ins w:id="905" w:author="Robert McCall" w:date="2015-03-05T10:35:00Z">
        <w:r w:rsidR="00DA70CC">
          <w:rPr>
            <w:lang w:val="en-US"/>
          </w:rPr>
          <w:t>:</w:t>
        </w:r>
      </w:ins>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70" type="#_x0000_t75" style="width:198.5pt;height:20.2pt" o:ole="">
            <v:imagedata r:id="rId331" o:title=""/>
          </v:shape>
          <o:OLEObject Type="Embed" ProgID="Equation.DSMT4" ShapeID="_x0000_i1170" DrawAspect="Content" ObjectID="_1487065459" r:id="rId33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6" w:author="Robert McCall" w:date="2015-03-05T12:07:00Z">
        <w:r w:rsidR="00494D6E" w:rsidDel="00494D6E">
          <w:rPr>
            <w:lang w:val="en-US"/>
          </w:rPr>
          <w:fldChar w:fldCharType="separate"/>
        </w:r>
      </w:del>
      <w:del w:id="907" w:author="Robert McCall" w:date="2015-03-05T10:09:00Z">
        <w:r w:rsidR="00801832" w:rsidRPr="004F2B4F">
          <w:rPr>
            <w:lang w:val="en-US"/>
          </w:rPr>
          <w:fldChar w:fldCharType="end"/>
        </w:r>
      </w:del>
      <w:bookmarkStart w:id="908"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09" w:author="Robert McCall" w:date="2015-03-05T12:21:00Z">
        <w:r w:rsidR="00921289">
          <w:rPr>
            <w:noProof/>
            <w:lang w:val="en-US"/>
          </w:rPr>
          <w:instrText>123</w:instrText>
        </w:r>
      </w:ins>
      <w:del w:id="910" w:author="Robert McCall" w:date="2015-03-05T10:26:00Z">
        <w:r w:rsidR="00B67CDE" w:rsidDel="00787794">
          <w:rPr>
            <w:noProof/>
            <w:lang w:val="en-US"/>
          </w:rPr>
          <w:delInstrText>122</w:delInstrText>
        </w:r>
      </w:del>
      <w:r w:rsidR="00801832" w:rsidRPr="004F2B4F">
        <w:rPr>
          <w:lang w:val="en-US"/>
        </w:rPr>
        <w:fldChar w:fldCharType="end"/>
      </w:r>
      <w:r w:rsidR="00801832" w:rsidRPr="004F2B4F">
        <w:rPr>
          <w:lang w:val="en-US"/>
        </w:rPr>
        <w:instrText>)</w:instrText>
      </w:r>
      <w:bookmarkEnd w:id="908"/>
      <w:r w:rsidR="00801832" w:rsidRPr="004F2B4F">
        <w:rPr>
          <w:lang w:val="en-US"/>
        </w:rPr>
        <w:fldChar w:fldCharType="end"/>
      </w:r>
    </w:p>
    <w:p w:rsidR="003D1543" w:rsidRPr="004F2B4F" w:rsidRDefault="003D1543" w:rsidP="002603CC">
      <w:pPr>
        <w:spacing w:line="240" w:lineRule="auto"/>
        <w:rPr>
          <w:lang w:val="en-US"/>
        </w:rPr>
      </w:pPr>
    </w:p>
    <w:p w:rsidR="00DA70CC" w:rsidRPr="00DA70CC" w:rsidRDefault="00DA70CC" w:rsidP="002603CC">
      <w:pPr>
        <w:spacing w:line="240" w:lineRule="auto"/>
        <w:rPr>
          <w:ins w:id="911" w:author="Robert McCall" w:date="2015-03-05T10:35:00Z"/>
          <w:lang w:val="en-US"/>
        </w:rPr>
      </w:pPr>
      <w:ins w:id="912" w:author="Robert McCall" w:date="2015-03-05T10:35:00Z">
        <w:r>
          <w:rPr>
            <w:lang w:val="en-US"/>
          </w:rPr>
          <w:t xml:space="preserve">In </w:t>
        </w:r>
        <w:r>
          <w:rPr>
            <w:lang w:val="en-US"/>
          </w:rPr>
          <w:fldChar w:fldCharType="begin"/>
        </w:r>
        <w:r>
          <w:rPr>
            <w:lang w:val="en-US"/>
          </w:rPr>
          <w:instrText xml:space="preserve"> GOTOBUTTON ZEqnNum299822  \* MERGEFORMAT </w:instrText>
        </w:r>
        <w:r>
          <w:rPr>
            <w:lang w:val="en-US"/>
          </w:rPr>
          <w:fldChar w:fldCharType="begin"/>
        </w:r>
        <w:r>
          <w:rPr>
            <w:lang w:val="en-US"/>
          </w:rPr>
          <w:instrText xml:space="preserve"> REF ZEqnNum299822 \* Charformat \! \* MERGEFORMAT </w:instrText>
        </w:r>
      </w:ins>
      <w:r>
        <w:rPr>
          <w:lang w:val="en-US"/>
        </w:rPr>
        <w:fldChar w:fldCharType="separate"/>
      </w:r>
      <w:ins w:id="91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ins w:id="914" w:author="Robert McCall" w:date="2015-03-05T10:35:00Z">
        <w:r>
          <w:rPr>
            <w:lang w:val="en-US"/>
          </w:rPr>
          <w:fldChar w:fldCharType="end"/>
        </w:r>
        <w:r>
          <w:rPr>
            <w:lang w:val="en-US"/>
          </w:rPr>
          <w:fldChar w:fldCharType="end"/>
        </w:r>
        <w:r>
          <w:rPr>
            <w:lang w:val="en-US"/>
          </w:rPr>
          <w:t xml:space="preserve"> the variable </w:t>
        </w:r>
        <w:r>
          <w:rPr>
            <w:i/>
            <w:lang w:val="en-US"/>
          </w:rPr>
          <w:t>q</w:t>
        </w:r>
      </w:ins>
      <w:ins w:id="915" w:author="Robert McCall" w:date="2015-03-05T10:36:00Z">
        <w:r>
          <w:rPr>
            <w:i/>
            <w:vertAlign w:val="superscript"/>
            <w:lang w:val="en-US"/>
          </w:rPr>
          <w:t>z</w:t>
        </w:r>
        <w:r>
          <w:rPr>
            <w:lang w:val="en-US"/>
          </w:rPr>
          <w:t xml:space="preserve"> refers to the vertical groundwater discharge (e.g., submarine exchange</w:t>
        </w:r>
      </w:ins>
      <w:ins w:id="916" w:author="Robert McCall" w:date="2015-03-05T10:37:00Z">
        <w:r>
          <w:rPr>
            <w:lang w:val="en-US"/>
          </w:rPr>
          <w:t xml:space="preserve"> if connected to the surface </w:t>
        </w:r>
        <w:proofErr w:type="gramStart"/>
        <w:r>
          <w:rPr>
            <w:lang w:val="en-US"/>
          </w:rPr>
          <w:t>water,</w:t>
        </w:r>
        <w:proofErr w:type="gramEnd"/>
        <w:r>
          <w:rPr>
            <w:lang w:val="en-US"/>
          </w:rPr>
          <w:t xml:space="preserve"> or groundwater level fluctuations if the groundwater is not connected to the surface water</w:t>
        </w:r>
      </w:ins>
      <w:ins w:id="917" w:author="Robert McCall" w:date="2015-03-05T10:36:00Z">
        <w:r>
          <w:rPr>
            <w:lang w:val="en-US"/>
          </w:rPr>
          <w:t>).</w:t>
        </w:r>
      </w:ins>
    </w:p>
    <w:p w:rsidR="00DA70CC" w:rsidRDefault="00DA70CC" w:rsidP="002603CC">
      <w:pPr>
        <w:spacing w:line="240" w:lineRule="auto"/>
        <w:rPr>
          <w:ins w:id="918" w:author="Robert McCall" w:date="2015-03-05T10:35:00Z"/>
          <w:lang w:val="en-US"/>
        </w:rPr>
      </w:pPr>
    </w:p>
    <w:p w:rsidR="003D1543" w:rsidRPr="004F2B4F" w:rsidRDefault="00DA70CC" w:rsidP="002603CC">
      <w:pPr>
        <w:spacing w:line="240" w:lineRule="auto"/>
        <w:rPr>
          <w:lang w:val="en-US"/>
        </w:rPr>
      </w:pPr>
      <w:ins w:id="919" w:author="Robert McCall" w:date="2015-03-05T10:36:00Z">
        <w:r>
          <w:rPr>
            <w:lang w:val="en-US"/>
          </w:rPr>
          <w:t xml:space="preserve">In the case of hydrostatic groundwater </w:t>
        </w:r>
      </w:ins>
      <w:ins w:id="920" w:author="Robert McCall" w:date="2015-03-05T10:38:00Z">
        <w:r>
          <w:rPr>
            <w:lang w:val="en-US"/>
          </w:rPr>
          <w:t xml:space="preserve">flow, the variable </w:t>
        </w:r>
        <w:r>
          <w:rPr>
            <w:i/>
            <w:lang w:val="en-US"/>
          </w:rPr>
          <w:t>q</w:t>
        </w:r>
        <w:r>
          <w:rPr>
            <w:i/>
            <w:vertAlign w:val="superscript"/>
            <w:lang w:val="en-US"/>
          </w:rPr>
          <w:t>z</w:t>
        </w:r>
        <w:r>
          <w:rPr>
            <w:lang w:val="en-US"/>
          </w:rPr>
          <w:t xml:space="preserve"> can be solved through the known variables </w:t>
        </w:r>
        <w:r>
          <w:rPr>
            <w:i/>
            <w:lang w:val="en-US"/>
          </w:rPr>
          <w:t>q</w:t>
        </w:r>
        <w:r>
          <w:rPr>
            <w:i/>
            <w:vertAlign w:val="superscript"/>
            <w:lang w:val="en-US"/>
          </w:rPr>
          <w:t>x</w:t>
        </w:r>
        <w:r>
          <w:rPr>
            <w:lang w:val="en-US"/>
          </w:rPr>
          <w:t xml:space="preserve"> and</w:t>
        </w:r>
      </w:ins>
      <w:ins w:id="921" w:author="Robert McCall" w:date="2015-03-05T10:39:00Z">
        <w:r>
          <w:rPr>
            <w:lang w:val="en-US"/>
          </w:rPr>
          <w:t xml:space="preserve"> </w:t>
        </w:r>
        <w:r>
          <w:rPr>
            <w:i/>
            <w:lang w:val="en-US"/>
          </w:rPr>
          <w:t>q</w:t>
        </w:r>
        <w:r>
          <w:rPr>
            <w:i/>
            <w:vertAlign w:val="superscript"/>
            <w:lang w:val="en-US"/>
          </w:rPr>
          <w:t>y</w:t>
        </w:r>
        <w:r>
          <w:rPr>
            <w:lang w:val="en-US"/>
          </w:rPr>
          <w:t xml:space="preserve">. However, in the case of non-hydrostatic groundwater flow, </w:t>
        </w:r>
      </w:ins>
      <w:del w:id="922" w:author="Robert McCall" w:date="2015-03-05T10:39:00Z">
        <w:r w:rsidR="003D1543" w:rsidRPr="004F2B4F" w:rsidDel="00DA70CC">
          <w:rPr>
            <w:lang w:val="en-US"/>
          </w:rPr>
          <w:delText>A</w:delText>
        </w:r>
      </w:del>
      <w:ins w:id="923" w:author="Robert McCall" w:date="2015-03-05T10:39:00Z">
        <w:r>
          <w:rPr>
            <w:lang w:val="en-US"/>
          </w:rPr>
          <w:t>a</w:t>
        </w:r>
      </w:ins>
      <w:r w:rsidR="003D1543" w:rsidRPr="004F2B4F">
        <w:rPr>
          <w:lang w:val="en-US"/>
        </w:rPr>
        <w:t xml:space="preserve">ll variables in </w:t>
      </w:r>
      <w:r w:rsidR="003D1543" w:rsidRPr="004F2B4F">
        <w:rPr>
          <w:lang w:val="en-US"/>
        </w:rPr>
        <w:fldChar w:fldCharType="begin"/>
      </w:r>
      <w:r w:rsidR="003D1543" w:rsidRPr="004F2B4F">
        <w:rPr>
          <w:lang w:val="en-US"/>
        </w:rPr>
        <w:instrText xml:space="preserve"> GOTOBUTTON ZEqnNum299822  \* MERGEFORMAT </w:instrText>
      </w:r>
      <w:r w:rsidR="003D1543" w:rsidRPr="004F2B4F">
        <w:rPr>
          <w:lang w:val="en-US"/>
        </w:rPr>
        <w:fldChar w:fldCharType="begin"/>
      </w:r>
      <w:r w:rsidR="003D1543" w:rsidRPr="004F2B4F">
        <w:rPr>
          <w:lang w:val="en-US"/>
        </w:rPr>
        <w:instrText xml:space="preserve"> REF ZEqnNum299822 \* Charformat \! \* MERGEFORMAT </w:instrText>
      </w:r>
      <w:r w:rsidR="003D1543" w:rsidRPr="004F2B4F">
        <w:rPr>
          <w:lang w:val="en-US"/>
        </w:rPr>
        <w:fldChar w:fldCharType="separate"/>
      </w:r>
      <w:ins w:id="92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del w:id="92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122</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r w:rsidR="003D1543" w:rsidRPr="004F2B4F">
        <w:rPr>
          <w:lang w:val="en-US"/>
        </w:rPr>
        <w:t xml:space="preserve"> contain an unknown value for the groundwater pressure head, described in terms of a known head at the surface of the groundwater (</w:t>
      </w:r>
      <w:r w:rsidR="003D1543" w:rsidRPr="004F2B4F">
        <w:rPr>
          <w:i/>
          <w:lang w:val="en-US"/>
        </w:rPr>
        <w:t>H</w:t>
      </w:r>
      <w:r w:rsidR="003D1543" w:rsidRPr="004F2B4F">
        <w:rPr>
          <w:i/>
          <w:vertAlign w:val="subscript"/>
          <w:lang w:val="en-US"/>
        </w:rPr>
        <w:t>bc</w:t>
      </w:r>
      <w:r w:rsidR="003D1543" w:rsidRPr="004F2B4F">
        <w:rPr>
          <w:lang w:val="en-US"/>
        </w:rPr>
        <w:t>) and the unknown curvature of the vertical groundwater head function (</w:t>
      </w:r>
      <w:r w:rsidR="003D1543" w:rsidRPr="004F2B4F">
        <w:rPr>
          <w:i/>
          <w:lang w:val="en-US"/>
        </w:rPr>
        <w:t>β</w:t>
      </w:r>
      <w:r w:rsidR="003D1543"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71" type="#_x0000_t75" style="width:51.8pt;height:14.8pt" o:ole="">
            <v:imagedata r:id="rId333" o:title=""/>
          </v:shape>
          <o:OLEObject Type="Embed" ProgID="Equation.DSMT4" ShapeID="_x0000_i1171" DrawAspect="Content" ObjectID="_1487065460" r:id="rId33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26" w:author="Robert McCall" w:date="2015-03-05T12:07:00Z">
        <w:r w:rsidR="00494D6E" w:rsidDel="00494D6E">
          <w:rPr>
            <w:lang w:val="en-US"/>
          </w:rPr>
          <w:fldChar w:fldCharType="separate"/>
        </w:r>
      </w:del>
      <w:del w:id="927" w:author="Robert McCall" w:date="2015-03-05T10:09:00Z">
        <w:r w:rsidR="00801832" w:rsidRPr="004F2B4F">
          <w:rPr>
            <w:lang w:val="en-US"/>
          </w:rPr>
          <w:fldChar w:fldCharType="end"/>
        </w:r>
      </w:del>
      <w:bookmarkStart w:id="928"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29" w:author="Robert McCall" w:date="2015-03-05T12:21:00Z">
        <w:r w:rsidR="00921289">
          <w:rPr>
            <w:noProof/>
            <w:lang w:val="en-US"/>
          </w:rPr>
          <w:instrText>124</w:instrText>
        </w:r>
      </w:ins>
      <w:del w:id="930" w:author="Robert McCall" w:date="2015-03-05T10:26:00Z">
        <w:r w:rsidR="00B67CDE" w:rsidDel="00787794">
          <w:rPr>
            <w:noProof/>
            <w:lang w:val="en-US"/>
          </w:rPr>
          <w:delInstrText>123</w:delInstrText>
        </w:r>
      </w:del>
      <w:r w:rsidR="00801832" w:rsidRPr="004F2B4F">
        <w:rPr>
          <w:lang w:val="en-US"/>
        </w:rPr>
        <w:fldChar w:fldCharType="end"/>
      </w:r>
      <w:r w:rsidR="00801832" w:rsidRPr="004F2B4F">
        <w:rPr>
          <w:lang w:val="en-US"/>
        </w:rPr>
        <w:instrText>)</w:instrText>
      </w:r>
      <w:bookmarkEnd w:id="928"/>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93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93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Del="003950A4" w:rsidRDefault="003D1543" w:rsidP="002603CC">
      <w:pPr>
        <w:spacing w:line="240" w:lineRule="auto"/>
        <w:rPr>
          <w:del w:id="933" w:author="Robert McCall" w:date="2015-03-05T10:42:00Z"/>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Del="003950A4" w:rsidRDefault="003D1543" w:rsidP="002603CC">
      <w:pPr>
        <w:spacing w:line="240" w:lineRule="auto"/>
        <w:rPr>
          <w:del w:id="934" w:author="Robert McCall" w:date="2015-03-05T10:42:00Z"/>
          <w:lang w:val="en-US"/>
        </w:rPr>
      </w:pPr>
    </w:p>
    <w:p w:rsidR="003950A4" w:rsidRDefault="003950A4" w:rsidP="002603CC">
      <w:pPr>
        <w:spacing w:line="240" w:lineRule="auto"/>
        <w:rPr>
          <w:ins w:id="935" w:author="Robert McCall" w:date="2015-03-05T10:42:00Z"/>
          <w:lang w:val="en-US"/>
        </w:rPr>
      </w:pPr>
      <w:ins w:id="936" w:author="Robert McCall" w:date="2015-03-05T10:42:00Z">
        <w:r>
          <w:rPr>
            <w:lang w:val="en-US"/>
          </w:rPr>
          <w:t xml:space="preserve"> </w:t>
        </w:r>
      </w:ins>
      <w:r w:rsidR="003D1543" w:rsidRPr="004F2B4F">
        <w:rPr>
          <w:lang w:val="en-US"/>
        </w:rPr>
        <w:t>The horizontal and vertical groundwater fluxes are calculated using the solution of</w:t>
      </w:r>
      <w:r w:rsidR="003D1543" w:rsidRPr="004F2B4F">
        <w:rPr>
          <w:i/>
          <w:lang w:val="en-US"/>
        </w:rPr>
        <w:t xml:space="preserve"> x</w:t>
      </w:r>
      <w:r w:rsidR="003D1543" w:rsidRPr="004F2B4F">
        <w:rPr>
          <w:lang w:val="en-US"/>
        </w:rPr>
        <w:t xml:space="preserve"> plus </w:t>
      </w:r>
      <w:r w:rsidR="003D1543" w:rsidRPr="004F2B4F">
        <w:rPr>
          <w:lang w:val="en-US"/>
        </w:rPr>
        <w:fldChar w:fldCharType="begin"/>
      </w:r>
      <w:r w:rsidR="003D1543" w:rsidRPr="004F2B4F">
        <w:rPr>
          <w:lang w:val="en-US"/>
        </w:rPr>
        <w:instrText xml:space="preserve"> GOTOBUTTON ZEqnNum464450  \* MERGEFORMAT </w:instrText>
      </w:r>
      <w:r w:rsidR="003D1543" w:rsidRPr="004F2B4F">
        <w:rPr>
          <w:lang w:val="en-US"/>
        </w:rPr>
        <w:fldChar w:fldCharType="begin"/>
      </w:r>
      <w:r w:rsidR="003D1543" w:rsidRPr="004F2B4F">
        <w:rPr>
          <w:lang w:val="en-US"/>
        </w:rPr>
        <w:instrText xml:space="preserve"> REF ZEqnNum464450 \* Charformat \! \* MERGEFORMAT </w:instrText>
      </w:r>
      <w:del w:id="937" w:author="Robert McCall" w:date="2015-03-05T10:09:00Z">
        <w:r w:rsidR="003D1543" w:rsidRPr="004F2B4F">
          <w:rPr>
            <w:lang w:val="en-US"/>
          </w:rPr>
          <w:fldChar w:fldCharType="separate"/>
        </w:r>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118</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ins w:id="938" w:author="Robert McCall" w:date="2015-03-05T10:42:00Z">
        <w:r>
          <w:rPr>
            <w:lang w:val="en-US"/>
          </w:rPr>
          <w:fldChar w:fldCharType="begin"/>
        </w:r>
        <w:r>
          <w:rPr>
            <w:lang w:val="en-US"/>
          </w:rPr>
          <w:instrText xml:space="preserve"> GOTOBUTTON ZEqnNum628356  \* MERGEFORMAT </w:instrText>
        </w:r>
        <w:r>
          <w:rPr>
            <w:lang w:val="en-US"/>
          </w:rPr>
          <w:fldChar w:fldCharType="begin"/>
        </w:r>
        <w:r>
          <w:rPr>
            <w:lang w:val="en-US"/>
          </w:rPr>
          <w:instrText xml:space="preserve"> REF ZEqnNum628356 \* Charformat \! \* MERGEFORMAT </w:instrText>
        </w:r>
      </w:ins>
      <w:r>
        <w:rPr>
          <w:lang w:val="en-US"/>
        </w:rPr>
        <w:fldChar w:fldCharType="separate"/>
      </w:r>
      <w:ins w:id="93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122</w:instrText>
        </w:r>
        <w:r w:rsidR="00921289" w:rsidRPr="004F2B4F">
          <w:rPr>
            <w:lang w:val="en-US"/>
          </w:rPr>
          <w:instrText>)</w:instrText>
        </w:r>
      </w:ins>
      <w:ins w:id="940" w:author="Robert McCall" w:date="2015-03-05T10:42:00Z">
        <w:r>
          <w:rPr>
            <w:lang w:val="en-US"/>
          </w:rPr>
          <w:fldChar w:fldCharType="end"/>
        </w:r>
        <w:r>
          <w:rPr>
            <w:lang w:val="en-US"/>
          </w:rPr>
          <w:fldChar w:fldCharType="end"/>
        </w:r>
      </w:ins>
      <w:r w:rsidR="003D1543" w:rsidRPr="004F2B4F">
        <w:rPr>
          <w:lang w:val="en-US"/>
        </w:rPr>
        <w:t xml:space="preserve"> and </w:t>
      </w:r>
      <w:ins w:id="941" w:author="Robert McCall" w:date="2015-03-05T10:42:00Z">
        <w:r>
          <w:rPr>
            <w:lang w:val="en-US"/>
          </w:rPr>
          <w:fldChar w:fldCharType="begin"/>
        </w:r>
        <w:r>
          <w:rPr>
            <w:lang w:val="en-US"/>
          </w:rPr>
          <w:instrText xml:space="preserve"> GOTOBUTTON ZEqnNum299822  \* MERGEFORMAT </w:instrText>
        </w:r>
        <w:r>
          <w:rPr>
            <w:lang w:val="en-US"/>
          </w:rPr>
          <w:fldChar w:fldCharType="begin"/>
        </w:r>
        <w:r>
          <w:rPr>
            <w:lang w:val="en-US"/>
          </w:rPr>
          <w:instrText xml:space="preserve"> REF ZEqnNum299822 \* Charformat \! \* MERGEFORMAT </w:instrText>
        </w:r>
      </w:ins>
      <w:r>
        <w:rPr>
          <w:lang w:val="en-US"/>
        </w:rPr>
        <w:fldChar w:fldCharType="separate"/>
      </w:r>
      <w:ins w:id="94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ins w:id="943" w:author="Robert McCall" w:date="2015-03-05T10:42:00Z">
        <w:r>
          <w:rPr>
            <w:lang w:val="en-US"/>
          </w:rPr>
          <w:fldChar w:fldCharType="end"/>
        </w:r>
        <w:r>
          <w:rPr>
            <w:lang w:val="en-US"/>
          </w:rPr>
          <w:fldChar w:fldCharType="end"/>
        </w:r>
      </w:ins>
      <w:r w:rsidR="003D1543" w:rsidRPr="004F2B4F">
        <w:rPr>
          <w:lang w:val="en-US"/>
        </w:rPr>
        <w:fldChar w:fldCharType="begin"/>
      </w:r>
      <w:r w:rsidR="003D1543" w:rsidRPr="004F2B4F">
        <w:rPr>
          <w:lang w:val="en-US"/>
        </w:rPr>
        <w:instrText xml:space="preserve"> GOTOBUTTON ZEqnNum294806  \* MERGEFORMAT </w:instrText>
      </w:r>
      <w:r w:rsidR="003D1543" w:rsidRPr="004F2B4F">
        <w:rPr>
          <w:lang w:val="en-US"/>
        </w:rPr>
        <w:fldChar w:fldCharType="begin"/>
      </w:r>
      <w:r w:rsidR="003D1543" w:rsidRPr="004F2B4F">
        <w:rPr>
          <w:lang w:val="en-US"/>
        </w:rPr>
        <w:instrText xml:space="preserve"> REF ZEqnNum294806 \* Charformat \! \* MERGEFORMAT </w:instrText>
      </w:r>
      <w:del w:id="944" w:author="Robert McCall" w:date="2015-03-05T10:35:00Z">
        <w:r w:rsidR="003D1543" w:rsidRPr="004F2B4F">
          <w:rPr>
            <w:lang w:val="en-US"/>
          </w:rPr>
          <w:fldChar w:fldCharType="separate"/>
        </w:r>
      </w:del>
      <w:del w:id="94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121</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r w:rsidR="003D1543" w:rsidRPr="004F2B4F">
        <w:rPr>
          <w:lang w:val="en-US"/>
        </w:rPr>
        <w:t xml:space="preserve">. </w:t>
      </w:r>
    </w:p>
    <w:p w:rsidR="003950A4" w:rsidRDefault="003950A4" w:rsidP="002603CC">
      <w:pPr>
        <w:spacing w:line="240" w:lineRule="auto"/>
        <w:rPr>
          <w:ins w:id="946" w:author="Robert McCall" w:date="2015-03-05T10:42:00Z"/>
          <w:lang w:val="en-US"/>
        </w:rPr>
      </w:pPr>
    </w:p>
    <w:p w:rsidR="003D1543" w:rsidRPr="004F2B4F" w:rsidRDefault="003D1543" w:rsidP="002603CC">
      <w:pPr>
        <w:spacing w:line="240" w:lineRule="auto"/>
        <w:rPr>
          <w:lang w:val="en-US"/>
        </w:rPr>
      </w:pPr>
      <w:r w:rsidRPr="004F2B4F">
        <w:rPr>
          <w:lang w:val="en-US"/>
        </w:rPr>
        <w:t xml:space="preserve">Since </w:t>
      </w:r>
      <w:ins w:id="947" w:author="Robert McCall" w:date="2015-03-05T10:42:00Z">
        <w:r w:rsidR="003950A4">
          <w:rPr>
            <w:lang w:val="en-US"/>
          </w:rPr>
          <w:t xml:space="preserve">in both hydrostatic and non-hydrostatic groundwater flow </w:t>
        </w:r>
      </w:ins>
      <w:r w:rsidRPr="004F2B4F">
        <w:rPr>
          <w:lang w:val="en-US"/>
        </w:rPr>
        <w:t>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94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94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ins w:id="950" w:author="Robert McCall" w:date="2015-03-05T10:43:00Z">
        <w:r w:rsidR="003950A4">
          <w:rPr>
            <w:lang w:val="en-US"/>
          </w:rPr>
          <w:t xml:space="preserve">Note that this approach is only used is the turbulent groundwater model is selected (keyword: </w:t>
        </w:r>
        <w:r w:rsidR="003950A4" w:rsidRPr="008608C1">
          <w:rPr>
            <w:i/>
            <w:lang w:val="en-US"/>
            <w:rPrChange w:id="951" w:author="Robert McCall" w:date="2015-03-05T10:44:00Z">
              <w:rPr>
                <w:lang w:val="en-US"/>
              </w:rPr>
            </w:rPrChange>
          </w:rPr>
          <w:t>gwscheme</w:t>
        </w:r>
        <w:r w:rsidR="003950A4">
          <w:rPr>
            <w:lang w:val="en-US"/>
          </w:rPr>
          <w:t xml:space="preserve"> = </w:t>
        </w:r>
        <w:r w:rsidR="003950A4" w:rsidRPr="008608C1">
          <w:rPr>
            <w:i/>
            <w:lang w:val="en-US"/>
            <w:rPrChange w:id="952" w:author="Robert McCall" w:date="2015-03-05T10:44:00Z">
              <w:rPr>
                <w:lang w:val="en-US"/>
              </w:rPr>
            </w:rPrChange>
          </w:rPr>
          <w:t>turbulent</w:t>
        </w:r>
        <w:r w:rsidR="003950A4">
          <w:rPr>
            <w:lang w:val="en-US"/>
          </w:rPr>
          <w:t>).</w:t>
        </w:r>
      </w:ins>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The </w:t>
      </w:r>
      <w:ins w:id="953" w:author="Robert McCall" w:date="2015-03-05T10:44:00Z">
        <w:r w:rsidR="00331B6D">
          <w:rPr>
            <w:lang w:val="en-US"/>
          </w:rPr>
          <w:t>(</w:t>
        </w:r>
      </w:ins>
      <w:r w:rsidRPr="004F2B4F">
        <w:rPr>
          <w:lang w:val="en-US"/>
        </w:rPr>
        <w:t>iterated</w:t>
      </w:r>
      <w:ins w:id="954" w:author="Robert McCall" w:date="2015-03-05T10:44:00Z">
        <w:r w:rsidR="00331B6D">
          <w:rPr>
            <w:lang w:val="en-US"/>
          </w:rPr>
          <w:t>)</w:t>
        </w:r>
      </w:ins>
      <w:r w:rsidRPr="004F2B4F">
        <w:rPr>
          <w:lang w:val="en-US"/>
        </w:rPr>
        <w:t xml:space="preserve">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FC4F1E" w:rsidRPr="004F2B4F">
        <w:rPr>
          <w:position w:val="-138"/>
          <w:lang w:val="en-US"/>
        </w:rPr>
        <w:object w:dxaOrig="3360" w:dyaOrig="2880">
          <v:shape id="_x0000_i1172" type="#_x0000_t75" style="width:168.9pt;height:2in" o:ole="">
            <v:imagedata r:id="rId335" o:title=""/>
          </v:shape>
          <o:OLEObject Type="Embed" ProgID="Equation.DSMT4" ShapeID="_x0000_i1172" DrawAspect="Content" ObjectID="_1487065461" r:id="rId33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55" w:author="Robert McCall" w:date="2015-03-05T12:07:00Z">
        <w:r w:rsidR="00494D6E" w:rsidDel="00494D6E">
          <w:rPr>
            <w:lang w:val="en-US"/>
          </w:rPr>
          <w:fldChar w:fldCharType="separate"/>
        </w:r>
      </w:del>
      <w:del w:id="956"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57" w:author="Robert McCall" w:date="2015-03-05T12:21:00Z">
        <w:r w:rsidR="00921289">
          <w:rPr>
            <w:noProof/>
            <w:lang w:val="en-US"/>
          </w:rPr>
          <w:instrText>125</w:instrText>
        </w:r>
      </w:ins>
      <w:del w:id="958" w:author="Robert McCall" w:date="2015-03-05T10:26:00Z">
        <w:r w:rsidR="00B67CDE" w:rsidDel="00787794">
          <w:rPr>
            <w:noProof/>
            <w:lang w:val="en-US"/>
          </w:rPr>
          <w:delInstrText>124</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95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96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FC4F1E" w:rsidRPr="004F2B4F">
        <w:rPr>
          <w:position w:val="-34"/>
          <w:lang w:val="en-US"/>
        </w:rPr>
        <w:object w:dxaOrig="7140" w:dyaOrig="800">
          <v:shape id="_x0000_i1173" type="#_x0000_t75" style="width:356.65pt;height:40.35pt" o:ole="">
            <v:imagedata r:id="rId337" o:title=""/>
          </v:shape>
          <o:OLEObject Type="Embed" ProgID="Equation.DSMT4" ShapeID="_x0000_i1173" DrawAspect="Content" ObjectID="_1487065462" r:id="rId3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1" w:author="Robert McCall" w:date="2015-03-05T12:07:00Z">
        <w:r w:rsidR="00494D6E" w:rsidDel="00494D6E">
          <w:rPr>
            <w:lang w:val="en-US"/>
          </w:rPr>
          <w:fldChar w:fldCharType="separate"/>
        </w:r>
      </w:del>
      <w:del w:id="962"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63" w:author="Robert McCall" w:date="2015-03-05T12:21:00Z">
        <w:r w:rsidR="00921289">
          <w:rPr>
            <w:noProof/>
            <w:lang w:val="en-US"/>
          </w:rPr>
          <w:instrText>126</w:instrText>
        </w:r>
      </w:ins>
      <w:del w:id="964" w:author="Robert McCall" w:date="2015-03-05T10:26:00Z">
        <w:r w:rsidR="00B67CDE" w:rsidDel="00787794">
          <w:rPr>
            <w:noProof/>
            <w:lang w:val="en-US"/>
          </w:rPr>
          <w:delInstrText>125</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965" w:name="_Toc412623910"/>
      <w:r w:rsidRPr="004F2B4F">
        <w:rPr>
          <w:lang w:val="en-US"/>
        </w:rPr>
        <w:lastRenderedPageBreak/>
        <w:t>Sediment transport</w:t>
      </w:r>
      <w:bookmarkEnd w:id="965"/>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4" type="#_x0000_t75" style="width:170.25pt;height:37pt" o:ole="">
            <v:imagedata r:id="rId339" o:title=""/>
          </v:shape>
          <o:OLEObject Type="Embed" ProgID="Equation.DSMT4" ShapeID="_x0000_i1174" DrawAspect="Content" ObjectID="_1487065463" r:id="rId340"/>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6" w:author="Robert McCall" w:date="2015-03-05T12:07:00Z">
        <w:r w:rsidR="00494D6E" w:rsidDel="00494D6E">
          <w:rPr>
            <w:lang w:val="en-US"/>
          </w:rPr>
          <w:fldChar w:fldCharType="separate"/>
        </w:r>
      </w:del>
      <w:del w:id="967"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68" w:author="Robert McCall" w:date="2015-03-05T12:21:00Z">
        <w:r w:rsidR="00921289">
          <w:rPr>
            <w:noProof/>
            <w:lang w:val="en-US"/>
          </w:rPr>
          <w:instrText>127</w:instrText>
        </w:r>
      </w:ins>
      <w:del w:id="969" w:author="Robert McCall" w:date="2015-03-05T10:26:00Z">
        <w:r w:rsidR="00B67CDE" w:rsidDel="00787794">
          <w:rPr>
            <w:noProof/>
            <w:lang w:val="en-US"/>
          </w:rPr>
          <w:delInstrText>126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5" type="#_x0000_t75" style="width:4in;height:37pt" o:ole="">
            <v:imagedata r:id="rId341" o:title=""/>
          </v:shape>
          <o:OLEObject Type="Embed" ProgID="Equation.DSMT4" ShapeID="_x0000_i1175" DrawAspect="Content" ObjectID="_1487065464" r:id="rId34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70" w:author="Robert McCall" w:date="2015-03-05T12:07:00Z">
        <w:r w:rsidR="00494D6E" w:rsidDel="00494D6E">
          <w:rPr>
            <w:lang w:val="en-US"/>
          </w:rPr>
          <w:fldChar w:fldCharType="separate"/>
        </w:r>
      </w:del>
      <w:del w:id="971"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72" w:author="Robert McCall" w:date="2015-03-05T12:21:00Z">
        <w:r w:rsidR="00921289">
          <w:rPr>
            <w:noProof/>
            <w:lang w:val="en-US"/>
          </w:rPr>
          <w:instrText>128</w:instrText>
        </w:r>
      </w:ins>
      <w:del w:id="973" w:author="Robert McCall" w:date="2015-03-05T10:26:00Z">
        <w:r w:rsidR="00B67CDE" w:rsidDel="00787794">
          <w:rPr>
            <w:noProof/>
            <w:lang w:val="en-US"/>
          </w:rPr>
          <w:delInstrText>127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6" type="#_x0000_t75" style="width:270.5pt;height:40.35pt" o:ole="">
            <v:imagedata r:id="rId343" o:title=""/>
          </v:shape>
          <o:OLEObject Type="Embed" ProgID="Equation.DSMT4" ShapeID="_x0000_i1176" DrawAspect="Content" ObjectID="_1487065465" r:id="rId34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74" w:author="Robert McCall" w:date="2015-03-05T12:07:00Z">
        <w:r w:rsidR="00494D6E" w:rsidDel="00494D6E">
          <w:rPr>
            <w:lang w:val="en-US"/>
          </w:rPr>
          <w:fldChar w:fldCharType="separate"/>
        </w:r>
      </w:del>
      <w:del w:id="975"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76" w:author="Robert McCall" w:date="2015-03-05T12:21:00Z">
        <w:r w:rsidR="00921289">
          <w:rPr>
            <w:noProof/>
            <w:lang w:val="en-US"/>
          </w:rPr>
          <w:instrText>129</w:instrText>
        </w:r>
      </w:ins>
      <w:del w:id="977" w:author="Robert McCall" w:date="2015-03-05T10:26:00Z">
        <w:r w:rsidR="00B67CDE" w:rsidDel="00787794">
          <w:rPr>
            <w:noProof/>
            <w:lang w:val="en-US"/>
          </w:rPr>
          <w:delInstrText>128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7" type="#_x0000_t75" style="width:276.55pt;height:37.7pt" o:ole="">
            <v:imagedata r:id="rId345" o:title=""/>
          </v:shape>
          <o:OLEObject Type="Embed" ProgID="Equation.DSMT4" ShapeID="_x0000_i1177" DrawAspect="Content" ObjectID="_1487065466" r:id="rId34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78" w:author="Robert McCall" w:date="2015-03-05T12:07:00Z">
        <w:r w:rsidR="00494D6E" w:rsidDel="00494D6E">
          <w:rPr>
            <w:lang w:val="en-US"/>
          </w:rPr>
          <w:fldChar w:fldCharType="separate"/>
        </w:r>
      </w:del>
      <w:del w:id="979"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80" w:author="Robert McCall" w:date="2015-03-05T12:21:00Z">
        <w:r w:rsidR="00921289">
          <w:rPr>
            <w:noProof/>
            <w:lang w:val="en-US"/>
          </w:rPr>
          <w:instrText>130</w:instrText>
        </w:r>
      </w:ins>
      <w:del w:id="981" w:author="Robert McCall" w:date="2015-03-05T10:26:00Z">
        <w:r w:rsidR="00B67CDE" w:rsidDel="00787794">
          <w:rPr>
            <w:noProof/>
            <w:lang w:val="en-US"/>
          </w:rPr>
          <w:delInstrText>129</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8" type="#_x0000_t75" style="width:201.2pt;height:30.3pt" o:ole="">
            <v:imagedata r:id="rId347" o:title=""/>
          </v:shape>
          <o:OLEObject Type="Embed" ProgID="Equation.DSMT4" ShapeID="_x0000_i1178" DrawAspect="Content" ObjectID="_1487065467" r:id="rId348"/>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82" w:author="Robert McCall" w:date="2015-03-05T12:07:00Z">
        <w:r w:rsidR="00494D6E" w:rsidDel="00494D6E">
          <w:rPr>
            <w:lang w:val="en-US"/>
          </w:rPr>
          <w:fldChar w:fldCharType="separate"/>
        </w:r>
      </w:del>
      <w:del w:id="983"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84" w:author="Robert McCall" w:date="2015-03-05T12:21:00Z">
        <w:r w:rsidR="00921289">
          <w:rPr>
            <w:noProof/>
            <w:lang w:val="en-US"/>
          </w:rPr>
          <w:instrText>131</w:instrText>
        </w:r>
      </w:ins>
      <w:del w:id="985" w:author="Robert McCall" w:date="2015-03-05T10:26:00Z">
        <w:r w:rsidR="00B67CDE" w:rsidDel="00787794">
          <w:rPr>
            <w:noProof/>
            <w:lang w:val="en-US"/>
          </w:rPr>
          <w:delInstrText>130</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9" type="#_x0000_t75" style="width:314.25pt;height:37pt" o:ole="">
            <v:imagedata r:id="rId349" o:title=""/>
          </v:shape>
          <o:OLEObject Type="Embed" ProgID="Equation.DSMT4" ShapeID="_x0000_i1179" DrawAspect="Content" ObjectID="_1487065468" r:id="rId35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86" w:author="Robert McCall" w:date="2015-03-05T12:07:00Z">
        <w:r w:rsidR="00494D6E" w:rsidDel="00494D6E">
          <w:rPr>
            <w:lang w:val="en-US"/>
          </w:rPr>
          <w:fldChar w:fldCharType="separate"/>
        </w:r>
      </w:del>
      <w:del w:id="987"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88" w:author="Robert McCall" w:date="2015-03-05T12:21:00Z">
        <w:r w:rsidR="00921289">
          <w:rPr>
            <w:noProof/>
            <w:lang w:val="en-US"/>
          </w:rPr>
          <w:instrText>132</w:instrText>
        </w:r>
      </w:ins>
      <w:del w:id="989" w:author="Robert McCall" w:date="2015-03-05T10:26:00Z">
        <w:r w:rsidR="00B67CDE" w:rsidDel="00787794">
          <w:rPr>
            <w:noProof/>
            <w:lang w:val="en-US"/>
          </w:rPr>
          <w:delInstrText>131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80" type="#_x0000_t75" style="width:10.75pt;height:14.8pt" o:ole="">
            <v:imagedata r:id="rId351" o:title=""/>
          </v:shape>
          <o:OLEObject Type="Embed" ProgID="Equation.DSMT4" ShapeID="_x0000_i1180" DrawAspect="Content" ObjectID="_1487065469" r:id="rId352"/>
        </w:object>
      </w:r>
      <w:r w:rsidRPr="004F2B4F">
        <w:rPr>
          <w:lang w:val="en-US"/>
        </w:rPr>
        <w:t xml:space="preserve">-method, where </w:t>
      </w:r>
      <w:r w:rsidRPr="004F2B4F">
        <w:rPr>
          <w:position w:val="-6"/>
          <w:lang w:val="en-US"/>
        </w:rPr>
        <w:object w:dxaOrig="520" w:dyaOrig="279">
          <v:shape id="_x0000_i1181" type="#_x0000_t75" style="width:26.25pt;height:14.8pt" o:ole="">
            <v:imagedata r:id="rId353" o:title=""/>
          </v:shape>
          <o:OLEObject Type="Embed" ProgID="Equation.DSMT4" ShapeID="_x0000_i1181" DrawAspect="Content" ObjectID="_1487065470" r:id="rId354"/>
        </w:object>
      </w:r>
      <w:r w:rsidRPr="004F2B4F">
        <w:rPr>
          <w:lang w:val="en-US"/>
        </w:rPr>
        <w:t xml:space="preserve"> means a fully upwind approximation, and </w:t>
      </w:r>
      <w:r w:rsidRPr="004F2B4F">
        <w:rPr>
          <w:position w:val="-6"/>
          <w:lang w:val="en-US"/>
        </w:rPr>
        <w:object w:dxaOrig="740" w:dyaOrig="279">
          <v:shape id="_x0000_i1182" type="#_x0000_t75" style="width:37pt;height:14.8pt" o:ole="">
            <v:imagedata r:id="rId355" o:title=""/>
          </v:shape>
          <o:OLEObject Type="Embed" ProgID="Equation.DSMT4" ShapeID="_x0000_i1182" DrawAspect="Content" ObjectID="_1487065471" r:id="rId356"/>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3" type="#_x0000_t75" style="width:174.3pt;height:41.7pt" o:ole="">
            <v:imagedata r:id="rId357" o:title=""/>
          </v:shape>
          <o:OLEObject Type="Embed" ProgID="Equation.DSMT4" ShapeID="_x0000_i1183" DrawAspect="Content" ObjectID="_1487065472" r:id="rId358"/>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90" w:author="Robert McCall" w:date="2015-03-05T12:07:00Z">
        <w:r w:rsidR="00494D6E" w:rsidDel="00494D6E">
          <w:rPr>
            <w:lang w:val="en-US"/>
          </w:rPr>
          <w:fldChar w:fldCharType="separate"/>
        </w:r>
      </w:del>
      <w:del w:id="991"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92" w:author="Robert McCall" w:date="2015-03-05T12:21:00Z">
        <w:r w:rsidR="00921289">
          <w:rPr>
            <w:noProof/>
            <w:lang w:val="en-US"/>
          </w:rPr>
          <w:instrText>133</w:instrText>
        </w:r>
      </w:ins>
      <w:del w:id="993" w:author="Robert McCall" w:date="2015-03-05T10:26:00Z">
        <w:r w:rsidR="00B67CDE" w:rsidDel="00787794">
          <w:rPr>
            <w:noProof/>
            <w:lang w:val="en-US"/>
          </w:rPr>
          <w:delInstrText>132</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4" type="#_x0000_t75" style="width:120.45pt;height:40.35pt" o:ole="">
            <v:imagedata r:id="rId359" o:title=""/>
          </v:shape>
          <o:OLEObject Type="Embed" ProgID="Equation.DSMT4" ShapeID="_x0000_i1184" DrawAspect="Content" ObjectID="_1487065473" r:id="rId360"/>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94" w:author="Robert McCall" w:date="2015-03-05T12:07:00Z">
        <w:r w:rsidR="00494D6E" w:rsidDel="00494D6E">
          <w:rPr>
            <w:lang w:val="en-US"/>
          </w:rPr>
          <w:fldChar w:fldCharType="separate"/>
        </w:r>
      </w:del>
      <w:del w:id="995"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96" w:author="Robert McCall" w:date="2015-03-05T12:21:00Z">
        <w:r w:rsidR="00921289">
          <w:rPr>
            <w:noProof/>
            <w:lang w:val="en-US"/>
          </w:rPr>
          <w:instrText>134</w:instrText>
        </w:r>
      </w:ins>
      <w:del w:id="997" w:author="Robert McCall" w:date="2015-03-05T10:26:00Z">
        <w:r w:rsidR="00B67CDE" w:rsidDel="00787794">
          <w:rPr>
            <w:noProof/>
            <w:lang w:val="en-US"/>
          </w:rPr>
          <w:delInstrText>133</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998" w:name="_Toc412623911"/>
      <w:r w:rsidRPr="004F2B4F">
        <w:rPr>
          <w:lang w:val="en-US"/>
        </w:rPr>
        <w:t>Bottom updating schemes</w:t>
      </w:r>
      <w:bookmarkEnd w:id="998"/>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ins w:id="99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135</w:instrText>
        </w:r>
        <w:r w:rsidR="00921289" w:rsidRPr="004F2B4F">
          <w:rPr>
            <w:lang w:val="en-US"/>
          </w:rPr>
          <w:instrText>)</w:instrText>
        </w:r>
      </w:ins>
      <w:del w:id="100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134</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ins w:id="100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136</w:instrText>
        </w:r>
        <w:r w:rsidR="00921289" w:rsidRPr="004F2B4F">
          <w:rPr>
            <w:lang w:val="en-US"/>
          </w:rPr>
          <w:instrText>)</w:instrText>
        </w:r>
      </w:ins>
      <w:del w:id="100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5" type="#_x0000_t75" style="width:164.2pt;height:30.3pt" o:ole="">
            <v:imagedata r:id="rId361" o:title=""/>
          </v:shape>
          <o:OLEObject Type="Embed" ProgID="Equation.DSMT4" ShapeID="_x0000_i1185" DrawAspect="Content" ObjectID="_1487065474" r:id="rId362"/>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03" w:author="Robert McCall" w:date="2015-03-05T12:07:00Z">
        <w:r w:rsidR="00494D6E" w:rsidDel="00494D6E">
          <w:rPr>
            <w:lang w:val="en-US"/>
          </w:rPr>
          <w:fldChar w:fldCharType="separate"/>
        </w:r>
      </w:del>
      <w:del w:id="1004" w:author="Robert McCall" w:date="2015-03-05T10:09:00Z">
        <w:r w:rsidR="00801832" w:rsidRPr="004F2B4F">
          <w:rPr>
            <w:lang w:val="en-US"/>
          </w:rPr>
          <w:fldChar w:fldCharType="end"/>
        </w:r>
      </w:del>
      <w:bookmarkStart w:id="1005"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06" w:author="Robert McCall" w:date="2015-03-05T12:21:00Z">
        <w:r w:rsidR="00921289">
          <w:rPr>
            <w:noProof/>
            <w:lang w:val="en-US"/>
          </w:rPr>
          <w:instrText>135</w:instrText>
        </w:r>
      </w:ins>
      <w:del w:id="1007" w:author="Robert McCall" w:date="2015-03-05T10:26:00Z">
        <w:r w:rsidR="00B67CDE" w:rsidDel="00787794">
          <w:rPr>
            <w:noProof/>
            <w:lang w:val="en-US"/>
          </w:rPr>
          <w:delInstrText>134</w:delInstrText>
        </w:r>
      </w:del>
      <w:r w:rsidR="00801832" w:rsidRPr="004F2B4F">
        <w:rPr>
          <w:lang w:val="en-US"/>
        </w:rPr>
        <w:fldChar w:fldCharType="end"/>
      </w:r>
      <w:r w:rsidR="00801832" w:rsidRPr="004F2B4F">
        <w:rPr>
          <w:lang w:val="en-US"/>
        </w:rPr>
        <w:instrText>)</w:instrText>
      </w:r>
      <w:bookmarkEnd w:id="1005"/>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6" type="#_x0000_t75" style="width:200.5pt;height:30.3pt" o:ole="">
            <v:imagedata r:id="rId363" o:title=""/>
          </v:shape>
          <o:OLEObject Type="Embed" ProgID="Equation.DSMT4" ShapeID="_x0000_i1186" DrawAspect="Content" ObjectID="_1487065475" r:id="rId364"/>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08" w:author="Robert McCall" w:date="2015-03-05T12:07:00Z">
        <w:r w:rsidR="00494D6E" w:rsidDel="00494D6E">
          <w:rPr>
            <w:lang w:val="en-US"/>
          </w:rPr>
          <w:fldChar w:fldCharType="separate"/>
        </w:r>
      </w:del>
      <w:del w:id="1009" w:author="Robert McCall" w:date="2015-03-05T10:09:00Z">
        <w:r w:rsidR="00801832" w:rsidRPr="004F2B4F">
          <w:rPr>
            <w:lang w:val="en-US"/>
          </w:rPr>
          <w:fldChar w:fldCharType="end"/>
        </w:r>
      </w:del>
      <w:bookmarkStart w:id="1010"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11" w:author="Robert McCall" w:date="2015-03-05T12:21:00Z">
        <w:r w:rsidR="00921289">
          <w:rPr>
            <w:noProof/>
            <w:lang w:val="en-US"/>
          </w:rPr>
          <w:instrText>136</w:instrText>
        </w:r>
      </w:ins>
      <w:del w:id="1012" w:author="Robert McCall" w:date="2015-03-05T10:26:00Z">
        <w:r w:rsidR="00B67CDE" w:rsidDel="00787794">
          <w:rPr>
            <w:noProof/>
            <w:lang w:val="en-US"/>
          </w:rPr>
          <w:delInstrText>135</w:delInstrText>
        </w:r>
      </w:del>
      <w:r w:rsidR="00801832" w:rsidRPr="004F2B4F">
        <w:rPr>
          <w:lang w:val="en-US"/>
        </w:rPr>
        <w:fldChar w:fldCharType="end"/>
      </w:r>
      <w:r w:rsidR="00801832" w:rsidRPr="004F2B4F">
        <w:rPr>
          <w:lang w:val="en-US"/>
        </w:rPr>
        <w:instrText>)</w:instrText>
      </w:r>
      <w:bookmarkEnd w:id="1010"/>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1013"/>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w:t>
      </w:r>
      <w:r w:rsidRPr="004F2B4F">
        <w:rPr>
          <w:lang w:val="en-US"/>
        </w:rPr>
        <w:lastRenderedPageBreak/>
        <w:t>“breathing”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1013"/>
      <w:r w:rsidR="00587AD5" w:rsidRPr="004F2B4F">
        <w:rPr>
          <w:rStyle w:val="CommentReference"/>
          <w:lang w:val="en-US"/>
        </w:rPr>
        <w:commentReference w:id="1013"/>
      </w:r>
    </w:p>
    <w:p w:rsidR="00A52150" w:rsidRPr="004F2B4F" w:rsidRDefault="00734E22" w:rsidP="002603CC">
      <w:pPr>
        <w:pStyle w:val="Heading3"/>
        <w:jc w:val="both"/>
        <w:rPr>
          <w:lang w:val="en-US"/>
        </w:rPr>
      </w:pPr>
      <w:bookmarkStart w:id="1014" w:name="_Toc412623912"/>
      <w:r w:rsidRPr="004F2B4F">
        <w:rPr>
          <w:lang w:val="en-US"/>
        </w:rPr>
        <w:t>Non-hydrostatic</w:t>
      </w:r>
      <w:bookmarkEnd w:id="1014"/>
    </w:p>
    <w:p w:rsidR="00A52150" w:rsidRPr="004F2B4F" w:rsidRDefault="00A52150" w:rsidP="002603CC">
      <w:pPr>
        <w:pStyle w:val="Heading4"/>
        <w:jc w:val="both"/>
        <w:rPr>
          <w:lang w:val="en-US"/>
        </w:rPr>
      </w:pPr>
      <w:bookmarkStart w:id="1015" w:name="_Ref207199275"/>
      <w:bookmarkStart w:id="1016" w:name="_Toc211006490"/>
      <w:bookmarkStart w:id="1017" w:name="_Toc211933742"/>
      <w:bookmarkStart w:id="1018" w:name="_Toc212190842"/>
      <w:bookmarkStart w:id="1019" w:name="_Toc249984915"/>
      <w:bookmarkStart w:id="1020" w:name="_Toc249985008"/>
      <w:r w:rsidRPr="004F2B4F">
        <w:rPr>
          <w:lang w:val="en-US"/>
        </w:rPr>
        <w:t>Global continuity equation</w:t>
      </w:r>
      <w:bookmarkEnd w:id="1015"/>
      <w:bookmarkEnd w:id="1016"/>
      <w:bookmarkEnd w:id="1017"/>
      <w:bookmarkEnd w:id="1018"/>
      <w:bookmarkEnd w:id="1019"/>
      <w:bookmarkEnd w:id="1020"/>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7" type="#_x0000_t75" style="width:128.5pt;height:27.6pt" o:ole="">
            <v:imagedata r:id="rId365" o:title=""/>
          </v:shape>
          <o:OLEObject Type="Embed" ProgID="Equation.DSMT4" ShapeID="_x0000_i1187" DrawAspect="Content" ObjectID="_1487065476" r:id="rId36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21" w:author="Robert McCall" w:date="2015-03-05T12:07:00Z">
        <w:r w:rsidR="00494D6E" w:rsidDel="00494D6E">
          <w:rPr>
            <w:lang w:val="en-US"/>
          </w:rPr>
          <w:fldChar w:fldCharType="separate"/>
        </w:r>
      </w:del>
      <w:del w:id="1022" w:author="Robert McCall" w:date="2015-03-05T10:09:00Z">
        <w:r w:rsidR="00801832" w:rsidRPr="004F2B4F">
          <w:rPr>
            <w:lang w:val="en-US"/>
          </w:rPr>
          <w:fldChar w:fldCharType="end"/>
        </w:r>
      </w:del>
      <w:bookmarkStart w:id="1023"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24" w:author="Robert McCall" w:date="2015-03-05T12:21:00Z">
        <w:r w:rsidR="00921289">
          <w:rPr>
            <w:noProof/>
            <w:lang w:val="en-US"/>
          </w:rPr>
          <w:instrText>137</w:instrText>
        </w:r>
      </w:ins>
      <w:del w:id="1025" w:author="Robert McCall" w:date="2015-03-05T10:26:00Z">
        <w:r w:rsidR="00B67CDE" w:rsidDel="00787794">
          <w:rPr>
            <w:noProof/>
            <w:lang w:val="en-US"/>
          </w:rPr>
          <w:delInstrText>136</w:delInstrText>
        </w:r>
      </w:del>
      <w:r w:rsidR="00801832" w:rsidRPr="004F2B4F">
        <w:rPr>
          <w:lang w:val="en-US"/>
        </w:rPr>
        <w:fldChar w:fldCharType="end"/>
      </w:r>
      <w:r w:rsidR="00801832" w:rsidRPr="004F2B4F">
        <w:rPr>
          <w:lang w:val="en-US"/>
        </w:rPr>
        <w:instrText>)</w:instrText>
      </w:r>
      <w:bookmarkEnd w:id="1023"/>
      <w:r w:rsidR="00801832" w:rsidRPr="004F2B4F">
        <w:rPr>
          <w:lang w:val="en-US"/>
        </w:rPr>
        <w:fldChar w:fldCharType="end"/>
      </w:r>
    </w:p>
    <w:p w:rsidR="00A52150" w:rsidRPr="004F2B4F" w:rsidRDefault="00A52150" w:rsidP="002603CC">
      <w:pPr>
        <w:rPr>
          <w:lang w:val="en-US"/>
        </w:rPr>
      </w:pPr>
    </w:p>
    <w:p w:rsidR="00921289" w:rsidRDefault="00921289" w:rsidP="002603CC">
      <w:pPr>
        <w:rPr>
          <w:ins w:id="1026" w:author="Robert McCall" w:date="2015-03-05T12:21:00Z"/>
          <w:rFonts w:cs="Tahoma"/>
          <w:lang w:val="en-US"/>
        </w:rPr>
      </w:pPr>
      <w:ins w:id="1027" w:author="Robert McCall" w:date="2015-03-05T12:21:00Z">
        <w:r w:rsidRPr="00921289">
          <w:rPr>
            <w:lang w:val="en-US"/>
            <w:rPrChange w:id="1028" w:author="Robert McCall" w:date="2015-03-05T12:21:00Z">
              <w:rPr>
                <w:i/>
                <w:lang w:val="en-US"/>
              </w:rPr>
            </w:rPrChange>
          </w:rPr>
          <w:t>In</w:t>
        </w:r>
        <w:r>
          <w:rPr>
            <w:lang w:val="en-US"/>
          </w:rPr>
          <w:t xml:space="preserve"> </w:t>
        </w:r>
        <w:r>
          <w:rPr>
            <w:lang w:val="en-US"/>
          </w:rPr>
          <w:fldChar w:fldCharType="begin"/>
        </w:r>
        <w:r>
          <w:rPr>
            <w:lang w:val="en-US"/>
          </w:rPr>
          <w:instrText xml:space="preserve"> GOTOBUTTON ZEqnNum983791  \* MERGEFORMAT </w:instrText>
        </w:r>
        <w:r>
          <w:rPr>
            <w:lang w:val="en-US"/>
          </w:rPr>
          <w:fldChar w:fldCharType="begin"/>
        </w:r>
        <w:r>
          <w:rPr>
            <w:lang w:val="en-US"/>
          </w:rPr>
          <w:instrText xml:space="preserve"> REF ZEqnNum983791 \* Charformat \! \* MERGEFORMAT </w:instrText>
        </w:r>
      </w:ins>
      <w:r>
        <w:rPr>
          <w:lang w:val="en-US"/>
        </w:rPr>
        <w:fldChar w:fldCharType="separate"/>
      </w:r>
      <w:ins w:id="1029" w:author="Robert McCall" w:date="2015-03-05T12:21:00Z">
        <w:r w:rsidRPr="004F2B4F">
          <w:rPr>
            <w:lang w:val="en-US"/>
          </w:rPr>
          <w:instrText>(</w:instrText>
        </w:r>
        <w:r>
          <w:rPr>
            <w:lang w:val="en-US"/>
          </w:rPr>
          <w:instrText>2</w:instrText>
        </w:r>
        <w:r w:rsidRPr="004F2B4F">
          <w:rPr>
            <w:lang w:val="en-US"/>
          </w:rPr>
          <w:instrText>.</w:instrText>
        </w:r>
        <w:r>
          <w:rPr>
            <w:lang w:val="en-US"/>
          </w:rPr>
          <w:instrText>137</w:instrText>
        </w:r>
        <w:r w:rsidRPr="004F2B4F">
          <w:rPr>
            <w:lang w:val="en-US"/>
          </w:rPr>
          <w:instrText>)</w:instrText>
        </w:r>
        <w:r>
          <w:rPr>
            <w:lang w:val="en-US"/>
          </w:rPr>
          <w:fldChar w:fldCharType="end"/>
        </w:r>
        <w:r>
          <w:rPr>
            <w:lang w:val="en-US"/>
          </w:rPr>
          <w:fldChar w:fldCharType="end"/>
        </w:r>
        <w:r w:rsidRPr="00921289">
          <w:rPr>
            <w:lang w:val="en-US"/>
            <w:rPrChange w:id="1030" w:author="Robert McCall" w:date="2015-03-05T12:21:00Z">
              <w:rPr>
                <w:i/>
                <w:lang w:val="en-US"/>
              </w:rPr>
            </w:rPrChange>
          </w:rPr>
          <w:t xml:space="preserve"> </w:t>
        </w:r>
        <w:r w:rsidRPr="004E0BAE">
          <w:rPr>
            <w:i/>
            <w:lang w:val="en-US"/>
          </w:rPr>
          <w:t>H</w:t>
        </w:r>
        <w:r>
          <w:rPr>
            <w:lang w:val="en-US"/>
          </w:rPr>
          <w:t xml:space="preserve"> is the instantaneous (intra-wave) water </w:t>
        </w:r>
        <w:proofErr w:type="gramStart"/>
        <w:r>
          <w:rPr>
            <w:lang w:val="en-US"/>
          </w:rPr>
          <w:t>depth,</w:t>
        </w:r>
        <w:proofErr w:type="gramEnd"/>
        <w:r>
          <w:rPr>
            <w:lang w:val="en-US"/>
          </w:rPr>
          <w:t xml:space="preserve"> </w:t>
        </w:r>
        <w:r w:rsidRPr="004E0BAE">
          <w:rPr>
            <w:i/>
            <w:lang w:val="en-US"/>
          </w:rPr>
          <w:t>U</w:t>
        </w:r>
        <w:r>
          <w:rPr>
            <w:lang w:val="en-US"/>
          </w:rPr>
          <w:t xml:space="preserve"> is the int</w:t>
        </w:r>
        <w:r w:rsidR="00F54946">
          <w:rPr>
            <w:lang w:val="en-US"/>
          </w:rPr>
          <w:t>ra-wave depth-averaged velocity</w:t>
        </w:r>
      </w:ins>
      <w:ins w:id="1031" w:author="Robert McCall" w:date="2015-03-05T12:32:00Z">
        <w:r w:rsidR="00F54946">
          <w:rPr>
            <w:lang w:val="en-US"/>
          </w:rPr>
          <w:t>.</w:t>
        </w:r>
      </w:ins>
    </w:p>
    <w:p w:rsidR="00921289" w:rsidRDefault="00921289" w:rsidP="002603CC">
      <w:pPr>
        <w:rPr>
          <w:ins w:id="1032" w:author="Robert McCall" w:date="2015-03-05T12:21:00Z"/>
          <w:rFonts w:cs="Tahoma"/>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ins w:id="103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137</w:instrText>
        </w:r>
        <w:r w:rsidR="00921289" w:rsidRPr="004F2B4F">
          <w:rPr>
            <w:lang w:val="en-US"/>
          </w:rPr>
          <w:instrText>)</w:instrText>
        </w:r>
      </w:ins>
      <w:del w:id="103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136</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8" type="#_x0000_t75" style="width:207.25pt;height:30.3pt" o:ole="">
            <v:imagedata r:id="rId367" o:title=""/>
          </v:shape>
          <o:OLEObject Type="Embed" ProgID="Equation.DSMT4" ShapeID="_x0000_i1188" DrawAspect="Content" ObjectID="_1487065477" r:id="rId36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35" w:author="Robert McCall" w:date="2015-03-05T12:07:00Z">
        <w:r w:rsidR="00494D6E" w:rsidDel="00494D6E">
          <w:rPr>
            <w:lang w:val="en-US"/>
          </w:rPr>
          <w:fldChar w:fldCharType="separate"/>
        </w:r>
      </w:del>
      <w:del w:id="1036" w:author="Robert McCall" w:date="2015-03-05T10:09:00Z">
        <w:r w:rsidR="00801832" w:rsidRPr="004F2B4F">
          <w:rPr>
            <w:lang w:val="en-US"/>
          </w:rPr>
          <w:fldChar w:fldCharType="end"/>
        </w:r>
      </w:del>
      <w:bookmarkStart w:id="1037"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38" w:author="Robert McCall" w:date="2015-03-05T12:21:00Z">
        <w:r w:rsidR="00921289">
          <w:rPr>
            <w:noProof/>
            <w:lang w:val="en-US"/>
          </w:rPr>
          <w:instrText>138</w:instrText>
        </w:r>
      </w:ins>
      <w:del w:id="1039" w:author="Robert McCall" w:date="2015-03-05T10:26:00Z">
        <w:r w:rsidR="00B67CDE" w:rsidDel="00787794">
          <w:rPr>
            <w:noProof/>
            <w:lang w:val="en-US"/>
          </w:rPr>
          <w:delInstrText>137</w:delInstrText>
        </w:r>
      </w:del>
      <w:r w:rsidR="00801832" w:rsidRPr="004F2B4F">
        <w:rPr>
          <w:lang w:val="en-US"/>
        </w:rPr>
        <w:fldChar w:fldCharType="end"/>
      </w:r>
      <w:r w:rsidR="00801832" w:rsidRPr="004F2B4F">
        <w:rPr>
          <w:lang w:val="en-US"/>
        </w:rPr>
        <w:instrText>)</w:instrText>
      </w:r>
      <w:bookmarkEnd w:id="103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With</w:t>
      </w:r>
      <w:ins w:id="1040" w:author="Robert McCall" w:date="2015-03-05T12:32:00Z">
        <w:r w:rsidR="00B1793A">
          <w:rPr>
            <w:rFonts w:cs="Tahoma"/>
            <w:lang w:val="en-US"/>
          </w:rPr>
          <w:t xml:space="preserve"> </w:t>
        </w:r>
      </w:ins>
      <w:proofErr w:type="gramEnd"/>
      <w:del w:id="1041" w:author="Robert McCall" w:date="2015-03-05T12:32:00Z">
        <w:r w:rsidRPr="004F2B4F" w:rsidDel="00B1793A">
          <w:rPr>
            <w:rFonts w:cs="Tahoma"/>
            <w:lang w:val="en-US"/>
          </w:rPr>
          <w:delText xml:space="preserve"> </w:delText>
        </w:r>
      </w:del>
      <w:r w:rsidRPr="004F2B4F">
        <w:rPr>
          <w:rFonts w:cs="Tahoma"/>
          <w:position w:val="-12"/>
          <w:lang w:val="en-US"/>
        </w:rPr>
        <w:object w:dxaOrig="1620" w:dyaOrig="340">
          <v:shape id="_x0000_i1189" type="#_x0000_t75" style="width:80.75pt;height:17.5pt" o:ole="">
            <v:imagedata r:id="rId369" o:title=""/>
          </v:shape>
          <o:OLEObject Type="Embed" ProgID="Equation.DSMT4" ShapeID="_x0000_i1189" DrawAspect="Content" ObjectID="_1487065478" r:id="rId370"/>
        </w:object>
      </w:r>
      <w:r w:rsidRPr="004F2B4F">
        <w:rPr>
          <w:rFonts w:cs="Tahoma"/>
          <w:lang w:val="en-US"/>
        </w:rPr>
        <w:t>,</w:t>
      </w:r>
      <w:r w:rsidRPr="004F2B4F">
        <w:rPr>
          <w:rFonts w:cs="Tahoma"/>
          <w:position w:val="-12"/>
          <w:lang w:val="en-US"/>
        </w:rPr>
        <w:object w:dxaOrig="1579" w:dyaOrig="340">
          <v:shape id="_x0000_i1190" type="#_x0000_t75" style="width:79.4pt;height:17.5pt" o:ole="">
            <v:imagedata r:id="rId371" o:title=""/>
          </v:shape>
          <o:OLEObject Type="Embed" ProgID="Equation.DSMT4" ShapeID="_x0000_i1190" DrawAspect="Content" ObjectID="_1487065479" r:id="rId372"/>
        </w:object>
      </w:r>
      <w:r w:rsidRPr="004F2B4F">
        <w:rPr>
          <w:rFonts w:cs="Tahoma"/>
          <w:lang w:val="en-US"/>
        </w:rPr>
        <w:t xml:space="preserve"> and the water depth is defined by a first order accur</w:t>
      </w:r>
      <w:bookmarkStart w:id="1042" w:name="_GoBack"/>
      <w:bookmarkEnd w:id="1042"/>
      <w:r w:rsidRPr="004F2B4F">
        <w:rPr>
          <w:rFonts w:cs="Tahoma"/>
          <w:lang w:val="en-US"/>
        </w:rPr>
        <w:t xml:space="preserve">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91" type="#_x0000_t75" style="width:242.25pt;height:54.5pt" o:ole="">
            <v:imagedata r:id="rId373" o:title=""/>
          </v:shape>
          <o:OLEObject Type="Embed" ProgID="Equation.DSMT4" ShapeID="_x0000_i1191" DrawAspect="Content" ObjectID="_1487065480" r:id="rId37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43" w:author="Robert McCall" w:date="2015-03-05T12:07:00Z">
        <w:r w:rsidR="00494D6E" w:rsidDel="00494D6E">
          <w:rPr>
            <w:lang w:val="en-US"/>
          </w:rPr>
          <w:fldChar w:fldCharType="separate"/>
        </w:r>
      </w:del>
      <w:del w:id="1044" w:author="Robert McCall" w:date="2015-03-05T10:09:00Z">
        <w:r w:rsidR="00801832" w:rsidRPr="004F2B4F">
          <w:rPr>
            <w:lang w:val="en-US"/>
          </w:rPr>
          <w:fldChar w:fldCharType="end"/>
        </w:r>
      </w:del>
      <w:bookmarkStart w:id="1045"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46" w:author="Robert McCall" w:date="2015-03-05T12:21:00Z">
        <w:r w:rsidR="00921289">
          <w:rPr>
            <w:noProof/>
            <w:lang w:val="en-US"/>
          </w:rPr>
          <w:instrText>139</w:instrText>
        </w:r>
      </w:ins>
      <w:del w:id="1047" w:author="Robert McCall" w:date="2015-03-05T10:26:00Z">
        <w:r w:rsidR="00B67CDE" w:rsidDel="00787794">
          <w:rPr>
            <w:noProof/>
            <w:lang w:val="en-US"/>
          </w:rPr>
          <w:delInstrText>138</w:delInstrText>
        </w:r>
      </w:del>
      <w:r w:rsidR="00801832" w:rsidRPr="004F2B4F">
        <w:rPr>
          <w:lang w:val="en-US"/>
        </w:rPr>
        <w:fldChar w:fldCharType="end"/>
      </w:r>
      <w:r w:rsidR="00801832" w:rsidRPr="004F2B4F">
        <w:rPr>
          <w:lang w:val="en-US"/>
        </w:rPr>
        <w:instrText>)</w:instrText>
      </w:r>
      <w:bookmarkEnd w:id="1045"/>
      <w:r w:rsidR="00801832" w:rsidRPr="004F2B4F">
        <w:rPr>
          <w:lang w:val="en-US"/>
        </w:rPr>
        <w:fldChar w:fldCharType="end"/>
      </w:r>
    </w:p>
    <w:p w:rsidR="00A52150" w:rsidRPr="004F2B4F" w:rsidRDefault="00A52150" w:rsidP="002603CC">
      <w:pPr>
        <w:rPr>
          <w:lang w:val="en-US"/>
        </w:rPr>
      </w:pPr>
    </w:p>
    <w:p w:rsidR="00A52150" w:rsidRPr="004F2B4F" w:rsidRDefault="00494D6E" w:rsidP="002603CC">
      <w:pPr>
        <w:rPr>
          <w:lang w:val="en-US"/>
        </w:rPr>
      </w:pPr>
      <w:ins w:id="1048" w:author="Robert McCall" w:date="2015-03-05T12:07:00Z">
        <w:r>
          <w:rPr>
            <w:lang w:val="en-US"/>
          </w:rPr>
          <w:t xml:space="preserve">In </w:t>
        </w:r>
        <w:r>
          <w:rPr>
            <w:lang w:val="en-US"/>
          </w:rPr>
          <w:fldChar w:fldCharType="begin"/>
        </w:r>
        <w:r>
          <w:rPr>
            <w:lang w:val="en-US"/>
          </w:rPr>
          <w:instrText xml:space="preserve"> GOTOBUTTON ZEqnNum559032  \* MERGEFORMAT </w:instrText>
        </w:r>
        <w:r>
          <w:rPr>
            <w:lang w:val="en-US"/>
          </w:rPr>
          <w:fldChar w:fldCharType="begin"/>
        </w:r>
        <w:r>
          <w:rPr>
            <w:lang w:val="en-US"/>
          </w:rPr>
          <w:instrText xml:space="preserve"> REF ZEqnNum559032 \* Charformat \! \* MERGEFORMAT </w:instrText>
        </w:r>
      </w:ins>
      <w:r>
        <w:rPr>
          <w:lang w:val="en-US"/>
        </w:rPr>
        <w:fldChar w:fldCharType="separate"/>
      </w:r>
      <w:ins w:id="104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139</w:instrText>
        </w:r>
        <w:r w:rsidR="00921289" w:rsidRPr="004F2B4F">
          <w:rPr>
            <w:lang w:val="en-US"/>
          </w:rPr>
          <w:instrText>)</w:instrText>
        </w:r>
      </w:ins>
      <w:ins w:id="1050" w:author="Robert McCall" w:date="2015-03-05T12:07:00Z">
        <w:r>
          <w:rPr>
            <w:lang w:val="en-US"/>
          </w:rPr>
          <w:fldChar w:fldCharType="end"/>
        </w:r>
        <w:r>
          <w:rPr>
            <w:lang w:val="en-US"/>
          </w:rPr>
          <w:fldChar w:fldCharType="end"/>
        </w:r>
        <w:r>
          <w:rPr>
            <w:lang w:val="en-US"/>
          </w:rPr>
          <w:t xml:space="preserve"> </w:t>
        </w:r>
      </w:ins>
      <w:ins w:id="1051" w:author="Robert McCall" w:date="2015-03-05T12:08:00Z">
        <w:r w:rsidRPr="003C50B3">
          <w:rPr>
            <w:i/>
            <w:lang w:val="en-US"/>
            <w:rPrChange w:id="1052" w:author="Robert McCall" w:date="2015-03-05T12:09:00Z">
              <w:rPr>
                <w:lang w:val="en-US"/>
              </w:rPr>
            </w:rPrChange>
          </w:rPr>
          <w:t>ζ</w:t>
        </w:r>
        <w:r>
          <w:rPr>
            <w:lang w:val="en-US"/>
          </w:rPr>
          <w:t xml:space="preserve"> is the surface elevation above the still water level and </w:t>
        </w:r>
        <w:r>
          <w:rPr>
            <w:i/>
            <w:lang w:val="en-US"/>
          </w:rPr>
          <w:t>d</w:t>
        </w:r>
        <w:r>
          <w:rPr>
            <w:lang w:val="en-US"/>
          </w:rPr>
          <w:t xml:space="preserve"> is the water depth from the still water level to the bed.</w:t>
        </w:r>
      </w:ins>
      <w:ins w:id="1053" w:author="Robert McCall" w:date="2015-03-05T12:09:00Z">
        <w:r>
          <w:rPr>
            <w:lang w:val="en-US"/>
          </w:rPr>
          <w:t xml:space="preserve"> </w:t>
        </w:r>
      </w:ins>
      <w:r w:rsidR="00A52150" w:rsidRPr="004F2B4F">
        <w:rPr>
          <w:lang w:val="en-US"/>
        </w:rPr>
        <w:t xml:space="preserve">The resulting scheme is only first order accurate by virtue of the upwind interpolations and mass conservative. When first order computations are considered accurate enough </w:t>
      </w:r>
      <w:r w:rsidR="00A52150" w:rsidRPr="004F2B4F">
        <w:rPr>
          <w:position w:val="-10"/>
          <w:lang w:val="en-US"/>
        </w:rPr>
        <w:object w:dxaOrig="380" w:dyaOrig="320">
          <v:shape id="_x0000_i1192" type="#_x0000_t75" style="width:18.85pt;height:15.5pt" o:ole="">
            <v:imagedata r:id="rId375" o:title=""/>
          </v:shape>
          <o:OLEObject Type="Embed" ProgID="Equation.DSMT4" ShapeID="_x0000_i1192" DrawAspect="Content" ObjectID="_1487065481" r:id="rId376"/>
        </w:object>
      </w:r>
      <w:r w:rsidR="00A52150" w:rsidRPr="004F2B4F">
        <w:rPr>
          <w:lang w:val="en-US"/>
        </w:rPr>
        <w:t xml:space="preserve"> is set </w:t>
      </w:r>
      <w:proofErr w:type="gramStart"/>
      <w:r w:rsidR="00A52150" w:rsidRPr="004F2B4F">
        <w:rPr>
          <w:lang w:val="en-US"/>
        </w:rPr>
        <w:t xml:space="preserve">to </w:t>
      </w:r>
      <w:proofErr w:type="gramEnd"/>
      <w:r w:rsidR="00A52150" w:rsidRPr="004F2B4F">
        <w:rPr>
          <w:position w:val="-10"/>
          <w:lang w:val="en-US"/>
        </w:rPr>
        <w:object w:dxaOrig="340" w:dyaOrig="320">
          <v:shape id="_x0000_i1193" type="#_x0000_t75" style="width:17.5pt;height:15.5pt" o:ole="">
            <v:imagedata r:id="rId377" o:title=""/>
          </v:shape>
          <o:OLEObject Type="Embed" ProgID="Equation.DSMT4" ShapeID="_x0000_i1193" DrawAspect="Content" ObjectID="_1487065482" r:id="rId378"/>
        </w:object>
      </w:r>
      <w:r w:rsidR="00A52150"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4" type="#_x0000_t75" style="width:240.2pt;height:30.3pt" o:ole="">
            <v:imagedata r:id="rId379" o:title=""/>
          </v:shape>
          <o:OLEObject Type="Embed" ProgID="Equation.DSMT4" ShapeID="_x0000_i1194" DrawAspect="Content" ObjectID="_1487065483" r:id="rId38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54" w:author="Robert McCall" w:date="2015-03-05T12:07:00Z">
        <w:r w:rsidR="00494D6E" w:rsidDel="00494D6E">
          <w:rPr>
            <w:lang w:val="en-US"/>
          </w:rPr>
          <w:fldChar w:fldCharType="separate"/>
        </w:r>
      </w:del>
      <w:del w:id="1055" w:author="Robert McCall" w:date="2015-03-05T10:09:00Z">
        <w:r w:rsidR="00801832" w:rsidRPr="004F2B4F">
          <w:rPr>
            <w:lang w:val="en-US"/>
          </w:rPr>
          <w:fldChar w:fldCharType="end"/>
        </w:r>
      </w:del>
      <w:bookmarkStart w:id="1056"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57" w:author="Robert McCall" w:date="2015-03-05T12:21:00Z">
        <w:r w:rsidR="00921289">
          <w:rPr>
            <w:noProof/>
            <w:lang w:val="en-US"/>
          </w:rPr>
          <w:instrText>140</w:instrText>
        </w:r>
      </w:ins>
      <w:del w:id="1058" w:author="Robert McCall" w:date="2015-03-05T10:26:00Z">
        <w:r w:rsidR="00B67CDE" w:rsidDel="00787794">
          <w:rPr>
            <w:noProof/>
            <w:lang w:val="en-US"/>
          </w:rPr>
          <w:delInstrText>139</w:delInstrText>
        </w:r>
      </w:del>
      <w:r w:rsidR="00801832" w:rsidRPr="004F2B4F">
        <w:rPr>
          <w:lang w:val="en-US"/>
        </w:rPr>
        <w:fldChar w:fldCharType="end"/>
      </w:r>
      <w:r w:rsidR="00801832" w:rsidRPr="004F2B4F">
        <w:rPr>
          <w:lang w:val="en-US"/>
        </w:rPr>
        <w:instrText>)</w:instrText>
      </w:r>
      <w:bookmarkEnd w:id="105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lastRenderedPageBreak/>
        <w:t xml:space="preserve">With </w:t>
      </w:r>
      <w:r w:rsidRPr="004F2B4F">
        <w:rPr>
          <w:rFonts w:cs="Tahoma"/>
          <w:position w:val="-12"/>
          <w:lang w:val="en-US"/>
        </w:rPr>
        <w:object w:dxaOrig="1920" w:dyaOrig="340">
          <v:shape id="_x0000_i1195" type="#_x0000_t75" style="width:96.9pt;height:17.5pt" o:ole="">
            <v:imagedata r:id="rId381" o:title=""/>
          </v:shape>
          <o:OLEObject Type="Embed" ProgID="Equation.DSMT4" ShapeID="_x0000_i1195" DrawAspect="Content" ObjectID="_1487065484" r:id="rId382"/>
        </w:object>
      </w:r>
      <w:r w:rsidRPr="004F2B4F">
        <w:rPr>
          <w:rFonts w:cs="Tahoma"/>
          <w:lang w:val="en-US"/>
        </w:rPr>
        <w:t xml:space="preserve"> and </w:t>
      </w:r>
      <w:r w:rsidRPr="004F2B4F">
        <w:rPr>
          <w:rFonts w:cs="Tahoma"/>
          <w:position w:val="-8"/>
          <w:lang w:val="en-US"/>
        </w:rPr>
        <w:object w:dxaOrig="620" w:dyaOrig="300">
          <v:shape id="_x0000_i1196" type="#_x0000_t75" style="width:30.3pt;height:14.8pt" o:ole="">
            <v:imagedata r:id="rId383" o:title=""/>
          </v:shape>
          <o:OLEObject Type="Embed" ProgID="Equation.DSMT4" ShapeID="_x0000_i1196" DrawAspect="Content" ObjectID="_1487065485" r:id="rId384"/>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7" type="#_x0000_t75" style="width:390.3pt;height:30.3pt" o:ole="">
            <v:imagedata r:id="rId385" o:title=""/>
          </v:shape>
          <o:OLEObject Type="Embed" ProgID="Equation.DSMT4" ShapeID="_x0000_i1197" DrawAspect="Content" ObjectID="_1487065486" r:id="rId38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59" w:author="Robert McCall" w:date="2015-03-05T12:07:00Z">
        <w:r w:rsidR="00494D6E" w:rsidDel="00494D6E">
          <w:rPr>
            <w:lang w:val="en-US"/>
          </w:rPr>
          <w:fldChar w:fldCharType="separate"/>
        </w:r>
      </w:del>
      <w:del w:id="1060" w:author="Robert McCall" w:date="2015-03-05T10:09:00Z">
        <w:r w:rsidR="00801832" w:rsidRPr="004F2B4F">
          <w:rPr>
            <w:lang w:val="en-US"/>
          </w:rPr>
          <w:fldChar w:fldCharType="end"/>
        </w:r>
      </w:del>
      <w:bookmarkStart w:id="1061"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62" w:author="Robert McCall" w:date="2015-03-05T12:21:00Z">
        <w:r w:rsidR="00921289">
          <w:rPr>
            <w:noProof/>
            <w:lang w:val="en-US"/>
          </w:rPr>
          <w:instrText>141</w:instrText>
        </w:r>
      </w:ins>
      <w:del w:id="1063" w:author="Robert McCall" w:date="2015-03-05T10:26:00Z">
        <w:r w:rsidR="00B67CDE" w:rsidDel="00787794">
          <w:rPr>
            <w:noProof/>
            <w:lang w:val="en-US"/>
          </w:rPr>
          <w:delInstrText>140</w:delInstrText>
        </w:r>
      </w:del>
      <w:r w:rsidR="00801832" w:rsidRPr="004F2B4F">
        <w:rPr>
          <w:lang w:val="en-US"/>
        </w:rPr>
        <w:fldChar w:fldCharType="end"/>
      </w:r>
      <w:r w:rsidR="00801832" w:rsidRPr="004F2B4F">
        <w:rPr>
          <w:lang w:val="en-US"/>
        </w:rPr>
        <w:instrText>)</w:instrText>
      </w:r>
      <w:bookmarkEnd w:id="106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8" type="#_x0000_t75" style="width:26.25pt;height:17.5pt" o:ole="">
            <v:imagedata r:id="rId387" o:title=""/>
          </v:shape>
          <o:OLEObject Type="Embed" ProgID="Equation.DSMT4" ShapeID="_x0000_i1198" DrawAspect="Content" ObjectID="_1487065487" r:id="rId388"/>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9" type="#_x0000_t75" style="width:34.3pt;height:15.5pt" o:ole="">
            <v:imagedata r:id="rId389" o:title=""/>
          </v:shape>
          <o:OLEObject Type="Embed" ProgID="Equation.DSMT4" ShapeID="_x0000_i1199" DrawAspect="Content" ObjectID="_1487065488" r:id="rId390"/>
        </w:object>
      </w:r>
      <w:r w:rsidRPr="004F2B4F">
        <w:rPr>
          <w:lang w:val="en-US"/>
        </w:rPr>
        <w:t xml:space="preserve"> and </w:t>
      </w:r>
      <w:r w:rsidRPr="004F2B4F">
        <w:rPr>
          <w:position w:val="-8"/>
          <w:lang w:val="en-US"/>
        </w:rPr>
        <w:object w:dxaOrig="639" w:dyaOrig="300">
          <v:shape id="_x0000_i1200" type="#_x0000_t75" style="width:31.65pt;height:14.8pt" o:ole="">
            <v:imagedata r:id="rId391" o:title=""/>
          </v:shape>
          <o:OLEObject Type="Embed" ProgID="Equation.DSMT4" ShapeID="_x0000_i1200" DrawAspect="Content" ObjectID="_1487065489" r:id="rId392"/>
        </w:object>
      </w:r>
      <w:r w:rsidRPr="004F2B4F">
        <w:rPr>
          <w:lang w:val="en-US"/>
        </w:rPr>
        <w:t xml:space="preserve"> are obtained in a similar manner. Note that the total flux </w:t>
      </w:r>
      <w:r w:rsidRPr="004F2B4F">
        <w:rPr>
          <w:position w:val="-12"/>
          <w:lang w:val="en-US"/>
        </w:rPr>
        <w:object w:dxaOrig="540" w:dyaOrig="340">
          <v:shape id="_x0000_i1201" type="#_x0000_t75" style="width:26.25pt;height:17.5pt" o:ole="">
            <v:imagedata r:id="rId393" o:title=""/>
          </v:shape>
          <o:OLEObject Type="Embed" ProgID="Equation.DSMT4" ShapeID="_x0000_i1201" DrawAspect="Content" ObjectID="_1487065490" r:id="rId394"/>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202" type="#_x0000_t75" style="width:234.85pt;height:17.5pt" o:ole="">
            <v:imagedata r:id="rId395" o:title=""/>
          </v:shape>
          <o:OLEObject Type="Embed" ProgID="Equation.DSMT4" ShapeID="_x0000_i1202" DrawAspect="Content" ObjectID="_1487065491" r:id="rId39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64" w:author="Robert McCall" w:date="2015-03-05T12:07:00Z">
        <w:r w:rsidR="00494D6E" w:rsidDel="00494D6E">
          <w:rPr>
            <w:lang w:val="en-US"/>
          </w:rPr>
          <w:fldChar w:fldCharType="separate"/>
        </w:r>
      </w:del>
      <w:del w:id="1065" w:author="Robert McCall" w:date="2015-03-05T10:09:00Z">
        <w:r w:rsidR="00801832" w:rsidRPr="004F2B4F">
          <w:rPr>
            <w:lang w:val="en-US"/>
          </w:rPr>
          <w:fldChar w:fldCharType="end"/>
        </w:r>
      </w:del>
      <w:bookmarkStart w:id="1066"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67" w:author="Robert McCall" w:date="2015-03-05T12:21:00Z">
        <w:r w:rsidR="00921289">
          <w:rPr>
            <w:noProof/>
            <w:lang w:val="en-US"/>
          </w:rPr>
          <w:instrText>142</w:instrText>
        </w:r>
      </w:ins>
      <w:del w:id="1068" w:author="Robert McCall" w:date="2015-03-05T10:26:00Z">
        <w:r w:rsidR="00B67CDE" w:rsidDel="00787794">
          <w:rPr>
            <w:noProof/>
            <w:lang w:val="en-US"/>
          </w:rPr>
          <w:delInstrText>141</w:delInstrText>
        </w:r>
      </w:del>
      <w:r w:rsidR="00801832" w:rsidRPr="004F2B4F">
        <w:rPr>
          <w:lang w:val="en-US"/>
        </w:rPr>
        <w:fldChar w:fldCharType="end"/>
      </w:r>
      <w:r w:rsidR="00801832" w:rsidRPr="004F2B4F">
        <w:rPr>
          <w:lang w:val="en-US"/>
        </w:rPr>
        <w:instrText>)</w:instrText>
      </w:r>
      <w:bookmarkEnd w:id="106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1069" w:name="_Toc249984916"/>
      <w:bookmarkStart w:id="1070" w:name="_Toc249985009"/>
      <w:r w:rsidRPr="004F2B4F">
        <w:rPr>
          <w:lang w:val="en-US"/>
        </w:rPr>
        <w:t>Local continuity equation</w:t>
      </w:r>
      <w:bookmarkEnd w:id="1069"/>
      <w:bookmarkEnd w:id="1070"/>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3" type="#_x0000_t75" style="width:201.85pt;height:31.65pt" o:ole="">
            <v:imagedata r:id="rId397" o:title=""/>
          </v:shape>
          <o:OLEObject Type="Embed" ProgID="Equation.DSMT4" ShapeID="_x0000_i1203" DrawAspect="Content" ObjectID="_1487065492" r:id="rId39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71" w:author="Robert McCall" w:date="2015-03-05T12:07:00Z">
        <w:r w:rsidR="00494D6E" w:rsidDel="00494D6E">
          <w:rPr>
            <w:lang w:val="en-US"/>
          </w:rPr>
          <w:fldChar w:fldCharType="separate"/>
        </w:r>
      </w:del>
      <w:del w:id="1072" w:author="Robert McCall" w:date="2015-03-05T10:09:00Z">
        <w:r w:rsidR="00801832" w:rsidRPr="004F2B4F">
          <w:rPr>
            <w:lang w:val="en-US"/>
          </w:rPr>
          <w:fldChar w:fldCharType="end"/>
        </w:r>
      </w:del>
      <w:bookmarkStart w:id="1073"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74" w:author="Robert McCall" w:date="2015-03-05T12:21:00Z">
        <w:r w:rsidR="00921289">
          <w:rPr>
            <w:noProof/>
            <w:lang w:val="en-US"/>
          </w:rPr>
          <w:instrText>143</w:instrText>
        </w:r>
      </w:ins>
      <w:del w:id="1075" w:author="Robert McCall" w:date="2015-03-05T10:26:00Z">
        <w:r w:rsidR="00B67CDE" w:rsidDel="00787794">
          <w:rPr>
            <w:noProof/>
            <w:lang w:val="en-US"/>
          </w:rPr>
          <w:delInstrText>142</w:delInstrText>
        </w:r>
      </w:del>
      <w:r w:rsidR="00801832" w:rsidRPr="004F2B4F">
        <w:rPr>
          <w:lang w:val="en-US"/>
        </w:rPr>
        <w:fldChar w:fldCharType="end"/>
      </w:r>
      <w:r w:rsidR="00801832" w:rsidRPr="004F2B4F">
        <w:rPr>
          <w:lang w:val="en-US"/>
        </w:rPr>
        <w:instrText>)</w:instrText>
      </w:r>
      <w:bookmarkEnd w:id="107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4" type="#_x0000_t75" style="width:423.95pt;height:30.3pt" o:ole="">
            <v:imagedata r:id="rId399" o:title=""/>
          </v:shape>
          <o:OLEObject Type="Embed" ProgID="Equation.DSMT4" ShapeID="_x0000_i1204" DrawAspect="Content" ObjectID="_1487065493" r:id="rId40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76" w:author="Robert McCall" w:date="2015-03-05T12:07:00Z">
        <w:r w:rsidR="00494D6E" w:rsidDel="00494D6E">
          <w:rPr>
            <w:lang w:val="en-US"/>
          </w:rPr>
          <w:fldChar w:fldCharType="separate"/>
        </w:r>
      </w:del>
      <w:del w:id="1077" w:author="Robert McCall" w:date="2015-03-05T10:09:00Z">
        <w:r w:rsidR="00801832" w:rsidRPr="004F2B4F">
          <w:rPr>
            <w:lang w:val="en-US"/>
          </w:rPr>
          <w:fldChar w:fldCharType="end"/>
        </w:r>
      </w:del>
      <w:bookmarkStart w:id="1078"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79" w:author="Robert McCall" w:date="2015-03-05T12:21:00Z">
        <w:r w:rsidR="00921289">
          <w:rPr>
            <w:noProof/>
            <w:lang w:val="en-US"/>
          </w:rPr>
          <w:instrText>144</w:instrText>
        </w:r>
      </w:ins>
      <w:del w:id="1080" w:author="Robert McCall" w:date="2015-03-05T10:26:00Z">
        <w:r w:rsidR="00B67CDE" w:rsidDel="00787794">
          <w:rPr>
            <w:noProof/>
            <w:lang w:val="en-US"/>
          </w:rPr>
          <w:delInstrText>143</w:delInstrText>
        </w:r>
      </w:del>
      <w:r w:rsidR="00801832" w:rsidRPr="004F2B4F">
        <w:rPr>
          <w:lang w:val="en-US"/>
        </w:rPr>
        <w:fldChar w:fldCharType="end"/>
      </w:r>
      <w:r w:rsidR="00801832" w:rsidRPr="004F2B4F">
        <w:rPr>
          <w:lang w:val="en-US"/>
        </w:rPr>
        <w:instrText>)</w:instrText>
      </w:r>
      <w:bookmarkEnd w:id="107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5" type="#_x0000_t75" style="width:47.1pt;height:15.5pt" o:ole="">
            <v:imagedata r:id="rId401" o:title=""/>
          </v:shape>
          <o:OLEObject Type="Embed" ProgID="Equation.DSMT4" ShapeID="_x0000_i1205" DrawAspect="Content" ObjectID="_1487065494" r:id="rId402"/>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1081" w:name="_Toc249984917"/>
      <w:bookmarkStart w:id="1082" w:name="_Toc249985010"/>
      <w:r w:rsidRPr="004F2B4F">
        <w:rPr>
          <w:lang w:val="en-US"/>
        </w:rPr>
        <w:t>Horizontal Momentum</w:t>
      </w:r>
      <w:bookmarkEnd w:id="1081"/>
      <w:bookmarkEnd w:id="1082"/>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6" type="#_x0000_t75" style="width:18.85pt;height:12.1pt" o:ole="">
            <v:imagedata r:id="rId403" o:title=""/>
          </v:shape>
          <o:OLEObject Type="Embed" ProgID="Equation.DSMT4" ShapeID="_x0000_i1206" DrawAspect="Content" ObjectID="_1487065495" r:id="rId404"/>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7" type="#_x0000_t75" style="width:345.2pt;height:29.6pt" o:ole="">
            <v:imagedata r:id="rId405" o:title=""/>
          </v:shape>
          <o:OLEObject Type="Embed" ProgID="Equation.DSMT4" ShapeID="_x0000_i1207" DrawAspect="Content" ObjectID="_1487065496" r:id="rId40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83" w:author="Robert McCall" w:date="2015-03-05T12:07:00Z">
        <w:r w:rsidR="00494D6E" w:rsidDel="00494D6E">
          <w:rPr>
            <w:lang w:val="en-US"/>
          </w:rPr>
          <w:fldChar w:fldCharType="separate"/>
        </w:r>
      </w:del>
      <w:del w:id="1084" w:author="Robert McCall" w:date="2015-03-05T10:09:00Z">
        <w:r w:rsidR="00801832" w:rsidRPr="004F2B4F">
          <w:rPr>
            <w:lang w:val="en-US"/>
          </w:rPr>
          <w:fldChar w:fldCharType="end"/>
        </w:r>
      </w:del>
      <w:bookmarkStart w:id="1085"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86" w:author="Robert McCall" w:date="2015-03-05T12:21:00Z">
        <w:r w:rsidR="00921289">
          <w:rPr>
            <w:noProof/>
            <w:lang w:val="en-US"/>
          </w:rPr>
          <w:instrText>145</w:instrText>
        </w:r>
      </w:ins>
      <w:del w:id="1087" w:author="Robert McCall" w:date="2015-03-05T10:26:00Z">
        <w:r w:rsidR="00B67CDE" w:rsidDel="00787794">
          <w:rPr>
            <w:noProof/>
            <w:lang w:val="en-US"/>
          </w:rPr>
          <w:delInstrText>144</w:delInstrText>
        </w:r>
      </w:del>
      <w:r w:rsidR="00801832" w:rsidRPr="004F2B4F">
        <w:rPr>
          <w:lang w:val="en-US"/>
        </w:rPr>
        <w:fldChar w:fldCharType="end"/>
      </w:r>
      <w:r w:rsidR="00801832" w:rsidRPr="004F2B4F">
        <w:rPr>
          <w:lang w:val="en-US"/>
        </w:rPr>
        <w:instrText>)</w:instrText>
      </w:r>
      <w:bookmarkEnd w:id="108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lastRenderedPageBreak/>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8" type="#_x0000_t75" style="width:341.15pt;height:69.3pt" o:ole="">
            <v:imagedata r:id="rId407" o:title=""/>
          </v:shape>
          <o:OLEObject Type="Embed" ProgID="Equation.DSMT4" ShapeID="_x0000_i1208" DrawAspect="Content" ObjectID="_1487065497" r:id="rId40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88" w:author="Robert McCall" w:date="2015-03-05T12:07:00Z">
        <w:r w:rsidR="00494D6E" w:rsidDel="00494D6E">
          <w:rPr>
            <w:lang w:val="en-US"/>
          </w:rPr>
          <w:fldChar w:fldCharType="separate"/>
        </w:r>
      </w:del>
      <w:del w:id="1089" w:author="Robert McCall" w:date="2015-03-05T10:09:00Z">
        <w:r w:rsidR="00801832" w:rsidRPr="004F2B4F">
          <w:rPr>
            <w:lang w:val="en-US"/>
          </w:rPr>
          <w:fldChar w:fldCharType="end"/>
        </w:r>
      </w:del>
      <w:bookmarkStart w:id="1090"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91" w:author="Robert McCall" w:date="2015-03-05T12:21:00Z">
        <w:r w:rsidR="00921289">
          <w:rPr>
            <w:noProof/>
            <w:lang w:val="en-US"/>
          </w:rPr>
          <w:instrText>146</w:instrText>
        </w:r>
      </w:ins>
      <w:del w:id="1092" w:author="Robert McCall" w:date="2015-03-05T10:26:00Z">
        <w:r w:rsidR="00B67CDE" w:rsidDel="00787794">
          <w:rPr>
            <w:noProof/>
            <w:lang w:val="en-US"/>
          </w:rPr>
          <w:delInstrText>145</w:delInstrText>
        </w:r>
      </w:del>
      <w:r w:rsidR="00801832" w:rsidRPr="004F2B4F">
        <w:rPr>
          <w:lang w:val="en-US"/>
        </w:rPr>
        <w:fldChar w:fldCharType="end"/>
      </w:r>
      <w:r w:rsidR="00801832" w:rsidRPr="004F2B4F">
        <w:rPr>
          <w:lang w:val="en-US"/>
        </w:rPr>
        <w:instrText>)</w:instrText>
      </w:r>
      <w:bookmarkEnd w:id="109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9" type="#_x0000_t75" style="width:308.85pt;height:101.6pt" o:ole="">
            <v:imagedata r:id="rId409" o:title=""/>
          </v:shape>
          <o:OLEObject Type="Embed" ProgID="Equation.DSMT4" ShapeID="_x0000_i1209" DrawAspect="Content" ObjectID="_1487065498" r:id="rId41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93" w:author="Robert McCall" w:date="2015-03-05T12:07:00Z">
        <w:r w:rsidR="00494D6E" w:rsidDel="00494D6E">
          <w:rPr>
            <w:lang w:val="en-US"/>
          </w:rPr>
          <w:fldChar w:fldCharType="separate"/>
        </w:r>
      </w:del>
      <w:del w:id="1094"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95" w:author="Robert McCall" w:date="2015-03-05T12:21:00Z">
        <w:r w:rsidR="00921289">
          <w:rPr>
            <w:noProof/>
            <w:lang w:val="en-US"/>
          </w:rPr>
          <w:instrText>147</w:instrText>
        </w:r>
      </w:ins>
      <w:del w:id="1096" w:author="Robert McCall" w:date="2015-03-05T10:26:00Z">
        <w:r w:rsidR="00B67CDE" w:rsidDel="00787794">
          <w:rPr>
            <w:noProof/>
            <w:lang w:val="en-US"/>
          </w:rPr>
          <w:delInstrText>146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10" type="#_x0000_t75" style="width:27.6pt;height:17.5pt" o:ole="">
            <v:imagedata r:id="rId411" o:title=""/>
          </v:shape>
          <o:OLEObject Type="Embed" ProgID="Equation.DSMT4" ShapeID="_x0000_i1210" DrawAspect="Content" ObjectID="_1487065499" r:id="rId412"/>
        </w:object>
      </w:r>
      <w:r w:rsidRPr="004F2B4F">
        <w:rPr>
          <w:rFonts w:cs="Tahoma"/>
          <w:lang w:val="en-US"/>
        </w:rPr>
        <w:t xml:space="preserve"> and </w:t>
      </w:r>
      <w:r w:rsidRPr="004F2B4F">
        <w:rPr>
          <w:rFonts w:cs="Tahoma"/>
          <w:position w:val="-12"/>
          <w:lang w:val="en-US"/>
        </w:rPr>
        <w:object w:dxaOrig="660" w:dyaOrig="400">
          <v:shape id="_x0000_i1211" type="#_x0000_t75" style="width:32.95pt;height:20.2pt" o:ole="">
            <v:imagedata r:id="rId413" o:title=""/>
          </v:shape>
          <o:OLEObject Type="Embed" ProgID="Equation.DSMT4" ShapeID="_x0000_i1211" DrawAspect="Content" ObjectID="_1487065500" r:id="rId414"/>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12" type="#_x0000_t75" style="width:89.5pt;height:15.5pt" o:ole="">
            <v:imagedata r:id="rId415" o:title=""/>
          </v:shape>
          <o:OLEObject Type="Embed" ProgID="Equation.DSMT4" ShapeID="_x0000_i1212" DrawAspect="Content" ObjectID="_1487065501" r:id="rId41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97" w:author="Robert McCall" w:date="2015-03-05T12:07:00Z">
        <w:r w:rsidR="00494D6E" w:rsidDel="00494D6E">
          <w:rPr>
            <w:lang w:val="en-US"/>
          </w:rPr>
          <w:fldChar w:fldCharType="separate"/>
        </w:r>
      </w:del>
      <w:del w:id="1098" w:author="Robert McCall" w:date="2015-03-05T10:09:00Z">
        <w:r w:rsidR="00801832" w:rsidRPr="004F2B4F">
          <w:rPr>
            <w:lang w:val="en-US"/>
          </w:rPr>
          <w:fldChar w:fldCharType="end"/>
        </w:r>
      </w:del>
      <w:bookmarkStart w:id="1099"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00" w:author="Robert McCall" w:date="2015-03-05T12:21:00Z">
        <w:r w:rsidR="00921289">
          <w:rPr>
            <w:noProof/>
            <w:lang w:val="en-US"/>
          </w:rPr>
          <w:instrText>148</w:instrText>
        </w:r>
      </w:ins>
      <w:del w:id="1101" w:author="Robert McCall" w:date="2015-03-05T10:26:00Z">
        <w:r w:rsidR="00B67CDE" w:rsidDel="00787794">
          <w:rPr>
            <w:noProof/>
            <w:lang w:val="en-US"/>
          </w:rPr>
          <w:delInstrText>147</w:delInstrText>
        </w:r>
      </w:del>
      <w:r w:rsidR="00801832" w:rsidRPr="004F2B4F">
        <w:rPr>
          <w:lang w:val="en-US"/>
        </w:rPr>
        <w:fldChar w:fldCharType="end"/>
      </w:r>
      <w:r w:rsidR="00801832" w:rsidRPr="004F2B4F">
        <w:rPr>
          <w:lang w:val="en-US"/>
        </w:rPr>
        <w:instrText>)</w:instrText>
      </w:r>
      <w:bookmarkEnd w:id="109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3" type="#_x0000_t75" style="width:29.6pt;height:15.5pt" o:ole="">
            <v:imagedata r:id="rId417" o:title=""/>
          </v:shape>
          <o:OLEObject Type="Embed" ProgID="Equation.DSMT4" ShapeID="_x0000_i1213" DrawAspect="Content" ObjectID="_1487065502" r:id="rId418"/>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4" type="#_x0000_t75" style="width:20.2pt;height:15.5pt" o:ole="">
            <v:imagedata r:id="rId419" o:title=""/>
          </v:shape>
          <o:OLEObject Type="Embed" ProgID="Equation.DSMT4" ShapeID="_x0000_i1214" DrawAspect="Content" ObjectID="_1487065503" r:id="rId420"/>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5" type="#_x0000_t75" style="width:29.6pt;height:15.5pt" o:ole="">
            <v:imagedata r:id="rId421" o:title=""/>
          </v:shape>
          <o:OLEObject Type="Embed" ProgID="Equation.DSMT4" ShapeID="_x0000_i1215" DrawAspect="Content" ObjectID="_1487065504" r:id="rId422"/>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6" type="#_x0000_t75" style="width:391.65pt;height:30.3pt" o:ole="">
            <v:imagedata r:id="rId423" o:title=""/>
          </v:shape>
          <o:OLEObject Type="Embed" ProgID="Equation.DSMT4" ShapeID="_x0000_i1216" DrawAspect="Content" ObjectID="_1487065505" r:id="rId42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02" w:author="Robert McCall" w:date="2015-03-05T12:07:00Z">
        <w:r w:rsidR="00494D6E" w:rsidDel="00494D6E">
          <w:rPr>
            <w:lang w:val="en-US"/>
          </w:rPr>
          <w:fldChar w:fldCharType="separate"/>
        </w:r>
      </w:del>
      <w:del w:id="1103"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04" w:author="Robert McCall" w:date="2015-03-05T12:21:00Z">
        <w:r w:rsidR="00921289">
          <w:rPr>
            <w:noProof/>
            <w:lang w:val="en-US"/>
          </w:rPr>
          <w:instrText>149</w:instrText>
        </w:r>
      </w:ins>
      <w:del w:id="1105" w:author="Robert McCall" w:date="2015-03-05T10:26:00Z">
        <w:r w:rsidR="00B67CDE" w:rsidDel="00787794">
          <w:rPr>
            <w:noProof/>
            <w:lang w:val="en-US"/>
          </w:rPr>
          <w:delInstrText>148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7" type="#_x0000_t75" style="width:24.2pt;height:15.5pt" o:ole="">
            <v:imagedata r:id="rId425" o:title=""/>
          </v:shape>
          <o:OLEObject Type="Embed" ProgID="Equation.DSMT4" ShapeID="_x0000_i1217" DrawAspect="Content" ObjectID="_1487065506" r:id="rId426"/>
        </w:object>
      </w:r>
      <w:r w:rsidRPr="004F2B4F">
        <w:rPr>
          <w:lang w:val="en-US"/>
        </w:rPr>
        <w:t>represents the average pressure over the vertical which is approximated with</w:t>
      </w:r>
      <w:r w:rsidRPr="004F2B4F">
        <w:rPr>
          <w:position w:val="-10"/>
          <w:lang w:val="en-US"/>
        </w:rPr>
        <w:object w:dxaOrig="1240" w:dyaOrig="320">
          <v:shape id="_x0000_i1218" type="#_x0000_t75" style="width:61.25pt;height:15.5pt" o:ole="">
            <v:imagedata r:id="rId427" o:title=""/>
          </v:shape>
          <o:OLEObject Type="Embed" ProgID="Equation.DSMT4" ShapeID="_x0000_i1218" DrawAspect="Content" ObjectID="_1487065507" r:id="rId428"/>
        </w:object>
      </w:r>
      <w:r w:rsidRPr="004F2B4F">
        <w:rPr>
          <w:lang w:val="en-US"/>
        </w:rPr>
        <w:t xml:space="preserve">, in which </w:t>
      </w:r>
      <w:r w:rsidRPr="004F2B4F">
        <w:rPr>
          <w:position w:val="-10"/>
          <w:lang w:val="en-US"/>
        </w:rPr>
        <w:object w:dxaOrig="480" w:dyaOrig="320">
          <v:shape id="_x0000_i1219" type="#_x0000_t75" style="width:24.2pt;height:15.5pt" o:ole="">
            <v:imagedata r:id="rId429" o:title=""/>
          </v:shape>
          <o:OLEObject Type="Embed" ProgID="Equation.DSMT4" ShapeID="_x0000_i1219" DrawAspect="Content" ObjectID="_1487065508" r:id="rId430"/>
        </w:object>
      </w:r>
      <w:r w:rsidRPr="004F2B4F">
        <w:rPr>
          <w:lang w:val="en-US"/>
        </w:rPr>
        <w:t xml:space="preserve"> is the pressure at the bottom. Furthermore </w:t>
      </w:r>
      <w:r w:rsidRPr="004F2B4F">
        <w:rPr>
          <w:position w:val="-12"/>
          <w:lang w:val="en-US"/>
        </w:rPr>
        <w:object w:dxaOrig="480" w:dyaOrig="340">
          <v:shape id="_x0000_i1220" type="#_x0000_t75" style="width:24.2pt;height:17.5pt" o:ole="">
            <v:imagedata r:id="rId431" o:title=""/>
          </v:shape>
          <o:OLEObject Type="Embed" ProgID="Equation.DSMT4" ShapeID="_x0000_i1220" DrawAspect="Content" ObjectID="_1487065509" r:id="rId432"/>
        </w:object>
      </w:r>
      <w:r w:rsidRPr="004F2B4F">
        <w:rPr>
          <w:lang w:val="en-US"/>
        </w:rPr>
        <w:t xml:space="preserve"> is given as</w:t>
      </w:r>
      <w:r w:rsidRPr="004F2B4F">
        <w:rPr>
          <w:position w:val="-14"/>
          <w:lang w:val="en-US"/>
        </w:rPr>
        <w:object w:dxaOrig="1980" w:dyaOrig="380">
          <v:shape id="_x0000_i1221" type="#_x0000_t75" style="width:98.25pt;height:18.85pt" o:ole="">
            <v:imagedata r:id="rId433" o:title=""/>
          </v:shape>
          <o:OLEObject Type="Embed" ProgID="Equation.DSMT4" ShapeID="_x0000_i1221" DrawAspect="Content" ObjectID="_1487065510" r:id="rId434"/>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10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10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10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10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22" type="#_x0000_t75" style="width:12.1pt;height:12.1pt" o:ole="">
            <v:imagedata r:id="rId435" o:title=""/>
          </v:shape>
          <o:OLEObject Type="Embed" ProgID="Equation.DSMT4" ShapeID="_x0000_i1222" DrawAspect="Content" ObjectID="_1487065511" r:id="rId436"/>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3" type="#_x0000_t75" style="width:40.35pt;height:20.2pt" o:ole="">
            <v:imagedata r:id="rId437" o:title=""/>
          </v:shape>
          <o:OLEObject Type="Embed" ProgID="Equation.DSMT4" ShapeID="_x0000_i1223" DrawAspect="Content" ObjectID="_1487065512" r:id="rId438"/>
        </w:object>
      </w:r>
      <w:r w:rsidRPr="004F2B4F">
        <w:rPr>
          <w:rFonts w:cs="Tahoma"/>
          <w:lang w:val="en-US"/>
        </w:rPr>
        <w:t xml:space="preserve"> and </w:t>
      </w:r>
      <w:r w:rsidRPr="004F2B4F">
        <w:rPr>
          <w:rFonts w:cs="Tahoma"/>
          <w:position w:val="-16"/>
          <w:lang w:val="en-US"/>
        </w:rPr>
        <w:object w:dxaOrig="800" w:dyaOrig="420">
          <v:shape id="_x0000_i1224" type="#_x0000_t75" style="width:40.35pt;height:20.2pt" o:ole="">
            <v:imagedata r:id="rId439" o:title=""/>
          </v:shape>
          <o:OLEObject Type="Embed" ProgID="Equation.DSMT4" ShapeID="_x0000_i1224" DrawAspect="Content" ObjectID="_1487065513" r:id="rId440"/>
        </w:object>
      </w:r>
      <w:r w:rsidRPr="004F2B4F">
        <w:rPr>
          <w:rFonts w:cs="Tahoma"/>
          <w:lang w:val="en-US"/>
        </w:rPr>
        <w:t xml:space="preserve"> are approximated as </w:t>
      </w:r>
      <w:r w:rsidRPr="004F2B4F">
        <w:rPr>
          <w:rFonts w:cs="Tahoma"/>
          <w:position w:val="-12"/>
          <w:lang w:val="en-US"/>
        </w:rPr>
        <w:object w:dxaOrig="920" w:dyaOrig="360">
          <v:shape id="_x0000_i1225" type="#_x0000_t75" style="width:45.75pt;height:18.85pt" o:ole="">
            <v:imagedata r:id="rId441" o:title=""/>
          </v:shape>
          <o:OLEObject Type="Embed" ProgID="Equation.DSMT4" ShapeID="_x0000_i1225" DrawAspect="Content" ObjectID="_1487065514" r:id="rId442"/>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6" type="#_x0000_t75" style="width:45.75pt;height:15.5pt" o:ole="">
            <v:imagedata r:id="rId443" o:title=""/>
          </v:shape>
          <o:OLEObject Type="Embed" ProgID="Equation.DSMT4" ShapeID="_x0000_i1226" DrawAspect="Content" ObjectID="_1487065515" r:id="rId444"/>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ins w:id="111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138</w:instrText>
        </w:r>
        <w:r w:rsidR="00921289" w:rsidRPr="004F2B4F">
          <w:rPr>
            <w:lang w:val="en-US"/>
          </w:rPr>
          <w:instrText>)</w:instrText>
        </w:r>
      </w:ins>
      <w:del w:id="111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137</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7" type="#_x0000_t75" style="width:40.35pt;height:20.2pt" o:ole="">
            <v:imagedata r:id="rId445" o:title=""/>
          </v:shape>
          <o:OLEObject Type="Embed" ProgID="Equation.DSMT4" ShapeID="_x0000_i1227" DrawAspect="Content" ObjectID="_1487065516" r:id="rId446"/>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8" type="#_x0000_t75" style="width:319.65pt;height:30.3pt" o:ole="">
            <v:imagedata r:id="rId447" o:title=""/>
          </v:shape>
          <o:OLEObject Type="Embed" ProgID="Equation.DSMT4" ShapeID="_x0000_i1228" DrawAspect="Content" ObjectID="_1487065517" r:id="rId44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12" w:author="Robert McCall" w:date="2015-03-05T12:07:00Z">
        <w:r w:rsidR="00494D6E" w:rsidDel="00494D6E">
          <w:rPr>
            <w:lang w:val="en-US"/>
          </w:rPr>
          <w:fldChar w:fldCharType="separate"/>
        </w:r>
      </w:del>
      <w:del w:id="1113" w:author="Robert McCall" w:date="2015-03-05T10:09:00Z">
        <w:r w:rsidR="00801832" w:rsidRPr="004F2B4F">
          <w:rPr>
            <w:lang w:val="en-US"/>
          </w:rPr>
          <w:fldChar w:fldCharType="end"/>
        </w:r>
      </w:del>
      <w:bookmarkStart w:id="1114"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15" w:author="Robert McCall" w:date="2015-03-05T12:21:00Z">
        <w:r w:rsidR="00921289">
          <w:rPr>
            <w:noProof/>
            <w:lang w:val="en-US"/>
          </w:rPr>
          <w:instrText>150</w:instrText>
        </w:r>
      </w:ins>
      <w:del w:id="1116" w:author="Robert McCall" w:date="2015-03-05T10:26:00Z">
        <w:r w:rsidR="00B67CDE" w:rsidDel="00787794">
          <w:rPr>
            <w:noProof/>
            <w:lang w:val="en-US"/>
          </w:rPr>
          <w:delInstrText>149</w:delInstrText>
        </w:r>
      </w:del>
      <w:r w:rsidR="00801832" w:rsidRPr="004F2B4F">
        <w:rPr>
          <w:lang w:val="en-US"/>
        </w:rPr>
        <w:fldChar w:fldCharType="end"/>
      </w:r>
      <w:r w:rsidR="00801832" w:rsidRPr="004F2B4F">
        <w:rPr>
          <w:lang w:val="en-US"/>
        </w:rPr>
        <w:instrText>)</w:instrText>
      </w:r>
      <w:bookmarkEnd w:id="111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9" type="#_x0000_t75" style="width:366.75pt;height:18.85pt" o:ole="">
            <v:imagedata r:id="rId449" o:title=""/>
          </v:shape>
          <o:OLEObject Type="Embed" ProgID="Equation.DSMT4" ShapeID="_x0000_i1229" DrawAspect="Content" ObjectID="_1487065518" r:id="rId450"/>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ins w:id="111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150</w:instrText>
        </w:r>
        <w:r w:rsidR="00921289" w:rsidRPr="004F2B4F">
          <w:rPr>
            <w:lang w:val="en-US"/>
          </w:rPr>
          <w:instrText>)</w:instrText>
        </w:r>
      </w:ins>
      <w:del w:id="111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149</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11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12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30" type="#_x0000_t75" style="width:21.55pt;height:14.8pt" o:ole="">
            <v:imagedata r:id="rId451" o:title=""/>
          </v:shape>
          <o:OLEObject Type="Embed" ProgID="Equation.DSMT4" ShapeID="_x0000_i1230" DrawAspect="Content" ObjectID="_1487065519" r:id="rId452"/>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31" type="#_x0000_t75" style="width:374.15pt;height:125.15pt" o:ole="">
            <v:imagedata r:id="rId453" o:title=""/>
          </v:shape>
          <o:OLEObject Type="Embed" ProgID="Equation.DSMT4" ShapeID="_x0000_i1231" DrawAspect="Content" ObjectID="_1487065520" r:id="rId45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21" w:author="Robert McCall" w:date="2015-03-05T12:07:00Z">
        <w:r w:rsidR="00494D6E" w:rsidDel="00494D6E">
          <w:rPr>
            <w:lang w:val="en-US"/>
          </w:rPr>
          <w:fldChar w:fldCharType="separate"/>
        </w:r>
      </w:del>
      <w:del w:id="1122" w:author="Robert McCall" w:date="2015-03-05T10:09:00Z">
        <w:r w:rsidR="00801832" w:rsidRPr="004F2B4F">
          <w:rPr>
            <w:lang w:val="en-US"/>
          </w:rPr>
          <w:fldChar w:fldCharType="end"/>
        </w:r>
      </w:del>
      <w:bookmarkStart w:id="1123"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24" w:author="Robert McCall" w:date="2015-03-05T12:21:00Z">
        <w:r w:rsidR="00921289">
          <w:rPr>
            <w:noProof/>
            <w:lang w:val="en-US"/>
          </w:rPr>
          <w:instrText>151</w:instrText>
        </w:r>
      </w:ins>
      <w:del w:id="1125" w:author="Robert McCall" w:date="2015-03-05T10:26:00Z">
        <w:r w:rsidR="00B67CDE" w:rsidDel="00787794">
          <w:rPr>
            <w:noProof/>
            <w:lang w:val="en-US"/>
          </w:rPr>
          <w:delInstrText>150</w:delInstrText>
        </w:r>
      </w:del>
      <w:r w:rsidR="00801832" w:rsidRPr="004F2B4F">
        <w:rPr>
          <w:lang w:val="en-US"/>
        </w:rPr>
        <w:fldChar w:fldCharType="end"/>
      </w:r>
      <w:r w:rsidR="00801832" w:rsidRPr="004F2B4F">
        <w:rPr>
          <w:lang w:val="en-US"/>
        </w:rPr>
        <w:instrText>)</w:instrText>
      </w:r>
      <w:bookmarkEnd w:id="1123"/>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32" type="#_x0000_t75" style="width:24.2pt;height:15.5pt" o:ole="">
            <v:imagedata r:id="rId455" o:title=""/>
          </v:shape>
          <o:OLEObject Type="Embed" ProgID="Equation.DSMT4" ShapeID="_x0000_i1232" DrawAspect="Content" ObjectID="_1487065521" r:id="rId456"/>
        </w:object>
      </w:r>
      <w:r w:rsidRPr="004F2B4F">
        <w:rPr>
          <w:rFonts w:cs="Tahoma"/>
          <w:lang w:val="en-US"/>
        </w:rPr>
        <w:t>and</w:t>
      </w:r>
      <w:r w:rsidRPr="004F2B4F">
        <w:rPr>
          <w:rFonts w:cs="Tahoma"/>
          <w:position w:val="-10"/>
          <w:lang w:val="en-US"/>
        </w:rPr>
        <w:object w:dxaOrig="480" w:dyaOrig="320">
          <v:shape id="_x0000_i1233" type="#_x0000_t75" style="width:24.2pt;height:15.5pt" o:ole="">
            <v:imagedata r:id="rId457" o:title=""/>
          </v:shape>
          <o:OLEObject Type="Embed" ProgID="Equation.DSMT4" ShapeID="_x0000_i1233" DrawAspect="Content" ObjectID="_1487065522" r:id="rId458"/>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ins w:id="112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151</w:instrText>
        </w:r>
        <w:r w:rsidR="00921289" w:rsidRPr="004F2B4F">
          <w:rPr>
            <w:lang w:val="en-US"/>
          </w:rPr>
          <w:instrText>)</w:instrText>
        </w:r>
      </w:ins>
      <w:del w:id="112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150</w:delInstrText>
        </w:r>
        <w:r w:rsidR="00844679" w:rsidRPr="004F2B4F" w:rsidDel="005E6B98">
          <w:rPr>
            <w:lang w:val="en-US"/>
          </w:rPr>
          <w:delInstrText>)</w:delInstrText>
        </w:r>
      </w:del>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4" type="#_x0000_t75" style="width:341.85pt;height:67.3pt" o:ole="">
            <v:imagedata r:id="rId459" o:title=""/>
          </v:shape>
          <o:OLEObject Type="Embed" ProgID="Equation.DSMT4" ShapeID="_x0000_i1234" DrawAspect="Content" ObjectID="_1487065523" r:id="rId46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28" w:author="Robert McCall" w:date="2015-03-05T12:07:00Z">
        <w:r w:rsidR="00494D6E" w:rsidDel="00494D6E">
          <w:rPr>
            <w:lang w:val="en-US"/>
          </w:rPr>
          <w:fldChar w:fldCharType="separate"/>
        </w:r>
      </w:del>
      <w:del w:id="1129"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30" w:author="Robert McCall" w:date="2015-03-05T12:21:00Z">
        <w:r w:rsidR="00921289">
          <w:rPr>
            <w:noProof/>
            <w:lang w:val="en-US"/>
          </w:rPr>
          <w:instrText>152</w:instrText>
        </w:r>
      </w:ins>
      <w:del w:id="1131" w:author="Robert McCall" w:date="2015-03-05T10:26:00Z">
        <w:r w:rsidR="00B67CDE" w:rsidDel="00787794">
          <w:rPr>
            <w:noProof/>
            <w:lang w:val="en-US"/>
          </w:rPr>
          <w:delInstrText>151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26"/>
          <w:lang w:val="en-US"/>
        </w:rPr>
        <w:object w:dxaOrig="7020" w:dyaOrig="2620">
          <v:shape id="_x0000_i1235" type="#_x0000_t75" style="width:350.6pt;height:131.2pt" o:ole="">
            <v:imagedata r:id="rId461" o:title=""/>
          </v:shape>
          <o:OLEObject Type="Embed" ProgID="Equation.DSMT4" ShapeID="_x0000_i1235" DrawAspect="Content" ObjectID="_1487065524" r:id="rId46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32" w:author="Robert McCall" w:date="2015-03-05T12:07:00Z">
        <w:r w:rsidR="00494D6E" w:rsidDel="00494D6E">
          <w:rPr>
            <w:lang w:val="en-US"/>
          </w:rPr>
          <w:fldChar w:fldCharType="separate"/>
        </w:r>
      </w:del>
      <w:del w:id="1133" w:author="Robert McCall" w:date="2015-03-05T10:09:00Z">
        <w:r w:rsidR="00801832" w:rsidRPr="004F2B4F">
          <w:rPr>
            <w:lang w:val="en-US"/>
          </w:rPr>
          <w:fldChar w:fldCharType="end"/>
        </w:r>
      </w:del>
      <w:bookmarkStart w:id="1134"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35" w:author="Robert McCall" w:date="2015-03-05T12:21:00Z">
        <w:r w:rsidR="00921289">
          <w:rPr>
            <w:noProof/>
            <w:lang w:val="en-US"/>
          </w:rPr>
          <w:instrText>153</w:instrText>
        </w:r>
      </w:ins>
      <w:del w:id="1136" w:author="Robert McCall" w:date="2015-03-05T10:26:00Z">
        <w:r w:rsidR="00B67CDE" w:rsidDel="00787794">
          <w:rPr>
            <w:noProof/>
            <w:lang w:val="en-US"/>
          </w:rPr>
          <w:delInstrText>152</w:delInstrText>
        </w:r>
      </w:del>
      <w:r w:rsidR="00801832" w:rsidRPr="004F2B4F">
        <w:rPr>
          <w:lang w:val="en-US"/>
        </w:rPr>
        <w:fldChar w:fldCharType="end"/>
      </w:r>
      <w:r w:rsidR="00801832" w:rsidRPr="004F2B4F">
        <w:rPr>
          <w:lang w:val="en-US"/>
        </w:rPr>
        <w:instrText>)</w:instrText>
      </w:r>
      <w:bookmarkEnd w:id="113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lastRenderedPageBreak/>
        <w:t xml:space="preserve">The values of </w:t>
      </w:r>
      <w:r w:rsidRPr="004F2B4F">
        <w:rPr>
          <w:position w:val="-8"/>
          <w:lang w:val="en-US"/>
        </w:rPr>
        <w:object w:dxaOrig="620" w:dyaOrig="300">
          <v:shape id="_x0000_i1236" type="#_x0000_t75" style="width:30.3pt;height:14.8pt" o:ole="">
            <v:imagedata r:id="rId463" o:title=""/>
          </v:shape>
          <o:OLEObject Type="Embed" ProgID="Equation.DSMT4" ShapeID="_x0000_i1236" DrawAspect="Content" ObjectID="_1487065525" r:id="rId464"/>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7" type="#_x0000_t75" style="width:306.85pt;height:30.3pt" o:ole="">
            <v:imagedata r:id="rId465" o:title=""/>
          </v:shape>
          <o:OLEObject Type="Embed" ProgID="Equation.DSMT4" ShapeID="_x0000_i1237" DrawAspect="Content" ObjectID="_1487065526" r:id="rId46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37" w:author="Robert McCall" w:date="2015-03-05T12:07:00Z">
        <w:r w:rsidR="00494D6E" w:rsidDel="00494D6E">
          <w:rPr>
            <w:lang w:val="en-US"/>
          </w:rPr>
          <w:fldChar w:fldCharType="separate"/>
        </w:r>
      </w:del>
      <w:del w:id="1138" w:author="Robert McCall" w:date="2015-03-05T10:09:00Z">
        <w:r w:rsidR="00801832" w:rsidRPr="004F2B4F">
          <w:rPr>
            <w:lang w:val="en-US"/>
          </w:rPr>
          <w:fldChar w:fldCharType="end"/>
        </w:r>
      </w:del>
      <w:bookmarkStart w:id="1139"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40" w:author="Robert McCall" w:date="2015-03-05T12:21:00Z">
        <w:r w:rsidR="00921289">
          <w:rPr>
            <w:noProof/>
            <w:lang w:val="en-US"/>
          </w:rPr>
          <w:instrText>154</w:instrText>
        </w:r>
      </w:ins>
      <w:del w:id="1141" w:author="Robert McCall" w:date="2015-03-05T10:26:00Z">
        <w:r w:rsidR="00B67CDE" w:rsidDel="00787794">
          <w:rPr>
            <w:noProof/>
            <w:lang w:val="en-US"/>
          </w:rPr>
          <w:delInstrText>153</w:delInstrText>
        </w:r>
      </w:del>
      <w:r w:rsidR="00801832" w:rsidRPr="004F2B4F">
        <w:rPr>
          <w:lang w:val="en-US"/>
        </w:rPr>
        <w:fldChar w:fldCharType="end"/>
      </w:r>
      <w:r w:rsidR="00801832" w:rsidRPr="004F2B4F">
        <w:rPr>
          <w:lang w:val="en-US"/>
        </w:rPr>
        <w:instrText>)</w:instrText>
      </w:r>
      <w:bookmarkEnd w:id="113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8" type="#_x0000_t75" style="width:10.75pt;height:12.1pt" o:ole="">
            <v:imagedata r:id="rId467" o:title=""/>
          </v:shape>
          <o:OLEObject Type="Embed" ProgID="Equation.DSMT4" ShapeID="_x0000_i1238" DrawAspect="Content" ObjectID="_1487065527" r:id="rId468"/>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9" type="#_x0000_t75" style="width:37.7pt;height:14.8pt" o:ole="">
            <v:imagedata r:id="rId469" o:title=""/>
          </v:shape>
          <o:OLEObject Type="Embed" ProgID="Equation.DSMT4" ShapeID="_x0000_i1239" DrawAspect="Content" ObjectID="_1487065528" r:id="rId470"/>
        </w:object>
      </w:r>
      <w:r w:rsidRPr="004F2B4F">
        <w:rPr>
          <w:rFonts w:cs="Tahoma"/>
          <w:lang w:val="en-US"/>
        </w:rPr>
        <w:t>,</w:t>
      </w:r>
      <w:r w:rsidRPr="004F2B4F">
        <w:rPr>
          <w:rFonts w:cs="Tahoma"/>
          <w:position w:val="-8"/>
          <w:lang w:val="en-US"/>
        </w:rPr>
        <w:object w:dxaOrig="480" w:dyaOrig="300">
          <v:shape id="_x0000_i1240" type="#_x0000_t75" style="width:24.2pt;height:14.8pt" o:ole="">
            <v:imagedata r:id="rId471" o:title=""/>
          </v:shape>
          <o:OLEObject Type="Embed" ProgID="Equation.DSMT4" ShapeID="_x0000_i1240" DrawAspect="Content" ObjectID="_1487065529" r:id="rId472"/>
        </w:object>
      </w:r>
      <w:r w:rsidRPr="004F2B4F">
        <w:rPr>
          <w:rFonts w:cs="Tahoma"/>
          <w:lang w:val="en-US"/>
        </w:rPr>
        <w:t xml:space="preserve"> and</w:t>
      </w:r>
      <w:r w:rsidRPr="004F2B4F">
        <w:rPr>
          <w:rFonts w:cs="Tahoma"/>
          <w:position w:val="-8"/>
          <w:lang w:val="en-US"/>
        </w:rPr>
        <w:object w:dxaOrig="720" w:dyaOrig="300">
          <v:shape id="_x0000_i1241" type="#_x0000_t75" style="width:37pt;height:14.8pt" o:ole="">
            <v:imagedata r:id="rId473" o:title=""/>
          </v:shape>
          <o:OLEObject Type="Embed" ProgID="Equation.DSMT4" ShapeID="_x0000_i1241" DrawAspect="Content" ObjectID="_1487065530" r:id="rId474"/>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1142" w:name="_Toc249984918"/>
      <w:bookmarkStart w:id="1143" w:name="_Toc249985011"/>
      <w:r w:rsidRPr="004F2B4F">
        <w:rPr>
          <w:lang w:val="en-US"/>
        </w:rPr>
        <w:t>Vertical momentum equation</w:t>
      </w:r>
      <w:bookmarkEnd w:id="1142"/>
      <w:bookmarkEnd w:id="1143"/>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92128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42" type="#_x0000_t75" style="width:384.2pt;height:61.9pt" o:ole="">
            <v:imagedata r:id="rId475" o:title=""/>
          </v:shape>
          <o:OLEObject Type="Embed" ProgID="Equation.DSMT4" ShapeID="_x0000_i1242" DrawAspect="Content" ObjectID="_1487065531" r:id="rId47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44" w:author="Robert McCall" w:date="2015-03-05T12:07:00Z">
        <w:r w:rsidR="00494D6E" w:rsidDel="00494D6E">
          <w:rPr>
            <w:lang w:val="en-US"/>
          </w:rPr>
          <w:fldChar w:fldCharType="separate"/>
        </w:r>
      </w:del>
      <w:del w:id="1145" w:author="Robert McCall" w:date="2015-03-05T10:09:00Z">
        <w:r w:rsidR="00801832" w:rsidRPr="004F2B4F">
          <w:rPr>
            <w:lang w:val="en-US"/>
          </w:rPr>
          <w:fldChar w:fldCharType="end"/>
        </w:r>
      </w:del>
      <w:bookmarkStart w:id="1146"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47" w:author="Robert McCall" w:date="2015-03-05T12:21:00Z">
        <w:r w:rsidR="00921289">
          <w:rPr>
            <w:noProof/>
            <w:lang w:val="en-US"/>
          </w:rPr>
          <w:instrText>155</w:instrText>
        </w:r>
      </w:ins>
      <w:del w:id="1148" w:author="Robert McCall" w:date="2015-03-05T10:26:00Z">
        <w:r w:rsidR="00B67CDE" w:rsidDel="00787794">
          <w:rPr>
            <w:noProof/>
            <w:lang w:val="en-US"/>
          </w:rPr>
          <w:delInstrText>154</w:delInstrText>
        </w:r>
      </w:del>
      <w:r w:rsidR="00801832" w:rsidRPr="004F2B4F">
        <w:rPr>
          <w:lang w:val="en-US"/>
        </w:rPr>
        <w:fldChar w:fldCharType="end"/>
      </w:r>
      <w:r w:rsidR="00801832" w:rsidRPr="004F2B4F">
        <w:rPr>
          <w:lang w:val="en-US"/>
        </w:rPr>
        <w:instrText>)</w:instrText>
      </w:r>
      <w:bookmarkEnd w:id="114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3" type="#_x0000_t75" style="width:21.55pt;height:15.5pt" o:ole="">
            <v:imagedata r:id="rId477" o:title=""/>
          </v:shape>
          <o:OLEObject Type="Embed" ProgID="Equation.DSMT4" ShapeID="_x0000_i1243" DrawAspect="Content" ObjectID="_1487065532" r:id="rId478"/>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4" type="#_x0000_t75" style="width:24.2pt;height:17.5pt" o:ole="">
            <v:imagedata r:id="rId479" o:title=""/>
          </v:shape>
          <o:OLEObject Type="Embed" ProgID="Equation.DSMT4" ShapeID="_x0000_i1244" DrawAspect="Content" ObjectID="_1487065533" r:id="rId480"/>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5" type="#_x0000_t75" style="width:221.4pt;height:18.85pt" o:ole="">
            <v:imagedata r:id="rId481" o:title=""/>
          </v:shape>
          <o:OLEObject Type="Embed" ProgID="Equation.DSMT4" ShapeID="_x0000_i1245" DrawAspect="Content" ObjectID="_1487065534" r:id="rId48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49" w:author="Robert McCall" w:date="2015-03-05T12:07:00Z">
        <w:r w:rsidR="00494D6E" w:rsidDel="00494D6E">
          <w:rPr>
            <w:lang w:val="en-US"/>
          </w:rPr>
          <w:fldChar w:fldCharType="separate"/>
        </w:r>
      </w:del>
      <w:del w:id="1150" w:author="Robert McCall" w:date="2015-03-05T10:09:00Z">
        <w:r w:rsidR="00801832" w:rsidRPr="004F2B4F">
          <w:rPr>
            <w:lang w:val="en-US"/>
          </w:rPr>
          <w:fldChar w:fldCharType="end"/>
        </w:r>
      </w:del>
      <w:bookmarkStart w:id="1151"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52" w:author="Robert McCall" w:date="2015-03-05T12:21:00Z">
        <w:r w:rsidR="00921289">
          <w:rPr>
            <w:noProof/>
            <w:lang w:val="en-US"/>
          </w:rPr>
          <w:instrText>156</w:instrText>
        </w:r>
      </w:ins>
      <w:del w:id="1153" w:author="Robert McCall" w:date="2015-03-05T10:26:00Z">
        <w:r w:rsidR="00B67CDE" w:rsidDel="00787794">
          <w:rPr>
            <w:noProof/>
            <w:lang w:val="en-US"/>
          </w:rPr>
          <w:delInstrText>155</w:delInstrText>
        </w:r>
      </w:del>
      <w:r w:rsidR="00801832" w:rsidRPr="004F2B4F">
        <w:rPr>
          <w:lang w:val="en-US"/>
        </w:rPr>
        <w:fldChar w:fldCharType="end"/>
      </w:r>
      <w:r w:rsidR="00801832" w:rsidRPr="004F2B4F">
        <w:rPr>
          <w:lang w:val="en-US"/>
        </w:rPr>
        <w:instrText>)</w:instrText>
      </w:r>
      <w:bookmarkEnd w:id="115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6" type="#_x0000_t75" style="width:286pt;height:29.6pt" o:ole="">
            <v:imagedata r:id="rId483" o:title=""/>
          </v:shape>
          <o:OLEObject Type="Embed" ProgID="Equation.DSMT4" ShapeID="_x0000_i1246" DrawAspect="Content" ObjectID="_1487065535" r:id="rId48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54" w:author="Robert McCall" w:date="2015-03-05T12:07:00Z">
        <w:r w:rsidR="00494D6E" w:rsidDel="00494D6E">
          <w:rPr>
            <w:lang w:val="en-US"/>
          </w:rPr>
          <w:fldChar w:fldCharType="separate"/>
        </w:r>
      </w:del>
      <w:del w:id="1155" w:author="Robert McCall" w:date="2015-03-05T10:09:00Z">
        <w:r w:rsidR="00801832" w:rsidRPr="004F2B4F">
          <w:rPr>
            <w:lang w:val="en-US"/>
          </w:rPr>
          <w:fldChar w:fldCharType="end"/>
        </w:r>
      </w:del>
      <w:bookmarkStart w:id="1156"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57" w:author="Robert McCall" w:date="2015-03-05T12:21:00Z">
        <w:r w:rsidR="00921289">
          <w:rPr>
            <w:noProof/>
            <w:lang w:val="en-US"/>
          </w:rPr>
          <w:instrText>157</w:instrText>
        </w:r>
      </w:ins>
      <w:del w:id="1158" w:author="Robert McCall" w:date="2015-03-05T10:26:00Z">
        <w:r w:rsidR="00B67CDE" w:rsidDel="00787794">
          <w:rPr>
            <w:noProof/>
            <w:lang w:val="en-US"/>
          </w:rPr>
          <w:delInstrText>156</w:delInstrText>
        </w:r>
      </w:del>
      <w:r w:rsidR="00801832" w:rsidRPr="004F2B4F">
        <w:rPr>
          <w:lang w:val="en-US"/>
        </w:rPr>
        <w:fldChar w:fldCharType="end"/>
      </w:r>
      <w:r w:rsidR="00801832" w:rsidRPr="004F2B4F">
        <w:rPr>
          <w:lang w:val="en-US"/>
        </w:rPr>
        <w:instrText>)</w:instrText>
      </w:r>
      <w:bookmarkEnd w:id="115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Horizontal interpolation of </w:t>
      </w:r>
      <w:r w:rsidRPr="004F2B4F">
        <w:rPr>
          <w:rFonts w:cs="Tahoma"/>
          <w:position w:val="-12"/>
          <w:lang w:val="en-US"/>
        </w:rPr>
        <w:object w:dxaOrig="499" w:dyaOrig="360">
          <v:shape id="_x0000_i1247" type="#_x0000_t75" style="width:24.2pt;height:18.85pt" o:ole="">
            <v:imagedata r:id="rId485" o:title=""/>
          </v:shape>
          <o:OLEObject Type="Embed" ProgID="Equation.DSMT4" ShapeID="_x0000_i1247" DrawAspect="Content" ObjectID="_1487065536" r:id="rId486"/>
        </w:object>
      </w:r>
      <w:r w:rsidRPr="004F2B4F">
        <w:rPr>
          <w:rFonts w:cs="Tahoma"/>
          <w:lang w:val="en-US"/>
        </w:rPr>
        <w:t xml:space="preserve"> and </w:t>
      </w:r>
      <w:r w:rsidRPr="004F2B4F">
        <w:rPr>
          <w:rFonts w:cs="Tahoma"/>
          <w:position w:val="-12"/>
          <w:lang w:val="en-US"/>
        </w:rPr>
        <w:object w:dxaOrig="499" w:dyaOrig="360">
          <v:shape id="_x0000_i1248" type="#_x0000_t75" style="width:24.2pt;height:18.85pt" o:ole="">
            <v:imagedata r:id="rId487" o:title=""/>
          </v:shape>
          <o:OLEObject Type="Embed" ProgID="Equation.DSMT4" ShapeID="_x0000_i1248" DrawAspect="Content" ObjectID="_1487065537" r:id="rId488"/>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ins w:id="115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139</w:instrText>
        </w:r>
        <w:r w:rsidR="00921289" w:rsidRPr="004F2B4F">
          <w:rPr>
            <w:lang w:val="en-US"/>
          </w:rPr>
          <w:instrText>)</w:instrText>
        </w:r>
      </w:ins>
      <w:del w:id="116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138</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9" type="#_x0000_t75" style="width:295.4pt;height:65.25pt" o:ole="">
            <v:imagedata r:id="rId489" o:title=""/>
          </v:shape>
          <o:OLEObject Type="Embed" ProgID="Equation.DSMT4" ShapeID="_x0000_i1249" DrawAspect="Content" ObjectID="_1487065538" r:id="rId49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61" w:author="Robert McCall" w:date="2015-03-05T12:07:00Z">
        <w:r w:rsidR="00494D6E" w:rsidDel="00494D6E">
          <w:rPr>
            <w:lang w:val="en-US"/>
          </w:rPr>
          <w:fldChar w:fldCharType="separate"/>
        </w:r>
      </w:del>
      <w:del w:id="1162" w:author="Robert McCall" w:date="2015-03-05T10:09: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63" w:author="Robert McCall" w:date="2015-03-05T12:21:00Z">
        <w:r w:rsidR="00921289">
          <w:rPr>
            <w:noProof/>
            <w:lang w:val="en-US"/>
          </w:rPr>
          <w:instrText>158</w:instrText>
        </w:r>
      </w:ins>
      <w:del w:id="1164" w:author="Robert McCall" w:date="2015-03-05T10:26:00Z">
        <w:r w:rsidR="00B67CDE" w:rsidDel="00787794">
          <w:rPr>
            <w:noProof/>
            <w:lang w:val="en-US"/>
          </w:rPr>
          <w:delInstrText>157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116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155</w:instrText>
        </w:r>
        <w:r w:rsidR="00921289" w:rsidRPr="004F2B4F">
          <w:rPr>
            <w:lang w:val="en-US"/>
          </w:rPr>
          <w:instrText>)</w:instrText>
        </w:r>
      </w:ins>
      <w:del w:id="116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154</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116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156</w:instrText>
        </w:r>
        <w:r w:rsidR="00921289" w:rsidRPr="004F2B4F">
          <w:rPr>
            <w:lang w:val="en-US"/>
          </w:rPr>
          <w:instrText>)</w:instrText>
        </w:r>
      </w:ins>
      <w:del w:id="116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ins w:id="116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157</w:instrText>
        </w:r>
        <w:r w:rsidR="00921289" w:rsidRPr="004F2B4F">
          <w:rPr>
            <w:lang w:val="en-US"/>
          </w:rPr>
          <w:instrText>)</w:instrText>
        </w:r>
      </w:ins>
      <w:del w:id="117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156</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50" type="#_x0000_t75" style="width:23.55pt;height:14.8pt" o:ole="">
            <v:imagedata r:id="rId491" o:title=""/>
          </v:shape>
          <o:OLEObject Type="Embed" ProgID="Equation.DSMT4" ShapeID="_x0000_i1250" DrawAspect="Content" ObjectID="_1487065539" r:id="rId492"/>
        </w:object>
      </w:r>
      <w:r w:rsidRPr="004F2B4F">
        <w:rPr>
          <w:rFonts w:cs="Tahoma"/>
          <w:lang w:val="en-US"/>
        </w:rPr>
        <w:t xml:space="preserve"> and </w:t>
      </w:r>
      <w:r w:rsidRPr="004F2B4F">
        <w:rPr>
          <w:rFonts w:cs="Tahoma"/>
          <w:position w:val="-8"/>
          <w:lang w:val="en-US"/>
        </w:rPr>
        <w:object w:dxaOrig="480" w:dyaOrig="300">
          <v:shape id="_x0000_i1251" type="#_x0000_t75" style="width:24.2pt;height:14.8pt" o:ole="">
            <v:imagedata r:id="rId493" o:title=""/>
          </v:shape>
          <o:OLEObject Type="Embed" ProgID="Equation.DSMT4" ShapeID="_x0000_i1251" DrawAspect="Content" ObjectID="_1487065540" r:id="rId494"/>
        </w:object>
      </w:r>
      <w:r w:rsidRPr="004F2B4F">
        <w:rPr>
          <w:rFonts w:cs="Tahoma"/>
          <w:lang w:val="en-US"/>
        </w:rPr>
        <w:t xml:space="preserve"> are obtained. </w:t>
      </w:r>
    </w:p>
    <w:p w:rsidR="00A52150" w:rsidRPr="004F2B4F" w:rsidRDefault="00A52150" w:rsidP="002603CC">
      <w:pPr>
        <w:rPr>
          <w:lang w:val="en-US"/>
        </w:rPr>
      </w:pPr>
      <w:r w:rsidRPr="004F2B4F">
        <w:rPr>
          <w:lang w:val="en-US"/>
        </w:rPr>
        <w:lastRenderedPageBreak/>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52" type="#_x0000_t75" style="width:378.85pt;height:30.3pt" o:ole="">
            <v:imagedata r:id="rId495" o:title=""/>
          </v:shape>
          <o:OLEObject Type="Embed" ProgID="Equation.DSMT4" ShapeID="_x0000_i1252" DrawAspect="Content" ObjectID="_1487065541" r:id="rId49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71" w:author="Robert McCall" w:date="2015-03-05T12:07:00Z">
        <w:r w:rsidR="00494D6E" w:rsidDel="00494D6E">
          <w:rPr>
            <w:lang w:val="en-US"/>
          </w:rPr>
          <w:fldChar w:fldCharType="separate"/>
        </w:r>
      </w:del>
      <w:del w:id="1172" w:author="Robert McCall" w:date="2015-03-05T10:09:00Z">
        <w:r w:rsidR="00801832" w:rsidRPr="004F2B4F">
          <w:rPr>
            <w:lang w:val="en-US"/>
          </w:rPr>
          <w:fldChar w:fldCharType="end"/>
        </w:r>
      </w:del>
      <w:bookmarkStart w:id="1173"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74" w:author="Robert McCall" w:date="2015-03-05T12:21:00Z">
        <w:r w:rsidR="00921289">
          <w:rPr>
            <w:noProof/>
            <w:lang w:val="en-US"/>
          </w:rPr>
          <w:instrText>159</w:instrText>
        </w:r>
      </w:ins>
      <w:del w:id="1175" w:author="Robert McCall" w:date="2015-03-05T10:26:00Z">
        <w:r w:rsidR="00B67CDE" w:rsidDel="00787794">
          <w:rPr>
            <w:noProof/>
            <w:lang w:val="en-US"/>
          </w:rPr>
          <w:delInstrText>158</w:delInstrText>
        </w:r>
      </w:del>
      <w:r w:rsidR="00801832" w:rsidRPr="004F2B4F">
        <w:rPr>
          <w:lang w:val="en-US"/>
        </w:rPr>
        <w:fldChar w:fldCharType="end"/>
      </w:r>
      <w:r w:rsidR="00801832" w:rsidRPr="004F2B4F">
        <w:rPr>
          <w:lang w:val="en-US"/>
        </w:rPr>
        <w:instrText>)</w:instrText>
      </w:r>
      <w:bookmarkEnd w:id="1173"/>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3" type="#_x0000_t75" style="width:32.95pt;height:15.5pt" o:ole="">
            <v:imagedata r:id="rId497" o:title=""/>
          </v:shape>
          <o:OLEObject Type="Embed" ProgID="Equation.DSMT4" ShapeID="_x0000_i1253" DrawAspect="Content" ObjectID="_1487065542" r:id="rId498"/>
        </w:object>
      </w:r>
      <w:r w:rsidRPr="004F2B4F">
        <w:rPr>
          <w:rFonts w:cs="Tahoma"/>
          <w:lang w:val="en-US"/>
        </w:rPr>
        <w:t xml:space="preserve"> and </w:t>
      </w:r>
      <w:r w:rsidRPr="004F2B4F">
        <w:rPr>
          <w:rFonts w:cs="Tahoma"/>
          <w:position w:val="-8"/>
          <w:lang w:val="en-US"/>
        </w:rPr>
        <w:object w:dxaOrig="660" w:dyaOrig="320">
          <v:shape id="_x0000_i1254" type="#_x0000_t75" style="width:32.95pt;height:15.5pt" o:ole="">
            <v:imagedata r:id="rId499" o:title=""/>
          </v:shape>
          <o:OLEObject Type="Embed" ProgID="Equation.DSMT4" ShapeID="_x0000_i1254" DrawAspect="Content" ObjectID="_1487065543" r:id="rId500"/>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ins w:id="117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154</w:instrText>
        </w:r>
        <w:r w:rsidR="00921289" w:rsidRPr="004F2B4F">
          <w:rPr>
            <w:lang w:val="en-US"/>
          </w:rPr>
          <w:instrText>)</w:instrText>
        </w:r>
      </w:ins>
      <w:del w:id="117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153</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117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156</w:instrText>
        </w:r>
        <w:r w:rsidR="00921289" w:rsidRPr="004F2B4F">
          <w:rPr>
            <w:lang w:val="en-US"/>
          </w:rPr>
          <w:instrText>)</w:instrText>
        </w:r>
      </w:ins>
      <w:del w:id="117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5" type="#_x0000_t75" style="width:106.3pt;height:18.85pt" o:ole="">
            <v:imagedata r:id="rId501" o:title=""/>
          </v:shape>
          <o:OLEObject Type="Embed" ProgID="Equation.DSMT4" ShapeID="_x0000_i1255" DrawAspect="Content" ObjectID="_1487065544" r:id="rId502"/>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6" type="#_x0000_t75" style="width:24.2pt;height:15.5pt" o:ole="">
            <v:imagedata r:id="rId503" o:title=""/>
          </v:shape>
          <o:OLEObject Type="Embed" ProgID="Equation.DSMT4" ShapeID="_x0000_i1256" DrawAspect="Content" ObjectID="_1487065545" r:id="rId504"/>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118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155</w:instrText>
        </w:r>
        <w:r w:rsidR="00921289" w:rsidRPr="004F2B4F">
          <w:rPr>
            <w:lang w:val="en-US"/>
          </w:rPr>
          <w:instrText>)</w:instrText>
        </w:r>
      </w:ins>
      <w:del w:id="118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154</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ins w:id="118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159</w:instrText>
        </w:r>
        <w:r w:rsidR="00921289" w:rsidRPr="004F2B4F">
          <w:rPr>
            <w:lang w:val="en-US"/>
          </w:rPr>
          <w:instrText>)</w:instrText>
        </w:r>
      </w:ins>
      <w:del w:id="118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158</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5"/>
      <w:headerReference w:type="default" r:id="rId506"/>
      <w:footerReference w:type="even" r:id="rId507"/>
      <w:footerReference w:type="default" r:id="rId508"/>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 w:author="Kees Nederhoff" w:date="2015-02-26T09:48:00Z" w:initials="KN">
    <w:p w:rsidR="00A37B49" w:rsidRPr="00B826A5" w:rsidRDefault="00A37B49">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57" w:author="Kees Nederhoff" w:date="2015-02-26T09:48:00Z" w:initials="KN">
    <w:p w:rsidR="00A37B49" w:rsidRPr="00F41BBE" w:rsidRDefault="00A37B49">
      <w:pPr>
        <w:pStyle w:val="CommentText"/>
        <w:rPr>
          <w:lang w:val="nl-NL"/>
        </w:rPr>
      </w:pPr>
      <w:r>
        <w:rPr>
          <w:rStyle w:val="CommentReference"/>
        </w:rPr>
        <w:annotationRef/>
      </w:r>
      <w:r w:rsidRPr="00F41BBE">
        <w:rPr>
          <w:lang w:val="nl-NL"/>
        </w:rPr>
        <w:t>Assen zijn niet netjes</w:t>
      </w:r>
    </w:p>
  </w:comment>
  <w:comment w:id="67" w:author="Kees Nederhoff" w:date="2015-02-26T09:49:00Z" w:initials="KN">
    <w:p w:rsidR="00A37B49" w:rsidRPr="00F41BBE" w:rsidRDefault="00A37B49">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279" w:author="Kees Nederhoff" w:date="2015-02-26T09:50:00Z" w:initials="KN">
    <w:p w:rsidR="00A37B49" w:rsidRPr="00F41BBE" w:rsidRDefault="00A37B49">
      <w:pPr>
        <w:pStyle w:val="CommentText"/>
        <w:rPr>
          <w:lang w:val="nl-NL"/>
        </w:rPr>
      </w:pPr>
      <w:r>
        <w:rPr>
          <w:rStyle w:val="CommentReference"/>
        </w:rPr>
        <w:annotationRef/>
      </w:r>
      <w:r w:rsidRPr="00F41BBE">
        <w:rPr>
          <w:lang w:val="nl-NL"/>
        </w:rPr>
        <w:t>Dit schrijft Ap op basis van het werk van Leo Sembiring</w:t>
      </w:r>
    </w:p>
  </w:comment>
  <w:comment w:id="281" w:author="Kees Nederhoff" w:date="2015-02-25T19:17:00Z" w:initials="KN">
    <w:p w:rsidR="00A37B49" w:rsidRPr="004B0568" w:rsidRDefault="00A37B49">
      <w:pPr>
        <w:pStyle w:val="CommentText"/>
        <w:rPr>
          <w:lang w:val="nl-NL"/>
        </w:rPr>
      </w:pPr>
      <w:r>
        <w:rPr>
          <w:rStyle w:val="CommentReference"/>
        </w:rPr>
        <w:annotationRef/>
      </w:r>
      <w:r w:rsidRPr="004B0568">
        <w:rPr>
          <w:lang w:val="nl-NL"/>
        </w:rPr>
        <w:t>Zou het niet logisch zijn als dit automatisch het geval is?</w:t>
      </w:r>
    </w:p>
  </w:comment>
  <w:comment w:id="372" w:author="Kees Nederhoff" w:date="2015-02-25T18:11:00Z" w:initials="KN">
    <w:p w:rsidR="00A37B49" w:rsidRPr="00460A04" w:rsidRDefault="00A37B49"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411" w:author="Kees Nederhoff" w:date="2015-02-25T17:58:00Z" w:initials="KN">
    <w:p w:rsidR="00A37B49" w:rsidRPr="00801832" w:rsidRDefault="00A37B49"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424" w:author="Kees Nederhoff" w:date="2015-02-25T18:12:00Z" w:initials="KN">
    <w:p w:rsidR="00A37B49" w:rsidRDefault="00A37B49">
      <w:pPr>
        <w:pStyle w:val="CommentText"/>
        <w:rPr>
          <w:lang w:val="nl-NL"/>
        </w:rPr>
      </w:pPr>
      <w:r>
        <w:rPr>
          <w:rStyle w:val="CommentReference"/>
        </w:rPr>
        <w:annotationRef/>
      </w:r>
      <w:r w:rsidRPr="00355D5D">
        <w:rPr>
          <w:lang w:val="nl-NL"/>
        </w:rPr>
        <w:t>Pieter ging hier iets aan doen</w:t>
      </w:r>
      <w:r>
        <w:rPr>
          <w:lang w:val="nl-NL"/>
        </w:rPr>
        <w:t>?</w:t>
      </w:r>
    </w:p>
    <w:p w:rsidR="00A37B49" w:rsidRDefault="00A37B49">
      <w:pPr>
        <w:pStyle w:val="CommentText"/>
        <w:rPr>
          <w:lang w:val="nl-NL"/>
        </w:rPr>
      </w:pPr>
    </w:p>
    <w:p w:rsidR="00A37B49" w:rsidRPr="00B92B3A" w:rsidRDefault="00A37B49">
      <w:pPr>
        <w:pStyle w:val="CommentText"/>
      </w:pPr>
      <w:r w:rsidRPr="00B92B3A">
        <w:t>Kees: actie uitgezet naar Pieter</w:t>
      </w:r>
    </w:p>
  </w:comment>
  <w:comment w:id="431" w:author="Arnold van Rooijen" w:date="2015-02-25T18:36:00Z" w:initials="AvR">
    <w:p w:rsidR="00A37B49" w:rsidRDefault="00A37B49"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A37B49" w:rsidRDefault="00A37B49" w:rsidP="00E34418">
      <w:pPr>
        <w:pStyle w:val="CommentText"/>
      </w:pPr>
    </w:p>
    <w:p w:rsidR="00A37B49" w:rsidRPr="001D1117" w:rsidRDefault="00A37B49" w:rsidP="00E34418">
      <w:pPr>
        <w:pStyle w:val="CommentText"/>
        <w:rPr>
          <w:lang w:val="nl-NL"/>
        </w:rPr>
      </w:pPr>
      <w:r w:rsidRPr="001D1117">
        <w:rPr>
          <w:lang w:val="nl-NL"/>
        </w:rPr>
        <w:t>Kees: actie uitgezet naar Ad m</w:t>
      </w:r>
      <w:r>
        <w:rPr>
          <w:lang w:val="nl-NL"/>
        </w:rPr>
        <w:t>et voorstel Jelle zijn MSc thesis te gebruiken</w:t>
      </w:r>
    </w:p>
  </w:comment>
  <w:comment w:id="434" w:author="Kees Nederhoff" w:date="2015-02-22T17:54:00Z" w:initials="KN">
    <w:p w:rsidR="00A37B49" w:rsidRPr="007816D9" w:rsidRDefault="00A37B49" w:rsidP="00235CE0">
      <w:pPr>
        <w:pStyle w:val="CommentText"/>
        <w:rPr>
          <w:lang w:val="nl-NL"/>
        </w:rPr>
      </w:pPr>
      <w:r>
        <w:rPr>
          <w:rStyle w:val="CommentReference"/>
        </w:rPr>
        <w:annotationRef/>
      </w:r>
      <w:r>
        <w:rPr>
          <w:lang w:val="nl-NL"/>
        </w:rPr>
        <w:t>Aanpassen: meerwaarde tov input hoofdstuk over golven</w:t>
      </w:r>
    </w:p>
  </w:comment>
  <w:comment w:id="444" w:author="Kees Nederhoff" w:date="2015-02-22T17:55:00Z" w:initials="KN">
    <w:p w:rsidR="00A37B49" w:rsidRPr="00CE645D" w:rsidRDefault="00A37B49">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446" w:author="Kees Nederhoff" w:date="2015-02-22T17:57:00Z" w:initials="KN">
    <w:p w:rsidR="00A37B49" w:rsidRPr="00E34418" w:rsidRDefault="00A37B49">
      <w:pPr>
        <w:pStyle w:val="CommentText"/>
        <w:rPr>
          <w:lang w:val="nl-NL"/>
        </w:rPr>
      </w:pPr>
      <w:r>
        <w:rPr>
          <w:rStyle w:val="CommentReference"/>
        </w:rPr>
        <w:annotationRef/>
      </w:r>
      <w:r w:rsidRPr="00E34418">
        <w:rPr>
          <w:lang w:val="nl-NL"/>
        </w:rPr>
        <w:t>Advec omschrijving maken</w:t>
      </w:r>
    </w:p>
  </w:comment>
  <w:comment w:id="447" w:author="Kees Nederhoff" w:date="2015-02-22T17:57:00Z" w:initials="KN">
    <w:p w:rsidR="00A37B49" w:rsidRPr="00194960" w:rsidRDefault="00A37B49"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457" w:author="Ap van Dongeren" w:date="2015-02-20T10:22:00Z" w:initials="AvD">
    <w:p w:rsidR="00A37B49" w:rsidRPr="00C20BC3" w:rsidRDefault="00A37B49">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460" w:author="Ap van Dongeren" w:date="2015-02-20T10:22:00Z" w:initials="AvD">
    <w:p w:rsidR="00A37B49" w:rsidRPr="00E064E8" w:rsidRDefault="00A37B49">
      <w:pPr>
        <w:pStyle w:val="CommentText"/>
        <w:rPr>
          <w:lang w:val="nl-NL"/>
        </w:rPr>
      </w:pPr>
      <w:r>
        <w:rPr>
          <w:rStyle w:val="CommentReference"/>
        </w:rPr>
        <w:annotationRef/>
      </w:r>
      <w:r w:rsidRPr="00E064E8">
        <w:rPr>
          <w:lang w:val="nl-NL"/>
        </w:rPr>
        <w:t>Zullen we aangeven welke essentieel zijn voor een 2D jonswap som?</w:t>
      </w:r>
    </w:p>
  </w:comment>
  <w:comment w:id="467" w:author="Ap van Dongeren" w:date="2015-02-20T10:22:00Z" w:initials="AvD">
    <w:p w:rsidR="00A37B49" w:rsidRDefault="00A37B49">
      <w:pPr>
        <w:pStyle w:val="CommentText"/>
      </w:pPr>
      <w:r>
        <w:rPr>
          <w:rStyle w:val="CommentReference"/>
        </w:rPr>
        <w:annotationRef/>
      </w:r>
      <w:r>
        <w:t>Refer to the chapter where this is discussed.</w:t>
      </w:r>
    </w:p>
  </w:comment>
  <w:comment w:id="468" w:author="Ap van Dongeren" w:date="2015-02-20T10:22:00Z" w:initials="AvD">
    <w:p w:rsidR="00A37B49" w:rsidRPr="00907C45" w:rsidRDefault="00A37B49">
      <w:pPr>
        <w:pStyle w:val="CommentText"/>
        <w:rPr>
          <w:lang w:val="nl-NL"/>
        </w:rPr>
      </w:pPr>
      <w:r>
        <w:rPr>
          <w:rStyle w:val="CommentReference"/>
        </w:rPr>
        <w:annotationRef/>
      </w:r>
      <w:r w:rsidRPr="00907C45">
        <w:rPr>
          <w:lang w:val="nl-NL"/>
        </w:rPr>
        <w:t>source</w:t>
      </w:r>
    </w:p>
  </w:comment>
  <w:comment w:id="469" w:author="Ap van Dongeren" w:date="2015-02-20T10:22:00Z" w:initials="AvD">
    <w:p w:rsidR="00A37B49" w:rsidRDefault="00A37B49">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A37B49" w:rsidRDefault="00A37B49">
      <w:pPr>
        <w:pStyle w:val="CommentText"/>
        <w:rPr>
          <w:lang w:val="nl-NL"/>
        </w:rPr>
      </w:pPr>
    </w:p>
    <w:p w:rsidR="00A37B49" w:rsidRPr="00907C45" w:rsidRDefault="00A37B49">
      <w:pPr>
        <w:pStyle w:val="CommentText"/>
        <w:rPr>
          <w:lang w:val="nl-NL"/>
        </w:rPr>
      </w:pPr>
      <w:r>
        <w:rPr>
          <w:lang w:val="nl-NL"/>
        </w:rPr>
        <w:t>Wellicht beter om een klassieke params te specificeren die begint bij diep water en op het strand eindigt?</w:t>
      </w:r>
    </w:p>
  </w:comment>
  <w:comment w:id="470" w:author="Kees Nederhoff" w:date="2015-02-22T17:58:00Z" w:initials="KN">
    <w:p w:rsidR="00A37B49" w:rsidRPr="00484A57" w:rsidRDefault="00A37B49">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471" w:author="Ap van Dongeren" w:date="2015-02-20T15:12:00Z" w:initials="AvD">
    <w:p w:rsidR="00A37B49" w:rsidRPr="00782FCD" w:rsidRDefault="00A37B49">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474" w:author="Kees Nederhoff" w:date="2015-02-20T15:33:00Z" w:initials="KN">
    <w:p w:rsidR="00A37B49" w:rsidRPr="003245CF" w:rsidRDefault="00A37B49">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480" w:author="Kees Nederhoff" w:date="2015-02-20T15:14:00Z" w:initials="KN">
    <w:p w:rsidR="00A37B49" w:rsidRPr="00890816" w:rsidRDefault="00A37B49">
      <w:pPr>
        <w:pStyle w:val="CommentText"/>
        <w:rPr>
          <w:lang w:val="nl-NL"/>
        </w:rPr>
      </w:pPr>
      <w:r>
        <w:rPr>
          <w:rStyle w:val="CommentReference"/>
        </w:rPr>
        <w:annotationRef/>
      </w:r>
      <w:r w:rsidRPr="00890816">
        <w:rPr>
          <w:lang w:val="nl-NL"/>
        </w:rPr>
        <w:t>Contact Robert over schaalbaarheid met H</w:t>
      </w:r>
    </w:p>
  </w:comment>
  <w:comment w:id="478" w:author="Kees Nederhoff" w:date="2015-02-20T15:22:00Z" w:initials="KN">
    <w:p w:rsidR="00A37B49" w:rsidRPr="003245CF" w:rsidRDefault="00A37B49">
      <w:pPr>
        <w:pStyle w:val="CommentText"/>
        <w:rPr>
          <w:lang w:val="nl-NL"/>
        </w:rPr>
      </w:pPr>
      <w:r>
        <w:rPr>
          <w:rStyle w:val="CommentReference"/>
        </w:rPr>
        <w:annotationRef/>
      </w:r>
      <w:r w:rsidRPr="003245CF">
        <w:rPr>
          <w:lang w:val="nl-NL"/>
        </w:rPr>
        <w:t>Onderverdeling maken tussen 4.4.1 en 4.4.2</w:t>
      </w:r>
    </w:p>
  </w:comment>
  <w:comment w:id="483" w:author="Kees Nederhoff" w:date="2015-02-20T15:39:00Z" w:initials="KN">
    <w:p w:rsidR="00A37B49" w:rsidRPr="00EB6E3B" w:rsidRDefault="00A37B49">
      <w:pPr>
        <w:pStyle w:val="CommentText"/>
        <w:rPr>
          <w:lang w:val="nl-NL"/>
        </w:rPr>
      </w:pPr>
      <w:r>
        <w:rPr>
          <w:rStyle w:val="CommentReference"/>
        </w:rPr>
        <w:annotationRef/>
      </w:r>
      <w:r w:rsidRPr="00EB6E3B">
        <w:rPr>
          <w:lang w:val="nl-NL"/>
        </w:rPr>
        <w:t>Check in rapport Pieter Smit</w:t>
      </w:r>
    </w:p>
  </w:comment>
  <w:comment w:id="513" w:author="Kees Nederhoff" w:date="2015-02-20T15:23:00Z" w:initials="KN">
    <w:p w:rsidR="00A37B49" w:rsidRPr="00B826A5" w:rsidRDefault="00A37B49">
      <w:pPr>
        <w:pStyle w:val="CommentText"/>
        <w:rPr>
          <w:lang w:val="nl-NL"/>
        </w:rPr>
      </w:pPr>
      <w:r>
        <w:rPr>
          <w:rStyle w:val="CommentReference"/>
        </w:rPr>
        <w:annotationRef/>
      </w:r>
      <w:r w:rsidRPr="00B826A5">
        <w:rPr>
          <w:lang w:val="nl-NL"/>
        </w:rPr>
        <w:t>Schrijven</w:t>
      </w:r>
    </w:p>
  </w:comment>
  <w:comment w:id="519" w:author="Ap van Dongeren" w:date="2015-02-20T10:43:00Z" w:initials="AvD">
    <w:p w:rsidR="00A37B49" w:rsidRPr="005802B7" w:rsidRDefault="00A37B49">
      <w:pPr>
        <w:pStyle w:val="CommentText"/>
        <w:rPr>
          <w:lang w:val="nl-NL"/>
        </w:rPr>
      </w:pPr>
      <w:r>
        <w:rPr>
          <w:rStyle w:val="CommentReference"/>
        </w:rPr>
        <w:annotationRef/>
      </w:r>
      <w:r w:rsidRPr="005802B7">
        <w:rPr>
          <w:lang w:val="nl-NL"/>
        </w:rPr>
        <w:t>add</w:t>
      </w:r>
    </w:p>
  </w:comment>
  <w:comment w:id="523" w:author="Ap van Dongeren" w:date="2015-02-20T10:45:00Z" w:initials="AvD">
    <w:p w:rsidR="00A37B49" w:rsidRPr="005802B7" w:rsidRDefault="00A37B49">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524" w:author="Ap van Dongeren" w:date="2015-02-20T10:47:00Z" w:initials="AvD">
    <w:p w:rsidR="00A37B49" w:rsidRPr="000032BA" w:rsidRDefault="00A37B49">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522" w:author="Kees Nederhoff" w:date="2015-02-20T16:06:00Z" w:initials="KN">
    <w:p w:rsidR="00A37B49" w:rsidRPr="009D4808" w:rsidRDefault="00A37B49">
      <w:pPr>
        <w:pStyle w:val="CommentText"/>
        <w:rPr>
          <w:lang w:val="nl-NL"/>
        </w:rPr>
      </w:pPr>
      <w:r>
        <w:rPr>
          <w:rStyle w:val="CommentReference"/>
        </w:rPr>
        <w:annotationRef/>
      </w:r>
      <w:r w:rsidRPr="009D4808">
        <w:rPr>
          <w:lang w:val="nl-NL"/>
        </w:rPr>
        <w:t>Eruit: laatste 2 delen verpalatsen naar betere locatie</w:t>
      </w:r>
    </w:p>
  </w:comment>
  <w:comment w:id="527" w:author="Ap van Dongeren" w:date="2015-02-20T10:49:00Z" w:initials="AvD">
    <w:p w:rsidR="00A37B49" w:rsidRPr="000032BA" w:rsidRDefault="00A37B49">
      <w:pPr>
        <w:pStyle w:val="CommentText"/>
        <w:rPr>
          <w:lang w:val="nl-NL"/>
        </w:rPr>
      </w:pPr>
      <w:r>
        <w:rPr>
          <w:rStyle w:val="CommentReference"/>
        </w:rPr>
        <w:annotationRef/>
      </w:r>
      <w:r w:rsidRPr="000032BA">
        <w:rPr>
          <w:lang w:val="nl-NL"/>
        </w:rPr>
        <w:t xml:space="preserve">Dat is vreemd. </w:t>
      </w:r>
      <w:r>
        <w:rPr>
          <w:lang w:val="nl-NL"/>
        </w:rPr>
        <w:t>Waarom?</w:t>
      </w:r>
    </w:p>
  </w:comment>
  <w:comment w:id="528" w:author="Kees Nederhoff" w:date="2015-02-20T16:09:00Z" w:initials="KN">
    <w:p w:rsidR="00A37B49" w:rsidRPr="009D4808" w:rsidRDefault="00A37B49">
      <w:pPr>
        <w:pStyle w:val="CommentText"/>
        <w:rPr>
          <w:lang w:val="nl-NL"/>
        </w:rPr>
      </w:pPr>
      <w:r>
        <w:rPr>
          <w:rStyle w:val="CommentReference"/>
        </w:rPr>
        <w:annotationRef/>
      </w:r>
      <w:r w:rsidRPr="009D4808">
        <w:rPr>
          <w:lang w:val="nl-NL"/>
        </w:rPr>
        <w:t>Aanpassen van verwijzing</w:t>
      </w:r>
    </w:p>
  </w:comment>
  <w:comment w:id="540" w:author="Kees Nederhoff" w:date="2015-02-22T20:54:00Z" w:initials="KN">
    <w:p w:rsidR="00A37B49" w:rsidRPr="00C06EDA" w:rsidRDefault="00A37B49">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550" w:author="Ap van Dongeren" w:date="2015-02-20T11:12:00Z" w:initials="AvD">
    <w:p w:rsidR="00A37B49" w:rsidRPr="00FB79C4" w:rsidRDefault="00A37B49">
      <w:pPr>
        <w:pStyle w:val="CommentText"/>
        <w:rPr>
          <w:lang w:val="nl-NL"/>
        </w:rPr>
      </w:pPr>
      <w:r>
        <w:rPr>
          <w:rStyle w:val="CommentReference"/>
        </w:rPr>
        <w:annotationRef/>
      </w:r>
      <w:r w:rsidRPr="00FB79C4">
        <w:rPr>
          <w:lang w:val="nl-NL"/>
        </w:rPr>
        <w:t>Fix.</w:t>
      </w:r>
    </w:p>
  </w:comment>
  <w:comment w:id="551" w:author="Kees Nederhoff" w:date="2015-02-20T16:19:00Z" w:initials="KN">
    <w:p w:rsidR="00A37B49" w:rsidRPr="00B826A5" w:rsidRDefault="00A37B49">
      <w:pPr>
        <w:pStyle w:val="CommentText"/>
        <w:rPr>
          <w:lang w:val="nl-NL"/>
        </w:rPr>
      </w:pPr>
      <w:r>
        <w:rPr>
          <w:rStyle w:val="CommentReference"/>
        </w:rPr>
        <w:annotationRef/>
      </w:r>
      <w:r w:rsidRPr="00B826A5">
        <w:rPr>
          <w:lang w:val="nl-NL"/>
        </w:rPr>
        <w:t>Scirpt aanpassen Bas</w:t>
      </w:r>
    </w:p>
  </w:comment>
  <w:comment w:id="552" w:author="Kees Nederhoff" w:date="2015-02-20T16:17:00Z" w:initials="KN">
    <w:p w:rsidR="00A37B49" w:rsidRPr="00664C37" w:rsidRDefault="00A37B49">
      <w:pPr>
        <w:pStyle w:val="CommentText"/>
        <w:rPr>
          <w:lang w:val="nl-NL"/>
        </w:rPr>
      </w:pPr>
      <w:r>
        <w:rPr>
          <w:rStyle w:val="CommentReference"/>
        </w:rPr>
        <w:annotationRef/>
      </w:r>
      <w:r w:rsidRPr="00664C37">
        <w:rPr>
          <w:lang w:val="nl-NL"/>
        </w:rPr>
        <w:t>Code aanpassing Robert</w:t>
      </w:r>
    </w:p>
  </w:comment>
  <w:comment w:id="555" w:author="Kees Nederhoff" w:date="2015-02-22T20:55:00Z" w:initials="KN">
    <w:p w:rsidR="00A37B49" w:rsidRPr="00664C37" w:rsidRDefault="00A37B49">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558" w:author="Kees Nederhoff" w:date="2015-02-22T20:55:00Z" w:initials="KN">
    <w:p w:rsidR="00A37B49" w:rsidRPr="00664C37" w:rsidRDefault="00A37B49">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571" w:author="Kees Nederhoff" w:date="2015-02-25T08:46:00Z" w:initials="KN">
    <w:p w:rsidR="00A37B49" w:rsidRPr="00891C5C" w:rsidRDefault="00A37B49">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580" w:author="Kees Nederhoff" w:date="2015-02-22T20:56:00Z" w:initials="KN">
    <w:p w:rsidR="00A37B49" w:rsidRPr="00807B24" w:rsidRDefault="00A37B49">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599" w:author="Kees Nederhoff" w:date="2015-02-22T09:41:00Z" w:initials="KN">
    <w:p w:rsidR="00A37B49" w:rsidRPr="004D7B46" w:rsidRDefault="00A37B49" w:rsidP="00691D3B">
      <w:pPr>
        <w:pStyle w:val="CommentText"/>
        <w:rPr>
          <w:lang w:val="nl-NL"/>
        </w:rPr>
      </w:pPr>
      <w:r>
        <w:rPr>
          <w:rStyle w:val="CommentReference"/>
        </w:rPr>
        <w:annotationRef/>
      </w:r>
      <w:r w:rsidRPr="004D7B46">
        <w:rPr>
          <w:lang w:val="nl-NL"/>
        </w:rPr>
        <w:t>Informatie moet ergens online staan</w:t>
      </w:r>
    </w:p>
  </w:comment>
  <w:comment w:id="634" w:author="Robert McCall" w:date="2015-03-05T09:35:00Z" w:initials="RM">
    <w:p w:rsidR="00A37B49" w:rsidRPr="004B463E" w:rsidRDefault="00A37B49">
      <w:pPr>
        <w:pStyle w:val="CommentText"/>
        <w:rPr>
          <w:lang w:val="nl-NL"/>
        </w:rPr>
      </w:pPr>
      <w:r>
        <w:rPr>
          <w:rStyle w:val="CommentReference"/>
        </w:rPr>
        <w:annotationRef/>
      </w:r>
      <w:r w:rsidRPr="004B463E">
        <w:rPr>
          <w:lang w:val="nl-NL"/>
        </w:rPr>
        <w:t xml:space="preserve">laten we deze ook maar ‘hidden’ maken. </w:t>
      </w:r>
    </w:p>
  </w:comment>
  <w:comment w:id="637" w:author="Robert McCall" w:date="2015-03-05T09:37:00Z" w:initials="RM">
    <w:p w:rsidR="00A37B49" w:rsidRPr="00494D6E" w:rsidRDefault="00A37B49">
      <w:pPr>
        <w:pStyle w:val="CommentText"/>
        <w:rPr>
          <w:lang w:val="nl-NL"/>
        </w:rPr>
      </w:pPr>
      <w:r>
        <w:rPr>
          <w:rStyle w:val="CommentReference"/>
        </w:rPr>
        <w:annotationRef/>
      </w:r>
      <w:r w:rsidRPr="00494D6E">
        <w:rPr>
          <w:lang w:val="nl-NL"/>
        </w:rPr>
        <w:t>Volgens mij is deze vervangen</w:t>
      </w:r>
    </w:p>
  </w:comment>
  <w:comment w:id="638" w:author="Robert McCall" w:date="2015-03-05T09:36:00Z" w:initials="RM">
    <w:p w:rsidR="00A37B49" w:rsidRPr="004B463E" w:rsidRDefault="00A37B49">
      <w:pPr>
        <w:pStyle w:val="CommentText"/>
        <w:rPr>
          <w:lang w:val="nl-NL"/>
        </w:rPr>
      </w:pPr>
      <w:r>
        <w:rPr>
          <w:rStyle w:val="CommentReference"/>
        </w:rPr>
        <w:annotationRef/>
      </w:r>
      <w:r w:rsidRPr="004B463E">
        <w:rPr>
          <w:lang w:val="nl-NL"/>
        </w:rPr>
        <w:t>Volgens mij moet deze ook uit de code, is vervangen</w:t>
      </w:r>
    </w:p>
  </w:comment>
  <w:comment w:id="1013" w:author="Kees Nederhoff" w:date="2015-02-20T10:22:00Z" w:initials="KN">
    <w:p w:rsidR="00A37B49" w:rsidRPr="00587AD5" w:rsidRDefault="00A37B49">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B49" w:rsidRDefault="00A37B49">
      <w:r>
        <w:separator/>
      </w:r>
    </w:p>
  </w:endnote>
  <w:endnote w:type="continuationSeparator" w:id="0">
    <w:p w:rsidR="00A37B49" w:rsidRDefault="00A37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A37B49">
      <w:tc>
        <w:tcPr>
          <w:tcW w:w="8413" w:type="dxa"/>
          <w:shd w:val="clear" w:color="auto" w:fill="auto"/>
        </w:tcPr>
        <w:p w:rsidR="00A37B49" w:rsidRDefault="00A37B49" w:rsidP="00817CCC">
          <w:pPr>
            <w:pStyle w:val="Huisstijl-Gegeven"/>
          </w:pPr>
          <w:bookmarkStart w:id="5" w:name="bmProject1" w:colFirst="0" w:colLast="0"/>
        </w:p>
      </w:tc>
    </w:tr>
    <w:bookmarkEnd w:id="5"/>
  </w:tbl>
  <w:p w:rsidR="00A37B49" w:rsidRDefault="00A37B49" w:rsidP="00E43C26"/>
  <w:p w:rsidR="00A37B49" w:rsidRDefault="00A37B49" w:rsidP="00E43C26"/>
  <w:p w:rsidR="00A37B49" w:rsidRDefault="00A37B49" w:rsidP="00E43C26"/>
  <w:p w:rsidR="00A37B49" w:rsidRDefault="00A37B49" w:rsidP="00E43C26"/>
  <w:tbl>
    <w:tblPr>
      <w:tblW w:w="8420" w:type="dxa"/>
      <w:tblLayout w:type="fixed"/>
      <w:tblCellMar>
        <w:left w:w="0" w:type="dxa"/>
        <w:right w:w="0" w:type="dxa"/>
      </w:tblCellMar>
      <w:tblLook w:val="0000" w:firstRow="0" w:lastRow="0" w:firstColumn="0" w:lastColumn="0" w:noHBand="0" w:noVBand="0"/>
    </w:tblPr>
    <w:tblGrid>
      <w:gridCol w:w="8420"/>
    </w:tblGrid>
    <w:tr w:rsidR="00A37B49">
      <w:tc>
        <w:tcPr>
          <w:tcW w:w="8420" w:type="dxa"/>
          <w:shd w:val="clear" w:color="auto" w:fill="auto"/>
        </w:tcPr>
        <w:p w:rsidR="00A37B49" w:rsidRPr="000B5D5D" w:rsidRDefault="00A37B49" w:rsidP="00E43C26">
          <w:pPr>
            <w:pStyle w:val="Huisstijl-Voettekst"/>
          </w:pPr>
          <w:bookmarkStart w:id="6" w:name="bmCopyrightSectie1_1" w:colFirst="0" w:colLast="0"/>
          <w:bookmarkStart w:id="7" w:name="bmReportCmdVersion" w:colFirst="0" w:colLast="0"/>
          <w:r>
            <w:t>© Deltares, 2015, B</w:t>
          </w:r>
        </w:p>
      </w:tc>
    </w:tr>
    <w:bookmarkEnd w:id="6"/>
    <w:bookmarkEnd w:id="7"/>
  </w:tbl>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Pr="008F1D52" w:rsidRDefault="00A37B49"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921289">
      <w:rPr>
        <w:noProof/>
      </w:rPr>
      <w:instrText>1</w:instrText>
    </w:r>
    <w:r>
      <w:rPr>
        <w:noProof/>
      </w:rPr>
      <w:fldChar w:fldCharType="end"/>
    </w:r>
    <w:r w:rsidRPr="000E1715">
      <w:instrText>"</w:instrText>
    </w:r>
    <w:r w:rsidRPr="000E1715">
      <w:fldChar w:fldCharType="separate"/>
    </w:r>
    <w:bookmarkStart w:id="8" w:name="Seq1"/>
    <w:r w:rsidR="00921289">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Pr="00E43C26" w:rsidRDefault="00A37B49"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A22DA3">
          <w:pPr>
            <w:pStyle w:val="Huisstijl-Koptekst"/>
          </w:pPr>
          <w:bookmarkStart w:id="23" w:name="bmVoettekstSectie2_2" w:colFirst="0" w:colLast="0"/>
          <w:r>
            <w:t>XBeach Manual</w:t>
          </w:r>
        </w:p>
      </w:tc>
      <w:tc>
        <w:tcPr>
          <w:tcW w:w="766" w:type="dxa"/>
        </w:tcPr>
        <w:p w:rsidR="00A37B49" w:rsidRPr="00B32B0E" w:rsidRDefault="00A37B49" w:rsidP="00A22DA3">
          <w:pPr>
            <w:pStyle w:val="Huisstijl-Pagina"/>
          </w:pPr>
        </w:p>
      </w:tc>
    </w:tr>
    <w:bookmarkEnd w:id="23"/>
  </w:tbl>
  <w:p w:rsidR="00A37B49" w:rsidRPr="00A22DA3" w:rsidRDefault="00A37B49"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0C5FE2">
          <w:pPr>
            <w:pStyle w:val="Huisstijl-Koptekst"/>
          </w:pPr>
          <w:bookmarkStart w:id="24" w:name="bmVoettekstSectie2_1" w:colFirst="0" w:colLast="0"/>
          <w:r>
            <w:t>XBeach Manual</w:t>
          </w:r>
        </w:p>
      </w:tc>
      <w:tc>
        <w:tcPr>
          <w:tcW w:w="766" w:type="dxa"/>
        </w:tcPr>
        <w:p w:rsidR="00A37B49" w:rsidRPr="00B32B0E" w:rsidRDefault="00A37B49" w:rsidP="00E43C26">
          <w:pPr>
            <w:pStyle w:val="Huisstijl-Pagina"/>
          </w:pPr>
        </w:p>
      </w:tc>
    </w:tr>
  </w:tbl>
  <w:bookmarkEnd w:id="24"/>
  <w:p w:rsidR="00A37B49" w:rsidRPr="00EB7C9E" w:rsidRDefault="00A37B49"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921289">
      <w:rPr>
        <w:noProof/>
      </w:rPr>
      <w:instrText>1</w:instrText>
    </w:r>
    <w:r>
      <w:rPr>
        <w:noProof/>
      </w:rPr>
      <w:fldChar w:fldCharType="end"/>
    </w:r>
    <w:r w:rsidRPr="000E1715">
      <w:instrText>"</w:instrText>
    </w:r>
    <w:r w:rsidRPr="000E1715">
      <w:fldChar w:fldCharType="separate"/>
    </w:r>
    <w:bookmarkStart w:id="25" w:name="Seq2"/>
    <w:r w:rsidR="00921289">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E43C26">
          <w:pPr>
            <w:pStyle w:val="Huisstijl-Koptekst"/>
          </w:pPr>
        </w:p>
      </w:tc>
      <w:tc>
        <w:tcPr>
          <w:tcW w:w="766" w:type="dxa"/>
        </w:tcPr>
        <w:p w:rsidR="00A37B49" w:rsidRPr="00B32B0E" w:rsidRDefault="00A37B49" w:rsidP="00E43C26">
          <w:pPr>
            <w:pStyle w:val="Huisstijl-Pagina"/>
          </w:pPr>
        </w:p>
      </w:tc>
    </w:tr>
  </w:tbl>
  <w:p w:rsidR="00A37B49" w:rsidRPr="00EB7C9E" w:rsidRDefault="00A37B49"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37B49">
                            <w:tc>
                              <w:tcPr>
                                <w:tcW w:w="7784" w:type="dxa"/>
                                <w:shd w:val="clear" w:color="auto" w:fill="auto"/>
                              </w:tcPr>
                              <w:p w:rsidR="00A37B49" w:rsidRDefault="00A37B49" w:rsidP="001220C3">
                                <w:pPr>
                                  <w:pStyle w:val="Huisstijl-Koptekst"/>
                                  <w:jc w:val="right"/>
                                </w:pPr>
                                <w:bookmarkStart w:id="44" w:name="bmVoettekstSectie3_2" w:colFirst="0" w:colLast="0"/>
                                <w:r>
                                  <w:t>XBeach Manual</w:t>
                                </w:r>
                              </w:p>
                            </w:tc>
                          </w:tr>
                          <w:bookmarkEnd w:id="44"/>
                        </w:tbl>
                        <w:p w:rsidR="00A37B49" w:rsidRDefault="00A37B49"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37B49">
                      <w:tc>
                        <w:tcPr>
                          <w:tcW w:w="7784" w:type="dxa"/>
                          <w:shd w:val="clear" w:color="auto" w:fill="auto"/>
                        </w:tcPr>
                        <w:p w:rsidR="00A37B49" w:rsidRDefault="00A37B49" w:rsidP="001220C3">
                          <w:pPr>
                            <w:pStyle w:val="Huisstijl-Koptekst"/>
                            <w:jc w:val="right"/>
                          </w:pPr>
                          <w:bookmarkStart w:id="45" w:name="bmVoettekstSectie3_2" w:colFirst="0" w:colLast="0"/>
                          <w:r>
                            <w:t>XBeach Manual</w:t>
                          </w:r>
                        </w:p>
                      </w:tc>
                    </w:tr>
                    <w:bookmarkEnd w:id="45"/>
                  </w:tbl>
                  <w:p w:rsidR="00A37B49" w:rsidRDefault="00A37B49"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A37B49" w:rsidRPr="004C2206">
      <w:tc>
        <w:tcPr>
          <w:tcW w:w="854" w:type="dxa"/>
        </w:tcPr>
        <w:p w:rsidR="00A37B49" w:rsidRPr="00A21DE8" w:rsidRDefault="00A37B49" w:rsidP="00A45B92">
          <w:pPr>
            <w:pStyle w:val="Huisstijl-Pagina"/>
            <w:jc w:val="left"/>
          </w:pPr>
          <w:r w:rsidRPr="007D5040">
            <w:fldChar w:fldCharType="begin"/>
          </w:r>
          <w:r w:rsidRPr="007D5040">
            <w:instrText xml:space="preserve"> PAGE</w:instrText>
          </w:r>
          <w:r w:rsidRPr="007D5040">
            <w:fldChar w:fldCharType="separate"/>
          </w:r>
          <w:r w:rsidR="00921289">
            <w:t>ii</w:t>
          </w:r>
          <w:r w:rsidRPr="007D5040">
            <w:fldChar w:fldCharType="end"/>
          </w:r>
        </w:p>
      </w:tc>
    </w:tr>
  </w:tbl>
  <w:p w:rsidR="00A37B49" w:rsidRPr="00B24026" w:rsidRDefault="00A37B49"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6F437570" wp14:editId="09FD2B79">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c>
                              <w:tcPr>
                                <w:tcW w:w="1094" w:type="dxa"/>
                                <w:shd w:val="clear" w:color="auto" w:fill="auto"/>
                                <w:tcMar>
                                  <w:right w:w="85" w:type="dxa"/>
                                </w:tcMar>
                              </w:tcPr>
                              <w:p w:rsidR="00A37B49" w:rsidRPr="007D5040" w:rsidRDefault="00A37B49" w:rsidP="004E27A9">
                                <w:pPr>
                                  <w:pStyle w:val="Huisstijl-Pagina"/>
                                </w:pPr>
                                <w:r w:rsidRPr="007D5040">
                                  <w:fldChar w:fldCharType="begin"/>
                                </w:r>
                                <w:r w:rsidRPr="007D5040">
                                  <w:instrText xml:space="preserve"> PAGE</w:instrText>
                                </w:r>
                                <w:r w:rsidRPr="007D5040">
                                  <w:fldChar w:fldCharType="separate"/>
                                </w:r>
                                <w:r w:rsidR="00921289">
                                  <w:t>iii</w:t>
                                </w:r>
                                <w:r w:rsidRPr="007D5040">
                                  <w:fldChar w:fldCharType="end"/>
                                </w:r>
                              </w:p>
                            </w:tc>
                          </w:tr>
                        </w:tbl>
                        <w:p w:rsidR="00A37B49" w:rsidRDefault="00A37B49"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c>
                        <w:tcPr>
                          <w:tcW w:w="1094" w:type="dxa"/>
                          <w:shd w:val="clear" w:color="auto" w:fill="auto"/>
                          <w:tcMar>
                            <w:right w:w="85" w:type="dxa"/>
                          </w:tcMar>
                        </w:tcPr>
                        <w:p w:rsidR="00A37B49" w:rsidRPr="007D5040" w:rsidRDefault="00A37B49" w:rsidP="004E27A9">
                          <w:pPr>
                            <w:pStyle w:val="Huisstijl-Pagina"/>
                          </w:pPr>
                          <w:r w:rsidRPr="007D5040">
                            <w:fldChar w:fldCharType="begin"/>
                          </w:r>
                          <w:r w:rsidRPr="007D5040">
                            <w:instrText xml:space="preserve"> PAGE</w:instrText>
                          </w:r>
                          <w:r w:rsidRPr="007D5040">
                            <w:fldChar w:fldCharType="separate"/>
                          </w:r>
                          <w:r w:rsidR="00921289">
                            <w:t>iii</w:t>
                          </w:r>
                          <w:r w:rsidRPr="007D5040">
                            <w:fldChar w:fldCharType="end"/>
                          </w:r>
                        </w:p>
                      </w:tc>
                    </w:tr>
                  </w:tbl>
                  <w:p w:rsidR="00A37B49" w:rsidRDefault="00A37B49"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37B49" w:rsidRPr="004C2206">
      <w:tc>
        <w:tcPr>
          <w:tcW w:w="7371" w:type="dxa"/>
          <w:shd w:val="clear" w:color="auto" w:fill="auto"/>
        </w:tcPr>
        <w:p w:rsidR="00A37B49" w:rsidRPr="004C2206" w:rsidRDefault="00A37B49" w:rsidP="006A0A14">
          <w:pPr>
            <w:pStyle w:val="Huisstijl-Koptekst"/>
          </w:pPr>
          <w:bookmarkStart w:id="46" w:name="bmVoettekstSectie3_1" w:colFirst="0" w:colLast="0"/>
          <w:r>
            <w:t>XBeach Manual</w:t>
          </w:r>
        </w:p>
      </w:tc>
    </w:tr>
  </w:tbl>
  <w:bookmarkEnd w:id="46"/>
  <w:p w:rsidR="00A37B49" w:rsidRPr="000E1715" w:rsidRDefault="00A37B49"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921289">
      <w:rPr>
        <w:noProof/>
      </w:rPr>
      <w:instrText>3</w:instrText>
    </w:r>
    <w:r>
      <w:rPr>
        <w:noProof/>
      </w:rPr>
      <w:fldChar w:fldCharType="end"/>
    </w:r>
    <w:r w:rsidRPr="000E1715">
      <w:instrText>"</w:instrText>
    </w:r>
    <w:r w:rsidRPr="000E1715">
      <w:fldChar w:fldCharType="separate"/>
    </w:r>
    <w:bookmarkStart w:id="47" w:name="Seq3"/>
    <w:r w:rsidR="00921289">
      <w:rPr>
        <w:noProof/>
      </w:rPr>
      <w:t>3</w:t>
    </w:r>
    <w:bookmarkEnd w:id="4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37B49" w:rsidRPr="004C2206" w:rsidTr="00426356">
                            <w:tc>
                              <w:tcPr>
                                <w:tcW w:w="1176" w:type="dxa"/>
                              </w:tcPr>
                              <w:bookmarkStart w:id="1191" w:name="bmPagina2" w:colFirst="0" w:colLast="0"/>
                              <w:p w:rsidR="00A37B49" w:rsidRPr="00A21DE8" w:rsidRDefault="00A37B49" w:rsidP="00F3579D">
                                <w:pPr>
                                  <w:pStyle w:val="Huisstijl-Pagina"/>
                                  <w:jc w:val="left"/>
                                </w:pPr>
                                <w:r>
                                  <w:fldChar w:fldCharType="begin"/>
                                </w:r>
                                <w:r>
                                  <w:instrText xml:space="preserve"> PAGE  \* MERGEFORMAT </w:instrText>
                                </w:r>
                                <w:r>
                                  <w:fldChar w:fldCharType="separate"/>
                                </w:r>
                                <w:r w:rsidR="00B1793A">
                                  <w:t>116</w:t>
                                </w:r>
                                <w:r>
                                  <w:fldChar w:fldCharType="end"/>
                                </w:r>
                                <w:r>
                                  <w:t xml:space="preserve"> of 105</w:t>
                                </w:r>
                              </w:p>
                            </w:tc>
                          </w:tr>
                          <w:bookmarkEnd w:id="1191"/>
                        </w:tbl>
                        <w:p w:rsidR="00A37B49" w:rsidRDefault="00A37B49"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37B49" w:rsidRPr="004C2206" w:rsidTr="00426356">
                      <w:tc>
                        <w:tcPr>
                          <w:tcW w:w="1176" w:type="dxa"/>
                        </w:tcPr>
                        <w:bookmarkStart w:id="1192" w:name="bmPagina2" w:colFirst="0" w:colLast="0"/>
                        <w:p w:rsidR="00A37B49" w:rsidRPr="00A21DE8" w:rsidRDefault="00A37B49" w:rsidP="00F3579D">
                          <w:pPr>
                            <w:pStyle w:val="Huisstijl-Pagina"/>
                            <w:jc w:val="left"/>
                          </w:pPr>
                          <w:r>
                            <w:fldChar w:fldCharType="begin"/>
                          </w:r>
                          <w:r>
                            <w:instrText xml:space="preserve"> PAGE  \* MERGEFORMAT </w:instrText>
                          </w:r>
                          <w:r>
                            <w:fldChar w:fldCharType="separate"/>
                          </w:r>
                          <w:r w:rsidR="00B1793A">
                            <w:t>116</w:t>
                          </w:r>
                          <w:r>
                            <w:fldChar w:fldCharType="end"/>
                          </w:r>
                          <w:r>
                            <w:t xml:space="preserve"> of 105</w:t>
                          </w:r>
                        </w:p>
                      </w:tc>
                    </w:tr>
                    <w:bookmarkEnd w:id="1192"/>
                  </w:tbl>
                  <w:p w:rsidR="00A37B49" w:rsidRDefault="00A37B49"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37B49" w:rsidRPr="004C2206" w:rsidTr="009E3CFF">
      <w:trPr>
        <w:jc w:val="right"/>
      </w:trPr>
      <w:tc>
        <w:tcPr>
          <w:tcW w:w="7371" w:type="dxa"/>
          <w:shd w:val="clear" w:color="auto" w:fill="auto"/>
          <w:tcMar>
            <w:right w:w="28" w:type="dxa"/>
          </w:tcMar>
        </w:tcPr>
        <w:p w:rsidR="00A37B49" w:rsidRPr="004C2206" w:rsidRDefault="00A37B49" w:rsidP="00C20E72">
          <w:pPr>
            <w:pStyle w:val="Huisstijl-Koptekst"/>
            <w:jc w:val="right"/>
          </w:pPr>
          <w:bookmarkStart w:id="1193" w:name="bmVoettekstSectie4_2" w:colFirst="0" w:colLast="0"/>
          <w:r>
            <w:t>XBeach Manual</w:t>
          </w:r>
        </w:p>
      </w:tc>
    </w:tr>
    <w:bookmarkEnd w:id="1193"/>
  </w:tbl>
  <w:p w:rsidR="00A37B49" w:rsidRPr="006C06A2" w:rsidRDefault="00A37B49"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rPr>
                              <w:trHeight w:val="568"/>
                            </w:trPr>
                            <w:tc>
                              <w:tcPr>
                                <w:tcW w:w="1094" w:type="dxa"/>
                                <w:shd w:val="clear" w:color="auto" w:fill="auto"/>
                                <w:tcMar>
                                  <w:right w:w="85" w:type="dxa"/>
                                </w:tcMar>
                              </w:tcPr>
                              <w:bookmarkStart w:id="1194" w:name="bmPagina1" w:colFirst="0" w:colLast="0"/>
                              <w:bookmarkStart w:id="1195" w:name="bmTotPag" w:colFirst="0" w:colLast="0"/>
                              <w:p w:rsidR="00A37B49" w:rsidRPr="007D5040" w:rsidRDefault="00A37B49" w:rsidP="00F3579D">
                                <w:pPr>
                                  <w:pStyle w:val="Huisstijl-Pagina"/>
                                </w:pPr>
                                <w:r>
                                  <w:fldChar w:fldCharType="begin"/>
                                </w:r>
                                <w:r>
                                  <w:instrText xml:space="preserve"> PAGE  \* MERGEFORMAT </w:instrText>
                                </w:r>
                                <w:r>
                                  <w:fldChar w:fldCharType="separate"/>
                                </w:r>
                                <w:r w:rsidR="00F54946">
                                  <w:t>115</w:t>
                                </w:r>
                                <w:r>
                                  <w:fldChar w:fldCharType="end"/>
                                </w:r>
                                <w:r>
                                  <w:t xml:space="preserve"> of 105</w:t>
                                </w:r>
                              </w:p>
                            </w:tc>
                          </w:tr>
                          <w:bookmarkEnd w:id="1194"/>
                          <w:bookmarkEnd w:id="1195"/>
                        </w:tbl>
                        <w:p w:rsidR="00A37B49" w:rsidRDefault="00A37B49"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rPr>
                        <w:trHeight w:val="568"/>
                      </w:trPr>
                      <w:tc>
                        <w:tcPr>
                          <w:tcW w:w="1094" w:type="dxa"/>
                          <w:shd w:val="clear" w:color="auto" w:fill="auto"/>
                          <w:tcMar>
                            <w:right w:w="85" w:type="dxa"/>
                          </w:tcMar>
                        </w:tcPr>
                        <w:bookmarkStart w:id="1196" w:name="bmPagina1" w:colFirst="0" w:colLast="0"/>
                        <w:bookmarkStart w:id="1197" w:name="bmTotPag" w:colFirst="0" w:colLast="0"/>
                        <w:p w:rsidR="00A37B49" w:rsidRPr="007D5040" w:rsidRDefault="00A37B49" w:rsidP="00F3579D">
                          <w:pPr>
                            <w:pStyle w:val="Huisstijl-Pagina"/>
                          </w:pPr>
                          <w:r>
                            <w:fldChar w:fldCharType="begin"/>
                          </w:r>
                          <w:r>
                            <w:instrText xml:space="preserve"> PAGE  \* MERGEFORMAT </w:instrText>
                          </w:r>
                          <w:r>
                            <w:fldChar w:fldCharType="separate"/>
                          </w:r>
                          <w:r w:rsidR="00F54946">
                            <w:t>115</w:t>
                          </w:r>
                          <w:r>
                            <w:fldChar w:fldCharType="end"/>
                          </w:r>
                          <w:r>
                            <w:t xml:space="preserve"> of 105</w:t>
                          </w:r>
                        </w:p>
                      </w:tc>
                    </w:tr>
                    <w:bookmarkEnd w:id="1196"/>
                    <w:bookmarkEnd w:id="1197"/>
                  </w:tbl>
                  <w:p w:rsidR="00A37B49" w:rsidRDefault="00A37B49"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37B49" w:rsidRPr="004C2206">
      <w:tc>
        <w:tcPr>
          <w:tcW w:w="7371" w:type="dxa"/>
          <w:shd w:val="clear" w:color="auto" w:fill="auto"/>
        </w:tcPr>
        <w:p w:rsidR="00A37B49" w:rsidRPr="004C2206" w:rsidRDefault="00A37B49" w:rsidP="000C5FE2">
          <w:pPr>
            <w:pStyle w:val="Huisstijl-Koptekst"/>
          </w:pPr>
          <w:bookmarkStart w:id="1198" w:name="bmVoettekstSectie4_1" w:colFirst="0" w:colLast="0"/>
          <w:r>
            <w:t>XBeach Manual</w:t>
          </w:r>
        </w:p>
      </w:tc>
    </w:tr>
    <w:bookmarkEnd w:id="1198"/>
  </w:tbl>
  <w:p w:rsidR="00A37B49" w:rsidRPr="00EB7C9E" w:rsidRDefault="00A37B49"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B49" w:rsidRDefault="00A37B49">
      <w:r>
        <w:separator/>
      </w:r>
    </w:p>
  </w:footnote>
  <w:footnote w:type="continuationSeparator" w:id="0">
    <w:p w:rsidR="00A37B49" w:rsidRDefault="00A37B49">
      <w:r>
        <w:continuationSeparator/>
      </w:r>
    </w:p>
  </w:footnote>
  <w:footnote w:id="1">
    <w:p w:rsidR="00A37B49" w:rsidRPr="00BE0D9D" w:rsidRDefault="00A37B4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A37B49">
                            <w:tc>
                              <w:tcPr>
                                <w:tcW w:w="6237" w:type="dxa"/>
                                <w:shd w:val="clear" w:color="auto" w:fill="auto"/>
                              </w:tcPr>
                              <w:p w:rsidR="00A37B49" w:rsidRPr="00564E53" w:rsidRDefault="00A37B49" w:rsidP="00564E53">
                                <w:pPr>
                                  <w:pStyle w:val="Huisstijl-Gegeven"/>
                                </w:pPr>
                                <w:bookmarkStart w:id="0" w:name="bmAuteurs1" w:colFirst="0" w:colLast="0"/>
                              </w:p>
                            </w:tc>
                          </w:tr>
                          <w:bookmarkEnd w:id="0"/>
                        </w:tbl>
                        <w:p w:rsidR="00A37B49" w:rsidRDefault="00A37B49" w:rsidP="000369FA">
                          <w:pPr>
                            <w:pStyle w:val="Header"/>
                          </w:pPr>
                        </w:p>
                        <w:p w:rsidR="00A37B49" w:rsidRDefault="00A37B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A37B49">
                      <w:tc>
                        <w:tcPr>
                          <w:tcW w:w="6237" w:type="dxa"/>
                          <w:shd w:val="clear" w:color="auto" w:fill="auto"/>
                        </w:tcPr>
                        <w:p w:rsidR="00A37B49" w:rsidRPr="00564E53" w:rsidRDefault="00A37B49" w:rsidP="00564E53">
                          <w:pPr>
                            <w:pStyle w:val="Huisstijl-Gegeven"/>
                          </w:pPr>
                          <w:bookmarkStart w:id="1" w:name="bmAuteurs1" w:colFirst="0" w:colLast="0"/>
                        </w:p>
                      </w:tc>
                    </w:tr>
                    <w:bookmarkEnd w:id="1"/>
                  </w:tbl>
                  <w:p w:rsidR="00A37B49" w:rsidRDefault="00A37B49" w:rsidP="000369FA">
                    <w:pPr>
                      <w:pStyle w:val="Header"/>
                    </w:pPr>
                  </w:p>
                  <w:p w:rsidR="00A37B49" w:rsidRDefault="00A37B49"/>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A37B49" w:rsidRDefault="00A37B49"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A37B49" w:rsidRDefault="00A37B49" w:rsidP="00580167"/>
                </w:txbxContent>
              </v:textbox>
              <w10:wrap anchorx="page" anchory="page"/>
            </v:shape>
          </w:pict>
        </mc:Fallback>
      </mc:AlternateContent>
    </w:r>
  </w:p>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A37B49" w:rsidRPr="004C2206">
      <w:trPr>
        <w:trHeight w:hRule="exact" w:val="2041"/>
      </w:trPr>
      <w:tc>
        <w:tcPr>
          <w:tcW w:w="6237" w:type="dxa"/>
          <w:shd w:val="clear" w:color="auto" w:fill="auto"/>
        </w:tcPr>
        <w:p w:rsidR="00A37B49" w:rsidRDefault="00A37B49" w:rsidP="003363CC">
          <w:pPr>
            <w:pStyle w:val="Huisstijl-Titel"/>
          </w:pPr>
          <w:bookmarkStart w:id="4" w:name="bmTitel1" w:colFirst="0" w:colLast="0"/>
          <w:r>
            <w:t>XBeach Manual</w:t>
          </w:r>
        </w:p>
        <w:p w:rsidR="00A37B49" w:rsidRDefault="00A37B49" w:rsidP="003363CC">
          <w:pPr>
            <w:pStyle w:val="Huisstijl-Subtitel"/>
          </w:pPr>
        </w:p>
        <w:p w:rsidR="00A37B49" w:rsidRDefault="00A37B49" w:rsidP="003363CC">
          <w:pPr>
            <w:pStyle w:val="Huisstijl-Subtitel"/>
          </w:pPr>
        </w:p>
      </w:tc>
    </w:tr>
    <w:bookmarkEnd w:id="4"/>
  </w:tbl>
  <w:p w:rsidR="00A37B49" w:rsidRDefault="00A37B49" w:rsidP="00580167">
    <w:pPr>
      <w:rPr>
        <w:lang w:val="en-US"/>
      </w:rPr>
    </w:pPr>
  </w:p>
  <w:p w:rsidR="00A37B49" w:rsidRDefault="00A37B49" w:rsidP="00580167">
    <w:pPr>
      <w:rPr>
        <w:lang w:val="en-US"/>
      </w:rPr>
    </w:pPr>
  </w:p>
  <w:p w:rsidR="00A37B49" w:rsidRDefault="00A37B49" w:rsidP="00580167">
    <w:pPr>
      <w:rPr>
        <w:lang w:val="en-US"/>
      </w:rPr>
    </w:pPr>
  </w:p>
  <w:p w:rsidR="00A37B49" w:rsidRPr="00580167" w:rsidRDefault="00A37B49"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A37B49" w:rsidTr="00426356">
                            <w:tc>
                              <w:tcPr>
                                <w:tcW w:w="11732" w:type="dxa"/>
                              </w:tcPr>
                              <w:p w:rsidR="00A37B49" w:rsidRDefault="00A37B49">
                                <w:bookmarkStart w:id="9" w:name="bmLogo0" w:colFirst="0" w:colLast="0"/>
                              </w:p>
                            </w:tc>
                          </w:tr>
                          <w:bookmarkEnd w:id="9"/>
                        </w:tbl>
                        <w:p w:rsidR="00A37B49" w:rsidRDefault="00A37B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A37B49" w:rsidTr="00426356">
                      <w:tc>
                        <w:tcPr>
                          <w:tcW w:w="11732" w:type="dxa"/>
                        </w:tcPr>
                        <w:p w:rsidR="00A37B49" w:rsidRDefault="00A37B49">
                          <w:bookmarkStart w:id="10" w:name="bmLogo0" w:colFirst="0" w:colLast="0"/>
                        </w:p>
                      </w:tc>
                    </w:tr>
                    <w:bookmarkEnd w:id="10"/>
                  </w:tbl>
                  <w:p w:rsidR="00A37B49" w:rsidRDefault="00A37B49"/>
                </w:txbxContent>
              </v:textbox>
              <w10:wrap anchorx="page" anchory="page"/>
            </v:shape>
          </w:pict>
        </mc:Fallback>
      </mc:AlternateContent>
    </w:r>
  </w:p>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A37B49" w:rsidRPr="004C2206">
      <w:trPr>
        <w:trHeight w:hRule="exact" w:val="2041"/>
      </w:trPr>
      <w:tc>
        <w:tcPr>
          <w:tcW w:w="5245" w:type="dxa"/>
          <w:shd w:val="clear" w:color="auto" w:fill="auto"/>
        </w:tcPr>
        <w:p w:rsidR="00A37B49" w:rsidRDefault="00A37B49" w:rsidP="003363CC">
          <w:pPr>
            <w:pStyle w:val="Huisstijl-Titel"/>
          </w:pPr>
          <w:bookmarkStart w:id="11" w:name="bmTitel0" w:colFirst="0" w:colLast="0"/>
          <w:r>
            <w:t>XBeach Manual</w:t>
          </w:r>
        </w:p>
        <w:p w:rsidR="00A37B49" w:rsidRDefault="00A37B49" w:rsidP="003363CC">
          <w:pPr>
            <w:pStyle w:val="Huisstijl-Subtitel"/>
          </w:pPr>
        </w:p>
        <w:p w:rsidR="00A37B49" w:rsidRDefault="00A37B49" w:rsidP="003363CC">
          <w:pPr>
            <w:pStyle w:val="Huisstijl-Subtitel"/>
          </w:pPr>
        </w:p>
      </w:tc>
    </w:tr>
    <w:bookmarkEnd w:id="11"/>
  </w:tbl>
  <w:p w:rsidR="00A37B49" w:rsidRDefault="00A37B49" w:rsidP="00A1473F">
    <w:pPr>
      <w:rPr>
        <w:lang w:val="en-US"/>
      </w:rPr>
    </w:pPr>
  </w:p>
  <w:p w:rsidR="00A37B49" w:rsidRDefault="00A37B49" w:rsidP="00A1473F">
    <w:pPr>
      <w:rPr>
        <w:lang w:val="en-US"/>
      </w:rPr>
    </w:pPr>
  </w:p>
  <w:p w:rsidR="00A37B49" w:rsidRDefault="00A37B49" w:rsidP="00A1473F">
    <w:pPr>
      <w:rPr>
        <w:lang w:val="en-US"/>
      </w:rPr>
    </w:pPr>
  </w:p>
  <w:p w:rsidR="00A37B49" w:rsidRDefault="00A37B49"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72ACD">
    <w:pPr>
      <w:pStyle w:val="Header"/>
    </w:pPr>
  </w:p>
  <w:p w:rsidR="00A37B49" w:rsidRDefault="00A37B49" w:rsidP="00672ACD">
    <w:pPr>
      <w:pStyle w:val="Header"/>
    </w:pPr>
  </w:p>
  <w:p w:rsidR="00A37B49" w:rsidRDefault="00A37B49" w:rsidP="00672ACD">
    <w:pPr>
      <w:pStyle w:val="Header"/>
    </w:pPr>
  </w:p>
  <w:p w:rsidR="00A37B49" w:rsidRDefault="00A37B49"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A37B49" w:rsidRPr="004C2206">
      <w:tc>
        <w:tcPr>
          <w:tcW w:w="4004" w:type="dxa"/>
          <w:gridSpan w:val="2"/>
          <w:shd w:val="clear" w:color="auto" w:fill="auto"/>
        </w:tcPr>
        <w:p w:rsidR="00A37B49" w:rsidRPr="00EF1CDD" w:rsidRDefault="00A37B49" w:rsidP="003363CC">
          <w:pPr>
            <w:pStyle w:val="Huisstijl-Gegeven"/>
          </w:pPr>
          <w:bookmarkStart w:id="17" w:name="tblGegevensSectie2b" w:colFirst="0" w:colLast="3"/>
        </w:p>
      </w:tc>
      <w:tc>
        <w:tcPr>
          <w:tcW w:w="4745" w:type="dxa"/>
          <w:gridSpan w:val="3"/>
          <w:tcBorders>
            <w:left w:val="nil"/>
          </w:tcBorders>
          <w:shd w:val="clear" w:color="auto" w:fill="auto"/>
        </w:tcPr>
        <w:p w:rsidR="00A37B49" w:rsidRDefault="00A37B49" w:rsidP="003363CC">
          <w:pPr>
            <w:pStyle w:val="Huisstijl-Kopje"/>
          </w:pPr>
          <w:r>
            <w:t>Title</w:t>
          </w:r>
        </w:p>
        <w:p w:rsidR="00A37B49" w:rsidRPr="00EF1CDD" w:rsidRDefault="00A37B49" w:rsidP="003363CC">
          <w:pPr>
            <w:pStyle w:val="Huisstijl-Gegeven"/>
          </w:pPr>
          <w:r>
            <w:t>XBeach Manual</w:t>
          </w:r>
        </w:p>
      </w:tc>
    </w:tr>
    <w:tr w:rsidR="00A37B49" w:rsidRPr="004C2206">
      <w:tc>
        <w:tcPr>
          <w:tcW w:w="5246" w:type="dxa"/>
          <w:gridSpan w:val="3"/>
          <w:shd w:val="clear" w:color="auto" w:fill="auto"/>
        </w:tcPr>
        <w:p w:rsidR="00A37B49" w:rsidRPr="004C2206" w:rsidRDefault="00A37B49" w:rsidP="003363CC">
          <w:pPr>
            <w:pStyle w:val="Huisstijl-Gegeven"/>
          </w:pPr>
        </w:p>
      </w:tc>
      <w:tc>
        <w:tcPr>
          <w:tcW w:w="3503" w:type="dxa"/>
          <w:gridSpan w:val="2"/>
        </w:tcPr>
        <w:p w:rsidR="00A37B49" w:rsidRPr="004C2206" w:rsidRDefault="00A37B49" w:rsidP="003363CC">
          <w:pPr>
            <w:pStyle w:val="Huisstijl-Gegeven"/>
          </w:pPr>
        </w:p>
      </w:tc>
    </w:tr>
    <w:tr w:rsidR="00A37B49" w:rsidRPr="004C2206">
      <w:tc>
        <w:tcPr>
          <w:tcW w:w="2694" w:type="dxa"/>
          <w:shd w:val="clear" w:color="auto" w:fill="auto"/>
        </w:tcPr>
        <w:p w:rsidR="00A37B49" w:rsidRDefault="00A37B49" w:rsidP="003363CC">
          <w:pPr>
            <w:pStyle w:val="Huisstijl-Kopje"/>
          </w:pPr>
          <w:r>
            <w:t>Pages</w:t>
          </w:r>
        </w:p>
        <w:p w:rsidR="00A37B49" w:rsidRPr="004C2206" w:rsidRDefault="00B1793A" w:rsidP="003363CC">
          <w:pPr>
            <w:pStyle w:val="Huisstijl-Gegeven"/>
          </w:pPr>
          <w:r>
            <w:fldChar w:fldCharType="begin"/>
          </w:r>
          <w:r>
            <w:instrText xml:space="preserve"> DOCVARIABLE  TotAantalPag  \* MERGEFORMAT </w:instrText>
          </w:r>
          <w:r>
            <w:fldChar w:fldCharType="separate"/>
          </w:r>
          <w:r w:rsidR="00A37B49">
            <w:t>8</w:t>
          </w:r>
          <w:r>
            <w:fldChar w:fldCharType="end"/>
          </w:r>
        </w:p>
      </w:tc>
      <w:tc>
        <w:tcPr>
          <w:tcW w:w="2552" w:type="dxa"/>
          <w:gridSpan w:val="2"/>
          <w:shd w:val="clear" w:color="auto" w:fill="auto"/>
        </w:tcPr>
        <w:p w:rsidR="00A37B49" w:rsidRPr="004C2206" w:rsidRDefault="00A37B49" w:rsidP="00A22DA3">
          <w:pPr>
            <w:tabs>
              <w:tab w:val="left" w:pos="1680"/>
            </w:tabs>
            <w:ind w:left="1680" w:hanging="1680"/>
          </w:pPr>
        </w:p>
      </w:tc>
      <w:tc>
        <w:tcPr>
          <w:tcW w:w="2552" w:type="dxa"/>
        </w:tcPr>
        <w:p w:rsidR="00A37B49" w:rsidRPr="004C2206" w:rsidRDefault="00A37B49" w:rsidP="00A22DA3">
          <w:pPr>
            <w:pStyle w:val="Huisstijl-Gegeven"/>
            <w:tabs>
              <w:tab w:val="left" w:pos="2552"/>
            </w:tabs>
          </w:pPr>
        </w:p>
      </w:tc>
      <w:tc>
        <w:tcPr>
          <w:tcW w:w="951" w:type="dxa"/>
        </w:tcPr>
        <w:p w:rsidR="00A37B49" w:rsidRPr="004C2206" w:rsidRDefault="00A37B49" w:rsidP="00A22DA3">
          <w:pPr>
            <w:pStyle w:val="Huisstijl-Gegeven"/>
            <w:tabs>
              <w:tab w:val="left" w:pos="2552"/>
            </w:tabs>
          </w:pPr>
        </w:p>
      </w:tc>
    </w:tr>
    <w:tr w:rsidR="00A37B49" w:rsidRPr="004C2206">
      <w:tc>
        <w:tcPr>
          <w:tcW w:w="8749" w:type="dxa"/>
          <w:gridSpan w:val="5"/>
          <w:shd w:val="clear" w:color="auto" w:fill="auto"/>
        </w:tcPr>
        <w:p w:rsidR="00A37B49" w:rsidRPr="004C2206" w:rsidRDefault="00A37B49" w:rsidP="00A22DA3">
          <w:pPr>
            <w:pStyle w:val="Huisstijl-Gegeven"/>
            <w:tabs>
              <w:tab w:val="left" w:pos="2552"/>
            </w:tabs>
          </w:pPr>
        </w:p>
      </w:tc>
    </w:tr>
  </w:tbl>
  <w:bookmarkEnd w:id="17"/>
  <w:p w:rsidR="00A37B49" w:rsidRPr="00672ACD" w:rsidRDefault="00A37B49"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A37B49" w:rsidRDefault="00A37B49"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A37B49" w:rsidRDefault="00A37B49"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A37B49" w:rsidRDefault="00A37B4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A37B49" w:rsidRDefault="00A37B49" w:rsidP="001A6A5C"/>
                </w:txbxContent>
              </v:textbox>
              <w10:wrap anchorx="page" anchory="page"/>
              <w10:anchorlock/>
            </v:shape>
          </w:pict>
        </mc:Fallback>
      </mc:AlternateContent>
    </w:r>
  </w:p>
  <w:p w:rsidR="00A37B49" w:rsidRDefault="00A37B49" w:rsidP="005C6157">
    <w:pPr>
      <w:pStyle w:val="Header"/>
    </w:pPr>
  </w:p>
  <w:p w:rsidR="00A37B49" w:rsidRDefault="00A37B49" w:rsidP="005C6157">
    <w:pPr>
      <w:pStyle w:val="Header"/>
    </w:pPr>
  </w:p>
  <w:p w:rsidR="00A37B49" w:rsidRDefault="00A37B49"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A37B49" w:rsidRPr="004C2206">
      <w:tc>
        <w:tcPr>
          <w:tcW w:w="8749" w:type="dxa"/>
          <w:gridSpan w:val="4"/>
          <w:shd w:val="clear" w:color="auto" w:fill="auto"/>
        </w:tcPr>
        <w:p w:rsidR="00A37B49" w:rsidRDefault="00A37B49" w:rsidP="003363CC">
          <w:pPr>
            <w:pStyle w:val="Huisstijl-Kopje"/>
          </w:pPr>
          <w:bookmarkStart w:id="22" w:name="tblGegevensSectie2a" w:colFirst="0" w:colLast="3"/>
          <w:r>
            <w:t>Title</w:t>
          </w:r>
        </w:p>
        <w:p w:rsidR="00A37B49" w:rsidRPr="00EF1CDD" w:rsidRDefault="00A37B49" w:rsidP="003363CC">
          <w:pPr>
            <w:pStyle w:val="Huisstijl-Gegeven"/>
          </w:pPr>
          <w:r>
            <w:t>XBeach Manual</w:t>
          </w:r>
        </w:p>
      </w:tc>
    </w:tr>
    <w:tr w:rsidR="00A37B49" w:rsidRPr="004C2206">
      <w:tc>
        <w:tcPr>
          <w:tcW w:w="5246" w:type="dxa"/>
          <w:gridSpan w:val="2"/>
          <w:shd w:val="clear" w:color="auto" w:fill="auto"/>
        </w:tcPr>
        <w:p w:rsidR="00A37B49" w:rsidRPr="004C2206" w:rsidRDefault="00A37B49" w:rsidP="003363CC">
          <w:pPr>
            <w:pStyle w:val="Huisstijl-Gegeven"/>
          </w:pPr>
        </w:p>
      </w:tc>
      <w:tc>
        <w:tcPr>
          <w:tcW w:w="3503" w:type="dxa"/>
          <w:gridSpan w:val="2"/>
        </w:tcPr>
        <w:p w:rsidR="00A37B49" w:rsidRPr="004C2206" w:rsidRDefault="00A37B49" w:rsidP="003363CC">
          <w:pPr>
            <w:pStyle w:val="Huisstijl-Gegeven"/>
          </w:pPr>
        </w:p>
      </w:tc>
    </w:tr>
    <w:tr w:rsidR="00A37B49" w:rsidRPr="004C2206">
      <w:tc>
        <w:tcPr>
          <w:tcW w:w="2694" w:type="dxa"/>
          <w:shd w:val="clear" w:color="auto" w:fill="auto"/>
        </w:tcPr>
        <w:p w:rsidR="00A37B49" w:rsidRDefault="00A37B49" w:rsidP="003363CC">
          <w:pPr>
            <w:pStyle w:val="Huisstijl-Kopje"/>
          </w:pPr>
          <w:r>
            <w:t>Pages</w:t>
          </w:r>
        </w:p>
        <w:p w:rsidR="00A37B49" w:rsidRPr="004C2206" w:rsidRDefault="00A37B49" w:rsidP="003363CC">
          <w:pPr>
            <w:pStyle w:val="Huisstijl-Gegeven"/>
          </w:pPr>
          <w:r>
            <w:t>105</w:t>
          </w:r>
        </w:p>
      </w:tc>
      <w:tc>
        <w:tcPr>
          <w:tcW w:w="2552" w:type="dxa"/>
          <w:shd w:val="clear" w:color="auto" w:fill="auto"/>
        </w:tcPr>
        <w:p w:rsidR="00A37B49" w:rsidRPr="004C2206" w:rsidRDefault="00A37B49" w:rsidP="005C6157">
          <w:pPr>
            <w:tabs>
              <w:tab w:val="left" w:pos="1680"/>
            </w:tabs>
            <w:ind w:left="1680" w:hanging="1680"/>
          </w:pPr>
        </w:p>
      </w:tc>
      <w:tc>
        <w:tcPr>
          <w:tcW w:w="2552" w:type="dxa"/>
        </w:tcPr>
        <w:p w:rsidR="00A37B49" w:rsidRPr="004C2206" w:rsidRDefault="00A37B49" w:rsidP="005C6157">
          <w:pPr>
            <w:pStyle w:val="Huisstijl-Gegeven"/>
            <w:tabs>
              <w:tab w:val="left" w:pos="2552"/>
            </w:tabs>
          </w:pPr>
        </w:p>
      </w:tc>
      <w:tc>
        <w:tcPr>
          <w:tcW w:w="951" w:type="dxa"/>
        </w:tcPr>
        <w:p w:rsidR="00A37B49" w:rsidRPr="004C2206" w:rsidRDefault="00A37B49" w:rsidP="005C6157">
          <w:pPr>
            <w:pStyle w:val="Huisstijl-Gegeven"/>
            <w:tabs>
              <w:tab w:val="left" w:pos="2552"/>
            </w:tabs>
          </w:pPr>
        </w:p>
      </w:tc>
    </w:tr>
    <w:tr w:rsidR="00A37B49" w:rsidRPr="004C2206">
      <w:tc>
        <w:tcPr>
          <w:tcW w:w="8749" w:type="dxa"/>
          <w:gridSpan w:val="4"/>
          <w:shd w:val="clear" w:color="auto" w:fill="auto"/>
        </w:tcPr>
        <w:p w:rsidR="00A37B49" w:rsidRPr="004C2206" w:rsidRDefault="00A37B49" w:rsidP="005C6157">
          <w:pPr>
            <w:pStyle w:val="Huisstijl-Gegeven"/>
            <w:tabs>
              <w:tab w:val="left" w:pos="2552"/>
            </w:tabs>
          </w:pPr>
        </w:p>
      </w:tc>
    </w:tr>
    <w:bookmarkEnd w:id="22"/>
  </w:tbl>
  <w:p w:rsidR="00A37B49" w:rsidRPr="005C6157" w:rsidRDefault="00A37B49"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A37B49">
                            <w:trPr>
                              <w:trHeight w:val="1701"/>
                            </w:trPr>
                            <w:tc>
                              <w:tcPr>
                                <w:tcW w:w="5103" w:type="dxa"/>
                                <w:shd w:val="clear" w:color="auto" w:fill="auto"/>
                              </w:tcPr>
                              <w:p w:rsidR="00A37B49" w:rsidRDefault="00A37B49" w:rsidP="00A2242F"/>
                            </w:tc>
                          </w:tr>
                        </w:tbl>
                        <w:p w:rsidR="00A37B49" w:rsidRDefault="00A37B49"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A37B49">
                      <w:trPr>
                        <w:trHeight w:val="1701"/>
                      </w:trPr>
                      <w:tc>
                        <w:tcPr>
                          <w:tcW w:w="5103" w:type="dxa"/>
                          <w:shd w:val="clear" w:color="auto" w:fill="auto"/>
                        </w:tcPr>
                        <w:p w:rsidR="00A37B49" w:rsidRDefault="00A37B49" w:rsidP="00A2242F"/>
                      </w:tc>
                    </w:tr>
                  </w:tbl>
                  <w:p w:rsidR="00A37B49" w:rsidRDefault="00A37B49" w:rsidP="005C6157"/>
                </w:txbxContent>
              </v:textbox>
              <w10:wrap anchorx="margin" anchory="page"/>
            </v:shape>
          </w:pict>
        </mc:Fallback>
      </mc:AlternateContent>
    </w:r>
  </w:p>
  <w:p w:rsidR="00A37B49" w:rsidRDefault="00A37B49" w:rsidP="005C6157">
    <w:pPr>
      <w:pStyle w:val="Header"/>
    </w:pPr>
  </w:p>
  <w:p w:rsidR="00A37B49" w:rsidRDefault="00A37B49" w:rsidP="005C6157">
    <w:pPr>
      <w:pStyle w:val="Header"/>
    </w:pPr>
  </w:p>
  <w:p w:rsidR="00A37B49" w:rsidRDefault="00A37B49"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A37B49" w:rsidRPr="004C2206">
      <w:tc>
        <w:tcPr>
          <w:tcW w:w="8735" w:type="dxa"/>
          <w:gridSpan w:val="4"/>
          <w:shd w:val="clear" w:color="auto" w:fill="auto"/>
        </w:tcPr>
        <w:p w:rsidR="00A37B49" w:rsidRPr="00EF1CDD" w:rsidRDefault="00A37B49" w:rsidP="005C6157">
          <w:pPr>
            <w:pStyle w:val="Huisstijl-Gegeven"/>
          </w:pPr>
        </w:p>
      </w:tc>
    </w:tr>
    <w:tr w:rsidR="00A37B49" w:rsidRPr="004C2206">
      <w:tc>
        <w:tcPr>
          <w:tcW w:w="5104" w:type="dxa"/>
          <w:gridSpan w:val="2"/>
          <w:shd w:val="clear" w:color="auto" w:fill="auto"/>
        </w:tcPr>
        <w:p w:rsidR="00A37B49" w:rsidRPr="004C2206" w:rsidRDefault="00A37B49" w:rsidP="005C6157">
          <w:pPr>
            <w:tabs>
              <w:tab w:val="left" w:pos="1680"/>
            </w:tabs>
            <w:ind w:left="1680" w:hanging="1680"/>
          </w:pPr>
        </w:p>
      </w:tc>
      <w:tc>
        <w:tcPr>
          <w:tcW w:w="3631" w:type="dxa"/>
          <w:gridSpan w:val="2"/>
        </w:tcPr>
        <w:p w:rsidR="00A37B49" w:rsidRPr="004C2206" w:rsidRDefault="00A37B49" w:rsidP="005C6157">
          <w:pPr>
            <w:pStyle w:val="Huisstijl-Gegeven"/>
            <w:tabs>
              <w:tab w:val="left" w:pos="2552"/>
            </w:tabs>
          </w:pPr>
        </w:p>
      </w:tc>
    </w:tr>
    <w:tr w:rsidR="00A37B49" w:rsidRPr="004C2206">
      <w:tc>
        <w:tcPr>
          <w:tcW w:w="2552" w:type="dxa"/>
          <w:shd w:val="clear" w:color="auto" w:fill="auto"/>
        </w:tcPr>
        <w:p w:rsidR="00A37B49" w:rsidRPr="004C2206" w:rsidRDefault="00A37B49" w:rsidP="005C6157">
          <w:pPr>
            <w:pStyle w:val="Huisstijl-Gegeven"/>
          </w:pPr>
        </w:p>
      </w:tc>
      <w:tc>
        <w:tcPr>
          <w:tcW w:w="2552" w:type="dxa"/>
          <w:shd w:val="clear" w:color="auto" w:fill="auto"/>
        </w:tcPr>
        <w:p w:rsidR="00A37B49" w:rsidRPr="004C2206" w:rsidRDefault="00A37B49" w:rsidP="005C6157">
          <w:pPr>
            <w:tabs>
              <w:tab w:val="left" w:pos="1680"/>
            </w:tabs>
            <w:ind w:left="1680" w:hanging="1680"/>
          </w:pPr>
        </w:p>
      </w:tc>
      <w:tc>
        <w:tcPr>
          <w:tcW w:w="2552" w:type="dxa"/>
        </w:tcPr>
        <w:p w:rsidR="00A37B49" w:rsidRPr="004C2206" w:rsidRDefault="00A37B49" w:rsidP="005C6157">
          <w:pPr>
            <w:pStyle w:val="Huisstijl-Gegeven"/>
            <w:tabs>
              <w:tab w:val="left" w:pos="2552"/>
            </w:tabs>
          </w:pPr>
        </w:p>
      </w:tc>
      <w:tc>
        <w:tcPr>
          <w:tcW w:w="1079" w:type="dxa"/>
        </w:tcPr>
        <w:p w:rsidR="00A37B49" w:rsidRPr="004C2206" w:rsidRDefault="00A37B49" w:rsidP="005C6157">
          <w:pPr>
            <w:pStyle w:val="Huisstijl-Gegeven"/>
            <w:tabs>
              <w:tab w:val="left" w:pos="2552"/>
            </w:tabs>
          </w:pPr>
        </w:p>
      </w:tc>
    </w:tr>
  </w:tbl>
  <w:p w:rsidR="00A37B49" w:rsidRPr="00B170CC" w:rsidRDefault="00A37B49"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Pr>
                              <w:p w:rsidR="00A37B49" w:rsidRDefault="00A37B49" w:rsidP="001220C3">
                                <w:pPr>
                                  <w:pStyle w:val="Huisstijl-Koptekst"/>
                                  <w:jc w:val="right"/>
                                </w:pPr>
                                <w:bookmarkStart w:id="37" w:name="bmKoptekstSectie3_2" w:colFirst="0" w:colLast="0"/>
                                <w:r>
                                  <w:t>27 January 2015, draft</w:t>
                                </w:r>
                              </w:p>
                            </w:tc>
                          </w:tr>
                          <w:bookmarkEnd w:id="37"/>
                        </w:tbl>
                        <w:p w:rsidR="00A37B49" w:rsidRDefault="00A37B4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Pr>
                        <w:p w:rsidR="00A37B49" w:rsidRDefault="00A37B49" w:rsidP="001220C3">
                          <w:pPr>
                            <w:pStyle w:val="Huisstijl-Koptekst"/>
                            <w:jc w:val="right"/>
                          </w:pPr>
                          <w:bookmarkStart w:id="38" w:name="bmKoptekstSectie3_2" w:colFirst="0" w:colLast="0"/>
                          <w:r>
                            <w:t>27 January 2015, draft</w:t>
                          </w:r>
                        </w:p>
                      </w:tc>
                    </w:tr>
                    <w:bookmarkEnd w:id="38"/>
                  </w:tbl>
                  <w:p w:rsidR="00A37B49" w:rsidRDefault="00A37B49" w:rsidP="001220C3"/>
                </w:txbxContent>
              </v:textbox>
              <w10:wrap anchorx="margin"/>
            </v:shape>
          </w:pict>
        </mc:Fallback>
      </mc:AlternateContent>
    </w:r>
  </w:p>
  <w:p w:rsidR="00A37B49" w:rsidRPr="00982765" w:rsidRDefault="00A37B49"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39"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
                        </w:tbl>
                        <w:p w:rsidR="00A37B49" w:rsidRDefault="00A37B4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40"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
                  </w:tbl>
                  <w:p w:rsidR="00A37B49" w:rsidRDefault="00A37B49" w:rsidP="00B24026"/>
                </w:txbxContent>
              </v:textbox>
              <w10:wrap anchorx="margin" anchory="page"/>
              <w10:anchorlock/>
            </v:shape>
          </w:pict>
        </mc:Fallback>
      </mc:AlternateContent>
    </w:r>
  </w:p>
  <w:p w:rsidR="00A37B49" w:rsidRPr="00672ACD" w:rsidRDefault="00A37B49" w:rsidP="00B24026">
    <w:pPr>
      <w:pStyle w:val="Header"/>
    </w:pPr>
  </w:p>
  <w:p w:rsidR="00A37B49" w:rsidRPr="00B24026" w:rsidRDefault="00A37B49"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A37B49" w:rsidRPr="004C2206">
      <w:tc>
        <w:tcPr>
          <w:tcW w:w="5529" w:type="dxa"/>
          <w:shd w:val="clear" w:color="auto" w:fill="auto"/>
        </w:tcPr>
        <w:p w:rsidR="00A37B49" w:rsidRPr="004C2206" w:rsidRDefault="00A37B49" w:rsidP="00A00A21">
          <w:pPr>
            <w:pStyle w:val="Huisstijl-Koptekst"/>
          </w:pPr>
          <w:bookmarkStart w:id="41" w:name="bmKoptekstSectie3_1" w:colFirst="0" w:colLast="0"/>
          <w:r>
            <w:t>27 January 2015, draft</w:t>
          </w:r>
        </w:p>
      </w:tc>
    </w:tr>
  </w:tbl>
  <w:bookmarkEnd w:id="41"/>
  <w:p w:rsidR="00A37B49" w:rsidRPr="00982765" w:rsidRDefault="00A37B49"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42"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2"/>
                        </w:tbl>
                        <w:p w:rsidR="00A37B49" w:rsidRDefault="00A37B4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43"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3"/>
                  </w:tbl>
                  <w:p w:rsidR="00A37B49" w:rsidRDefault="00A37B49"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Mar>
                                  <w:right w:w="85" w:type="dxa"/>
                                </w:tcMar>
                              </w:tcPr>
                              <w:p w:rsidR="00A37B49" w:rsidRDefault="00A37B49" w:rsidP="001220C3">
                                <w:pPr>
                                  <w:pStyle w:val="Huisstijl-Koptekst"/>
                                  <w:jc w:val="right"/>
                                </w:pPr>
                                <w:bookmarkStart w:id="1184" w:name="bmKoptekstSectie4_2" w:colFirst="0" w:colLast="0"/>
                                <w:r>
                                  <w:t>27 January 2015, draft</w:t>
                                </w:r>
                              </w:p>
                            </w:tc>
                          </w:tr>
                          <w:bookmarkEnd w:id="1184"/>
                        </w:tbl>
                        <w:p w:rsidR="00A37B49" w:rsidRDefault="00A37B4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Mar>
                            <w:right w:w="85" w:type="dxa"/>
                          </w:tcMar>
                        </w:tcPr>
                        <w:p w:rsidR="00A37B49" w:rsidRDefault="00A37B49" w:rsidP="001220C3">
                          <w:pPr>
                            <w:pStyle w:val="Huisstijl-Koptekst"/>
                            <w:jc w:val="right"/>
                          </w:pPr>
                          <w:bookmarkStart w:id="1185" w:name="bmKoptekstSectie4_2" w:colFirst="0" w:colLast="0"/>
                          <w:r>
                            <w:t>27 January 2015, draft</w:t>
                          </w:r>
                        </w:p>
                      </w:tc>
                    </w:tr>
                    <w:bookmarkEnd w:id="1185"/>
                  </w:tbl>
                  <w:p w:rsidR="00A37B49" w:rsidRDefault="00A37B49" w:rsidP="001220C3"/>
                </w:txbxContent>
              </v:textbox>
              <w10:wrap anchorx="margin"/>
            </v:shape>
          </w:pict>
        </mc:Fallback>
      </mc:AlternateContent>
    </w:r>
  </w:p>
  <w:p w:rsidR="00A37B49" w:rsidRPr="00982765" w:rsidRDefault="00A37B49"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186"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186"/>
                        </w:tbl>
                        <w:p w:rsidR="00A37B49" w:rsidRDefault="00A37B4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187"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187"/>
                  </w:tbl>
                  <w:p w:rsidR="00A37B49" w:rsidRDefault="00A37B49" w:rsidP="00B24026"/>
                </w:txbxContent>
              </v:textbox>
              <w10:wrap anchorx="margin" anchory="page"/>
              <w10:anchorlock/>
            </v:shape>
          </w:pict>
        </mc:Fallback>
      </mc:AlternateContent>
    </w:r>
  </w:p>
  <w:p w:rsidR="00A37B49" w:rsidRPr="00672ACD" w:rsidRDefault="00A37B49" w:rsidP="00B24026">
    <w:pPr>
      <w:pStyle w:val="Header"/>
    </w:pPr>
  </w:p>
  <w:p w:rsidR="00A37B49" w:rsidRPr="00B24026" w:rsidRDefault="00A37B49" w:rsidP="00B24026">
    <w:pPr>
      <w:pStyle w:val="Header"/>
    </w:pPr>
  </w:p>
  <w:p w:rsidR="00A37B49" w:rsidRPr="00B24026" w:rsidRDefault="00A37B49"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1188"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188"/>
                        </w:tbl>
                        <w:p w:rsidR="00A37B49" w:rsidRDefault="00A37B49"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1189"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189"/>
                  </w:tbl>
                  <w:p w:rsidR="00A37B49" w:rsidRDefault="00A37B49"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A37B49" w:rsidRPr="004C2206">
      <w:tc>
        <w:tcPr>
          <w:tcW w:w="5812" w:type="dxa"/>
          <w:shd w:val="clear" w:color="auto" w:fill="auto"/>
        </w:tcPr>
        <w:p w:rsidR="00A37B49" w:rsidRPr="004C2206" w:rsidRDefault="00A37B49" w:rsidP="00A00A21">
          <w:pPr>
            <w:pStyle w:val="Huisstijl-Koptekst"/>
          </w:pPr>
          <w:bookmarkStart w:id="1190" w:name="bmKoptekstSectie4_1" w:colFirst="0" w:colLast="0"/>
          <w:r>
            <w:t>27 January 2015, draft</w:t>
          </w:r>
        </w:p>
      </w:tc>
    </w:tr>
    <w:bookmarkEnd w:id="1190"/>
  </w:tbl>
  <w:p w:rsidR="00A37B49" w:rsidRPr="00982765" w:rsidRDefault="00A37B49"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1"/>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evenAndOddHeaders/>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76D"/>
    <w:rsid w:val="00127E17"/>
    <w:rsid w:val="0013413E"/>
    <w:rsid w:val="001477A5"/>
    <w:rsid w:val="00151657"/>
    <w:rsid w:val="00151E27"/>
    <w:rsid w:val="00153E68"/>
    <w:rsid w:val="00154BE2"/>
    <w:rsid w:val="001635AB"/>
    <w:rsid w:val="001640D7"/>
    <w:rsid w:val="0016491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2522"/>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4A62"/>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1B6D"/>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950A4"/>
    <w:rsid w:val="003A481D"/>
    <w:rsid w:val="003A4857"/>
    <w:rsid w:val="003A6419"/>
    <w:rsid w:val="003B0006"/>
    <w:rsid w:val="003B16D2"/>
    <w:rsid w:val="003B4B11"/>
    <w:rsid w:val="003B5B71"/>
    <w:rsid w:val="003C2156"/>
    <w:rsid w:val="003C50B3"/>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4D6E"/>
    <w:rsid w:val="004951FC"/>
    <w:rsid w:val="00497015"/>
    <w:rsid w:val="004A5502"/>
    <w:rsid w:val="004B0568"/>
    <w:rsid w:val="004B3D36"/>
    <w:rsid w:val="004B463E"/>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6B98"/>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15EF"/>
    <w:rsid w:val="006868B9"/>
    <w:rsid w:val="00691D3B"/>
    <w:rsid w:val="00693549"/>
    <w:rsid w:val="00694D36"/>
    <w:rsid w:val="006A0A14"/>
    <w:rsid w:val="006B18EE"/>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87794"/>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08C1"/>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1289"/>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B49"/>
    <w:rsid w:val="00A37D9C"/>
    <w:rsid w:val="00A45B92"/>
    <w:rsid w:val="00A47D82"/>
    <w:rsid w:val="00A52150"/>
    <w:rsid w:val="00A527B3"/>
    <w:rsid w:val="00A54468"/>
    <w:rsid w:val="00A56564"/>
    <w:rsid w:val="00A65370"/>
    <w:rsid w:val="00A673B7"/>
    <w:rsid w:val="00A730A0"/>
    <w:rsid w:val="00A74B63"/>
    <w:rsid w:val="00A77411"/>
    <w:rsid w:val="00A93064"/>
    <w:rsid w:val="00A97110"/>
    <w:rsid w:val="00AA01CC"/>
    <w:rsid w:val="00AA055D"/>
    <w:rsid w:val="00AA20F1"/>
    <w:rsid w:val="00AA68D5"/>
    <w:rsid w:val="00AB00DB"/>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1793A"/>
    <w:rsid w:val="00B2095E"/>
    <w:rsid w:val="00B21768"/>
    <w:rsid w:val="00B24026"/>
    <w:rsid w:val="00B3216C"/>
    <w:rsid w:val="00B32B0E"/>
    <w:rsid w:val="00B34A16"/>
    <w:rsid w:val="00B34D5D"/>
    <w:rsid w:val="00B4092B"/>
    <w:rsid w:val="00B46F25"/>
    <w:rsid w:val="00B47D26"/>
    <w:rsid w:val="00B502EC"/>
    <w:rsid w:val="00B5487A"/>
    <w:rsid w:val="00B54BCC"/>
    <w:rsid w:val="00B54FB5"/>
    <w:rsid w:val="00B6140B"/>
    <w:rsid w:val="00B6711C"/>
    <w:rsid w:val="00B67AE0"/>
    <w:rsid w:val="00B67CDE"/>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4F65"/>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5D4C"/>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C72C9"/>
    <w:rsid w:val="00CD2B70"/>
    <w:rsid w:val="00CD5551"/>
    <w:rsid w:val="00CE37D0"/>
    <w:rsid w:val="00CE6080"/>
    <w:rsid w:val="00CE645D"/>
    <w:rsid w:val="00CE6A72"/>
    <w:rsid w:val="00CF01AB"/>
    <w:rsid w:val="00CF6402"/>
    <w:rsid w:val="00D02D06"/>
    <w:rsid w:val="00D07DFF"/>
    <w:rsid w:val="00D108BA"/>
    <w:rsid w:val="00D17071"/>
    <w:rsid w:val="00D231D2"/>
    <w:rsid w:val="00D301C2"/>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A70CC"/>
    <w:rsid w:val="00DA7930"/>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86843"/>
    <w:rsid w:val="00E900F6"/>
    <w:rsid w:val="00E910D7"/>
    <w:rsid w:val="00E94C7B"/>
    <w:rsid w:val="00EA7570"/>
    <w:rsid w:val="00EB2594"/>
    <w:rsid w:val="00EB6E3B"/>
    <w:rsid w:val="00EB76FC"/>
    <w:rsid w:val="00EB7AC6"/>
    <w:rsid w:val="00EB7C9E"/>
    <w:rsid w:val="00EC2F6D"/>
    <w:rsid w:val="00EC32E0"/>
    <w:rsid w:val="00EC7A1A"/>
    <w:rsid w:val="00ED288D"/>
    <w:rsid w:val="00ED3482"/>
    <w:rsid w:val="00EE1A48"/>
    <w:rsid w:val="00EE1B16"/>
    <w:rsid w:val="00EE76BB"/>
    <w:rsid w:val="00EF1CDD"/>
    <w:rsid w:val="00F02F5A"/>
    <w:rsid w:val="00F03DB4"/>
    <w:rsid w:val="00F0598D"/>
    <w:rsid w:val="00F07219"/>
    <w:rsid w:val="00F128D8"/>
    <w:rsid w:val="00F15B77"/>
    <w:rsid w:val="00F30EB1"/>
    <w:rsid w:val="00F317B0"/>
    <w:rsid w:val="00F3579D"/>
    <w:rsid w:val="00F35B5D"/>
    <w:rsid w:val="00F41BBE"/>
    <w:rsid w:val="00F421FD"/>
    <w:rsid w:val="00F43A2C"/>
    <w:rsid w:val="00F43BE9"/>
    <w:rsid w:val="00F54946"/>
    <w:rsid w:val="00F638E8"/>
    <w:rsid w:val="00F7036A"/>
    <w:rsid w:val="00F74A5C"/>
    <w:rsid w:val="00F812C3"/>
    <w:rsid w:val="00F82B93"/>
    <w:rsid w:val="00F83598"/>
    <w:rsid w:val="00F85264"/>
    <w:rsid w:val="00F93FCA"/>
    <w:rsid w:val="00F96306"/>
    <w:rsid w:val="00F96AF3"/>
    <w:rsid w:val="00FA63F1"/>
    <w:rsid w:val="00FB0F87"/>
    <w:rsid w:val="00FB3C01"/>
    <w:rsid w:val="00FB79C4"/>
    <w:rsid w:val="00FC4F1E"/>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78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4D6E"/>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494D6E"/>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494D6E"/>
    <w:pPr>
      <w:numPr>
        <w:ilvl w:val="1"/>
      </w:numPr>
      <w:spacing w:after="0" w:line="255" w:lineRule="exact"/>
      <w:outlineLvl w:val="1"/>
    </w:pPr>
    <w:rPr>
      <w:bCs w:val="0"/>
      <w:iCs/>
      <w:sz w:val="21"/>
      <w:szCs w:val="28"/>
    </w:rPr>
  </w:style>
  <w:style w:type="paragraph" w:styleId="Heading3">
    <w:name w:val="heading 3"/>
    <w:basedOn w:val="Heading2"/>
    <w:next w:val="Normal"/>
    <w:qFormat/>
    <w:rsid w:val="00494D6E"/>
    <w:pPr>
      <w:numPr>
        <w:ilvl w:val="2"/>
      </w:numPr>
      <w:outlineLvl w:val="2"/>
    </w:pPr>
    <w:rPr>
      <w:b w:val="0"/>
      <w:bCs/>
      <w:szCs w:val="26"/>
    </w:rPr>
  </w:style>
  <w:style w:type="paragraph" w:styleId="Heading4">
    <w:name w:val="heading 4"/>
    <w:basedOn w:val="Heading3"/>
    <w:next w:val="Normal"/>
    <w:qFormat/>
    <w:rsid w:val="00494D6E"/>
    <w:pPr>
      <w:numPr>
        <w:ilvl w:val="3"/>
      </w:numPr>
      <w:outlineLvl w:val="3"/>
    </w:pPr>
    <w:rPr>
      <w:bCs w:val="0"/>
      <w:i/>
      <w:szCs w:val="28"/>
    </w:rPr>
  </w:style>
  <w:style w:type="paragraph" w:styleId="Heading5">
    <w:name w:val="heading 5"/>
    <w:basedOn w:val="Heading4"/>
    <w:next w:val="Normal"/>
    <w:qFormat/>
    <w:rsid w:val="00494D6E"/>
    <w:pPr>
      <w:numPr>
        <w:ilvl w:val="4"/>
      </w:numPr>
      <w:outlineLvl w:val="4"/>
    </w:pPr>
    <w:rPr>
      <w:bCs/>
      <w:iCs w:val="0"/>
      <w:szCs w:val="26"/>
    </w:rPr>
  </w:style>
  <w:style w:type="paragraph" w:styleId="Heading6">
    <w:name w:val="heading 6"/>
    <w:basedOn w:val="Heading1"/>
    <w:next w:val="Normal"/>
    <w:qFormat/>
    <w:rsid w:val="00494D6E"/>
    <w:pPr>
      <w:numPr>
        <w:ilvl w:val="5"/>
      </w:numPr>
      <w:outlineLvl w:val="5"/>
    </w:pPr>
    <w:rPr>
      <w:bCs w:val="0"/>
      <w:szCs w:val="22"/>
    </w:rPr>
  </w:style>
  <w:style w:type="paragraph" w:styleId="Heading7">
    <w:name w:val="heading 7"/>
    <w:basedOn w:val="Heading2"/>
    <w:next w:val="Normal"/>
    <w:qFormat/>
    <w:rsid w:val="00494D6E"/>
    <w:pPr>
      <w:numPr>
        <w:ilvl w:val="6"/>
      </w:numPr>
      <w:outlineLvl w:val="6"/>
    </w:pPr>
  </w:style>
  <w:style w:type="paragraph" w:styleId="Heading8">
    <w:name w:val="heading 8"/>
    <w:basedOn w:val="Heading3"/>
    <w:next w:val="Normal"/>
    <w:qFormat/>
    <w:rsid w:val="00494D6E"/>
    <w:pPr>
      <w:numPr>
        <w:ilvl w:val="7"/>
      </w:numPr>
      <w:outlineLvl w:val="7"/>
    </w:pPr>
    <w:rPr>
      <w:iCs w:val="0"/>
    </w:rPr>
  </w:style>
  <w:style w:type="paragraph" w:styleId="Heading9">
    <w:name w:val="heading 9"/>
    <w:basedOn w:val="Heading4"/>
    <w:next w:val="Normal"/>
    <w:qFormat/>
    <w:rsid w:val="00494D6E"/>
    <w:pPr>
      <w:numPr>
        <w:ilvl w:val="8"/>
      </w:numPr>
      <w:outlineLvl w:val="8"/>
    </w:pPr>
    <w:rPr>
      <w:szCs w:val="22"/>
    </w:rPr>
  </w:style>
  <w:style w:type="character" w:default="1" w:styleId="DefaultParagraphFont">
    <w:name w:val="Default Paragraph Font"/>
    <w:uiPriority w:val="1"/>
    <w:semiHidden/>
    <w:unhideWhenUsed/>
    <w:rsid w:val="00494D6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94D6E"/>
  </w:style>
  <w:style w:type="paragraph" w:styleId="Header">
    <w:name w:val="header"/>
    <w:basedOn w:val="Normal"/>
    <w:rsid w:val="00494D6E"/>
    <w:pPr>
      <w:tabs>
        <w:tab w:val="center" w:pos="4153"/>
        <w:tab w:val="right" w:pos="8306"/>
      </w:tabs>
    </w:pPr>
  </w:style>
  <w:style w:type="paragraph" w:styleId="Footer">
    <w:name w:val="footer"/>
    <w:basedOn w:val="Normal"/>
    <w:link w:val="FooterChar"/>
    <w:rsid w:val="00494D6E"/>
    <w:pPr>
      <w:tabs>
        <w:tab w:val="center" w:pos="4153"/>
        <w:tab w:val="right" w:pos="8306"/>
      </w:tabs>
    </w:pPr>
  </w:style>
  <w:style w:type="paragraph" w:customStyle="1" w:styleId="Huisstijl-Sjabloonnaam">
    <w:name w:val="Huisstijl-Sjabloonnaam"/>
    <w:basedOn w:val="Huisstijl-Naw"/>
    <w:rsid w:val="00494D6E"/>
    <w:pPr>
      <w:spacing w:before="255" w:after="255" w:line="255" w:lineRule="exact"/>
      <w:jc w:val="left"/>
    </w:pPr>
    <w:rPr>
      <w:b/>
      <w:sz w:val="36"/>
    </w:rPr>
  </w:style>
  <w:style w:type="paragraph" w:customStyle="1" w:styleId="Huisstijl-Adres">
    <w:name w:val="Huisstijl-Adres"/>
    <w:basedOn w:val="Huisstijl-Naw"/>
    <w:rsid w:val="00494D6E"/>
  </w:style>
  <w:style w:type="paragraph" w:styleId="ListBullet">
    <w:name w:val="List Bullet"/>
    <w:basedOn w:val="Normal"/>
    <w:rsid w:val="00494D6E"/>
    <w:pPr>
      <w:numPr>
        <w:numId w:val="4"/>
      </w:numPr>
    </w:pPr>
  </w:style>
  <w:style w:type="paragraph" w:customStyle="1" w:styleId="Huisstijl-Naw">
    <w:name w:val="Huisstijl-Naw"/>
    <w:basedOn w:val="Normal"/>
    <w:rsid w:val="00494D6E"/>
    <w:rPr>
      <w:noProof/>
    </w:rPr>
  </w:style>
  <w:style w:type="paragraph" w:customStyle="1" w:styleId="Huisstijl-Kopje">
    <w:name w:val="Huisstijl-Kopje"/>
    <w:basedOn w:val="Huisstijl-Naw"/>
    <w:rsid w:val="00494D6E"/>
    <w:rPr>
      <w:b/>
      <w:sz w:val="17"/>
    </w:rPr>
  </w:style>
  <w:style w:type="paragraph" w:customStyle="1" w:styleId="Huisstijl-Gegeven">
    <w:name w:val="Huisstijl-Gegeven"/>
    <w:basedOn w:val="Huisstijl-Naw"/>
    <w:rsid w:val="00494D6E"/>
    <w:pPr>
      <w:jc w:val="left"/>
    </w:pPr>
  </w:style>
  <w:style w:type="paragraph" w:styleId="ListBullet2">
    <w:name w:val="List Bullet 2"/>
    <w:basedOn w:val="ListBullet"/>
    <w:rsid w:val="00494D6E"/>
    <w:pPr>
      <w:numPr>
        <w:ilvl w:val="1"/>
      </w:numPr>
    </w:pPr>
  </w:style>
  <w:style w:type="paragraph" w:customStyle="1" w:styleId="Huisstijl-Voettekst">
    <w:name w:val="Huisstijl-Voettekst"/>
    <w:basedOn w:val="Huisstijl-Naw"/>
    <w:rsid w:val="00494D6E"/>
    <w:rPr>
      <w:sz w:val="17"/>
    </w:rPr>
  </w:style>
  <w:style w:type="paragraph" w:customStyle="1" w:styleId="Kop1zondernummer">
    <w:name w:val="Kop 1 zonder nummer"/>
    <w:basedOn w:val="Heading1"/>
    <w:next w:val="Normal"/>
    <w:rsid w:val="00494D6E"/>
    <w:pPr>
      <w:numPr>
        <w:numId w:val="0"/>
      </w:numPr>
    </w:pPr>
  </w:style>
  <w:style w:type="paragraph" w:customStyle="1" w:styleId="Kop2zondernummer">
    <w:name w:val="Kop 2 zonder nummer"/>
    <w:basedOn w:val="Heading2"/>
    <w:next w:val="Normal"/>
    <w:rsid w:val="00494D6E"/>
    <w:pPr>
      <w:numPr>
        <w:ilvl w:val="0"/>
        <w:numId w:val="0"/>
      </w:numPr>
    </w:pPr>
  </w:style>
  <w:style w:type="paragraph" w:customStyle="1" w:styleId="Kop3zondernummer">
    <w:name w:val="Kop 3 zonder nummer"/>
    <w:basedOn w:val="Heading3"/>
    <w:next w:val="Normal"/>
    <w:rsid w:val="00494D6E"/>
    <w:pPr>
      <w:numPr>
        <w:ilvl w:val="0"/>
        <w:numId w:val="0"/>
      </w:numPr>
    </w:pPr>
  </w:style>
  <w:style w:type="paragraph" w:customStyle="1" w:styleId="Huisstijl-Titel">
    <w:name w:val="Huisstijl-Titel"/>
    <w:basedOn w:val="Huisstijl-Naw"/>
    <w:rsid w:val="00494D6E"/>
    <w:pPr>
      <w:spacing w:line="510" w:lineRule="atLeast"/>
      <w:jc w:val="left"/>
    </w:pPr>
    <w:rPr>
      <w:b/>
      <w:sz w:val="36"/>
    </w:rPr>
  </w:style>
  <w:style w:type="paragraph" w:customStyle="1" w:styleId="Kop4zondernummer">
    <w:name w:val="Kop 4 zonder nummer"/>
    <w:basedOn w:val="Heading4"/>
    <w:next w:val="Normal"/>
    <w:rsid w:val="00494D6E"/>
    <w:pPr>
      <w:numPr>
        <w:ilvl w:val="0"/>
        <w:numId w:val="0"/>
      </w:numPr>
    </w:pPr>
  </w:style>
  <w:style w:type="paragraph" w:styleId="TOC1">
    <w:name w:val="toc 1"/>
    <w:basedOn w:val="Normal"/>
    <w:next w:val="Normal"/>
    <w:rsid w:val="00494D6E"/>
    <w:pPr>
      <w:tabs>
        <w:tab w:val="right" w:pos="8419"/>
      </w:tabs>
      <w:spacing w:before="255"/>
      <w:ind w:hanging="255"/>
      <w:jc w:val="left"/>
    </w:pPr>
    <w:rPr>
      <w:b/>
    </w:rPr>
  </w:style>
  <w:style w:type="paragraph" w:styleId="TOC2">
    <w:name w:val="toc 2"/>
    <w:basedOn w:val="Normal"/>
    <w:next w:val="Normal"/>
    <w:rsid w:val="00494D6E"/>
    <w:pPr>
      <w:tabs>
        <w:tab w:val="right" w:pos="8419"/>
      </w:tabs>
      <w:ind w:left="510" w:hanging="510"/>
      <w:jc w:val="left"/>
    </w:pPr>
  </w:style>
  <w:style w:type="paragraph" w:styleId="TOC3">
    <w:name w:val="toc 3"/>
    <w:basedOn w:val="Normal"/>
    <w:next w:val="Normal"/>
    <w:rsid w:val="00494D6E"/>
    <w:pPr>
      <w:tabs>
        <w:tab w:val="right" w:pos="8419"/>
      </w:tabs>
      <w:ind w:left="1276" w:hanging="765"/>
      <w:jc w:val="left"/>
    </w:pPr>
  </w:style>
  <w:style w:type="paragraph" w:customStyle="1" w:styleId="Huisstijl-Koptekst">
    <w:name w:val="Huisstijl-Koptekst"/>
    <w:basedOn w:val="Huisstijl-Naw"/>
    <w:rsid w:val="00494D6E"/>
    <w:rPr>
      <w:i/>
      <w:sz w:val="17"/>
    </w:rPr>
  </w:style>
  <w:style w:type="paragraph" w:customStyle="1" w:styleId="Huisstijl-Pagina">
    <w:name w:val="Huisstijl-Pagina"/>
    <w:basedOn w:val="Huisstijl-Gegeven"/>
    <w:rsid w:val="00494D6E"/>
    <w:pPr>
      <w:jc w:val="right"/>
    </w:pPr>
    <w:rPr>
      <w:sz w:val="17"/>
    </w:rPr>
  </w:style>
  <w:style w:type="character" w:styleId="PageNumber">
    <w:name w:val="page number"/>
    <w:basedOn w:val="DefaultParagraphFont"/>
    <w:rsid w:val="00494D6E"/>
  </w:style>
  <w:style w:type="paragraph" w:customStyle="1" w:styleId="Huisstijl-Subtitel">
    <w:name w:val="Huisstijl-Subtitel"/>
    <w:basedOn w:val="Huisstijl-Naw"/>
    <w:rsid w:val="00494D6E"/>
    <w:pPr>
      <w:jc w:val="left"/>
    </w:pPr>
    <w:rPr>
      <w:b/>
    </w:rPr>
  </w:style>
  <w:style w:type="table" w:customStyle="1" w:styleId="dTable">
    <w:name w:val="d_Table"/>
    <w:basedOn w:val="TableGrid"/>
    <w:rsid w:val="00494D6E"/>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494D6E"/>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494D6E"/>
    <w:pPr>
      <w:tabs>
        <w:tab w:val="right" w:pos="8419"/>
      </w:tabs>
      <w:spacing w:before="255"/>
      <w:ind w:hanging="255"/>
      <w:jc w:val="left"/>
    </w:pPr>
    <w:rPr>
      <w:b/>
    </w:rPr>
  </w:style>
  <w:style w:type="paragraph" w:styleId="TOC7">
    <w:name w:val="toc 7"/>
    <w:basedOn w:val="Normal"/>
    <w:next w:val="Normal"/>
    <w:semiHidden/>
    <w:rsid w:val="00494D6E"/>
    <w:pPr>
      <w:tabs>
        <w:tab w:val="right" w:pos="8419"/>
      </w:tabs>
      <w:ind w:left="510" w:hanging="510"/>
      <w:jc w:val="left"/>
    </w:pPr>
  </w:style>
  <w:style w:type="paragraph" w:styleId="TOC8">
    <w:name w:val="toc 8"/>
    <w:basedOn w:val="Normal"/>
    <w:next w:val="Normal"/>
    <w:semiHidden/>
    <w:rsid w:val="00494D6E"/>
    <w:pPr>
      <w:tabs>
        <w:tab w:val="right" w:pos="8419"/>
      </w:tabs>
      <w:ind w:left="1276" w:hanging="765"/>
      <w:jc w:val="left"/>
    </w:pPr>
  </w:style>
  <w:style w:type="paragraph" w:styleId="Caption">
    <w:name w:val="caption"/>
    <w:basedOn w:val="Normal"/>
    <w:next w:val="Normal"/>
    <w:qFormat/>
    <w:rsid w:val="00494D6E"/>
    <w:pPr>
      <w:tabs>
        <w:tab w:val="left" w:pos="907"/>
      </w:tabs>
      <w:ind w:left="567" w:hanging="567"/>
      <w:jc w:val="left"/>
    </w:pPr>
    <w:rPr>
      <w:bCs/>
      <w:i/>
      <w:sz w:val="17"/>
      <w:szCs w:val="20"/>
    </w:rPr>
  </w:style>
  <w:style w:type="paragraph" w:styleId="FootnoteText">
    <w:name w:val="footnote text"/>
    <w:basedOn w:val="Normal"/>
    <w:next w:val="FootnoteTextnormal"/>
    <w:rsid w:val="00494D6E"/>
    <w:pPr>
      <w:ind w:hanging="340"/>
      <w:jc w:val="left"/>
    </w:pPr>
    <w:rPr>
      <w:i/>
      <w:sz w:val="17"/>
      <w:szCs w:val="20"/>
    </w:rPr>
  </w:style>
  <w:style w:type="paragraph" w:customStyle="1" w:styleId="HeadNoTOC">
    <w:name w:val="HeadNoTOC"/>
    <w:basedOn w:val="Normal"/>
    <w:next w:val="Normal"/>
    <w:rsid w:val="00494D6E"/>
    <w:pPr>
      <w:spacing w:before="255" w:after="510"/>
      <w:jc w:val="left"/>
    </w:pPr>
    <w:rPr>
      <w:b/>
      <w:sz w:val="30"/>
    </w:rPr>
  </w:style>
  <w:style w:type="paragraph" w:customStyle="1" w:styleId="ListofReferences">
    <w:name w:val="List of References"/>
    <w:basedOn w:val="Normal"/>
    <w:next w:val="Normal"/>
    <w:rsid w:val="00494D6E"/>
    <w:pPr>
      <w:spacing w:after="255"/>
      <w:ind w:left="765" w:hanging="765"/>
    </w:pPr>
  </w:style>
  <w:style w:type="paragraph" w:customStyle="1" w:styleId="Heading10">
    <w:name w:val="Heading 10"/>
    <w:basedOn w:val="Heading6"/>
    <w:next w:val="Normal"/>
    <w:rsid w:val="00494D6E"/>
    <w:pPr>
      <w:numPr>
        <w:ilvl w:val="0"/>
        <w:numId w:val="0"/>
      </w:numPr>
    </w:pPr>
  </w:style>
  <w:style w:type="paragraph" w:customStyle="1" w:styleId="FootnoteTextnormal">
    <w:name w:val="Footnote Text normal"/>
    <w:basedOn w:val="FootnoteText"/>
    <w:rsid w:val="00494D6E"/>
    <w:pPr>
      <w:ind w:firstLine="0"/>
    </w:pPr>
  </w:style>
  <w:style w:type="paragraph" w:styleId="ListBullet3">
    <w:name w:val="List Bullet 3"/>
    <w:basedOn w:val="ListNumber2"/>
    <w:rsid w:val="00494D6E"/>
    <w:pPr>
      <w:numPr>
        <w:ilvl w:val="2"/>
        <w:numId w:val="4"/>
      </w:numPr>
    </w:pPr>
  </w:style>
  <w:style w:type="paragraph" w:styleId="ListBullet4">
    <w:name w:val="List Bullet 4"/>
    <w:basedOn w:val="Normal"/>
    <w:rsid w:val="00494D6E"/>
    <w:pPr>
      <w:numPr>
        <w:ilvl w:val="3"/>
        <w:numId w:val="2"/>
      </w:numPr>
    </w:pPr>
  </w:style>
  <w:style w:type="paragraph" w:styleId="ListBullet5">
    <w:name w:val="List Bullet 5"/>
    <w:basedOn w:val="Normal"/>
    <w:rsid w:val="00494D6E"/>
    <w:pPr>
      <w:numPr>
        <w:ilvl w:val="4"/>
        <w:numId w:val="2"/>
      </w:numPr>
    </w:pPr>
  </w:style>
  <w:style w:type="paragraph" w:customStyle="1" w:styleId="dTableBodytext">
    <w:name w:val="d_Table_Body_text"/>
    <w:basedOn w:val="BodyText"/>
    <w:next w:val="BodyText"/>
    <w:rsid w:val="00494D6E"/>
    <w:pPr>
      <w:spacing w:after="0"/>
      <w:jc w:val="left"/>
    </w:pPr>
    <w:rPr>
      <w:sz w:val="18"/>
    </w:rPr>
  </w:style>
  <w:style w:type="paragraph" w:styleId="ListNumber2">
    <w:name w:val="List Number 2"/>
    <w:basedOn w:val="Normal"/>
    <w:rsid w:val="00494D6E"/>
    <w:pPr>
      <w:numPr>
        <w:ilvl w:val="1"/>
        <w:numId w:val="5"/>
      </w:numPr>
    </w:pPr>
  </w:style>
  <w:style w:type="paragraph" w:styleId="TableofFigures">
    <w:name w:val="table of figures"/>
    <w:basedOn w:val="Normal"/>
    <w:next w:val="Normal"/>
    <w:rsid w:val="00494D6E"/>
    <w:pPr>
      <w:spacing w:after="120"/>
      <w:ind w:left="1276" w:hanging="1276"/>
    </w:pPr>
  </w:style>
  <w:style w:type="paragraph" w:styleId="BodyText">
    <w:name w:val="Body Text"/>
    <w:aliases w:val="Body Textn,Body Text Char1 Char"/>
    <w:basedOn w:val="Normal"/>
    <w:link w:val="BodyTextChar"/>
    <w:rsid w:val="00494D6E"/>
    <w:pPr>
      <w:spacing w:after="120"/>
    </w:pPr>
  </w:style>
  <w:style w:type="paragraph" w:styleId="ListNumber">
    <w:name w:val="List Number"/>
    <w:basedOn w:val="Normal"/>
    <w:rsid w:val="00494D6E"/>
    <w:pPr>
      <w:numPr>
        <w:numId w:val="5"/>
      </w:numPr>
    </w:pPr>
  </w:style>
  <w:style w:type="paragraph" w:styleId="ListNumber3">
    <w:name w:val="List Number 3"/>
    <w:basedOn w:val="Normal"/>
    <w:rsid w:val="00494D6E"/>
    <w:pPr>
      <w:numPr>
        <w:ilvl w:val="2"/>
        <w:numId w:val="5"/>
      </w:numPr>
    </w:pPr>
  </w:style>
  <w:style w:type="paragraph" w:styleId="ListNumber4">
    <w:name w:val="List Number 4"/>
    <w:basedOn w:val="Normal"/>
    <w:rsid w:val="00494D6E"/>
    <w:pPr>
      <w:numPr>
        <w:ilvl w:val="3"/>
        <w:numId w:val="3"/>
      </w:numPr>
    </w:pPr>
  </w:style>
  <w:style w:type="paragraph" w:styleId="ListNumber5">
    <w:name w:val="List Number 5"/>
    <w:basedOn w:val="Normal"/>
    <w:rsid w:val="00494D6E"/>
    <w:pPr>
      <w:numPr>
        <w:ilvl w:val="4"/>
        <w:numId w:val="3"/>
      </w:numPr>
    </w:pPr>
  </w:style>
  <w:style w:type="character" w:customStyle="1" w:styleId="FooterChar">
    <w:name w:val="Footer Char"/>
    <w:link w:val="Footer"/>
    <w:rsid w:val="00494D6E"/>
    <w:rPr>
      <w:rFonts w:ascii="Arial" w:hAnsi="Arial" w:cs="Arial"/>
      <w:sz w:val="21"/>
      <w:szCs w:val="24"/>
      <w:lang w:eastAsia="en-US"/>
    </w:rPr>
  </w:style>
  <w:style w:type="numbering" w:customStyle="1" w:styleId="Huisstijl-LijstOpsomming">
    <w:name w:val="Huisstijl-LijstOpsomming"/>
    <w:uiPriority w:val="99"/>
    <w:rsid w:val="00494D6E"/>
    <w:pPr>
      <w:numPr>
        <w:numId w:val="4"/>
      </w:numPr>
    </w:pPr>
  </w:style>
  <w:style w:type="numbering" w:customStyle="1" w:styleId="Huisstijl-LijstNummering">
    <w:name w:val="Huisstijl-LijstNummering"/>
    <w:uiPriority w:val="99"/>
    <w:rsid w:val="00494D6E"/>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4D6E"/>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494D6E"/>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494D6E"/>
    <w:pPr>
      <w:numPr>
        <w:ilvl w:val="1"/>
      </w:numPr>
      <w:spacing w:after="0" w:line="255" w:lineRule="exact"/>
      <w:outlineLvl w:val="1"/>
    </w:pPr>
    <w:rPr>
      <w:bCs w:val="0"/>
      <w:iCs/>
      <w:sz w:val="21"/>
      <w:szCs w:val="28"/>
    </w:rPr>
  </w:style>
  <w:style w:type="paragraph" w:styleId="Heading3">
    <w:name w:val="heading 3"/>
    <w:basedOn w:val="Heading2"/>
    <w:next w:val="Normal"/>
    <w:qFormat/>
    <w:rsid w:val="00494D6E"/>
    <w:pPr>
      <w:numPr>
        <w:ilvl w:val="2"/>
      </w:numPr>
      <w:outlineLvl w:val="2"/>
    </w:pPr>
    <w:rPr>
      <w:b w:val="0"/>
      <w:bCs/>
      <w:szCs w:val="26"/>
    </w:rPr>
  </w:style>
  <w:style w:type="paragraph" w:styleId="Heading4">
    <w:name w:val="heading 4"/>
    <w:basedOn w:val="Heading3"/>
    <w:next w:val="Normal"/>
    <w:qFormat/>
    <w:rsid w:val="00494D6E"/>
    <w:pPr>
      <w:numPr>
        <w:ilvl w:val="3"/>
      </w:numPr>
      <w:outlineLvl w:val="3"/>
    </w:pPr>
    <w:rPr>
      <w:bCs w:val="0"/>
      <w:i/>
      <w:szCs w:val="28"/>
    </w:rPr>
  </w:style>
  <w:style w:type="paragraph" w:styleId="Heading5">
    <w:name w:val="heading 5"/>
    <w:basedOn w:val="Heading4"/>
    <w:next w:val="Normal"/>
    <w:qFormat/>
    <w:rsid w:val="00494D6E"/>
    <w:pPr>
      <w:numPr>
        <w:ilvl w:val="4"/>
      </w:numPr>
      <w:outlineLvl w:val="4"/>
    </w:pPr>
    <w:rPr>
      <w:bCs/>
      <w:iCs w:val="0"/>
      <w:szCs w:val="26"/>
    </w:rPr>
  </w:style>
  <w:style w:type="paragraph" w:styleId="Heading6">
    <w:name w:val="heading 6"/>
    <w:basedOn w:val="Heading1"/>
    <w:next w:val="Normal"/>
    <w:qFormat/>
    <w:rsid w:val="00494D6E"/>
    <w:pPr>
      <w:numPr>
        <w:ilvl w:val="5"/>
      </w:numPr>
      <w:outlineLvl w:val="5"/>
    </w:pPr>
    <w:rPr>
      <w:bCs w:val="0"/>
      <w:szCs w:val="22"/>
    </w:rPr>
  </w:style>
  <w:style w:type="paragraph" w:styleId="Heading7">
    <w:name w:val="heading 7"/>
    <w:basedOn w:val="Heading2"/>
    <w:next w:val="Normal"/>
    <w:qFormat/>
    <w:rsid w:val="00494D6E"/>
    <w:pPr>
      <w:numPr>
        <w:ilvl w:val="6"/>
      </w:numPr>
      <w:outlineLvl w:val="6"/>
    </w:pPr>
  </w:style>
  <w:style w:type="paragraph" w:styleId="Heading8">
    <w:name w:val="heading 8"/>
    <w:basedOn w:val="Heading3"/>
    <w:next w:val="Normal"/>
    <w:qFormat/>
    <w:rsid w:val="00494D6E"/>
    <w:pPr>
      <w:numPr>
        <w:ilvl w:val="7"/>
      </w:numPr>
      <w:outlineLvl w:val="7"/>
    </w:pPr>
    <w:rPr>
      <w:iCs w:val="0"/>
    </w:rPr>
  </w:style>
  <w:style w:type="paragraph" w:styleId="Heading9">
    <w:name w:val="heading 9"/>
    <w:basedOn w:val="Heading4"/>
    <w:next w:val="Normal"/>
    <w:qFormat/>
    <w:rsid w:val="00494D6E"/>
    <w:pPr>
      <w:numPr>
        <w:ilvl w:val="8"/>
      </w:numPr>
      <w:outlineLvl w:val="8"/>
    </w:pPr>
    <w:rPr>
      <w:szCs w:val="22"/>
    </w:rPr>
  </w:style>
  <w:style w:type="character" w:default="1" w:styleId="DefaultParagraphFont">
    <w:name w:val="Default Paragraph Font"/>
    <w:uiPriority w:val="1"/>
    <w:semiHidden/>
    <w:unhideWhenUsed/>
    <w:rsid w:val="00494D6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94D6E"/>
  </w:style>
  <w:style w:type="paragraph" w:styleId="Header">
    <w:name w:val="header"/>
    <w:basedOn w:val="Normal"/>
    <w:rsid w:val="00494D6E"/>
    <w:pPr>
      <w:tabs>
        <w:tab w:val="center" w:pos="4153"/>
        <w:tab w:val="right" w:pos="8306"/>
      </w:tabs>
    </w:pPr>
  </w:style>
  <w:style w:type="paragraph" w:styleId="Footer">
    <w:name w:val="footer"/>
    <w:basedOn w:val="Normal"/>
    <w:link w:val="FooterChar"/>
    <w:rsid w:val="00494D6E"/>
    <w:pPr>
      <w:tabs>
        <w:tab w:val="center" w:pos="4153"/>
        <w:tab w:val="right" w:pos="8306"/>
      </w:tabs>
    </w:pPr>
  </w:style>
  <w:style w:type="paragraph" w:customStyle="1" w:styleId="Huisstijl-Sjabloonnaam">
    <w:name w:val="Huisstijl-Sjabloonnaam"/>
    <w:basedOn w:val="Huisstijl-Naw"/>
    <w:rsid w:val="00494D6E"/>
    <w:pPr>
      <w:spacing w:before="255" w:after="255" w:line="255" w:lineRule="exact"/>
      <w:jc w:val="left"/>
    </w:pPr>
    <w:rPr>
      <w:b/>
      <w:sz w:val="36"/>
    </w:rPr>
  </w:style>
  <w:style w:type="paragraph" w:customStyle="1" w:styleId="Huisstijl-Adres">
    <w:name w:val="Huisstijl-Adres"/>
    <w:basedOn w:val="Huisstijl-Naw"/>
    <w:rsid w:val="00494D6E"/>
  </w:style>
  <w:style w:type="paragraph" w:styleId="ListBullet">
    <w:name w:val="List Bullet"/>
    <w:basedOn w:val="Normal"/>
    <w:rsid w:val="00494D6E"/>
    <w:pPr>
      <w:numPr>
        <w:numId w:val="4"/>
      </w:numPr>
    </w:pPr>
  </w:style>
  <w:style w:type="paragraph" w:customStyle="1" w:styleId="Huisstijl-Naw">
    <w:name w:val="Huisstijl-Naw"/>
    <w:basedOn w:val="Normal"/>
    <w:rsid w:val="00494D6E"/>
    <w:rPr>
      <w:noProof/>
    </w:rPr>
  </w:style>
  <w:style w:type="paragraph" w:customStyle="1" w:styleId="Huisstijl-Kopje">
    <w:name w:val="Huisstijl-Kopje"/>
    <w:basedOn w:val="Huisstijl-Naw"/>
    <w:rsid w:val="00494D6E"/>
    <w:rPr>
      <w:b/>
      <w:sz w:val="17"/>
    </w:rPr>
  </w:style>
  <w:style w:type="paragraph" w:customStyle="1" w:styleId="Huisstijl-Gegeven">
    <w:name w:val="Huisstijl-Gegeven"/>
    <w:basedOn w:val="Huisstijl-Naw"/>
    <w:rsid w:val="00494D6E"/>
    <w:pPr>
      <w:jc w:val="left"/>
    </w:pPr>
  </w:style>
  <w:style w:type="paragraph" w:styleId="ListBullet2">
    <w:name w:val="List Bullet 2"/>
    <w:basedOn w:val="ListBullet"/>
    <w:rsid w:val="00494D6E"/>
    <w:pPr>
      <w:numPr>
        <w:ilvl w:val="1"/>
      </w:numPr>
    </w:pPr>
  </w:style>
  <w:style w:type="paragraph" w:customStyle="1" w:styleId="Huisstijl-Voettekst">
    <w:name w:val="Huisstijl-Voettekst"/>
    <w:basedOn w:val="Huisstijl-Naw"/>
    <w:rsid w:val="00494D6E"/>
    <w:rPr>
      <w:sz w:val="17"/>
    </w:rPr>
  </w:style>
  <w:style w:type="paragraph" w:customStyle="1" w:styleId="Kop1zondernummer">
    <w:name w:val="Kop 1 zonder nummer"/>
    <w:basedOn w:val="Heading1"/>
    <w:next w:val="Normal"/>
    <w:rsid w:val="00494D6E"/>
    <w:pPr>
      <w:numPr>
        <w:numId w:val="0"/>
      </w:numPr>
    </w:pPr>
  </w:style>
  <w:style w:type="paragraph" w:customStyle="1" w:styleId="Kop2zondernummer">
    <w:name w:val="Kop 2 zonder nummer"/>
    <w:basedOn w:val="Heading2"/>
    <w:next w:val="Normal"/>
    <w:rsid w:val="00494D6E"/>
    <w:pPr>
      <w:numPr>
        <w:ilvl w:val="0"/>
        <w:numId w:val="0"/>
      </w:numPr>
    </w:pPr>
  </w:style>
  <w:style w:type="paragraph" w:customStyle="1" w:styleId="Kop3zondernummer">
    <w:name w:val="Kop 3 zonder nummer"/>
    <w:basedOn w:val="Heading3"/>
    <w:next w:val="Normal"/>
    <w:rsid w:val="00494D6E"/>
    <w:pPr>
      <w:numPr>
        <w:ilvl w:val="0"/>
        <w:numId w:val="0"/>
      </w:numPr>
    </w:pPr>
  </w:style>
  <w:style w:type="paragraph" w:customStyle="1" w:styleId="Huisstijl-Titel">
    <w:name w:val="Huisstijl-Titel"/>
    <w:basedOn w:val="Huisstijl-Naw"/>
    <w:rsid w:val="00494D6E"/>
    <w:pPr>
      <w:spacing w:line="510" w:lineRule="atLeast"/>
      <w:jc w:val="left"/>
    </w:pPr>
    <w:rPr>
      <w:b/>
      <w:sz w:val="36"/>
    </w:rPr>
  </w:style>
  <w:style w:type="paragraph" w:customStyle="1" w:styleId="Kop4zondernummer">
    <w:name w:val="Kop 4 zonder nummer"/>
    <w:basedOn w:val="Heading4"/>
    <w:next w:val="Normal"/>
    <w:rsid w:val="00494D6E"/>
    <w:pPr>
      <w:numPr>
        <w:ilvl w:val="0"/>
        <w:numId w:val="0"/>
      </w:numPr>
    </w:pPr>
  </w:style>
  <w:style w:type="paragraph" w:styleId="TOC1">
    <w:name w:val="toc 1"/>
    <w:basedOn w:val="Normal"/>
    <w:next w:val="Normal"/>
    <w:rsid w:val="00494D6E"/>
    <w:pPr>
      <w:tabs>
        <w:tab w:val="right" w:pos="8419"/>
      </w:tabs>
      <w:spacing w:before="255"/>
      <w:ind w:hanging="255"/>
      <w:jc w:val="left"/>
    </w:pPr>
    <w:rPr>
      <w:b/>
    </w:rPr>
  </w:style>
  <w:style w:type="paragraph" w:styleId="TOC2">
    <w:name w:val="toc 2"/>
    <w:basedOn w:val="Normal"/>
    <w:next w:val="Normal"/>
    <w:rsid w:val="00494D6E"/>
    <w:pPr>
      <w:tabs>
        <w:tab w:val="right" w:pos="8419"/>
      </w:tabs>
      <w:ind w:left="510" w:hanging="510"/>
      <w:jc w:val="left"/>
    </w:pPr>
  </w:style>
  <w:style w:type="paragraph" w:styleId="TOC3">
    <w:name w:val="toc 3"/>
    <w:basedOn w:val="Normal"/>
    <w:next w:val="Normal"/>
    <w:rsid w:val="00494D6E"/>
    <w:pPr>
      <w:tabs>
        <w:tab w:val="right" w:pos="8419"/>
      </w:tabs>
      <w:ind w:left="1276" w:hanging="765"/>
      <w:jc w:val="left"/>
    </w:pPr>
  </w:style>
  <w:style w:type="paragraph" w:customStyle="1" w:styleId="Huisstijl-Koptekst">
    <w:name w:val="Huisstijl-Koptekst"/>
    <w:basedOn w:val="Huisstijl-Naw"/>
    <w:rsid w:val="00494D6E"/>
    <w:rPr>
      <w:i/>
      <w:sz w:val="17"/>
    </w:rPr>
  </w:style>
  <w:style w:type="paragraph" w:customStyle="1" w:styleId="Huisstijl-Pagina">
    <w:name w:val="Huisstijl-Pagina"/>
    <w:basedOn w:val="Huisstijl-Gegeven"/>
    <w:rsid w:val="00494D6E"/>
    <w:pPr>
      <w:jc w:val="right"/>
    </w:pPr>
    <w:rPr>
      <w:sz w:val="17"/>
    </w:rPr>
  </w:style>
  <w:style w:type="character" w:styleId="PageNumber">
    <w:name w:val="page number"/>
    <w:basedOn w:val="DefaultParagraphFont"/>
    <w:rsid w:val="00494D6E"/>
  </w:style>
  <w:style w:type="paragraph" w:customStyle="1" w:styleId="Huisstijl-Subtitel">
    <w:name w:val="Huisstijl-Subtitel"/>
    <w:basedOn w:val="Huisstijl-Naw"/>
    <w:rsid w:val="00494D6E"/>
    <w:pPr>
      <w:jc w:val="left"/>
    </w:pPr>
    <w:rPr>
      <w:b/>
    </w:rPr>
  </w:style>
  <w:style w:type="table" w:customStyle="1" w:styleId="dTable">
    <w:name w:val="d_Table"/>
    <w:basedOn w:val="TableGrid"/>
    <w:rsid w:val="00494D6E"/>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494D6E"/>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494D6E"/>
    <w:pPr>
      <w:tabs>
        <w:tab w:val="right" w:pos="8419"/>
      </w:tabs>
      <w:spacing w:before="255"/>
      <w:ind w:hanging="255"/>
      <w:jc w:val="left"/>
    </w:pPr>
    <w:rPr>
      <w:b/>
    </w:rPr>
  </w:style>
  <w:style w:type="paragraph" w:styleId="TOC7">
    <w:name w:val="toc 7"/>
    <w:basedOn w:val="Normal"/>
    <w:next w:val="Normal"/>
    <w:semiHidden/>
    <w:rsid w:val="00494D6E"/>
    <w:pPr>
      <w:tabs>
        <w:tab w:val="right" w:pos="8419"/>
      </w:tabs>
      <w:ind w:left="510" w:hanging="510"/>
      <w:jc w:val="left"/>
    </w:pPr>
  </w:style>
  <w:style w:type="paragraph" w:styleId="TOC8">
    <w:name w:val="toc 8"/>
    <w:basedOn w:val="Normal"/>
    <w:next w:val="Normal"/>
    <w:semiHidden/>
    <w:rsid w:val="00494D6E"/>
    <w:pPr>
      <w:tabs>
        <w:tab w:val="right" w:pos="8419"/>
      </w:tabs>
      <w:ind w:left="1276" w:hanging="765"/>
      <w:jc w:val="left"/>
    </w:pPr>
  </w:style>
  <w:style w:type="paragraph" w:styleId="Caption">
    <w:name w:val="caption"/>
    <w:basedOn w:val="Normal"/>
    <w:next w:val="Normal"/>
    <w:qFormat/>
    <w:rsid w:val="00494D6E"/>
    <w:pPr>
      <w:tabs>
        <w:tab w:val="left" w:pos="907"/>
      </w:tabs>
      <w:ind w:left="567" w:hanging="567"/>
      <w:jc w:val="left"/>
    </w:pPr>
    <w:rPr>
      <w:bCs/>
      <w:i/>
      <w:sz w:val="17"/>
      <w:szCs w:val="20"/>
    </w:rPr>
  </w:style>
  <w:style w:type="paragraph" w:styleId="FootnoteText">
    <w:name w:val="footnote text"/>
    <w:basedOn w:val="Normal"/>
    <w:next w:val="FootnoteTextnormal"/>
    <w:rsid w:val="00494D6E"/>
    <w:pPr>
      <w:ind w:hanging="340"/>
      <w:jc w:val="left"/>
    </w:pPr>
    <w:rPr>
      <w:i/>
      <w:sz w:val="17"/>
      <w:szCs w:val="20"/>
    </w:rPr>
  </w:style>
  <w:style w:type="paragraph" w:customStyle="1" w:styleId="HeadNoTOC">
    <w:name w:val="HeadNoTOC"/>
    <w:basedOn w:val="Normal"/>
    <w:next w:val="Normal"/>
    <w:rsid w:val="00494D6E"/>
    <w:pPr>
      <w:spacing w:before="255" w:after="510"/>
      <w:jc w:val="left"/>
    </w:pPr>
    <w:rPr>
      <w:b/>
      <w:sz w:val="30"/>
    </w:rPr>
  </w:style>
  <w:style w:type="paragraph" w:customStyle="1" w:styleId="ListofReferences">
    <w:name w:val="List of References"/>
    <w:basedOn w:val="Normal"/>
    <w:next w:val="Normal"/>
    <w:rsid w:val="00494D6E"/>
    <w:pPr>
      <w:spacing w:after="255"/>
      <w:ind w:left="765" w:hanging="765"/>
    </w:pPr>
  </w:style>
  <w:style w:type="paragraph" w:customStyle="1" w:styleId="Heading10">
    <w:name w:val="Heading 10"/>
    <w:basedOn w:val="Heading6"/>
    <w:next w:val="Normal"/>
    <w:rsid w:val="00494D6E"/>
    <w:pPr>
      <w:numPr>
        <w:ilvl w:val="0"/>
        <w:numId w:val="0"/>
      </w:numPr>
    </w:pPr>
  </w:style>
  <w:style w:type="paragraph" w:customStyle="1" w:styleId="FootnoteTextnormal">
    <w:name w:val="Footnote Text normal"/>
    <w:basedOn w:val="FootnoteText"/>
    <w:rsid w:val="00494D6E"/>
    <w:pPr>
      <w:ind w:firstLine="0"/>
    </w:pPr>
  </w:style>
  <w:style w:type="paragraph" w:styleId="ListBullet3">
    <w:name w:val="List Bullet 3"/>
    <w:basedOn w:val="ListNumber2"/>
    <w:rsid w:val="00494D6E"/>
    <w:pPr>
      <w:numPr>
        <w:ilvl w:val="2"/>
        <w:numId w:val="4"/>
      </w:numPr>
    </w:pPr>
  </w:style>
  <w:style w:type="paragraph" w:styleId="ListBullet4">
    <w:name w:val="List Bullet 4"/>
    <w:basedOn w:val="Normal"/>
    <w:rsid w:val="00494D6E"/>
    <w:pPr>
      <w:numPr>
        <w:ilvl w:val="3"/>
        <w:numId w:val="2"/>
      </w:numPr>
    </w:pPr>
  </w:style>
  <w:style w:type="paragraph" w:styleId="ListBullet5">
    <w:name w:val="List Bullet 5"/>
    <w:basedOn w:val="Normal"/>
    <w:rsid w:val="00494D6E"/>
    <w:pPr>
      <w:numPr>
        <w:ilvl w:val="4"/>
        <w:numId w:val="2"/>
      </w:numPr>
    </w:pPr>
  </w:style>
  <w:style w:type="paragraph" w:customStyle="1" w:styleId="dTableBodytext">
    <w:name w:val="d_Table_Body_text"/>
    <w:basedOn w:val="BodyText"/>
    <w:next w:val="BodyText"/>
    <w:rsid w:val="00494D6E"/>
    <w:pPr>
      <w:spacing w:after="0"/>
      <w:jc w:val="left"/>
    </w:pPr>
    <w:rPr>
      <w:sz w:val="18"/>
    </w:rPr>
  </w:style>
  <w:style w:type="paragraph" w:styleId="ListNumber2">
    <w:name w:val="List Number 2"/>
    <w:basedOn w:val="Normal"/>
    <w:rsid w:val="00494D6E"/>
    <w:pPr>
      <w:numPr>
        <w:ilvl w:val="1"/>
        <w:numId w:val="5"/>
      </w:numPr>
    </w:pPr>
  </w:style>
  <w:style w:type="paragraph" w:styleId="TableofFigures">
    <w:name w:val="table of figures"/>
    <w:basedOn w:val="Normal"/>
    <w:next w:val="Normal"/>
    <w:rsid w:val="00494D6E"/>
    <w:pPr>
      <w:spacing w:after="120"/>
      <w:ind w:left="1276" w:hanging="1276"/>
    </w:pPr>
  </w:style>
  <w:style w:type="paragraph" w:styleId="BodyText">
    <w:name w:val="Body Text"/>
    <w:aliases w:val="Body Textn,Body Text Char1 Char"/>
    <w:basedOn w:val="Normal"/>
    <w:link w:val="BodyTextChar"/>
    <w:rsid w:val="00494D6E"/>
    <w:pPr>
      <w:spacing w:after="120"/>
    </w:pPr>
  </w:style>
  <w:style w:type="paragraph" w:styleId="ListNumber">
    <w:name w:val="List Number"/>
    <w:basedOn w:val="Normal"/>
    <w:rsid w:val="00494D6E"/>
    <w:pPr>
      <w:numPr>
        <w:numId w:val="5"/>
      </w:numPr>
    </w:pPr>
  </w:style>
  <w:style w:type="paragraph" w:styleId="ListNumber3">
    <w:name w:val="List Number 3"/>
    <w:basedOn w:val="Normal"/>
    <w:rsid w:val="00494D6E"/>
    <w:pPr>
      <w:numPr>
        <w:ilvl w:val="2"/>
        <w:numId w:val="5"/>
      </w:numPr>
    </w:pPr>
  </w:style>
  <w:style w:type="paragraph" w:styleId="ListNumber4">
    <w:name w:val="List Number 4"/>
    <w:basedOn w:val="Normal"/>
    <w:rsid w:val="00494D6E"/>
    <w:pPr>
      <w:numPr>
        <w:ilvl w:val="3"/>
        <w:numId w:val="3"/>
      </w:numPr>
    </w:pPr>
  </w:style>
  <w:style w:type="paragraph" w:styleId="ListNumber5">
    <w:name w:val="List Number 5"/>
    <w:basedOn w:val="Normal"/>
    <w:rsid w:val="00494D6E"/>
    <w:pPr>
      <w:numPr>
        <w:ilvl w:val="4"/>
        <w:numId w:val="3"/>
      </w:numPr>
    </w:pPr>
  </w:style>
  <w:style w:type="character" w:customStyle="1" w:styleId="FooterChar">
    <w:name w:val="Footer Char"/>
    <w:link w:val="Footer"/>
    <w:rsid w:val="00494D6E"/>
    <w:rPr>
      <w:rFonts w:ascii="Arial" w:hAnsi="Arial" w:cs="Arial"/>
      <w:sz w:val="21"/>
      <w:szCs w:val="24"/>
      <w:lang w:eastAsia="en-US"/>
    </w:rPr>
  </w:style>
  <w:style w:type="numbering" w:customStyle="1" w:styleId="Huisstijl-LijstOpsomming">
    <w:name w:val="Huisstijl-LijstOpsomming"/>
    <w:uiPriority w:val="99"/>
    <w:rsid w:val="00494D6E"/>
    <w:pPr>
      <w:numPr>
        <w:numId w:val="4"/>
      </w:numPr>
    </w:pPr>
  </w:style>
  <w:style w:type="numbering" w:customStyle="1" w:styleId="Huisstijl-LijstNummering">
    <w:name w:val="Huisstijl-LijstNummering"/>
    <w:uiPriority w:val="99"/>
    <w:rsid w:val="00494D6E"/>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oleObject" Target="embeddings/oleObject163.bin"/><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image" Target="media/image215.wmf"/><Relationship Id="rId268" Type="http://schemas.openxmlformats.org/officeDocument/2006/relationships/oleObject" Target="embeddings/oleObject115.bin"/><Relationship Id="rId475" Type="http://schemas.openxmlformats.org/officeDocument/2006/relationships/image" Target="media/image236.wmf"/><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image" Target="media/image166.wmf"/><Relationship Id="rId377" Type="http://schemas.openxmlformats.org/officeDocument/2006/relationships/image" Target="media/image187.wmf"/><Relationship Id="rId500" Type="http://schemas.openxmlformats.org/officeDocument/2006/relationships/oleObject" Target="embeddings/oleObject230.bin"/><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oleObject" Target="embeddings/oleObject181.bin"/><Relationship Id="rId279" Type="http://schemas.openxmlformats.org/officeDocument/2006/relationships/oleObject" Target="embeddings/oleObject120.bin"/><Relationship Id="rId444" Type="http://schemas.openxmlformats.org/officeDocument/2006/relationships/oleObject" Target="embeddings/oleObject202.bin"/><Relationship Id="rId486" Type="http://schemas.openxmlformats.org/officeDocument/2006/relationships/oleObject" Target="embeddings/oleObject223.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oleObject" Target="embeddings/oleObject153.bin"/><Relationship Id="rId388" Type="http://schemas.openxmlformats.org/officeDocument/2006/relationships/oleObject" Target="embeddings/oleObject174.bin"/><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5.wmf"/><Relationship Id="rId248" Type="http://schemas.openxmlformats.org/officeDocument/2006/relationships/image" Target="media/image120.wmf"/><Relationship Id="rId455" Type="http://schemas.openxmlformats.org/officeDocument/2006/relationships/image" Target="media/image226.wmf"/><Relationship Id="rId497" Type="http://schemas.openxmlformats.org/officeDocument/2006/relationships/image" Target="media/image247.wmf"/><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image" Target="media/image177.wmf"/><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image" Target="media/image198.wmf"/><Relationship Id="rId259" Type="http://schemas.openxmlformats.org/officeDocument/2006/relationships/image" Target="media/image126.png"/><Relationship Id="rId424" Type="http://schemas.openxmlformats.org/officeDocument/2006/relationships/oleObject" Target="embeddings/oleObject192.bin"/><Relationship Id="rId466" Type="http://schemas.openxmlformats.org/officeDocument/2006/relationships/oleObject" Target="embeddings/oleObject213.bin"/><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3.wmf"/><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oleObject" Target="embeddings/oleObject164.bin"/><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image" Target="media/image216.wmf"/><Relationship Id="rId477" Type="http://schemas.openxmlformats.org/officeDocument/2006/relationships/image" Target="media/image237.wmf"/><Relationship Id="rId281" Type="http://schemas.openxmlformats.org/officeDocument/2006/relationships/oleObject" Target="embeddings/oleObject121.bin"/><Relationship Id="rId337" Type="http://schemas.openxmlformats.org/officeDocument/2006/relationships/image" Target="media/image167.wmf"/><Relationship Id="rId502" Type="http://schemas.openxmlformats.org/officeDocument/2006/relationships/oleObject" Target="embeddings/oleObject231.bin"/><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image" Target="media/image188.wmf"/><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oleObject" Target="embeddings/oleObject175.bin"/><Relationship Id="rId404" Type="http://schemas.openxmlformats.org/officeDocument/2006/relationships/oleObject" Target="embeddings/oleObject182.bin"/><Relationship Id="rId446" Type="http://schemas.openxmlformats.org/officeDocument/2006/relationships/oleObject" Target="embeddings/oleObject203.bin"/><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oleObject" Target="embeddings/oleObject224.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oleObject" Target="embeddings/oleObject154.bin"/><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oleObject" Target="embeddings/oleObject170.bin"/><Relationship Id="rId415" Type="http://schemas.openxmlformats.org/officeDocument/2006/relationships/image" Target="media/image206.wmf"/><Relationship Id="rId436" Type="http://schemas.openxmlformats.org/officeDocument/2006/relationships/oleObject" Target="embeddings/oleObject198.bin"/><Relationship Id="rId457" Type="http://schemas.openxmlformats.org/officeDocument/2006/relationships/image" Target="media/image227.wmf"/><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oleObject" Target="embeddings/oleObject219.bin"/><Relationship Id="rId499" Type="http://schemas.openxmlformats.org/officeDocument/2006/relationships/image" Target="media/image248.wmf"/><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oleObject" Target="embeddings/oleObject149.bin"/><Relationship Id="rId359" Type="http://schemas.openxmlformats.org/officeDocument/2006/relationships/image" Target="media/image178.wmf"/><Relationship Id="rId503" Type="http://schemas.openxmlformats.org/officeDocument/2006/relationships/image" Target="media/image250.wmf"/><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oleObject" Target="embeddings/oleObject165.bin"/><Relationship Id="rId391" Type="http://schemas.openxmlformats.org/officeDocument/2006/relationships/image" Target="media/image194.wmf"/><Relationship Id="rId405" Type="http://schemas.openxmlformats.org/officeDocument/2006/relationships/image" Target="media/image201.wmf"/><Relationship Id="rId426" Type="http://schemas.openxmlformats.org/officeDocument/2006/relationships/oleObject" Target="embeddings/oleObject193.bin"/><Relationship Id="rId447" Type="http://schemas.openxmlformats.org/officeDocument/2006/relationships/image" Target="media/image222.wmf"/><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oleObject" Target="embeddings/oleObject214.bin"/><Relationship Id="rId489" Type="http://schemas.openxmlformats.org/officeDocument/2006/relationships/image" Target="media/image243.wmf"/><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emf"/><Relationship Id="rId307" Type="http://schemas.openxmlformats.org/officeDocument/2006/relationships/oleObject" Target="embeddings/oleObject133.bin"/><Relationship Id="rId328" Type="http://schemas.openxmlformats.org/officeDocument/2006/relationships/oleObject" Target="embeddings/oleObject144.bin"/><Relationship Id="rId349" Type="http://schemas.openxmlformats.org/officeDocument/2006/relationships/image" Target="media/image173.wmf"/><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oleObject" Target="embeddings/oleObject160.bin"/><Relationship Id="rId381" Type="http://schemas.openxmlformats.org/officeDocument/2006/relationships/image" Target="media/image189.wmf"/><Relationship Id="rId416" Type="http://schemas.openxmlformats.org/officeDocument/2006/relationships/oleObject" Target="embeddings/oleObject188.bin"/><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image" Target="media/image217.wmf"/><Relationship Id="rId458" Type="http://schemas.openxmlformats.org/officeDocument/2006/relationships/oleObject" Target="embeddings/oleObject209.bin"/><Relationship Id="rId479" Type="http://schemas.openxmlformats.org/officeDocument/2006/relationships/image" Target="media/image238.wmf"/><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image" Target="media/image168.wmf"/><Relationship Id="rId490" Type="http://schemas.openxmlformats.org/officeDocument/2006/relationships/oleObject" Target="embeddings/oleObject225.bin"/><Relationship Id="rId504" Type="http://schemas.openxmlformats.org/officeDocument/2006/relationships/oleObject" Target="embeddings/oleObject232.bin"/><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oleObject" Target="embeddings/oleObject155.bin"/><Relationship Id="rId371" Type="http://schemas.openxmlformats.org/officeDocument/2006/relationships/image" Target="media/image184.wmf"/><Relationship Id="rId406" Type="http://schemas.openxmlformats.org/officeDocument/2006/relationships/oleObject" Target="embeddings/oleObject183.bin"/><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oleObject" Target="embeddings/oleObject176.bin"/><Relationship Id="rId427" Type="http://schemas.openxmlformats.org/officeDocument/2006/relationships/image" Target="media/image212.wmf"/><Relationship Id="rId448" Type="http://schemas.openxmlformats.org/officeDocument/2006/relationships/oleObject" Target="embeddings/oleObject204.bin"/><Relationship Id="rId469" Type="http://schemas.openxmlformats.org/officeDocument/2006/relationships/image" Target="media/image233.wmf"/><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image" Target="media/image163.wmf"/><Relationship Id="rId480" Type="http://schemas.openxmlformats.org/officeDocument/2006/relationships/oleObject" Target="embeddings/oleObject220.bin"/><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oleObject" Target="embeddings/oleObject150.bin"/><Relationship Id="rId361" Type="http://schemas.openxmlformats.org/officeDocument/2006/relationships/image" Target="media/image179.wmf"/><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71.bin"/><Relationship Id="rId417" Type="http://schemas.openxmlformats.org/officeDocument/2006/relationships/image" Target="media/image207.wmf"/><Relationship Id="rId438" Type="http://schemas.openxmlformats.org/officeDocument/2006/relationships/oleObject" Target="embeddings/oleObject199.bin"/><Relationship Id="rId459" Type="http://schemas.openxmlformats.org/officeDocument/2006/relationships/image" Target="media/image228.wmf"/><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emf"/><Relationship Id="rId319" Type="http://schemas.openxmlformats.org/officeDocument/2006/relationships/oleObject" Target="embeddings/oleObject139.bin"/><Relationship Id="rId470" Type="http://schemas.openxmlformats.org/officeDocument/2006/relationships/oleObject" Target="embeddings/oleObject215.bin"/><Relationship Id="rId491" Type="http://schemas.openxmlformats.org/officeDocument/2006/relationships/image" Target="media/image244.wmf"/><Relationship Id="rId505" Type="http://schemas.openxmlformats.org/officeDocument/2006/relationships/header" Target="header8.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oleObject" Target="embeddings/oleObject145.bin"/><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image" Target="media/image174.wmf"/><Relationship Id="rId372" Type="http://schemas.openxmlformats.org/officeDocument/2006/relationships/oleObject" Target="embeddings/oleObject166.bin"/><Relationship Id="rId393" Type="http://schemas.openxmlformats.org/officeDocument/2006/relationships/image" Target="media/image195.wmf"/><Relationship Id="rId407" Type="http://schemas.openxmlformats.org/officeDocument/2006/relationships/image" Target="media/image202.wmf"/><Relationship Id="rId428" Type="http://schemas.openxmlformats.org/officeDocument/2006/relationships/oleObject" Target="embeddings/oleObject194.bin"/><Relationship Id="rId449" Type="http://schemas.openxmlformats.org/officeDocument/2006/relationships/image" Target="media/image223.wmf"/><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oleObject" Target="embeddings/oleObject210.bin"/><Relationship Id="rId481" Type="http://schemas.openxmlformats.org/officeDocument/2006/relationships/image" Target="media/image239.wmf"/><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image" Target="media/image169.wmf"/><Relationship Id="rId362" Type="http://schemas.openxmlformats.org/officeDocument/2006/relationships/oleObject" Target="embeddings/oleObject161.bin"/><Relationship Id="rId383" Type="http://schemas.openxmlformats.org/officeDocument/2006/relationships/image" Target="media/image190.wmf"/><Relationship Id="rId418" Type="http://schemas.openxmlformats.org/officeDocument/2006/relationships/oleObject" Target="embeddings/oleObject189.bin"/><Relationship Id="rId439" Type="http://schemas.openxmlformats.org/officeDocument/2006/relationships/image" Target="media/image218.wmf"/><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image" Target="media/image141.wmf"/><Relationship Id="rId450" Type="http://schemas.openxmlformats.org/officeDocument/2006/relationships/oleObject" Target="embeddings/oleObject205.bin"/><Relationship Id="rId471" Type="http://schemas.openxmlformats.org/officeDocument/2006/relationships/image" Target="media/image234.wmf"/><Relationship Id="rId506" Type="http://schemas.openxmlformats.org/officeDocument/2006/relationships/header" Target="header9.xml"/><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oleObject" Target="embeddings/oleObject226.bin"/><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image" Target="media/image164.wmf"/><Relationship Id="rId352" Type="http://schemas.openxmlformats.org/officeDocument/2006/relationships/oleObject" Target="embeddings/oleObject156.bin"/><Relationship Id="rId373" Type="http://schemas.openxmlformats.org/officeDocument/2006/relationships/image" Target="media/image185.wmf"/><Relationship Id="rId394" Type="http://schemas.openxmlformats.org/officeDocument/2006/relationships/oleObject" Target="embeddings/oleObject177.bin"/><Relationship Id="rId408" Type="http://schemas.openxmlformats.org/officeDocument/2006/relationships/oleObject" Target="embeddings/oleObject184.bin"/><Relationship Id="rId429" Type="http://schemas.openxmlformats.org/officeDocument/2006/relationships/image" Target="media/image213.wmf"/><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oleObject" Target="embeddings/oleObject200.bin"/><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image" Target="media/image229.wmf"/><Relationship Id="rId482" Type="http://schemas.openxmlformats.org/officeDocument/2006/relationships/oleObject" Target="embeddings/oleObject221.bin"/><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oleObject" Target="embeddings/oleObject151.bin"/><Relationship Id="rId363" Type="http://schemas.openxmlformats.org/officeDocument/2006/relationships/image" Target="media/image180.wmf"/><Relationship Id="rId384" Type="http://schemas.openxmlformats.org/officeDocument/2006/relationships/oleObject" Target="embeddings/oleObject172.bin"/><Relationship Id="rId419" Type="http://schemas.openxmlformats.org/officeDocument/2006/relationships/image" Target="media/image208.wmf"/><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oleObject" Target="embeddings/oleObject195.bin"/><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oleObject" Target="embeddings/oleObject123.bin"/><Relationship Id="rId451" Type="http://schemas.openxmlformats.org/officeDocument/2006/relationships/image" Target="media/image224.wmf"/><Relationship Id="rId472" Type="http://schemas.openxmlformats.org/officeDocument/2006/relationships/oleObject" Target="embeddings/oleObject216.bin"/><Relationship Id="rId493" Type="http://schemas.openxmlformats.org/officeDocument/2006/relationships/image" Target="media/image245.wmf"/><Relationship Id="rId507" Type="http://schemas.openxmlformats.org/officeDocument/2006/relationships/footer" Target="footer8.xml"/><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oleObject" Target="embeddings/oleObject146.bin"/><Relationship Id="rId353" Type="http://schemas.openxmlformats.org/officeDocument/2006/relationships/image" Target="media/image175.wmf"/><Relationship Id="rId374" Type="http://schemas.openxmlformats.org/officeDocument/2006/relationships/oleObject" Target="embeddings/oleObject167.bin"/><Relationship Id="rId395" Type="http://schemas.openxmlformats.org/officeDocument/2006/relationships/image" Target="media/image196.wmf"/><Relationship Id="rId409" Type="http://schemas.openxmlformats.org/officeDocument/2006/relationships/image" Target="media/image203.wmf"/><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oleObject" Target="embeddings/oleObject190.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image" Target="media/image219.wmf"/><Relationship Id="rId462" Type="http://schemas.openxmlformats.org/officeDocument/2006/relationships/oleObject" Target="embeddings/oleObject211.bin"/><Relationship Id="rId483" Type="http://schemas.openxmlformats.org/officeDocument/2006/relationships/image" Target="media/image240.wmf"/><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image" Target="media/image170.wmf"/><Relationship Id="rId364" Type="http://schemas.openxmlformats.org/officeDocument/2006/relationships/oleObject" Target="embeddings/oleObject162.bin"/><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image" Target="media/image191.wmf"/><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oleObject" Target="embeddings/oleObject185.bin"/><Relationship Id="rId431" Type="http://schemas.openxmlformats.org/officeDocument/2006/relationships/image" Target="media/image214.wmf"/><Relationship Id="rId452" Type="http://schemas.openxmlformats.org/officeDocument/2006/relationships/oleObject" Target="embeddings/oleObject206.bin"/><Relationship Id="rId473" Type="http://schemas.openxmlformats.org/officeDocument/2006/relationships/image" Target="media/image235.wmf"/><Relationship Id="rId494" Type="http://schemas.openxmlformats.org/officeDocument/2006/relationships/oleObject" Target="embeddings/oleObject227.bin"/><Relationship Id="rId508" Type="http://schemas.openxmlformats.org/officeDocument/2006/relationships/footer" Target="footer9.xml"/><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image" Target="media/image165.wmf"/><Relationship Id="rId354" Type="http://schemas.openxmlformats.org/officeDocument/2006/relationships/oleObject" Target="embeddings/oleObject157.bin"/><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image" Target="media/image186.wmf"/><Relationship Id="rId396" Type="http://schemas.openxmlformats.org/officeDocument/2006/relationships/oleObject" Target="embeddings/oleObject178.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oleObject" Target="embeddings/oleObject180.bin"/><Relationship Id="rId421" Type="http://schemas.openxmlformats.org/officeDocument/2006/relationships/image" Target="media/image209.wmf"/><Relationship Id="rId442" Type="http://schemas.openxmlformats.org/officeDocument/2006/relationships/oleObject" Target="embeddings/oleObject201.bin"/><Relationship Id="rId463" Type="http://schemas.openxmlformats.org/officeDocument/2006/relationships/image" Target="media/image230.wmf"/><Relationship Id="rId484" Type="http://schemas.openxmlformats.org/officeDocument/2006/relationships/oleObject" Target="embeddings/oleObject222.bin"/><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oleObject" Target="embeddings/oleObject152.bin"/><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image" Target="media/image181.wmf"/><Relationship Id="rId386" Type="http://schemas.openxmlformats.org/officeDocument/2006/relationships/oleObject" Target="embeddings/oleObject173.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image" Target="media/image204.wmf"/><Relationship Id="rId432" Type="http://schemas.openxmlformats.org/officeDocument/2006/relationships/oleObject" Target="embeddings/oleObject196.bin"/><Relationship Id="rId453" Type="http://schemas.openxmlformats.org/officeDocument/2006/relationships/image" Target="media/image225.wmf"/><Relationship Id="rId474" Type="http://schemas.openxmlformats.org/officeDocument/2006/relationships/oleObject" Target="embeddings/oleObject217.bin"/><Relationship Id="rId509" Type="http://schemas.openxmlformats.org/officeDocument/2006/relationships/fontTable" Target="fontTable.xml"/><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image" Target="media/image246.wmf"/><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oleObject" Target="embeddings/oleObject147.bin"/><Relationship Id="rId355" Type="http://schemas.openxmlformats.org/officeDocument/2006/relationships/image" Target="media/image176.wmf"/><Relationship Id="rId376" Type="http://schemas.openxmlformats.org/officeDocument/2006/relationships/oleObject" Target="embeddings/oleObject168.bin"/><Relationship Id="rId397" Type="http://schemas.openxmlformats.org/officeDocument/2006/relationships/image" Target="media/image197.wmf"/><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image" Target="media/image199.wmf"/><Relationship Id="rId422" Type="http://schemas.openxmlformats.org/officeDocument/2006/relationships/oleObject" Target="embeddings/oleObject191.bin"/><Relationship Id="rId443" Type="http://schemas.openxmlformats.org/officeDocument/2006/relationships/image" Target="media/image220.wmf"/><Relationship Id="rId464" Type="http://schemas.openxmlformats.org/officeDocument/2006/relationships/oleObject" Target="embeddings/oleObject212.bin"/><Relationship Id="rId303" Type="http://schemas.openxmlformats.org/officeDocument/2006/relationships/oleObject" Target="embeddings/oleObject131.bin"/><Relationship Id="rId485" Type="http://schemas.openxmlformats.org/officeDocument/2006/relationships/image" Target="media/image241.wmf"/><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theme" Target="theme/theme1.xml"/><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oleObject" Target="embeddings/oleObject186.bin"/><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oleObject" Target="embeddings/oleObject207.bin"/><Relationship Id="rId496" Type="http://schemas.openxmlformats.org/officeDocument/2006/relationships/oleObject" Target="embeddings/oleObject228.bin"/><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oleObject" Target="embeddings/oleObject158.bin"/><Relationship Id="rId398" Type="http://schemas.openxmlformats.org/officeDocument/2006/relationships/oleObject" Target="embeddings/oleObject179.bin"/><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image" Target="media/image210.wmf"/><Relationship Id="rId258" Type="http://schemas.openxmlformats.org/officeDocument/2006/relationships/image" Target="media/image125.png"/><Relationship Id="rId465" Type="http://schemas.openxmlformats.org/officeDocument/2006/relationships/image" Target="media/image231.wmf"/><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image" Target="media/image182.wmf"/><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emf"/><Relationship Id="rId434" Type="http://schemas.openxmlformats.org/officeDocument/2006/relationships/oleObject" Target="embeddings/oleObject197.bin"/><Relationship Id="rId476" Type="http://schemas.openxmlformats.org/officeDocument/2006/relationships/oleObject" Target="embeddings/oleObject218.bin"/><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oleObject" Target="embeddings/oleObject148.bin"/><Relationship Id="rId501" Type="http://schemas.openxmlformats.org/officeDocument/2006/relationships/image" Target="media/image249.wmf"/><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oleObject" Target="embeddings/oleObject169.bin"/><Relationship Id="rId403" Type="http://schemas.openxmlformats.org/officeDocument/2006/relationships/image" Target="media/image200.wmf"/><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image" Target="media/image221.wmf"/><Relationship Id="rId487" Type="http://schemas.openxmlformats.org/officeDocument/2006/relationships/image" Target="media/image242.wmf"/><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image" Target="media/image172.wmf"/><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image" Target="media/image193.wmf"/><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oleObject" Target="embeddings/oleObject187.bin"/><Relationship Id="rId456" Type="http://schemas.openxmlformats.org/officeDocument/2006/relationships/oleObject" Target="embeddings/oleObject208.bin"/><Relationship Id="rId498" Type="http://schemas.openxmlformats.org/officeDocument/2006/relationships/oleObject" Target="embeddings/oleObject229.bin"/><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oleObject" Target="embeddings/oleObject159.bin"/><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image" Target="media/image211.wmf"/><Relationship Id="rId467" Type="http://schemas.openxmlformats.org/officeDocument/2006/relationships/image" Target="media/image232.wmf"/><Relationship Id="rId271" Type="http://schemas.openxmlformats.org/officeDocument/2006/relationships/oleObject" Target="embeddings/oleObject116.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image" Target="media/image183.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08C9BD82-0715-4565-8B94-BBC182BB9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139</TotalTime>
  <Pages>128</Pages>
  <Words>35030</Words>
  <Characters>244635</Characters>
  <Application>Microsoft Office Word</Application>
  <DocSecurity>0</DocSecurity>
  <Lines>2038</Lines>
  <Paragraphs>558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279107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Robert McCall</cp:lastModifiedBy>
  <cp:revision>28</cp:revision>
  <cp:lastPrinted>2007-12-31T13:24:00Z</cp:lastPrinted>
  <dcterms:created xsi:type="dcterms:W3CDTF">2015-03-05T08:21:00Z</dcterms:created>
  <dcterms:modified xsi:type="dcterms:W3CDTF">2015-03-05T11:32:00Z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y fmtid="{D5CDD505-2E9C-101B-9397-08002B2CF9AE}" pid="56" name="MTEqnNumsOnRight">
    <vt:bool>true</vt:bool>
  </property>
</Properties>
</file>