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9" w:name="Text6"/>
    <w:p w:rsidR="000C5FE2" w:rsidRPr="004F2B4F" w:rsidRDefault="004E6E29" w:rsidP="002603CC">
      <w:pPr>
        <w:rPr>
          <w:lang w:val="en-US"/>
        </w:rPr>
      </w:pPr>
      <w:r w:rsidRPr="004F2B4F">
        <w:rPr>
          <w:lang w:val="en-US"/>
        </w:rPr>
        <w:fldChar w:fldCharType="begin">
          <w:ffData>
            <w:name w:val="Text6"/>
            <w:enabled/>
            <w:calcOnExit w:val="0"/>
            <w:textInput>
              <w:default w:val="Place keywords here"/>
            </w:textInput>
          </w:ffData>
        </w:fldChar>
      </w:r>
      <w:r w:rsidR="000C5FE2" w:rsidRPr="004F2B4F">
        <w:rPr>
          <w:lang w:val="en-US"/>
        </w:rPr>
        <w:instrText xml:space="preserve"> FORMTEXT </w:instrText>
      </w:r>
      <w:r w:rsidRPr="004F2B4F">
        <w:rPr>
          <w:lang w:val="en-US"/>
        </w:rPr>
      </w:r>
      <w:r w:rsidRPr="004F2B4F">
        <w:rPr>
          <w:lang w:val="en-US"/>
        </w:rPr>
        <w:fldChar w:fldCharType="separate"/>
      </w:r>
      <w:r w:rsidR="000C1056">
        <w:rPr>
          <w:noProof/>
          <w:lang w:val="en-US"/>
        </w:rPr>
        <w:t>Place keywords here</w:t>
      </w:r>
      <w:r w:rsidRPr="004F2B4F">
        <w:rPr>
          <w:lang w:val="en-US"/>
        </w:rPr>
        <w:fldChar w:fldCharType="end"/>
      </w:r>
      <w:bookmarkEnd w:id="9"/>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4E6E29" w:rsidP="002603CC">
      <w:pPr>
        <w:rPr>
          <w:lang w:val="en-US"/>
        </w:rPr>
      </w:pPr>
      <w:r w:rsidRPr="004F2B4F">
        <w:rPr>
          <w:lang w:val="en-US"/>
        </w:rPr>
        <w:fldChar w:fldCharType="begin">
          <w:ffData>
            <w:name w:val=""/>
            <w:enabled/>
            <w:calcOnExit w:val="0"/>
            <w:textInput>
              <w:default w:val="Place summary here"/>
            </w:textInput>
          </w:ffData>
        </w:fldChar>
      </w:r>
      <w:r w:rsidR="000C5FE2" w:rsidRPr="004F2B4F">
        <w:rPr>
          <w:lang w:val="en-US"/>
        </w:rPr>
        <w:instrText xml:space="preserve"> FORMTEXT </w:instrText>
      </w:r>
      <w:r w:rsidRPr="004F2B4F">
        <w:rPr>
          <w:lang w:val="en-US"/>
        </w:rPr>
      </w:r>
      <w:r w:rsidRPr="004F2B4F">
        <w:rPr>
          <w:lang w:val="en-US"/>
        </w:rPr>
        <w:fldChar w:fldCharType="separate"/>
      </w:r>
      <w:r w:rsidR="000C1056">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4E6E29" w:rsidP="002603CC">
      <w:pPr>
        <w:rPr>
          <w:lang w:val="en-US"/>
        </w:rPr>
      </w:pPr>
      <w:r w:rsidRPr="004F2B4F">
        <w:rPr>
          <w:lang w:val="en-US"/>
        </w:rPr>
        <w:fldChar w:fldCharType="begin">
          <w:ffData>
            <w:name w:val=""/>
            <w:enabled/>
            <w:calcOnExit w:val="0"/>
            <w:textInput>
              <w:default w:val="Place references here"/>
            </w:textInput>
          </w:ffData>
        </w:fldChar>
      </w:r>
      <w:r w:rsidR="000C5FE2" w:rsidRPr="004F2B4F">
        <w:rPr>
          <w:lang w:val="en-US"/>
        </w:rPr>
        <w:instrText xml:space="preserve"> FORMTEXT </w:instrText>
      </w:r>
      <w:r w:rsidRPr="004F2B4F">
        <w:rPr>
          <w:lang w:val="en-US"/>
        </w:rPr>
      </w:r>
      <w:r w:rsidRPr="004F2B4F">
        <w:rPr>
          <w:lang w:val="en-US"/>
        </w:rPr>
        <w:fldChar w:fldCharType="separate"/>
      </w:r>
      <w:r w:rsidR="000C1056">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0"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1" w:name="bmVersie" w:colFirst="0" w:colLast="0"/>
            <w:bookmarkStart w:id="12"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1"/>
      <w:bookmarkEnd w:id="12"/>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0"/>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3"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3"/>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1" w:name="bmTOC"/>
      <w:bookmarkEnd w:id="21"/>
      <w:r w:rsidRPr="004F2B4F">
        <w:rPr>
          <w:lang w:val="en-US"/>
        </w:rPr>
        <w:lastRenderedPageBreak/>
        <w:t>Contents</w:t>
      </w:r>
    </w:p>
    <w:p w:rsidR="007D124F" w:rsidRPr="004F2B4F" w:rsidRDefault="004E6E29">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000C5FE2"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Pr="004F2B4F">
        <w:rPr>
          <w:noProof/>
          <w:lang w:val="en-US"/>
        </w:rPr>
        <w:fldChar w:fldCharType="begin"/>
      </w:r>
      <w:r w:rsidR="007D124F" w:rsidRPr="004F2B4F">
        <w:rPr>
          <w:noProof/>
          <w:lang w:val="en-US"/>
        </w:rPr>
        <w:instrText xml:space="preserve"> PAGEREF _Toc412623805 \h </w:instrText>
      </w:r>
      <w:r w:rsidRPr="004F2B4F">
        <w:rPr>
          <w:noProof/>
          <w:lang w:val="en-US"/>
        </w:rPr>
      </w:r>
      <w:r w:rsidRPr="004F2B4F">
        <w:rPr>
          <w:noProof/>
          <w:lang w:val="en-US"/>
        </w:rPr>
        <w:fldChar w:fldCharType="separate"/>
      </w:r>
      <w:r w:rsidR="000C1056">
        <w:rPr>
          <w:noProof/>
          <w:lang w:val="en-US"/>
        </w:rPr>
        <w:t>1</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004E6E29" w:rsidRPr="004F2B4F">
        <w:rPr>
          <w:noProof/>
          <w:lang w:val="en-US"/>
        </w:rPr>
        <w:fldChar w:fldCharType="begin"/>
      </w:r>
      <w:r w:rsidRPr="004F2B4F">
        <w:rPr>
          <w:noProof/>
          <w:lang w:val="en-US"/>
        </w:rPr>
        <w:instrText xml:space="preserve"> PAGEREF _Toc412623806 \h </w:instrText>
      </w:r>
      <w:r w:rsidR="004E6E29" w:rsidRPr="004F2B4F">
        <w:rPr>
          <w:noProof/>
          <w:lang w:val="en-US"/>
        </w:rPr>
      </w:r>
      <w:r w:rsidR="004E6E29" w:rsidRPr="004F2B4F">
        <w:rPr>
          <w:noProof/>
          <w:lang w:val="en-US"/>
        </w:rPr>
        <w:fldChar w:fldCharType="separate"/>
      </w:r>
      <w:r w:rsidR="000C1056">
        <w:rPr>
          <w:noProof/>
          <w:lang w:val="en-US"/>
        </w:rPr>
        <w:t>2</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004E6E29" w:rsidRPr="004F2B4F">
        <w:rPr>
          <w:noProof/>
          <w:lang w:val="en-US"/>
        </w:rPr>
        <w:fldChar w:fldCharType="begin"/>
      </w:r>
      <w:r w:rsidRPr="004F2B4F">
        <w:rPr>
          <w:noProof/>
          <w:lang w:val="en-US"/>
        </w:rPr>
        <w:instrText xml:space="preserve"> PAGEREF _Toc412623807 \h </w:instrText>
      </w:r>
      <w:r w:rsidR="004E6E29" w:rsidRPr="004F2B4F">
        <w:rPr>
          <w:noProof/>
          <w:lang w:val="en-US"/>
        </w:rPr>
      </w:r>
      <w:r w:rsidR="004E6E29" w:rsidRPr="004F2B4F">
        <w:rPr>
          <w:noProof/>
          <w:lang w:val="en-US"/>
        </w:rPr>
        <w:fldChar w:fldCharType="separate"/>
      </w:r>
      <w:r w:rsidR="000C1056">
        <w:rPr>
          <w:noProof/>
          <w:lang w:val="en-US"/>
        </w:rPr>
        <w:t>2</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004E6E29" w:rsidRPr="004F2B4F">
        <w:rPr>
          <w:noProof/>
          <w:lang w:val="en-US"/>
        </w:rPr>
        <w:fldChar w:fldCharType="begin"/>
      </w:r>
      <w:r w:rsidRPr="004F2B4F">
        <w:rPr>
          <w:noProof/>
          <w:lang w:val="en-US"/>
        </w:rPr>
        <w:instrText xml:space="preserve"> PAGEREF _Toc412623808 \h </w:instrText>
      </w:r>
      <w:r w:rsidR="004E6E29" w:rsidRPr="004F2B4F">
        <w:rPr>
          <w:noProof/>
          <w:lang w:val="en-US"/>
        </w:rPr>
      </w:r>
      <w:r w:rsidR="004E6E29" w:rsidRPr="004F2B4F">
        <w:rPr>
          <w:noProof/>
          <w:lang w:val="en-US"/>
        </w:rPr>
        <w:fldChar w:fldCharType="separate"/>
      </w:r>
      <w:r w:rsidR="000C1056">
        <w:rPr>
          <w:noProof/>
          <w:lang w:val="en-US"/>
        </w:rPr>
        <w:t>2</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004E6E29" w:rsidRPr="004F2B4F">
        <w:rPr>
          <w:noProof/>
          <w:lang w:val="en-US"/>
        </w:rPr>
        <w:fldChar w:fldCharType="begin"/>
      </w:r>
      <w:r w:rsidRPr="004F2B4F">
        <w:rPr>
          <w:noProof/>
          <w:lang w:val="en-US"/>
        </w:rPr>
        <w:instrText xml:space="preserve"> PAGEREF _Toc412623809 \h </w:instrText>
      </w:r>
      <w:r w:rsidR="004E6E29" w:rsidRPr="004F2B4F">
        <w:rPr>
          <w:noProof/>
          <w:lang w:val="en-US"/>
        </w:rPr>
      </w:r>
      <w:r w:rsidR="004E6E29" w:rsidRPr="004F2B4F">
        <w:rPr>
          <w:noProof/>
          <w:lang w:val="en-US"/>
        </w:rPr>
        <w:fldChar w:fldCharType="separate"/>
      </w:r>
      <w:r w:rsidR="000C1056">
        <w:rPr>
          <w:noProof/>
          <w:lang w:val="en-US"/>
        </w:rPr>
        <w:t>2</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004E6E29" w:rsidRPr="004F2B4F">
        <w:rPr>
          <w:noProof/>
          <w:lang w:val="en-US"/>
        </w:rPr>
        <w:fldChar w:fldCharType="begin"/>
      </w:r>
      <w:r w:rsidRPr="004F2B4F">
        <w:rPr>
          <w:noProof/>
          <w:lang w:val="en-US"/>
        </w:rPr>
        <w:instrText xml:space="preserve"> PAGEREF _Toc412623810 \h </w:instrText>
      </w:r>
      <w:r w:rsidR="004E6E29" w:rsidRPr="004F2B4F">
        <w:rPr>
          <w:noProof/>
          <w:lang w:val="en-US"/>
        </w:rPr>
      </w:r>
      <w:r w:rsidR="004E6E29" w:rsidRPr="004F2B4F">
        <w:rPr>
          <w:noProof/>
          <w:lang w:val="en-US"/>
        </w:rPr>
        <w:fldChar w:fldCharType="separate"/>
      </w:r>
      <w:r w:rsidR="000C1056">
        <w:rPr>
          <w:noProof/>
          <w:lang w:val="en-US"/>
        </w:rPr>
        <w:t>3</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004E6E29" w:rsidRPr="004F2B4F">
        <w:rPr>
          <w:noProof/>
          <w:lang w:val="en-US"/>
        </w:rPr>
        <w:fldChar w:fldCharType="begin"/>
      </w:r>
      <w:r w:rsidRPr="004F2B4F">
        <w:rPr>
          <w:noProof/>
          <w:lang w:val="en-US"/>
        </w:rPr>
        <w:instrText xml:space="preserve"> PAGEREF _Toc412623811 \h </w:instrText>
      </w:r>
      <w:r w:rsidR="004E6E29" w:rsidRPr="004F2B4F">
        <w:rPr>
          <w:noProof/>
          <w:lang w:val="en-US"/>
        </w:rPr>
      </w:r>
      <w:r w:rsidR="004E6E29" w:rsidRPr="004F2B4F">
        <w:rPr>
          <w:noProof/>
          <w:lang w:val="en-US"/>
        </w:rPr>
        <w:fldChar w:fldCharType="separate"/>
      </w:r>
      <w:r w:rsidR="000C1056">
        <w:rPr>
          <w:noProof/>
          <w:lang w:val="en-US"/>
        </w:rPr>
        <w:t>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004E6E29" w:rsidRPr="004F2B4F">
        <w:rPr>
          <w:noProof/>
          <w:lang w:val="en-US"/>
        </w:rPr>
        <w:fldChar w:fldCharType="begin"/>
      </w:r>
      <w:r w:rsidRPr="004F2B4F">
        <w:rPr>
          <w:noProof/>
          <w:lang w:val="en-US"/>
        </w:rPr>
        <w:instrText xml:space="preserve"> PAGEREF _Toc412623812 \h </w:instrText>
      </w:r>
      <w:r w:rsidR="004E6E29" w:rsidRPr="004F2B4F">
        <w:rPr>
          <w:noProof/>
          <w:lang w:val="en-US"/>
        </w:rPr>
      </w:r>
      <w:r w:rsidR="004E6E29" w:rsidRPr="004F2B4F">
        <w:rPr>
          <w:noProof/>
          <w:lang w:val="en-US"/>
        </w:rPr>
        <w:fldChar w:fldCharType="separate"/>
      </w:r>
      <w:r w:rsidR="000C1056">
        <w:rPr>
          <w:noProof/>
          <w:lang w:val="en-US"/>
        </w:rPr>
        <w:t>5</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004E6E29" w:rsidRPr="004F2B4F">
        <w:rPr>
          <w:noProof/>
          <w:lang w:val="en-US"/>
        </w:rPr>
        <w:fldChar w:fldCharType="begin"/>
      </w:r>
      <w:r w:rsidRPr="004F2B4F">
        <w:rPr>
          <w:noProof/>
          <w:lang w:val="en-US"/>
        </w:rPr>
        <w:instrText xml:space="preserve"> PAGEREF _Toc412623813 \h </w:instrText>
      </w:r>
      <w:r w:rsidR="004E6E29" w:rsidRPr="004F2B4F">
        <w:rPr>
          <w:noProof/>
          <w:lang w:val="en-US"/>
        </w:rPr>
      </w:r>
      <w:r w:rsidR="004E6E29" w:rsidRPr="004F2B4F">
        <w:rPr>
          <w:noProof/>
          <w:lang w:val="en-US"/>
        </w:rPr>
        <w:fldChar w:fldCharType="separate"/>
      </w:r>
      <w:r w:rsidR="000C1056">
        <w:rPr>
          <w:noProof/>
          <w:lang w:val="en-US"/>
        </w:rPr>
        <w:t>7</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004E6E29" w:rsidRPr="004F2B4F">
        <w:rPr>
          <w:noProof/>
          <w:lang w:val="en-US"/>
        </w:rPr>
        <w:fldChar w:fldCharType="begin"/>
      </w:r>
      <w:r w:rsidRPr="004F2B4F">
        <w:rPr>
          <w:noProof/>
          <w:lang w:val="en-US"/>
        </w:rPr>
        <w:instrText xml:space="preserve"> PAGEREF _Toc412623814 \h </w:instrText>
      </w:r>
      <w:r w:rsidR="004E6E29" w:rsidRPr="004F2B4F">
        <w:rPr>
          <w:noProof/>
          <w:lang w:val="en-US"/>
        </w:rPr>
      </w:r>
      <w:r w:rsidR="004E6E29" w:rsidRPr="004F2B4F">
        <w:rPr>
          <w:noProof/>
          <w:lang w:val="en-US"/>
        </w:rPr>
        <w:fldChar w:fldCharType="separate"/>
      </w:r>
      <w:r w:rsidR="000C1056">
        <w:rPr>
          <w:noProof/>
          <w:lang w:val="en-US"/>
        </w:rPr>
        <w:t>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004E6E29" w:rsidRPr="004F2B4F">
        <w:rPr>
          <w:noProof/>
          <w:lang w:val="en-US"/>
        </w:rPr>
        <w:fldChar w:fldCharType="begin"/>
      </w:r>
      <w:r w:rsidRPr="004F2B4F">
        <w:rPr>
          <w:noProof/>
          <w:lang w:val="en-US"/>
        </w:rPr>
        <w:instrText xml:space="preserve"> PAGEREF _Toc412623815 \h </w:instrText>
      </w:r>
      <w:r w:rsidR="004E6E29" w:rsidRPr="004F2B4F">
        <w:rPr>
          <w:noProof/>
          <w:lang w:val="en-US"/>
        </w:rPr>
      </w:r>
      <w:r w:rsidR="004E6E29" w:rsidRPr="004F2B4F">
        <w:rPr>
          <w:noProof/>
          <w:lang w:val="en-US"/>
        </w:rPr>
        <w:fldChar w:fldCharType="separate"/>
      </w:r>
      <w:r w:rsidR="000C1056">
        <w:rPr>
          <w:noProof/>
          <w:lang w:val="en-US"/>
        </w:rPr>
        <w:t>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004E6E29" w:rsidRPr="004F2B4F">
        <w:rPr>
          <w:noProof/>
          <w:lang w:val="en-US"/>
        </w:rPr>
        <w:fldChar w:fldCharType="begin"/>
      </w:r>
      <w:r w:rsidRPr="004F2B4F">
        <w:rPr>
          <w:noProof/>
          <w:lang w:val="en-US"/>
        </w:rPr>
        <w:instrText xml:space="preserve"> PAGEREF _Toc412623816 \h </w:instrText>
      </w:r>
      <w:r w:rsidR="004E6E29" w:rsidRPr="004F2B4F">
        <w:rPr>
          <w:noProof/>
          <w:lang w:val="en-US"/>
        </w:rPr>
      </w:r>
      <w:r w:rsidR="004E6E29" w:rsidRPr="004F2B4F">
        <w:rPr>
          <w:noProof/>
          <w:lang w:val="en-US"/>
        </w:rPr>
        <w:fldChar w:fldCharType="separate"/>
      </w:r>
      <w:r w:rsidR="000C1056">
        <w:rPr>
          <w:noProof/>
          <w:lang w:val="en-US"/>
        </w:rPr>
        <w:t>11</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004E6E29" w:rsidRPr="004F2B4F">
        <w:rPr>
          <w:noProof/>
          <w:lang w:val="en-US"/>
        </w:rPr>
        <w:fldChar w:fldCharType="begin"/>
      </w:r>
      <w:r w:rsidRPr="004F2B4F">
        <w:rPr>
          <w:noProof/>
          <w:lang w:val="en-US"/>
        </w:rPr>
        <w:instrText xml:space="preserve"> PAGEREF _Toc412623817 \h </w:instrText>
      </w:r>
      <w:r w:rsidR="004E6E29" w:rsidRPr="004F2B4F">
        <w:rPr>
          <w:noProof/>
          <w:lang w:val="en-US"/>
        </w:rPr>
      </w:r>
      <w:r w:rsidR="004E6E29" w:rsidRPr="004F2B4F">
        <w:rPr>
          <w:noProof/>
          <w:lang w:val="en-US"/>
        </w:rPr>
        <w:fldChar w:fldCharType="separate"/>
      </w:r>
      <w:r w:rsidR="000C1056">
        <w:rPr>
          <w:noProof/>
          <w:lang w:val="en-US"/>
        </w:rPr>
        <w:t>14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004E6E29" w:rsidRPr="004F2B4F">
        <w:rPr>
          <w:noProof/>
          <w:lang w:val="en-US"/>
        </w:rPr>
        <w:fldChar w:fldCharType="begin"/>
      </w:r>
      <w:r w:rsidRPr="004F2B4F">
        <w:rPr>
          <w:noProof/>
          <w:lang w:val="en-US"/>
        </w:rPr>
        <w:instrText xml:space="preserve"> PAGEREF _Toc412623818 \h </w:instrText>
      </w:r>
      <w:r w:rsidR="004E6E29" w:rsidRPr="004F2B4F">
        <w:rPr>
          <w:noProof/>
          <w:lang w:val="en-US"/>
        </w:rPr>
      </w:r>
      <w:r w:rsidR="004E6E29" w:rsidRPr="004F2B4F">
        <w:rPr>
          <w:noProof/>
          <w:lang w:val="en-US"/>
        </w:rPr>
        <w:fldChar w:fldCharType="separate"/>
      </w:r>
      <w:r w:rsidR="000C1056">
        <w:rPr>
          <w:noProof/>
          <w:lang w:val="en-US"/>
        </w:rPr>
        <w:t>15</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004E6E29" w:rsidRPr="004F2B4F">
        <w:rPr>
          <w:noProof/>
          <w:lang w:val="en-US"/>
        </w:rPr>
        <w:fldChar w:fldCharType="begin"/>
      </w:r>
      <w:r w:rsidRPr="004F2B4F">
        <w:rPr>
          <w:noProof/>
          <w:lang w:val="en-US"/>
        </w:rPr>
        <w:instrText xml:space="preserve"> PAGEREF _Toc412623819 \h </w:instrText>
      </w:r>
      <w:r w:rsidR="004E6E29" w:rsidRPr="004F2B4F">
        <w:rPr>
          <w:noProof/>
          <w:lang w:val="en-US"/>
        </w:rPr>
      </w:r>
      <w:r w:rsidR="004E6E29" w:rsidRPr="004F2B4F">
        <w:rPr>
          <w:noProof/>
          <w:lang w:val="en-US"/>
        </w:rPr>
        <w:fldChar w:fldCharType="separate"/>
      </w:r>
      <w:r w:rsidR="000C1056">
        <w:rPr>
          <w:noProof/>
          <w:lang w:val="en-US"/>
        </w:rPr>
        <w:t>15</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004E6E29" w:rsidRPr="004F2B4F">
        <w:rPr>
          <w:noProof/>
          <w:lang w:val="en-US"/>
        </w:rPr>
        <w:fldChar w:fldCharType="begin"/>
      </w:r>
      <w:r w:rsidRPr="004F2B4F">
        <w:rPr>
          <w:noProof/>
          <w:lang w:val="en-US"/>
        </w:rPr>
        <w:instrText xml:space="preserve"> PAGEREF _Toc412623820 \h </w:instrText>
      </w:r>
      <w:r w:rsidR="004E6E29" w:rsidRPr="004F2B4F">
        <w:rPr>
          <w:noProof/>
          <w:lang w:val="en-US"/>
        </w:rPr>
      </w:r>
      <w:r w:rsidR="004E6E29" w:rsidRPr="004F2B4F">
        <w:rPr>
          <w:noProof/>
          <w:lang w:val="en-US"/>
        </w:rPr>
        <w:fldChar w:fldCharType="separate"/>
      </w:r>
      <w:r w:rsidR="000C1056">
        <w:rPr>
          <w:noProof/>
          <w:lang w:val="en-US"/>
        </w:rPr>
        <w:t>17</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4E6E29" w:rsidRPr="004F2B4F">
        <w:rPr>
          <w:noProof/>
          <w:lang w:val="en-US"/>
        </w:rPr>
        <w:fldChar w:fldCharType="begin"/>
      </w:r>
      <w:r w:rsidRPr="004F2B4F">
        <w:rPr>
          <w:noProof/>
          <w:lang w:val="en-US"/>
        </w:rPr>
        <w:instrText xml:space="preserve"> PAGEREF _Toc412623821 \h </w:instrText>
      </w:r>
      <w:r w:rsidR="004E6E29" w:rsidRPr="004F2B4F">
        <w:rPr>
          <w:noProof/>
          <w:lang w:val="en-US"/>
        </w:rPr>
      </w:r>
      <w:r w:rsidR="004E6E29" w:rsidRPr="004F2B4F">
        <w:rPr>
          <w:noProof/>
          <w:lang w:val="en-US"/>
        </w:rPr>
        <w:fldChar w:fldCharType="separate"/>
      </w:r>
      <w:r w:rsidR="000C1056">
        <w:rPr>
          <w:noProof/>
          <w:lang w:val="en-US"/>
        </w:rPr>
        <w:t>19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004E6E29" w:rsidRPr="004F2B4F">
        <w:rPr>
          <w:noProof/>
          <w:lang w:val="en-US"/>
        </w:rPr>
        <w:fldChar w:fldCharType="begin"/>
      </w:r>
      <w:r w:rsidRPr="004F2B4F">
        <w:rPr>
          <w:noProof/>
          <w:lang w:val="en-US"/>
        </w:rPr>
        <w:instrText xml:space="preserve"> PAGEREF _Toc412623822 \h </w:instrText>
      </w:r>
      <w:r w:rsidR="004E6E29" w:rsidRPr="004F2B4F">
        <w:rPr>
          <w:noProof/>
          <w:lang w:val="en-US"/>
        </w:rPr>
      </w:r>
      <w:r w:rsidR="004E6E29" w:rsidRPr="004F2B4F">
        <w:rPr>
          <w:noProof/>
          <w:lang w:val="en-US"/>
        </w:rPr>
        <w:fldChar w:fldCharType="separate"/>
      </w:r>
      <w:r w:rsidR="000C1056">
        <w:rPr>
          <w:noProof/>
          <w:lang w:val="en-US"/>
        </w:rPr>
        <w:t>20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004E6E29" w:rsidRPr="004F2B4F">
        <w:rPr>
          <w:noProof/>
          <w:lang w:val="en-US"/>
        </w:rPr>
        <w:fldChar w:fldCharType="begin"/>
      </w:r>
      <w:r w:rsidRPr="004F2B4F">
        <w:rPr>
          <w:noProof/>
          <w:lang w:val="en-US"/>
        </w:rPr>
        <w:instrText xml:space="preserve"> PAGEREF _Toc412623823 \h </w:instrText>
      </w:r>
      <w:r w:rsidR="004E6E29" w:rsidRPr="004F2B4F">
        <w:rPr>
          <w:noProof/>
          <w:lang w:val="en-US"/>
        </w:rPr>
      </w:r>
      <w:r w:rsidR="004E6E29" w:rsidRPr="004F2B4F">
        <w:rPr>
          <w:noProof/>
          <w:lang w:val="en-US"/>
        </w:rPr>
        <w:fldChar w:fldCharType="separate"/>
      </w:r>
      <w:r w:rsidR="000C1056">
        <w:rPr>
          <w:noProof/>
          <w:lang w:val="en-US"/>
        </w:rPr>
        <w:t>20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004E6E29" w:rsidRPr="004F2B4F">
        <w:rPr>
          <w:noProof/>
          <w:lang w:val="en-US"/>
        </w:rPr>
        <w:fldChar w:fldCharType="begin"/>
      </w:r>
      <w:r w:rsidRPr="004F2B4F">
        <w:rPr>
          <w:noProof/>
          <w:lang w:val="en-US"/>
        </w:rPr>
        <w:instrText xml:space="preserve"> PAGEREF _Toc412623824 \h </w:instrText>
      </w:r>
      <w:r w:rsidR="004E6E29" w:rsidRPr="004F2B4F">
        <w:rPr>
          <w:noProof/>
          <w:lang w:val="en-US"/>
        </w:rPr>
      </w:r>
      <w:r w:rsidR="004E6E29" w:rsidRPr="004F2B4F">
        <w:rPr>
          <w:noProof/>
          <w:lang w:val="en-US"/>
        </w:rPr>
        <w:fldChar w:fldCharType="separate"/>
      </w:r>
      <w:r w:rsidR="000C1056">
        <w:rPr>
          <w:noProof/>
          <w:lang w:val="en-US"/>
        </w:rPr>
        <w:t>21</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004E6E29" w:rsidRPr="004F2B4F">
        <w:rPr>
          <w:noProof/>
          <w:lang w:val="en-US"/>
        </w:rPr>
        <w:fldChar w:fldCharType="begin"/>
      </w:r>
      <w:r w:rsidRPr="004F2B4F">
        <w:rPr>
          <w:noProof/>
          <w:lang w:val="en-US"/>
        </w:rPr>
        <w:instrText xml:space="preserve"> PAGEREF _Toc412623825 \h </w:instrText>
      </w:r>
      <w:r w:rsidR="004E6E29" w:rsidRPr="004F2B4F">
        <w:rPr>
          <w:noProof/>
          <w:lang w:val="en-US"/>
        </w:rPr>
      </w:r>
      <w:r w:rsidR="004E6E29" w:rsidRPr="004F2B4F">
        <w:rPr>
          <w:noProof/>
          <w:lang w:val="en-US"/>
        </w:rPr>
        <w:fldChar w:fldCharType="separate"/>
      </w:r>
      <w:r w:rsidR="000C1056">
        <w:rPr>
          <w:noProof/>
          <w:lang w:val="en-US"/>
        </w:rPr>
        <w:t>22</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004E6E29" w:rsidRPr="004F2B4F">
        <w:rPr>
          <w:noProof/>
          <w:lang w:val="en-US"/>
        </w:rPr>
        <w:fldChar w:fldCharType="begin"/>
      </w:r>
      <w:r w:rsidRPr="004F2B4F">
        <w:rPr>
          <w:noProof/>
          <w:lang w:val="en-US"/>
        </w:rPr>
        <w:instrText xml:space="preserve"> PAGEREF _Toc412623826 \h </w:instrText>
      </w:r>
      <w:r w:rsidR="004E6E29" w:rsidRPr="004F2B4F">
        <w:rPr>
          <w:noProof/>
          <w:lang w:val="en-US"/>
        </w:rPr>
      </w:r>
      <w:r w:rsidR="004E6E29" w:rsidRPr="004F2B4F">
        <w:rPr>
          <w:noProof/>
          <w:lang w:val="en-US"/>
        </w:rPr>
        <w:fldChar w:fldCharType="separate"/>
      </w:r>
      <w:r w:rsidR="000C1056">
        <w:rPr>
          <w:noProof/>
          <w:lang w:val="en-US"/>
        </w:rPr>
        <w:t>22</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004E6E29" w:rsidRPr="004F2B4F">
        <w:rPr>
          <w:noProof/>
          <w:lang w:val="en-US"/>
        </w:rPr>
        <w:fldChar w:fldCharType="begin"/>
      </w:r>
      <w:r w:rsidRPr="004F2B4F">
        <w:rPr>
          <w:noProof/>
          <w:lang w:val="en-US"/>
        </w:rPr>
        <w:instrText xml:space="preserve"> PAGEREF _Toc412623827 \h </w:instrText>
      </w:r>
      <w:r w:rsidR="004E6E29" w:rsidRPr="004F2B4F">
        <w:rPr>
          <w:noProof/>
          <w:lang w:val="en-US"/>
        </w:rPr>
      </w:r>
      <w:r w:rsidR="004E6E29" w:rsidRPr="004F2B4F">
        <w:rPr>
          <w:noProof/>
          <w:lang w:val="en-US"/>
        </w:rPr>
        <w:fldChar w:fldCharType="separate"/>
      </w:r>
      <w:r w:rsidR="000C1056">
        <w:rPr>
          <w:noProof/>
          <w:lang w:val="en-US"/>
        </w:rPr>
        <w:t>23</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004E6E29" w:rsidRPr="004F2B4F">
        <w:rPr>
          <w:noProof/>
          <w:lang w:val="en-US"/>
        </w:rPr>
        <w:fldChar w:fldCharType="begin"/>
      </w:r>
      <w:r w:rsidRPr="004F2B4F">
        <w:rPr>
          <w:noProof/>
          <w:lang w:val="en-US"/>
        </w:rPr>
        <w:instrText xml:space="preserve"> PAGEREF _Toc412623828 \h </w:instrText>
      </w:r>
      <w:r w:rsidR="004E6E29" w:rsidRPr="004F2B4F">
        <w:rPr>
          <w:noProof/>
          <w:lang w:val="en-US"/>
        </w:rPr>
      </w:r>
      <w:r w:rsidR="004E6E29" w:rsidRPr="004F2B4F">
        <w:rPr>
          <w:noProof/>
          <w:lang w:val="en-US"/>
        </w:rPr>
        <w:fldChar w:fldCharType="separate"/>
      </w:r>
      <w:r w:rsidR="000C1056">
        <w:rPr>
          <w:noProof/>
          <w:lang w:val="en-US"/>
        </w:rPr>
        <w:t>23</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004E6E29" w:rsidRPr="004F2B4F">
        <w:rPr>
          <w:noProof/>
          <w:lang w:val="en-US"/>
        </w:rPr>
        <w:fldChar w:fldCharType="begin"/>
      </w:r>
      <w:r w:rsidRPr="004F2B4F">
        <w:rPr>
          <w:noProof/>
          <w:lang w:val="en-US"/>
        </w:rPr>
        <w:instrText xml:space="preserve"> PAGEREF _Toc412623829 \h </w:instrText>
      </w:r>
      <w:r w:rsidR="004E6E29" w:rsidRPr="004F2B4F">
        <w:rPr>
          <w:noProof/>
          <w:lang w:val="en-US"/>
        </w:rPr>
      </w:r>
      <w:r w:rsidR="004E6E29" w:rsidRPr="004F2B4F">
        <w:rPr>
          <w:noProof/>
          <w:lang w:val="en-US"/>
        </w:rPr>
        <w:fldChar w:fldCharType="separate"/>
      </w:r>
      <w:r w:rsidR="000C1056">
        <w:rPr>
          <w:noProof/>
          <w:lang w:val="en-US"/>
        </w:rPr>
        <w:t>23</w:t>
      </w:r>
      <w:r w:rsidR="004E6E29"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004E6E29" w:rsidRPr="004F2B4F">
        <w:rPr>
          <w:noProof/>
          <w:lang w:val="en-US"/>
        </w:rPr>
        <w:fldChar w:fldCharType="begin"/>
      </w:r>
      <w:r w:rsidRPr="00844679">
        <w:rPr>
          <w:noProof/>
          <w:lang w:val="fr-FR"/>
        </w:rPr>
        <w:instrText xml:space="preserve"> PAGEREF _Toc412623830 \h </w:instrText>
      </w:r>
      <w:r w:rsidR="004E6E29" w:rsidRPr="004F2B4F">
        <w:rPr>
          <w:noProof/>
          <w:lang w:val="en-US"/>
        </w:rPr>
      </w:r>
      <w:r w:rsidR="004E6E29" w:rsidRPr="004F2B4F">
        <w:rPr>
          <w:noProof/>
          <w:lang w:val="en-US"/>
        </w:rPr>
        <w:fldChar w:fldCharType="separate"/>
      </w:r>
      <w:r w:rsidR="000C1056">
        <w:rPr>
          <w:noProof/>
          <w:lang w:val="fr-FR"/>
        </w:rPr>
        <w:t>28</w:t>
      </w:r>
      <w:r w:rsidR="004E6E29"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004E6E29" w:rsidRPr="004F2B4F">
        <w:rPr>
          <w:noProof/>
          <w:lang w:val="en-US"/>
        </w:rPr>
        <w:fldChar w:fldCharType="begin"/>
      </w:r>
      <w:r w:rsidRPr="00844679">
        <w:rPr>
          <w:noProof/>
          <w:lang w:val="fr-FR"/>
        </w:rPr>
        <w:instrText xml:space="preserve"> PAGEREF _Toc412623831 \h </w:instrText>
      </w:r>
      <w:r w:rsidR="004E6E29" w:rsidRPr="004F2B4F">
        <w:rPr>
          <w:noProof/>
          <w:lang w:val="en-US"/>
        </w:rPr>
      </w:r>
      <w:r w:rsidR="004E6E29" w:rsidRPr="004F2B4F">
        <w:rPr>
          <w:noProof/>
          <w:lang w:val="en-US"/>
        </w:rPr>
        <w:fldChar w:fldCharType="separate"/>
      </w:r>
      <w:r w:rsidR="000C1056">
        <w:rPr>
          <w:noProof/>
          <w:lang w:val="fr-FR"/>
        </w:rPr>
        <w:t>28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004E6E29" w:rsidRPr="004F2B4F">
        <w:rPr>
          <w:noProof/>
          <w:lang w:val="en-US"/>
        </w:rPr>
        <w:fldChar w:fldCharType="begin"/>
      </w:r>
      <w:r w:rsidRPr="004F2B4F">
        <w:rPr>
          <w:noProof/>
          <w:lang w:val="en-US"/>
        </w:rPr>
        <w:instrText xml:space="preserve"> PAGEREF _Toc412623832 \h </w:instrText>
      </w:r>
      <w:r w:rsidR="004E6E29" w:rsidRPr="004F2B4F">
        <w:rPr>
          <w:noProof/>
          <w:lang w:val="en-US"/>
        </w:rPr>
      </w:r>
      <w:r w:rsidR="004E6E29" w:rsidRPr="004F2B4F">
        <w:rPr>
          <w:noProof/>
          <w:lang w:val="en-US"/>
        </w:rPr>
        <w:fldChar w:fldCharType="separate"/>
      </w:r>
      <w:r w:rsidR="000C1056">
        <w:rPr>
          <w:noProof/>
          <w:lang w:val="en-US"/>
        </w:rPr>
        <w:t>28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004E6E29" w:rsidRPr="004F2B4F">
        <w:rPr>
          <w:noProof/>
          <w:lang w:val="en-US"/>
        </w:rPr>
        <w:fldChar w:fldCharType="begin"/>
      </w:r>
      <w:r w:rsidRPr="004F2B4F">
        <w:rPr>
          <w:noProof/>
          <w:lang w:val="en-US"/>
        </w:rPr>
        <w:instrText xml:space="preserve"> PAGEREF _Toc412623833 \h </w:instrText>
      </w:r>
      <w:r w:rsidR="004E6E29" w:rsidRPr="004F2B4F">
        <w:rPr>
          <w:noProof/>
          <w:lang w:val="en-US"/>
        </w:rPr>
      </w:r>
      <w:r w:rsidR="004E6E29" w:rsidRPr="004F2B4F">
        <w:rPr>
          <w:noProof/>
          <w:lang w:val="en-US"/>
        </w:rPr>
        <w:fldChar w:fldCharType="separate"/>
      </w:r>
      <w:r w:rsidR="000C1056">
        <w:rPr>
          <w:noProof/>
          <w:lang w:val="en-US"/>
        </w:rPr>
        <w:t>29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004E6E29" w:rsidRPr="004F2B4F">
        <w:rPr>
          <w:noProof/>
          <w:lang w:val="en-US"/>
        </w:rPr>
        <w:fldChar w:fldCharType="begin"/>
      </w:r>
      <w:r w:rsidRPr="004F2B4F">
        <w:rPr>
          <w:noProof/>
          <w:lang w:val="en-US"/>
        </w:rPr>
        <w:instrText xml:space="preserve"> PAGEREF _Toc412623834 \h </w:instrText>
      </w:r>
      <w:r w:rsidR="004E6E29" w:rsidRPr="004F2B4F">
        <w:rPr>
          <w:noProof/>
          <w:lang w:val="en-US"/>
        </w:rPr>
      </w:r>
      <w:r w:rsidR="004E6E29" w:rsidRPr="004F2B4F">
        <w:rPr>
          <w:noProof/>
          <w:lang w:val="en-US"/>
        </w:rPr>
        <w:fldChar w:fldCharType="separate"/>
      </w:r>
      <w:r w:rsidR="000C1056">
        <w:rPr>
          <w:noProof/>
          <w:lang w:val="en-US"/>
        </w:rPr>
        <w:t>31</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004E6E29" w:rsidRPr="004F2B4F">
        <w:rPr>
          <w:noProof/>
          <w:lang w:val="en-US"/>
        </w:rPr>
        <w:fldChar w:fldCharType="begin"/>
      </w:r>
      <w:r w:rsidRPr="004F2B4F">
        <w:rPr>
          <w:noProof/>
          <w:lang w:val="en-US"/>
        </w:rPr>
        <w:instrText xml:space="preserve"> PAGEREF _Toc412623835 \h </w:instrText>
      </w:r>
      <w:r w:rsidR="004E6E29" w:rsidRPr="004F2B4F">
        <w:rPr>
          <w:noProof/>
          <w:lang w:val="en-US"/>
        </w:rPr>
      </w:r>
      <w:r w:rsidR="004E6E29" w:rsidRPr="004F2B4F">
        <w:rPr>
          <w:noProof/>
          <w:lang w:val="en-US"/>
        </w:rPr>
        <w:fldChar w:fldCharType="separate"/>
      </w:r>
      <w:r w:rsidR="000C1056">
        <w:rPr>
          <w:noProof/>
          <w:lang w:val="en-US"/>
        </w:rPr>
        <w:t>32</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004E6E29" w:rsidRPr="004F2B4F">
        <w:rPr>
          <w:noProof/>
          <w:lang w:val="en-US"/>
        </w:rPr>
        <w:fldChar w:fldCharType="begin"/>
      </w:r>
      <w:r w:rsidRPr="004F2B4F">
        <w:rPr>
          <w:noProof/>
          <w:lang w:val="en-US"/>
        </w:rPr>
        <w:instrText xml:space="preserve"> PAGEREF _Toc412623836 \h </w:instrText>
      </w:r>
      <w:r w:rsidR="004E6E29" w:rsidRPr="004F2B4F">
        <w:rPr>
          <w:noProof/>
          <w:lang w:val="en-US"/>
        </w:rPr>
      </w:r>
      <w:r w:rsidR="004E6E29" w:rsidRPr="004F2B4F">
        <w:rPr>
          <w:noProof/>
          <w:lang w:val="en-US"/>
        </w:rPr>
        <w:fldChar w:fldCharType="separate"/>
      </w:r>
      <w:r w:rsidR="000C1056">
        <w:rPr>
          <w:noProof/>
          <w:lang w:val="en-US"/>
        </w:rPr>
        <w:t>33</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004E6E29" w:rsidRPr="004F2B4F">
        <w:rPr>
          <w:noProof/>
          <w:lang w:val="en-US"/>
        </w:rPr>
        <w:fldChar w:fldCharType="begin"/>
      </w:r>
      <w:r w:rsidRPr="004F2B4F">
        <w:rPr>
          <w:noProof/>
          <w:lang w:val="en-US"/>
        </w:rPr>
        <w:instrText xml:space="preserve"> PAGEREF _Toc412623837 \h </w:instrText>
      </w:r>
      <w:r w:rsidR="004E6E29" w:rsidRPr="004F2B4F">
        <w:rPr>
          <w:noProof/>
          <w:lang w:val="en-US"/>
        </w:rPr>
      </w:r>
      <w:r w:rsidR="004E6E29" w:rsidRPr="004F2B4F">
        <w:rPr>
          <w:noProof/>
          <w:lang w:val="en-US"/>
        </w:rPr>
        <w:fldChar w:fldCharType="separate"/>
      </w:r>
      <w:r w:rsidR="000C1056">
        <w:rPr>
          <w:noProof/>
          <w:lang w:val="en-US"/>
        </w:rPr>
        <w:t>33</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004E6E29" w:rsidRPr="004F2B4F">
        <w:rPr>
          <w:noProof/>
          <w:lang w:val="en-US"/>
        </w:rPr>
        <w:fldChar w:fldCharType="begin"/>
      </w:r>
      <w:r w:rsidRPr="004F2B4F">
        <w:rPr>
          <w:noProof/>
          <w:lang w:val="en-US"/>
        </w:rPr>
        <w:instrText xml:space="preserve"> PAGEREF _Toc412623838 \h </w:instrText>
      </w:r>
      <w:r w:rsidR="004E6E29" w:rsidRPr="004F2B4F">
        <w:rPr>
          <w:noProof/>
          <w:lang w:val="en-US"/>
        </w:rPr>
      </w:r>
      <w:r w:rsidR="004E6E29" w:rsidRPr="004F2B4F">
        <w:rPr>
          <w:noProof/>
          <w:lang w:val="en-US"/>
        </w:rPr>
        <w:fldChar w:fldCharType="separate"/>
      </w:r>
      <w:r w:rsidR="000C1056">
        <w:rPr>
          <w:noProof/>
          <w:lang w:val="en-US"/>
        </w:rPr>
        <w:t>33</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004E6E29" w:rsidRPr="004F2B4F">
        <w:rPr>
          <w:noProof/>
          <w:lang w:val="en-US"/>
        </w:rPr>
        <w:fldChar w:fldCharType="begin"/>
      </w:r>
      <w:r w:rsidRPr="004F2B4F">
        <w:rPr>
          <w:noProof/>
          <w:lang w:val="en-US"/>
        </w:rPr>
        <w:instrText xml:space="preserve"> PAGEREF _Toc412623839 \h </w:instrText>
      </w:r>
      <w:r w:rsidR="004E6E29" w:rsidRPr="004F2B4F">
        <w:rPr>
          <w:noProof/>
          <w:lang w:val="en-US"/>
        </w:rPr>
      </w:r>
      <w:r w:rsidR="004E6E29" w:rsidRPr="004F2B4F">
        <w:rPr>
          <w:noProof/>
          <w:lang w:val="en-US"/>
        </w:rPr>
        <w:fldChar w:fldCharType="separate"/>
      </w:r>
      <w:r w:rsidR="000C1056">
        <w:rPr>
          <w:noProof/>
          <w:lang w:val="en-US"/>
        </w:rPr>
        <w:t>34</w:t>
      </w:r>
      <w:r w:rsidR="004E6E29"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_Toc412623840 \h </w:instrText>
      </w:r>
      <w:r w:rsidR="004E6E29" w:rsidRPr="004F2B4F">
        <w:rPr>
          <w:noProof/>
          <w:lang w:val="en-US"/>
        </w:rPr>
      </w:r>
      <w:r w:rsidR="004E6E29" w:rsidRPr="004F2B4F">
        <w:rPr>
          <w:noProof/>
          <w:lang w:val="en-US"/>
        </w:rPr>
        <w:fldChar w:fldCharType="separate"/>
      </w:r>
      <w:r w:rsidR="000C1056">
        <w:rPr>
          <w:noProof/>
          <w:lang w:val="en-US"/>
        </w:rPr>
        <w:t>37</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004E6E29" w:rsidRPr="004F2B4F">
        <w:rPr>
          <w:noProof/>
          <w:lang w:val="en-US"/>
        </w:rPr>
        <w:fldChar w:fldCharType="begin"/>
      </w:r>
      <w:r w:rsidRPr="004F2B4F">
        <w:rPr>
          <w:noProof/>
          <w:lang w:val="en-US"/>
        </w:rPr>
        <w:instrText xml:space="preserve"> PAGEREF _Toc412623841 \h </w:instrText>
      </w:r>
      <w:r w:rsidR="004E6E29" w:rsidRPr="004F2B4F">
        <w:rPr>
          <w:noProof/>
          <w:lang w:val="en-US"/>
        </w:rPr>
      </w:r>
      <w:r w:rsidR="004E6E29" w:rsidRPr="004F2B4F">
        <w:rPr>
          <w:noProof/>
          <w:lang w:val="en-US"/>
        </w:rPr>
        <w:fldChar w:fldCharType="separate"/>
      </w:r>
      <w:r w:rsidR="000C1056">
        <w:rPr>
          <w:noProof/>
          <w:lang w:val="en-US"/>
        </w:rPr>
        <w:t>37</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004E6E29" w:rsidRPr="004F2B4F">
        <w:rPr>
          <w:noProof/>
          <w:lang w:val="en-US"/>
        </w:rPr>
        <w:fldChar w:fldCharType="begin"/>
      </w:r>
      <w:r w:rsidRPr="004F2B4F">
        <w:rPr>
          <w:noProof/>
          <w:lang w:val="en-US"/>
        </w:rPr>
        <w:instrText xml:space="preserve"> PAGEREF _Toc412623842 \h </w:instrText>
      </w:r>
      <w:r w:rsidR="004E6E29" w:rsidRPr="004F2B4F">
        <w:rPr>
          <w:noProof/>
          <w:lang w:val="en-US"/>
        </w:rPr>
      </w:r>
      <w:r w:rsidR="004E6E29" w:rsidRPr="004F2B4F">
        <w:rPr>
          <w:noProof/>
          <w:lang w:val="en-US"/>
        </w:rPr>
        <w:fldChar w:fldCharType="separate"/>
      </w:r>
      <w:r w:rsidR="000C1056">
        <w:rPr>
          <w:noProof/>
          <w:lang w:val="en-US"/>
        </w:rPr>
        <w:t>37</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004E6E29" w:rsidRPr="004F2B4F">
        <w:rPr>
          <w:noProof/>
          <w:lang w:val="en-US"/>
        </w:rPr>
        <w:fldChar w:fldCharType="begin"/>
      </w:r>
      <w:r w:rsidRPr="004F2B4F">
        <w:rPr>
          <w:noProof/>
          <w:lang w:val="en-US"/>
        </w:rPr>
        <w:instrText xml:space="preserve"> PAGEREF _Toc412623843 \h </w:instrText>
      </w:r>
      <w:r w:rsidR="004E6E29" w:rsidRPr="004F2B4F">
        <w:rPr>
          <w:noProof/>
          <w:lang w:val="en-US"/>
        </w:rPr>
      </w:r>
      <w:r w:rsidR="004E6E29" w:rsidRPr="004F2B4F">
        <w:rPr>
          <w:noProof/>
          <w:lang w:val="en-US"/>
        </w:rPr>
        <w:fldChar w:fldCharType="separate"/>
      </w:r>
      <w:r w:rsidR="000C1056">
        <w:rPr>
          <w:noProof/>
          <w:lang w:val="en-US"/>
        </w:rPr>
        <w:t>38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_Toc412623844 \h </w:instrText>
      </w:r>
      <w:r w:rsidR="004E6E29" w:rsidRPr="004F2B4F">
        <w:rPr>
          <w:noProof/>
          <w:lang w:val="en-US"/>
        </w:rPr>
      </w:r>
      <w:r w:rsidR="004E6E29" w:rsidRPr="004F2B4F">
        <w:rPr>
          <w:noProof/>
          <w:lang w:val="en-US"/>
        </w:rPr>
        <w:fldChar w:fldCharType="separate"/>
      </w:r>
      <w:r w:rsidR="000C1056">
        <w:rPr>
          <w:noProof/>
          <w:lang w:val="en-US"/>
        </w:rPr>
        <w:t>38</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4E6E29" w:rsidRPr="004F2B4F">
        <w:rPr>
          <w:noProof/>
          <w:lang w:val="en-US"/>
        </w:rPr>
        <w:fldChar w:fldCharType="begin"/>
      </w:r>
      <w:r w:rsidRPr="004F2B4F">
        <w:rPr>
          <w:noProof/>
          <w:lang w:val="en-US"/>
        </w:rPr>
        <w:instrText xml:space="preserve"> PAGEREF _Toc412623845 \h </w:instrText>
      </w:r>
      <w:r w:rsidR="004E6E29" w:rsidRPr="004F2B4F">
        <w:rPr>
          <w:noProof/>
          <w:lang w:val="en-US"/>
        </w:rPr>
      </w:r>
      <w:r w:rsidR="004E6E29" w:rsidRPr="004F2B4F">
        <w:rPr>
          <w:noProof/>
          <w:lang w:val="en-US"/>
        </w:rPr>
        <w:fldChar w:fldCharType="separate"/>
      </w:r>
      <w:r w:rsidR="000C1056">
        <w:rPr>
          <w:noProof/>
          <w:lang w:val="en-US"/>
        </w:rPr>
        <w:t>39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004E6E29" w:rsidRPr="004F2B4F">
        <w:rPr>
          <w:noProof/>
          <w:lang w:val="en-US"/>
        </w:rPr>
        <w:fldChar w:fldCharType="begin"/>
      </w:r>
      <w:r w:rsidRPr="004F2B4F">
        <w:rPr>
          <w:noProof/>
          <w:lang w:val="en-US"/>
        </w:rPr>
        <w:instrText xml:space="preserve"> PAGEREF _Toc412623846 \h </w:instrText>
      </w:r>
      <w:r w:rsidR="004E6E29" w:rsidRPr="004F2B4F">
        <w:rPr>
          <w:noProof/>
          <w:lang w:val="en-US"/>
        </w:rPr>
      </w:r>
      <w:r w:rsidR="004E6E29" w:rsidRPr="004F2B4F">
        <w:rPr>
          <w:noProof/>
          <w:lang w:val="en-US"/>
        </w:rPr>
        <w:fldChar w:fldCharType="separate"/>
      </w:r>
      <w:r w:rsidR="000C1056">
        <w:rPr>
          <w:noProof/>
          <w:lang w:val="en-US"/>
        </w:rPr>
        <w:t>39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004E6E29" w:rsidRPr="004F2B4F">
        <w:rPr>
          <w:noProof/>
          <w:lang w:val="en-US"/>
        </w:rPr>
        <w:fldChar w:fldCharType="begin"/>
      </w:r>
      <w:r w:rsidRPr="004F2B4F">
        <w:rPr>
          <w:noProof/>
          <w:lang w:val="en-US"/>
        </w:rPr>
        <w:instrText xml:space="preserve"> PAGEREF _Toc412623847 \h </w:instrText>
      </w:r>
      <w:r w:rsidR="004E6E29" w:rsidRPr="004F2B4F">
        <w:rPr>
          <w:noProof/>
          <w:lang w:val="en-US"/>
        </w:rPr>
      </w:r>
      <w:r w:rsidR="004E6E29" w:rsidRPr="004F2B4F">
        <w:rPr>
          <w:noProof/>
          <w:lang w:val="en-US"/>
        </w:rPr>
        <w:fldChar w:fldCharType="separate"/>
      </w:r>
      <w:r w:rsidR="000C1056">
        <w:rPr>
          <w:noProof/>
          <w:lang w:val="en-US"/>
        </w:rPr>
        <w:t>39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004E6E29" w:rsidRPr="004F2B4F">
        <w:rPr>
          <w:noProof/>
          <w:lang w:val="en-US"/>
        </w:rPr>
        <w:fldChar w:fldCharType="begin"/>
      </w:r>
      <w:r w:rsidRPr="004F2B4F">
        <w:rPr>
          <w:noProof/>
          <w:lang w:val="en-US"/>
        </w:rPr>
        <w:instrText xml:space="preserve"> PAGEREF _Toc412623848 \h </w:instrText>
      </w:r>
      <w:r w:rsidR="004E6E29" w:rsidRPr="004F2B4F">
        <w:rPr>
          <w:noProof/>
          <w:lang w:val="en-US"/>
        </w:rPr>
      </w:r>
      <w:r w:rsidR="004E6E29" w:rsidRPr="004F2B4F">
        <w:rPr>
          <w:noProof/>
          <w:lang w:val="en-US"/>
        </w:rPr>
        <w:fldChar w:fldCharType="separate"/>
      </w:r>
      <w:r w:rsidR="000C1056">
        <w:rPr>
          <w:noProof/>
          <w:lang w:val="en-US"/>
        </w:rPr>
        <w:t>40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004E6E29" w:rsidRPr="004F2B4F">
        <w:rPr>
          <w:noProof/>
          <w:lang w:val="en-US"/>
        </w:rPr>
        <w:fldChar w:fldCharType="begin"/>
      </w:r>
      <w:r w:rsidRPr="004F2B4F">
        <w:rPr>
          <w:noProof/>
          <w:lang w:val="en-US"/>
        </w:rPr>
        <w:instrText xml:space="preserve"> PAGEREF _Toc412623849 \h </w:instrText>
      </w:r>
      <w:r w:rsidR="004E6E29" w:rsidRPr="004F2B4F">
        <w:rPr>
          <w:noProof/>
          <w:lang w:val="en-US"/>
        </w:rPr>
      </w:r>
      <w:r w:rsidR="004E6E29" w:rsidRPr="004F2B4F">
        <w:rPr>
          <w:noProof/>
          <w:lang w:val="en-US"/>
        </w:rPr>
        <w:fldChar w:fldCharType="separate"/>
      </w:r>
      <w:r w:rsidR="000C1056">
        <w:rPr>
          <w:noProof/>
          <w:lang w:val="en-US"/>
        </w:rPr>
        <w:t>40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004E6E29" w:rsidRPr="004F2B4F">
        <w:rPr>
          <w:noProof/>
          <w:lang w:val="en-US"/>
        </w:rPr>
        <w:fldChar w:fldCharType="begin"/>
      </w:r>
      <w:r w:rsidRPr="004F2B4F">
        <w:rPr>
          <w:noProof/>
          <w:lang w:val="en-US"/>
        </w:rPr>
        <w:instrText xml:space="preserve"> PAGEREF _Toc412623850 \h </w:instrText>
      </w:r>
      <w:r w:rsidR="004E6E29" w:rsidRPr="004F2B4F">
        <w:rPr>
          <w:noProof/>
          <w:lang w:val="en-US"/>
        </w:rPr>
      </w:r>
      <w:r w:rsidR="004E6E29" w:rsidRPr="004F2B4F">
        <w:rPr>
          <w:noProof/>
          <w:lang w:val="en-US"/>
        </w:rPr>
        <w:fldChar w:fldCharType="separate"/>
      </w:r>
      <w:r w:rsidR="000C1056">
        <w:rPr>
          <w:noProof/>
          <w:lang w:val="en-US"/>
        </w:rPr>
        <w:t>41</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004E6E29" w:rsidRPr="004F2B4F">
        <w:rPr>
          <w:noProof/>
          <w:lang w:val="en-US"/>
        </w:rPr>
        <w:fldChar w:fldCharType="begin"/>
      </w:r>
      <w:r w:rsidRPr="004F2B4F">
        <w:rPr>
          <w:noProof/>
          <w:lang w:val="en-US"/>
        </w:rPr>
        <w:instrText xml:space="preserve"> PAGEREF _Toc412623851 \h </w:instrText>
      </w:r>
      <w:r w:rsidR="004E6E29" w:rsidRPr="004F2B4F">
        <w:rPr>
          <w:noProof/>
          <w:lang w:val="en-US"/>
        </w:rPr>
      </w:r>
      <w:r w:rsidR="004E6E29" w:rsidRPr="004F2B4F">
        <w:rPr>
          <w:noProof/>
          <w:lang w:val="en-US"/>
        </w:rPr>
        <w:fldChar w:fldCharType="separate"/>
      </w:r>
      <w:r w:rsidR="000C1056">
        <w:rPr>
          <w:noProof/>
          <w:lang w:val="en-US"/>
        </w:rPr>
        <w:t>41</w:t>
      </w:r>
      <w:r w:rsidR="004E6E29"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004E6E29" w:rsidRPr="004F2B4F">
        <w:rPr>
          <w:noProof/>
          <w:lang w:val="en-US"/>
        </w:rPr>
        <w:fldChar w:fldCharType="begin"/>
      </w:r>
      <w:r w:rsidRPr="004F2B4F">
        <w:rPr>
          <w:noProof/>
          <w:lang w:val="en-US"/>
        </w:rPr>
        <w:instrText xml:space="preserve"> PAGEREF _Toc412623852 \h </w:instrText>
      </w:r>
      <w:r w:rsidR="004E6E29" w:rsidRPr="004F2B4F">
        <w:rPr>
          <w:noProof/>
          <w:lang w:val="en-US"/>
        </w:rPr>
      </w:r>
      <w:r w:rsidR="004E6E29" w:rsidRPr="004F2B4F">
        <w:rPr>
          <w:noProof/>
          <w:lang w:val="en-US"/>
        </w:rPr>
        <w:fldChar w:fldCharType="separate"/>
      </w:r>
      <w:r w:rsidR="000C1056">
        <w:rPr>
          <w:noProof/>
          <w:lang w:val="en-US"/>
        </w:rPr>
        <w:t>42</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004E6E29" w:rsidRPr="004F2B4F">
        <w:rPr>
          <w:noProof/>
          <w:lang w:val="en-US"/>
        </w:rPr>
        <w:fldChar w:fldCharType="begin"/>
      </w:r>
      <w:r w:rsidRPr="004F2B4F">
        <w:rPr>
          <w:noProof/>
          <w:lang w:val="en-US"/>
        </w:rPr>
        <w:instrText xml:space="preserve"> PAGEREF _Toc412623853 \h </w:instrText>
      </w:r>
      <w:r w:rsidR="004E6E29" w:rsidRPr="004F2B4F">
        <w:rPr>
          <w:noProof/>
          <w:lang w:val="en-US"/>
        </w:rPr>
      </w:r>
      <w:r w:rsidR="004E6E29" w:rsidRPr="004F2B4F">
        <w:rPr>
          <w:noProof/>
          <w:lang w:val="en-US"/>
        </w:rPr>
        <w:fldChar w:fldCharType="separate"/>
      </w:r>
      <w:r w:rsidR="000C1056">
        <w:rPr>
          <w:noProof/>
          <w:lang w:val="en-US"/>
        </w:rPr>
        <w:t>42</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004E6E29" w:rsidRPr="004F2B4F">
        <w:rPr>
          <w:noProof/>
          <w:lang w:val="en-US"/>
        </w:rPr>
        <w:fldChar w:fldCharType="begin"/>
      </w:r>
      <w:r w:rsidRPr="004F2B4F">
        <w:rPr>
          <w:noProof/>
          <w:lang w:val="en-US"/>
        </w:rPr>
        <w:instrText xml:space="preserve"> PAGEREF _Toc412623854 \h </w:instrText>
      </w:r>
      <w:r w:rsidR="004E6E29" w:rsidRPr="004F2B4F">
        <w:rPr>
          <w:noProof/>
          <w:lang w:val="en-US"/>
        </w:rPr>
      </w:r>
      <w:r w:rsidR="004E6E29" w:rsidRPr="004F2B4F">
        <w:rPr>
          <w:noProof/>
          <w:lang w:val="en-US"/>
        </w:rPr>
        <w:fldChar w:fldCharType="separate"/>
      </w:r>
      <w:r w:rsidR="000C1056">
        <w:rPr>
          <w:noProof/>
          <w:lang w:val="en-US"/>
        </w:rPr>
        <w:t>43</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004E6E29" w:rsidRPr="004F2B4F">
        <w:rPr>
          <w:noProof/>
          <w:lang w:val="en-US"/>
        </w:rPr>
        <w:fldChar w:fldCharType="begin"/>
      </w:r>
      <w:r w:rsidRPr="004F2B4F">
        <w:rPr>
          <w:noProof/>
          <w:lang w:val="en-US"/>
        </w:rPr>
        <w:instrText xml:space="preserve"> PAGEREF _Toc412623855 \h </w:instrText>
      </w:r>
      <w:r w:rsidR="004E6E29" w:rsidRPr="004F2B4F">
        <w:rPr>
          <w:noProof/>
          <w:lang w:val="en-US"/>
        </w:rPr>
      </w:r>
      <w:r w:rsidR="004E6E29" w:rsidRPr="004F2B4F">
        <w:rPr>
          <w:noProof/>
          <w:lang w:val="en-US"/>
        </w:rPr>
        <w:fldChar w:fldCharType="separate"/>
      </w:r>
      <w:r w:rsidR="000C1056">
        <w:rPr>
          <w:noProof/>
          <w:lang w:val="en-US"/>
        </w:rPr>
        <w:t>44</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004E6E29" w:rsidRPr="004F2B4F">
        <w:rPr>
          <w:noProof/>
          <w:lang w:val="en-US"/>
        </w:rPr>
        <w:fldChar w:fldCharType="begin"/>
      </w:r>
      <w:r w:rsidRPr="004F2B4F">
        <w:rPr>
          <w:noProof/>
          <w:lang w:val="en-US"/>
        </w:rPr>
        <w:instrText xml:space="preserve"> PAGEREF _Toc412623856 \h </w:instrText>
      </w:r>
      <w:r w:rsidR="004E6E29" w:rsidRPr="004F2B4F">
        <w:rPr>
          <w:noProof/>
          <w:lang w:val="en-US"/>
        </w:rPr>
      </w:r>
      <w:r w:rsidR="004E6E29" w:rsidRPr="004F2B4F">
        <w:rPr>
          <w:noProof/>
          <w:lang w:val="en-US"/>
        </w:rPr>
        <w:fldChar w:fldCharType="separate"/>
      </w:r>
      <w:r w:rsidR="000C1056">
        <w:rPr>
          <w:noProof/>
          <w:lang w:val="en-US"/>
        </w:rPr>
        <w:t>47</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_Toc412623857 \h </w:instrText>
      </w:r>
      <w:r w:rsidR="004E6E29" w:rsidRPr="004F2B4F">
        <w:rPr>
          <w:noProof/>
          <w:lang w:val="en-US"/>
        </w:rPr>
      </w:r>
      <w:r w:rsidR="004E6E29" w:rsidRPr="004F2B4F">
        <w:rPr>
          <w:noProof/>
          <w:lang w:val="en-US"/>
        </w:rPr>
        <w:fldChar w:fldCharType="separate"/>
      </w:r>
      <w:r w:rsidR="000C1056">
        <w:rPr>
          <w:noProof/>
          <w:lang w:val="en-US"/>
        </w:rPr>
        <w:t>50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004E6E29" w:rsidRPr="004F2B4F">
        <w:rPr>
          <w:noProof/>
          <w:lang w:val="en-US"/>
        </w:rPr>
        <w:fldChar w:fldCharType="begin"/>
      </w:r>
      <w:r w:rsidRPr="004F2B4F">
        <w:rPr>
          <w:noProof/>
          <w:lang w:val="en-US"/>
        </w:rPr>
        <w:instrText xml:space="preserve"> PAGEREF _Toc412623858 \h </w:instrText>
      </w:r>
      <w:r w:rsidR="004E6E29" w:rsidRPr="004F2B4F">
        <w:rPr>
          <w:noProof/>
          <w:lang w:val="en-US"/>
        </w:rPr>
      </w:r>
      <w:r w:rsidR="004E6E29" w:rsidRPr="004F2B4F">
        <w:rPr>
          <w:noProof/>
          <w:lang w:val="en-US"/>
        </w:rPr>
        <w:fldChar w:fldCharType="separate"/>
      </w:r>
      <w:r w:rsidR="000C1056">
        <w:rPr>
          <w:noProof/>
          <w:lang w:val="en-US"/>
        </w:rPr>
        <w:t>50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_Toc412623859 \h </w:instrText>
      </w:r>
      <w:r w:rsidR="004E6E29" w:rsidRPr="004F2B4F">
        <w:rPr>
          <w:noProof/>
          <w:lang w:val="en-US"/>
        </w:rPr>
      </w:r>
      <w:r w:rsidR="004E6E29" w:rsidRPr="004F2B4F">
        <w:rPr>
          <w:noProof/>
          <w:lang w:val="en-US"/>
        </w:rPr>
        <w:fldChar w:fldCharType="separate"/>
      </w:r>
      <w:r w:rsidR="000C1056">
        <w:rPr>
          <w:noProof/>
          <w:lang w:val="en-US"/>
        </w:rPr>
        <w:t>51</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_Toc412623860 \h </w:instrText>
      </w:r>
      <w:r w:rsidR="004E6E29" w:rsidRPr="004F2B4F">
        <w:rPr>
          <w:noProof/>
          <w:lang w:val="en-US"/>
        </w:rPr>
      </w:r>
      <w:r w:rsidR="004E6E29" w:rsidRPr="004F2B4F">
        <w:rPr>
          <w:noProof/>
          <w:lang w:val="en-US"/>
        </w:rPr>
        <w:fldChar w:fldCharType="separate"/>
      </w:r>
      <w:r w:rsidR="000C1056">
        <w:rPr>
          <w:noProof/>
          <w:lang w:val="en-US"/>
        </w:rPr>
        <w:t>59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_Toc412623861 \h </w:instrText>
      </w:r>
      <w:r w:rsidR="004E6E29" w:rsidRPr="004F2B4F">
        <w:rPr>
          <w:noProof/>
          <w:lang w:val="en-US"/>
        </w:rPr>
      </w:r>
      <w:r w:rsidR="004E6E29" w:rsidRPr="004F2B4F">
        <w:rPr>
          <w:noProof/>
          <w:lang w:val="en-US"/>
        </w:rPr>
        <w:fldChar w:fldCharType="separate"/>
      </w:r>
      <w:r w:rsidR="000C1056">
        <w:rPr>
          <w:noProof/>
          <w:lang w:val="en-US"/>
        </w:rPr>
        <w:t>59</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_Toc412623862 \h </w:instrText>
      </w:r>
      <w:r w:rsidR="004E6E29" w:rsidRPr="004F2B4F">
        <w:rPr>
          <w:noProof/>
          <w:lang w:val="en-US"/>
        </w:rPr>
      </w:r>
      <w:r w:rsidR="004E6E29" w:rsidRPr="004F2B4F">
        <w:rPr>
          <w:noProof/>
          <w:lang w:val="en-US"/>
        </w:rPr>
        <w:fldChar w:fldCharType="separate"/>
      </w:r>
      <w:r w:rsidR="000C1056">
        <w:rPr>
          <w:noProof/>
          <w:lang w:val="en-US"/>
        </w:rPr>
        <w:t>60</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004E6E29" w:rsidRPr="004F2B4F">
        <w:rPr>
          <w:noProof/>
          <w:lang w:val="en-US"/>
        </w:rPr>
        <w:fldChar w:fldCharType="begin"/>
      </w:r>
      <w:r w:rsidRPr="004F2B4F">
        <w:rPr>
          <w:noProof/>
          <w:lang w:val="en-US"/>
        </w:rPr>
        <w:instrText xml:space="preserve"> PAGEREF _Toc412623863 \h </w:instrText>
      </w:r>
      <w:r w:rsidR="004E6E29" w:rsidRPr="004F2B4F">
        <w:rPr>
          <w:noProof/>
          <w:lang w:val="en-US"/>
        </w:rPr>
      </w:r>
      <w:r w:rsidR="004E6E29" w:rsidRPr="004F2B4F">
        <w:rPr>
          <w:noProof/>
          <w:lang w:val="en-US"/>
        </w:rPr>
        <w:fldChar w:fldCharType="separate"/>
      </w:r>
      <w:r w:rsidR="000C1056">
        <w:rPr>
          <w:noProof/>
          <w:lang w:val="en-US"/>
        </w:rPr>
        <w:t>61</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004E6E29" w:rsidRPr="004F2B4F">
        <w:rPr>
          <w:noProof/>
          <w:lang w:val="en-US"/>
        </w:rPr>
        <w:fldChar w:fldCharType="begin"/>
      </w:r>
      <w:r w:rsidRPr="004F2B4F">
        <w:rPr>
          <w:noProof/>
          <w:lang w:val="en-US"/>
        </w:rPr>
        <w:instrText xml:space="preserve"> PAGEREF _Toc412623864 \h </w:instrText>
      </w:r>
      <w:r w:rsidR="004E6E29" w:rsidRPr="004F2B4F">
        <w:rPr>
          <w:noProof/>
          <w:lang w:val="en-US"/>
        </w:rPr>
      </w:r>
      <w:r w:rsidR="004E6E29" w:rsidRPr="004F2B4F">
        <w:rPr>
          <w:noProof/>
          <w:lang w:val="en-US"/>
        </w:rPr>
        <w:fldChar w:fldCharType="separate"/>
      </w:r>
      <w:r w:rsidR="000C1056">
        <w:rPr>
          <w:noProof/>
          <w:lang w:val="en-US"/>
        </w:rPr>
        <w:t>61</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004E6E29" w:rsidRPr="004F2B4F">
        <w:rPr>
          <w:noProof/>
          <w:lang w:val="en-US"/>
        </w:rPr>
        <w:fldChar w:fldCharType="begin"/>
      </w:r>
      <w:r w:rsidRPr="004F2B4F">
        <w:rPr>
          <w:noProof/>
          <w:lang w:val="en-US"/>
        </w:rPr>
        <w:instrText xml:space="preserve"> PAGEREF _Toc412623865 \h </w:instrText>
      </w:r>
      <w:r w:rsidR="004E6E29" w:rsidRPr="004F2B4F">
        <w:rPr>
          <w:noProof/>
          <w:lang w:val="en-US"/>
        </w:rPr>
      </w:r>
      <w:r w:rsidR="004E6E29" w:rsidRPr="004F2B4F">
        <w:rPr>
          <w:noProof/>
          <w:lang w:val="en-US"/>
        </w:rPr>
        <w:fldChar w:fldCharType="separate"/>
      </w:r>
      <w:r w:rsidR="000C1056">
        <w:rPr>
          <w:noProof/>
          <w:lang w:val="en-US"/>
        </w:rPr>
        <w:t>63</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004E6E29" w:rsidRPr="004F2B4F">
        <w:rPr>
          <w:noProof/>
          <w:lang w:val="en-US"/>
        </w:rPr>
        <w:fldChar w:fldCharType="begin"/>
      </w:r>
      <w:r w:rsidRPr="004F2B4F">
        <w:rPr>
          <w:noProof/>
          <w:lang w:val="en-US"/>
        </w:rPr>
        <w:instrText xml:space="preserve"> PAGEREF _Toc412623866 \h </w:instrText>
      </w:r>
      <w:r w:rsidR="004E6E29" w:rsidRPr="004F2B4F">
        <w:rPr>
          <w:noProof/>
          <w:lang w:val="en-US"/>
        </w:rPr>
      </w:r>
      <w:r w:rsidR="004E6E29" w:rsidRPr="004F2B4F">
        <w:rPr>
          <w:noProof/>
          <w:lang w:val="en-US"/>
        </w:rPr>
        <w:fldChar w:fldCharType="separate"/>
      </w:r>
      <w:r w:rsidR="000C1056">
        <w:rPr>
          <w:noProof/>
          <w:lang w:val="en-US"/>
        </w:rPr>
        <w:t>64</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004E6E29" w:rsidRPr="004F2B4F">
        <w:rPr>
          <w:noProof/>
          <w:lang w:val="en-US"/>
        </w:rPr>
        <w:fldChar w:fldCharType="begin"/>
      </w:r>
      <w:r w:rsidRPr="004F2B4F">
        <w:rPr>
          <w:noProof/>
          <w:lang w:val="en-US"/>
        </w:rPr>
        <w:instrText xml:space="preserve"> PAGEREF _Toc412623867 \h </w:instrText>
      </w:r>
      <w:r w:rsidR="004E6E29" w:rsidRPr="004F2B4F">
        <w:rPr>
          <w:noProof/>
          <w:lang w:val="en-US"/>
        </w:rPr>
      </w:r>
      <w:r w:rsidR="004E6E29" w:rsidRPr="004F2B4F">
        <w:rPr>
          <w:noProof/>
          <w:lang w:val="en-US"/>
        </w:rPr>
        <w:fldChar w:fldCharType="separate"/>
      </w:r>
      <w:r w:rsidR="000C1056">
        <w:rPr>
          <w:noProof/>
          <w:lang w:val="en-US"/>
        </w:rPr>
        <w:t>65</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004E6E29" w:rsidRPr="004F2B4F">
        <w:rPr>
          <w:noProof/>
          <w:lang w:val="en-US"/>
        </w:rPr>
        <w:fldChar w:fldCharType="begin"/>
      </w:r>
      <w:r w:rsidRPr="004F2B4F">
        <w:rPr>
          <w:noProof/>
          <w:lang w:val="en-US"/>
        </w:rPr>
        <w:instrText xml:space="preserve"> PAGEREF _Toc412623868 \h </w:instrText>
      </w:r>
      <w:r w:rsidR="004E6E29" w:rsidRPr="004F2B4F">
        <w:rPr>
          <w:noProof/>
          <w:lang w:val="en-US"/>
        </w:rPr>
      </w:r>
      <w:r w:rsidR="004E6E29" w:rsidRPr="004F2B4F">
        <w:rPr>
          <w:noProof/>
          <w:lang w:val="en-US"/>
        </w:rPr>
        <w:fldChar w:fldCharType="separate"/>
      </w:r>
      <w:r w:rsidR="000C1056">
        <w:rPr>
          <w:noProof/>
          <w:lang w:val="en-US"/>
        </w:rPr>
        <w:t>65</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004E6E29" w:rsidRPr="004F2B4F">
        <w:rPr>
          <w:noProof/>
          <w:lang w:val="en-US"/>
        </w:rPr>
        <w:fldChar w:fldCharType="begin"/>
      </w:r>
      <w:r w:rsidRPr="004F2B4F">
        <w:rPr>
          <w:noProof/>
          <w:lang w:val="en-US"/>
        </w:rPr>
        <w:instrText xml:space="preserve"> PAGEREF _Toc412623869 \h </w:instrText>
      </w:r>
      <w:r w:rsidR="004E6E29" w:rsidRPr="004F2B4F">
        <w:rPr>
          <w:noProof/>
          <w:lang w:val="en-US"/>
        </w:rPr>
      </w:r>
      <w:r w:rsidR="004E6E29" w:rsidRPr="004F2B4F">
        <w:rPr>
          <w:noProof/>
          <w:lang w:val="en-US"/>
        </w:rPr>
        <w:fldChar w:fldCharType="separate"/>
      </w:r>
      <w:r w:rsidR="000C1056">
        <w:rPr>
          <w:noProof/>
          <w:lang w:val="en-US"/>
        </w:rPr>
        <w:t>67</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004E6E29" w:rsidRPr="004F2B4F">
        <w:rPr>
          <w:noProof/>
          <w:lang w:val="en-US"/>
        </w:rPr>
        <w:fldChar w:fldCharType="begin"/>
      </w:r>
      <w:r w:rsidRPr="004F2B4F">
        <w:rPr>
          <w:noProof/>
          <w:lang w:val="en-US"/>
        </w:rPr>
        <w:instrText xml:space="preserve"> PAGEREF _Toc412623870 \h </w:instrText>
      </w:r>
      <w:r w:rsidR="004E6E29" w:rsidRPr="004F2B4F">
        <w:rPr>
          <w:noProof/>
          <w:lang w:val="en-US"/>
        </w:rPr>
      </w:r>
      <w:r w:rsidR="004E6E29" w:rsidRPr="004F2B4F">
        <w:rPr>
          <w:noProof/>
          <w:lang w:val="en-US"/>
        </w:rPr>
        <w:fldChar w:fldCharType="separate"/>
      </w:r>
      <w:r w:rsidR="000C1056">
        <w:rPr>
          <w:noProof/>
          <w:lang w:val="en-US"/>
        </w:rPr>
        <w:t>68</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004E6E29" w:rsidRPr="004F2B4F">
        <w:rPr>
          <w:noProof/>
          <w:lang w:val="en-US"/>
        </w:rPr>
        <w:fldChar w:fldCharType="begin"/>
      </w:r>
      <w:r w:rsidRPr="004F2B4F">
        <w:rPr>
          <w:noProof/>
          <w:lang w:val="en-US"/>
        </w:rPr>
        <w:instrText xml:space="preserve"> PAGEREF _Toc412623871 \h </w:instrText>
      </w:r>
      <w:r w:rsidR="004E6E29" w:rsidRPr="004F2B4F">
        <w:rPr>
          <w:noProof/>
          <w:lang w:val="en-US"/>
        </w:rPr>
      </w:r>
      <w:r w:rsidR="004E6E29" w:rsidRPr="004F2B4F">
        <w:rPr>
          <w:noProof/>
          <w:lang w:val="en-US"/>
        </w:rPr>
        <w:fldChar w:fldCharType="separate"/>
      </w:r>
      <w:r w:rsidR="000C1056">
        <w:rPr>
          <w:noProof/>
          <w:lang w:val="en-US"/>
        </w:rPr>
        <w:t>69</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004E6E29" w:rsidRPr="004F2B4F">
        <w:rPr>
          <w:noProof/>
          <w:lang w:val="en-US"/>
        </w:rPr>
        <w:fldChar w:fldCharType="begin"/>
      </w:r>
      <w:r w:rsidRPr="004F2B4F">
        <w:rPr>
          <w:noProof/>
          <w:lang w:val="en-US"/>
        </w:rPr>
        <w:instrText xml:space="preserve"> PAGEREF _Toc412623872 \h </w:instrText>
      </w:r>
      <w:r w:rsidR="004E6E29" w:rsidRPr="004F2B4F">
        <w:rPr>
          <w:noProof/>
          <w:lang w:val="en-US"/>
        </w:rPr>
      </w:r>
      <w:r w:rsidR="004E6E29" w:rsidRPr="004F2B4F">
        <w:rPr>
          <w:noProof/>
          <w:lang w:val="en-US"/>
        </w:rPr>
        <w:fldChar w:fldCharType="separate"/>
      </w:r>
      <w:r w:rsidR="000C1056">
        <w:rPr>
          <w:noProof/>
          <w:lang w:val="en-US"/>
        </w:rPr>
        <w:t>70</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004E6E29" w:rsidRPr="004F2B4F">
        <w:rPr>
          <w:noProof/>
          <w:lang w:val="en-US"/>
        </w:rPr>
        <w:fldChar w:fldCharType="begin"/>
      </w:r>
      <w:r w:rsidRPr="004F2B4F">
        <w:rPr>
          <w:noProof/>
          <w:lang w:val="en-US"/>
        </w:rPr>
        <w:instrText xml:space="preserve"> PAGEREF _Toc412623873 \h </w:instrText>
      </w:r>
      <w:r w:rsidR="004E6E29" w:rsidRPr="004F2B4F">
        <w:rPr>
          <w:noProof/>
          <w:lang w:val="en-US"/>
        </w:rPr>
      </w:r>
      <w:r w:rsidR="004E6E29" w:rsidRPr="004F2B4F">
        <w:rPr>
          <w:noProof/>
          <w:lang w:val="en-US"/>
        </w:rPr>
        <w:fldChar w:fldCharType="separate"/>
      </w:r>
      <w:r w:rsidR="000C1056">
        <w:rPr>
          <w:noProof/>
          <w:lang w:val="en-US"/>
        </w:rPr>
        <w:t>71</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004E6E29" w:rsidRPr="004F2B4F">
        <w:rPr>
          <w:noProof/>
          <w:lang w:val="en-US"/>
        </w:rPr>
        <w:fldChar w:fldCharType="begin"/>
      </w:r>
      <w:r w:rsidRPr="004F2B4F">
        <w:rPr>
          <w:noProof/>
          <w:lang w:val="en-US"/>
        </w:rPr>
        <w:instrText xml:space="preserve"> PAGEREF _Toc412623874 \h </w:instrText>
      </w:r>
      <w:r w:rsidR="004E6E29" w:rsidRPr="004F2B4F">
        <w:rPr>
          <w:noProof/>
          <w:lang w:val="en-US"/>
        </w:rPr>
      </w:r>
      <w:r w:rsidR="004E6E29" w:rsidRPr="004F2B4F">
        <w:rPr>
          <w:noProof/>
          <w:lang w:val="en-US"/>
        </w:rPr>
        <w:fldChar w:fldCharType="separate"/>
      </w:r>
      <w:r w:rsidR="000C1056">
        <w:rPr>
          <w:noProof/>
          <w:lang w:val="en-US"/>
        </w:rPr>
        <w:t>74</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004E6E29" w:rsidRPr="004F2B4F">
        <w:rPr>
          <w:noProof/>
          <w:lang w:val="en-US"/>
        </w:rPr>
        <w:fldChar w:fldCharType="begin"/>
      </w:r>
      <w:r w:rsidRPr="004F2B4F">
        <w:rPr>
          <w:noProof/>
          <w:lang w:val="en-US"/>
        </w:rPr>
        <w:instrText xml:space="preserve"> PAGEREF _Toc412623875 \h </w:instrText>
      </w:r>
      <w:r w:rsidR="004E6E29" w:rsidRPr="004F2B4F">
        <w:rPr>
          <w:noProof/>
          <w:lang w:val="en-US"/>
        </w:rPr>
      </w:r>
      <w:r w:rsidR="004E6E29" w:rsidRPr="004F2B4F">
        <w:rPr>
          <w:noProof/>
          <w:lang w:val="en-US"/>
        </w:rPr>
        <w:fldChar w:fldCharType="separate"/>
      </w:r>
      <w:r w:rsidR="000C1056">
        <w:rPr>
          <w:noProof/>
          <w:lang w:val="en-US"/>
        </w:rPr>
        <w:t>75</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004E6E29" w:rsidRPr="004F2B4F">
        <w:rPr>
          <w:noProof/>
          <w:lang w:val="en-US"/>
        </w:rPr>
        <w:fldChar w:fldCharType="begin"/>
      </w:r>
      <w:r w:rsidRPr="004F2B4F">
        <w:rPr>
          <w:noProof/>
          <w:lang w:val="en-US"/>
        </w:rPr>
        <w:instrText xml:space="preserve"> PAGEREF _Toc412623876 \h </w:instrText>
      </w:r>
      <w:r w:rsidR="004E6E29" w:rsidRPr="004F2B4F">
        <w:rPr>
          <w:noProof/>
          <w:lang w:val="en-US"/>
        </w:rPr>
      </w:r>
      <w:r w:rsidR="004E6E29" w:rsidRPr="004F2B4F">
        <w:rPr>
          <w:noProof/>
          <w:lang w:val="en-US"/>
        </w:rPr>
        <w:fldChar w:fldCharType="separate"/>
      </w:r>
      <w:r w:rsidR="000C1056">
        <w:rPr>
          <w:noProof/>
          <w:lang w:val="en-US"/>
        </w:rPr>
        <w:t>77</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004E6E29" w:rsidRPr="004F2B4F">
        <w:rPr>
          <w:noProof/>
          <w:lang w:val="en-US"/>
        </w:rPr>
        <w:fldChar w:fldCharType="begin"/>
      </w:r>
      <w:r w:rsidRPr="004F2B4F">
        <w:rPr>
          <w:noProof/>
          <w:lang w:val="en-US"/>
        </w:rPr>
        <w:instrText xml:space="preserve"> PAGEREF _Toc412623877 \h </w:instrText>
      </w:r>
      <w:r w:rsidR="004E6E29" w:rsidRPr="004F2B4F">
        <w:rPr>
          <w:noProof/>
          <w:lang w:val="en-US"/>
        </w:rPr>
      </w:r>
      <w:r w:rsidR="004E6E29" w:rsidRPr="004F2B4F">
        <w:rPr>
          <w:noProof/>
          <w:lang w:val="en-US"/>
        </w:rPr>
        <w:fldChar w:fldCharType="separate"/>
      </w:r>
      <w:r w:rsidR="000C1056">
        <w:rPr>
          <w:noProof/>
          <w:lang w:val="en-US"/>
        </w:rPr>
        <w:t>78</w:t>
      </w:r>
      <w:r w:rsidR="004E6E29"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004E6E29" w:rsidRPr="004F2B4F">
        <w:rPr>
          <w:noProof/>
          <w:lang w:val="en-US"/>
        </w:rPr>
        <w:fldChar w:fldCharType="begin"/>
      </w:r>
      <w:r w:rsidRPr="004F2B4F">
        <w:rPr>
          <w:noProof/>
          <w:lang w:val="en-US"/>
        </w:rPr>
        <w:instrText xml:space="preserve"> PAGEREF _Toc412623878 \h </w:instrText>
      </w:r>
      <w:r w:rsidR="004E6E29" w:rsidRPr="004F2B4F">
        <w:rPr>
          <w:noProof/>
          <w:lang w:val="en-US"/>
        </w:rPr>
      </w:r>
      <w:r w:rsidR="004E6E29" w:rsidRPr="004F2B4F">
        <w:rPr>
          <w:noProof/>
          <w:lang w:val="en-US"/>
        </w:rPr>
        <w:fldChar w:fldCharType="separate"/>
      </w:r>
      <w:r w:rsidR="000C1056">
        <w:rPr>
          <w:noProof/>
          <w:lang w:val="en-US"/>
        </w:rPr>
        <w:t>80</w:t>
      </w:r>
      <w:r w:rsidR="004E6E29"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004E6E29" w:rsidRPr="004F2B4F">
        <w:rPr>
          <w:noProof/>
          <w:lang w:val="en-US"/>
        </w:rPr>
        <w:fldChar w:fldCharType="begin"/>
      </w:r>
      <w:r w:rsidRPr="004F2B4F">
        <w:rPr>
          <w:noProof/>
          <w:lang w:val="en-US"/>
        </w:rPr>
        <w:instrText xml:space="preserve"> PAGEREF _Toc412623879 \h </w:instrText>
      </w:r>
      <w:r w:rsidR="004E6E29" w:rsidRPr="004F2B4F">
        <w:rPr>
          <w:noProof/>
          <w:lang w:val="en-US"/>
        </w:rPr>
      </w:r>
      <w:r w:rsidR="004E6E29" w:rsidRPr="004F2B4F">
        <w:rPr>
          <w:noProof/>
          <w:lang w:val="en-US"/>
        </w:rPr>
        <w:fldChar w:fldCharType="separate"/>
      </w:r>
      <w:r w:rsidR="000C1056">
        <w:rPr>
          <w:noProof/>
          <w:lang w:val="en-US"/>
        </w:rPr>
        <w:t>80</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004E6E29" w:rsidRPr="004F2B4F">
        <w:rPr>
          <w:noProof/>
          <w:lang w:val="en-US"/>
        </w:rPr>
        <w:fldChar w:fldCharType="begin"/>
      </w:r>
      <w:r w:rsidRPr="004F2B4F">
        <w:rPr>
          <w:noProof/>
          <w:lang w:val="en-US"/>
        </w:rPr>
        <w:instrText xml:space="preserve"> PAGEREF _Toc412623880 \h </w:instrText>
      </w:r>
      <w:r w:rsidR="004E6E29" w:rsidRPr="004F2B4F">
        <w:rPr>
          <w:noProof/>
          <w:lang w:val="en-US"/>
        </w:rPr>
      </w:r>
      <w:r w:rsidR="004E6E29" w:rsidRPr="004F2B4F">
        <w:rPr>
          <w:noProof/>
          <w:lang w:val="en-US"/>
        </w:rPr>
        <w:fldChar w:fldCharType="separate"/>
      </w:r>
      <w:r w:rsidR="000C1056">
        <w:rPr>
          <w:noProof/>
          <w:lang w:val="en-US"/>
        </w:rPr>
        <w:t>84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004E6E29" w:rsidRPr="004F2B4F">
        <w:rPr>
          <w:noProof/>
          <w:lang w:val="en-US"/>
        </w:rPr>
        <w:fldChar w:fldCharType="begin"/>
      </w:r>
      <w:r w:rsidRPr="004F2B4F">
        <w:rPr>
          <w:noProof/>
          <w:lang w:val="en-US"/>
        </w:rPr>
        <w:instrText xml:space="preserve"> PAGEREF _Toc412623881 \h </w:instrText>
      </w:r>
      <w:r w:rsidR="004E6E29" w:rsidRPr="004F2B4F">
        <w:rPr>
          <w:noProof/>
          <w:lang w:val="en-US"/>
        </w:rPr>
      </w:r>
      <w:r w:rsidR="004E6E29" w:rsidRPr="004F2B4F">
        <w:rPr>
          <w:noProof/>
          <w:lang w:val="en-US"/>
        </w:rPr>
        <w:fldChar w:fldCharType="separate"/>
      </w:r>
      <w:r w:rsidR="000C1056">
        <w:rPr>
          <w:noProof/>
          <w:lang w:val="en-US"/>
        </w:rPr>
        <w:t>84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004E6E29" w:rsidRPr="004F2B4F">
        <w:rPr>
          <w:noProof/>
          <w:lang w:val="en-US"/>
        </w:rPr>
        <w:fldChar w:fldCharType="begin"/>
      </w:r>
      <w:r w:rsidRPr="004F2B4F">
        <w:rPr>
          <w:noProof/>
          <w:lang w:val="en-US"/>
        </w:rPr>
        <w:instrText xml:space="preserve"> PAGEREF _Toc412623882 \h </w:instrText>
      </w:r>
      <w:r w:rsidR="004E6E29" w:rsidRPr="004F2B4F">
        <w:rPr>
          <w:noProof/>
          <w:lang w:val="en-US"/>
        </w:rPr>
      </w:r>
      <w:r w:rsidR="004E6E29" w:rsidRPr="004F2B4F">
        <w:rPr>
          <w:noProof/>
          <w:lang w:val="en-US"/>
        </w:rPr>
        <w:fldChar w:fldCharType="separate"/>
      </w:r>
      <w:r w:rsidR="000C1056">
        <w:rPr>
          <w:noProof/>
          <w:lang w:val="en-US"/>
        </w:rPr>
        <w:t>85</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004E6E29" w:rsidRPr="004F2B4F">
        <w:rPr>
          <w:noProof/>
          <w:lang w:val="en-US"/>
        </w:rPr>
        <w:fldChar w:fldCharType="begin"/>
      </w:r>
      <w:r w:rsidRPr="004F2B4F">
        <w:rPr>
          <w:noProof/>
          <w:lang w:val="en-US"/>
        </w:rPr>
        <w:instrText xml:space="preserve"> PAGEREF _Toc412623883 \h </w:instrText>
      </w:r>
      <w:r w:rsidR="004E6E29" w:rsidRPr="004F2B4F">
        <w:rPr>
          <w:noProof/>
          <w:lang w:val="en-US"/>
        </w:rPr>
      </w:r>
      <w:r w:rsidR="004E6E29" w:rsidRPr="004F2B4F">
        <w:rPr>
          <w:noProof/>
          <w:lang w:val="en-US"/>
        </w:rPr>
        <w:fldChar w:fldCharType="separate"/>
      </w:r>
      <w:r w:rsidR="000C1056">
        <w:rPr>
          <w:noProof/>
          <w:lang w:val="en-US"/>
        </w:rPr>
        <w:t>86</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004E6E29" w:rsidRPr="004F2B4F">
        <w:rPr>
          <w:noProof/>
          <w:lang w:val="en-US"/>
        </w:rPr>
        <w:fldChar w:fldCharType="begin"/>
      </w:r>
      <w:r w:rsidRPr="004F2B4F">
        <w:rPr>
          <w:noProof/>
          <w:lang w:val="en-US"/>
        </w:rPr>
        <w:instrText xml:space="preserve"> PAGEREF _Toc412623884 \h </w:instrText>
      </w:r>
      <w:r w:rsidR="004E6E29" w:rsidRPr="004F2B4F">
        <w:rPr>
          <w:noProof/>
          <w:lang w:val="en-US"/>
        </w:rPr>
      </w:r>
      <w:r w:rsidR="004E6E29" w:rsidRPr="004F2B4F">
        <w:rPr>
          <w:noProof/>
          <w:lang w:val="en-US"/>
        </w:rPr>
        <w:fldChar w:fldCharType="separate"/>
      </w:r>
      <w:r w:rsidR="000C1056">
        <w:rPr>
          <w:noProof/>
          <w:lang w:val="en-US"/>
        </w:rPr>
        <w:t>87</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004E6E29" w:rsidRPr="004F2B4F">
        <w:rPr>
          <w:noProof/>
          <w:lang w:val="en-US"/>
        </w:rPr>
        <w:fldChar w:fldCharType="begin"/>
      </w:r>
      <w:r w:rsidRPr="004F2B4F">
        <w:rPr>
          <w:noProof/>
          <w:lang w:val="en-US"/>
        </w:rPr>
        <w:instrText xml:space="preserve"> PAGEREF _Toc412623885 \h </w:instrText>
      </w:r>
      <w:r w:rsidR="004E6E29" w:rsidRPr="004F2B4F">
        <w:rPr>
          <w:noProof/>
          <w:lang w:val="en-US"/>
        </w:rPr>
      </w:r>
      <w:r w:rsidR="004E6E29" w:rsidRPr="004F2B4F">
        <w:rPr>
          <w:noProof/>
          <w:lang w:val="en-US"/>
        </w:rPr>
        <w:fldChar w:fldCharType="separate"/>
      </w:r>
      <w:r w:rsidR="000C1056">
        <w:rPr>
          <w:noProof/>
          <w:lang w:val="en-US"/>
        </w:rPr>
        <w:t>88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004E6E29" w:rsidRPr="004F2B4F">
        <w:rPr>
          <w:noProof/>
          <w:lang w:val="en-US"/>
        </w:rPr>
        <w:fldChar w:fldCharType="begin"/>
      </w:r>
      <w:r w:rsidRPr="004F2B4F">
        <w:rPr>
          <w:noProof/>
          <w:lang w:val="en-US"/>
        </w:rPr>
        <w:instrText xml:space="preserve"> PAGEREF _Toc412623886 \h </w:instrText>
      </w:r>
      <w:r w:rsidR="004E6E29" w:rsidRPr="004F2B4F">
        <w:rPr>
          <w:noProof/>
          <w:lang w:val="en-US"/>
        </w:rPr>
      </w:r>
      <w:r w:rsidR="004E6E29" w:rsidRPr="004F2B4F">
        <w:rPr>
          <w:noProof/>
          <w:lang w:val="en-US"/>
        </w:rPr>
        <w:fldChar w:fldCharType="separate"/>
      </w:r>
      <w:r w:rsidR="000C1056">
        <w:rPr>
          <w:noProof/>
          <w:lang w:val="en-US"/>
        </w:rPr>
        <w:t>88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004E6E29" w:rsidRPr="004F2B4F">
        <w:rPr>
          <w:noProof/>
          <w:lang w:val="en-US"/>
        </w:rPr>
        <w:fldChar w:fldCharType="begin"/>
      </w:r>
      <w:r w:rsidRPr="004F2B4F">
        <w:rPr>
          <w:noProof/>
          <w:lang w:val="en-US"/>
        </w:rPr>
        <w:instrText xml:space="preserve"> PAGEREF _Toc412623887 \h </w:instrText>
      </w:r>
      <w:r w:rsidR="004E6E29" w:rsidRPr="004F2B4F">
        <w:rPr>
          <w:noProof/>
          <w:lang w:val="en-US"/>
        </w:rPr>
      </w:r>
      <w:r w:rsidR="004E6E29" w:rsidRPr="004F2B4F">
        <w:rPr>
          <w:noProof/>
          <w:lang w:val="en-US"/>
        </w:rPr>
        <w:fldChar w:fldCharType="separate"/>
      </w:r>
      <w:r w:rsidR="000C1056">
        <w:rPr>
          <w:noProof/>
          <w:lang w:val="en-US"/>
        </w:rPr>
        <w:t>88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004E6E29" w:rsidRPr="004F2B4F">
        <w:rPr>
          <w:noProof/>
          <w:lang w:val="en-US"/>
        </w:rPr>
        <w:fldChar w:fldCharType="begin"/>
      </w:r>
      <w:r w:rsidRPr="004F2B4F">
        <w:rPr>
          <w:noProof/>
          <w:lang w:val="en-US"/>
        </w:rPr>
        <w:instrText xml:space="preserve"> PAGEREF _Toc412623888 \h </w:instrText>
      </w:r>
      <w:r w:rsidR="004E6E29" w:rsidRPr="004F2B4F">
        <w:rPr>
          <w:noProof/>
          <w:lang w:val="en-US"/>
        </w:rPr>
      </w:r>
      <w:r w:rsidR="004E6E29" w:rsidRPr="004F2B4F">
        <w:rPr>
          <w:noProof/>
          <w:lang w:val="en-US"/>
        </w:rPr>
        <w:fldChar w:fldCharType="separate"/>
      </w:r>
      <w:r w:rsidR="000C1056">
        <w:rPr>
          <w:noProof/>
          <w:lang w:val="en-US"/>
        </w:rPr>
        <w:t>90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004E6E29" w:rsidRPr="004F2B4F">
        <w:rPr>
          <w:noProof/>
          <w:lang w:val="en-US"/>
        </w:rPr>
        <w:fldChar w:fldCharType="begin"/>
      </w:r>
      <w:r w:rsidRPr="004F2B4F">
        <w:rPr>
          <w:noProof/>
          <w:lang w:val="en-US"/>
        </w:rPr>
        <w:instrText xml:space="preserve"> PAGEREF _Toc412623889 \h </w:instrText>
      </w:r>
      <w:r w:rsidR="004E6E29" w:rsidRPr="004F2B4F">
        <w:rPr>
          <w:noProof/>
          <w:lang w:val="en-US"/>
        </w:rPr>
      </w:r>
      <w:r w:rsidR="004E6E29" w:rsidRPr="004F2B4F">
        <w:rPr>
          <w:noProof/>
          <w:lang w:val="en-US"/>
        </w:rPr>
        <w:fldChar w:fldCharType="separate"/>
      </w:r>
      <w:r w:rsidR="000C1056">
        <w:rPr>
          <w:noProof/>
          <w:lang w:val="en-US"/>
        </w:rPr>
        <w:t>90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004E6E29" w:rsidRPr="004F2B4F">
        <w:rPr>
          <w:noProof/>
          <w:lang w:val="en-US"/>
        </w:rPr>
        <w:fldChar w:fldCharType="begin"/>
      </w:r>
      <w:r w:rsidRPr="004F2B4F">
        <w:rPr>
          <w:noProof/>
          <w:lang w:val="en-US"/>
        </w:rPr>
        <w:instrText xml:space="preserve"> PAGEREF _Toc412623890 \h </w:instrText>
      </w:r>
      <w:r w:rsidR="004E6E29" w:rsidRPr="004F2B4F">
        <w:rPr>
          <w:noProof/>
          <w:lang w:val="en-US"/>
        </w:rPr>
      </w:r>
      <w:r w:rsidR="004E6E29" w:rsidRPr="004F2B4F">
        <w:rPr>
          <w:noProof/>
          <w:lang w:val="en-US"/>
        </w:rPr>
        <w:fldChar w:fldCharType="separate"/>
      </w:r>
      <w:r w:rsidR="000C1056">
        <w:rPr>
          <w:noProof/>
          <w:lang w:val="en-US"/>
        </w:rPr>
        <w:t>90</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004E6E29" w:rsidRPr="004F2B4F">
        <w:rPr>
          <w:noProof/>
          <w:lang w:val="en-US"/>
        </w:rPr>
        <w:fldChar w:fldCharType="begin"/>
      </w:r>
      <w:r w:rsidRPr="004F2B4F">
        <w:rPr>
          <w:noProof/>
          <w:lang w:val="en-US"/>
        </w:rPr>
        <w:instrText xml:space="preserve"> PAGEREF _Toc412623891 \h </w:instrText>
      </w:r>
      <w:r w:rsidR="004E6E29" w:rsidRPr="004F2B4F">
        <w:rPr>
          <w:noProof/>
          <w:lang w:val="en-US"/>
        </w:rPr>
      </w:r>
      <w:r w:rsidR="004E6E29" w:rsidRPr="004F2B4F">
        <w:rPr>
          <w:noProof/>
          <w:lang w:val="en-US"/>
        </w:rPr>
        <w:fldChar w:fldCharType="separate"/>
      </w:r>
      <w:r w:rsidR="000C1056">
        <w:rPr>
          <w:noProof/>
          <w:lang w:val="en-US"/>
        </w:rPr>
        <w:t>91</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004E6E29" w:rsidRPr="004F2B4F">
        <w:rPr>
          <w:noProof/>
          <w:lang w:val="en-US"/>
        </w:rPr>
        <w:fldChar w:fldCharType="begin"/>
      </w:r>
      <w:r w:rsidRPr="004F2B4F">
        <w:rPr>
          <w:noProof/>
          <w:lang w:val="en-US"/>
        </w:rPr>
        <w:instrText xml:space="preserve"> PAGEREF _Toc412623892 \h </w:instrText>
      </w:r>
      <w:r w:rsidR="004E6E29" w:rsidRPr="004F2B4F">
        <w:rPr>
          <w:noProof/>
          <w:lang w:val="en-US"/>
        </w:rPr>
      </w:r>
      <w:r w:rsidR="004E6E29" w:rsidRPr="004F2B4F">
        <w:rPr>
          <w:noProof/>
          <w:lang w:val="en-US"/>
        </w:rPr>
        <w:fldChar w:fldCharType="separate"/>
      </w:r>
      <w:r w:rsidR="000C1056">
        <w:rPr>
          <w:noProof/>
          <w:lang w:val="en-US"/>
        </w:rPr>
        <w:t>92</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004E6E29" w:rsidRPr="004F2B4F">
        <w:rPr>
          <w:noProof/>
          <w:lang w:val="en-US"/>
        </w:rPr>
        <w:fldChar w:fldCharType="begin"/>
      </w:r>
      <w:r w:rsidRPr="004F2B4F">
        <w:rPr>
          <w:noProof/>
          <w:lang w:val="en-US"/>
        </w:rPr>
        <w:instrText xml:space="preserve"> PAGEREF _Toc412623893 \h </w:instrText>
      </w:r>
      <w:r w:rsidR="004E6E29" w:rsidRPr="004F2B4F">
        <w:rPr>
          <w:noProof/>
          <w:lang w:val="en-US"/>
        </w:rPr>
      </w:r>
      <w:r w:rsidR="004E6E29" w:rsidRPr="004F2B4F">
        <w:rPr>
          <w:noProof/>
          <w:lang w:val="en-US"/>
        </w:rPr>
        <w:fldChar w:fldCharType="separate"/>
      </w:r>
      <w:r w:rsidR="000C1056">
        <w:rPr>
          <w:noProof/>
          <w:lang w:val="en-US"/>
        </w:rPr>
        <w:t>96</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004E6E29" w:rsidRPr="004F2B4F">
        <w:rPr>
          <w:noProof/>
          <w:lang w:val="en-US"/>
        </w:rPr>
        <w:fldChar w:fldCharType="begin"/>
      </w:r>
      <w:r w:rsidRPr="004F2B4F">
        <w:rPr>
          <w:noProof/>
          <w:lang w:val="en-US"/>
        </w:rPr>
        <w:instrText xml:space="preserve"> PAGEREF _Toc412623894 \h </w:instrText>
      </w:r>
      <w:r w:rsidR="004E6E29" w:rsidRPr="004F2B4F">
        <w:rPr>
          <w:noProof/>
          <w:lang w:val="en-US"/>
        </w:rPr>
      </w:r>
      <w:r w:rsidR="004E6E29" w:rsidRPr="004F2B4F">
        <w:rPr>
          <w:noProof/>
          <w:lang w:val="en-US"/>
        </w:rPr>
        <w:fldChar w:fldCharType="separate"/>
      </w:r>
      <w:r w:rsidR="000C1056">
        <w:rPr>
          <w:noProof/>
          <w:lang w:val="en-US"/>
        </w:rPr>
        <w:t>96</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004E6E29" w:rsidRPr="004F2B4F">
        <w:rPr>
          <w:noProof/>
          <w:lang w:val="en-US"/>
        </w:rPr>
        <w:fldChar w:fldCharType="begin"/>
      </w:r>
      <w:r w:rsidRPr="004F2B4F">
        <w:rPr>
          <w:noProof/>
          <w:lang w:val="en-US"/>
        </w:rPr>
        <w:instrText xml:space="preserve"> PAGEREF _Toc412623895 \h </w:instrText>
      </w:r>
      <w:r w:rsidR="004E6E29" w:rsidRPr="004F2B4F">
        <w:rPr>
          <w:noProof/>
          <w:lang w:val="en-US"/>
        </w:rPr>
      </w:r>
      <w:r w:rsidR="004E6E29" w:rsidRPr="004F2B4F">
        <w:rPr>
          <w:noProof/>
          <w:lang w:val="en-US"/>
        </w:rPr>
        <w:fldChar w:fldCharType="separate"/>
      </w:r>
      <w:r w:rsidR="000C1056">
        <w:rPr>
          <w:noProof/>
          <w:lang w:val="en-US"/>
        </w:rPr>
        <w:t>97</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004E6E29" w:rsidRPr="004F2B4F">
        <w:rPr>
          <w:noProof/>
          <w:lang w:val="en-US"/>
        </w:rPr>
        <w:fldChar w:fldCharType="begin"/>
      </w:r>
      <w:r w:rsidRPr="004F2B4F">
        <w:rPr>
          <w:noProof/>
          <w:lang w:val="en-US"/>
        </w:rPr>
        <w:instrText xml:space="preserve"> PAGEREF _Toc412623896 \h </w:instrText>
      </w:r>
      <w:r w:rsidR="004E6E29" w:rsidRPr="004F2B4F">
        <w:rPr>
          <w:noProof/>
          <w:lang w:val="en-US"/>
        </w:rPr>
      </w:r>
      <w:r w:rsidR="004E6E29" w:rsidRPr="004F2B4F">
        <w:rPr>
          <w:noProof/>
          <w:lang w:val="en-US"/>
        </w:rPr>
        <w:fldChar w:fldCharType="separate"/>
      </w:r>
      <w:r w:rsidR="000C1056">
        <w:rPr>
          <w:noProof/>
          <w:lang w:val="en-US"/>
        </w:rPr>
        <w:t>98</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004E6E29" w:rsidRPr="004F2B4F">
        <w:rPr>
          <w:noProof/>
          <w:lang w:val="en-US"/>
        </w:rPr>
        <w:fldChar w:fldCharType="begin"/>
      </w:r>
      <w:r w:rsidRPr="004F2B4F">
        <w:rPr>
          <w:noProof/>
          <w:lang w:val="en-US"/>
        </w:rPr>
        <w:instrText xml:space="preserve"> PAGEREF _Toc412623897 \h </w:instrText>
      </w:r>
      <w:r w:rsidR="004E6E29" w:rsidRPr="004F2B4F">
        <w:rPr>
          <w:noProof/>
          <w:lang w:val="en-US"/>
        </w:rPr>
      </w:r>
      <w:r w:rsidR="004E6E29" w:rsidRPr="004F2B4F">
        <w:rPr>
          <w:noProof/>
          <w:lang w:val="en-US"/>
        </w:rPr>
        <w:fldChar w:fldCharType="separate"/>
      </w:r>
      <w:r w:rsidR="000C1056">
        <w:rPr>
          <w:noProof/>
          <w:lang w:val="en-US"/>
        </w:rPr>
        <w:t>99</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004E6E29" w:rsidRPr="004F2B4F">
        <w:rPr>
          <w:noProof/>
          <w:lang w:val="en-US"/>
        </w:rPr>
        <w:fldChar w:fldCharType="begin"/>
      </w:r>
      <w:r w:rsidRPr="004F2B4F">
        <w:rPr>
          <w:noProof/>
          <w:lang w:val="en-US"/>
        </w:rPr>
        <w:instrText xml:space="preserve"> PAGEREF _Toc412623898 \h </w:instrText>
      </w:r>
      <w:r w:rsidR="004E6E29" w:rsidRPr="004F2B4F">
        <w:rPr>
          <w:noProof/>
          <w:lang w:val="en-US"/>
        </w:rPr>
      </w:r>
      <w:r w:rsidR="004E6E29" w:rsidRPr="004F2B4F">
        <w:rPr>
          <w:noProof/>
          <w:lang w:val="en-US"/>
        </w:rPr>
        <w:fldChar w:fldCharType="separate"/>
      </w:r>
      <w:r w:rsidR="000C1056">
        <w:rPr>
          <w:noProof/>
          <w:lang w:val="en-US"/>
        </w:rPr>
        <w:t>100</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004E6E29" w:rsidRPr="004F2B4F">
        <w:rPr>
          <w:noProof/>
          <w:lang w:val="en-US"/>
        </w:rPr>
        <w:fldChar w:fldCharType="begin"/>
      </w:r>
      <w:r w:rsidRPr="004F2B4F">
        <w:rPr>
          <w:noProof/>
          <w:lang w:val="en-US"/>
        </w:rPr>
        <w:instrText xml:space="preserve"> PAGEREF _Toc412623899 \h </w:instrText>
      </w:r>
      <w:r w:rsidR="004E6E29" w:rsidRPr="004F2B4F">
        <w:rPr>
          <w:noProof/>
          <w:lang w:val="en-US"/>
        </w:rPr>
      </w:r>
      <w:r w:rsidR="004E6E29" w:rsidRPr="004F2B4F">
        <w:rPr>
          <w:noProof/>
          <w:lang w:val="en-US"/>
        </w:rPr>
        <w:fldChar w:fldCharType="separate"/>
      </w:r>
      <w:r w:rsidR="000C1056">
        <w:rPr>
          <w:noProof/>
          <w:lang w:val="en-US"/>
        </w:rPr>
        <w:t>102</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004E6E29" w:rsidRPr="004F2B4F">
        <w:rPr>
          <w:noProof/>
          <w:lang w:val="en-US"/>
        </w:rPr>
        <w:fldChar w:fldCharType="begin"/>
      </w:r>
      <w:r w:rsidRPr="004F2B4F">
        <w:rPr>
          <w:noProof/>
          <w:lang w:val="en-US"/>
        </w:rPr>
        <w:instrText xml:space="preserve"> PAGEREF _Toc412623900 \h </w:instrText>
      </w:r>
      <w:r w:rsidR="004E6E29" w:rsidRPr="004F2B4F">
        <w:rPr>
          <w:noProof/>
          <w:lang w:val="en-US"/>
        </w:rPr>
      </w:r>
      <w:r w:rsidR="004E6E29" w:rsidRPr="004F2B4F">
        <w:rPr>
          <w:noProof/>
          <w:lang w:val="en-US"/>
        </w:rPr>
        <w:fldChar w:fldCharType="separate"/>
      </w:r>
      <w:r w:rsidR="000C1056">
        <w:rPr>
          <w:noProof/>
          <w:lang w:val="en-US"/>
        </w:rPr>
        <w:t>102</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004E6E29" w:rsidRPr="004F2B4F">
        <w:rPr>
          <w:noProof/>
          <w:lang w:val="en-US"/>
        </w:rPr>
        <w:fldChar w:fldCharType="begin"/>
      </w:r>
      <w:r w:rsidRPr="004F2B4F">
        <w:rPr>
          <w:noProof/>
          <w:lang w:val="en-US"/>
        </w:rPr>
        <w:instrText xml:space="preserve"> PAGEREF _Toc412623901 \h </w:instrText>
      </w:r>
      <w:r w:rsidR="004E6E29" w:rsidRPr="004F2B4F">
        <w:rPr>
          <w:noProof/>
          <w:lang w:val="en-US"/>
        </w:rPr>
      </w:r>
      <w:r w:rsidR="004E6E29" w:rsidRPr="004F2B4F">
        <w:rPr>
          <w:noProof/>
          <w:lang w:val="en-US"/>
        </w:rPr>
        <w:fldChar w:fldCharType="separate"/>
      </w:r>
      <w:r w:rsidR="000C1056">
        <w:rPr>
          <w:noProof/>
          <w:lang w:val="en-US"/>
        </w:rPr>
        <w:t>103</w:t>
      </w:r>
      <w:r w:rsidR="004E6E29"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004E6E29" w:rsidRPr="004F2B4F">
        <w:rPr>
          <w:noProof/>
          <w:lang w:val="en-US"/>
        </w:rPr>
        <w:fldChar w:fldCharType="begin"/>
      </w:r>
      <w:r w:rsidRPr="004F2B4F">
        <w:rPr>
          <w:noProof/>
          <w:lang w:val="en-US"/>
        </w:rPr>
        <w:instrText xml:space="preserve"> PAGEREF _Toc412623902 \h </w:instrText>
      </w:r>
      <w:r w:rsidR="004E6E29" w:rsidRPr="004F2B4F">
        <w:rPr>
          <w:noProof/>
          <w:lang w:val="en-US"/>
        </w:rPr>
      </w:r>
      <w:r w:rsidR="004E6E29" w:rsidRPr="004F2B4F">
        <w:rPr>
          <w:noProof/>
          <w:lang w:val="en-US"/>
        </w:rPr>
        <w:fldChar w:fldCharType="separate"/>
      </w:r>
      <w:r w:rsidR="000C1056">
        <w:rPr>
          <w:noProof/>
          <w:lang w:val="en-US"/>
        </w:rPr>
        <w:t>103</w:t>
      </w:r>
      <w:r w:rsidR="004E6E29"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004E6E29" w:rsidRPr="004F2B4F">
        <w:rPr>
          <w:noProof/>
          <w:lang w:val="en-US"/>
        </w:rPr>
        <w:fldChar w:fldCharType="begin"/>
      </w:r>
      <w:r w:rsidRPr="004F2B4F">
        <w:rPr>
          <w:noProof/>
          <w:lang w:val="en-US"/>
        </w:rPr>
        <w:instrText xml:space="preserve"> PAGEREF _Toc412623903 \h </w:instrText>
      </w:r>
      <w:r w:rsidR="004E6E29" w:rsidRPr="004F2B4F">
        <w:rPr>
          <w:noProof/>
          <w:lang w:val="en-US"/>
        </w:rPr>
      </w:r>
      <w:r w:rsidR="004E6E29" w:rsidRPr="004F2B4F">
        <w:rPr>
          <w:noProof/>
          <w:lang w:val="en-US"/>
        </w:rPr>
        <w:fldChar w:fldCharType="separate"/>
      </w:r>
      <w:r w:rsidR="000C1056">
        <w:rPr>
          <w:noProof/>
          <w:lang w:val="en-US"/>
        </w:rPr>
        <w:t>104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004E6E29" w:rsidRPr="004F2B4F">
        <w:rPr>
          <w:noProof/>
          <w:lang w:val="en-US"/>
        </w:rPr>
        <w:fldChar w:fldCharType="begin"/>
      </w:r>
      <w:r w:rsidRPr="004F2B4F">
        <w:rPr>
          <w:noProof/>
          <w:lang w:val="en-US"/>
        </w:rPr>
        <w:instrText xml:space="preserve"> PAGEREF _Toc412623904 \h </w:instrText>
      </w:r>
      <w:r w:rsidR="004E6E29" w:rsidRPr="004F2B4F">
        <w:rPr>
          <w:noProof/>
          <w:lang w:val="en-US"/>
        </w:rPr>
      </w:r>
      <w:r w:rsidR="004E6E29" w:rsidRPr="004F2B4F">
        <w:rPr>
          <w:noProof/>
          <w:lang w:val="en-US"/>
        </w:rPr>
        <w:fldChar w:fldCharType="separate"/>
      </w:r>
      <w:r w:rsidR="000C1056">
        <w:rPr>
          <w:noProof/>
          <w:lang w:val="en-US"/>
        </w:rPr>
        <w:t>104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004E6E29" w:rsidRPr="004F2B4F">
        <w:rPr>
          <w:noProof/>
          <w:lang w:val="en-US"/>
        </w:rPr>
        <w:fldChar w:fldCharType="begin"/>
      </w:r>
      <w:r w:rsidRPr="004F2B4F">
        <w:rPr>
          <w:noProof/>
          <w:lang w:val="en-US"/>
        </w:rPr>
        <w:instrText xml:space="preserve"> PAGEREF _Toc412623905 \h </w:instrText>
      </w:r>
      <w:r w:rsidR="004E6E29" w:rsidRPr="004F2B4F">
        <w:rPr>
          <w:noProof/>
          <w:lang w:val="en-US"/>
        </w:rPr>
      </w:r>
      <w:r w:rsidR="004E6E29" w:rsidRPr="004F2B4F">
        <w:rPr>
          <w:noProof/>
          <w:lang w:val="en-US"/>
        </w:rPr>
        <w:fldChar w:fldCharType="separate"/>
      </w:r>
      <w:r w:rsidR="000C1056">
        <w:rPr>
          <w:noProof/>
          <w:lang w:val="en-US"/>
        </w:rPr>
        <w:t>104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4E6E29" w:rsidRPr="004F2B4F">
        <w:rPr>
          <w:noProof/>
          <w:lang w:val="en-US"/>
        </w:rPr>
        <w:fldChar w:fldCharType="begin"/>
      </w:r>
      <w:r w:rsidRPr="004F2B4F">
        <w:rPr>
          <w:noProof/>
          <w:lang w:val="en-US"/>
        </w:rPr>
        <w:instrText xml:space="preserve"> PAGEREF _Toc412623906 \h </w:instrText>
      </w:r>
      <w:r w:rsidR="004E6E29" w:rsidRPr="004F2B4F">
        <w:rPr>
          <w:noProof/>
          <w:lang w:val="en-US"/>
        </w:rPr>
      </w:r>
      <w:r w:rsidR="004E6E29" w:rsidRPr="004F2B4F">
        <w:rPr>
          <w:noProof/>
          <w:lang w:val="en-US"/>
        </w:rPr>
        <w:fldChar w:fldCharType="separate"/>
      </w:r>
      <w:r w:rsidR="000C1056">
        <w:rPr>
          <w:noProof/>
          <w:lang w:val="en-US"/>
        </w:rPr>
        <w:t>104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004E6E29" w:rsidRPr="004F2B4F">
        <w:rPr>
          <w:noProof/>
          <w:lang w:val="en-US"/>
        </w:rPr>
        <w:fldChar w:fldCharType="begin"/>
      </w:r>
      <w:r w:rsidRPr="004F2B4F">
        <w:rPr>
          <w:noProof/>
          <w:lang w:val="en-US"/>
        </w:rPr>
        <w:instrText xml:space="preserve"> PAGEREF _Toc412623907 \h </w:instrText>
      </w:r>
      <w:r w:rsidR="004E6E29" w:rsidRPr="004F2B4F">
        <w:rPr>
          <w:noProof/>
          <w:lang w:val="en-US"/>
        </w:rPr>
      </w:r>
      <w:r w:rsidR="004E6E29" w:rsidRPr="004F2B4F">
        <w:rPr>
          <w:noProof/>
          <w:lang w:val="en-US"/>
        </w:rPr>
        <w:fldChar w:fldCharType="separate"/>
      </w:r>
      <w:r w:rsidR="000C1056">
        <w:rPr>
          <w:noProof/>
          <w:lang w:val="en-US"/>
        </w:rPr>
        <w:t>107</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004E6E29" w:rsidRPr="004F2B4F">
        <w:rPr>
          <w:noProof/>
          <w:lang w:val="en-US"/>
        </w:rPr>
        <w:fldChar w:fldCharType="begin"/>
      </w:r>
      <w:r w:rsidRPr="004F2B4F">
        <w:rPr>
          <w:noProof/>
          <w:lang w:val="en-US"/>
        </w:rPr>
        <w:instrText xml:space="preserve"> PAGEREF _Toc412623908 \h </w:instrText>
      </w:r>
      <w:r w:rsidR="004E6E29" w:rsidRPr="004F2B4F">
        <w:rPr>
          <w:noProof/>
          <w:lang w:val="en-US"/>
        </w:rPr>
      </w:r>
      <w:r w:rsidR="004E6E29" w:rsidRPr="004F2B4F">
        <w:rPr>
          <w:noProof/>
          <w:lang w:val="en-US"/>
        </w:rPr>
        <w:fldChar w:fldCharType="separate"/>
      </w:r>
      <w:r w:rsidR="000C1056">
        <w:rPr>
          <w:noProof/>
          <w:lang w:val="en-US"/>
        </w:rPr>
        <w:t>108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004E6E29" w:rsidRPr="004F2B4F">
        <w:rPr>
          <w:noProof/>
          <w:lang w:val="en-US"/>
        </w:rPr>
        <w:fldChar w:fldCharType="begin"/>
      </w:r>
      <w:r w:rsidRPr="004F2B4F">
        <w:rPr>
          <w:noProof/>
          <w:lang w:val="en-US"/>
        </w:rPr>
        <w:instrText xml:space="preserve"> PAGEREF _Toc412623909 \h </w:instrText>
      </w:r>
      <w:r w:rsidR="004E6E29" w:rsidRPr="004F2B4F">
        <w:rPr>
          <w:noProof/>
          <w:lang w:val="en-US"/>
        </w:rPr>
      </w:r>
      <w:r w:rsidR="004E6E29" w:rsidRPr="004F2B4F">
        <w:rPr>
          <w:noProof/>
          <w:lang w:val="en-US"/>
        </w:rPr>
        <w:fldChar w:fldCharType="separate"/>
      </w:r>
      <w:r w:rsidR="000C1056">
        <w:rPr>
          <w:noProof/>
          <w:lang w:val="en-US"/>
        </w:rPr>
        <w:t>108</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004E6E29" w:rsidRPr="004F2B4F">
        <w:rPr>
          <w:noProof/>
          <w:lang w:val="en-US"/>
        </w:rPr>
        <w:fldChar w:fldCharType="begin"/>
      </w:r>
      <w:r w:rsidRPr="004F2B4F">
        <w:rPr>
          <w:noProof/>
          <w:lang w:val="en-US"/>
        </w:rPr>
        <w:instrText xml:space="preserve"> PAGEREF _Toc412623910 \h </w:instrText>
      </w:r>
      <w:r w:rsidR="004E6E29" w:rsidRPr="004F2B4F">
        <w:rPr>
          <w:noProof/>
          <w:lang w:val="en-US"/>
        </w:rPr>
      </w:r>
      <w:r w:rsidR="004E6E29" w:rsidRPr="004F2B4F">
        <w:rPr>
          <w:noProof/>
          <w:lang w:val="en-US"/>
        </w:rPr>
        <w:fldChar w:fldCharType="separate"/>
      </w:r>
      <w:r w:rsidR="000C1056">
        <w:rPr>
          <w:noProof/>
          <w:lang w:val="en-US"/>
        </w:rPr>
        <w:t>113</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004E6E29" w:rsidRPr="004F2B4F">
        <w:rPr>
          <w:noProof/>
          <w:lang w:val="en-US"/>
        </w:rPr>
        <w:fldChar w:fldCharType="begin"/>
      </w:r>
      <w:r w:rsidRPr="004F2B4F">
        <w:rPr>
          <w:noProof/>
          <w:lang w:val="en-US"/>
        </w:rPr>
        <w:instrText xml:space="preserve"> PAGEREF _Toc412623911 \h </w:instrText>
      </w:r>
      <w:r w:rsidR="004E6E29" w:rsidRPr="004F2B4F">
        <w:rPr>
          <w:noProof/>
          <w:lang w:val="en-US"/>
        </w:rPr>
      </w:r>
      <w:r w:rsidR="004E6E29" w:rsidRPr="004F2B4F">
        <w:rPr>
          <w:noProof/>
          <w:lang w:val="en-US"/>
        </w:rPr>
        <w:fldChar w:fldCharType="separate"/>
      </w:r>
      <w:r w:rsidR="000C1056">
        <w:rPr>
          <w:noProof/>
          <w:lang w:val="en-US"/>
        </w:rPr>
        <w:t>114</w:t>
      </w:r>
      <w:r w:rsidR="004E6E29"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004E6E29" w:rsidRPr="004F2B4F">
        <w:rPr>
          <w:noProof/>
          <w:lang w:val="en-US"/>
        </w:rPr>
        <w:fldChar w:fldCharType="begin"/>
      </w:r>
      <w:r w:rsidRPr="004F2B4F">
        <w:rPr>
          <w:noProof/>
          <w:lang w:val="en-US"/>
        </w:rPr>
        <w:instrText xml:space="preserve"> PAGEREF _Toc412623912 \h </w:instrText>
      </w:r>
      <w:r w:rsidR="004E6E29" w:rsidRPr="004F2B4F">
        <w:rPr>
          <w:noProof/>
          <w:lang w:val="en-US"/>
        </w:rPr>
      </w:r>
      <w:r w:rsidR="004E6E29" w:rsidRPr="004F2B4F">
        <w:rPr>
          <w:noProof/>
          <w:lang w:val="en-US"/>
        </w:rPr>
        <w:fldChar w:fldCharType="separate"/>
      </w:r>
      <w:r w:rsidR="000C1056">
        <w:rPr>
          <w:noProof/>
          <w:lang w:val="en-US"/>
        </w:rPr>
        <w:t>115</w:t>
      </w:r>
      <w:r w:rsidR="004E6E29" w:rsidRPr="004F2B4F">
        <w:rPr>
          <w:noProof/>
          <w:lang w:val="en-US"/>
        </w:rPr>
        <w:fldChar w:fldCharType="end"/>
      </w:r>
    </w:p>
    <w:p w:rsidR="000C5FE2" w:rsidRPr="004F2B4F" w:rsidRDefault="004E6E29"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29" w:name="bmChap1"/>
    <w:bookmarkEnd w:id="29"/>
    <w:p w:rsidR="000C5FE2" w:rsidRPr="004F2B4F" w:rsidRDefault="004E6E29" w:rsidP="002603CC">
      <w:pPr>
        <w:pStyle w:val="Heading1"/>
        <w:keepLines w:val="0"/>
        <w:jc w:val="both"/>
        <w:rPr>
          <w:lang w:val="en-US"/>
        </w:rPr>
      </w:pPr>
      <w:r w:rsidRPr="004F2B4F">
        <w:rPr>
          <w:rStyle w:val="Hidden"/>
          <w:noProof w:val="0"/>
          <w:lang w:val="en-US"/>
        </w:rPr>
        <w:fldChar w:fldCharType="begin"/>
      </w:r>
      <w:r w:rsidR="000C5FE2"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000C5FE2"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000C5FE2"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000C5FE2" w:rsidRPr="004F2B4F">
        <w:rPr>
          <w:sz w:val="2"/>
          <w:szCs w:val="2"/>
          <w:lang w:val="en-US"/>
        </w:rPr>
        <w:t xml:space="preserve"> </w:t>
      </w:r>
      <w:bookmarkStart w:id="30" w:name="_Toc412623805"/>
      <w:r w:rsidR="008C2325" w:rsidRPr="004F2B4F">
        <w:rPr>
          <w:lang w:val="en-US"/>
        </w:rPr>
        <w:t>Introduction</w:t>
      </w:r>
      <w:bookmarkEnd w:id="30"/>
    </w:p>
    <w:p w:rsidR="008C2325" w:rsidRPr="004F2B4F" w:rsidRDefault="000D24FB" w:rsidP="002603CC">
      <w:pPr>
        <w:rPr>
          <w:color w:val="FF0000"/>
          <w:lang w:val="en-US"/>
        </w:rPr>
      </w:pPr>
      <w:commentRangeStart w:id="31"/>
      <w:proofErr w:type="gramStart"/>
      <w:r w:rsidRPr="004F2B4F">
        <w:rPr>
          <w:color w:val="FF0000"/>
          <w:lang w:val="en-US"/>
        </w:rPr>
        <w:t>Ap</w:t>
      </w:r>
      <w:commentRangeEnd w:id="31"/>
      <w:proofErr w:type="gramEnd"/>
      <w:r w:rsidR="00C96BC8" w:rsidRPr="004F2B4F">
        <w:rPr>
          <w:rStyle w:val="CommentReference"/>
          <w:lang w:val="en-US"/>
        </w:rPr>
        <w:commentReference w:id="31"/>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32" w:name="_Toc412623806"/>
      <w:r w:rsidRPr="004F2B4F">
        <w:rPr>
          <w:lang w:val="en-US"/>
        </w:rPr>
        <w:t>Processes and model formulation</w:t>
      </w:r>
      <w:bookmarkEnd w:id="32"/>
    </w:p>
    <w:p w:rsidR="008C2325" w:rsidRPr="004F2B4F" w:rsidRDefault="008C2325" w:rsidP="002603CC">
      <w:pPr>
        <w:pStyle w:val="Heading2"/>
        <w:jc w:val="both"/>
        <w:rPr>
          <w:lang w:val="en-US"/>
        </w:rPr>
      </w:pPr>
      <w:bookmarkStart w:id="33" w:name="_Toc412623807"/>
      <w:commentRangeStart w:id="34"/>
      <w:r w:rsidRPr="004F2B4F">
        <w:rPr>
          <w:lang w:val="en-US"/>
        </w:rPr>
        <w:t>Domain and definitions</w:t>
      </w:r>
      <w:bookmarkEnd w:id="33"/>
      <w:commentRangeEnd w:id="34"/>
      <w:r w:rsidR="00F41BBE" w:rsidRPr="004F2B4F">
        <w:rPr>
          <w:rStyle w:val="CommentReference"/>
          <w:b w:val="0"/>
          <w:iCs w:val="0"/>
          <w:lang w:val="en-US"/>
        </w:rPr>
        <w:commentReference w:id="34"/>
      </w:r>
    </w:p>
    <w:p w:rsidR="00302A3C" w:rsidRPr="004F2B4F" w:rsidRDefault="00302A3C" w:rsidP="002603CC">
      <w:pPr>
        <w:pStyle w:val="Heading3"/>
        <w:jc w:val="both"/>
        <w:rPr>
          <w:lang w:val="en-US"/>
        </w:rPr>
      </w:pPr>
      <w:bookmarkStart w:id="35" w:name="_Toc412623808"/>
      <w:r w:rsidRPr="004F2B4F">
        <w:rPr>
          <w:lang w:val="en-US"/>
        </w:rPr>
        <w:t>Coordinate system</w:t>
      </w:r>
      <w:bookmarkEnd w:id="35"/>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4E6E29" w:rsidRPr="004F2B4F">
        <w:rPr>
          <w:lang w:val="en-US"/>
        </w:rPr>
        <w:fldChar w:fldCharType="begin"/>
      </w:r>
      <w:r w:rsidR="00B92B3A" w:rsidRPr="004F2B4F">
        <w:rPr>
          <w:lang w:val="en-US"/>
        </w:rPr>
        <w:instrText xml:space="preserve"> REF _Ref412704682 \h </w:instrText>
      </w:r>
      <w:r w:rsidR="004E6E29" w:rsidRPr="004F2B4F">
        <w:rPr>
          <w:lang w:val="en-US"/>
        </w:rPr>
      </w:r>
      <w:r w:rsidR="004E6E29" w:rsidRPr="004F2B4F">
        <w:rPr>
          <w:lang w:val="en-US"/>
        </w:rPr>
        <w:fldChar w:fldCharType="separate"/>
      </w:r>
      <w:r w:rsidR="000C1056" w:rsidRPr="004F2B4F">
        <w:rPr>
          <w:lang w:val="en-US"/>
        </w:rPr>
        <w:t xml:space="preserve">Figure </w:t>
      </w:r>
      <w:r w:rsidR="000C1056">
        <w:rPr>
          <w:noProof/>
          <w:lang w:val="en-US"/>
        </w:rPr>
        <w:t>2</w:t>
      </w:r>
      <w:r w:rsidR="000C1056">
        <w:rPr>
          <w:lang w:val="en-US"/>
        </w:rPr>
        <w:t>.</w:t>
      </w:r>
      <w:r w:rsidR="000C1056">
        <w:rPr>
          <w:noProof/>
          <w:lang w:val="en-US"/>
        </w:rPr>
        <w:t>1</w:t>
      </w:r>
      <w:r w:rsidR="004E6E29" w:rsidRPr="004F2B4F">
        <w:rPr>
          <w:lang w:val="en-US"/>
        </w:rPr>
        <w:fldChar w:fldCharType="end"/>
      </w:r>
      <w:r w:rsidR="00B92B3A" w:rsidRPr="004F2B4F">
        <w:rPr>
          <w:lang w:val="en-US"/>
        </w:rPr>
        <w:t xml:space="preserve"> and </w:t>
      </w:r>
      <w:r w:rsidR="004E6E29" w:rsidRPr="004F2B4F">
        <w:rPr>
          <w:lang w:val="en-US"/>
        </w:rPr>
        <w:fldChar w:fldCharType="begin"/>
      </w:r>
      <w:r w:rsidR="00B92B3A" w:rsidRPr="004F2B4F">
        <w:rPr>
          <w:lang w:val="en-US"/>
        </w:rPr>
        <w:instrText xml:space="preserve"> REF _Ref412704689 \h </w:instrText>
      </w:r>
      <w:r w:rsidR="004E6E29" w:rsidRPr="004F2B4F">
        <w:rPr>
          <w:lang w:val="en-US"/>
        </w:rPr>
      </w:r>
      <w:r w:rsidR="004E6E29" w:rsidRPr="004F2B4F">
        <w:rPr>
          <w:lang w:val="en-US"/>
        </w:rPr>
        <w:fldChar w:fldCharType="separate"/>
      </w:r>
      <w:r w:rsidR="000C1056" w:rsidRPr="004F2B4F">
        <w:rPr>
          <w:lang w:val="en-US"/>
        </w:rPr>
        <w:t xml:space="preserve">Figure </w:t>
      </w:r>
      <w:r w:rsidR="000C1056">
        <w:rPr>
          <w:noProof/>
          <w:lang w:val="en-US"/>
        </w:rPr>
        <w:t>2</w:t>
      </w:r>
      <w:r w:rsidR="000C1056">
        <w:rPr>
          <w:lang w:val="en-US"/>
        </w:rPr>
        <w:t>.</w:t>
      </w:r>
      <w:r w:rsidR="000C1056">
        <w:rPr>
          <w:noProof/>
          <w:lang w:val="en-US"/>
        </w:rPr>
        <w:t>2</w:t>
      </w:r>
      <w:r w:rsidR="004E6E29"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5E84DDB1" wp14:editId="2A39C52A">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36" w:name="_Ref412704682"/>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1</w:t>
      </w:r>
      <w:r w:rsidR="00F10363">
        <w:rPr>
          <w:lang w:val="en-US"/>
        </w:rPr>
        <w:fldChar w:fldCharType="end"/>
      </w:r>
      <w:bookmarkEnd w:id="36"/>
      <w:r w:rsidRPr="004F2B4F">
        <w:rPr>
          <w:lang w:val="en-US"/>
        </w:rPr>
        <w:tab/>
        <w:t>Rectangular coordinate system of XBeach</w:t>
      </w:r>
    </w:p>
    <w:p w:rsidR="00302A3C" w:rsidRPr="004F2B4F" w:rsidRDefault="00302A3C" w:rsidP="002603CC">
      <w:pPr>
        <w:pStyle w:val="Heading3"/>
        <w:jc w:val="both"/>
        <w:rPr>
          <w:lang w:val="en-US"/>
        </w:rPr>
      </w:pPr>
      <w:bookmarkStart w:id="37" w:name="_Toc412623809"/>
      <w:r w:rsidRPr="004F2B4F">
        <w:rPr>
          <w:lang w:val="en-US"/>
        </w:rPr>
        <w:t>Grid set-up</w:t>
      </w:r>
      <w:bookmarkEnd w:id="37"/>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054DAB63" wp14:editId="0FB4A140">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38" w:name="_Ref412704689"/>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2</w:t>
      </w:r>
      <w:r w:rsidR="00F10363">
        <w:rPr>
          <w:lang w:val="en-US"/>
        </w:rPr>
        <w:fldChar w:fldCharType="end"/>
      </w:r>
      <w:bookmarkEnd w:id="38"/>
      <w:r w:rsidRPr="004F2B4F">
        <w:rPr>
          <w:lang w:val="en-US"/>
        </w:rPr>
        <w:tab/>
        <w:t>Curvi-linear coordinate system of XBeach</w:t>
      </w:r>
    </w:p>
    <w:p w:rsidR="008C2325" w:rsidRPr="004F2B4F" w:rsidRDefault="008C2325" w:rsidP="002603CC">
      <w:pPr>
        <w:pStyle w:val="Heading2"/>
        <w:jc w:val="both"/>
        <w:rPr>
          <w:lang w:val="en-US"/>
        </w:rPr>
      </w:pPr>
      <w:bookmarkStart w:id="39" w:name="_Toc412623810"/>
      <w:commentRangeStart w:id="40"/>
      <w:r w:rsidRPr="004F2B4F">
        <w:rPr>
          <w:lang w:val="en-US"/>
        </w:rPr>
        <w:t>Hydrodynamics options</w:t>
      </w:r>
      <w:bookmarkEnd w:id="39"/>
      <w:commentRangeEnd w:id="40"/>
      <w:r w:rsidR="00F41BBE" w:rsidRPr="004F2B4F">
        <w:rPr>
          <w:rStyle w:val="CommentReference"/>
          <w:b w:val="0"/>
          <w:iCs w:val="0"/>
          <w:lang w:val="en-US"/>
        </w:rPr>
        <w:commentReference w:id="40"/>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4C2847" w:rsidP="002603CC">
      <w:pPr>
        <w:keepNext/>
        <w:rPr>
          <w:lang w:val="en-US"/>
        </w:rPr>
      </w:pPr>
      <w:r>
        <w:rPr>
          <w:noProof/>
          <w:lang w:eastAsia="zh-CN"/>
        </w:rPr>
      </w:r>
      <w:r>
        <w:rPr>
          <w:noProof/>
          <w:lang w:eastAsia="zh-CN"/>
        </w:rPr>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6" o:title=""/>
            </v:shape>
            <v:shape id="Freeform 44" o:spid="_x0000_s1028" style="position:absolute;left:11045;top:17126;width:60024;height:6020;visibility:visibl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4C2847" w:rsidRDefault="004C2847" w:rsidP="00B826A5"/>
                </w:txbxContent>
              </v:textbox>
            </v:shape>
            <v:shape id="Freeform 45" o:spid="_x0000_s1029" style="position:absolute;left:10922;top:23164;width:59588;height:2515;visibility:visibl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4C2847" w:rsidRDefault="004C2847"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9;top:13407;width:23044;height:85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4C2847" w:rsidRDefault="004C2847"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17;top:17005;width:15849;height:85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4C2847" w:rsidRDefault="004C2847"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27" o:title=""/>
            </v:shape>
            <v:shape id="TextBox 10" o:spid="_x0000_s1033" type="#_x0000_t202" style="position:absolute;left:15473;top:27714;width:23044;height:48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4C2847" w:rsidRDefault="004C2847"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28" o:title=""/>
            </v:shape>
            <v:shape id="TextBox 12" o:spid="_x0000_s1035" type="#_x0000_t202" style="position:absolute;left:28435;top:25652;width:23043;height:85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4C2847" w:rsidRDefault="004C2847"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wrap type="none"/>
            <w10:anchorlock/>
          </v:group>
        </w:pict>
      </w:r>
    </w:p>
    <w:p w:rsidR="00B826A5" w:rsidRPr="004F2B4F" w:rsidRDefault="00B826A5" w:rsidP="002603CC">
      <w:pPr>
        <w:pStyle w:val="Caption"/>
        <w:jc w:val="both"/>
        <w:rPr>
          <w:lang w:val="en-US"/>
        </w:rPr>
      </w:pPr>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proofErr w:type="gramStart"/>
      <w:r w:rsidR="00F10363">
        <w:rPr>
          <w:noProof/>
          <w:lang w:val="en-US"/>
        </w:rPr>
        <w:t>3</w:t>
      </w:r>
      <w:r w:rsidR="00F10363">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41" w:name="_Toc412623811"/>
      <w:r w:rsidRPr="004F2B4F">
        <w:rPr>
          <w:lang w:val="en-US"/>
        </w:rPr>
        <w:t>Stationary mode</w:t>
      </w:r>
      <w:bookmarkEnd w:id="41"/>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drawing>
          <wp:inline distT="0" distB="0" distL="0" distR="0" wp14:anchorId="4014422D" wp14:editId="643B85BF">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9"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4</w:t>
      </w:r>
      <w:r w:rsidR="00F10363">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42" w:name="_Toc412623812"/>
      <w:r w:rsidRPr="004F2B4F">
        <w:rPr>
          <w:lang w:val="en-US"/>
        </w:rPr>
        <w:t>Surf beat mode (instationary)</w:t>
      </w:r>
      <w:bookmarkEnd w:id="42"/>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drawing>
          <wp:inline distT="0" distB="0" distL="0" distR="0" wp14:anchorId="5A86E293" wp14:editId="03AF1AB7">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0"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5</w:t>
      </w:r>
      <w:r w:rsidR="00F10363">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FA094E0" wp14:editId="7E7C50A1">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22E290D" wp14:editId="3FE9953D">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6</w:t>
      </w:r>
      <w:r w:rsidR="00F10363">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43" w:name="_Toc412623813"/>
      <w:r w:rsidRPr="004F2B4F">
        <w:rPr>
          <w:lang w:val="en-US"/>
        </w:rPr>
        <w:t>Non-hydrostatic mode (wave resolving)</w:t>
      </w:r>
      <w:bookmarkEnd w:id="43"/>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4E6E29" w:rsidRPr="004F2B4F">
        <w:rPr>
          <w:lang w:val="en-US"/>
        </w:rPr>
        <w:fldChar w:fldCharType="begin"/>
      </w:r>
      <w:r w:rsidR="00F35B5D" w:rsidRPr="004F2B4F">
        <w:rPr>
          <w:lang w:val="en-US"/>
        </w:rPr>
        <w:instrText xml:space="preserve"> REF _Ref412618643 \r \h </w:instrText>
      </w:r>
      <w:r w:rsidR="004E6E29" w:rsidRPr="004F2B4F">
        <w:rPr>
          <w:lang w:val="en-US"/>
        </w:rPr>
      </w:r>
      <w:r w:rsidR="004E6E29" w:rsidRPr="004F2B4F">
        <w:rPr>
          <w:lang w:val="en-US"/>
        </w:rPr>
        <w:fldChar w:fldCharType="separate"/>
      </w:r>
      <w:r w:rsidR="000C1056">
        <w:rPr>
          <w:lang w:val="en-US"/>
        </w:rPr>
        <w:t>3.2.5</w:t>
      </w:r>
      <w:r w:rsidR="004E6E29"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7F0F23DE" wp14:editId="02E00346">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3"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7</w:t>
      </w:r>
      <w:r w:rsidR="00F10363">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44" w:name="_Toc412623814"/>
      <w:r w:rsidRPr="004F2B4F">
        <w:rPr>
          <w:lang w:val="en-US"/>
        </w:rPr>
        <w:t>Short wave action</w:t>
      </w:r>
      <w:bookmarkEnd w:id="44"/>
      <w:r w:rsidRPr="004F2B4F">
        <w:rPr>
          <w:lang w:val="en-US"/>
        </w:rPr>
        <w:t xml:space="preserve"> </w:t>
      </w:r>
    </w:p>
    <w:p w:rsidR="00727EAA" w:rsidRPr="004F2B4F" w:rsidRDefault="00727EAA" w:rsidP="002603CC">
      <w:pPr>
        <w:pStyle w:val="Heading3"/>
        <w:jc w:val="both"/>
        <w:rPr>
          <w:lang w:val="en-US"/>
        </w:rPr>
      </w:pPr>
      <w:bookmarkStart w:id="45" w:name="_Toc412623815"/>
      <w:r w:rsidRPr="004F2B4F">
        <w:rPr>
          <w:lang w:val="en-US"/>
        </w:rPr>
        <w:t>Short wave action balance</w:t>
      </w:r>
      <w:bookmarkEnd w:id="45"/>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6" type="#_x0000_t75" style="width:211.1pt;height:34.9pt" o:ole="">
            <v:imagedata r:id="rId34" o:title=""/>
          </v:shape>
          <o:OLEObject Type="Embed" ProgID="Equation.DSMT4" ShapeID="_x0000_i1026" DrawAspect="Content" ObjectID="_1487145202" r:id="rId35"/>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4E6E29" w:rsidRPr="004F2B4F">
        <w:rPr>
          <w:lang w:val="en-US"/>
        </w:rPr>
        <w:fldChar w:fldCharType="begin"/>
      </w:r>
      <w:r w:rsidR="00801832" w:rsidRPr="004F2B4F">
        <w:rPr>
          <w:lang w:val="en-US"/>
        </w:rPr>
        <w:instrText xml:space="preserve"> SEQ MTEqn \r \h \* MERGEFORMAT </w:instrText>
      </w:r>
      <w:r w:rsidR="004E6E29" w:rsidRPr="004F2B4F">
        <w:rPr>
          <w:lang w:val="en-US"/>
        </w:rPr>
        <w:fldChar w:fldCharType="end"/>
      </w:r>
      <w:r w:rsidR="004E6E29" w:rsidRPr="004F2B4F">
        <w:rPr>
          <w:lang w:val="en-US"/>
        </w:rPr>
        <w:fldChar w:fldCharType="begin"/>
      </w:r>
      <w:r w:rsidR="00801832" w:rsidRPr="004F2B4F">
        <w:rPr>
          <w:lang w:val="en-US"/>
        </w:rPr>
        <w:instrText xml:space="preserve"> SEQ MTSec \h \* MERGEFORMAT </w:instrText>
      </w:r>
      <w:r w:rsidR="004E6E29" w:rsidRPr="004F2B4F">
        <w:rPr>
          <w:lang w:val="en-US"/>
        </w:rPr>
        <w:fldChar w:fldCharType="end"/>
      </w:r>
      <w:r w:rsidR="004E6E29" w:rsidRPr="004F2B4F">
        <w:rPr>
          <w:lang w:val="en-US"/>
        </w:rPr>
        <w:fldChar w:fldCharType="end"/>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46" w:name="ZEqnNum87159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w:instrText>
        </w:r>
      </w:fldSimple>
      <w:r w:rsidR="00801832" w:rsidRPr="004F2B4F">
        <w:rPr>
          <w:lang w:val="en-US"/>
        </w:rPr>
        <w:instrText>)</w:instrText>
      </w:r>
      <w:bookmarkEnd w:id="46"/>
      <w:r w:rsidR="004E6E29"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7" type="#_x0000_t75" style="width:127.65pt;height:33.8pt" o:ole="">
            <v:imagedata r:id="rId36" o:title=""/>
          </v:shape>
          <o:OLEObject Type="Embed" ProgID="Equation.DSMT4" ShapeID="_x0000_i1027" DrawAspect="Content" ObjectID="_1487145203" r:id="rId37"/>
        </w:object>
      </w:r>
      <w:r w:rsidRPr="004F2B4F">
        <w:rPr>
          <w:lang w:val="en-US"/>
        </w:rPr>
        <w:t xml:space="preserve"> </w:t>
      </w:r>
      <w:r w:rsidRPr="004F2B4F">
        <w:rPr>
          <w:lang w:val="en-US"/>
        </w:rPr>
        <w:tab/>
        <w:t xml:space="preserve"> </w: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2</w:instrText>
        </w:r>
      </w:fldSimple>
      <w:r w:rsidR="00801832" w:rsidRPr="004F2B4F">
        <w:rPr>
          <w:lang w:val="en-US"/>
        </w:rPr>
        <w:instrText>)</w:instrText>
      </w:r>
      <w:r w:rsidR="004E6E29"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8" type="#_x0000_t75" style="width:81.8pt;height:20.2pt" o:ole="">
            <v:imagedata r:id="rId38" o:title=""/>
          </v:shape>
          <o:OLEObject Type="Embed" ProgID="Equation.DSMT4" ShapeID="_x0000_i1028" DrawAspect="Content" ObjectID="_1487145204" r:id="rId39"/>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w:instrText>
        </w:r>
      </w:fldSimple>
      <w:r w:rsidRPr="004F2B4F">
        <w:rPr>
          <w:lang w:val="en-US"/>
        </w:rPr>
        <w:instrText>)</w:instrText>
      </w:r>
      <w:r w:rsidR="004E6E29"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9" type="#_x0000_t75" style="width:214.35pt;height:75.8pt" o:ole="">
            <v:imagedata r:id="rId40" o:title=""/>
          </v:shape>
          <o:OLEObject Type="Embed" ProgID="Equation.DSMT4" ShapeID="_x0000_i1029" DrawAspect="Content" ObjectID="_1487145205" r:id="rId41"/>
        </w:object>
      </w:r>
      <w:r w:rsidRPr="004F2B4F">
        <w:rPr>
          <w:lang w:val="en-US"/>
        </w:rPr>
        <w:t xml:space="preserve"> </w:t>
      </w:r>
      <w:r w:rsidRPr="004F2B4F">
        <w:rPr>
          <w:lang w:val="en-US"/>
        </w:rPr>
        <w:tab/>
        <w:t xml:space="preserve"> </w:t>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end"/>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4</w:instrText>
        </w:r>
      </w:fldSimple>
      <w:r w:rsidR="00801832" w:rsidRPr="004F2B4F">
        <w:rPr>
          <w:lang w:val="en-US"/>
        </w:rPr>
        <w:instrText>)</w:instrText>
      </w:r>
      <w:r w:rsidR="004E6E29"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4E6E29" w:rsidRPr="004F2B4F">
        <w:rPr>
          <w:lang w:val="en-US"/>
        </w:rPr>
        <w:fldChar w:fldCharType="begin"/>
      </w:r>
      <w:r w:rsidR="00110011" w:rsidRPr="004F2B4F">
        <w:rPr>
          <w:lang w:val="en-US"/>
        </w:rPr>
        <w:instrText xml:space="preserve"> REF _Ref412711493 \r \h </w:instrText>
      </w:r>
      <w:r w:rsidR="004E6E29" w:rsidRPr="004F2B4F">
        <w:rPr>
          <w:lang w:val="en-US"/>
        </w:rPr>
      </w:r>
      <w:r w:rsidR="004E6E29" w:rsidRPr="004F2B4F">
        <w:rPr>
          <w:lang w:val="en-US"/>
        </w:rPr>
        <w:fldChar w:fldCharType="separate"/>
      </w:r>
      <w:r w:rsidR="000C1056">
        <w:rPr>
          <w:lang w:val="en-US"/>
        </w:rPr>
        <w:t>2.3.1.1</w:t>
      </w:r>
      <w:r w:rsidR="004E6E29"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47" w:name="_Ref412711493"/>
      <w:r w:rsidRPr="004F2B4F">
        <w:rPr>
          <w:lang w:val="en-US"/>
        </w:rPr>
        <w:t>Wave current interaction (wci)</w:t>
      </w:r>
      <w:bookmarkEnd w:id="47"/>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4E6E29" w:rsidRPr="004F2B4F">
        <w:rPr>
          <w:lang w:val="en-US"/>
        </w:rPr>
        <w:fldChar w:fldCharType="begin"/>
      </w:r>
      <w:r w:rsidR="003F7760" w:rsidRPr="004F2B4F">
        <w:rPr>
          <w:lang w:val="en-US"/>
        </w:rPr>
        <w:instrText xml:space="preserve"> GOTOBUTTON ZEqnNum901888  \* MERGEFORMAT </w:instrText>
      </w:r>
      <w:r w:rsidR="004E6E29" w:rsidRPr="004F2B4F">
        <w:rPr>
          <w:lang w:val="en-US"/>
        </w:rPr>
        <w:fldChar w:fldCharType="begin"/>
      </w:r>
      <w:r w:rsidR="003F7760" w:rsidRPr="004F2B4F">
        <w:rPr>
          <w:lang w:val="en-US"/>
        </w:rPr>
        <w:instrText xml:space="preserve"> REF ZEqnNum901888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5</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30" type="#_x0000_t75" style="width:66.55pt;height:39.8pt" o:ole="">
            <v:imagedata r:id="rId42" o:title=""/>
          </v:shape>
          <o:OLEObject Type="Embed" ProgID="Equation.DSMT4" ShapeID="_x0000_i1030" DrawAspect="Content" ObjectID="_1487145206" r:id="rId43"/>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48" w:name="ZEqnNum901888"/>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5</w:instrText>
        </w:r>
      </w:fldSimple>
      <w:r w:rsidRPr="004F2B4F">
        <w:rPr>
          <w:lang w:val="en-US"/>
        </w:rPr>
        <w:instrText>)</w:instrText>
      </w:r>
      <w:bookmarkEnd w:id="48"/>
      <w:r w:rsidR="004E6E29"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1" type="#_x0000_t75" style="width:15.25pt;height:19.1pt" o:ole="">
            <v:imagedata r:id="rId44" o:title=""/>
          </v:shape>
          <o:OLEObject Type="Embed" ProgID="Equation.DSMT4" ShapeID="_x0000_i1031" DrawAspect="Content" ObjectID="_1487145207" r:id="rId45"/>
        </w:object>
      </w:r>
      <w:r w:rsidRPr="004F2B4F">
        <w:rPr>
          <w:lang w:val="en-US"/>
        </w:rPr>
        <w:t xml:space="preserve">&amp; </w:t>
      </w:r>
      <w:r w:rsidRPr="004F2B4F">
        <w:rPr>
          <w:position w:val="-14"/>
          <w:lang w:val="en-US"/>
        </w:rPr>
        <w:object w:dxaOrig="300" w:dyaOrig="400">
          <v:shape id="_x0000_i1032" type="#_x0000_t75" style="width:15.25pt;height:20.2pt" o:ole="">
            <v:imagedata r:id="rId46" o:title=""/>
          </v:shape>
          <o:OLEObject Type="Embed" ProgID="Equation.DSMT4" ShapeID="_x0000_i1032" DrawAspect="Content" ObjectID="_1487145208" r:id="rId47"/>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3" type="#_x0000_t75" style="width:66.55pt;height:67.65pt" o:ole="">
            <v:imagedata r:id="rId48" o:title=""/>
          </v:shape>
          <o:OLEObject Type="Embed" ProgID="Equation.DSMT4" ShapeID="_x0000_i1033" DrawAspect="Content" ObjectID="_1487145209" r:id="rId49"/>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49" w:name="ZEqnNum227968"/>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6</w:instrText>
        </w:r>
      </w:fldSimple>
      <w:r w:rsidRPr="004F2B4F">
        <w:rPr>
          <w:lang w:val="en-US"/>
        </w:rPr>
        <w:instrText>)</w:instrText>
      </w:r>
      <w:bookmarkEnd w:id="49"/>
      <w:r w:rsidR="004E6E29"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4" type="#_x0000_t75" style="width:64.9pt;height:23.45pt" o:ole="">
            <v:imagedata r:id="rId50" o:title=""/>
          </v:shape>
          <o:OLEObject Type="Embed" ProgID="Equation.DSMT4" ShapeID="_x0000_i1034" DrawAspect="Content" ObjectID="_1487145210" r:id="rId5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7</w:instrText>
        </w:r>
      </w:fldSimple>
      <w:r w:rsidRPr="004F2B4F">
        <w:rPr>
          <w:lang w:val="en-US"/>
        </w:rPr>
        <w:instrText>)</w:instrText>
      </w:r>
      <w:r w:rsidR="004E6E29"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5" type="#_x0000_t75" style="width:95.45pt;height:20.2pt" o:ole="">
            <v:imagedata r:id="rId52" o:title=""/>
          </v:shape>
          <o:OLEObject Type="Embed" ProgID="Equation.DSMT4" ShapeID="_x0000_i1035" DrawAspect="Content" ObjectID="_1487145211" r:id="rId53"/>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8</w:instrText>
        </w:r>
      </w:fldSimple>
      <w:r w:rsidRPr="004F2B4F">
        <w:rPr>
          <w:lang w:val="en-US"/>
        </w:rPr>
        <w:instrText>)</w:instrText>
      </w:r>
      <w:r w:rsidR="004E6E29"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6" type="#_x0000_t75" style="width:135.8pt;height:42pt" o:ole="">
            <v:imagedata r:id="rId54" o:title=""/>
          </v:shape>
          <o:OLEObject Type="Embed" ProgID="Equation.DSMT4" ShapeID="_x0000_i1036" DrawAspect="Content" ObjectID="_1487145212" r:id="rId55"/>
        </w:object>
      </w:r>
      <w:r w:rsidRPr="004F2B4F">
        <w:rPr>
          <w:lang w:val="en-US"/>
        </w:rPr>
        <w:t xml:space="preserve"> </w:t>
      </w:r>
      <w:r w:rsidRPr="004F2B4F">
        <w:rPr>
          <w:lang w:val="en-US"/>
        </w:rPr>
        <w:tab/>
        <w:t xml:space="preserve"> </w:t>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end"/>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9</w:instrText>
        </w:r>
      </w:fldSimple>
      <w:r w:rsidRPr="004F2B4F">
        <w:rPr>
          <w:lang w:val="en-US"/>
        </w:rPr>
        <w:instrText>)</w:instrText>
      </w:r>
      <w:r w:rsidR="004E6E29"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7" type="#_x0000_t75" style="width:348.55pt;height:72.55pt" o:ole="">
            <v:imagedata r:id="rId56" o:title=""/>
          </v:shape>
          <o:OLEObject Type="Embed" ProgID="Equation.DSMT4" ShapeID="_x0000_i1037" DrawAspect="Content" ObjectID="_1487145213" r:id="rId57"/>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10</w:instrText>
        </w:r>
      </w:fldSimple>
      <w:r w:rsidRPr="004F2B4F">
        <w:rPr>
          <w:lang w:val="en-US"/>
        </w:rPr>
        <w:instrText>)</w:instrText>
      </w:r>
      <w:r w:rsidR="004E6E29"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50" w:name="_Toc412623816"/>
      <w:r w:rsidRPr="004F2B4F">
        <w:rPr>
          <w:lang w:val="en-US"/>
        </w:rPr>
        <w:t>Dissipation</w:t>
      </w:r>
      <w:bookmarkEnd w:id="50"/>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Table \* ARABIC \s 1 </w:instrText>
      </w:r>
      <w:r w:rsidR="00F10363">
        <w:rPr>
          <w:lang w:val="en-US"/>
        </w:rPr>
        <w:fldChar w:fldCharType="separate"/>
      </w:r>
      <w:r w:rsidR="00F10363">
        <w:rPr>
          <w:noProof/>
          <w:lang w:val="en-US"/>
        </w:rPr>
        <w:t>1</w:t>
      </w:r>
      <w:r w:rsidR="00F10363">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8" type="#_x0000_t75" style="width:305.45pt;height:117.8pt" o:ole="">
            <v:imagedata r:id="rId58" o:title=""/>
          </v:shape>
          <o:OLEObject Type="Embed" ProgID="Equation.DSMT4" ShapeID="_x0000_i1038" DrawAspect="Content" ObjectID="_1487145214" r:id="rId59"/>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51" w:name="ZEqnNum24066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w:instrText>
        </w:r>
      </w:fldSimple>
      <w:r w:rsidR="00801832" w:rsidRPr="004F2B4F">
        <w:rPr>
          <w:lang w:val="en-US"/>
        </w:rPr>
        <w:instrText>)</w:instrText>
      </w:r>
      <w:bookmarkEnd w:id="51"/>
      <w:r w:rsidR="004E6E29"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4E6E29" w:rsidRPr="004F2B4F">
        <w:rPr>
          <w:lang w:val="en-US"/>
        </w:rPr>
        <w:fldChar w:fldCharType="begin"/>
      </w:r>
      <w:r w:rsidR="00B92B3A" w:rsidRPr="004F2B4F">
        <w:rPr>
          <w:lang w:val="en-US"/>
        </w:rPr>
        <w:instrText xml:space="preserve"> GOTOBUTTON ZEqnNum240661  \* MERGEFORMAT </w:instrText>
      </w:r>
      <w:r w:rsidR="004E6E29" w:rsidRPr="004F2B4F">
        <w:rPr>
          <w:lang w:val="en-US"/>
        </w:rPr>
        <w:fldChar w:fldCharType="begin"/>
      </w:r>
      <w:r w:rsidR="00B92B3A" w:rsidRPr="004F2B4F">
        <w:rPr>
          <w:lang w:val="en-US"/>
        </w:rPr>
        <w:instrText xml:space="preserve"> REF ZEqnNum240661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one could also use the third wave breaking formulation, presented in </w:t>
      </w:r>
      <w:r w:rsidR="004E6E29" w:rsidRPr="004F2B4F">
        <w:rPr>
          <w:lang w:val="en-US"/>
        </w:rPr>
        <w:fldChar w:fldCharType="begin"/>
      </w:r>
      <w:r w:rsidR="00B92B3A" w:rsidRPr="004F2B4F">
        <w:rPr>
          <w:lang w:val="en-US"/>
        </w:rPr>
        <w:instrText xml:space="preserve"> GOTOBUTTON ZEqnNum862942  \* MERGEFORMAT </w:instrText>
      </w:r>
      <w:r w:rsidR="004E6E29" w:rsidRPr="004F2B4F">
        <w:rPr>
          <w:lang w:val="en-US"/>
        </w:rPr>
        <w:fldChar w:fldCharType="begin"/>
      </w:r>
      <w:r w:rsidR="00B92B3A" w:rsidRPr="004F2B4F">
        <w:rPr>
          <w:lang w:val="en-US"/>
        </w:rPr>
        <w:instrText xml:space="preserve"> REF ZEqnNum862942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9" type="#_x0000_t75" style="width:109.1pt;height:34.9pt" o:ole="">
            <v:imagedata r:id="rId60" o:title=""/>
          </v:shape>
          <o:OLEObject Type="Embed" ProgID="Equation.DSMT4" ShapeID="_x0000_i1039" DrawAspect="Content" ObjectID="_1487145215" r:id="rId61"/>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52" w:name="ZEqnNum86294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w:instrText>
        </w:r>
      </w:fldSimple>
      <w:r w:rsidR="00801832" w:rsidRPr="004F2B4F">
        <w:rPr>
          <w:lang w:val="en-US"/>
        </w:rPr>
        <w:instrText>)</w:instrText>
      </w:r>
      <w:bookmarkEnd w:id="52"/>
      <w:r w:rsidR="004E6E29"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40" type="#_x0000_t75" style="width:121.65pt;height:38.2pt" o:ole="">
            <v:imagedata r:id="rId62" o:title=""/>
          </v:shape>
          <o:OLEObject Type="Embed" ProgID="Equation.DSMT4" ShapeID="_x0000_i1040" DrawAspect="Content" ObjectID="_1487145216" r:id="rId63"/>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w:instrText>
        </w:r>
      </w:fldSimple>
      <w:r w:rsidR="00801832" w:rsidRPr="004F2B4F">
        <w:rPr>
          <w:lang w:val="en-US"/>
        </w:rPr>
        <w:instrText>)</w:instrText>
      </w:r>
      <w:r w:rsidR="004E6E29"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4E6E29" w:rsidRPr="004F2B4F">
        <w:rPr>
          <w:lang w:val="en-US"/>
        </w:rPr>
        <w:fldChar w:fldCharType="begin"/>
      </w:r>
      <w:r w:rsidR="00B92B3A" w:rsidRPr="004F2B4F">
        <w:rPr>
          <w:lang w:val="en-US"/>
        </w:rPr>
        <w:instrText xml:space="preserve"> GOTOBUTTON ZEqnNum650667  \* MERGEFORMAT </w:instrText>
      </w:r>
      <w:r w:rsidR="004E6E29" w:rsidRPr="004F2B4F">
        <w:rPr>
          <w:lang w:val="en-US"/>
        </w:rPr>
        <w:fldChar w:fldCharType="begin"/>
      </w:r>
      <w:r w:rsidR="00B92B3A" w:rsidRPr="004F2B4F">
        <w:rPr>
          <w:lang w:val="en-US"/>
        </w:rPr>
        <w:instrText xml:space="preserve"> REF ZEqnNum650667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14</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4E6E29" w:rsidRPr="004F2B4F">
        <w:rPr>
          <w:lang w:val="en-US"/>
        </w:rPr>
        <w:fldChar w:fldCharType="begin"/>
      </w:r>
      <w:r w:rsidR="00B92B3A" w:rsidRPr="004F2B4F">
        <w:rPr>
          <w:lang w:val="en-US"/>
        </w:rPr>
        <w:instrText xml:space="preserve"> GOTOBUTTON ZEqnNum650667  \* MERGEFORMAT </w:instrText>
      </w:r>
      <w:r w:rsidR="004E6E29" w:rsidRPr="004F2B4F">
        <w:rPr>
          <w:lang w:val="en-US"/>
        </w:rPr>
        <w:fldChar w:fldCharType="begin"/>
      </w:r>
      <w:r w:rsidR="00B92B3A" w:rsidRPr="004F2B4F">
        <w:rPr>
          <w:lang w:val="en-US"/>
        </w:rPr>
        <w:instrText xml:space="preserve"> REF ZEqnNum650667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14</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1" type="#_x0000_t75" style="width:222pt;height:73.1pt" o:ole="">
            <v:imagedata r:id="rId64" o:title=""/>
          </v:shape>
          <o:OLEObject Type="Embed" ProgID="Equation.DSMT4" ShapeID="_x0000_i1041" DrawAspect="Content" ObjectID="_1487145217" r:id="rId65"/>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53" w:name="ZEqnNum650667"/>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w:instrText>
        </w:r>
      </w:fldSimple>
      <w:r w:rsidR="00801832" w:rsidRPr="004F2B4F">
        <w:rPr>
          <w:lang w:val="en-US"/>
        </w:rPr>
        <w:instrText>)</w:instrText>
      </w:r>
      <w:bookmarkEnd w:id="53"/>
      <w:r w:rsidR="004E6E29"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2" type="#_x0000_t75" style="width:3in;height:106.9pt" o:ole="">
            <v:imagedata r:id="rId66" o:title=""/>
          </v:shape>
          <o:OLEObject Type="Embed" ProgID="Equation.DSMT4" ShapeID="_x0000_i1042" DrawAspect="Content" ObjectID="_1487145218" r:id="rId67"/>
        </w:object>
      </w:r>
      <w:r w:rsidRPr="004F2B4F">
        <w:rPr>
          <w:lang w:val="en-US"/>
        </w:rPr>
        <w:t xml:space="preserve"> </w:t>
      </w:r>
      <w:r w:rsidRPr="004F2B4F">
        <w:rPr>
          <w:lang w:val="en-US"/>
        </w:rPr>
        <w:tab/>
        <w:t xml:space="preserve"> </w: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w:instrText>
        </w:r>
      </w:fldSimple>
      <w:r w:rsidR="00801832" w:rsidRPr="004F2B4F">
        <w:rPr>
          <w:lang w:val="en-US"/>
        </w:rPr>
        <w:instrText>)</w:instrText>
      </w:r>
      <w:r w:rsidR="004E6E29"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4E6E29" w:rsidRPr="004F2B4F">
        <w:rPr>
          <w:lang w:val="en-US"/>
        </w:rPr>
        <w:fldChar w:fldCharType="begin"/>
      </w:r>
      <w:r w:rsidR="00B92B3A" w:rsidRPr="004F2B4F">
        <w:rPr>
          <w:lang w:val="en-US"/>
        </w:rPr>
        <w:instrText xml:space="preserve"> GOTOBUTTON ZEqnNum200641  \* MERGEFORMAT </w:instrText>
      </w:r>
      <w:r w:rsidR="004E6E29" w:rsidRPr="004F2B4F">
        <w:rPr>
          <w:lang w:val="en-US"/>
        </w:rPr>
        <w:fldChar w:fldCharType="begin"/>
      </w:r>
      <w:r w:rsidR="00B92B3A" w:rsidRPr="004F2B4F">
        <w:rPr>
          <w:lang w:val="en-US"/>
        </w:rPr>
        <w:instrText xml:space="preserve"> REF ZEqnNum200641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16</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3" type="#_x0000_t75" style="width:185.45pt;height:33.8pt" o:ole="">
            <v:imagedata r:id="rId68" o:title=""/>
          </v:shape>
          <o:OLEObject Type="Embed" ProgID="Equation.DSMT4" ShapeID="_x0000_i1043" DrawAspect="Content" ObjectID="_1487145219" r:id="rId69"/>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54" w:name="ZEqnNum20064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16</w:instrText>
        </w:r>
      </w:fldSimple>
      <w:r w:rsidR="00801832" w:rsidRPr="004F2B4F">
        <w:rPr>
          <w:lang w:val="en-US"/>
        </w:rPr>
        <w:instrText>)</w:instrText>
      </w:r>
      <w:bookmarkEnd w:id="54"/>
      <w:r w:rsidR="004E6E29"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4" type="#_x0000_t75" style="width:139.65pt;height:40.9pt" o:ole="">
            <v:imagedata r:id="rId70" o:title=""/>
          </v:shape>
          <o:OLEObject Type="Embed" ProgID="Equation.DSMT4" ShapeID="_x0000_i1044" DrawAspect="Content" ObjectID="_1487145220" r:id="rId7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55" w:name="ZEqnNum711028"/>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17</w:instrText>
        </w:r>
      </w:fldSimple>
      <w:r w:rsidRPr="004F2B4F">
        <w:rPr>
          <w:lang w:val="en-US"/>
        </w:rPr>
        <w:instrText>)</w:instrText>
      </w:r>
      <w:bookmarkEnd w:id="55"/>
      <w:r w:rsidR="004E6E29"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ZEqnNum711028  \* MERGEFORMAT </w:instrText>
      </w:r>
      <w:r w:rsidR="004E6E29" w:rsidRPr="004F2B4F">
        <w:rPr>
          <w:lang w:val="en-US"/>
        </w:rPr>
        <w:fldChar w:fldCharType="begin"/>
      </w:r>
      <w:r w:rsidRPr="004F2B4F">
        <w:rPr>
          <w:lang w:val="en-US"/>
        </w:rPr>
        <w:instrText xml:space="preserve"> REF ZEqnNum711028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17</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5" type="#_x0000_t75" style="width:102.55pt;height:31.1pt" o:ole="">
            <v:imagedata r:id="rId72" o:title=""/>
          </v:shape>
          <o:OLEObject Type="Embed" ProgID="Equation.DSMT4" ShapeID="_x0000_i1045" DrawAspect="Content" ObjectID="_1487145221" r:id="rId73"/>
        </w:objec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56" w:name="ZEqnNum889680"/>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18</w:instrText>
        </w:r>
      </w:fldSimple>
      <w:r w:rsidRPr="004F2B4F">
        <w:rPr>
          <w:lang w:val="en-US"/>
        </w:rPr>
        <w:instrText>)</w:instrText>
      </w:r>
      <w:bookmarkEnd w:id="56"/>
      <w:r w:rsidR="004E6E29"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6" type="#_x0000_t75" style="width:29.45pt;height:25.65pt" o:ole="">
            <v:imagedata r:id="rId74" o:title=""/>
          </v:shape>
          <o:OLEObject Type="Embed" ProgID="Equation.DSMT4" ShapeID="_x0000_i1046" DrawAspect="Content" ObjectID="_1487145222" r:id="rId75"/>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7" type="#_x0000_t75" style="width:87.25pt;height:34.35pt" o:ole="">
            <v:imagedata r:id="rId76" o:title=""/>
          </v:shape>
          <o:OLEObject Type="Embed" ProgID="Equation.DSMT4" ShapeID="_x0000_i1047" DrawAspect="Content" ObjectID="_1487145223" r:id="rId77"/>
        </w:objec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57" w:name="ZEqnNum105456"/>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19</w:instrText>
        </w:r>
      </w:fldSimple>
      <w:r w:rsidRPr="004F2B4F">
        <w:rPr>
          <w:lang w:val="en-US"/>
        </w:rPr>
        <w:instrText>)</w:instrText>
      </w:r>
      <w:bookmarkEnd w:id="57"/>
      <w:r w:rsidR="004E6E29"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8" type="#_x0000_t75" style="width:52.35pt;height:32.75pt" o:ole="">
            <v:imagedata r:id="rId78" o:title=""/>
          </v:shape>
          <o:OLEObject Type="Embed" ProgID="Equation.DSMT4" ShapeID="_x0000_i1048" DrawAspect="Content" ObjectID="_1487145224" r:id="rId79"/>
        </w:objec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20</w:instrText>
        </w:r>
      </w:fldSimple>
      <w:r w:rsidRPr="004F2B4F">
        <w:rPr>
          <w:lang w:val="en-US"/>
        </w:rPr>
        <w:instrText>)</w:instrText>
      </w:r>
      <w:r w:rsidR="004E6E29"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9" type="#_x0000_t75" style="width:229.1pt;height:37.1pt" o:ole="">
            <v:imagedata r:id="rId80" o:title=""/>
          </v:shape>
          <o:OLEObject Type="Embed" ProgID="Equation.DSMT4" ShapeID="_x0000_i1049" DrawAspect="Content" ObjectID="_1487145225" r:id="rId8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21</w:instrText>
        </w:r>
      </w:fldSimple>
      <w:r w:rsidRPr="004F2B4F">
        <w:rPr>
          <w:lang w:val="en-US"/>
        </w:rPr>
        <w:instrText>)</w:instrText>
      </w:r>
      <w:r w:rsidR="004E6E29"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50" type="#_x0000_t75" style="width:229.1pt;height:37.1pt" o:ole="">
            <v:imagedata r:id="rId82" o:title=""/>
          </v:shape>
          <o:OLEObject Type="Embed" ProgID="Equation.DSMT4" ShapeID="_x0000_i1050" DrawAspect="Content" ObjectID="_1487145226" r:id="rId83"/>
        </w:objec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58" w:name="ZEqnNum278204"/>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22</w:instrText>
        </w:r>
      </w:fldSimple>
      <w:r w:rsidRPr="004F2B4F">
        <w:rPr>
          <w:lang w:val="en-US"/>
        </w:rPr>
        <w:instrText>)</w:instrText>
      </w:r>
      <w:bookmarkEnd w:id="58"/>
      <w:r w:rsidR="004E6E29"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004E6E29" w:rsidRPr="004F2B4F">
        <w:rPr>
          <w:lang w:val="en-US"/>
        </w:rPr>
        <w:fldChar w:fldCharType="begin"/>
      </w:r>
      <w:r w:rsidRPr="004F2B4F">
        <w:rPr>
          <w:lang w:val="en-US"/>
        </w:rPr>
        <w:instrText xml:space="preserve"> GOTOBUTTON ZEqnNum889680  \* MERGEFORMAT </w:instrText>
      </w:r>
      <w:r w:rsidR="004E6E29" w:rsidRPr="004F2B4F">
        <w:rPr>
          <w:lang w:val="en-US"/>
        </w:rPr>
        <w:fldChar w:fldCharType="begin"/>
      </w:r>
      <w:r w:rsidRPr="004F2B4F">
        <w:rPr>
          <w:lang w:val="en-US"/>
        </w:rPr>
        <w:instrText xml:space="preserve"> REF ZEqnNum889680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w:t>
      </w:r>
      <w:r w:rsidR="004E6E29" w:rsidRPr="004F2B4F">
        <w:rPr>
          <w:lang w:val="en-US"/>
        </w:rPr>
        <w:fldChar w:fldCharType="begin"/>
      </w:r>
      <w:r w:rsidRPr="004F2B4F">
        <w:rPr>
          <w:lang w:val="en-US"/>
        </w:rPr>
        <w:instrText xml:space="preserve"> GOTOBUTTON ZEqnNum278204  \* MERGEFORMAT </w:instrText>
      </w:r>
      <w:r w:rsidR="004E6E29" w:rsidRPr="004F2B4F">
        <w:rPr>
          <w:lang w:val="en-US"/>
        </w:rPr>
        <w:fldChar w:fldCharType="begin"/>
      </w:r>
      <w:r w:rsidRPr="004F2B4F">
        <w:rPr>
          <w:lang w:val="en-US"/>
        </w:rPr>
        <w:instrText xml:space="preserve"> REF ZEqnNum278204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22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1" type="#_x0000_t75" style="width:94.9pt;height:21.8pt" o:ole="">
            <v:imagedata r:id="rId84" o:title=""/>
          </v:shape>
          <o:OLEObject Type="Embed" ProgID="Equation.DSMT4" ShapeID="_x0000_i1051" DrawAspect="Content" ObjectID="_1487145227" r:id="rId85"/>
        </w:objec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23</w:instrText>
        </w:r>
      </w:fldSimple>
      <w:r w:rsidRPr="004F2B4F">
        <w:rPr>
          <w:lang w:val="en-US"/>
        </w:rPr>
        <w:instrText>)</w:instrText>
      </w:r>
      <w:r w:rsidR="004E6E29"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4E6E29" w:rsidRPr="004F2B4F">
        <w:rPr>
          <w:lang w:val="en-US"/>
        </w:rPr>
        <w:fldChar w:fldCharType="begin"/>
      </w:r>
      <w:r w:rsidR="00E34418" w:rsidRPr="004F2B4F">
        <w:rPr>
          <w:lang w:val="en-US"/>
        </w:rPr>
        <w:instrText xml:space="preserve"> GOTOBUTTON ZEqnNum105456  \* MERGEFORMAT </w:instrText>
      </w:r>
      <w:r w:rsidR="004E6E29" w:rsidRPr="004F2B4F">
        <w:rPr>
          <w:lang w:val="en-US"/>
        </w:rPr>
        <w:fldChar w:fldCharType="begin"/>
      </w:r>
      <w:r w:rsidR="00E34418" w:rsidRPr="004F2B4F">
        <w:rPr>
          <w:lang w:val="en-US"/>
        </w:rPr>
        <w:instrText xml:space="preserve"> REF ZEqnNum105456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19</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end the dissipation according to </w:t>
      </w:r>
      <w:r w:rsidR="004E6E29" w:rsidRPr="004F2B4F">
        <w:rPr>
          <w:lang w:val="en-US"/>
        </w:rPr>
        <w:fldChar w:fldCharType="begin"/>
      </w:r>
      <w:r w:rsidR="00E34418" w:rsidRPr="004F2B4F">
        <w:rPr>
          <w:lang w:val="en-US"/>
        </w:rPr>
        <w:instrText xml:space="preserve"> GOTOBUTTON ZEqnNum278204  \* MERGEFORMAT </w:instrText>
      </w:r>
      <w:r w:rsidR="004E6E29" w:rsidRPr="004F2B4F">
        <w:rPr>
          <w:lang w:val="en-US"/>
        </w:rPr>
        <w:fldChar w:fldCharType="begin"/>
      </w:r>
      <w:r w:rsidR="00E34418" w:rsidRPr="004F2B4F">
        <w:rPr>
          <w:lang w:val="en-US"/>
        </w:rPr>
        <w:instrText xml:space="preserve"> REF ZEqnNum278204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22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4E6E29" w:rsidRPr="004F2B4F">
        <w:rPr>
          <w:lang w:val="en-US"/>
        </w:rPr>
        <w:fldChar w:fldCharType="begin"/>
      </w:r>
      <w:r w:rsidR="00D81269" w:rsidRPr="004F2B4F">
        <w:rPr>
          <w:lang w:val="en-US"/>
        </w:rPr>
        <w:instrText xml:space="preserve"> GOTOBUTTON ZEqnNum720951  \* MERGEFORMAT </w:instrText>
      </w:r>
      <w:r w:rsidR="004E6E29" w:rsidRPr="004F2B4F">
        <w:rPr>
          <w:lang w:val="en-US"/>
        </w:rPr>
        <w:fldChar w:fldCharType="begin"/>
      </w:r>
      <w:r w:rsidR="00D81269" w:rsidRPr="004F2B4F">
        <w:rPr>
          <w:lang w:val="en-US"/>
        </w:rPr>
        <w:instrText xml:space="preserve"> REF ZEqnNum720951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24</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2" type="#_x0000_t75" style="width:95.45pt;height:21.8pt" o:ole="">
            <v:imagedata r:id="rId86" o:title=""/>
          </v:shape>
          <o:OLEObject Type="Embed" ProgID="Equation.DSMT4" ShapeID="_x0000_i1052" DrawAspect="Content" ObjectID="_1487145228" r:id="rId87"/>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59" w:name="ZEqnNum720951"/>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24</w:instrText>
        </w:r>
      </w:fldSimple>
      <w:r w:rsidRPr="004F2B4F">
        <w:rPr>
          <w:lang w:val="en-US"/>
        </w:rPr>
        <w:instrText>)</w:instrText>
      </w:r>
      <w:bookmarkEnd w:id="59"/>
      <w:r w:rsidR="004E6E29"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w:t>
      </w:r>
      <w:commentRangeStart w:id="60"/>
      <w:ins w:id="61" w:author="Arnold van Rooijen" w:date="2015-03-06T09:14:00Z">
        <w:r w:rsidR="00FB210F">
          <w:rPr>
            <w:lang w:val="en-US"/>
          </w:rPr>
          <w:t>Phan et al. (2014)</w:t>
        </w:r>
        <w:commentRangeEnd w:id="60"/>
        <w:r w:rsidR="00FB210F">
          <w:rPr>
            <w:rStyle w:val="CommentReference"/>
          </w:rPr>
          <w:commentReference w:id="60"/>
        </w:r>
        <w:r w:rsidR="00FB210F">
          <w:rPr>
            <w:lang w:val="en-US"/>
          </w:rPr>
          <w:t xml:space="preserve"> and </w:t>
        </w:r>
      </w:ins>
      <w:r w:rsidRPr="004F2B4F">
        <w:rPr>
          <w:lang w:val="en-US"/>
        </w:rPr>
        <w:t xml:space="preserve">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3" type="#_x0000_t75" style="width:60.55pt;height:34.35pt" o:ole="">
            <v:imagedata r:id="rId88" o:title=""/>
          </v:shape>
          <o:OLEObject Type="Embed" ProgID="Equation.DSMT4" ShapeID="_x0000_i1053" DrawAspect="Content" ObjectID="_1487145229" r:id="rId89"/>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25</w:instrText>
        </w:r>
      </w:fldSimple>
      <w:r w:rsidR="00801832" w:rsidRPr="004F2B4F">
        <w:rPr>
          <w:lang w:val="en-US"/>
        </w:rPr>
        <w:instrText>)</w:instrText>
      </w:r>
      <w:r w:rsidR="004E6E29"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4" type="#_x0000_t75" style="width:284.2pt;height:73.1pt" o:ole="">
            <v:imagedata r:id="rId90" o:title=""/>
          </v:shape>
          <o:OLEObject Type="Embed" ProgID="Equation.DSMT4" ShapeID="_x0000_i1054" DrawAspect="Content" ObjectID="_1487145230" r:id="rId91"/>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26</w:instrText>
        </w:r>
      </w:fldSimple>
      <w:r w:rsidR="00801832" w:rsidRPr="004F2B4F">
        <w:rPr>
          <w:lang w:val="en-US"/>
        </w:rPr>
        <w:instrText>)</w:instrText>
      </w:r>
      <w:r w:rsidR="004E6E29"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5" type="#_x0000_t75" style="width:16.9pt;height:16.9pt" o:ole="">
            <v:imagedata r:id="rId92" o:title=""/>
          </v:shape>
          <o:OLEObject Type="Embed" ProgID="Equation.DSMT4" ShapeID="_x0000_i1055" DrawAspect="Content" ObjectID="_1487145231" r:id="rId93"/>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62" w:name="_Toc412623817"/>
      <w:r w:rsidRPr="004F2B4F">
        <w:rPr>
          <w:lang w:val="en-US"/>
        </w:rPr>
        <w:t>Radiation stresses</w:t>
      </w:r>
      <w:bookmarkEnd w:id="62"/>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6" type="#_x0000_t75" style="width:215.45pt;height:69.8pt" o:ole="">
            <v:imagedata r:id="rId94" o:title=""/>
          </v:shape>
          <o:OLEObject Type="Embed" ProgID="Equation.DSMT4" ShapeID="_x0000_i1056" DrawAspect="Content" ObjectID="_1487145232" r:id="rId95"/>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27</w:instrText>
        </w:r>
      </w:fldSimple>
      <w:r w:rsidRPr="004F2B4F">
        <w:rPr>
          <w:lang w:val="en-US"/>
        </w:rPr>
        <w:instrText>)</w:instrText>
      </w:r>
      <w:r w:rsidR="004E6E29"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63" w:name="_Toc412623818"/>
      <w:r w:rsidRPr="004F2B4F">
        <w:rPr>
          <w:lang w:val="en-US"/>
        </w:rPr>
        <w:br w:type="page"/>
      </w:r>
    </w:p>
    <w:p w:rsidR="002603CC" w:rsidRPr="004F2B4F" w:rsidRDefault="002603CC" w:rsidP="002603CC">
      <w:pPr>
        <w:pStyle w:val="Heading3"/>
        <w:jc w:val="both"/>
        <w:rPr>
          <w:lang w:val="en-US"/>
        </w:rPr>
      </w:pPr>
      <w:bookmarkStart w:id="64" w:name="_Ref412651014"/>
      <w:r w:rsidRPr="004F2B4F">
        <w:rPr>
          <w:lang w:val="en-US"/>
        </w:rPr>
        <w:t>Wave shape</w:t>
      </w:r>
      <w:bookmarkEnd w:id="63"/>
      <w:bookmarkEnd w:id="64"/>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7" type="#_x0000_t75" style="width:74.75pt;height:32.75pt" o:ole="">
            <v:imagedata r:id="rId96" o:title=""/>
          </v:shape>
          <o:OLEObject Type="Embed" ProgID="Equation.DSMT4" ShapeID="_x0000_i1057" DrawAspect="Content" ObjectID="_1487145233" r:id="rId97"/>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28</w:instrText>
        </w:r>
      </w:fldSimple>
      <w:r w:rsidRPr="004F2B4F">
        <w:rPr>
          <w:lang w:val="en-US"/>
        </w:rPr>
        <w:instrText>)</w:instrText>
      </w:r>
      <w:r w:rsidR="004E6E29"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8" type="#_x0000_t75" style="width:154.9pt;height:105.8pt" o:ole="">
            <v:imagedata r:id="rId98" o:title=""/>
          </v:shape>
          <o:OLEObject Type="Embed" ProgID="Equation.DSMT4" ShapeID="_x0000_i1058" DrawAspect="Content" ObjectID="_1487145234" r:id="rId99"/>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29</w:instrText>
        </w:r>
      </w:fldSimple>
      <w:r w:rsidRPr="004F2B4F">
        <w:rPr>
          <w:lang w:val="en-US"/>
        </w:rPr>
        <w:instrText>)</w:instrText>
      </w:r>
      <w:r w:rsidR="004E6E29" w:rsidRPr="004F2B4F">
        <w:rPr>
          <w:lang w:val="en-US"/>
        </w:rPr>
        <w:fldChar w:fldCharType="end"/>
      </w:r>
      <w:bookmarkStart w:id="65"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9" type="#_x0000_t75" style="width:198.55pt;height:33.8pt" o:ole="">
            <v:imagedata r:id="rId100" o:title=""/>
          </v:shape>
          <o:OLEObject Type="Embed" ProgID="Equation.DSMT4" ShapeID="_x0000_i1059" DrawAspect="Content" ObjectID="_1487145235" r:id="rId10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30</w:instrText>
        </w:r>
      </w:fldSimple>
      <w:r w:rsidRPr="004F2B4F">
        <w:rPr>
          <w:lang w:val="en-US"/>
        </w:rPr>
        <w:instrText>)</w:instrText>
      </w:r>
      <w:r w:rsidR="004E6E29"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t xml:space="preserve">The wave skewness of near bed flow velocities is computed as described </w:t>
      </w:r>
      <w:proofErr w:type="gramStart"/>
      <w:r>
        <w:rPr>
          <w:lang w:val="en-US"/>
        </w:rPr>
        <w:t xml:space="preserve">in </w:t>
      </w:r>
      <w:proofErr w:type="gramEnd"/>
      <w:r w:rsidR="004E6E29">
        <w:rPr>
          <w:lang w:val="en-US"/>
        </w:rPr>
        <w:fldChar w:fldCharType="begin"/>
      </w:r>
      <w:r>
        <w:rPr>
          <w:lang w:val="en-US"/>
        </w:rPr>
        <w:instrText xml:space="preserve"> GOTOBUTTON ZEqnNum619512  \* MERGEFORMAT </w:instrText>
      </w:r>
      <w:r w:rsidR="004E6E29">
        <w:rPr>
          <w:lang w:val="en-US"/>
        </w:rPr>
        <w:fldChar w:fldCharType="begin"/>
      </w:r>
      <w:r>
        <w:rPr>
          <w:lang w:val="en-US"/>
        </w:rPr>
        <w:instrText xml:space="preserve"> REF ZEqnNum619512 \* Charformat \! \* MERGEFORMAT </w:instrText>
      </w:r>
      <w:r w:rsidR="004E6E29">
        <w:rPr>
          <w:lang w:val="en-US"/>
        </w:rPr>
        <w:fldChar w:fldCharType="separate"/>
      </w:r>
      <w:r w:rsidR="000C1056">
        <w:rPr>
          <w:lang w:val="en-US"/>
        </w:rPr>
        <w:instrText>(2.31)</w:instrText>
      </w:r>
      <w:r w:rsidR="004E6E29">
        <w:rPr>
          <w:lang w:val="en-US"/>
        </w:rPr>
        <w:fldChar w:fldCharType="end"/>
      </w:r>
      <w:r w:rsidR="004E6E29">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60" type="#_x0000_t75" style="width:50.2pt;height:39.8pt" o:ole="">
            <v:imagedata r:id="rId102" o:title=""/>
          </v:shape>
          <o:OLEObject Type="Embed" ProgID="Equation.DSMT4" ShapeID="_x0000_i1060" DrawAspect="Content" ObjectID="_1487145236" r:id="rId103"/>
        </w:object>
      </w:r>
      <w:r>
        <w:rPr>
          <w:lang w:val="en-US"/>
        </w:rPr>
        <w:t xml:space="preserve"> </w:t>
      </w:r>
      <w:r>
        <w:rPr>
          <w:lang w:val="en-US"/>
        </w:rPr>
        <w:tab/>
      </w:r>
      <w:r w:rsidR="004E6E29">
        <w:rPr>
          <w:lang w:val="en-US"/>
        </w:rPr>
        <w:fldChar w:fldCharType="begin"/>
      </w:r>
      <w:r>
        <w:rPr>
          <w:lang w:val="en-US"/>
        </w:rPr>
        <w:instrText xml:space="preserve"> MACROBUTTON MTPlaceRef \* MERGEFORMAT </w:instrText>
      </w:r>
      <w:r w:rsidR="004E6E29">
        <w:rPr>
          <w:lang w:val="en-US"/>
        </w:rPr>
        <w:fldChar w:fldCharType="begin"/>
      </w:r>
      <w:r>
        <w:rPr>
          <w:lang w:val="en-US"/>
        </w:rPr>
        <w:instrText xml:space="preserve"> SEQ MTEqn \h \* MERGEFORMAT </w:instrText>
      </w:r>
      <w:r w:rsidR="004E6E29">
        <w:rPr>
          <w:lang w:val="en-US"/>
        </w:rPr>
        <w:fldChar w:fldCharType="end"/>
      </w:r>
      <w:bookmarkStart w:id="66" w:name="ZEqnNum619512"/>
      <w:r>
        <w:rPr>
          <w:lang w:val="en-US"/>
        </w:rPr>
        <w:instrText>(</w:instrText>
      </w:r>
      <w:fldSimple w:instr=" SEQ MTSec \c \* Arabic \* MERGEFORMAT ">
        <w:r w:rsidR="000C1056">
          <w:rPr>
            <w:noProof/>
            <w:lang w:val="en-US"/>
          </w:rPr>
          <w:instrText>2</w:instrText>
        </w:r>
      </w:fldSimple>
      <w:r>
        <w:rPr>
          <w:lang w:val="en-US"/>
        </w:rPr>
        <w:instrText>.</w:instrText>
      </w:r>
      <w:fldSimple w:instr=" SEQ MTEqn \c \* Arabic \* MERGEFORMAT ">
        <w:r w:rsidR="000C1056">
          <w:rPr>
            <w:noProof/>
            <w:lang w:val="en-US"/>
          </w:rPr>
          <w:instrText>31</w:instrText>
        </w:r>
      </w:fldSimple>
      <w:r>
        <w:rPr>
          <w:lang w:val="en-US"/>
        </w:rPr>
        <w:instrText>)</w:instrText>
      </w:r>
      <w:bookmarkEnd w:id="66"/>
      <w:r w:rsidR="004E6E29">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1" type="#_x0000_t75" style="width:161.45pt;height:38.2pt" o:ole="">
            <v:imagedata r:id="rId104" o:title=""/>
          </v:shape>
          <o:OLEObject Type="Embed" ProgID="Equation.DSMT4" ShapeID="_x0000_i1061" DrawAspect="Content" ObjectID="_1487145237" r:id="rId105"/>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32</w:instrText>
        </w:r>
      </w:fldSimple>
      <w:r w:rsidRPr="004F2B4F">
        <w:rPr>
          <w:lang w:val="en-US"/>
        </w:rPr>
        <w:instrText>)</w:instrText>
      </w:r>
      <w:r w:rsidR="004E6E29"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65"/>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2" type="#_x0000_t75" style="width:103.65pt;height:33.8pt" o:ole="">
            <v:imagedata r:id="rId106" o:title=""/>
          </v:shape>
          <o:OLEObject Type="Embed" ProgID="Equation.DSMT4" ShapeID="_x0000_i1062" DrawAspect="Content" ObjectID="_1487145238" r:id="rId107"/>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33</w:instrText>
        </w:r>
      </w:fldSimple>
      <w:r w:rsidRPr="004F2B4F">
        <w:rPr>
          <w:lang w:val="en-US"/>
        </w:rPr>
        <w:instrText>)</w:instrText>
      </w:r>
      <w:r w:rsidR="004E6E29"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3" type="#_x0000_t75" style="width:99.8pt;height:37.1pt" o:ole="">
            <v:imagedata r:id="rId108" o:title=""/>
          </v:shape>
          <o:OLEObject Type="Embed" ProgID="Equation.DSMT4" ShapeID="_x0000_i1063" DrawAspect="Content" ObjectID="_1487145239" r:id="rId109"/>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34</w:instrText>
        </w:r>
      </w:fldSimple>
      <w:r w:rsidRPr="004F2B4F">
        <w:rPr>
          <w:lang w:val="en-US"/>
        </w:rPr>
        <w:instrText>)</w:instrText>
      </w:r>
      <w:r w:rsidR="004E6E29"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tab/>
      </w:r>
      <w:r w:rsidRPr="004F2B4F">
        <w:rPr>
          <w:position w:val="-30"/>
          <w:lang w:val="en-US"/>
        </w:rPr>
        <w:object w:dxaOrig="2000" w:dyaOrig="760">
          <v:shape id="_x0000_i1064" type="#_x0000_t75" style="width:100.35pt;height:38.2pt" o:ole="">
            <v:imagedata r:id="rId110" o:title=""/>
          </v:shape>
          <o:OLEObject Type="Embed" ProgID="Equation.DSMT4" ShapeID="_x0000_i1064" DrawAspect="Content" ObjectID="_1487145240" r:id="rId11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35</w:instrText>
        </w:r>
      </w:fldSimple>
      <w:r w:rsidRPr="004F2B4F">
        <w:rPr>
          <w:lang w:val="en-US"/>
        </w:rPr>
        <w:instrText>)</w:instrText>
      </w:r>
      <w:r w:rsidR="004E6E29"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5" type="#_x0000_t75" style="width:79.1pt;height:21.8pt" o:ole="">
            <v:imagedata r:id="rId112" o:title=""/>
          </v:shape>
          <o:OLEObject Type="Embed" ProgID="Equation.DSMT4" ShapeID="_x0000_i1065" DrawAspect="Content" ObjectID="_1487145241" r:id="rId113"/>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36</w:instrText>
        </w:r>
      </w:fldSimple>
      <w:r w:rsidRPr="004F2B4F">
        <w:rPr>
          <w:lang w:val="en-US"/>
        </w:rPr>
        <w:instrText>)</w:instrText>
      </w:r>
      <w:r w:rsidR="004E6E29"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6" type="#_x0000_t75" style="width:111.25pt;height:39.25pt" o:ole="">
            <v:imagedata r:id="rId114" o:title=""/>
          </v:shape>
          <o:OLEObject Type="Embed" ProgID="Equation.DSMT4" ShapeID="_x0000_i1066" DrawAspect="Content" ObjectID="_1487145242" r:id="rId115"/>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37</w:instrText>
        </w:r>
      </w:fldSimple>
      <w:r w:rsidRPr="004F2B4F">
        <w:rPr>
          <w:lang w:val="en-US"/>
        </w:rPr>
        <w:instrText>)</w:instrText>
      </w:r>
      <w:r w:rsidR="004E6E29" w:rsidRPr="004F2B4F">
        <w:rPr>
          <w:lang w:val="en-US"/>
        </w:rPr>
        <w:fldChar w:fldCharType="end"/>
      </w:r>
    </w:p>
    <w:p w:rsidR="00E15765" w:rsidRPr="004F2B4F" w:rsidRDefault="00E15765" w:rsidP="00E15765">
      <w:pPr>
        <w:pStyle w:val="Heading3"/>
        <w:jc w:val="both"/>
        <w:rPr>
          <w:lang w:val="en-US"/>
        </w:rPr>
      </w:pPr>
      <w:bookmarkStart w:id="67" w:name="_Toc412623820"/>
      <w:r w:rsidRPr="004F2B4F">
        <w:rPr>
          <w:lang w:val="en-US"/>
        </w:rPr>
        <w:t>Roller energy balance</w:t>
      </w:r>
      <w:bookmarkEnd w:id="67"/>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7" type="#_x0000_t75" style="width:74.75pt;height:31.1pt" o:ole="">
            <v:imagedata r:id="rId116" o:title=""/>
          </v:shape>
          <o:OLEObject Type="Embed" ProgID="Equation.DSMT4" ShapeID="_x0000_i1067" DrawAspect="Content" ObjectID="_1487145243" r:id="rId117"/>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68" w:name="ZEqnNum145546"/>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38</w:instrText>
        </w:r>
      </w:fldSimple>
      <w:r w:rsidRPr="004F2B4F">
        <w:rPr>
          <w:lang w:val="en-US"/>
        </w:rPr>
        <w:instrText>)</w:instrText>
      </w:r>
      <w:bookmarkEnd w:id="68"/>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8" type="#_x0000_t75" style="width:14.2pt;height:18.55pt" o:ole="">
            <v:imagedata r:id="rId118" o:title=""/>
          </v:shape>
          <o:OLEObject Type="Embed" ProgID="Equation.DSMT4" ShapeID="_x0000_i1068" DrawAspect="Content" ObjectID="_1487145244" r:id="rId119"/>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9" type="#_x0000_t75" style="width:123.25pt;height:34.9pt" o:ole="">
            <v:imagedata r:id="rId120" o:title=""/>
          </v:shape>
          <o:OLEObject Type="Embed" ProgID="Equation.DSMT4" ShapeID="_x0000_i1069" DrawAspect="Content" ObjectID="_1487145245" r:id="rId12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69" w:name="ZEqnNum992472"/>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39</w:instrText>
        </w:r>
      </w:fldSimple>
      <w:r w:rsidRPr="004F2B4F">
        <w:rPr>
          <w:lang w:val="en-US"/>
        </w:rPr>
        <w:instrText>)</w:instrText>
      </w:r>
      <w:bookmarkEnd w:id="69"/>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70" type="#_x0000_t75" style="width:116.2pt;height:38.2pt" o:ole="">
            <v:imagedata r:id="rId122" o:title=""/>
          </v:shape>
          <o:OLEObject Type="Embed" ProgID="Equation.DSMT4" ShapeID="_x0000_i1070" DrawAspect="Content" ObjectID="_1487145246" r:id="rId123"/>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40</w:instrText>
        </w:r>
      </w:fldSimple>
      <w:r w:rsidRPr="004F2B4F">
        <w:rPr>
          <w:lang w:val="en-US"/>
        </w:rPr>
        <w:instrText>)</w:instrText>
      </w:r>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1" type="#_x0000_t75" style="width:219.8pt;height:33.25pt" o:ole="">
            <v:imagedata r:id="rId124" o:title=""/>
          </v:shape>
          <o:OLEObject Type="Embed" ProgID="Equation.DSMT4" ShapeID="_x0000_i1071" DrawAspect="Content" ObjectID="_1487145247" r:id="rId125"/>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70" w:name="ZEqnNum923440"/>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41</w:instrText>
        </w:r>
      </w:fldSimple>
      <w:r w:rsidRPr="004F2B4F">
        <w:rPr>
          <w:lang w:val="en-US"/>
        </w:rPr>
        <w:instrText>)</w:instrText>
      </w:r>
      <w:bookmarkEnd w:id="70"/>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2" type="#_x0000_t75" style="width:60pt;height:19.65pt" o:ole="">
            <v:imagedata r:id="rId126" o:title=""/>
          </v:shape>
          <o:OLEObject Type="Embed" ProgID="Equation.DSMT4" ShapeID="_x0000_i1072" DrawAspect="Content" ObjectID="_1487145248" r:id="rId127"/>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71" w:name="ZEqnNum821204"/>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42</w:instrText>
        </w:r>
      </w:fldSimple>
      <w:r w:rsidRPr="004F2B4F">
        <w:rPr>
          <w:lang w:val="en-US"/>
        </w:rPr>
        <w:instrText>)</w:instrText>
      </w:r>
      <w:bookmarkEnd w:id="71"/>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4E6E29" w:rsidRPr="004F2B4F">
        <w:rPr>
          <w:lang w:val="en-US"/>
        </w:rPr>
        <w:fldChar w:fldCharType="begin"/>
      </w:r>
      <w:r w:rsidR="00B92B3A" w:rsidRPr="004F2B4F">
        <w:rPr>
          <w:lang w:val="en-US"/>
        </w:rPr>
        <w:instrText xml:space="preserve"> GOTOBUTTON ZEqnNum145546  \* MERGEFORMAT </w:instrText>
      </w:r>
      <w:r w:rsidR="004E6E29" w:rsidRPr="004F2B4F">
        <w:rPr>
          <w:lang w:val="en-US"/>
        </w:rPr>
        <w:fldChar w:fldCharType="begin"/>
      </w:r>
      <w:r w:rsidR="00B92B3A" w:rsidRPr="004F2B4F">
        <w:rPr>
          <w:lang w:val="en-US"/>
        </w:rPr>
        <w:instrText xml:space="preserve"> REF ZEqnNum145546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38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4E6E29" w:rsidRPr="004F2B4F">
        <w:rPr>
          <w:lang w:val="en-US"/>
        </w:rPr>
        <w:fldChar w:fldCharType="begin"/>
      </w:r>
      <w:r w:rsidR="00B92B3A" w:rsidRPr="004F2B4F">
        <w:rPr>
          <w:lang w:val="en-US"/>
        </w:rPr>
        <w:instrText xml:space="preserve"> GOTOBUTTON ZEqnNum821204  \* MERGEFORMAT </w:instrText>
      </w:r>
      <w:r w:rsidR="004E6E29" w:rsidRPr="004F2B4F">
        <w:rPr>
          <w:lang w:val="en-US"/>
        </w:rPr>
        <w:fldChar w:fldCharType="begin"/>
      </w:r>
      <w:r w:rsidR="00B92B3A" w:rsidRPr="004F2B4F">
        <w:rPr>
          <w:lang w:val="en-US"/>
        </w:rPr>
        <w:instrText xml:space="preserve"> REF ZEqnNum821204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42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3" type="#_x0000_t75" style="width:65.45pt;height:19.1pt" o:ole="">
            <v:imagedata r:id="rId128" o:title=""/>
          </v:shape>
          <o:OLEObject Type="Embed" ProgID="Equation.DSMT4" ShapeID="_x0000_i1073" DrawAspect="Content" ObjectID="_1487145249" r:id="rId129"/>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43</w:instrText>
        </w:r>
      </w:fldSimple>
      <w:r w:rsidRPr="004F2B4F">
        <w:rPr>
          <w:lang w:val="en-US"/>
        </w:rPr>
        <w:instrText>)</w:instrText>
      </w:r>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4E6E29" w:rsidRPr="004F2B4F">
        <w:rPr>
          <w:lang w:val="en-US"/>
        </w:rPr>
        <w:fldChar w:fldCharType="begin"/>
      </w:r>
      <w:r w:rsidR="00B92B3A" w:rsidRPr="004F2B4F">
        <w:rPr>
          <w:lang w:val="en-US"/>
        </w:rPr>
        <w:instrText xml:space="preserve"> GOTOBUTTON ZEqnNum156223  \* MERGEFORMAT </w:instrText>
      </w:r>
      <w:r w:rsidR="004E6E29" w:rsidRPr="004F2B4F">
        <w:rPr>
          <w:lang w:val="en-US"/>
        </w:rPr>
        <w:fldChar w:fldCharType="begin"/>
      </w:r>
      <w:r w:rsidR="00B92B3A" w:rsidRPr="004F2B4F">
        <w:rPr>
          <w:lang w:val="en-US"/>
        </w:rPr>
        <w:instrText xml:space="preserve"> REF ZEqnNum156223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44</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4" type="#_x0000_t75" style="width:112.35pt;height:61.1pt" o:ole="">
            <v:imagedata r:id="rId130" o:title=""/>
          </v:shape>
          <o:OLEObject Type="Embed" ProgID="Equation.DSMT4" ShapeID="_x0000_i1074" DrawAspect="Content" ObjectID="_1487145250" r:id="rId13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72" w:name="ZEqnNum156223"/>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44</w:instrText>
        </w:r>
      </w:fldSimple>
      <w:r w:rsidRPr="004F2B4F">
        <w:rPr>
          <w:lang w:val="en-US"/>
        </w:rPr>
        <w:instrText>)</w:instrText>
      </w:r>
      <w:bookmarkEnd w:id="72"/>
      <w:r w:rsidR="004E6E29"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5" type="#_x0000_t75" style="width:109.1pt;height:23.45pt" o:ole="">
            <v:imagedata r:id="rId132" o:title=""/>
          </v:shape>
          <o:OLEObject Type="Embed" ProgID="Equation.DSMT4" ShapeID="_x0000_i1075" DrawAspect="Content" ObjectID="_1487145251" r:id="rId133"/>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73" w:name="ZEqnNum157006"/>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45</w:instrText>
        </w:r>
      </w:fldSimple>
      <w:r w:rsidRPr="004F2B4F">
        <w:rPr>
          <w:lang w:val="en-US"/>
        </w:rPr>
        <w:instrText>)</w:instrText>
      </w:r>
      <w:bookmarkEnd w:id="73"/>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4E6E29" w:rsidRPr="004F2B4F">
        <w:rPr>
          <w:lang w:val="en-US"/>
        </w:rPr>
        <w:fldChar w:fldCharType="begin"/>
      </w:r>
      <w:r w:rsidR="00B92B3A" w:rsidRPr="004F2B4F">
        <w:rPr>
          <w:lang w:val="en-US"/>
        </w:rPr>
        <w:instrText xml:space="preserve"> GOTOBUTTON ZEqnNum992472  \* MERGEFORMAT </w:instrText>
      </w:r>
      <w:r w:rsidR="004E6E29" w:rsidRPr="004F2B4F">
        <w:rPr>
          <w:lang w:val="en-US"/>
        </w:rPr>
        <w:fldChar w:fldCharType="begin"/>
      </w:r>
      <w:r w:rsidR="00B92B3A" w:rsidRPr="004F2B4F">
        <w:rPr>
          <w:lang w:val="en-US"/>
        </w:rPr>
        <w:instrText xml:space="preserve"> REF ZEqnNum992472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39</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00B92B3A" w:rsidRPr="004F2B4F">
        <w:rPr>
          <w:lang w:val="en-US"/>
        </w:rPr>
        <w:t xml:space="preserve"> and </w:t>
      </w:r>
      <w:r w:rsidR="004E6E29" w:rsidRPr="004F2B4F">
        <w:rPr>
          <w:lang w:val="en-US"/>
        </w:rPr>
        <w:fldChar w:fldCharType="begin"/>
      </w:r>
      <w:r w:rsidR="00B92B3A" w:rsidRPr="004F2B4F">
        <w:rPr>
          <w:lang w:val="en-US"/>
        </w:rPr>
        <w:instrText xml:space="preserve"> GOTOBUTTON ZEqnNum157006  \* MERGEFORMAT </w:instrText>
      </w:r>
      <w:r w:rsidR="004E6E29" w:rsidRPr="004F2B4F">
        <w:rPr>
          <w:lang w:val="en-US"/>
        </w:rPr>
        <w:fldChar w:fldCharType="begin"/>
      </w:r>
      <w:r w:rsidR="00B92B3A" w:rsidRPr="004F2B4F">
        <w:rPr>
          <w:lang w:val="en-US"/>
        </w:rPr>
        <w:instrText xml:space="preserve"> REF ZEqnNum157006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45</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6" type="#_x0000_t75" style="width:84.55pt;height:34.9pt" o:ole="">
            <v:imagedata r:id="rId134" o:title=""/>
          </v:shape>
          <o:OLEObject Type="Embed" ProgID="Equation.DSMT4" ShapeID="_x0000_i1076" DrawAspect="Content" ObjectID="_1487145252" r:id="rId135"/>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46</w:instrText>
        </w:r>
      </w:fldSimple>
      <w:r w:rsidRPr="004F2B4F">
        <w:rPr>
          <w:lang w:val="en-US"/>
        </w:rPr>
        <w:instrText>)</w:instrText>
      </w:r>
      <w:r w:rsidR="004E6E29"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7" type="#_x0000_t75" style="width:14.2pt;height:18.55pt" o:ole="">
            <v:imagedata r:id="rId136" o:title=""/>
          </v:shape>
          <o:OLEObject Type="Embed" ProgID="Equation.DSMT4" ShapeID="_x0000_i1077" DrawAspect="Content" ObjectID="_1487145253" r:id="rId137"/>
        </w:object>
      </w:r>
      <w:r w:rsidRPr="004F2B4F">
        <w:rPr>
          <w:lang w:val="en-US"/>
        </w:rPr>
        <w:t xml:space="preserve"> and </w:t>
      </w:r>
      <w:r w:rsidRPr="004F2B4F">
        <w:rPr>
          <w:position w:val="-12"/>
          <w:lang w:val="en-US"/>
        </w:rPr>
        <w:object w:dxaOrig="300" w:dyaOrig="360">
          <v:shape id="_x0000_i1078" type="#_x0000_t75" style="width:15.25pt;height:18.55pt" o:ole="">
            <v:imagedata r:id="rId138" o:title=""/>
          </v:shape>
          <o:OLEObject Type="Embed" ProgID="Equation.DSMT4" ShapeID="_x0000_i1078" DrawAspect="Content" ObjectID="_1487145254" r:id="rId139"/>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4E6E29" w:rsidRPr="004F2B4F">
        <w:rPr>
          <w:lang w:val="en-US"/>
        </w:rPr>
        <w:fldChar w:fldCharType="begin"/>
      </w:r>
      <w:r w:rsidR="00B92B3A" w:rsidRPr="004F2B4F">
        <w:rPr>
          <w:lang w:val="en-US"/>
        </w:rPr>
        <w:instrText xml:space="preserve"> GOTOBUTTON ZEqnNum871591  \* MERGEFORMAT </w:instrText>
      </w:r>
      <w:r w:rsidR="004E6E29" w:rsidRPr="004F2B4F">
        <w:rPr>
          <w:lang w:val="en-US"/>
        </w:rPr>
        <w:fldChar w:fldCharType="begin"/>
      </w:r>
      <w:r w:rsidR="00B92B3A" w:rsidRPr="004F2B4F">
        <w:rPr>
          <w:lang w:val="en-US"/>
        </w:rPr>
        <w:instrText xml:space="preserve"> REF ZEqnNum871591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proofErr w:type="gramStart"/>
      <w:r w:rsidRPr="004F2B4F">
        <w:rPr>
          <w:lang w:val="en-US"/>
        </w:rPr>
        <w:t xml:space="preserve">and </w:t>
      </w:r>
      <w:proofErr w:type="gramEnd"/>
      <w:r w:rsidR="004E6E29" w:rsidRPr="004F2B4F">
        <w:rPr>
          <w:lang w:val="en-US"/>
        </w:rPr>
        <w:fldChar w:fldCharType="begin"/>
      </w:r>
      <w:r w:rsidR="00B92B3A" w:rsidRPr="004F2B4F">
        <w:rPr>
          <w:lang w:val="en-US"/>
        </w:rPr>
        <w:instrText xml:space="preserve"> GOTOBUTTON ZEqnNum923440  \* MERGEFORMAT </w:instrText>
      </w:r>
      <w:r w:rsidR="004E6E29" w:rsidRPr="004F2B4F">
        <w:rPr>
          <w:lang w:val="en-US"/>
        </w:rPr>
        <w:fldChar w:fldCharType="begin"/>
      </w:r>
      <w:r w:rsidR="00B92B3A" w:rsidRPr="004F2B4F">
        <w:rPr>
          <w:lang w:val="en-US"/>
        </w:rPr>
        <w:instrText xml:space="preserve"> REF ZEqnNum923440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41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9" type="#_x0000_t75" style="width:300pt;height:150.55pt" o:ole="">
            <v:imagedata r:id="rId140" o:title=""/>
          </v:shape>
          <o:OLEObject Type="Embed" ProgID="Equation.DSMT4" ShapeID="_x0000_i1079" DrawAspect="Content" ObjectID="_1487145255" r:id="rId14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47</w:instrText>
        </w:r>
      </w:fldSimple>
      <w:r w:rsidRPr="004F2B4F">
        <w:rPr>
          <w:lang w:val="en-US"/>
        </w:rPr>
        <w:instrText>)</w:instrText>
      </w:r>
      <w:r w:rsidR="004E6E29"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80" type="#_x0000_t75" style="width:198.55pt;height:31.1pt" o:ole="">
            <v:imagedata r:id="rId142" o:title=""/>
          </v:shape>
          <o:OLEObject Type="Embed" ProgID="Equation.DSMT4" ShapeID="_x0000_i1080" DrawAspect="Content" ObjectID="_1487145256" r:id="rId143"/>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bookmarkStart w:id="74" w:name="ZEqnNum515341"/>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48</w:instrText>
        </w:r>
      </w:fldSimple>
      <w:r w:rsidRPr="004F2B4F">
        <w:rPr>
          <w:lang w:val="en-US"/>
        </w:rPr>
        <w:instrText>)</w:instrText>
      </w:r>
      <w:bookmarkEnd w:id="74"/>
      <w:r w:rsidR="004E6E29"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75" w:name="_Toc412623821"/>
      <w:r w:rsidRPr="004F2B4F">
        <w:rPr>
          <w:lang w:val="en-US"/>
        </w:rPr>
        <w:t>Shallow water equations</w:t>
      </w:r>
      <w:bookmarkEnd w:id="75"/>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1" type="#_x0000_t75" style="width:160.35pt;height:16.9pt" o:ole="">
            <v:imagedata r:id="rId144" o:title=""/>
          </v:shape>
          <o:OLEObject Type="Embed" ProgID="Equation.DSMT4" ShapeID="_x0000_i1081" DrawAspect="Content" ObjectID="_1487145257" r:id="rId145"/>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49</w:instrText>
        </w:r>
      </w:fldSimple>
      <w:r w:rsidR="00801832" w:rsidRPr="004F2B4F">
        <w:rPr>
          <w:lang w:val="en-US"/>
        </w:rPr>
        <w:instrText>)</w:instrText>
      </w:r>
      <w:r w:rsidR="004E6E29"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4E6E29" w:rsidRPr="004F2B4F">
        <w:rPr>
          <w:lang w:val="en-US"/>
        </w:rPr>
        <w:fldChar w:fldCharType="begin"/>
      </w:r>
      <w:r w:rsidR="00B92B3A" w:rsidRPr="004F2B4F">
        <w:rPr>
          <w:lang w:val="en-US"/>
        </w:rPr>
        <w:instrText xml:space="preserve"> GOTOBUTTON ZEqnNum369529  \* MERGEFORMAT </w:instrText>
      </w:r>
      <w:r w:rsidR="004E6E29" w:rsidRPr="004F2B4F">
        <w:rPr>
          <w:lang w:val="en-US"/>
        </w:rPr>
        <w:fldChar w:fldCharType="begin"/>
      </w:r>
      <w:r w:rsidR="00B92B3A" w:rsidRPr="004F2B4F">
        <w:rPr>
          <w:lang w:val="en-US"/>
        </w:rPr>
        <w:instrText xml:space="preserve"> REF ZEqnNum369529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50</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2" type="#_x0000_t75" style="width:174pt;height:33.8pt" o:ole="">
            <v:imagedata r:id="rId146" o:title=""/>
          </v:shape>
          <o:OLEObject Type="Embed" ProgID="Equation.DSMT4" ShapeID="_x0000_i1082" DrawAspect="Content" ObjectID="_1487145258" r:id="rId147"/>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76" w:name="ZEqnNum36952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50</w:instrText>
        </w:r>
      </w:fldSimple>
      <w:r w:rsidR="00801832" w:rsidRPr="004F2B4F">
        <w:rPr>
          <w:lang w:val="en-US"/>
        </w:rPr>
        <w:instrText>)</w:instrText>
      </w:r>
      <w:bookmarkEnd w:id="76"/>
      <w:r w:rsidR="004E6E29"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4"/>
          <w:lang w:val="en-US"/>
        </w:rPr>
        <w:object w:dxaOrig="7660" w:dyaOrig="2240">
          <v:shape id="_x0000_i1083" type="#_x0000_t75" style="width:382.9pt;height:112.9pt" o:ole="">
            <v:imagedata r:id="rId148" o:title=""/>
          </v:shape>
          <o:OLEObject Type="Embed" ProgID="Equation.DSMT4" ShapeID="_x0000_i1083" DrawAspect="Content" ObjectID="_1487145259" r:id="rId149"/>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77" w:name="ZEqnNum48851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51</w:instrText>
        </w:r>
      </w:fldSimple>
      <w:r w:rsidR="00801832" w:rsidRPr="004F2B4F">
        <w:rPr>
          <w:lang w:val="en-US"/>
        </w:rPr>
        <w:instrText>)</w:instrText>
      </w:r>
      <w:bookmarkEnd w:id="77"/>
      <w:r w:rsidR="004E6E29"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4E6E29" w:rsidRPr="004F2B4F">
        <w:rPr>
          <w:lang w:val="en-US"/>
        </w:rPr>
        <w:fldChar w:fldCharType="begin"/>
      </w:r>
      <w:r w:rsidR="00B92B3A" w:rsidRPr="004F2B4F">
        <w:rPr>
          <w:lang w:val="en-US"/>
        </w:rPr>
        <w:instrText xml:space="preserve"> GOTOBUTTON ZEqnNum488519  \* MERGEFORMAT </w:instrText>
      </w:r>
      <w:r w:rsidR="004E6E29" w:rsidRPr="004F2B4F">
        <w:rPr>
          <w:lang w:val="en-US"/>
        </w:rPr>
        <w:fldChar w:fldCharType="begin"/>
      </w:r>
      <w:r w:rsidR="00B92B3A" w:rsidRPr="004F2B4F">
        <w:rPr>
          <w:lang w:val="en-US"/>
        </w:rPr>
        <w:instrText xml:space="preserve"> REF ZEqnNum488519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51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78" w:name="_Toc412623822"/>
      <w:r w:rsidRPr="004F2B4F">
        <w:rPr>
          <w:lang w:val="en-US"/>
        </w:rPr>
        <w:t>Horizontal viscosity</w:t>
      </w:r>
      <w:bookmarkEnd w:id="78"/>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4" type="#_x0000_t75" style="width:240.55pt;height:42pt" o:ole="">
            <v:imagedata r:id="rId150" o:title=""/>
          </v:shape>
          <o:OLEObject Type="Embed" ProgID="Equation.DSMT4" ShapeID="_x0000_i1084" DrawAspect="Content" ObjectID="_1487145260" r:id="rId151"/>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79" w:name="ZEqnNum525463"/>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52</w:instrText>
        </w:r>
      </w:fldSimple>
      <w:r w:rsidR="00801832" w:rsidRPr="004F2B4F">
        <w:rPr>
          <w:lang w:val="en-US"/>
        </w:rPr>
        <w:instrText>)</w:instrText>
      </w:r>
      <w:bookmarkEnd w:id="79"/>
      <w:r w:rsidR="004E6E29"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4E6E29" w:rsidRPr="004F2B4F">
        <w:rPr>
          <w:lang w:val="en-US"/>
        </w:rPr>
        <w:fldChar w:fldCharType="begin"/>
      </w:r>
      <w:r w:rsidR="00B92B3A" w:rsidRPr="004F2B4F">
        <w:rPr>
          <w:lang w:val="en-US"/>
        </w:rPr>
        <w:instrText xml:space="preserve"> GOTOBUTTON ZEqnNum525463  \* MERGEFORMAT </w:instrText>
      </w:r>
      <w:r w:rsidR="004E6E29" w:rsidRPr="004F2B4F">
        <w:rPr>
          <w:lang w:val="en-US"/>
        </w:rPr>
        <w:fldChar w:fldCharType="begin"/>
      </w:r>
      <w:r w:rsidR="00B92B3A" w:rsidRPr="004F2B4F">
        <w:rPr>
          <w:lang w:val="en-US"/>
        </w:rPr>
        <w:instrText xml:space="preserve"> REF ZEqnNum525463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52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80" w:name="_Toc412623823"/>
      <w:r w:rsidRPr="004F2B4F">
        <w:rPr>
          <w:lang w:val="en-US"/>
        </w:rPr>
        <w:t>Bed shear stress</w:t>
      </w:r>
      <w:bookmarkEnd w:id="80"/>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5" type="#_x0000_t75" style="width:181.1pt;height:52.35pt" o:ole="">
            <v:imagedata r:id="rId152" o:title=""/>
          </v:shape>
          <o:OLEObject Type="Embed" ProgID="Equation.DSMT4" ShapeID="_x0000_i1085" DrawAspect="Content" ObjectID="_1487145261" r:id="rId153"/>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53</w:instrText>
        </w:r>
      </w:fldSimple>
      <w:r w:rsidR="00801832" w:rsidRPr="004F2B4F">
        <w:rPr>
          <w:lang w:val="en-US"/>
        </w:rPr>
        <w:instrText>)</w:instrText>
      </w:r>
      <w:r w:rsidR="004E6E29"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Table \* ARABIC \s 1 </w:instrText>
      </w:r>
      <w:r w:rsidR="00F10363">
        <w:rPr>
          <w:lang w:val="en-US"/>
        </w:rPr>
        <w:fldChar w:fldCharType="separate"/>
      </w:r>
      <w:r w:rsidR="00F10363">
        <w:rPr>
          <w:noProof/>
          <w:lang w:val="en-US"/>
        </w:rPr>
        <w:t>2</w:t>
      </w:r>
      <w:r w:rsidR="00F10363">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6" type="#_x0000_t75" style="width:51.25pt;height:34.9pt" o:ole="">
            <v:imagedata r:id="rId154" o:title=""/>
          </v:shape>
          <o:OLEObject Type="Embed" ProgID="Equation.DSMT4" ShapeID="_x0000_i1086" DrawAspect="Content" ObjectID="_1487145262" r:id="rId155"/>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54</w:instrText>
        </w:r>
      </w:fldSimple>
      <w:r w:rsidRPr="004F2B4F">
        <w:rPr>
          <w:lang w:val="en-US"/>
        </w:rPr>
        <w:instrText>)</w:instrText>
      </w:r>
      <w:r w:rsidR="004E6E29"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7" type="#_x0000_t75" style="width:57.25pt;height:36.55pt" o:ole="">
            <v:imagedata r:id="rId156" o:title=""/>
          </v:shape>
          <o:OLEObject Type="Embed" ProgID="Equation.DSMT4" ShapeID="_x0000_i1087" DrawAspect="Content" ObjectID="_1487145263" r:id="rId157"/>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55</w:instrText>
        </w:r>
      </w:fldSimple>
      <w:r w:rsidRPr="004F2B4F">
        <w:rPr>
          <w:lang w:val="en-US"/>
        </w:rPr>
        <w:instrText>)</w:instrText>
      </w:r>
      <w:r w:rsidR="004E6E29"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8" type="#_x0000_t75" style="width:114pt;height:61.1pt" o:ole="">
            <v:imagedata r:id="rId158" o:title=""/>
          </v:shape>
          <o:OLEObject Type="Embed" ProgID="Equation.DSMT4" ShapeID="_x0000_i1088" DrawAspect="Content" ObjectID="_1487145264" r:id="rId159"/>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56</w:instrText>
        </w:r>
      </w:fldSimple>
      <w:r w:rsidRPr="004F2B4F">
        <w:rPr>
          <w:lang w:val="en-US"/>
        </w:rPr>
        <w:instrText>)</w:instrText>
      </w:r>
      <w:r w:rsidR="004E6E29"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81"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9" type="#_x0000_t75" style="width:119.45pt;height:61.1pt" o:ole="">
            <v:imagedata r:id="rId160" o:title=""/>
          </v:shape>
          <o:OLEObject Type="Embed" ProgID="Equation.DSMT4" ShapeID="_x0000_i1089" DrawAspect="Content" ObjectID="_1487145265" r:id="rId161"/>
        </w:object>
      </w:r>
      <w:r w:rsidRPr="004F2B4F">
        <w:rPr>
          <w:lang w:val="en-US"/>
        </w:rPr>
        <w:t xml:space="preserve"> </w:t>
      </w:r>
      <w:r w:rsidRPr="004F2B4F">
        <w:rPr>
          <w:lang w:val="en-US"/>
        </w:rPr>
        <w:tab/>
      </w:r>
      <w:r w:rsidR="004E6E29" w:rsidRPr="004F2B4F">
        <w:rPr>
          <w:lang w:val="en-US"/>
        </w:rPr>
        <w:fldChar w:fldCharType="begin"/>
      </w:r>
      <w:r w:rsidRPr="004F2B4F">
        <w:rPr>
          <w:lang w:val="en-US"/>
        </w:rPr>
        <w:instrText xml:space="preserve"> MACROBUTTON MTPlaceRef \* MERGEFORMAT </w:instrText>
      </w:r>
      <w:r w:rsidR="004E6E29" w:rsidRPr="004F2B4F">
        <w:rPr>
          <w:lang w:val="en-US"/>
        </w:rPr>
        <w:fldChar w:fldCharType="begin"/>
      </w:r>
      <w:r w:rsidRPr="004F2B4F">
        <w:rPr>
          <w:lang w:val="en-US"/>
        </w:rPr>
        <w:instrText xml:space="preserve"> SEQ MTEqn \h \* MERGEFORMAT </w:instrText>
      </w:r>
      <w:r w:rsidR="004E6E29" w:rsidRPr="004F2B4F">
        <w:rPr>
          <w:lang w:val="en-US"/>
        </w:rPr>
        <w:fldChar w:fldCharType="end"/>
      </w:r>
      <w:r w:rsidRPr="004F2B4F">
        <w:rPr>
          <w:lang w:val="en-US"/>
        </w:rPr>
        <w:instrText>(</w:instrText>
      </w:r>
      <w:fldSimple w:instr=" SEQ MTSec \c \* Arabic \* MERGEFORMAT ">
        <w:r w:rsidR="000C1056">
          <w:rPr>
            <w:noProof/>
            <w:lang w:val="en-US"/>
          </w:rPr>
          <w:instrText>2</w:instrText>
        </w:r>
      </w:fldSimple>
      <w:r w:rsidRPr="004F2B4F">
        <w:rPr>
          <w:lang w:val="en-US"/>
        </w:rPr>
        <w:instrText>.</w:instrText>
      </w:r>
      <w:fldSimple w:instr=" SEQ MTEqn \c \* Arabic \* MERGEFORMAT ">
        <w:r w:rsidR="000C1056">
          <w:rPr>
            <w:noProof/>
            <w:lang w:val="en-US"/>
          </w:rPr>
          <w:instrText>57</w:instrText>
        </w:r>
      </w:fldSimple>
      <w:r w:rsidRPr="004F2B4F">
        <w:rPr>
          <w:lang w:val="en-US"/>
        </w:rPr>
        <w:instrText>)</w:instrText>
      </w:r>
      <w:r w:rsidR="004E6E29"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81"/>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tab/>
      </w:r>
      <w:r w:rsidRPr="004F2B4F">
        <w:rPr>
          <w:position w:val="-24"/>
          <w:lang w:val="en-US"/>
        </w:rPr>
        <w:object w:dxaOrig="2380" w:dyaOrig="620">
          <v:shape id="_x0000_i1090" type="#_x0000_t75" style="width:117.8pt;height:30.55pt" o:ole="">
            <v:imagedata r:id="rId162" o:title=""/>
          </v:shape>
          <o:OLEObject Type="Embed" ProgID="Equation.DSMT4" ShapeID="_x0000_i1090" DrawAspect="Content" ObjectID="_1487145266" r:id="rId163"/>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58</w:instrText>
        </w:r>
      </w:fldSimple>
      <w:r w:rsidR="00801832" w:rsidRPr="004F2B4F">
        <w:rPr>
          <w:lang w:val="en-US"/>
        </w:rPr>
        <w:instrText>)</w:instrText>
      </w:r>
      <w:r w:rsidR="004E6E29"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1" type="#_x0000_t75" style="width:177.8pt;height:65.45pt" o:ole="">
            <v:imagedata r:id="rId164" o:title=""/>
          </v:shape>
          <o:OLEObject Type="Embed" ProgID="Equation.DSMT4" ShapeID="_x0000_i1091" DrawAspect="Content" ObjectID="_1487145267" r:id="rId165"/>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59</w:instrText>
        </w:r>
      </w:fldSimple>
      <w:r w:rsidR="00801832" w:rsidRPr="004F2B4F">
        <w:rPr>
          <w:lang w:val="en-US"/>
        </w:rPr>
        <w:instrText>)</w:instrText>
      </w:r>
      <w:r w:rsidR="004E6E29"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2" type="#_x0000_t75" style="width:16.9pt;height:16.9pt" o:ole="">
            <v:imagedata r:id="rId92" o:title=""/>
          </v:shape>
          <o:OLEObject Type="Embed" ProgID="Equation.DSMT4" ShapeID="_x0000_i1092" DrawAspect="Content" ObjectID="_1487145268" r:id="rId16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82" w:name="_Toc412623825"/>
      <w:r w:rsidRPr="004F2B4F">
        <w:rPr>
          <w:lang w:val="en-US"/>
        </w:rPr>
        <w:t>Wind</w:t>
      </w:r>
      <w:bookmarkEnd w:id="82"/>
    </w:p>
    <w:p w:rsidR="00727EAA" w:rsidRPr="004F2B4F" w:rsidRDefault="00F41BBE" w:rsidP="002603CC">
      <w:pPr>
        <w:rPr>
          <w:color w:val="FF0000"/>
          <w:lang w:val="en-US"/>
        </w:rPr>
      </w:pPr>
      <w:commentRangeStart w:id="83"/>
      <w:r w:rsidRPr="004F2B4F">
        <w:rPr>
          <w:color w:val="FF0000"/>
          <w:lang w:val="en-US"/>
        </w:rPr>
        <w:t>@</w:t>
      </w:r>
      <w:commentRangeEnd w:id="83"/>
      <w:r w:rsidRPr="004F2B4F">
        <w:rPr>
          <w:rStyle w:val="CommentReference"/>
          <w:lang w:val="en-US"/>
        </w:rPr>
        <w:commentReference w:id="83"/>
      </w:r>
    </w:p>
    <w:p w:rsidR="00727EAA" w:rsidRPr="004F2B4F" w:rsidRDefault="00727EAA" w:rsidP="002603CC">
      <w:pPr>
        <w:pStyle w:val="Heading2"/>
        <w:jc w:val="both"/>
        <w:rPr>
          <w:lang w:val="en-US"/>
        </w:rPr>
      </w:pPr>
      <w:bookmarkStart w:id="84" w:name="_Toc412623826"/>
      <w:r w:rsidRPr="004F2B4F">
        <w:rPr>
          <w:lang w:val="en-US"/>
        </w:rPr>
        <w:t>Non-hydrostatic pressure correction</w:t>
      </w:r>
      <w:bookmarkEnd w:id="84"/>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85"/>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85"/>
      <w:r w:rsidR="004B0568" w:rsidRPr="004F2B4F">
        <w:rPr>
          <w:rStyle w:val="CommentReference"/>
          <w:lang w:val="en-US"/>
        </w:rPr>
        <w:commentReference w:id="85"/>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3" type="#_x0000_t75" style="width:63.8pt;height:30.55pt" o:ole="">
            <v:imagedata r:id="rId167" o:title=""/>
          </v:shape>
          <o:OLEObject Type="Embed" ProgID="Equation.DSMT4" ShapeID="_x0000_i1093" DrawAspect="Content" ObjectID="_1487145269" r:id="rId16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86" w:name="ZEqnNum82994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60</w:instrText>
        </w:r>
      </w:fldSimple>
      <w:r w:rsidR="00801832" w:rsidRPr="004F2B4F">
        <w:rPr>
          <w:lang w:val="en-US"/>
        </w:rPr>
        <w:instrText>)</w:instrText>
      </w:r>
      <w:bookmarkEnd w:id="86"/>
      <w:r w:rsidR="004E6E29"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4E6E29" w:rsidRPr="004F2B4F">
        <w:rPr>
          <w:lang w:val="en-US"/>
        </w:rPr>
        <w:fldChar w:fldCharType="begin"/>
      </w:r>
      <w:r w:rsidR="00B92B3A" w:rsidRPr="004F2B4F">
        <w:rPr>
          <w:lang w:val="en-US"/>
        </w:rPr>
        <w:instrText xml:space="preserve"> GOTOBUTTON ZEqnNum829942  \* MERGEFORMAT </w:instrText>
      </w:r>
      <w:r w:rsidR="004E6E29" w:rsidRPr="004F2B4F">
        <w:rPr>
          <w:lang w:val="en-US"/>
        </w:rPr>
        <w:fldChar w:fldCharType="begin"/>
      </w:r>
      <w:r w:rsidR="00B92B3A" w:rsidRPr="004F2B4F">
        <w:rPr>
          <w:lang w:val="en-US"/>
        </w:rPr>
        <w:instrText xml:space="preserve"> REF ZEqnNum829942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60</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4" type="#_x0000_t75" style="width:78.55pt;height:30.55pt" o:ole="">
            <v:imagedata r:id="rId169" o:title=""/>
          </v:shape>
          <o:OLEObject Type="Embed" ProgID="Equation.DSMT4" ShapeID="_x0000_i1094" DrawAspect="Content" ObjectID="_1487145270" r:id="rId17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87" w:name="ZEqnNum939704"/>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61</w:instrText>
        </w:r>
      </w:fldSimple>
      <w:r w:rsidR="00801832" w:rsidRPr="004F2B4F">
        <w:rPr>
          <w:lang w:val="en-US"/>
        </w:rPr>
        <w:instrText>)</w:instrText>
      </w:r>
      <w:bookmarkEnd w:id="87"/>
      <w:r w:rsidR="004E6E29"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5" type="#_x0000_t75" style="width:112.35pt;height:38.2pt" o:ole="">
            <v:imagedata r:id="rId171" o:title=""/>
          </v:shape>
          <o:OLEObject Type="Embed" ProgID="Equation.DSMT4" ShapeID="_x0000_i1095" DrawAspect="Content" ObjectID="_1487145271" r:id="rId17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88" w:name="ZEqnNum46626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62</w:instrText>
        </w:r>
      </w:fldSimple>
      <w:r w:rsidR="00801832" w:rsidRPr="004F2B4F">
        <w:rPr>
          <w:lang w:val="en-US"/>
        </w:rPr>
        <w:instrText>)</w:instrText>
      </w:r>
      <w:bookmarkEnd w:id="88"/>
      <w:r w:rsidR="004E6E29"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4E6E29" w:rsidRPr="004F2B4F">
        <w:rPr>
          <w:lang w:val="en-US"/>
        </w:rPr>
        <w:fldChar w:fldCharType="begin"/>
      </w:r>
      <w:r w:rsidR="00B92B3A" w:rsidRPr="004F2B4F">
        <w:rPr>
          <w:lang w:val="en-US"/>
        </w:rPr>
        <w:instrText xml:space="preserve"> GOTOBUTTON ZEqnNum939704  \* MERGEFORMAT </w:instrText>
      </w:r>
      <w:r w:rsidR="004E6E29" w:rsidRPr="004F2B4F">
        <w:rPr>
          <w:lang w:val="en-US"/>
        </w:rPr>
        <w:fldChar w:fldCharType="begin"/>
      </w:r>
      <w:r w:rsidR="00B92B3A" w:rsidRPr="004F2B4F">
        <w:rPr>
          <w:lang w:val="en-US"/>
        </w:rPr>
        <w:instrText xml:space="preserve"> REF ZEqnNum939704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in </w:t>
      </w:r>
      <w:r w:rsidR="004E6E29" w:rsidRPr="004F2B4F">
        <w:rPr>
          <w:lang w:val="en-US"/>
        </w:rPr>
        <w:fldChar w:fldCharType="begin"/>
      </w:r>
      <w:r w:rsidR="00B92B3A" w:rsidRPr="004F2B4F">
        <w:rPr>
          <w:lang w:val="en-US"/>
        </w:rPr>
        <w:instrText xml:space="preserve"> GOTOBUTTON ZEqnNum829942  \* MERGEFORMAT </w:instrText>
      </w:r>
      <w:r w:rsidR="004E6E29" w:rsidRPr="004F2B4F">
        <w:rPr>
          <w:lang w:val="en-US"/>
        </w:rPr>
        <w:fldChar w:fldCharType="begin"/>
      </w:r>
      <w:r w:rsidR="00B92B3A" w:rsidRPr="004F2B4F">
        <w:rPr>
          <w:lang w:val="en-US"/>
        </w:rPr>
        <w:instrText xml:space="preserve"> REF ZEqnNum829942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60</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6" type="#_x0000_t75" style="width:88.35pt;height:30.55pt" o:ole="">
            <v:imagedata r:id="rId173" o:title=""/>
          </v:shape>
          <o:OLEObject Type="Embed" ProgID="Equation.DSMT4" ShapeID="_x0000_i1096" DrawAspect="Content" ObjectID="_1487145272" r:id="rId17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89" w:name="ZEqnNum80135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63</w:instrText>
        </w:r>
      </w:fldSimple>
      <w:r w:rsidR="00801832" w:rsidRPr="004F2B4F">
        <w:rPr>
          <w:lang w:val="en-US"/>
        </w:rPr>
        <w:instrText>)</w:instrText>
      </w:r>
      <w:bookmarkEnd w:id="89"/>
      <w:r w:rsidR="004E6E29"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4E6E29" w:rsidRPr="004F2B4F">
        <w:rPr>
          <w:lang w:val="en-US"/>
        </w:rPr>
        <w:fldChar w:fldCharType="begin"/>
      </w:r>
      <w:r w:rsidR="00B92B3A" w:rsidRPr="004F2B4F">
        <w:rPr>
          <w:lang w:val="en-US"/>
        </w:rPr>
        <w:instrText xml:space="preserve"> GOTOBUTTON ZEqnNum801359  \* MERGEFORMAT </w:instrText>
      </w:r>
      <w:r w:rsidR="004E6E29" w:rsidRPr="004F2B4F">
        <w:rPr>
          <w:lang w:val="en-US"/>
        </w:rPr>
        <w:fldChar w:fldCharType="begin"/>
      </w:r>
      <w:r w:rsidR="00B92B3A" w:rsidRPr="004F2B4F">
        <w:rPr>
          <w:lang w:val="en-US"/>
        </w:rPr>
        <w:instrText xml:space="preserve"> REF ZEqnNum801359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63</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4E6E29" w:rsidRPr="004F2B4F">
        <w:rPr>
          <w:lang w:val="en-US"/>
        </w:rPr>
        <w:fldChar w:fldCharType="begin"/>
      </w:r>
      <w:r w:rsidR="00B92B3A" w:rsidRPr="004F2B4F">
        <w:rPr>
          <w:lang w:val="en-US"/>
        </w:rPr>
        <w:instrText xml:space="preserve"> GOTOBUTTON ZEqnNum466261  \* MERGEFORMAT </w:instrText>
      </w:r>
      <w:r w:rsidR="004E6E29" w:rsidRPr="004F2B4F">
        <w:rPr>
          <w:lang w:val="en-US"/>
        </w:rPr>
        <w:fldChar w:fldCharType="begin"/>
      </w:r>
      <w:r w:rsidR="00B92B3A" w:rsidRPr="004F2B4F">
        <w:rPr>
          <w:lang w:val="en-US"/>
        </w:rPr>
        <w:instrText xml:space="preserve"> REF ZEqnNum466261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7" type="#_x0000_t75" style="width:84.55pt;height:30.55pt" o:ole="">
            <v:imagedata r:id="rId175" o:title=""/>
          </v:shape>
          <o:OLEObject Type="Embed" ProgID="Equation.DSMT4" ShapeID="_x0000_i1097" DrawAspect="Content" ObjectID="_1487145273" r:id="rId17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64</w:instrText>
        </w:r>
      </w:fldSimple>
      <w:r w:rsidR="00801832" w:rsidRPr="004F2B4F">
        <w:rPr>
          <w:lang w:val="en-US"/>
        </w:rPr>
        <w:instrText>)</w:instrText>
      </w:r>
      <w:r w:rsidR="004E6E29"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8" type="#_x0000_t75" style="width:45.25pt;height:30.55pt" o:ole="">
            <v:imagedata r:id="rId177" o:title=""/>
          </v:shape>
          <o:OLEObject Type="Embed" ProgID="Equation.DSMT4" ShapeID="_x0000_i1098" DrawAspect="Content" ObjectID="_1487145274" r:id="rId178"/>
        </w:object>
      </w:r>
      <w:r w:rsidRPr="004F2B4F">
        <w:rPr>
          <w:lang w:val="en-US"/>
        </w:rPr>
        <w:t xml:space="preserve"> and reform if </w:t>
      </w:r>
      <w:r w:rsidR="00B17785" w:rsidRPr="004F2B4F">
        <w:rPr>
          <w:position w:val="-24"/>
          <w:lang w:val="en-US"/>
        </w:rPr>
        <w:object w:dxaOrig="900" w:dyaOrig="620">
          <v:shape id="_x0000_i1099" type="#_x0000_t75" style="width:44.75pt;height:30.55pt" o:ole="">
            <v:imagedata r:id="rId179" o:title=""/>
          </v:shape>
          <o:OLEObject Type="Embed" ProgID="Equation.DSMT4" ShapeID="_x0000_i1099" DrawAspect="Content" ObjectID="_1487145275" r:id="rId180"/>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90" w:name="_Toc412197875"/>
      <w:bookmarkStart w:id="91" w:name="_Toc412623827"/>
      <w:r w:rsidRPr="004F2B4F">
        <w:rPr>
          <w:lang w:val="en-US"/>
        </w:rPr>
        <w:t>Groundwater flow</w:t>
      </w:r>
      <w:bookmarkEnd w:id="90"/>
      <w:bookmarkEnd w:id="91"/>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92" w:name="_Toc412197876"/>
      <w:bookmarkStart w:id="93" w:name="_Toc412623828"/>
      <w:r w:rsidRPr="004F2B4F">
        <w:rPr>
          <w:lang w:val="en-US"/>
        </w:rPr>
        <w:t>Continuity</w:t>
      </w:r>
      <w:bookmarkEnd w:id="92"/>
      <w:bookmarkEnd w:id="93"/>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100" type="#_x0000_t75" style="width:40.35pt;height:14.2pt" o:ole="">
            <v:imagedata r:id="rId181" o:title=""/>
          </v:shape>
          <o:OLEObject Type="Embed" ProgID="Equation.DSMT4" ShapeID="_x0000_i1100" DrawAspect="Content" ObjectID="_1487145276" r:id="rId18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94" w:name="ZEqnNum113258"/>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65</w:instrText>
        </w:r>
      </w:fldSimple>
      <w:r w:rsidR="00801832" w:rsidRPr="004F2B4F">
        <w:rPr>
          <w:lang w:val="en-US"/>
        </w:rPr>
        <w:instrText>)</w:instrText>
      </w:r>
      <w:bookmarkEnd w:id="94"/>
      <w:r w:rsidR="004E6E29"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1" type="#_x0000_t75" style="width:44.2pt;height:54.55pt" o:ole="">
            <v:imagedata r:id="rId183" o:title=""/>
          </v:shape>
          <o:OLEObject Type="Embed" ProgID="Equation.DSMT4" ShapeID="_x0000_i1101" DrawAspect="Content" ObjectID="_1487145277" r:id="rId18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66</w:instrText>
        </w:r>
      </w:fldSimple>
      <w:r w:rsidR="00801832" w:rsidRPr="004F2B4F">
        <w:rPr>
          <w:lang w:val="en-US"/>
        </w:rPr>
        <w:instrText>)</w:instrText>
      </w:r>
      <w:r w:rsidR="004E6E29"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95" w:name="_Toc412197877"/>
      <w:bookmarkStart w:id="96" w:name="_Toc412623829"/>
      <w:r w:rsidRPr="004F2B4F">
        <w:rPr>
          <w:lang w:val="en-US"/>
        </w:rPr>
        <w:t>Equation of motions</w:t>
      </w:r>
      <w:bookmarkEnd w:id="95"/>
      <w:bookmarkEnd w:id="96"/>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94"/>
          <w:lang w:val="en-US"/>
        </w:rPr>
        <w:object w:dxaOrig="1380" w:dyaOrig="1980">
          <v:shape id="_x0000_i1102" type="#_x0000_t75" style="width:69.25pt;height:98.2pt" o:ole="">
            <v:imagedata r:id="rId185" o:title=""/>
          </v:shape>
          <o:OLEObject Type="Embed" ProgID="Equation.DSMT4" ShapeID="_x0000_i1102" DrawAspect="Content" ObjectID="_1487145278" r:id="rId18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97" w:name="ZEqnNum953353"/>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67</w:instrText>
        </w:r>
      </w:fldSimple>
      <w:r w:rsidR="00801832" w:rsidRPr="004F2B4F">
        <w:rPr>
          <w:lang w:val="en-US"/>
        </w:rPr>
        <w:instrText>)</w:instrText>
      </w:r>
      <w:bookmarkEnd w:id="97"/>
      <w:r w:rsidR="004E6E29"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3" type="#_x0000_t75" style="width:206.75pt;height:94.35pt" o:ole="">
            <v:imagedata r:id="rId187" o:title=""/>
          </v:shape>
          <o:OLEObject Type="Embed" ProgID="Equation.DSMT4" ShapeID="_x0000_i1103" DrawAspect="Content" ObjectID="_1487145279" r:id="rId18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98" w:name="ZEqnNum218388"/>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68</w:instrText>
        </w:r>
      </w:fldSimple>
      <w:r w:rsidR="00801832" w:rsidRPr="004F2B4F">
        <w:rPr>
          <w:lang w:val="en-US"/>
        </w:rPr>
        <w:instrText>)</w:instrText>
      </w:r>
      <w:bookmarkEnd w:id="98"/>
      <w:r w:rsidR="004E6E29"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ZEqnNum218388  \* MERGEFORMAT </w:instrText>
      </w:r>
      <w:r w:rsidR="004E6E29" w:rsidRPr="004F2B4F">
        <w:rPr>
          <w:lang w:val="en-US"/>
        </w:rPr>
        <w:fldChar w:fldCharType="begin"/>
      </w:r>
      <w:r w:rsidRPr="004F2B4F">
        <w:rPr>
          <w:lang w:val="en-US"/>
        </w:rPr>
        <w:instrText xml:space="preserve"> REF ZEqnNum218388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4" type="#_x0000_t75" style="width:173.45pt;height:39.25pt" o:ole="">
            <v:imagedata r:id="rId189" o:title=""/>
          </v:shape>
          <o:OLEObject Type="Embed" ProgID="Equation.DSMT4" ShapeID="_x0000_i1104" DrawAspect="Content" ObjectID="_1487145280" r:id="rId19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99" w:name="ZEqnNum576254"/>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69</w:instrText>
        </w:r>
      </w:fldSimple>
      <w:r w:rsidR="00801832" w:rsidRPr="004F2B4F">
        <w:rPr>
          <w:lang w:val="en-US"/>
        </w:rPr>
        <w:instrText>)</w:instrText>
      </w:r>
      <w:bookmarkEnd w:id="99"/>
      <w:r w:rsidR="004E6E29"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ZEqnNum576254  \* MERGEFORMAT </w:instrText>
      </w:r>
      <w:r w:rsidR="004E6E29" w:rsidRPr="004F2B4F">
        <w:rPr>
          <w:lang w:val="en-US"/>
        </w:rPr>
        <w:fldChar w:fldCharType="begin"/>
      </w:r>
      <w:r w:rsidRPr="004F2B4F">
        <w:rPr>
          <w:lang w:val="en-US"/>
        </w:rPr>
        <w:instrText xml:space="preserve"> REF ZEqnNum576254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69</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004E6E29" w:rsidRPr="004F2B4F">
        <w:rPr>
          <w:lang w:val="en-US"/>
        </w:rPr>
        <w:fldChar w:fldCharType="begin"/>
      </w:r>
      <w:r w:rsidRPr="004F2B4F">
        <w:rPr>
          <w:lang w:val="en-US"/>
        </w:rPr>
        <w:instrText xml:space="preserve"> GOTOBUTTON ZEqnNum576254  \* MERGEFORMAT </w:instrText>
      </w:r>
      <w:r w:rsidR="004E6E29" w:rsidRPr="004F2B4F">
        <w:rPr>
          <w:lang w:val="en-US"/>
        </w:rPr>
        <w:fldChar w:fldCharType="begin"/>
      </w:r>
      <w:r w:rsidRPr="004F2B4F">
        <w:rPr>
          <w:lang w:val="en-US"/>
        </w:rPr>
        <w:instrText xml:space="preserve"> REF ZEqnNum576254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69</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is solved using the coupled equations for continuity </w:t>
      </w:r>
      <w:r w:rsidR="004E6E29" w:rsidRPr="004F2B4F">
        <w:rPr>
          <w:lang w:val="en-US"/>
        </w:rPr>
        <w:fldChar w:fldCharType="begin"/>
      </w:r>
      <w:r w:rsidRPr="004F2B4F">
        <w:rPr>
          <w:lang w:val="en-US"/>
        </w:rPr>
        <w:instrText xml:space="preserve"> GOTOBUTTON ZEqnNum113258  \* MERGEFORMAT </w:instrText>
      </w:r>
      <w:r w:rsidR="004E6E29" w:rsidRPr="004F2B4F">
        <w:rPr>
          <w:lang w:val="en-US"/>
        </w:rPr>
        <w:fldChar w:fldCharType="begin"/>
      </w:r>
      <w:r w:rsidRPr="004F2B4F">
        <w:rPr>
          <w:lang w:val="en-US"/>
        </w:rPr>
        <w:instrText xml:space="preserve"> REF ZEqnNum113258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65</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motion </w:t>
      </w:r>
      <w:r w:rsidR="004E6E29" w:rsidRPr="004F2B4F">
        <w:rPr>
          <w:lang w:val="en-US"/>
        </w:rPr>
        <w:fldChar w:fldCharType="begin"/>
      </w:r>
      <w:r w:rsidRPr="004F2B4F">
        <w:rPr>
          <w:lang w:val="en-US"/>
        </w:rPr>
        <w:instrText xml:space="preserve"> GOTOBUTTON ZEqnNum953353  \* MERGEFORMAT </w:instrText>
      </w:r>
      <w:r w:rsidR="004E6E29" w:rsidRPr="004F2B4F">
        <w:rPr>
          <w:lang w:val="en-US"/>
        </w:rPr>
        <w:fldChar w:fldCharType="begin"/>
      </w:r>
      <w:r w:rsidRPr="004F2B4F">
        <w:rPr>
          <w:lang w:val="en-US"/>
        </w:rPr>
        <w:instrText xml:space="preserve"> REF ZEqnNum953353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67</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5" type="#_x0000_t75" style="width:126pt;height:81.8pt" o:ole="">
            <v:imagedata r:id="rId191" o:title=""/>
          </v:shape>
          <o:OLEObject Type="Embed" ProgID="Equation.DSMT4" ShapeID="_x0000_i1105" DrawAspect="Content" ObjectID="_1487145281" r:id="rId19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100" w:name="ZEqnNum41842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70</w:instrText>
        </w:r>
      </w:fldSimple>
      <w:r w:rsidR="00801832" w:rsidRPr="004F2B4F">
        <w:rPr>
          <w:lang w:val="en-US"/>
        </w:rPr>
        <w:instrText>)</w:instrText>
      </w:r>
      <w:bookmarkEnd w:id="100"/>
      <w:r w:rsidR="004E6E29" w:rsidRPr="004F2B4F">
        <w:rPr>
          <w:lang w:val="en-US"/>
        </w:rPr>
        <w:fldChar w:fldCharType="end"/>
      </w:r>
    </w:p>
    <w:p w:rsidR="00572157" w:rsidRPr="004F2B4F" w:rsidRDefault="00572157" w:rsidP="002603CC">
      <w:pPr>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ZEqnNum418429  \* MERGEFORMAT </w:instrText>
      </w:r>
      <w:r w:rsidR="004E6E29" w:rsidRPr="004F2B4F">
        <w:rPr>
          <w:lang w:val="en-US"/>
        </w:rPr>
        <w:fldChar w:fldCharType="begin"/>
      </w:r>
      <w:r w:rsidRPr="004F2B4F">
        <w:rPr>
          <w:lang w:val="en-US"/>
        </w:rPr>
        <w:instrText xml:space="preserve"> REF ZEqnNum418429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70</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6" type="#_x0000_t75" style="width:25.65pt;height:22.35pt" o:ole="">
            <v:imagedata r:id="rId193" o:title=""/>
          </v:shape>
          <o:OLEObject Type="Embed" ProgID="Equation.DSMT4" ShapeID="_x0000_i1106" DrawAspect="Content" ObjectID="_1487145282" r:id="rId194"/>
        </w:object>
      </w:r>
      <w:r w:rsidRPr="004F2B4F">
        <w:rPr>
          <w:lang w:val="en-US"/>
        </w:rPr>
        <w:t>) and the thickness of the wetting front (</w:t>
      </w:r>
      <w:r w:rsidRPr="004F2B4F">
        <w:rPr>
          <w:i/>
          <w:position w:val="-14"/>
          <w:lang w:val="en-US"/>
        </w:rPr>
        <w:object w:dxaOrig="460" w:dyaOrig="380">
          <v:shape id="_x0000_i1107" type="#_x0000_t75" style="width:23.45pt;height:19.1pt" o:ole="">
            <v:imagedata r:id="rId195" o:title=""/>
          </v:shape>
          <o:OLEObject Type="Embed" ProgID="Equation.DSMT4" ShapeID="_x0000_i1107" DrawAspect="Content" ObjectID="_1487145283" r:id="rId196"/>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8" type="#_x0000_t75" style="width:99.8pt;height:32.75pt" o:ole="">
            <v:imagedata r:id="rId197" o:title=""/>
          </v:shape>
          <o:OLEObject Type="Embed" ProgID="Equation.DSMT4" ShapeID="_x0000_i1108" DrawAspect="Content" ObjectID="_1487145284" r:id="rId19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71</w:instrText>
        </w:r>
      </w:fldSimple>
      <w:r w:rsidR="00801832" w:rsidRPr="004F2B4F">
        <w:rPr>
          <w:lang w:val="en-US"/>
        </w:rPr>
        <w:instrText>)</w:instrText>
      </w:r>
      <w:r w:rsidR="004E6E29"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14"/>
          <w:lang w:val="en-US"/>
        </w:rPr>
        <w:object w:dxaOrig="1440" w:dyaOrig="380">
          <v:shape id="_x0000_i1109" type="#_x0000_t75" style="width:1in;height:19.1pt" o:ole="">
            <v:imagedata r:id="rId199" o:title=""/>
          </v:shape>
          <o:OLEObject Type="Embed" ProgID="Equation.DSMT4" ShapeID="_x0000_i1109" DrawAspect="Content" ObjectID="_1487145285" r:id="rId20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72</w:instrText>
        </w:r>
      </w:fldSimple>
      <w:r w:rsidR="00801832" w:rsidRPr="004F2B4F">
        <w:rPr>
          <w:lang w:val="en-US"/>
        </w:rPr>
        <w:instrText>)</w:instrText>
      </w:r>
      <w:r w:rsidR="004E6E29"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10" type="#_x0000_t75" style="width:82.9pt;height:31.1pt" o:ole="">
            <v:imagedata r:id="rId201" o:title=""/>
          </v:shape>
          <o:OLEObject Type="Embed" ProgID="Equation.DSMT4" ShapeID="_x0000_i1110" DrawAspect="Content" ObjectID="_1487145286" r:id="rId20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73</w:instrText>
        </w:r>
      </w:fldSimple>
      <w:r w:rsidR="00801832" w:rsidRPr="004F2B4F">
        <w:rPr>
          <w:lang w:val="en-US"/>
        </w:rPr>
        <w:instrText>)</w:instrText>
      </w:r>
      <w:r w:rsidR="004E6E29"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1" type="#_x0000_t75" style="width:256.9pt;height:34.9pt" o:ole="">
            <v:imagedata r:id="rId203" o:title=""/>
          </v:shape>
          <o:OLEObject Type="Embed" ProgID="Equation.DSMT4" ShapeID="_x0000_i1111" DrawAspect="Content" ObjectID="_1487145287" r:id="rId20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74</w:instrText>
        </w:r>
      </w:fldSimple>
      <w:r w:rsidR="00801832" w:rsidRPr="004F2B4F">
        <w:rPr>
          <w:lang w:val="en-US"/>
        </w:rPr>
        <w:instrText>)</w:instrText>
      </w:r>
      <w:r w:rsidR="004E6E29"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2" type="#_x0000_t75" style="width:137.45pt;height:31.1pt" o:ole="">
            <v:imagedata r:id="rId205" o:title=""/>
          </v:shape>
          <o:OLEObject Type="Embed" ProgID="Equation.DSMT4" ShapeID="_x0000_i1112" DrawAspect="Content" ObjectID="_1487145288" r:id="rId20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75</w:instrText>
        </w:r>
      </w:fldSimple>
      <w:r w:rsidR="00801832" w:rsidRPr="004F2B4F">
        <w:rPr>
          <w:lang w:val="en-US"/>
        </w:rPr>
        <w:instrText>)</w:instrText>
      </w:r>
      <w:r w:rsidR="004E6E29"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01" w:name="_Toc412623830"/>
      <w:r w:rsidRPr="004F2B4F">
        <w:rPr>
          <w:lang w:val="en-US"/>
        </w:rPr>
        <w:t>Sediment transport</w:t>
      </w:r>
      <w:bookmarkEnd w:id="101"/>
    </w:p>
    <w:p w:rsidR="00EB76FC" w:rsidRPr="004F2B4F" w:rsidRDefault="00EB76FC" w:rsidP="002603CC">
      <w:pPr>
        <w:pStyle w:val="Heading3"/>
        <w:jc w:val="both"/>
        <w:rPr>
          <w:lang w:val="en-US"/>
        </w:rPr>
      </w:pPr>
      <w:bookmarkStart w:id="102" w:name="_Toc412623831"/>
      <w:r w:rsidRPr="004F2B4F">
        <w:rPr>
          <w:lang w:val="en-US"/>
        </w:rPr>
        <w:t>Advection-diffusion equation</w:t>
      </w:r>
      <w:bookmarkEnd w:id="102"/>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3" type="#_x0000_t75" style="width:322.9pt;height:37.1pt" o:ole="">
            <v:imagedata r:id="rId207" o:title=""/>
          </v:shape>
          <o:OLEObject Type="Embed" ProgID="Equation.DSMT4" ShapeID="_x0000_i1113" DrawAspect="Content" ObjectID="_1487145289" r:id="rId20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103" w:name="ZEqnNum934820"/>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76</w:instrText>
        </w:r>
      </w:fldSimple>
      <w:r w:rsidR="00801832" w:rsidRPr="004F2B4F">
        <w:rPr>
          <w:lang w:val="en-US"/>
        </w:rPr>
        <w:instrText>)</w:instrText>
      </w:r>
      <w:bookmarkEnd w:id="103"/>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4E6E29" w:rsidRPr="004F2B4F">
        <w:rPr>
          <w:lang w:val="en-US"/>
        </w:rPr>
        <w:fldChar w:fldCharType="begin"/>
      </w:r>
      <w:r w:rsidR="00394891" w:rsidRPr="004F2B4F">
        <w:rPr>
          <w:lang w:val="en-US"/>
        </w:rPr>
        <w:instrText xml:space="preserve"> GOTOBUTTON ZEqnNum934820  \* MERGEFORMAT </w:instrText>
      </w:r>
      <w:r w:rsidR="004E6E29" w:rsidRPr="004F2B4F">
        <w:rPr>
          <w:lang w:val="en-US"/>
        </w:rPr>
        <w:fldChar w:fldCharType="begin"/>
      </w:r>
      <w:r w:rsidR="00394891" w:rsidRPr="004F2B4F">
        <w:rPr>
          <w:lang w:val="en-US"/>
        </w:rPr>
        <w:instrText xml:space="preserve"> REF ZEqnNum934820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76</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4" type="#_x0000_t75" style="width:120.55pt;height:37.65pt" o:ole="">
            <v:imagedata r:id="rId209" o:title=""/>
          </v:shape>
          <o:OLEObject Type="Embed" ProgID="Equation.DSMT4" ShapeID="_x0000_i1114" DrawAspect="Content" ObjectID="_1487145290" r:id="rId21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77</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104" w:name="_Toc412623832"/>
      <w:r w:rsidRPr="004F2B4F">
        <w:rPr>
          <w:lang w:val="en-US"/>
        </w:rPr>
        <w:t>General parameters</w:t>
      </w:r>
      <w:bookmarkEnd w:id="104"/>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4E6E29" w:rsidRPr="004F2B4F">
        <w:rPr>
          <w:lang w:val="en-US"/>
        </w:rPr>
        <w:fldChar w:fldCharType="begin"/>
      </w:r>
      <w:r w:rsidR="00394891" w:rsidRPr="004F2B4F">
        <w:rPr>
          <w:lang w:val="en-US"/>
        </w:rPr>
        <w:instrText xml:space="preserve"> GOTOBUTTON ZEqnNum872304  \* MERGEFORMAT </w:instrText>
      </w:r>
      <w:r w:rsidR="004E6E29" w:rsidRPr="004F2B4F">
        <w:rPr>
          <w:lang w:val="en-US"/>
        </w:rPr>
        <w:fldChar w:fldCharType="begin"/>
      </w:r>
      <w:r w:rsidR="00394891" w:rsidRPr="004F2B4F">
        <w:rPr>
          <w:lang w:val="en-US"/>
        </w:rPr>
        <w:instrText xml:space="preserve"> REF ZEqnNum872304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78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5" type="#_x0000_t75" style="width:103.1pt;height:27.8pt" o:ole="">
            <v:imagedata r:id="rId211" o:title=""/>
          </v:shape>
          <o:OLEObject Type="Embed" ProgID="Equation.DSMT4" ShapeID="_x0000_i1115" DrawAspect="Content" ObjectID="_1487145291" r:id="rId21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105" w:name="ZEqnNum872304"/>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78</w:instrText>
        </w:r>
      </w:fldSimple>
      <w:r w:rsidR="00801832" w:rsidRPr="004F2B4F">
        <w:rPr>
          <w:lang w:val="en-US"/>
        </w:rPr>
        <w:instrText>)</w:instrText>
      </w:r>
      <w:bookmarkEnd w:id="105"/>
      <w:r w:rsidR="004E6E29"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6" type="#_x0000_t75" style="width:236.75pt;height:40.9pt" o:ole="">
            <v:imagedata r:id="rId213" o:title=""/>
          </v:shape>
          <o:OLEObject Type="Embed" ProgID="Equation.DSMT4" ShapeID="_x0000_i1116" DrawAspect="Content" ObjectID="_1487145292" r:id="rId21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79</w:instrText>
        </w:r>
      </w:fldSimple>
      <w:r w:rsidR="00801832" w:rsidRPr="004F2B4F">
        <w:rPr>
          <w:lang w:val="en-US"/>
        </w:rPr>
        <w:instrText>)</w:instrText>
      </w:r>
      <w:r w:rsidR="004E6E29"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7" type="#_x0000_t75" style="width:153.25pt;height:37.1pt" o:ole="">
            <v:imagedata r:id="rId215" o:title=""/>
          </v:shape>
          <o:OLEObject Type="Embed" ProgID="Equation.DSMT4" ShapeID="_x0000_i1117" DrawAspect="Content" ObjectID="_1487145293" r:id="rId21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80</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8" type="#_x0000_t75" style="width:98.2pt;height:20.75pt" o:ole="">
            <v:imagedata r:id="rId217" o:title=""/>
          </v:shape>
          <o:OLEObject Type="Embed" ProgID="Equation.DSMT4" ShapeID="_x0000_i1118" DrawAspect="Content" ObjectID="_1487145294" r:id="rId21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81</w:instrText>
        </w:r>
      </w:fldSimple>
      <w:r w:rsidR="00801832" w:rsidRPr="004F2B4F">
        <w:rPr>
          <w:lang w:val="en-US"/>
        </w:rPr>
        <w:instrText>)</w:instrText>
      </w:r>
      <w:r w:rsidR="004E6E29"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106"/>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106"/>
      <w:r w:rsidR="00460A04" w:rsidRPr="004F2B4F">
        <w:rPr>
          <w:rStyle w:val="CommentReference"/>
          <w:lang w:val="en-US"/>
        </w:rPr>
        <w:commentReference w:id="106"/>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107" w:name="_Toc412623833"/>
      <w:r w:rsidRPr="004F2B4F">
        <w:rPr>
          <w:lang w:val="en-US"/>
        </w:rPr>
        <w:t>Transport formulations</w:t>
      </w:r>
      <w:bookmarkEnd w:id="107"/>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4E6E29" w:rsidRPr="004F2B4F">
        <w:rPr>
          <w:lang w:val="en-US"/>
        </w:rPr>
        <w:fldChar w:fldCharType="begin"/>
      </w:r>
      <w:r w:rsidR="00394891" w:rsidRPr="004F2B4F">
        <w:rPr>
          <w:lang w:val="en-US"/>
        </w:rPr>
        <w:instrText xml:space="preserve"> GOTOBUTTON ZEqnNum890759  \* MERGEFORMAT </w:instrText>
      </w:r>
      <w:r w:rsidR="004E6E29" w:rsidRPr="004F2B4F">
        <w:rPr>
          <w:lang w:val="en-US"/>
        </w:rPr>
        <w:fldChar w:fldCharType="begin"/>
      </w:r>
      <w:r w:rsidR="00394891" w:rsidRPr="004F2B4F">
        <w:rPr>
          <w:lang w:val="en-US"/>
        </w:rPr>
        <w:instrText xml:space="preserve"> REF ZEqnNum890759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82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9" type="#_x0000_t75" style="width:262.35pt;height:32.2pt" o:ole="">
            <v:imagedata r:id="rId219" o:title=""/>
          </v:shape>
          <o:OLEObject Type="Embed" ProgID="Equation.DSMT4" ShapeID="_x0000_i1119" DrawAspect="Content" ObjectID="_1487145295" r:id="rId22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108" w:name="ZEqnNum89075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82</w:instrText>
        </w:r>
      </w:fldSimple>
      <w:r w:rsidR="00801832" w:rsidRPr="004F2B4F">
        <w:rPr>
          <w:lang w:val="en-US"/>
        </w:rPr>
        <w:instrText>)</w:instrText>
      </w:r>
      <w:bookmarkEnd w:id="108"/>
      <w:r w:rsidR="004E6E29"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20" type="#_x0000_t75" style="width:199.65pt;height:96pt" o:ole="">
            <v:imagedata r:id="rId221" o:title=""/>
          </v:shape>
          <o:OLEObject Type="Embed" ProgID="Equation.DSMT4" ShapeID="_x0000_i1120" DrawAspect="Content" ObjectID="_1487145296" r:id="rId22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83</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1" type="#_x0000_t75" style="width:252.55pt;height:40.9pt" o:ole="">
            <v:imagedata r:id="rId223" o:title=""/>
          </v:shape>
          <o:OLEObject Type="Embed" ProgID="Equation.DSMT4" ShapeID="_x0000_i1121" DrawAspect="Content" ObjectID="_1487145297" r:id="rId22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84</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2" type="#_x0000_t75" style="width:84.55pt;height:34.35pt" o:ole="">
            <v:imagedata r:id="rId225" o:title=""/>
          </v:shape>
          <o:OLEObject Type="Embed" ProgID="Equation.DSMT4" ShapeID="_x0000_i1122" DrawAspect="Content" ObjectID="_1487145298" r:id="rId22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85</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3" type="#_x0000_t75" style="width:222.55pt;height:77.45pt" o:ole="">
            <v:imagedata r:id="rId227" o:title=""/>
          </v:shape>
          <o:OLEObject Type="Embed" ProgID="Equation.DSMT4" ShapeID="_x0000_i1123" DrawAspect="Content" ObjectID="_1487145299" r:id="rId22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86</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4E6E29" w:rsidRPr="004F2B4F">
        <w:rPr>
          <w:lang w:val="en-US"/>
        </w:rPr>
        <w:fldChar w:fldCharType="begin"/>
      </w:r>
      <w:r w:rsidR="00DD107B" w:rsidRPr="004F2B4F">
        <w:rPr>
          <w:lang w:val="en-US"/>
        </w:rPr>
        <w:instrText xml:space="preserve"> GOTOBUTTON ZEqnNum280790  \* MERGEFORMAT </w:instrText>
      </w:r>
      <w:r w:rsidR="004E6E29" w:rsidRPr="004F2B4F">
        <w:rPr>
          <w:lang w:val="en-US"/>
        </w:rPr>
        <w:fldChar w:fldCharType="begin"/>
      </w:r>
      <w:r w:rsidR="00DD107B" w:rsidRPr="004F2B4F">
        <w:rPr>
          <w:lang w:val="en-US"/>
        </w:rPr>
        <w:instrText xml:space="preserve"> REF ZEqnNum280790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87</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4" type="#_x0000_t75" style="width:148.35pt;height:77.45pt" o:ole="">
            <v:imagedata r:id="rId229" o:title=""/>
          </v:shape>
          <o:OLEObject Type="Embed" ProgID="Equation.DSMT4" ShapeID="_x0000_i1124" DrawAspect="Content" ObjectID="_1487145300" r:id="rId23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109" w:name="ZEqnNum280790"/>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87</w:instrText>
        </w:r>
      </w:fldSimple>
      <w:r w:rsidR="00801832" w:rsidRPr="004F2B4F">
        <w:rPr>
          <w:lang w:val="en-US"/>
        </w:rPr>
        <w:instrText>)</w:instrText>
      </w:r>
      <w:bookmarkEnd w:id="109"/>
      <w:r w:rsidR="004E6E29"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5" type="#_x0000_t75" style="width:5.45pt;height:5.45pt" o:ole="">
            <v:imagedata r:id="rId231" o:title=""/>
          </v:shape>
          <o:OLEObject Type="Embed" ProgID="Equation.DSMT4" ShapeID="_x0000_i1125" DrawAspect="Content" ObjectID="_1487145301" r:id="rId232"/>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6" type="#_x0000_t75" style="width:183.25pt;height:63.8pt" o:ole="">
            <v:imagedata r:id="rId233" o:title=""/>
          </v:shape>
          <o:OLEObject Type="Embed" ProgID="Equation.DSMT4" ShapeID="_x0000_i1126" DrawAspect="Content" ObjectID="_1487145302" r:id="rId23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88</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r w:rsidRPr="004F2B4F">
        <w:rPr>
          <w:lang w:val="en-US"/>
        </w:rPr>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7" type="#_x0000_t75" style="width:247.1pt;height:42pt" o:ole="">
            <v:imagedata r:id="rId235" o:title=""/>
          </v:shape>
          <o:OLEObject Type="Embed" ProgID="Equation.DSMT4" ShapeID="_x0000_i1127" DrawAspect="Content" ObjectID="_1487145303" r:id="rId23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89</w:instrText>
        </w:r>
      </w:fldSimple>
      <w:r w:rsidR="00801832" w:rsidRPr="004F2B4F">
        <w:rPr>
          <w:lang w:val="en-US"/>
        </w:rPr>
        <w:instrText>)</w:instrText>
      </w:r>
      <w:r w:rsidR="004E6E29"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8" type="#_x0000_t75" style="width:242.75pt;height:37.1pt" o:ole="">
            <v:imagedata r:id="rId237" o:title=""/>
          </v:shape>
          <o:OLEObject Type="Embed" ProgID="Equation.DSMT4" ShapeID="_x0000_i1128" DrawAspect="Content" ObjectID="_1487145304" r:id="rId23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90</w:instrText>
        </w:r>
      </w:fldSimple>
      <w:r w:rsidR="00801832" w:rsidRPr="004F2B4F">
        <w:rPr>
          <w:lang w:val="en-US"/>
        </w:rPr>
        <w:instrText>)</w:instrText>
      </w:r>
      <w:r w:rsidR="004E6E29"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9" type="#_x0000_t75" style="width:236.2pt;height:121.65pt" o:ole="">
            <v:imagedata r:id="rId239" o:title=""/>
          </v:shape>
          <o:OLEObject Type="Embed" ProgID="Equation.DSMT4" ShapeID="_x0000_i1129" DrawAspect="Content" ObjectID="_1487145305" r:id="rId24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91</w:instrText>
        </w:r>
      </w:fldSimple>
      <w:r w:rsidR="00801832" w:rsidRPr="004F2B4F">
        <w:rPr>
          <w:lang w:val="en-US"/>
        </w:rPr>
        <w:instrText>)</w:instrText>
      </w:r>
      <w:r w:rsidR="004E6E29"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30" type="#_x0000_t75" style="width:265.65pt;height:50.2pt" o:ole="">
            <v:imagedata r:id="rId241" o:title=""/>
          </v:shape>
          <o:OLEObject Type="Embed" ProgID="Equation.DSMT4" ShapeID="_x0000_i1130" DrawAspect="Content" ObjectID="_1487145306" r:id="rId24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92</w:instrText>
        </w:r>
      </w:fldSimple>
      <w:r w:rsidR="00801832" w:rsidRPr="004F2B4F">
        <w:rPr>
          <w:lang w:val="en-US"/>
        </w:rPr>
        <w:instrText>)</w:instrText>
      </w:r>
      <w:r w:rsidR="004E6E29" w:rsidRPr="004F2B4F">
        <w:rPr>
          <w:lang w:val="en-US"/>
        </w:rPr>
        <w:fldChar w:fldCharType="end"/>
      </w:r>
    </w:p>
    <w:p w:rsidR="00EB76FC" w:rsidRPr="004F2B4F" w:rsidRDefault="00EB76FC" w:rsidP="002603CC">
      <w:pPr>
        <w:pStyle w:val="Heading3"/>
        <w:jc w:val="both"/>
        <w:rPr>
          <w:lang w:val="en-US"/>
        </w:rPr>
      </w:pPr>
      <w:bookmarkStart w:id="110" w:name="_Toc412623834"/>
      <w:r w:rsidRPr="004F2B4F">
        <w:rPr>
          <w:lang w:val="en-US"/>
        </w:rPr>
        <w:t>Effects of wave nonlinearity</w:t>
      </w:r>
      <w:bookmarkEnd w:id="110"/>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1" type="#_x0000_t75" style="width:236.75pt;height:72.55pt" o:ole="">
            <v:imagedata r:id="rId243" o:title=""/>
          </v:shape>
          <o:OLEObject Type="Embed" ProgID="Equation.DSMT4" ShapeID="_x0000_i1131" DrawAspect="Content" ObjectID="_1487145307" r:id="rId244"/>
        </w:object>
      </w:r>
      <w:r w:rsidRPr="004F2B4F">
        <w:rPr>
          <w:szCs w:val="21"/>
          <w:lang w:val="en-US"/>
        </w:rPr>
        <w:t xml:space="preserve"> </w:t>
      </w:r>
      <w:r w:rsidRPr="004F2B4F">
        <w:rPr>
          <w:szCs w:val="21"/>
          <w:lang w:val="en-US"/>
        </w:rPr>
        <w:tab/>
      </w:r>
      <w:r w:rsidR="004E6E29" w:rsidRPr="004F2B4F">
        <w:rPr>
          <w:szCs w:val="21"/>
          <w:lang w:val="en-US"/>
        </w:rPr>
        <w:fldChar w:fldCharType="begin"/>
      </w:r>
      <w:r w:rsidR="00801832" w:rsidRPr="004F2B4F">
        <w:rPr>
          <w:szCs w:val="21"/>
          <w:lang w:val="en-US"/>
        </w:rPr>
        <w:instrText xml:space="preserve"> MACROBUTTON MTPlaceRef \* MERGEFORMAT </w:instrText>
      </w:r>
      <w:r w:rsidR="004E6E29" w:rsidRPr="004F2B4F">
        <w:rPr>
          <w:szCs w:val="21"/>
          <w:lang w:val="en-US"/>
        </w:rPr>
        <w:fldChar w:fldCharType="begin"/>
      </w:r>
      <w:r w:rsidR="00801832" w:rsidRPr="004F2B4F">
        <w:rPr>
          <w:szCs w:val="21"/>
          <w:lang w:val="en-US"/>
        </w:rPr>
        <w:instrText xml:space="preserve"> SEQ MTEqn \h \* MERGEFORMAT </w:instrText>
      </w:r>
      <w:r w:rsidR="004E6E29" w:rsidRPr="004F2B4F">
        <w:rPr>
          <w:szCs w:val="21"/>
          <w:lang w:val="en-US"/>
        </w:rPr>
        <w:fldChar w:fldCharType="end"/>
      </w:r>
      <w:r w:rsidR="00801832" w:rsidRPr="004F2B4F">
        <w:rPr>
          <w:szCs w:val="21"/>
          <w:lang w:val="en-US"/>
        </w:rPr>
        <w:instrText>(</w:instrText>
      </w:r>
      <w:fldSimple w:instr=" SEQ MTSec \c \* Arabic \* MERGEFORMAT ">
        <w:r w:rsidR="000C1056">
          <w:rPr>
            <w:noProof/>
            <w:szCs w:val="21"/>
            <w:lang w:val="en-US"/>
          </w:rPr>
          <w:instrText>2</w:instrText>
        </w:r>
      </w:fldSimple>
      <w:r w:rsidR="00801832" w:rsidRPr="004F2B4F">
        <w:rPr>
          <w:szCs w:val="21"/>
          <w:lang w:val="en-US"/>
        </w:rPr>
        <w:instrText>.</w:instrText>
      </w:r>
      <w:fldSimple w:instr=" SEQ MTEqn \c \* Arabic \* MERGEFORMAT ">
        <w:r w:rsidR="000C1056">
          <w:rPr>
            <w:noProof/>
            <w:szCs w:val="21"/>
            <w:lang w:val="en-US"/>
          </w:rPr>
          <w:instrText>93</w:instrText>
        </w:r>
      </w:fldSimple>
      <w:r w:rsidR="00801832" w:rsidRPr="004F2B4F">
        <w:rPr>
          <w:szCs w:val="21"/>
          <w:lang w:val="en-US"/>
        </w:rPr>
        <w:instrText>)</w:instrText>
      </w:r>
      <w:r w:rsidR="004E6E29"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4E6E29" w:rsidRPr="004F2B4F">
        <w:rPr>
          <w:szCs w:val="21"/>
          <w:lang w:val="en-US"/>
        </w:rPr>
        <w:fldChar w:fldCharType="begin"/>
      </w:r>
      <w:r w:rsidR="00884B8A" w:rsidRPr="004F2B4F">
        <w:rPr>
          <w:szCs w:val="21"/>
          <w:lang w:val="en-US"/>
        </w:rPr>
        <w:instrText xml:space="preserve"> GOTOBUTTON ZEqnNum326040  \* MERGEFORMAT </w:instrText>
      </w:r>
      <w:r w:rsidR="004E6E29" w:rsidRPr="004F2B4F">
        <w:rPr>
          <w:szCs w:val="21"/>
          <w:lang w:val="en-US"/>
        </w:rPr>
        <w:fldChar w:fldCharType="begin"/>
      </w:r>
      <w:r w:rsidR="00884B8A" w:rsidRPr="004F2B4F">
        <w:rPr>
          <w:szCs w:val="21"/>
          <w:lang w:val="en-US"/>
        </w:rPr>
        <w:instrText xml:space="preserve"> REF ZEqnNum326040 \* Charformat \! \* MERGEFORMAT </w:instrText>
      </w:r>
      <w:r w:rsidR="004E6E29" w:rsidRPr="004F2B4F">
        <w:rPr>
          <w:szCs w:val="21"/>
          <w:lang w:val="en-US"/>
        </w:rPr>
        <w:fldChar w:fldCharType="separate"/>
      </w:r>
      <w:r w:rsidR="000C1056" w:rsidRPr="004F2B4F">
        <w:rPr>
          <w:szCs w:val="21"/>
          <w:lang w:val="en-US"/>
        </w:rPr>
        <w:instrText>(</w:instrText>
      </w:r>
      <w:r w:rsidR="000C1056">
        <w:rPr>
          <w:szCs w:val="21"/>
          <w:lang w:val="en-US"/>
        </w:rPr>
        <w:instrText>2</w:instrText>
      </w:r>
      <w:r w:rsidR="000C1056" w:rsidRPr="004F2B4F">
        <w:rPr>
          <w:szCs w:val="21"/>
          <w:lang w:val="en-US"/>
        </w:rPr>
        <w:instrText>.</w:instrText>
      </w:r>
      <w:r w:rsidR="000C1056">
        <w:rPr>
          <w:szCs w:val="21"/>
          <w:lang w:val="en-US"/>
        </w:rPr>
        <w:instrText>94</w:instrText>
      </w:r>
      <w:r w:rsidR="000C1056" w:rsidRPr="004F2B4F">
        <w:rPr>
          <w:szCs w:val="21"/>
          <w:lang w:val="en-US"/>
        </w:rPr>
        <w:instrText>)</w:instrText>
      </w:r>
      <w:r w:rsidR="004E6E29" w:rsidRPr="004F2B4F">
        <w:rPr>
          <w:szCs w:val="21"/>
          <w:lang w:val="en-US"/>
        </w:rPr>
        <w:fldChar w:fldCharType="end"/>
      </w:r>
      <w:r w:rsidR="004E6E29"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4E6E29" w:rsidRPr="004F2B4F">
        <w:rPr>
          <w:szCs w:val="21"/>
          <w:lang w:val="en-US"/>
        </w:rPr>
        <w:fldChar w:fldCharType="begin"/>
      </w:r>
      <w:r w:rsidR="00A56564" w:rsidRPr="004F2B4F">
        <w:rPr>
          <w:szCs w:val="21"/>
          <w:lang w:val="en-US"/>
        </w:rPr>
        <w:instrText xml:space="preserve"> REF _Ref412651014 \r \h </w:instrText>
      </w:r>
      <w:r w:rsidR="004E6E29" w:rsidRPr="004F2B4F">
        <w:rPr>
          <w:szCs w:val="21"/>
          <w:lang w:val="en-US"/>
        </w:rPr>
      </w:r>
      <w:r w:rsidR="004E6E29" w:rsidRPr="004F2B4F">
        <w:rPr>
          <w:szCs w:val="21"/>
          <w:lang w:val="en-US"/>
        </w:rPr>
        <w:fldChar w:fldCharType="separate"/>
      </w:r>
      <w:r w:rsidR="000C1056">
        <w:rPr>
          <w:szCs w:val="21"/>
          <w:lang w:val="en-US"/>
        </w:rPr>
        <w:t>2.3.4</w:t>
      </w:r>
      <w:r w:rsidR="004E6E29"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2" type="#_x0000_t75" style="width:113.45pt;height:16.9pt" o:ole="">
            <v:imagedata r:id="rId245" o:title=""/>
          </v:shape>
          <o:OLEObject Type="Embed" ProgID="Equation.DSMT4" ShapeID="_x0000_i1132" DrawAspect="Content" ObjectID="_1487145308" r:id="rId246"/>
        </w:object>
      </w:r>
      <w:r w:rsidRPr="004F2B4F">
        <w:rPr>
          <w:szCs w:val="21"/>
          <w:lang w:val="en-US"/>
        </w:rPr>
        <w:t xml:space="preserve"> </w:t>
      </w:r>
      <w:r w:rsidRPr="004F2B4F">
        <w:rPr>
          <w:szCs w:val="21"/>
          <w:lang w:val="en-US"/>
        </w:rPr>
        <w:tab/>
      </w:r>
      <w:r w:rsidR="004E6E29" w:rsidRPr="004F2B4F">
        <w:rPr>
          <w:szCs w:val="21"/>
          <w:lang w:val="en-US"/>
        </w:rPr>
        <w:fldChar w:fldCharType="begin"/>
      </w:r>
      <w:r w:rsidR="00801832" w:rsidRPr="004F2B4F">
        <w:rPr>
          <w:szCs w:val="21"/>
          <w:lang w:val="en-US"/>
        </w:rPr>
        <w:instrText xml:space="preserve"> MACROBUTTON MTPlaceRef \* MERGEFORMAT </w:instrText>
      </w:r>
      <w:r w:rsidR="004E6E29" w:rsidRPr="004F2B4F">
        <w:rPr>
          <w:szCs w:val="21"/>
          <w:lang w:val="en-US"/>
        </w:rPr>
        <w:fldChar w:fldCharType="begin"/>
      </w:r>
      <w:r w:rsidR="00801832" w:rsidRPr="004F2B4F">
        <w:rPr>
          <w:szCs w:val="21"/>
          <w:lang w:val="en-US"/>
        </w:rPr>
        <w:instrText xml:space="preserve"> SEQ MTEqn \h \* MERGEFORMAT </w:instrText>
      </w:r>
      <w:r w:rsidR="004E6E29" w:rsidRPr="004F2B4F">
        <w:rPr>
          <w:szCs w:val="21"/>
          <w:lang w:val="en-US"/>
        </w:rPr>
        <w:fldChar w:fldCharType="end"/>
      </w:r>
      <w:bookmarkStart w:id="111" w:name="ZEqnNum326040"/>
      <w:r w:rsidR="00801832" w:rsidRPr="004F2B4F">
        <w:rPr>
          <w:szCs w:val="21"/>
          <w:lang w:val="en-US"/>
        </w:rPr>
        <w:instrText>(</w:instrText>
      </w:r>
      <w:fldSimple w:instr=" SEQ MTSec \c \* Arabic \* MERGEFORMAT ">
        <w:r w:rsidR="000C1056">
          <w:rPr>
            <w:noProof/>
            <w:szCs w:val="21"/>
            <w:lang w:val="en-US"/>
          </w:rPr>
          <w:instrText>2</w:instrText>
        </w:r>
      </w:fldSimple>
      <w:r w:rsidR="00801832" w:rsidRPr="004F2B4F">
        <w:rPr>
          <w:szCs w:val="21"/>
          <w:lang w:val="en-US"/>
        </w:rPr>
        <w:instrText>.</w:instrText>
      </w:r>
      <w:fldSimple w:instr=" SEQ MTEqn \c \* Arabic \* MERGEFORMAT ">
        <w:r w:rsidR="000C1056">
          <w:rPr>
            <w:noProof/>
            <w:szCs w:val="21"/>
            <w:lang w:val="en-US"/>
          </w:rPr>
          <w:instrText>94</w:instrText>
        </w:r>
      </w:fldSimple>
      <w:r w:rsidR="00801832" w:rsidRPr="004F2B4F">
        <w:rPr>
          <w:szCs w:val="21"/>
          <w:lang w:val="en-US"/>
        </w:rPr>
        <w:instrText>)</w:instrText>
      </w:r>
      <w:bookmarkEnd w:id="111"/>
      <w:r w:rsidR="004E6E29"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112" w:name="_Toc412623835"/>
      <w:commentRangeStart w:id="113"/>
      <w:r w:rsidRPr="004F2B4F">
        <w:rPr>
          <w:lang w:val="en-US"/>
        </w:rPr>
        <w:t>Bed slope effect</w:t>
      </w:r>
      <w:bookmarkEnd w:id="112"/>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3" type="#_x0000_t75" style="width:190.35pt;height:92.2pt" o:ole="">
            <v:imagedata r:id="rId247" o:title=""/>
          </v:shape>
          <o:OLEObject Type="Embed" ProgID="Equation.DSMT4" ShapeID="_x0000_i1133" DrawAspect="Content" ObjectID="_1487145309" r:id="rId248"/>
        </w:object>
      </w:r>
      <w:r w:rsidRPr="004F2B4F">
        <w:rPr>
          <w:lang w:val="en-US"/>
        </w:rPr>
        <w:t xml:space="preserve"> </w:t>
      </w:r>
      <w:r w:rsidRPr="004F2B4F">
        <w:rPr>
          <w:lang w:val="en-US"/>
        </w:rPr>
        <w:tab/>
      </w:r>
      <w:commentRangeEnd w:id="113"/>
      <w:r w:rsidRPr="004F2B4F">
        <w:rPr>
          <w:rStyle w:val="CommentReference"/>
          <w:lang w:val="en-US"/>
        </w:rPr>
        <w:commentReference w:id="113"/>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95</w:instrText>
        </w:r>
      </w:fldSimple>
      <w:r w:rsidR="00801832" w:rsidRPr="004F2B4F">
        <w:rPr>
          <w:lang w:val="en-US"/>
        </w:rPr>
        <w:instrText>)</w:instrText>
      </w:r>
      <w:r w:rsidR="004E6E29"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114" w:name="_Toc412623836"/>
      <w:r w:rsidRPr="004F2B4F">
        <w:rPr>
          <w:lang w:val="en-US"/>
        </w:rPr>
        <w:t>Bottom updating</w:t>
      </w:r>
      <w:bookmarkEnd w:id="114"/>
    </w:p>
    <w:p w:rsidR="008C2325" w:rsidRPr="004F2B4F" w:rsidRDefault="008C2325" w:rsidP="002603CC">
      <w:pPr>
        <w:pStyle w:val="Heading3"/>
        <w:jc w:val="both"/>
        <w:rPr>
          <w:lang w:val="en-US"/>
        </w:rPr>
      </w:pPr>
      <w:bookmarkStart w:id="115" w:name="_Toc412623837"/>
      <w:r w:rsidRPr="004F2B4F">
        <w:rPr>
          <w:lang w:val="en-US"/>
        </w:rPr>
        <w:t>Due to sediment fluxes</w:t>
      </w:r>
      <w:bookmarkEnd w:id="115"/>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4" type="#_x0000_t75" style="width:2in;height:37.65pt" o:ole="">
            <v:imagedata r:id="rId249" o:title=""/>
          </v:shape>
          <o:OLEObject Type="Embed" ProgID="Equation.DSMT4" ShapeID="_x0000_i1134" DrawAspect="Content" ObjectID="_1487145310" r:id="rId25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116" w:name="ZEqnNum202334"/>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96</w:instrText>
        </w:r>
      </w:fldSimple>
      <w:r w:rsidR="00801832" w:rsidRPr="004F2B4F">
        <w:rPr>
          <w:lang w:val="en-US"/>
        </w:rPr>
        <w:instrText>)</w:instrText>
      </w:r>
      <w:bookmarkEnd w:id="116"/>
      <w:r w:rsidR="004E6E29"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ZEqnNum202334  \* MERGEFORMAT </w:instrText>
      </w:r>
      <w:r w:rsidR="004E6E29" w:rsidRPr="004F2B4F">
        <w:rPr>
          <w:lang w:val="en-US"/>
        </w:rPr>
        <w:fldChar w:fldCharType="begin"/>
      </w:r>
      <w:r w:rsidRPr="004F2B4F">
        <w:rPr>
          <w:lang w:val="en-US"/>
        </w:rPr>
        <w:instrText xml:space="preserve"> REF ZEqnNum202334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96</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117" w:name="_Toc412623838"/>
      <w:r w:rsidRPr="004F2B4F">
        <w:rPr>
          <w:lang w:val="en-US"/>
        </w:rPr>
        <w:t>Avalanching</w:t>
      </w:r>
      <w:bookmarkEnd w:id="117"/>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5" type="#_x0000_t75" style="width:51.8pt;height:34.35pt" o:ole="">
            <v:imagedata r:id="rId251" o:title=""/>
          </v:shape>
          <o:OLEObject Type="Embed" ProgID="Equation.DSMT4" ShapeID="_x0000_i1135" DrawAspect="Content" ObjectID="_1487145311" r:id="rId25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97</w:instrText>
        </w:r>
      </w:fldSimple>
      <w:r w:rsidR="00801832" w:rsidRPr="004F2B4F">
        <w:rPr>
          <w:lang w:val="en-US"/>
        </w:rPr>
        <w:instrText>)</w:instrText>
      </w:r>
      <w:r w:rsidR="004E6E29"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118"/>
      <w:r w:rsidRPr="004F2B4F">
        <w:rPr>
          <w:lang w:val="en-US"/>
        </w:rPr>
        <w:t xml:space="preserve">The change of the bed level within one time step is then given </w:t>
      </w:r>
      <w:proofErr w:type="gramStart"/>
      <w:r w:rsidRPr="004F2B4F">
        <w:rPr>
          <w:lang w:val="en-US"/>
        </w:rPr>
        <w:t xml:space="preserve">by </w:t>
      </w:r>
      <w:proofErr w:type="gramEnd"/>
      <w:r w:rsidR="004E6E29" w:rsidRPr="004F2B4F">
        <w:rPr>
          <w:lang w:val="en-US"/>
        </w:rPr>
        <w:fldChar w:fldCharType="begin"/>
      </w:r>
      <w:r w:rsidR="009F110A" w:rsidRPr="004F2B4F">
        <w:rPr>
          <w:lang w:val="en-US"/>
        </w:rPr>
        <w:instrText xml:space="preserve"> GOTOBUTTON ZEqnNum441314  \* MERGEFORMAT </w:instrText>
      </w:r>
      <w:r w:rsidR="004E6E29" w:rsidRPr="004F2B4F">
        <w:rPr>
          <w:lang w:val="en-US"/>
        </w:rPr>
        <w:fldChar w:fldCharType="begin"/>
      </w:r>
      <w:r w:rsidR="009F110A" w:rsidRPr="004F2B4F">
        <w:rPr>
          <w:lang w:val="en-US"/>
        </w:rPr>
        <w:instrText xml:space="preserve"> REF ZEqnNum441314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98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6" type="#_x0000_t75" style="width:242.75pt;height:78.55pt" o:ole="">
            <v:imagedata r:id="rId253" o:title=""/>
          </v:shape>
          <o:OLEObject Type="Embed" ProgID="Equation.DSMT4" ShapeID="_x0000_i1136" DrawAspect="Content" ObjectID="_1487145312" r:id="rId254"/>
        </w:object>
      </w:r>
      <w:r w:rsidRPr="004F2B4F">
        <w:rPr>
          <w:lang w:val="en-US"/>
        </w:rPr>
        <w:t xml:space="preserve"> </w:t>
      </w:r>
      <w:r w:rsidRPr="004F2B4F">
        <w:rPr>
          <w:lang w:val="en-US"/>
        </w:rPr>
        <w:tab/>
      </w:r>
      <w:commentRangeEnd w:id="118"/>
      <w:r w:rsidR="00355D5D" w:rsidRPr="004F2B4F">
        <w:rPr>
          <w:rStyle w:val="CommentReference"/>
          <w:lang w:val="en-US"/>
        </w:rPr>
        <w:commentReference w:id="118"/>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119" w:name="ZEqnNum441314"/>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98</w:instrText>
        </w:r>
      </w:fldSimple>
      <w:r w:rsidR="00801832" w:rsidRPr="004F2B4F">
        <w:rPr>
          <w:lang w:val="en-US"/>
        </w:rPr>
        <w:instrText>)</w:instrText>
      </w:r>
      <w:bookmarkEnd w:id="119"/>
      <w:r w:rsidR="004E6E29" w:rsidRPr="004F2B4F">
        <w:rPr>
          <w:lang w:val="en-US"/>
        </w:rPr>
        <w:fldChar w:fldCharType="end"/>
      </w:r>
    </w:p>
    <w:p w:rsidR="00E34418" w:rsidRPr="004F2B4F" w:rsidRDefault="00E34418" w:rsidP="00E34418">
      <w:pPr>
        <w:pStyle w:val="Heading3"/>
        <w:jc w:val="both"/>
        <w:rPr>
          <w:lang w:val="en-US"/>
        </w:rPr>
      </w:pPr>
      <w:bookmarkStart w:id="120" w:name="_Toc412623839"/>
      <w:commentRangeStart w:id="121"/>
      <w:r w:rsidRPr="004F2B4F">
        <w:rPr>
          <w:lang w:val="en-US"/>
        </w:rPr>
        <w:t>Bed composition</w:t>
      </w:r>
      <w:commentRangeEnd w:id="121"/>
      <w:r w:rsidRPr="004F2B4F">
        <w:rPr>
          <w:rStyle w:val="CommentReference"/>
          <w:bCs w:val="0"/>
          <w:iCs w:val="0"/>
          <w:lang w:val="en-US"/>
        </w:rPr>
        <w:commentReference w:id="121"/>
      </w:r>
      <w:bookmarkEnd w:id="120"/>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drawing>
          <wp:inline distT="0" distB="0" distL="0" distR="0" wp14:anchorId="3F4A8376" wp14:editId="28A212AC">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Default="001D1117" w:rsidP="001D1117">
      <w:pPr>
        <w:pStyle w:val="Caption"/>
        <w:rPr>
          <w:lang w:val="en-US"/>
        </w:rPr>
      </w:pPr>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2</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8</w:t>
      </w:r>
      <w:r w:rsidR="00F10363">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8F37A9" w:rsidRDefault="008F37A9" w:rsidP="008F37A9">
      <w:pPr>
        <w:rPr>
          <w:lang w:val="en-US"/>
        </w:rPr>
      </w:pPr>
    </w:p>
    <w:p w:rsidR="008F37A9" w:rsidRDefault="008F37A9" w:rsidP="008F37A9">
      <w:pPr>
        <w:pStyle w:val="Heading2"/>
        <w:rPr>
          <w:lang w:val="en-US"/>
        </w:rPr>
      </w:pPr>
      <w:r>
        <w:rPr>
          <w:lang w:val="en-US"/>
        </w:rPr>
        <w:t>Ship-induced wave motions</w:t>
      </w:r>
    </w:p>
    <w:p w:rsidR="008F37A9" w:rsidRDefault="006C35E2" w:rsidP="008F37A9">
      <w:pPr>
        <w:rPr>
          <w:ins w:id="122" w:author="Arnold van Rooijen" w:date="2015-03-05T09:35:00Z"/>
          <w:lang w:val="en-US"/>
        </w:rPr>
      </w:pPr>
      <w:ins w:id="123" w:author="Arnold van Rooijen" w:date="2015-03-05T09:28:00Z">
        <w:r>
          <w:rPr>
            <w:lang w:val="en-US"/>
          </w:rPr>
          <w:t xml:space="preserve">A relatively new application </w:t>
        </w:r>
      </w:ins>
      <w:ins w:id="124" w:author="Arnold van Rooijen" w:date="2015-03-05T09:31:00Z">
        <w:r w:rsidR="00F561AE">
          <w:rPr>
            <w:lang w:val="en-US"/>
          </w:rPr>
          <w:t xml:space="preserve">field </w:t>
        </w:r>
      </w:ins>
      <w:ins w:id="125" w:author="Arnold van Rooijen" w:date="2015-03-05T09:32:00Z">
        <w:r w:rsidR="00292C6D">
          <w:rPr>
            <w:lang w:val="en-US"/>
          </w:rPr>
          <w:t>for</w:t>
        </w:r>
      </w:ins>
      <w:ins w:id="126" w:author="Arnold van Rooijen" w:date="2015-03-05T09:28:00Z">
        <w:r>
          <w:rPr>
            <w:lang w:val="en-US"/>
          </w:rPr>
          <w:t xml:space="preserve"> XBeach is the generation and propagation of wave</w:t>
        </w:r>
      </w:ins>
      <w:ins w:id="127" w:author="Arnold van Rooijen" w:date="2015-03-05T09:31:00Z">
        <w:r w:rsidR="00F561AE">
          <w:rPr>
            <w:lang w:val="en-US"/>
          </w:rPr>
          <w:t>s</w:t>
        </w:r>
      </w:ins>
      <w:ins w:id="128" w:author="Arnold van Rooijen" w:date="2015-03-05T09:28:00Z">
        <w:r>
          <w:rPr>
            <w:lang w:val="en-US"/>
          </w:rPr>
          <w:t xml:space="preserve"> induced by sailing vessels. This functionality has been implemented recently (</w:t>
        </w:r>
        <w:commentRangeStart w:id="129"/>
        <w:r>
          <w:rPr>
            <w:lang w:val="en-US"/>
          </w:rPr>
          <w:t>Zhou, 2013</w:t>
        </w:r>
        <w:commentRangeEnd w:id="129"/>
        <w:r>
          <w:rPr>
            <w:rStyle w:val="CommentReference"/>
          </w:rPr>
          <w:commentReference w:id="129"/>
        </w:r>
        <w:r>
          <w:rPr>
            <w:lang w:val="en-US"/>
          </w:rPr>
          <w:t>),</w:t>
        </w:r>
      </w:ins>
      <w:ins w:id="130" w:author="Arnold van Rooijen" w:date="2015-03-05T09:31:00Z">
        <w:r w:rsidR="000C1C79">
          <w:rPr>
            <w:lang w:val="en-US"/>
          </w:rPr>
          <w:t xml:space="preserve"> and has </w:t>
        </w:r>
      </w:ins>
      <w:ins w:id="131" w:author="Arnold van Rooijen" w:date="2015-03-05T09:32:00Z">
        <w:r w:rsidR="000C1C79">
          <w:rPr>
            <w:lang w:val="en-US"/>
          </w:rPr>
          <w:t>currently</w:t>
        </w:r>
      </w:ins>
      <w:ins w:id="132" w:author="Arnold van Rooijen" w:date="2015-03-05T09:31:00Z">
        <w:r w:rsidR="000A1E8D">
          <w:rPr>
            <w:lang w:val="en-US"/>
          </w:rPr>
          <w:t xml:space="preserve"> been used in </w:t>
        </w:r>
      </w:ins>
      <w:ins w:id="133" w:author="Arnold van Rooijen" w:date="2015-03-05T09:33:00Z">
        <w:r w:rsidR="000A1E8D">
          <w:rPr>
            <w:lang w:val="en-US"/>
          </w:rPr>
          <w:t>several</w:t>
        </w:r>
      </w:ins>
      <w:ins w:id="134" w:author="Arnold van Rooijen" w:date="2015-03-05T09:31:00Z">
        <w:r w:rsidR="000C1C79">
          <w:rPr>
            <w:lang w:val="en-US"/>
          </w:rPr>
          <w:t xml:space="preserve"> studies (e.g. </w:t>
        </w:r>
      </w:ins>
      <w:ins w:id="135" w:author="Arnold van Rooijen" w:date="2015-03-05T09:32:00Z">
        <w:r w:rsidR="000C1C79">
          <w:rPr>
            <w:lang w:val="en-US"/>
          </w:rPr>
          <w:t xml:space="preserve">Zhou et al., 2014, </w:t>
        </w:r>
        <w:commentRangeStart w:id="136"/>
        <w:r w:rsidR="000C1C79">
          <w:rPr>
            <w:lang w:val="en-US"/>
          </w:rPr>
          <w:t>De Jong et al., 2013</w:t>
        </w:r>
      </w:ins>
      <w:commentRangeEnd w:id="136"/>
      <w:ins w:id="137" w:author="Arnold van Rooijen" w:date="2015-03-05T09:33:00Z">
        <w:r w:rsidR="000A1E8D">
          <w:rPr>
            <w:rStyle w:val="CommentReference"/>
          </w:rPr>
          <w:commentReference w:id="136"/>
        </w:r>
      </w:ins>
      <w:ins w:id="138" w:author="Arnold van Rooijen" w:date="2015-03-05T09:32:00Z">
        <w:r w:rsidR="000C1C79">
          <w:rPr>
            <w:lang w:val="en-US"/>
          </w:rPr>
          <w:t>)</w:t>
        </w:r>
      </w:ins>
      <w:ins w:id="139" w:author="Arnold van Rooijen" w:date="2015-03-05T09:36:00Z">
        <w:r w:rsidR="00852E44">
          <w:rPr>
            <w:lang w:val="en-US"/>
          </w:rPr>
          <w:t>, showing very good results (</w:t>
        </w:r>
        <w:commentRangeStart w:id="140"/>
        <w:r w:rsidR="00852E44">
          <w:rPr>
            <w:lang w:val="en-US"/>
          </w:rPr>
          <w:t>e.g. xxx</w:t>
        </w:r>
        <w:commentRangeEnd w:id="140"/>
        <w:r w:rsidR="00852E44">
          <w:rPr>
            <w:rStyle w:val="CommentReference"/>
          </w:rPr>
          <w:commentReference w:id="140"/>
        </w:r>
        <w:r w:rsidR="00852E44">
          <w:rPr>
            <w:lang w:val="en-US"/>
          </w:rPr>
          <w:t>)</w:t>
        </w:r>
      </w:ins>
      <w:ins w:id="141" w:author="Arnold van Rooijen" w:date="2015-03-05T09:32:00Z">
        <w:r w:rsidR="000C1C79">
          <w:rPr>
            <w:lang w:val="en-US"/>
          </w:rPr>
          <w:t>.</w:t>
        </w:r>
      </w:ins>
      <w:ins w:id="142" w:author="Arnold van Rooijen" w:date="2015-03-05T09:35:00Z">
        <w:r w:rsidR="00852E44">
          <w:rPr>
            <w:lang w:val="en-US"/>
          </w:rPr>
          <w:t xml:space="preserve"> </w:t>
        </w:r>
      </w:ins>
    </w:p>
    <w:p w:rsidR="00852E44" w:rsidRDefault="00852E44" w:rsidP="008F37A9">
      <w:pPr>
        <w:rPr>
          <w:ins w:id="143" w:author="Arnold van Rooijen" w:date="2015-03-05T09:35:00Z"/>
          <w:lang w:val="en-US"/>
        </w:rPr>
      </w:pPr>
    </w:p>
    <w:p w:rsidR="00852E44" w:rsidRDefault="00852E44" w:rsidP="008F37A9">
      <w:pPr>
        <w:rPr>
          <w:ins w:id="144" w:author="Arnold van Rooijen" w:date="2015-03-05T10:29:00Z"/>
          <w:lang w:val="en-US"/>
        </w:rPr>
      </w:pPr>
      <w:ins w:id="145" w:author="Arnold van Rooijen" w:date="2015-03-05T09:36:00Z">
        <w:r>
          <w:rPr>
            <w:lang w:val="en-US"/>
          </w:rPr>
          <w:t>For</w:t>
        </w:r>
      </w:ins>
      <w:ins w:id="146" w:author="Arnold van Rooijen" w:date="2015-03-05T09:35:00Z">
        <w:r>
          <w:rPr>
            <w:lang w:val="en-US"/>
          </w:rPr>
          <w:t xml:space="preserve"> comput</w:t>
        </w:r>
      </w:ins>
      <w:ins w:id="147" w:author="Arnold van Rooijen" w:date="2015-03-05T09:36:00Z">
        <w:r>
          <w:rPr>
            <w:lang w:val="en-US"/>
          </w:rPr>
          <w:t>ing</w:t>
        </w:r>
      </w:ins>
      <w:ins w:id="148" w:author="Arnold van Rooijen" w:date="2015-03-05T09:35:00Z">
        <w:r>
          <w:rPr>
            <w:lang w:val="en-US"/>
          </w:rPr>
          <w:t xml:space="preserve"> ship-induced </w:t>
        </w:r>
      </w:ins>
      <w:ins w:id="149" w:author="Arnold van Rooijen" w:date="2015-03-05T09:36:00Z">
        <w:r>
          <w:rPr>
            <w:lang w:val="en-US"/>
          </w:rPr>
          <w:t>waves</w:t>
        </w:r>
      </w:ins>
      <w:ins w:id="150" w:author="Arnold van Rooijen" w:date="2015-03-05T09:35:00Z">
        <w:r>
          <w:rPr>
            <w:lang w:val="en-US"/>
          </w:rPr>
          <w:t xml:space="preserve"> the non-hydrostatic version of XBeach </w:t>
        </w:r>
      </w:ins>
      <w:ins w:id="151" w:author="Arnold van Rooijen" w:date="2015-03-05T09:37:00Z">
        <w:r>
          <w:rPr>
            <w:lang w:val="en-US"/>
          </w:rPr>
          <w:t>is</w:t>
        </w:r>
      </w:ins>
      <w:ins w:id="152" w:author="Arnold van Rooijen" w:date="2015-03-05T09:35:00Z">
        <w:r>
          <w:rPr>
            <w:lang w:val="en-US"/>
          </w:rPr>
          <w:t xml:space="preserve"> used</w:t>
        </w:r>
      </w:ins>
      <w:ins w:id="153" w:author="Arnold van Rooijen" w:date="2015-03-05T09:37:00Z">
        <w:r>
          <w:rPr>
            <w:lang w:val="en-US"/>
          </w:rPr>
          <w:t xml:space="preserve">. A moving ship is represented as a pressure head that moves along a pre-defined track through the </w:t>
        </w:r>
      </w:ins>
      <w:ins w:id="154" w:author="Arnold van Rooijen" w:date="2015-03-05T09:39:00Z">
        <w:r>
          <w:rPr>
            <w:lang w:val="en-US"/>
          </w:rPr>
          <w:t xml:space="preserve">model </w:t>
        </w:r>
      </w:ins>
      <w:ins w:id="155" w:author="Arnold van Rooijen" w:date="2015-03-05T09:37:00Z">
        <w:r>
          <w:rPr>
            <w:lang w:val="en-US"/>
          </w:rPr>
          <w:t xml:space="preserve">domain. </w:t>
        </w:r>
      </w:ins>
      <w:ins w:id="156" w:author="Arnold van Rooijen" w:date="2015-03-05T09:38:00Z">
        <w:r>
          <w:rPr>
            <w:lang w:val="en-US"/>
          </w:rPr>
          <w:t xml:space="preserve">The ship </w:t>
        </w:r>
      </w:ins>
      <w:ins w:id="157" w:author="Arnold van Rooijen" w:date="2015-03-05T09:39:00Z">
        <w:r>
          <w:rPr>
            <w:lang w:val="en-US"/>
          </w:rPr>
          <w:t>i</w:t>
        </w:r>
      </w:ins>
      <w:ins w:id="158" w:author="Arnold van Rooijen" w:date="2015-03-05T09:38:00Z">
        <w:r>
          <w:rPr>
            <w:lang w:val="en-US"/>
          </w:rPr>
          <w:t>s defined on a separate grid</w:t>
        </w:r>
      </w:ins>
      <w:ins w:id="159" w:author="Arnold van Rooijen" w:date="2015-03-05T09:39:00Z">
        <w:r>
          <w:rPr>
            <w:lang w:val="en-US"/>
          </w:rPr>
          <w:t xml:space="preserve">, where the ship draft is specified per grid point. </w:t>
        </w:r>
      </w:ins>
      <w:ins w:id="160" w:author="Arnold van Rooijen" w:date="2015-03-05T09:41:00Z">
        <w:r>
          <w:rPr>
            <w:lang w:val="en-US"/>
          </w:rPr>
          <w:t xml:space="preserve">Each computational timestep the ship draft is interpolated from the ship grid to the global grid, where the ship volume is kept constant. </w:t>
        </w:r>
      </w:ins>
      <w:ins w:id="161" w:author="Arnold van Rooijen" w:date="2015-03-05T09:42:00Z">
        <w:r>
          <w:rPr>
            <w:lang w:val="en-US"/>
          </w:rPr>
          <w:t>Then t</w:t>
        </w:r>
      </w:ins>
      <w:ins w:id="162" w:author="Arnold van Rooijen" w:date="2015-03-05T09:37:00Z">
        <w:r>
          <w:rPr>
            <w:lang w:val="en-US"/>
          </w:rPr>
          <w:t xml:space="preserve">he water pressure head in each </w:t>
        </w:r>
      </w:ins>
      <w:ins w:id="163" w:author="Arnold van Rooijen" w:date="2015-03-05T09:40:00Z">
        <w:r>
          <w:rPr>
            <w:lang w:val="en-US"/>
          </w:rPr>
          <w:t xml:space="preserve">global </w:t>
        </w:r>
      </w:ins>
      <w:ins w:id="164" w:author="Arnold van Rooijen" w:date="2015-03-05T09:37:00Z">
        <w:r>
          <w:rPr>
            <w:lang w:val="en-US"/>
          </w:rPr>
          <w:t xml:space="preserve">grid cell is updated based on the </w:t>
        </w:r>
      </w:ins>
      <w:ins w:id="165" w:author="Arnold van Rooijen" w:date="2015-03-05T09:42:00Z">
        <w:r>
          <w:rPr>
            <w:lang w:val="en-US"/>
          </w:rPr>
          <w:t>interpolated ship draft.</w:t>
        </w:r>
        <w:r w:rsidR="008B3BDC">
          <w:rPr>
            <w:lang w:val="en-US"/>
          </w:rPr>
          <w:t xml:space="preserve"> </w:t>
        </w:r>
      </w:ins>
      <w:ins w:id="166" w:author="Arnold van Rooijen" w:date="2015-03-05T09:56:00Z">
        <w:r w:rsidR="00295890">
          <w:rPr>
            <w:lang w:val="en-US"/>
          </w:rPr>
          <w:t xml:space="preserve">By moving the pressure fields, the waves are generated and will </w:t>
        </w:r>
      </w:ins>
      <w:ins w:id="167" w:author="Arnold van Rooijen" w:date="2015-03-05T09:57:00Z">
        <w:r w:rsidR="00295890">
          <w:rPr>
            <w:lang w:val="en-US"/>
          </w:rPr>
          <w:t>propagate</w:t>
        </w:r>
      </w:ins>
      <w:ins w:id="168" w:author="Arnold van Rooijen" w:date="2015-03-05T09:56:00Z">
        <w:r w:rsidR="00295890">
          <w:rPr>
            <w:lang w:val="en-US"/>
          </w:rPr>
          <w:t xml:space="preserve"> </w:t>
        </w:r>
      </w:ins>
      <w:ins w:id="169" w:author="Arnold van Rooijen" w:date="2015-03-05T09:57:00Z">
        <w:r w:rsidR="00295890">
          <w:rPr>
            <w:lang w:val="en-US"/>
          </w:rPr>
          <w:t>further through the global domain.</w:t>
        </w:r>
      </w:ins>
    </w:p>
    <w:p w:rsidR="00681E02" w:rsidRDefault="00681E02" w:rsidP="008F37A9">
      <w:pPr>
        <w:rPr>
          <w:ins w:id="170" w:author="Arnold van Rooijen" w:date="2015-03-05T10:30:00Z"/>
          <w:lang w:val="en-US"/>
        </w:rPr>
      </w:pPr>
    </w:p>
    <w:p w:rsidR="00681E02" w:rsidRDefault="00EC2706" w:rsidP="000C1056">
      <w:pPr>
        <w:rPr>
          <w:ins w:id="171" w:author="Arnold van Rooijen" w:date="2015-03-05T10:55:00Z"/>
          <w:lang w:val="en-US"/>
        </w:rPr>
      </w:pPr>
      <w:ins w:id="172" w:author="Arnold van Rooijen" w:date="2015-03-05T10:55:00Z">
        <w:r>
          <w:rPr>
            <w:lang w:val="en-US"/>
          </w:rPr>
          <w:t xml:space="preserve">In </w:t>
        </w:r>
      </w:ins>
      <w:r w:rsidR="004E6E29">
        <w:rPr>
          <w:lang w:val="en-US"/>
        </w:rPr>
        <w:fldChar w:fldCharType="begin"/>
      </w:r>
      <w:r>
        <w:rPr>
          <w:lang w:val="en-US"/>
        </w:rPr>
        <w:instrText xml:space="preserve"> REF _Ref413316268 </w:instrText>
      </w:r>
      <w:r w:rsidR="004E6E29">
        <w:rPr>
          <w:lang w:val="en-US"/>
        </w:rPr>
        <w:fldChar w:fldCharType="separate"/>
      </w:r>
      <w:r w:rsidR="000C1056">
        <w:t xml:space="preserve">Figure </w:t>
      </w:r>
      <w:r w:rsidR="000C1056">
        <w:rPr>
          <w:noProof/>
        </w:rPr>
        <w:t>2</w:t>
      </w:r>
      <w:r w:rsidR="000C1056">
        <w:t>.</w:t>
      </w:r>
      <w:r w:rsidR="000C1056">
        <w:rPr>
          <w:noProof/>
        </w:rPr>
        <w:t>9</w:t>
      </w:r>
      <w:r w:rsidR="004E6E29">
        <w:rPr>
          <w:lang w:val="en-US"/>
        </w:rPr>
        <w:fldChar w:fldCharType="end"/>
      </w:r>
      <w:ins w:id="173" w:author="Arnold van Rooijen" w:date="2015-03-05T10:55:00Z">
        <w:r>
          <w:rPr>
            <w:lang w:val="en-US"/>
          </w:rPr>
          <w:t xml:space="preserve"> an example XBeach setup for ship waves is sho</w:t>
        </w:r>
      </w:ins>
      <w:ins w:id="174" w:author="Arnold van Rooijen" w:date="2015-03-05T10:56:00Z">
        <w:r>
          <w:rPr>
            <w:lang w:val="en-US"/>
          </w:rPr>
          <w:t xml:space="preserve">wn. The ship track is user defined and can, for instance, be obtained from the Automatic Identification System (AIS) for marine traffic. </w:t>
        </w:r>
        <w:r w:rsidR="000C1056">
          <w:rPr>
            <w:lang w:val="en-US"/>
          </w:rPr>
          <w:t xml:space="preserve">In this example, the model results were compared with measurements taken at Bath, The Netherlands. </w:t>
        </w:r>
      </w:ins>
      <w:ins w:id="175" w:author="Arnold van Rooijen" w:date="2015-03-05T10:57:00Z">
        <w:r w:rsidR="000C1056">
          <w:rPr>
            <w:lang w:val="en-US"/>
          </w:rPr>
          <w:t xml:space="preserve">A filtered timeseries of the measured and computed water level is shown in </w:t>
        </w:r>
      </w:ins>
      <w:r w:rsidR="004E6E29">
        <w:rPr>
          <w:lang w:val="en-US"/>
        </w:rPr>
        <w:fldChar w:fldCharType="begin"/>
      </w:r>
      <w:r w:rsidR="000C1056">
        <w:rPr>
          <w:lang w:val="en-US"/>
        </w:rPr>
        <w:instrText xml:space="preserve"> REF _Ref413316395 </w:instrText>
      </w:r>
      <w:r w:rsidR="004E6E29">
        <w:rPr>
          <w:lang w:val="en-US"/>
        </w:rPr>
        <w:fldChar w:fldCharType="separate"/>
      </w:r>
      <w:r w:rsidR="000C1056">
        <w:t xml:space="preserve">Figure </w:t>
      </w:r>
      <w:r w:rsidR="000C1056">
        <w:rPr>
          <w:noProof/>
        </w:rPr>
        <w:t>2</w:t>
      </w:r>
      <w:r w:rsidR="000C1056">
        <w:t>.</w:t>
      </w:r>
      <w:r w:rsidR="000C1056">
        <w:rPr>
          <w:noProof/>
        </w:rPr>
        <w:t>10</w:t>
      </w:r>
      <w:r w:rsidR="004E6E29">
        <w:rPr>
          <w:lang w:val="en-US"/>
        </w:rPr>
        <w:fldChar w:fldCharType="end"/>
      </w:r>
      <w:r w:rsidR="000C1056">
        <w:rPr>
          <w:lang w:val="en-US"/>
        </w:rPr>
        <w:t xml:space="preserve">. </w:t>
      </w:r>
      <w:ins w:id="176" w:author="Arnold van Rooijen" w:date="2015-03-05T10:57:00Z">
        <w:r w:rsidR="000C1056">
          <w:rPr>
            <w:lang w:val="en-US"/>
          </w:rPr>
          <w:t>The times</w:t>
        </w:r>
      </w:ins>
      <w:ins w:id="177" w:author="Arnold van Rooijen" w:date="2015-03-05T10:58:00Z">
        <w:r w:rsidR="000C1056">
          <w:rPr>
            <w:lang w:val="en-US"/>
          </w:rPr>
          <w:t>eries was filtered to focus on the computation of the primary ship wave.</w:t>
        </w:r>
      </w:ins>
    </w:p>
    <w:p w:rsidR="00EC2706" w:rsidRDefault="00EC2706" w:rsidP="008F37A9">
      <w:pPr>
        <w:rPr>
          <w:lang w:val="en-US"/>
        </w:rPr>
      </w:pPr>
    </w:p>
    <w:p w:rsidR="005636C0" w:rsidDel="000C1056" w:rsidRDefault="005636C0" w:rsidP="008F37A9">
      <w:pPr>
        <w:rPr>
          <w:del w:id="178" w:author="Arnold van Rooijen" w:date="2015-03-05T10:58:00Z"/>
        </w:rPr>
      </w:pPr>
      <w:del w:id="179" w:author="Arnold van Rooijen" w:date="2015-03-05T10:58:00Z">
        <w:r w:rsidDel="000C1056">
          <w:delText>is obtained from data from the Automatic Identifcation System (AIS) for ships</w:delText>
        </w:r>
      </w:del>
    </w:p>
    <w:p w:rsidR="00EC2706" w:rsidRDefault="005D28DC" w:rsidP="008F37A9">
      <w:pPr>
        <w:rPr>
          <w:ins w:id="180" w:author="Arnold van Rooijen" w:date="2015-03-05T10:30:00Z"/>
          <w:lang w:val="en-US"/>
        </w:rPr>
      </w:pPr>
      <w:ins w:id="181" w:author="Arnold van Rooijen" w:date="2015-03-05T11:14:00Z">
        <w:r>
          <w:rPr>
            <w:noProof/>
            <w:lang w:eastAsia="zh-CN"/>
          </w:rPr>
          <w:drawing>
            <wp:inline distT="0" distB="0" distL="0" distR="0" wp14:anchorId="61AC5313" wp14:editId="2AFBEC40">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6"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ins>
      <w:ins w:id="182" w:author="Arnold van Rooijen" w:date="2015-03-05T11:22:00Z">
        <w:r w:rsidR="00DF7E2E" w:rsidRPr="00DF7E2E">
          <w:rPr>
            <w:noProof/>
            <w:lang w:eastAsia="zh-CN"/>
          </w:rPr>
          <w:t xml:space="preserve"> </w:t>
        </w:r>
        <w:r>
          <w:rPr>
            <w:noProof/>
            <w:lang w:eastAsia="zh-CN"/>
          </w:rPr>
          <w:drawing>
            <wp:inline distT="0" distB="0" distL="0" distR="0" wp14:anchorId="1DA31FC1" wp14:editId="1605F40D">
              <wp:extent cx="2701637" cy="2341418"/>
              <wp:effectExtent l="0" t="0" r="3810" b="1905"/>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7"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ins>
    </w:p>
    <w:p w:rsidR="00681E02" w:rsidRDefault="005636C0" w:rsidP="005636C0">
      <w:pPr>
        <w:pStyle w:val="Caption"/>
        <w:rPr>
          <w:ins w:id="183" w:author="Arnold van Rooijen" w:date="2015-03-05T11:14:00Z"/>
        </w:rPr>
      </w:pPr>
      <w:bookmarkStart w:id="184" w:name="_Ref413316268"/>
      <w:proofErr w:type="gramStart"/>
      <w:r>
        <w:t xml:space="preserve">Figure </w:t>
      </w:r>
      <w:r w:rsidR="00F10363">
        <w:fldChar w:fldCharType="begin"/>
      </w:r>
      <w:r w:rsidR="00F10363">
        <w:instrText xml:space="preserve"> STYLEREF 1 \s </w:instrText>
      </w:r>
      <w:r w:rsidR="00F10363">
        <w:fldChar w:fldCharType="separate"/>
      </w:r>
      <w:r w:rsidR="00F10363">
        <w:rPr>
          <w:noProof/>
        </w:rPr>
        <w:t>2</w:t>
      </w:r>
      <w:r w:rsidR="00F10363">
        <w:fldChar w:fldCharType="end"/>
      </w:r>
      <w:r w:rsidR="00F10363">
        <w:t>.</w:t>
      </w:r>
      <w:proofErr w:type="gramEnd"/>
      <w:r w:rsidR="00F10363">
        <w:fldChar w:fldCharType="begin"/>
      </w:r>
      <w:r w:rsidR="00F10363">
        <w:instrText xml:space="preserve"> SEQ Figure \* ARABIC \s 1 </w:instrText>
      </w:r>
      <w:r w:rsidR="00F10363">
        <w:fldChar w:fldCharType="separate"/>
      </w:r>
      <w:r w:rsidR="00F10363">
        <w:rPr>
          <w:noProof/>
        </w:rPr>
        <w:t>9</w:t>
      </w:r>
      <w:r w:rsidR="00F10363">
        <w:fldChar w:fldCharType="end"/>
      </w:r>
      <w:bookmarkEnd w:id="184"/>
      <w:r>
        <w:tab/>
        <w:t>Example XBeach setup (left) and result (right) for a ship wave simulation</w:t>
      </w:r>
      <w:ins w:id="185" w:author="Arnold van Rooijen" w:date="2015-03-05T11:14:00Z">
        <w:r w:rsidR="003A3138">
          <w:t xml:space="preserve"> in the Scheldt Estuary (The Netherlands)</w:t>
        </w:r>
      </w:ins>
      <w:r>
        <w:t>. The ship track (red dashed line) is user-defined, and the measurement location is indicated (magenta dot).</w:t>
      </w:r>
    </w:p>
    <w:p w:rsidR="00C54468" w:rsidRPr="00C54468" w:rsidRDefault="00C54468" w:rsidP="00C54468">
      <w:pPr>
        <w:rPr>
          <w:ins w:id="186" w:author="Arnold van Rooijen" w:date="2015-03-05T10:30:00Z"/>
          <w:rPrChange w:id="187" w:author="Arnold van Rooijen" w:date="2015-03-05T11:14:00Z">
            <w:rPr>
              <w:ins w:id="188" w:author="Arnold van Rooijen" w:date="2015-03-05T10:30:00Z"/>
              <w:lang w:val="en-US"/>
            </w:rPr>
          </w:rPrChange>
        </w:rPr>
        <w:pPrChange w:id="189" w:author="Arnold van Rooijen" w:date="2015-03-05T11:14:00Z">
          <w:pPr>
            <w:pStyle w:val="Caption"/>
          </w:pPr>
        </w:pPrChange>
      </w:pPr>
    </w:p>
    <w:p w:rsidR="00681E02" w:rsidRDefault="00681E02" w:rsidP="008F37A9">
      <w:pPr>
        <w:rPr>
          <w:ins w:id="190" w:author="Arnold van Rooijen" w:date="2015-03-05T10:30:00Z"/>
          <w:lang w:val="en-US"/>
        </w:rPr>
      </w:pPr>
      <w:r>
        <w:rPr>
          <w:noProof/>
          <w:lang w:eastAsia="zh-CN"/>
        </w:rPr>
        <w:drawing>
          <wp:inline distT="0" distB="0" distL="0" distR="0" wp14:anchorId="7D704E64" wp14:editId="587C50F5">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cstate="print"/>
                    <a:stretch>
                      <a:fillRect/>
                    </a:stretch>
                  </pic:blipFill>
                  <pic:spPr>
                    <a:xfrm>
                      <a:off x="0" y="0"/>
                      <a:ext cx="3907964" cy="1624409"/>
                    </a:xfrm>
                    <a:prstGeom prst="rect">
                      <a:avLst/>
                    </a:prstGeom>
                  </pic:spPr>
                </pic:pic>
              </a:graphicData>
            </a:graphic>
          </wp:inline>
        </w:drawing>
      </w:r>
    </w:p>
    <w:p w:rsidR="00681E02" w:rsidRDefault="00681E02" w:rsidP="00681E02">
      <w:pPr>
        <w:pStyle w:val="Caption"/>
        <w:rPr>
          <w:ins w:id="191" w:author="Arnold van Rooijen" w:date="2015-03-05T09:34:00Z"/>
          <w:lang w:val="en-US"/>
        </w:rPr>
      </w:pPr>
      <w:bookmarkStart w:id="192" w:name="_Ref413316395"/>
      <w:proofErr w:type="gramStart"/>
      <w:r>
        <w:t xml:space="preserve">Figure </w:t>
      </w:r>
      <w:r w:rsidR="00F10363">
        <w:fldChar w:fldCharType="begin"/>
      </w:r>
      <w:r w:rsidR="00F10363">
        <w:instrText xml:space="preserve"> STYLEREF 1 \s </w:instrText>
      </w:r>
      <w:r w:rsidR="00F10363">
        <w:fldChar w:fldCharType="separate"/>
      </w:r>
      <w:r w:rsidR="00F10363">
        <w:rPr>
          <w:noProof/>
        </w:rPr>
        <w:t>2</w:t>
      </w:r>
      <w:r w:rsidR="00F10363">
        <w:fldChar w:fldCharType="end"/>
      </w:r>
      <w:r w:rsidR="00F10363">
        <w:t>.</w:t>
      </w:r>
      <w:proofErr w:type="gramEnd"/>
      <w:r w:rsidR="00F10363">
        <w:fldChar w:fldCharType="begin"/>
      </w:r>
      <w:r w:rsidR="00F10363">
        <w:instrText xml:space="preserve"> SEQ Figure \* ARABIC \s 1 </w:instrText>
      </w:r>
      <w:r w:rsidR="00F10363">
        <w:fldChar w:fldCharType="separate"/>
      </w:r>
      <w:r w:rsidR="00F10363">
        <w:rPr>
          <w:noProof/>
        </w:rPr>
        <w:t>10</w:t>
      </w:r>
      <w:r w:rsidR="00F10363">
        <w:fldChar w:fldCharType="end"/>
      </w:r>
      <w:bookmarkEnd w:id="192"/>
      <w:r>
        <w:tab/>
        <w:t>Example XBeach result for ship-induced waves. Measurements are taken at Bath, in the Scheldt Estuary, The Netherlands (</w:t>
      </w:r>
      <w:commentRangeStart w:id="193"/>
      <w:r>
        <w:t>Schroevers et al., 2011</w:t>
      </w:r>
      <w:commentRangeEnd w:id="193"/>
      <w:r>
        <w:rPr>
          <w:rStyle w:val="CommentReference"/>
          <w:bCs w:val="0"/>
          <w:i w:val="0"/>
        </w:rPr>
        <w:commentReference w:id="193"/>
      </w:r>
      <w:r>
        <w:t>).</w:t>
      </w:r>
    </w:p>
    <w:p w:rsidR="00852E44" w:rsidRDefault="00852E44" w:rsidP="008F37A9">
      <w:pPr>
        <w:rPr>
          <w:ins w:id="194" w:author="Arnold van Rooijen" w:date="2015-03-05T11:11:00Z"/>
          <w:lang w:val="en-US"/>
        </w:rPr>
      </w:pPr>
    </w:p>
    <w:p w:rsidR="000A6AE5" w:rsidRPr="008F37A9" w:rsidRDefault="000A6AE5" w:rsidP="008F37A9">
      <w:pPr>
        <w:rPr>
          <w:lang w:val="en-US"/>
        </w:rPr>
      </w:pPr>
      <w:ins w:id="195" w:author="Arnold van Rooijen" w:date="2015-03-05T11:11:00Z">
        <w:r>
          <w:rPr>
            <w:lang w:val="en-US"/>
          </w:rPr>
          <w:t xml:space="preserve">In addition to the propagation of ship-induced waves, XBeach computes the </w:t>
        </w:r>
      </w:ins>
      <w:ins w:id="196" w:author="Arnold van Rooijen" w:date="2015-03-05T11:12:00Z">
        <w:r>
          <w:rPr>
            <w:lang w:val="en-US"/>
          </w:rPr>
          <w:t xml:space="preserve">forces and moments acting on the ship body. </w:t>
        </w:r>
      </w:ins>
      <w:ins w:id="197" w:author="Arnold van Rooijen" w:date="2015-03-05T11:19:00Z">
        <w:r w:rsidR="003A3138">
          <w:rPr>
            <w:lang w:val="en-US"/>
          </w:rPr>
          <w:t>With this functionality, passing ship effects can be analyzed (</w:t>
        </w:r>
      </w:ins>
      <w:ins w:id="198" w:author="Arnold van Rooijen" w:date="2015-03-05T11:20:00Z">
        <w:r w:rsidR="003A3138">
          <w:rPr>
            <w:lang w:val="en-US"/>
          </w:rPr>
          <w:t xml:space="preserve">e.g. </w:t>
        </w:r>
        <w:commentRangeStart w:id="199"/>
        <w:r w:rsidR="003A3138">
          <w:rPr>
            <w:lang w:val="en-US"/>
          </w:rPr>
          <w:t xml:space="preserve">Zhou, </w:t>
        </w:r>
        <w:commentRangeStart w:id="200"/>
        <w:r w:rsidR="003A3138">
          <w:rPr>
            <w:lang w:val="en-US"/>
          </w:rPr>
          <w:t>2013</w:t>
        </w:r>
        <w:commentRangeEnd w:id="199"/>
        <w:r w:rsidR="00B531FB">
          <w:rPr>
            <w:rStyle w:val="CommentReference"/>
          </w:rPr>
          <w:commentReference w:id="199"/>
        </w:r>
      </w:ins>
      <w:commentRangeEnd w:id="200"/>
      <w:ins w:id="201" w:author="Arnold van Rooijen" w:date="2015-03-05T11:32:00Z">
        <w:r w:rsidR="00EC266D">
          <w:rPr>
            <w:rStyle w:val="CommentReference"/>
          </w:rPr>
          <w:commentReference w:id="200"/>
        </w:r>
      </w:ins>
      <w:ins w:id="202" w:author="Arnold van Rooijen" w:date="2015-03-05T11:20:00Z">
        <w:r w:rsidR="003A3138">
          <w:rPr>
            <w:lang w:val="en-US"/>
          </w:rPr>
          <w:t xml:space="preserve">). </w:t>
        </w:r>
      </w:ins>
      <w:ins w:id="203" w:author="Arnold van Rooijen" w:date="2015-03-05T11:19:00Z">
        <w:r w:rsidR="003A3138">
          <w:rPr>
            <w:lang w:val="en-US"/>
          </w:rPr>
          <w:t xml:space="preserve"> </w:t>
        </w:r>
      </w:ins>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204" w:name="_Toc412623840"/>
      <w:r w:rsidRPr="004F2B4F">
        <w:rPr>
          <w:lang w:val="en-US"/>
        </w:rPr>
        <w:t>Boundary conditions</w:t>
      </w:r>
      <w:bookmarkEnd w:id="204"/>
    </w:p>
    <w:p w:rsidR="00235CE0" w:rsidRPr="004F2B4F" w:rsidRDefault="00235CE0" w:rsidP="002603CC">
      <w:pPr>
        <w:pStyle w:val="Heading2"/>
        <w:spacing w:line="240" w:lineRule="auto"/>
        <w:jc w:val="both"/>
        <w:rPr>
          <w:lang w:val="en-US"/>
        </w:rPr>
      </w:pPr>
      <w:bookmarkStart w:id="205" w:name="_Toc412623841"/>
      <w:commentRangeStart w:id="206"/>
      <w:r w:rsidRPr="004F2B4F">
        <w:rPr>
          <w:lang w:val="en-US"/>
        </w:rPr>
        <w:t>Waves</w:t>
      </w:r>
      <w:bookmarkEnd w:id="205"/>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004C2847">
        <w:fldChar w:fldCharType="begin"/>
      </w:r>
      <w:r w:rsidR="004C2847">
        <w:instrText xml:space="preserve"> REF _Ref410738028 \r \h  \* MERGEFORMAT </w:instrText>
      </w:r>
      <w:r w:rsidR="004C2847">
        <w:fldChar w:fldCharType="separate"/>
      </w:r>
      <w:r w:rsidR="000C1056">
        <w:rPr>
          <w:lang w:val="en-US"/>
        </w:rPr>
        <w:t>3.1.1</w:t>
      </w:r>
      <w:r w:rsidR="004C2847">
        <w:fldChar w:fldCharType="end"/>
      </w:r>
      <w:r w:rsidRPr="004F2B4F">
        <w:rPr>
          <w:lang w:val="en-US"/>
        </w:rPr>
        <w:t xml:space="preserve"> the method to specify wave spectra is discussed. Secondly, in </w:t>
      </w:r>
      <w:r w:rsidR="004C2847">
        <w:fldChar w:fldCharType="begin"/>
      </w:r>
      <w:r w:rsidR="004C2847">
        <w:instrText xml:space="preserve"> REF _Ref412015448 \r \h  \* MERGEFORMAT </w:instrText>
      </w:r>
      <w:r w:rsidR="004C2847">
        <w:fldChar w:fldCharType="separate"/>
      </w:r>
      <w:r w:rsidR="000C1056">
        <w:rPr>
          <w:lang w:val="en-US"/>
        </w:rPr>
        <w:t>3.1.2</w:t>
      </w:r>
      <w:r w:rsidR="004C2847">
        <w:fldChar w:fldCharType="end"/>
      </w:r>
      <w:r w:rsidRPr="004F2B4F">
        <w:rPr>
          <w:lang w:val="en-US"/>
        </w:rPr>
        <w:t xml:space="preserve"> the method to apply non-spectra, such as stationary wave conditions or time-series is elaborated. In </w:t>
      </w:r>
      <w:r w:rsidR="004C2847">
        <w:fldChar w:fldCharType="begin"/>
      </w:r>
      <w:r w:rsidR="004C2847">
        <w:instrText xml:space="preserve"> REF _Ref410738048 \r \h  \* MERGEFORMAT </w:instrText>
      </w:r>
      <w:r w:rsidR="004C2847">
        <w:fldChar w:fldCharType="separate"/>
      </w:r>
      <w:r w:rsidR="000C1056">
        <w:rPr>
          <w:lang w:val="en-US"/>
        </w:rPr>
        <w:t>3.1.3</w:t>
      </w:r>
      <w:r w:rsidR="004C2847">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207" w:name="_Ref410738028"/>
      <w:bookmarkStart w:id="208" w:name="_Toc412623842"/>
      <w:r w:rsidRPr="004F2B4F">
        <w:rPr>
          <w:lang w:val="en-US"/>
        </w:rPr>
        <w:t>Spectra</w:t>
      </w:r>
      <w:bookmarkEnd w:id="207"/>
      <w:bookmarkEnd w:id="208"/>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209"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210" w:name="_Ref412015448"/>
      <w:bookmarkStart w:id="211" w:name="_Toc412623843"/>
      <w:r w:rsidRPr="004F2B4F">
        <w:rPr>
          <w:lang w:val="en-US"/>
        </w:rPr>
        <w:t>Non-spectra</w:t>
      </w:r>
      <w:bookmarkEnd w:id="209"/>
      <w:bookmarkEnd w:id="210"/>
      <w:bookmarkEnd w:id="211"/>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206"/>
      <w:r w:rsidRPr="004F2B4F">
        <w:rPr>
          <w:rStyle w:val="CommentReference"/>
          <w:lang w:val="en-US"/>
        </w:rPr>
        <w:commentReference w:id="206"/>
      </w:r>
    </w:p>
    <w:p w:rsidR="00235CE0" w:rsidRPr="004F2B4F" w:rsidRDefault="00235CE0" w:rsidP="002603CC">
      <w:pPr>
        <w:pStyle w:val="Heading3"/>
        <w:jc w:val="both"/>
        <w:rPr>
          <w:lang w:val="en-US"/>
        </w:rPr>
      </w:pPr>
      <w:bookmarkStart w:id="212" w:name="_Ref410738048"/>
      <w:bookmarkStart w:id="213" w:name="_Toc412623844"/>
      <w:r w:rsidRPr="004F2B4F">
        <w:rPr>
          <w:lang w:val="en-US"/>
        </w:rPr>
        <w:t>Lateral boundary conditions</w:t>
      </w:r>
      <w:bookmarkEnd w:id="212"/>
      <w:bookmarkEnd w:id="213"/>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214" w:name="_Toc412623845"/>
      <w:r w:rsidRPr="004F2B4F">
        <w:rPr>
          <w:lang w:val="en-US"/>
        </w:rPr>
        <w:t>Shallow water equations</w:t>
      </w:r>
      <w:bookmarkEnd w:id="214"/>
    </w:p>
    <w:p w:rsidR="008E05D9" w:rsidRPr="004F2B4F" w:rsidRDefault="00691D3B" w:rsidP="002603CC">
      <w:pPr>
        <w:pStyle w:val="Heading3"/>
        <w:jc w:val="both"/>
        <w:rPr>
          <w:lang w:val="en-US"/>
        </w:rPr>
      </w:pPr>
      <w:bookmarkStart w:id="215" w:name="_Toc412623846"/>
      <w:r w:rsidRPr="004F2B4F">
        <w:rPr>
          <w:lang w:val="en-US"/>
        </w:rPr>
        <w:t>Offshore boundary</w:t>
      </w:r>
      <w:bookmarkEnd w:id="215"/>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216"/>
      <w:r w:rsidR="00005EA8" w:rsidRPr="004F2B4F">
        <w:rPr>
          <w:i/>
          <w:lang w:val="en-US"/>
        </w:rPr>
        <w:t>aveflume</w:t>
      </w:r>
      <w:commentRangeEnd w:id="216"/>
      <w:r w:rsidR="00005EA8" w:rsidRPr="004F2B4F">
        <w:rPr>
          <w:rStyle w:val="CommentReference"/>
          <w:i/>
          <w:lang w:val="en-US"/>
        </w:rPr>
        <w:commentReference w:id="216"/>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217" w:name="_Toc412623847"/>
      <w:r w:rsidRPr="004F2B4F">
        <w:rPr>
          <w:lang w:val="en-US"/>
        </w:rPr>
        <w:t>Lateral boundaries</w:t>
      </w:r>
      <w:bookmarkEnd w:id="217"/>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218"/>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218"/>
      <w:r w:rsidR="00E34418" w:rsidRPr="004F2B4F">
        <w:rPr>
          <w:rStyle w:val="CommentReference"/>
          <w:lang w:val="en-US"/>
        </w:rPr>
        <w:commentReference w:id="218"/>
      </w:r>
    </w:p>
    <w:p w:rsidR="00691D3B" w:rsidRPr="004F2B4F" w:rsidRDefault="00691D3B" w:rsidP="002603CC">
      <w:pPr>
        <w:pStyle w:val="ListParagraph"/>
        <w:numPr>
          <w:ilvl w:val="0"/>
          <w:numId w:val="15"/>
        </w:numPr>
        <w:spacing w:line="240" w:lineRule="auto"/>
        <w:rPr>
          <w:lang w:val="en-US"/>
        </w:rPr>
      </w:pPr>
      <w:commentRangeStart w:id="219"/>
      <w:r w:rsidRPr="004F2B4F">
        <w:rPr>
          <w:lang w:val="en-US"/>
        </w:rPr>
        <w:t>Neumann</w:t>
      </w:r>
      <w:commentRangeEnd w:id="219"/>
      <w:r w:rsidRPr="004F2B4F">
        <w:rPr>
          <w:rStyle w:val="CommentReference"/>
          <w:lang w:val="en-US"/>
        </w:rPr>
        <w:commentReference w:id="219"/>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220" w:name="_Toc412623848"/>
      <w:r w:rsidRPr="004F2B4F">
        <w:rPr>
          <w:lang w:val="en-US"/>
        </w:rPr>
        <w:t>Tide and surge</w:t>
      </w:r>
      <w:bookmarkEnd w:id="220"/>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221" w:name="_Toc412623849"/>
      <w:r w:rsidRPr="004F2B4F">
        <w:rPr>
          <w:lang w:val="en-US"/>
        </w:rPr>
        <w:t>River and point discharge</w:t>
      </w:r>
      <w:bookmarkEnd w:id="221"/>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Del="00A138D2" w:rsidRDefault="008E05D9" w:rsidP="002603CC">
      <w:pPr>
        <w:pStyle w:val="Heading3"/>
        <w:jc w:val="both"/>
        <w:rPr>
          <w:del w:id="222" w:author="dro" w:date="2015-03-05T12:37:00Z"/>
          <w:lang w:val="en-US"/>
        </w:rPr>
      </w:pPr>
      <w:bookmarkStart w:id="223" w:name="_Ref412618623"/>
      <w:bookmarkStart w:id="224" w:name="_Ref412618643"/>
      <w:bookmarkStart w:id="225" w:name="_Toc412623850"/>
      <w:del w:id="226" w:author="dro" w:date="2015-03-05T12:37:00Z">
        <w:r w:rsidRPr="004F2B4F" w:rsidDel="00A138D2">
          <w:rPr>
            <w:lang w:val="en-US"/>
          </w:rPr>
          <w:delText>Ship motion</w:delText>
        </w:r>
        <w:bookmarkEnd w:id="223"/>
        <w:bookmarkEnd w:id="224"/>
        <w:bookmarkEnd w:id="225"/>
      </w:del>
    </w:p>
    <w:p w:rsidR="008E05D9" w:rsidRPr="004F2B4F" w:rsidDel="00A138D2" w:rsidRDefault="008E05D9" w:rsidP="002603CC">
      <w:pPr>
        <w:spacing w:line="240" w:lineRule="auto"/>
        <w:rPr>
          <w:del w:id="227" w:author="dro" w:date="2015-03-05T12:37:00Z"/>
          <w:lang w:val="en-US"/>
        </w:rPr>
      </w:pPr>
      <w:del w:id="228" w:author="dro" w:date="2015-03-05T12:37:00Z">
        <w:r w:rsidRPr="004F2B4F" w:rsidDel="00A138D2">
          <w:rPr>
            <w:color w:val="FF0000"/>
            <w:lang w:val="en-US"/>
          </w:rPr>
          <w:delText>Dano</w:delText>
        </w:r>
      </w:del>
    </w:p>
    <w:p w:rsidR="008E05D9" w:rsidRPr="004F2B4F" w:rsidRDefault="008E05D9" w:rsidP="002603CC">
      <w:pPr>
        <w:pStyle w:val="Heading2"/>
        <w:jc w:val="both"/>
        <w:rPr>
          <w:lang w:val="en-US"/>
        </w:rPr>
      </w:pPr>
      <w:bookmarkStart w:id="229" w:name="_Toc412623851"/>
      <w:r w:rsidRPr="004F2B4F">
        <w:rPr>
          <w:lang w:val="en-US"/>
        </w:rPr>
        <w:t>Sediment transport</w:t>
      </w:r>
      <w:bookmarkEnd w:id="229"/>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230" w:name="_Toc412623852"/>
      <w:r w:rsidRPr="004F2B4F">
        <w:rPr>
          <w:lang w:val="en-US"/>
        </w:rPr>
        <w:t>Input description</w:t>
      </w:r>
      <w:bookmarkEnd w:id="230"/>
    </w:p>
    <w:p w:rsidR="00620A54" w:rsidRPr="004F2B4F" w:rsidRDefault="00620A54" w:rsidP="002603CC">
      <w:pPr>
        <w:pStyle w:val="Heading2"/>
        <w:spacing w:line="240" w:lineRule="auto"/>
        <w:jc w:val="both"/>
        <w:rPr>
          <w:lang w:val="en-US"/>
        </w:rPr>
      </w:pPr>
      <w:bookmarkStart w:id="231" w:name="_Toc285701663"/>
      <w:bookmarkStart w:id="232" w:name="_Toc412623853"/>
      <w:r w:rsidRPr="004F2B4F">
        <w:rPr>
          <w:lang w:val="en-US"/>
        </w:rPr>
        <w:t>General</w:t>
      </w:r>
      <w:bookmarkEnd w:id="231"/>
      <w:bookmarkEnd w:id="232"/>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233"/>
      <w:r w:rsidR="00C20BC3" w:rsidRPr="004F2B4F">
        <w:rPr>
          <w:lang w:val="en-US"/>
        </w:rPr>
        <w:t>run</w:t>
      </w:r>
      <w:commentRangeEnd w:id="233"/>
      <w:r w:rsidR="00C20BC3" w:rsidRPr="004F2B4F">
        <w:rPr>
          <w:rStyle w:val="CommentReference"/>
          <w:lang w:val="en-US"/>
        </w:rPr>
        <w:commentReference w:id="233"/>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234" w:name="_Toc285701664"/>
      <w:bookmarkStart w:id="235" w:name="_Toc412623854"/>
      <w:r w:rsidRPr="004F2B4F">
        <w:rPr>
          <w:lang w:val="en-US"/>
        </w:rPr>
        <w:t xml:space="preserve">Physical </w:t>
      </w:r>
      <w:commentRangeStart w:id="236"/>
      <w:r w:rsidRPr="004F2B4F">
        <w:rPr>
          <w:lang w:val="en-US"/>
        </w:rPr>
        <w:t>processes</w:t>
      </w:r>
      <w:bookmarkEnd w:id="234"/>
      <w:commentRangeEnd w:id="236"/>
      <w:r w:rsidR="00E064E8" w:rsidRPr="004F2B4F">
        <w:rPr>
          <w:rStyle w:val="CommentReference"/>
          <w:b w:val="0"/>
          <w:iCs w:val="0"/>
          <w:lang w:val="en-US"/>
        </w:rPr>
        <w:commentReference w:id="236"/>
      </w:r>
      <w:bookmarkEnd w:id="235"/>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37" w:name="_Ref285440913"/>
      <w:bookmarkStart w:id="238" w:name="_Ref285440915"/>
      <w:bookmarkStart w:id="239" w:name="_Ref285465495"/>
      <w:bookmarkStart w:id="240" w:name="_Ref285465497"/>
      <w:bookmarkStart w:id="241" w:name="_Toc285701665"/>
      <w:bookmarkStart w:id="242" w:name="_Toc412623855"/>
      <w:r w:rsidRPr="004F2B4F">
        <w:rPr>
          <w:lang w:val="en-US"/>
        </w:rPr>
        <w:t>Grid and bathymetry</w:t>
      </w:r>
      <w:bookmarkEnd w:id="237"/>
      <w:bookmarkEnd w:id="238"/>
      <w:bookmarkEnd w:id="239"/>
      <w:bookmarkEnd w:id="240"/>
      <w:bookmarkEnd w:id="241"/>
      <w:bookmarkEnd w:id="242"/>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243"/>
      <w:r w:rsidRPr="004F2B4F">
        <w:rPr>
          <w:lang w:val="en-US"/>
        </w:rPr>
        <w:t>grids</w:t>
      </w:r>
      <w:commentRangeEnd w:id="243"/>
      <w:r w:rsidR="00BA4F8F" w:rsidRPr="004F2B4F">
        <w:rPr>
          <w:rStyle w:val="CommentReference"/>
          <w:lang w:val="en-US"/>
        </w:rPr>
        <w:commentReference w:id="243"/>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244"/>
      <w:r w:rsidRPr="004F2B4F">
        <w:rPr>
          <w:lang w:val="en-US"/>
        </w:rPr>
        <w:t>manual</w:t>
      </w:r>
      <w:commentRangeEnd w:id="244"/>
      <w:r w:rsidR="00907C45" w:rsidRPr="004F2B4F">
        <w:rPr>
          <w:rStyle w:val="CommentReference"/>
          <w:lang w:val="en-US"/>
        </w:rPr>
        <w:commentReference w:id="244"/>
      </w:r>
      <w:r w:rsidRPr="004F2B4F">
        <w:rPr>
          <w:lang w:val="en-US"/>
        </w:rPr>
        <w:t xml:space="preserve">. Also forced updating of bathymetries is supported as described in section </w:t>
      </w:r>
      <w:r w:rsidR="004E6E29"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245"/>
      <w:r w:rsidRPr="004F2B4F">
        <w:rPr>
          <w:lang w:val="en-US"/>
        </w:rPr>
        <w:t>are</w:t>
      </w:r>
      <w:commentRangeEnd w:id="245"/>
      <w:r w:rsidR="00907C45" w:rsidRPr="004F2B4F">
        <w:rPr>
          <w:rStyle w:val="CommentReference"/>
          <w:lang w:val="en-US"/>
        </w:rPr>
        <w:commentReference w:id="245"/>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246"/>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246"/>
      <w:r w:rsidR="00484A57" w:rsidRPr="004F2B4F">
        <w:rPr>
          <w:rStyle w:val="CommentReference"/>
          <w:rFonts w:ascii="Arial" w:hAnsi="Arial"/>
          <w:color w:val="auto"/>
        </w:rPr>
        <w:commentReference w:id="246"/>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247"/>
      <w:r w:rsidRPr="004F2B4F">
        <w:rPr>
          <w:lang w:val="en-US"/>
        </w:rPr>
        <w:t>table</w:t>
      </w:r>
      <w:commentRangeEnd w:id="247"/>
      <w:r w:rsidR="00105BFA" w:rsidRPr="004F2B4F">
        <w:rPr>
          <w:rStyle w:val="CommentReference"/>
          <w:lang w:val="en-US"/>
        </w:rPr>
        <w:commentReference w:id="247"/>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48" w:name="_Toc285701666"/>
      <w:bookmarkStart w:id="249" w:name="_Toc412623856"/>
      <w:commentRangeStart w:id="250"/>
      <w:r w:rsidRPr="004F2B4F">
        <w:rPr>
          <w:lang w:val="en-US"/>
        </w:rPr>
        <w:t>Waves input</w:t>
      </w:r>
      <w:bookmarkEnd w:id="248"/>
      <w:commentRangeEnd w:id="250"/>
      <w:r w:rsidR="003245CF" w:rsidRPr="004F2B4F">
        <w:rPr>
          <w:rStyle w:val="CommentReference"/>
          <w:b w:val="0"/>
          <w:iCs w:val="0"/>
          <w:lang w:val="en-US"/>
        </w:rPr>
        <w:commentReference w:id="250"/>
      </w:r>
      <w:bookmarkEnd w:id="249"/>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4E6E29"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004E6E29"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 xml:space="preserve">Error! </w:t>
      </w:r>
      <w:proofErr w:type="gramStart"/>
      <w:r w:rsidR="000C1056">
        <w:rPr>
          <w:b/>
          <w:bCs/>
          <w:lang w:val="en-US"/>
        </w:rPr>
        <w:t>Reference source not found.</w:t>
      </w:r>
      <w:r w:rsidR="004E6E29" w:rsidRPr="004F2B4F">
        <w:rPr>
          <w:lang w:val="en-US"/>
        </w:rPr>
        <w:fldChar w:fldCharType="end"/>
      </w:r>
      <w:r w:rsidRPr="004F2B4F">
        <w:rPr>
          <w:lang w:val="en-US"/>
        </w:rPr>
        <w:t xml:space="preserve">), wave dissipation model (see </w:t>
      </w:r>
      <w:r w:rsidR="004E6E29"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w:t>
      </w:r>
      <w:proofErr w:type="gramEnd"/>
      <w:r w:rsidR="000C1056">
        <w:rPr>
          <w:b/>
          <w:bCs/>
          <w:lang w:val="en-US"/>
        </w:rPr>
        <w:t xml:space="preserve">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004E6E29"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004C2847">
        <w:fldChar w:fldCharType="begin"/>
      </w:r>
      <w:r w:rsidR="004C2847">
        <w:instrText xml:space="preserve"> REF _Ref285374442 \w \h  \* MERGEFORMAT </w:instrText>
      </w:r>
      <w:r w:rsidR="004C2847">
        <w:fldChar w:fldCharType="separate"/>
      </w:r>
      <w:r w:rsidR="000C1056">
        <w:rPr>
          <w:lang w:val="en-US"/>
        </w:rPr>
        <w:t>4.4.5</w:t>
      </w:r>
      <w:r w:rsidR="004C2847">
        <w:fldChar w:fldCharType="end"/>
      </w:r>
      <w:r w:rsidRPr="004F2B4F">
        <w:rPr>
          <w:lang w:val="en-US"/>
        </w:rPr>
        <w:t xml:space="preserve"> </w:t>
      </w:r>
      <w:r w:rsidR="004E6E29"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proofErr w:type="gramStart"/>
      <w:r w:rsidR="000C1056" w:rsidRPr="004F2B4F">
        <w:rPr>
          <w:lang w:val="en-US"/>
        </w:rPr>
        <w:t>Temporally</w:t>
      </w:r>
      <w:proofErr w:type="gramEnd"/>
      <w:r w:rsidR="000C1056" w:rsidRPr="004F2B4F">
        <w:rPr>
          <w:lang w:val="en-US"/>
        </w:rPr>
        <w:t xml:space="preserve"> and/or spatially varying wave boundary conditions</w:t>
      </w:r>
      <w:r w:rsidR="004E6E29"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drawing>
          <wp:inline distT="0" distB="0" distL="0" distR="0" wp14:anchorId="66012B05" wp14:editId="55DC54E7">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251" w:name="_Toc412623857"/>
      <w:bookmarkStart w:id="252" w:name="_Ref285383424"/>
      <w:bookmarkStart w:id="253" w:name="_Toc285701667"/>
      <w:commentRangeStart w:id="254"/>
      <w:r w:rsidRPr="004F2B4F">
        <w:rPr>
          <w:lang w:val="en-US"/>
        </w:rPr>
        <w:t>Stationary boundary conditions</w:t>
      </w:r>
      <w:bookmarkEnd w:id="251"/>
    </w:p>
    <w:p w:rsidR="00890816" w:rsidRPr="004F2B4F" w:rsidRDefault="00890816" w:rsidP="002603CC">
      <w:pPr>
        <w:rPr>
          <w:lang w:val="en-US"/>
        </w:rPr>
      </w:pPr>
    </w:p>
    <w:p w:rsidR="003245CF" w:rsidRPr="004F2B4F" w:rsidRDefault="00890816" w:rsidP="002603CC">
      <w:pPr>
        <w:pStyle w:val="Heading3"/>
        <w:jc w:val="both"/>
        <w:rPr>
          <w:lang w:val="en-US"/>
        </w:rPr>
      </w:pPr>
      <w:bookmarkStart w:id="255" w:name="_Toc412623858"/>
      <w:bookmarkEnd w:id="252"/>
      <w:bookmarkEnd w:id="253"/>
      <w:r w:rsidRPr="004F2B4F">
        <w:rPr>
          <w:lang w:val="en-US"/>
        </w:rPr>
        <w:t>Time series</w:t>
      </w:r>
      <w:bookmarkEnd w:id="255"/>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256"/>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256"/>
      <w:r w:rsidR="00890816" w:rsidRPr="004F2B4F">
        <w:rPr>
          <w:rStyle w:val="CommentReference"/>
          <w:rFonts w:ascii="Arial" w:hAnsi="Arial"/>
          <w:color w:val="auto"/>
        </w:rPr>
        <w:commentReference w:id="256"/>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004C2847">
        <w:fldChar w:fldCharType="begin"/>
      </w:r>
      <w:r w:rsidR="004C2847">
        <w:instrText xml:space="preserve"> REF _Ref285376842 \w \h  \* MERGEFORMAT </w:instrText>
      </w:r>
      <w:r w:rsidR="004C2847">
        <w:fldChar w:fldCharType="separate"/>
      </w:r>
      <w:r w:rsidR="000C1056">
        <w:rPr>
          <w:lang w:val="en-US"/>
        </w:rPr>
        <w:t>4.4.3.1</w:t>
      </w:r>
      <w:r w:rsidR="004C2847">
        <w:fldChar w:fldCharType="end"/>
      </w:r>
      <w:r w:rsidRPr="004F2B4F">
        <w:rPr>
          <w:lang w:val="en-US"/>
        </w:rPr>
        <w:t xml:space="preserve"> </w:t>
      </w:r>
      <w:r w:rsidR="004C2847">
        <w:fldChar w:fldCharType="begin"/>
      </w:r>
      <w:r w:rsidR="004C2847">
        <w:instrText xml:space="preserve"> REF _Ref285376842 \h  \* MERGEFORMAT </w:instrText>
      </w:r>
      <w:r w:rsidR="004C2847">
        <w:fldChar w:fldCharType="separate"/>
      </w:r>
      <w:r w:rsidR="000C1056" w:rsidRPr="004F2B4F">
        <w:rPr>
          <w:lang w:val="en-US"/>
        </w:rPr>
        <w:t>JONSWAP wave spectra</w:t>
      </w:r>
      <w:r w:rsidR="004C2847">
        <w:fldChar w:fldCharType="end"/>
      </w:r>
      <w:r w:rsidRPr="004F2B4F">
        <w:rPr>
          <w:lang w:val="en-US"/>
        </w:rPr>
        <w:t xml:space="preserve"> for a description of the file format.</w:t>
      </w:r>
      <w:commentRangeEnd w:id="254"/>
      <w:r w:rsidR="00890816" w:rsidRPr="004F2B4F">
        <w:rPr>
          <w:rStyle w:val="CommentReference"/>
          <w:lang w:val="en-US"/>
        </w:rPr>
        <w:commentReference w:id="254"/>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257" w:name="_Ref285375434"/>
      <w:bookmarkStart w:id="258"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259"/>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259"/>
      <w:r w:rsidR="00215B8C" w:rsidRPr="004F2B4F">
        <w:rPr>
          <w:rStyle w:val="CommentReference"/>
          <w:lang w:val="en-US"/>
        </w:rPr>
        <w:commentReference w:id="259"/>
      </w:r>
    </w:p>
    <w:p w:rsidR="00620A54" w:rsidRPr="004F2B4F" w:rsidRDefault="00620A54" w:rsidP="002603CC">
      <w:pPr>
        <w:pStyle w:val="Heading3"/>
        <w:jc w:val="both"/>
        <w:rPr>
          <w:lang w:val="en-US"/>
        </w:rPr>
      </w:pPr>
      <w:bookmarkStart w:id="260" w:name="_Toc412623859"/>
      <w:r w:rsidRPr="004F2B4F">
        <w:rPr>
          <w:lang w:val="en-US"/>
        </w:rPr>
        <w:t>Spectral wave boundary conditions</w:t>
      </w:r>
      <w:bookmarkEnd w:id="257"/>
      <w:bookmarkEnd w:id="258"/>
      <w:bookmarkEnd w:id="260"/>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Timestep used 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random seed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261" w:name="_Ref285376842"/>
      <w:r w:rsidRPr="004F2B4F">
        <w:rPr>
          <w:lang w:val="en-US"/>
        </w:rPr>
        <w:t>JONSWAP wave spectra</w:t>
      </w:r>
      <w:bookmarkEnd w:id="261"/>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0C1056" w:rsidRPr="004F2B4F" w:rsidRDefault="00620A54" w:rsidP="000C1056">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004C2847">
        <w:fldChar w:fldCharType="begin"/>
      </w:r>
      <w:r w:rsidR="004C2847">
        <w:instrText xml:space="preserve"> REF _Ref285383424 \w \h  \* MERGEFORMAT </w:instrText>
      </w:r>
      <w:r w:rsidR="004C2847">
        <w:fldChar w:fldCharType="separate"/>
      </w:r>
      <w:r w:rsidR="000C1056">
        <w:rPr>
          <w:lang w:val="en-US"/>
        </w:rPr>
        <w:t>4.4.1</w:t>
      </w:r>
      <w:r w:rsidR="004C2847">
        <w:fldChar w:fldCharType="end"/>
      </w:r>
      <w:r w:rsidRPr="004F2B4F">
        <w:rPr>
          <w:lang w:val="en-US"/>
        </w:rPr>
        <w:t xml:space="preserve"> </w:t>
      </w:r>
      <w:r w:rsidR="004E6E29"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sidRPr="004F2B4F">
        <w:rPr>
          <w:lang w:val="en-US"/>
        </w:rPr>
        <w:t>Stationary boundary conditions</w:t>
      </w:r>
    </w:p>
    <w:p w:rsidR="000C1056" w:rsidRPr="004F2B4F" w:rsidRDefault="000C1056" w:rsidP="000C1056">
      <w:pPr>
        <w:pStyle w:val="BodyText"/>
        <w:rPr>
          <w:lang w:val="en-US"/>
        </w:rPr>
      </w:pPr>
    </w:p>
    <w:p w:rsidR="00620A54" w:rsidRPr="004F2B4F" w:rsidRDefault="004E6E29" w:rsidP="002603CC">
      <w:pPr>
        <w:pStyle w:val="BodyText"/>
        <w:rPr>
          <w:lang w:val="en-US"/>
        </w:rPr>
      </w:pPr>
      <w:r w:rsidRPr="004F2B4F">
        <w:rPr>
          <w:lang w:val="en-US"/>
        </w:rPr>
        <w:fldChar w:fldCharType="end"/>
      </w:r>
      <w:r w:rsidR="00620A54"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004C2847">
        <w:fldChar w:fldCharType="begin"/>
      </w:r>
      <w:r w:rsidR="004C2847">
        <w:instrText xml:space="preserve"> REF _Ref285374442 \w \h  \* MERGEFORMAT </w:instrText>
      </w:r>
      <w:r w:rsidR="004C2847">
        <w:fldChar w:fldCharType="separate"/>
      </w:r>
      <w:r w:rsidR="000C1056">
        <w:rPr>
          <w:lang w:val="en-US"/>
        </w:rPr>
        <w:t>4.4.5</w:t>
      </w:r>
      <w:r w:rsidR="004C2847">
        <w:fldChar w:fldCharType="end"/>
      </w:r>
      <w:r w:rsidRPr="004F2B4F">
        <w:rPr>
          <w:lang w:val="en-US"/>
        </w:rPr>
        <w:t xml:space="preserve"> </w:t>
      </w:r>
      <w:r w:rsidR="004E6E29"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proofErr w:type="gramStart"/>
      <w:r w:rsidR="000C1056" w:rsidRPr="004F2B4F">
        <w:rPr>
          <w:lang w:val="en-US"/>
        </w:rPr>
        <w:t>Temporally</w:t>
      </w:r>
      <w:proofErr w:type="gramEnd"/>
      <w:r w:rsidR="000C1056" w:rsidRPr="004F2B4F">
        <w:rPr>
          <w:lang w:val="en-US"/>
        </w:rPr>
        <w:t xml:space="preserve"> and/or spatially varying wave boundary conditions</w:t>
      </w:r>
      <w:r w:rsidR="004E6E29"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7" type="#_x0000_t75" style="width:116.2pt;height:34.9pt" o:ole="">
            <v:imagedata r:id="rId260" o:title=""/>
          </v:shape>
          <o:OLEObject Type="Embed" ProgID="Equation.DSMT4" ShapeID="_x0000_i1137" DrawAspect="Content" ObjectID="_1487145313" r:id="rId261"/>
        </w:object>
      </w:r>
      <w:r w:rsidRPr="004F2B4F">
        <w:rPr>
          <w:lang w:val="en-US"/>
        </w:rPr>
        <w:t xml:space="preserve">. Here </w:t>
      </w:r>
      <w:r w:rsidRPr="004F2B4F">
        <w:rPr>
          <w:lang w:val="en-US"/>
        </w:rPr>
        <w:object w:dxaOrig="240" w:dyaOrig="220">
          <v:shape id="_x0000_i1138" type="#_x0000_t75" style="width:12pt;height:10.9pt" o:ole="">
            <v:imagedata r:id="rId262" o:title=""/>
          </v:shape>
          <o:OLEObject Type="Embed" ProgID="Equation.DSMT4" ShapeID="_x0000_i1138" DrawAspect="Content" ObjectID="_1487145314"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drawing>
          <wp:inline distT="0" distB="0" distL="0" distR="0" wp14:anchorId="5512913B" wp14:editId="445A7714">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004C2847">
        <w:fldChar w:fldCharType="begin"/>
      </w:r>
      <w:r w:rsidR="004C2847">
        <w:instrText xml:space="preserve"> REF _Ref285374442 \w \h  \* MERGEFORMAT </w:instrText>
      </w:r>
      <w:r w:rsidR="004C2847">
        <w:fldChar w:fldCharType="separate"/>
      </w:r>
      <w:r w:rsidR="000C1056">
        <w:rPr>
          <w:lang w:val="en-US"/>
        </w:rPr>
        <w:t>4.4.5</w:t>
      </w:r>
      <w:r w:rsidR="004C2847">
        <w:fldChar w:fldCharType="end"/>
      </w:r>
      <w:r w:rsidRPr="004F2B4F">
        <w:rPr>
          <w:lang w:val="en-US"/>
        </w:rPr>
        <w:t xml:space="preserve"> </w:t>
      </w:r>
      <w:r w:rsidR="004E6E29"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proofErr w:type="gramStart"/>
      <w:r w:rsidR="000C1056" w:rsidRPr="004F2B4F">
        <w:rPr>
          <w:lang w:val="en-US"/>
        </w:rPr>
        <w:t>Temporally</w:t>
      </w:r>
      <w:proofErr w:type="gramEnd"/>
      <w:r w:rsidR="000C1056" w:rsidRPr="004F2B4F">
        <w:rPr>
          <w:lang w:val="en-US"/>
        </w:rPr>
        <w:t xml:space="preserve"> and/or spatially varying wave boundary conditions</w:t>
      </w:r>
      <w:r w:rsidR="004E6E29"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3D40FD" w:rsidRDefault="00620A54" w:rsidP="002603CC">
      <w:pPr>
        <w:pStyle w:val="Code"/>
        <w:jc w:val="both"/>
        <w:rPr>
          <w:lang w:val="fr-FR"/>
          <w:rPrChange w:id="262" w:author="Arnold van Rooijen" w:date="2015-03-06T09:07:00Z">
            <w:rPr>
              <w:lang w:val="fr-FR"/>
            </w:rPr>
          </w:rPrChange>
        </w:rPr>
      </w:pPr>
      <w:r w:rsidRPr="003D40FD">
        <w:rPr>
          <w:lang w:val="fr-FR"/>
          <w:rPrChange w:id="263" w:author="Arnold van Rooijen" w:date="2015-03-06T09:07:00Z">
            <w:rPr>
              <w:lang w:val="fr-FR"/>
            </w:rPr>
          </w:rPrChange>
        </w:rPr>
        <w:t>&lt;</w:t>
      </w:r>
      <w:proofErr w:type="gramStart"/>
      <w:r w:rsidRPr="003D40FD">
        <w:rPr>
          <w:lang w:val="fr-FR"/>
          <w:rPrChange w:id="264" w:author="Arnold van Rooijen" w:date="2015-03-06T09:07:00Z">
            <w:rPr>
              <w:lang w:val="fr-FR"/>
            </w:rPr>
          </w:rPrChange>
        </w:rPr>
        <w:t>directions</w:t>
      </w:r>
      <w:proofErr w:type="gramEnd"/>
      <w:r w:rsidRPr="003D40FD">
        <w:rPr>
          <w:lang w:val="fr-FR"/>
          <w:rPrChange w:id="265" w:author="Arnold van Rooijen" w:date="2015-03-06T09:07:00Z">
            <w:rPr>
              <w:lang w:val="fr-FR"/>
            </w:rPr>
          </w:rPrChange>
        </w:rPr>
        <w:t xml:space="preserve"> 1&gt;</w:t>
      </w:r>
    </w:p>
    <w:p w:rsidR="00620A54" w:rsidRPr="003D40FD" w:rsidRDefault="00620A54" w:rsidP="002603CC">
      <w:pPr>
        <w:pStyle w:val="Code"/>
        <w:jc w:val="both"/>
        <w:rPr>
          <w:lang w:val="fr-FR"/>
          <w:rPrChange w:id="266" w:author="Arnold van Rooijen" w:date="2015-03-06T09:07:00Z">
            <w:rPr>
              <w:lang w:val="fr-FR"/>
            </w:rPr>
          </w:rPrChange>
        </w:rPr>
      </w:pPr>
      <w:r w:rsidRPr="003D40FD">
        <w:rPr>
          <w:lang w:val="fr-FR"/>
          <w:rPrChange w:id="267" w:author="Arnold van Rooijen" w:date="2015-03-06T09:07:00Z">
            <w:rPr>
              <w:lang w:val="fr-FR"/>
            </w:rPr>
          </w:rPrChange>
        </w:rPr>
        <w:t>&lt;</w:t>
      </w:r>
      <w:proofErr w:type="gramStart"/>
      <w:r w:rsidRPr="003D40FD">
        <w:rPr>
          <w:lang w:val="fr-FR"/>
          <w:rPrChange w:id="268" w:author="Arnold van Rooijen" w:date="2015-03-06T09:07:00Z">
            <w:rPr>
              <w:lang w:val="fr-FR"/>
            </w:rPr>
          </w:rPrChange>
        </w:rPr>
        <w:t>directions</w:t>
      </w:r>
      <w:proofErr w:type="gramEnd"/>
      <w:r w:rsidRPr="003D40FD">
        <w:rPr>
          <w:lang w:val="fr-FR"/>
          <w:rPrChange w:id="269" w:author="Arnold van Rooijen" w:date="2015-03-06T09:07:00Z">
            <w:rPr>
              <w:lang w:val="fr-FR"/>
            </w:rPr>
          </w:rPrChange>
        </w:rPr>
        <w:t xml:space="preserve"> 2&gt;</w:t>
      </w:r>
    </w:p>
    <w:p w:rsidR="00620A54" w:rsidRPr="003D40FD" w:rsidRDefault="00620A54" w:rsidP="002603CC">
      <w:pPr>
        <w:pStyle w:val="Code"/>
        <w:jc w:val="both"/>
        <w:rPr>
          <w:lang w:val="fr-FR"/>
          <w:rPrChange w:id="270" w:author="Arnold van Rooijen" w:date="2015-03-06T09:07:00Z">
            <w:rPr>
              <w:lang w:val="fr-FR"/>
            </w:rPr>
          </w:rPrChange>
        </w:rPr>
      </w:pPr>
      <w:r w:rsidRPr="003D40FD">
        <w:rPr>
          <w:lang w:val="fr-FR"/>
          <w:rPrChange w:id="271" w:author="Arnold van Rooijen" w:date="2015-03-06T09:07:00Z">
            <w:rPr>
              <w:lang w:val="fr-FR"/>
            </w:rPr>
          </w:rPrChange>
        </w:rPr>
        <w:t>&lt;</w:t>
      </w:r>
      <w:proofErr w:type="gramStart"/>
      <w:r w:rsidRPr="003D40FD">
        <w:rPr>
          <w:lang w:val="fr-FR"/>
          <w:rPrChange w:id="272" w:author="Arnold van Rooijen" w:date="2015-03-06T09:07:00Z">
            <w:rPr>
              <w:lang w:val="fr-FR"/>
            </w:rPr>
          </w:rPrChange>
        </w:rPr>
        <w:t>directions</w:t>
      </w:r>
      <w:proofErr w:type="gramEnd"/>
      <w:r w:rsidRPr="003D40FD">
        <w:rPr>
          <w:lang w:val="fr-FR"/>
          <w:rPrChange w:id="273" w:author="Arnold van Rooijen" w:date="2015-03-06T09:07:00Z">
            <w:rPr>
              <w:lang w:val="fr-FR"/>
            </w:rPr>
          </w:rPrChange>
        </w:rPr>
        <w:t xml:space="preserve"> 3&gt;</w:t>
      </w:r>
    </w:p>
    <w:p w:rsidR="00620A54" w:rsidRPr="003D40FD" w:rsidRDefault="00620A54" w:rsidP="002603CC">
      <w:pPr>
        <w:pStyle w:val="Code"/>
        <w:jc w:val="both"/>
        <w:rPr>
          <w:lang w:val="fr-FR"/>
          <w:rPrChange w:id="274" w:author="Arnold van Rooijen" w:date="2015-03-06T09:07:00Z">
            <w:rPr>
              <w:lang w:val="fr-FR"/>
            </w:rPr>
          </w:rPrChange>
        </w:rPr>
      </w:pPr>
      <w:r w:rsidRPr="003D40FD">
        <w:rPr>
          <w:lang w:val="fr-FR"/>
          <w:rPrChange w:id="275" w:author="Arnold van Rooijen" w:date="2015-03-06T09:07:00Z">
            <w:rPr>
              <w:lang w:val="fr-FR"/>
            </w:rPr>
          </w:rPrChange>
        </w:rPr>
        <w:t>...</w:t>
      </w:r>
    </w:p>
    <w:p w:rsidR="00620A54" w:rsidRPr="003D40FD" w:rsidRDefault="00620A54" w:rsidP="002603CC">
      <w:pPr>
        <w:pStyle w:val="Code"/>
        <w:jc w:val="both"/>
        <w:rPr>
          <w:lang w:val="fr-FR"/>
          <w:rPrChange w:id="276" w:author="Arnold van Rooijen" w:date="2015-03-06T09:07:00Z">
            <w:rPr>
              <w:lang w:val="fr-FR"/>
            </w:rPr>
          </w:rPrChange>
        </w:rPr>
      </w:pPr>
      <w:r w:rsidRPr="003D40FD">
        <w:rPr>
          <w:lang w:val="fr-FR"/>
          <w:rPrChange w:id="277" w:author="Arnold van Rooijen" w:date="2015-03-06T09:07:00Z">
            <w:rPr>
              <w:lang w:val="fr-FR"/>
            </w:rPr>
          </w:rPrChange>
        </w:rPr>
        <w:t>&lt;</w:t>
      </w:r>
      <w:proofErr w:type="gramStart"/>
      <w:r w:rsidRPr="003D40FD">
        <w:rPr>
          <w:lang w:val="fr-FR"/>
          <w:rPrChange w:id="278" w:author="Arnold van Rooijen" w:date="2015-03-06T09:07:00Z">
            <w:rPr>
              <w:lang w:val="fr-FR"/>
            </w:rPr>
          </w:rPrChange>
        </w:rPr>
        <w:t>directions</w:t>
      </w:r>
      <w:proofErr w:type="gramEnd"/>
      <w:r w:rsidRPr="003D40FD">
        <w:rPr>
          <w:lang w:val="fr-FR"/>
          <w:rPrChange w:id="279" w:author="Arnold van Rooijen" w:date="2015-03-06T09:07:00Z">
            <w:rPr>
              <w:lang w:val="fr-FR"/>
            </w:rPr>
          </w:rPrChange>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004C2847">
        <w:fldChar w:fldCharType="begin"/>
      </w:r>
      <w:r w:rsidR="004C2847">
        <w:instrText xml:space="preserve"> REF _Ref285374442 \w \h  \* MERGEFORMAT </w:instrText>
      </w:r>
      <w:r w:rsidR="004C2847">
        <w:fldChar w:fldCharType="separate"/>
      </w:r>
      <w:r w:rsidR="000C1056">
        <w:rPr>
          <w:lang w:val="en-US"/>
        </w:rPr>
        <w:t>4.4.5</w:t>
      </w:r>
      <w:r w:rsidR="004C2847">
        <w:fldChar w:fldCharType="end"/>
      </w:r>
      <w:r w:rsidRPr="004F2B4F">
        <w:rPr>
          <w:lang w:val="en-US"/>
        </w:rPr>
        <w:t xml:space="preserve"> </w:t>
      </w:r>
      <w:r w:rsidR="004E6E29"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proofErr w:type="gramStart"/>
      <w:r w:rsidR="000C1056" w:rsidRPr="004F2B4F">
        <w:rPr>
          <w:lang w:val="en-US"/>
        </w:rPr>
        <w:t>Temporally</w:t>
      </w:r>
      <w:proofErr w:type="gramEnd"/>
      <w:r w:rsidR="000C1056" w:rsidRPr="004F2B4F">
        <w:rPr>
          <w:lang w:val="en-US"/>
        </w:rPr>
        <w:t xml:space="preserve"> and/or spatially varying wave boundary conditions</w:t>
      </w:r>
      <w:r w:rsidR="004E6E29"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280" w:name="_Toc285701669"/>
      <w:commentRangeStart w:id="281"/>
      <w:r w:rsidRPr="004F2B4F">
        <w:rPr>
          <w:lang w:val="en-US"/>
        </w:rPr>
        <w:t>Bichrom</w:t>
      </w:r>
      <w:commentRangeEnd w:id="281"/>
      <w:r w:rsidRPr="004F2B4F">
        <w:rPr>
          <w:rStyle w:val="CommentReference"/>
          <w:i w:val="0"/>
          <w:iCs w:val="0"/>
          <w:lang w:val="en-US"/>
        </w:rPr>
        <w:commentReference w:id="281"/>
      </w:r>
    </w:p>
    <w:p w:rsidR="00620A54" w:rsidRPr="004F2B4F" w:rsidRDefault="00620A54" w:rsidP="002603CC">
      <w:pPr>
        <w:pStyle w:val="Heading3"/>
        <w:jc w:val="both"/>
        <w:rPr>
          <w:lang w:val="en-US"/>
        </w:rPr>
      </w:pPr>
      <w:bookmarkStart w:id="282" w:name="_Toc285701670"/>
      <w:bookmarkStart w:id="283" w:name="_Toc412623860"/>
      <w:bookmarkEnd w:id="280"/>
      <w:r w:rsidRPr="004F2B4F">
        <w:rPr>
          <w:lang w:val="en-US"/>
        </w:rPr>
        <w:t>Special types of wave boundary conditions</w:t>
      </w:r>
      <w:bookmarkEnd w:id="282"/>
      <w:bookmarkEnd w:id="283"/>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284" w:name="_Ref285374442"/>
      <w:bookmarkStart w:id="285" w:name="_Toc285701671"/>
      <w:bookmarkStart w:id="286" w:name="_Toc412623861"/>
      <w:r w:rsidRPr="004F2B4F">
        <w:rPr>
          <w:lang w:val="en-US"/>
        </w:rPr>
        <w:t>Temporally and/or spatially varying wave boundary conditions</w:t>
      </w:r>
      <w:bookmarkEnd w:id="284"/>
      <w:bookmarkEnd w:id="285"/>
      <w:bookmarkEnd w:id="286"/>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wbcversion =3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287"/>
      <w:r w:rsidRPr="004F2B4F">
        <w:rPr>
          <w:lang w:val="en-US"/>
        </w:rPr>
        <w:t xml:space="preserve"> </w:t>
      </w:r>
      <w:r w:rsidRPr="004F2B4F">
        <w:rPr>
          <w:highlight w:val="yellow"/>
          <w:lang w:val="en-US"/>
        </w:rPr>
        <w:t>REF</w:t>
      </w:r>
      <w:commentRangeEnd w:id="287"/>
      <w:r w:rsidR="00CB6372" w:rsidRPr="004F2B4F">
        <w:rPr>
          <w:rStyle w:val="CommentReference"/>
          <w:lang w:val="en-US"/>
        </w:rPr>
        <w:commentReference w:id="287"/>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288" w:name="_Toc285701672"/>
      <w:bookmarkStart w:id="289" w:name="_Toc412623862"/>
      <w:commentRangeStart w:id="290"/>
      <w:r w:rsidRPr="004F2B4F">
        <w:rPr>
          <w:lang w:val="en-US"/>
        </w:rPr>
        <w:t xml:space="preserve">Notes on the generation of wave boundary </w:t>
      </w:r>
      <w:commentRangeStart w:id="291"/>
      <w:r w:rsidRPr="004F2B4F">
        <w:rPr>
          <w:lang w:val="en-US"/>
        </w:rPr>
        <w:t>conditions</w:t>
      </w:r>
      <w:bookmarkEnd w:id="288"/>
      <w:commentRangeEnd w:id="291"/>
      <w:r w:rsidR="005802B7" w:rsidRPr="004F2B4F">
        <w:rPr>
          <w:rStyle w:val="CommentReference"/>
          <w:bCs w:val="0"/>
          <w:iCs w:val="0"/>
          <w:lang w:val="en-US"/>
        </w:rPr>
        <w:commentReference w:id="291"/>
      </w:r>
      <w:bookmarkEnd w:id="289"/>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292"/>
      <w:r w:rsidRPr="004F2B4F">
        <w:rPr>
          <w:lang w:val="en-US"/>
        </w:rPr>
        <w:t>If the memory requirement is too large</w:t>
      </w:r>
      <w:commentRangeEnd w:id="292"/>
      <w:r w:rsidR="000032BA" w:rsidRPr="004F2B4F">
        <w:rPr>
          <w:rStyle w:val="CommentReference"/>
          <w:lang w:val="en-US"/>
        </w:rPr>
        <w:commentReference w:id="292"/>
      </w:r>
      <w:r w:rsidRPr="004F2B4F">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290"/>
      <w:r w:rsidR="009D4808" w:rsidRPr="004F2B4F">
        <w:rPr>
          <w:rStyle w:val="CommentReference"/>
          <w:lang w:val="en-US"/>
        </w:rPr>
        <w:commentReference w:id="290"/>
      </w:r>
    </w:p>
    <w:p w:rsidR="00620A54" w:rsidRPr="004F2B4F" w:rsidRDefault="00620A54" w:rsidP="002603CC">
      <w:pPr>
        <w:pStyle w:val="Heading2"/>
        <w:spacing w:line="240" w:lineRule="auto"/>
        <w:jc w:val="both"/>
        <w:rPr>
          <w:lang w:val="en-US"/>
        </w:rPr>
      </w:pPr>
      <w:bookmarkStart w:id="293" w:name="_Toc285701673"/>
      <w:bookmarkStart w:id="294" w:name="_Toc412623863"/>
      <w:r w:rsidRPr="004F2B4F">
        <w:rPr>
          <w:lang w:val="en-US"/>
        </w:rPr>
        <w:t>Flow, tide and surge input</w:t>
      </w:r>
      <w:bookmarkEnd w:id="293"/>
      <w:bookmarkEnd w:id="294"/>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295"/>
      <w:r w:rsidRPr="004F2B4F">
        <w:rPr>
          <w:lang w:val="en-US"/>
        </w:rPr>
        <w:t xml:space="preserve">within the model are described in the sections on bed friction and viscosity </w:t>
      </w:r>
      <w:commentRangeStart w:id="296"/>
      <w:r w:rsidRPr="004F2B4F">
        <w:rPr>
          <w:lang w:val="en-US"/>
        </w:rPr>
        <w:t>parameters</w:t>
      </w:r>
      <w:commentRangeEnd w:id="295"/>
      <w:r w:rsidR="000032BA" w:rsidRPr="004F2B4F">
        <w:rPr>
          <w:rStyle w:val="CommentReference"/>
          <w:lang w:val="en-US"/>
        </w:rPr>
        <w:commentReference w:id="295"/>
      </w:r>
      <w:r w:rsidRPr="004F2B4F">
        <w:rPr>
          <w:lang w:val="en-US"/>
        </w:rPr>
        <w:t xml:space="preserve"> (see </w:t>
      </w:r>
      <w:r w:rsidR="004E6E29"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commentRangeEnd w:id="296"/>
      <w:r w:rsidR="009D4808" w:rsidRPr="004F2B4F">
        <w:rPr>
          <w:rStyle w:val="CommentReference"/>
          <w:lang w:val="en-US"/>
        </w:rPr>
        <w:commentReference w:id="296"/>
      </w:r>
      <w:proofErr w:type="gramStart"/>
      <w:r w:rsidRPr="004F2B4F">
        <w:rPr>
          <w:lang w:val="en-US"/>
        </w:rPr>
        <w:t>and</w:t>
      </w:r>
      <w:proofErr w:type="gramEnd"/>
      <w:r w:rsidRPr="004F2B4F">
        <w:rPr>
          <w:lang w:val="en-US"/>
        </w:rPr>
        <w:t xml:space="preserve"> flow numerics (</w:t>
      </w:r>
      <w:r w:rsidR="004E6E29"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297" w:name="_Ref285375281"/>
      <w:bookmarkStart w:id="298" w:name="_Toc285701674"/>
      <w:bookmarkStart w:id="299" w:name="_Toc412623864"/>
      <w:r w:rsidRPr="004F2B4F">
        <w:rPr>
          <w:lang w:val="en-US"/>
        </w:rPr>
        <w:t>Flow boundary conditions</w:t>
      </w:r>
      <w:bookmarkEnd w:id="297"/>
      <w:bookmarkEnd w:id="298"/>
      <w:bookmarkEnd w:id="299"/>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0C1056" w:rsidRPr="004F2B4F" w:rsidRDefault="00620A54" w:rsidP="000C1056">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004C2847">
        <w:fldChar w:fldCharType="begin"/>
      </w:r>
      <w:r w:rsidR="004C2847">
        <w:instrText xml:space="preserve"> REF _Ref285383424 \w \h  \* MERGEFORMAT </w:instrText>
      </w:r>
      <w:r w:rsidR="004C2847">
        <w:fldChar w:fldCharType="separate"/>
      </w:r>
      <w:r w:rsidR="000C1056">
        <w:rPr>
          <w:lang w:val="en-US"/>
        </w:rPr>
        <w:t>4.4.1</w:t>
      </w:r>
      <w:r w:rsidR="004C2847">
        <w:fldChar w:fldCharType="end"/>
      </w:r>
      <w:r w:rsidRPr="004F2B4F">
        <w:rPr>
          <w:lang w:val="en-US"/>
        </w:rPr>
        <w:t xml:space="preserve"> </w:t>
      </w:r>
      <w:r w:rsidR="004E6E29"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sidRPr="004F2B4F">
        <w:rPr>
          <w:lang w:val="en-US"/>
        </w:rPr>
        <w:t>Stationary boundary conditions</w:t>
      </w:r>
    </w:p>
    <w:p w:rsidR="000C1056" w:rsidRPr="004F2B4F" w:rsidRDefault="000C1056" w:rsidP="000C1056">
      <w:pPr>
        <w:pStyle w:val="BodyText"/>
        <w:rPr>
          <w:lang w:val="en-US"/>
        </w:rPr>
      </w:pPr>
    </w:p>
    <w:p w:rsidR="00620A54" w:rsidRPr="004F2B4F" w:rsidRDefault="004E6E29" w:rsidP="002603CC">
      <w:pPr>
        <w:pStyle w:val="BodyText"/>
        <w:rPr>
          <w:lang w:val="en-US"/>
        </w:rPr>
      </w:pPr>
      <w:r w:rsidRPr="004F2B4F">
        <w:rPr>
          <w:lang w:val="en-US"/>
        </w:rPr>
        <w:fldChar w:fldCharType="end"/>
      </w:r>
      <w:r w:rsidR="00620A54" w:rsidRPr="004F2B4F">
        <w:rPr>
          <w:lang w:val="en-US"/>
        </w:rPr>
        <w:t>.</w:t>
      </w:r>
    </w:p>
    <w:p w:rsidR="00620A54" w:rsidRPr="004F2B4F" w:rsidRDefault="00620A54" w:rsidP="002603CC">
      <w:pPr>
        <w:pStyle w:val="Caption"/>
        <w:keepNext/>
        <w:jc w:val="both"/>
        <w:rPr>
          <w:lang w:val="en-US"/>
        </w:rPr>
      </w:pPr>
      <w:commentRangeStart w:id="300"/>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300"/>
    <w:p w:rsidR="00620A54" w:rsidRPr="004F2B4F" w:rsidRDefault="00C0086C" w:rsidP="002603CC">
      <w:pPr>
        <w:pStyle w:val="BodyText"/>
        <w:rPr>
          <w:lang w:val="en-US"/>
        </w:rPr>
      </w:pPr>
      <w:r w:rsidRPr="004F2B4F">
        <w:rPr>
          <w:rStyle w:val="CommentReference"/>
          <w:lang w:val="en-US"/>
        </w:rPr>
        <w:commentReference w:id="300"/>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301" w:name="_Ref285440556"/>
      <w:bookmarkStart w:id="302" w:name="_Toc285701675"/>
      <w:bookmarkStart w:id="303" w:name="_Toc412623865"/>
      <w:r w:rsidRPr="004F2B4F">
        <w:rPr>
          <w:lang w:val="en-US"/>
        </w:rPr>
        <w:t>Time-varying tide/surge</w:t>
      </w:r>
      <w:bookmarkEnd w:id="301"/>
      <w:bookmarkEnd w:id="302"/>
      <w:bookmarkEnd w:id="303"/>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04" w:name="_Toc285701676"/>
      <w:bookmarkStart w:id="305" w:name="_Toc412623866"/>
      <w:r w:rsidRPr="004F2B4F">
        <w:rPr>
          <w:lang w:val="en-US"/>
        </w:rPr>
        <w:t>Water level (dam break)</w:t>
      </w:r>
      <w:bookmarkEnd w:id="304"/>
      <w:bookmarkEnd w:id="305"/>
    </w:p>
    <w:p w:rsidR="00620A54" w:rsidRPr="004F2B4F" w:rsidRDefault="00620A54" w:rsidP="002603CC">
      <w:pPr>
        <w:pStyle w:val="BodyText"/>
        <w:rPr>
          <w:lang w:val="en-US"/>
        </w:rPr>
      </w:pPr>
      <w:r w:rsidRPr="004F2B4F">
        <w:rPr>
          <w:lang w:val="en-US"/>
        </w:rPr>
        <w:t xml:space="preserve">Water levels can be imposed on the model boundaries as explained in </w:t>
      </w:r>
      <w:r w:rsidR="004C2847">
        <w:fldChar w:fldCharType="begin"/>
      </w:r>
      <w:r w:rsidR="004C2847">
        <w:instrText xml:space="preserve"> REF _Ref285440556 \w \h  \* MERGEFORMAT </w:instrText>
      </w:r>
      <w:r w:rsidR="004C2847">
        <w:fldChar w:fldCharType="separate"/>
      </w:r>
      <w:r w:rsidR="000C1056">
        <w:rPr>
          <w:lang w:val="en-US"/>
        </w:rPr>
        <w:t>4.5.2</w:t>
      </w:r>
      <w:r w:rsidR="004C2847">
        <w:fldChar w:fldCharType="end"/>
      </w:r>
      <w:r w:rsidRPr="004F2B4F">
        <w:rPr>
          <w:lang w:val="en-US"/>
        </w:rPr>
        <w:t xml:space="preserve"> </w:t>
      </w:r>
      <w:r w:rsidR="004C2847">
        <w:fldChar w:fldCharType="begin"/>
      </w:r>
      <w:r w:rsidR="004C2847">
        <w:instrText xml:space="preserve"> REF _Ref285440556 \h  \* MERGEFORMAT </w:instrText>
      </w:r>
      <w:r w:rsidR="004C2847">
        <w:fldChar w:fldCharType="separate"/>
      </w:r>
      <w:r w:rsidR="000C1056" w:rsidRPr="004F2B4F">
        <w:rPr>
          <w:lang w:val="en-US"/>
        </w:rPr>
        <w:t>Time-varying tide/surge</w:t>
      </w:r>
      <w:r w:rsidR="004C2847">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004C2847">
        <w:fldChar w:fldCharType="begin"/>
      </w:r>
      <w:r w:rsidR="004C2847">
        <w:instrText xml:space="preserve"> REF _Ref285440913 \w \h  \* MERGEFORMAT </w:instrText>
      </w:r>
      <w:r w:rsidR="004C2847">
        <w:fldChar w:fldCharType="separate"/>
      </w:r>
      <w:r w:rsidR="000C1056">
        <w:rPr>
          <w:lang w:val="en-US"/>
        </w:rPr>
        <w:t>4.3</w:t>
      </w:r>
      <w:r w:rsidR="004C2847">
        <w:fldChar w:fldCharType="end"/>
      </w:r>
      <w:r w:rsidRPr="004F2B4F">
        <w:rPr>
          <w:lang w:val="en-US"/>
        </w:rPr>
        <w:t xml:space="preserve"> </w:t>
      </w:r>
      <w:r w:rsidR="004C2847">
        <w:fldChar w:fldCharType="begin"/>
      </w:r>
      <w:r w:rsidR="004C2847">
        <w:instrText xml:space="preserve"> REF _Ref285440915 \h  \* MERGEFORMAT </w:instrText>
      </w:r>
      <w:r w:rsidR="004C2847">
        <w:fldChar w:fldCharType="separate"/>
      </w:r>
      <w:r w:rsidR="000C1056" w:rsidRPr="004F2B4F">
        <w:rPr>
          <w:lang w:val="en-US"/>
        </w:rPr>
        <w:t>Grid and bathymetry</w:t>
      </w:r>
      <w:r w:rsidR="004C2847">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06" w:name="_Toc285701677"/>
      <w:bookmarkStart w:id="307" w:name="_Toc412623867"/>
      <w:r w:rsidRPr="004F2B4F">
        <w:rPr>
          <w:lang w:val="en-US"/>
        </w:rPr>
        <w:t>Wind input</w:t>
      </w:r>
      <w:bookmarkEnd w:id="306"/>
      <w:bookmarkEnd w:id="307"/>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08" w:name="_Toc285701678"/>
      <w:bookmarkStart w:id="309" w:name="_Toc412623868"/>
      <w:r w:rsidRPr="004F2B4F">
        <w:rPr>
          <w:lang w:val="en-US"/>
        </w:rPr>
        <w:t>Sediment input</w:t>
      </w:r>
      <w:bookmarkEnd w:id="308"/>
      <w:bookmarkEnd w:id="309"/>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E6E29"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004E6E29"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310"/>
      <w:r w:rsidRPr="004F2B4F">
        <w:rPr>
          <w:lang w:val="en-US"/>
        </w:rPr>
        <w:t xml:space="preserve">see </w:t>
      </w:r>
      <w:r w:rsidR="004E6E29"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 xml:space="preserve"> </w:t>
      </w:r>
      <w:r w:rsidR="004E6E29"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004E6E29" w:rsidRPr="004F2B4F">
        <w:rPr>
          <w:lang w:val="en-US"/>
        </w:rPr>
      </w:r>
      <w:r w:rsidR="004E6E29" w:rsidRPr="004F2B4F">
        <w:rPr>
          <w:lang w:val="en-US"/>
        </w:rPr>
        <w:fldChar w:fldCharType="separate"/>
      </w:r>
      <w:r w:rsidR="000C1056">
        <w:rPr>
          <w:b/>
          <w:bCs/>
          <w:lang w:val="en-US"/>
        </w:rPr>
        <w:t>Error! Reference source not found.</w:t>
      </w:r>
      <w:r w:rsidR="004E6E29" w:rsidRPr="004F2B4F">
        <w:rPr>
          <w:lang w:val="en-US"/>
        </w:rPr>
        <w:fldChar w:fldCharType="end"/>
      </w:r>
      <w:r w:rsidRPr="004F2B4F">
        <w:rPr>
          <w:lang w:val="en-US"/>
        </w:rPr>
        <w:t>).</w:t>
      </w:r>
      <w:commentRangeEnd w:id="310"/>
      <w:r w:rsidR="00742DB2" w:rsidRPr="004F2B4F">
        <w:rPr>
          <w:rStyle w:val="CommentReference"/>
          <w:lang w:val="en-US"/>
        </w:rPr>
        <w:commentReference w:id="310"/>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004C2847">
        <w:fldChar w:fldCharType="begin"/>
      </w:r>
      <w:r w:rsidR="004C2847">
        <w:instrText xml:space="preserve"> REF _Ref285440913 \w \h  \* MERGEFORMAT </w:instrText>
      </w:r>
      <w:r w:rsidR="004C2847">
        <w:fldChar w:fldCharType="separate"/>
      </w:r>
      <w:r w:rsidR="000C1056">
        <w:rPr>
          <w:lang w:val="en-US"/>
        </w:rPr>
        <w:t>4.3</w:t>
      </w:r>
      <w:r w:rsidR="004C2847">
        <w:fldChar w:fldCharType="end"/>
      </w:r>
      <w:r w:rsidRPr="004F2B4F">
        <w:rPr>
          <w:lang w:val="en-US"/>
        </w:rPr>
        <w:t xml:space="preserve"> </w:t>
      </w:r>
      <w:r w:rsidR="004C2847">
        <w:fldChar w:fldCharType="begin"/>
      </w:r>
      <w:r w:rsidR="004C2847">
        <w:instrText xml:space="preserve"> REF _Ref285440915 \h  \* MERGEFORMAT </w:instrText>
      </w:r>
      <w:r w:rsidR="004C2847">
        <w:fldChar w:fldCharType="separate"/>
      </w:r>
      <w:r w:rsidR="000C1056" w:rsidRPr="004F2B4F">
        <w:rPr>
          <w:lang w:val="en-US"/>
        </w:rPr>
        <w:t>Grid and bathymetry</w:t>
      </w:r>
      <w:r w:rsidR="004C2847">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311"/>
            <w:r w:rsidRPr="004F2B4F">
              <w:rPr>
                <w:highlight w:val="yellow"/>
              </w:rPr>
              <w:t>size(par%D90 - None</w:t>
            </w:r>
            <w:commentRangeEnd w:id="311"/>
            <w:r w:rsidR="00664C37" w:rsidRPr="004F2B4F">
              <w:rPr>
                <w:rStyle w:val="CommentReference"/>
                <w:rFonts w:ascii="Arial" w:eastAsia="Times New Roman" w:hAnsi="Arial" w:cs="Arial"/>
                <w:color w:val="auto"/>
              </w:rPr>
              <w:commentReference w:id="311"/>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312"/>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312"/>
            <w:r w:rsidR="00664C37" w:rsidRPr="004F2B4F">
              <w:rPr>
                <w:rStyle w:val="CommentReference"/>
                <w:rFonts w:ascii="Arial" w:eastAsia="Times New Roman" w:hAnsi="Arial" w:cs="Arial"/>
                <w:color w:val="auto"/>
              </w:rPr>
              <w:commentReference w:id="312"/>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13" w:name="_Toc285701679"/>
      <w:bookmarkStart w:id="314" w:name="_Toc412623869"/>
      <w:r w:rsidRPr="004F2B4F">
        <w:rPr>
          <w:lang w:val="en-US"/>
        </w:rPr>
        <w:t>Vegetation input</w:t>
      </w:r>
      <w:bookmarkEnd w:id="313"/>
      <w:bookmarkEnd w:id="314"/>
    </w:p>
    <w:p w:rsidR="000D6344" w:rsidRPr="000D6344" w:rsidRDefault="00620A54" w:rsidP="002603CC">
      <w:pPr>
        <w:pStyle w:val="BodyText"/>
        <w:rPr>
          <w:ins w:id="315" w:author="Arnold van Rooijen" w:date="2015-03-06T09:35:00Z"/>
          <w:lang w:val="en-US"/>
        </w:rPr>
      </w:pPr>
      <w:r w:rsidRPr="004F2B4F">
        <w:rPr>
          <w:lang w:val="en-US"/>
        </w:rPr>
        <w:t>Short wave dissipation</w:t>
      </w:r>
      <w:ins w:id="316" w:author="Arnold van Rooijen" w:date="2015-03-05T11:29:00Z">
        <w:r w:rsidR="00EC266D">
          <w:rPr>
            <w:lang w:val="en-US"/>
          </w:rPr>
          <w:t>, long wave dissipation</w:t>
        </w:r>
      </w:ins>
      <w:r w:rsidRPr="004F2B4F">
        <w:rPr>
          <w:lang w:val="en-US"/>
        </w:rPr>
        <w:t xml:space="preserve"> and flow interaction due to vegetation is supported. The user can define multiple vegetation species. The number of </w:t>
      </w:r>
      <w:ins w:id="317" w:author="Arnold van Rooijen" w:date="2015-03-06T09:35:00Z">
        <w:r w:rsidR="000D6344">
          <w:rPr>
            <w:lang w:val="en-US"/>
          </w:rPr>
          <w:t xml:space="preserve">vegetation </w:t>
        </w:r>
      </w:ins>
      <w:r w:rsidRPr="004F2B4F">
        <w:rPr>
          <w:lang w:val="en-US"/>
        </w:rPr>
        <w:t xml:space="preserve">species is set by the keyword </w:t>
      </w:r>
      <w:r w:rsidRPr="004F2B4F">
        <w:rPr>
          <w:i/>
          <w:lang w:val="en-US"/>
        </w:rPr>
        <w:t>nveg</w:t>
      </w:r>
      <w:r w:rsidRPr="004F2B4F">
        <w:rPr>
          <w:lang w:val="en-US"/>
        </w:rPr>
        <w:t xml:space="preserve">. </w:t>
      </w:r>
      <w:ins w:id="318" w:author="Arnold van Rooijen" w:date="2015-03-06T09:36:00Z">
        <w:r w:rsidR="000D6344">
          <w:rPr>
            <w:lang w:val="en-US"/>
          </w:rPr>
          <w:t>Furthermore, two files should be created and specified in the params.txt-file</w:t>
        </w:r>
      </w:ins>
      <w:ins w:id="319" w:author="Arnold van Rooijen" w:date="2015-03-06T09:37:00Z">
        <w:r w:rsidR="000D6344">
          <w:rPr>
            <w:lang w:val="en-US"/>
          </w:rPr>
          <w:t xml:space="preserve">: a vegetation characteristics file (keyword </w:t>
        </w:r>
        <w:r w:rsidR="000D6344">
          <w:rPr>
            <w:i/>
            <w:lang w:val="en-US"/>
          </w:rPr>
          <w:t>veggiefile</w:t>
        </w:r>
        <w:r w:rsidR="000D6344">
          <w:rPr>
            <w:lang w:val="en-US"/>
          </w:rPr>
          <w:t xml:space="preserve">) and a vegetation location file (keyword </w:t>
        </w:r>
        <w:r w:rsidR="000D6344">
          <w:rPr>
            <w:i/>
            <w:lang w:val="en-US"/>
          </w:rPr>
          <w:t>veggiemapfile</w:t>
        </w:r>
        <w:r w:rsidR="000D6344">
          <w:rPr>
            <w:lang w:val="en-US"/>
          </w:rPr>
          <w:t xml:space="preserve">). </w:t>
        </w:r>
      </w:ins>
    </w:p>
    <w:p w:rsidR="000D6344" w:rsidRDefault="000D6344" w:rsidP="002603CC">
      <w:pPr>
        <w:pStyle w:val="BodyText"/>
        <w:rPr>
          <w:ins w:id="320" w:author="Arnold van Rooijen" w:date="2015-03-06T09:35:00Z"/>
          <w:lang w:val="en-US"/>
        </w:rPr>
      </w:pPr>
    </w:p>
    <w:p w:rsidR="00620A54" w:rsidRPr="004F2B4F" w:rsidRDefault="00620A54" w:rsidP="002603CC">
      <w:pPr>
        <w:pStyle w:val="BodyText"/>
        <w:rPr>
          <w:lang w:val="en-US"/>
        </w:rPr>
      </w:pPr>
      <w:del w:id="321" w:author="Arnold van Rooijen" w:date="2015-03-06T09:38:00Z">
        <w:r w:rsidRPr="004F2B4F" w:rsidDel="000D6344">
          <w:rPr>
            <w:lang w:val="en-US"/>
          </w:rPr>
          <w:delText xml:space="preserve">In the file referenced by the keyword </w:delText>
        </w:r>
        <w:r w:rsidRPr="004F2B4F" w:rsidDel="000D6344">
          <w:rPr>
            <w:i/>
            <w:lang w:val="en-US"/>
          </w:rPr>
          <w:delText>veggiefile</w:delText>
        </w:r>
        <w:r w:rsidRPr="004F2B4F" w:rsidDel="000D6344">
          <w:rPr>
            <w:lang w:val="en-US"/>
          </w:rPr>
          <w:delText xml:space="preserve"> each species is given a name</w:delText>
        </w:r>
      </w:del>
      <w:r w:rsidRPr="004F2B4F">
        <w:rPr>
          <w:lang w:val="en-US"/>
        </w:rPr>
        <w:t xml:space="preserve">. </w:t>
      </w:r>
      <w:ins w:id="322" w:author="Arnold van Rooijen" w:date="2015-03-06T09:38:00Z">
        <w:r w:rsidR="000D6344">
          <w:rPr>
            <w:lang w:val="en-US"/>
          </w:rPr>
          <w:t xml:space="preserve">The veggiefile is a textfile </w:t>
        </w:r>
      </w:ins>
      <w:ins w:id="323" w:author="Arnold van Rooijen" w:date="2015-03-06T09:39:00Z">
        <w:r w:rsidR="000D6344">
          <w:rPr>
            <w:lang w:val="en-US"/>
          </w:rPr>
          <w:t>listing</w:t>
        </w:r>
      </w:ins>
      <w:ins w:id="324" w:author="Arnold van Rooijen" w:date="2015-03-06T09:38:00Z">
        <w:r w:rsidR="000D6344">
          <w:rPr>
            <w:lang w:val="en-US"/>
          </w:rPr>
          <w:t xml:space="preserve"> the names of</w:t>
        </w:r>
      </w:ins>
      <w:ins w:id="325" w:author="Arnold van Rooijen" w:date="2015-03-06T09:39:00Z">
        <w:r w:rsidR="000D6344">
          <w:rPr>
            <w:lang w:val="en-US"/>
          </w:rPr>
          <w:t xml:space="preserve"> the</w:t>
        </w:r>
      </w:ins>
      <w:ins w:id="326" w:author="Arnold van Rooijen" w:date="2015-03-06T09:38:00Z">
        <w:r w:rsidR="000D6344">
          <w:rPr>
            <w:lang w:val="en-US"/>
          </w:rPr>
          <w:t xml:space="preserve"> vegetation characteristics file</w:t>
        </w:r>
      </w:ins>
      <w:ins w:id="327" w:author="Arnold van Rooijen" w:date="2015-03-06T09:39:00Z">
        <w:r w:rsidR="000D6344">
          <w:rPr>
            <w:lang w:val="en-US"/>
          </w:rPr>
          <w:t xml:space="preserve">s that should be </w:t>
        </w:r>
      </w:ins>
      <w:r w:rsidR="003E329A">
        <w:rPr>
          <w:lang w:val="en-US"/>
        </w:rPr>
        <w:t>created</w:t>
      </w:r>
      <w:ins w:id="328" w:author="Arnold van Rooijen" w:date="2015-03-06T09:38:00Z">
        <w:r w:rsidR="000D6344">
          <w:rPr>
            <w:lang w:val="en-US"/>
          </w:rPr>
          <w:t xml:space="preserve"> </w:t>
        </w:r>
      </w:ins>
      <w:ins w:id="329" w:author="Arnold van Rooijen" w:date="2015-03-06T09:39:00Z">
        <w:r w:rsidR="000D6344">
          <w:rPr>
            <w:lang w:val="en-US"/>
          </w:rPr>
          <w:t>fo</w:t>
        </w:r>
      </w:ins>
      <w:ins w:id="330" w:author="Arnold van Rooijen" w:date="2015-03-06T09:38:00Z">
        <w:r w:rsidR="000D6344">
          <w:rPr>
            <w:lang w:val="en-US"/>
          </w:rPr>
          <w:t xml:space="preserve">r </w:t>
        </w:r>
      </w:ins>
      <w:ins w:id="331" w:author="Arnold van Rooijen" w:date="2015-03-06T09:39:00Z">
        <w:r w:rsidR="000D6344">
          <w:rPr>
            <w:lang w:val="en-US"/>
          </w:rPr>
          <w:t xml:space="preserve">every </w:t>
        </w:r>
      </w:ins>
      <w:ins w:id="332" w:author="Arnold van Rooijen" w:date="2015-03-06T10:20:00Z">
        <w:r w:rsidR="003E329A">
          <w:rPr>
            <w:lang w:val="en-US"/>
          </w:rPr>
          <w:t xml:space="preserve">individual </w:t>
        </w:r>
      </w:ins>
      <w:ins w:id="333" w:author="Arnold van Rooijen" w:date="2015-03-06T09:38:00Z">
        <w:r w:rsidR="000D6344">
          <w:rPr>
            <w:lang w:val="en-US"/>
          </w:rPr>
          <w:t>vegetation species</w:t>
        </w:r>
      </w:ins>
      <w:ins w:id="334" w:author="Arnold van Rooijen" w:date="2015-03-06T10:20:00Z">
        <w:r w:rsidR="003E329A">
          <w:rPr>
            <w:lang w:val="en-US"/>
          </w:rPr>
          <w:t xml:space="preserve"> that should be accounted for</w:t>
        </w:r>
      </w:ins>
      <w:ins w:id="335" w:author="Arnold van Rooijen" w:date="2015-03-06T09:38:00Z">
        <w:r w:rsidR="000D6344">
          <w:rPr>
            <w:lang w:val="en-US"/>
          </w:rPr>
          <w:t xml:space="preserve">. </w:t>
        </w:r>
      </w:ins>
      <w:del w:id="336" w:author="Arnold van Rooijen" w:date="2015-03-06T09:42:00Z">
        <w:r w:rsidRPr="004F2B4F" w:rsidDel="00071362">
          <w:rPr>
            <w:lang w:val="en-US"/>
          </w:rPr>
          <w:delText xml:space="preserve">The properties of each species are summarized in </w:delText>
        </w:r>
        <w:r w:rsidR="0058269A" w:rsidRPr="004F2B4F" w:rsidDel="00071362">
          <w:rPr>
            <w:lang w:val="en-US"/>
          </w:rPr>
          <w:delText>a subsequent</w:delText>
        </w:r>
        <w:r w:rsidRPr="004F2B4F" w:rsidDel="00071362">
          <w:rPr>
            <w:lang w:val="en-US"/>
          </w:rPr>
          <w:delText xml:space="preserve"> file with the name of the species. </w:delText>
        </w:r>
      </w:del>
      <w:r w:rsidRPr="004F2B4F">
        <w:rPr>
          <w:lang w:val="en-US"/>
        </w:rPr>
        <w:t>Th</w:t>
      </w:r>
      <w:ins w:id="337" w:author="Arnold van Rooijen" w:date="2015-03-06T09:42:00Z">
        <w:r w:rsidR="00071362">
          <w:rPr>
            <w:lang w:val="en-US"/>
          </w:rPr>
          <w:t>ese</w:t>
        </w:r>
      </w:ins>
      <w:del w:id="338" w:author="Arnold van Rooijen" w:date="2015-03-06T09:42:00Z">
        <w:r w:rsidRPr="004F2B4F" w:rsidDel="00071362">
          <w:rPr>
            <w:lang w:val="en-US"/>
          </w:rPr>
          <w:delText>is</w:delText>
        </w:r>
      </w:del>
      <w:r w:rsidRPr="004F2B4F">
        <w:rPr>
          <w:lang w:val="en-US"/>
        </w:rPr>
        <w:t xml:space="preserve"> </w:t>
      </w:r>
      <w:del w:id="339" w:author="Arnold van Rooijen" w:date="2015-03-06T10:20:00Z">
        <w:r w:rsidRPr="004F2B4F" w:rsidDel="003E329A">
          <w:rPr>
            <w:lang w:val="en-US"/>
          </w:rPr>
          <w:delText xml:space="preserve">properties </w:delText>
        </w:r>
      </w:del>
      <w:ins w:id="340" w:author="Arnold van Rooijen" w:date="2015-03-06T10:20:00Z">
        <w:r w:rsidR="003E329A" w:rsidRPr="004F2B4F">
          <w:rPr>
            <w:lang w:val="en-US"/>
          </w:rPr>
          <w:t>propert</w:t>
        </w:r>
        <w:r w:rsidR="003E329A">
          <w:rPr>
            <w:lang w:val="en-US"/>
          </w:rPr>
          <w:t>y</w:t>
        </w:r>
        <w:r w:rsidR="003E329A" w:rsidRPr="004F2B4F">
          <w:rPr>
            <w:lang w:val="en-US"/>
          </w:rPr>
          <w:t xml:space="preserve"> </w:t>
        </w:r>
      </w:ins>
      <w:r w:rsidRPr="004F2B4F">
        <w:rPr>
          <w:lang w:val="en-US"/>
        </w:rPr>
        <w:t>file</w:t>
      </w:r>
      <w:ins w:id="341" w:author="Arnold van Rooijen" w:date="2015-03-06T09:42:00Z">
        <w:r w:rsidR="00071362">
          <w:rPr>
            <w:lang w:val="en-US"/>
          </w:rPr>
          <w:t>s</w:t>
        </w:r>
      </w:ins>
      <w:r w:rsidRPr="004F2B4F">
        <w:rPr>
          <w:lang w:val="en-US"/>
        </w:rPr>
        <w:t xml:space="preserve"> </w:t>
      </w:r>
      <w:del w:id="342" w:author="Arnold van Rooijen" w:date="2015-03-06T10:21:00Z">
        <w:r w:rsidRPr="004F2B4F" w:rsidDel="003E329A">
          <w:rPr>
            <w:lang w:val="en-US"/>
          </w:rPr>
          <w:delText>define</w:delText>
        </w:r>
      </w:del>
      <w:del w:id="343" w:author="Arnold van Rooijen" w:date="2015-03-06T09:42:00Z">
        <w:r w:rsidRPr="004F2B4F" w:rsidDel="00071362">
          <w:rPr>
            <w:lang w:val="en-US"/>
          </w:rPr>
          <w:delText>s</w:delText>
        </w:r>
      </w:del>
      <w:ins w:id="344" w:author="Arnold van Rooijen" w:date="2015-03-06T10:21:00Z">
        <w:r w:rsidR="003E329A">
          <w:rPr>
            <w:lang w:val="en-US"/>
          </w:rPr>
          <w:t>contain</w:t>
        </w:r>
      </w:ins>
      <w:r w:rsidRPr="004F2B4F">
        <w:rPr>
          <w:lang w:val="en-US"/>
        </w:rPr>
        <w:t xml:space="preserve"> the vegetation parameters </w:t>
      </w:r>
      <w:ins w:id="345" w:author="Arnold van Rooijen" w:date="2015-03-06T09:43:00Z">
        <w:r w:rsidR="00071362" w:rsidRPr="00071362">
          <w:rPr>
            <w:i/>
            <w:lang w:val="en-US"/>
            <w:rPrChange w:id="346" w:author="Arnold van Rooijen" w:date="2015-03-06T09:43:00Z">
              <w:rPr>
                <w:lang w:val="en-US"/>
              </w:rPr>
            </w:rPrChange>
          </w:rPr>
          <w:t>nsec</w:t>
        </w:r>
        <w:r w:rsidR="00071362">
          <w:rPr>
            <w:lang w:val="en-US"/>
          </w:rPr>
          <w:t xml:space="preserve">, </w:t>
        </w:r>
      </w:ins>
      <w:r w:rsidRPr="004F2B4F">
        <w:rPr>
          <w:i/>
          <w:lang w:val="en-US"/>
        </w:rPr>
        <w:t>ah</w:t>
      </w:r>
      <w:r w:rsidRPr="004F2B4F">
        <w:rPr>
          <w:lang w:val="en-US"/>
        </w:rPr>
        <w:t xml:space="preserve">, </w:t>
      </w:r>
      <w:r w:rsidRPr="004F2B4F">
        <w:rPr>
          <w:i/>
          <w:lang w:val="en-US"/>
        </w:rPr>
        <w:t>C</w:t>
      </w:r>
      <w:r w:rsidRPr="00434723">
        <w:rPr>
          <w:i/>
          <w:vertAlign w:val="subscript"/>
          <w:lang w:val="en-US"/>
          <w:rPrChange w:id="347" w:author="Arnold van Rooijen" w:date="2015-03-06T10:21:00Z">
            <w:rPr>
              <w:i/>
              <w:lang w:val="en-US"/>
            </w:rPr>
          </w:rPrChange>
        </w:rPr>
        <w:t>d</w:t>
      </w:r>
      <w:r w:rsidRPr="004F2B4F">
        <w:rPr>
          <w:lang w:val="en-US"/>
        </w:rPr>
        <w:t xml:space="preserve">, </w:t>
      </w:r>
      <w:r w:rsidRPr="004F2B4F">
        <w:rPr>
          <w:i/>
          <w:lang w:val="en-US"/>
        </w:rPr>
        <w:t>b</w:t>
      </w:r>
      <w:r w:rsidRPr="00434723">
        <w:rPr>
          <w:i/>
          <w:vertAlign w:val="subscript"/>
          <w:lang w:val="en-US"/>
          <w:rPrChange w:id="348" w:author="Arnold van Rooijen" w:date="2015-03-06T10:21:00Z">
            <w:rPr>
              <w:i/>
              <w:lang w:val="en-US"/>
            </w:rPr>
          </w:rPrChange>
        </w:rPr>
        <w:t>v</w:t>
      </w:r>
      <w:r w:rsidRPr="004F2B4F">
        <w:rPr>
          <w:lang w:val="en-US"/>
        </w:rPr>
        <w:t xml:space="preserve"> and </w:t>
      </w:r>
      <w:r w:rsidRPr="004F2B4F">
        <w:rPr>
          <w:i/>
          <w:lang w:val="en-US"/>
        </w:rPr>
        <w:t>N</w:t>
      </w:r>
      <w:r w:rsidRPr="004F2B4F">
        <w:rPr>
          <w:lang w:val="en-US"/>
        </w:rPr>
        <w:t xml:space="preserve"> that represent the </w:t>
      </w:r>
      <w:ins w:id="349" w:author="Arnold van Rooijen" w:date="2015-03-06T09:43:00Z">
        <w:r w:rsidR="00071362">
          <w:rPr>
            <w:lang w:val="en-US"/>
          </w:rPr>
          <w:t xml:space="preserve">number of vertical sections, </w:t>
        </w:r>
      </w:ins>
      <w:ins w:id="350" w:author="Arnold van Rooijen" w:date="2015-03-06T09:46:00Z">
        <w:r w:rsidR="00071362">
          <w:rPr>
            <w:lang w:val="en-US"/>
          </w:rPr>
          <w:t xml:space="preserve">height of vegetation section relative to the bed </w:t>
        </w:r>
      </w:ins>
      <w:del w:id="351" w:author="Arnold van Rooijen" w:date="2015-03-06T09:46:00Z">
        <w:r w:rsidRPr="004F2B4F" w:rsidDel="00071362">
          <w:rPr>
            <w:lang w:val="en-US"/>
          </w:rPr>
          <w:delText>vegetation height</w:delText>
        </w:r>
      </w:del>
      <w:r w:rsidRPr="004F2B4F">
        <w:rPr>
          <w:lang w:val="en-US"/>
        </w:rPr>
        <w:t xml:space="preserve">, </w:t>
      </w:r>
      <w:ins w:id="352" w:author="Arnold van Rooijen" w:date="2015-03-06T09:47:00Z">
        <w:r w:rsidR="004A44FE">
          <w:rPr>
            <w:lang w:val="en-US"/>
          </w:rPr>
          <w:t xml:space="preserve">the </w:t>
        </w:r>
      </w:ins>
      <w:r w:rsidRPr="004F2B4F">
        <w:rPr>
          <w:lang w:val="en-US"/>
        </w:rPr>
        <w:t>drag coefficient, stem diameter and vegetation density</w:t>
      </w:r>
      <w:ins w:id="353" w:author="Arnold van Rooijen" w:date="2015-03-06T09:46:00Z">
        <w:r w:rsidR="00071362">
          <w:rPr>
            <w:lang w:val="en-US"/>
          </w:rPr>
          <w:t xml:space="preserve"> per vegetation section</w:t>
        </w:r>
      </w:ins>
      <w:r w:rsidR="0058269A" w:rsidRPr="004F2B4F">
        <w:rPr>
          <w:lang w:val="en-US"/>
        </w:rPr>
        <w:t>,</w:t>
      </w:r>
      <w:r w:rsidRPr="004F2B4F">
        <w:rPr>
          <w:lang w:val="en-US"/>
        </w:rPr>
        <w:t xml:space="preserve"> respectively. An example of </w:t>
      </w:r>
      <w:ins w:id="354" w:author="Arnold van Rooijen" w:date="2015-03-06T09:43:00Z">
        <w:r w:rsidR="00071362">
          <w:rPr>
            <w:lang w:val="en-US"/>
          </w:rPr>
          <w:t>a set of files describing two different vegetation species</w:t>
        </w:r>
      </w:ins>
      <w:del w:id="355" w:author="Arnold van Rooijen" w:date="2015-03-06T09:43:00Z">
        <w:r w:rsidRPr="004F2B4F" w:rsidDel="00071362">
          <w:rPr>
            <w:lang w:val="en-US"/>
          </w:rPr>
          <w:delText>vegetation definition files is</w:delText>
        </w:r>
      </w:del>
      <w:ins w:id="356" w:author="Arnold van Rooijen" w:date="2015-03-06T09:43:00Z">
        <w:r w:rsidR="00071362">
          <w:rPr>
            <w:lang w:val="en-US"/>
          </w:rPr>
          <w:t xml:space="preserve"> is given below</w:t>
        </w:r>
      </w:ins>
      <w:ins w:id="357" w:author="Arnold van Rooijen" w:date="2015-03-06T09:44:00Z">
        <w:r w:rsidR="00071362">
          <w:rPr>
            <w:lang w:val="en-US"/>
          </w:rPr>
          <w:t>.</w:t>
        </w:r>
      </w:ins>
      <w:del w:id="358" w:author="Arnold van Rooijen" w:date="2015-03-06T09:44:00Z">
        <w:r w:rsidRPr="004F2B4F" w:rsidDel="00071362">
          <w:rPr>
            <w:lang w:val="en-US"/>
          </w:rPr>
          <w:delText>:</w:delText>
        </w:r>
      </w:del>
    </w:p>
    <w:p w:rsidR="00620A54" w:rsidRPr="004F2B4F" w:rsidRDefault="00620A54" w:rsidP="002603CC">
      <w:pPr>
        <w:pStyle w:val="Codeheader"/>
        <w:rPr>
          <w:lang w:val="en-US"/>
        </w:rPr>
      </w:pPr>
      <w:r w:rsidRPr="004F2B4F">
        <w:rPr>
          <w:lang w:val="en-US"/>
        </w:rPr>
        <w:t>veggiefile.txt</w:t>
      </w:r>
    </w:p>
    <w:p w:rsidR="00620A54" w:rsidRPr="004F2B4F" w:rsidRDefault="00B620FF" w:rsidP="002603CC">
      <w:pPr>
        <w:pStyle w:val="Code"/>
        <w:jc w:val="both"/>
      </w:pPr>
      <w:ins w:id="359" w:author="Arnold van Rooijen" w:date="2015-03-05T12:20:00Z">
        <w:r>
          <w:t>seagrass.txt</w:t>
        </w:r>
      </w:ins>
      <w:del w:id="360" w:author="Arnold van Rooijen" w:date="2015-03-05T12:20:00Z">
        <w:r w:rsidR="00620A54" w:rsidRPr="004F2B4F" w:rsidDel="00B620FF">
          <w:delText>cauliflo</w:delText>
        </w:r>
        <w:r w:rsidR="0058269A" w:rsidRPr="004F2B4F" w:rsidDel="00B620FF">
          <w:delText>wer</w:delText>
        </w:r>
      </w:del>
    </w:p>
    <w:p w:rsidR="00620A54" w:rsidRPr="004F2B4F" w:rsidRDefault="00B620FF" w:rsidP="002603CC">
      <w:pPr>
        <w:pStyle w:val="Code"/>
        <w:jc w:val="both"/>
      </w:pPr>
      <w:ins w:id="361" w:author="Arnold van Rooijen" w:date="2015-03-05T12:20:00Z">
        <w:r>
          <w:t>mangrove.txt</w:t>
        </w:r>
      </w:ins>
      <w:del w:id="362" w:author="Arnold van Rooijen" w:date="2015-03-05T12:20:00Z">
        <w:r w:rsidR="00620A54" w:rsidRPr="004F2B4F" w:rsidDel="00B620FF">
          <w:delText>corn</w:delText>
        </w:r>
      </w:del>
    </w:p>
    <w:p w:rsidR="00620A54" w:rsidRPr="004F2B4F" w:rsidRDefault="00620A54" w:rsidP="002603CC">
      <w:pPr>
        <w:pStyle w:val="Codeheader"/>
        <w:rPr>
          <w:lang w:val="en-US"/>
        </w:rPr>
      </w:pPr>
      <w:del w:id="363" w:author="Arnold van Rooijen" w:date="2015-03-05T12:20:00Z">
        <w:r w:rsidRPr="004F2B4F" w:rsidDel="00B620FF">
          <w:rPr>
            <w:lang w:val="en-US"/>
          </w:rPr>
          <w:delText>cauliflower</w:delText>
        </w:r>
      </w:del>
      <w:ins w:id="364" w:author="Arnold van Rooijen" w:date="2015-03-05T12:20:00Z">
        <w:r w:rsidR="00B620FF">
          <w:rPr>
            <w:lang w:val="en-US"/>
          </w:rPr>
          <w:t>seagrass.txt</w:t>
        </w:r>
      </w:ins>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w:t>
      </w:r>
      <w:del w:id="365" w:author="Arnold van Rooijen" w:date="2015-03-06T10:22:00Z">
        <w:r w:rsidRPr="004F2B4F" w:rsidDel="00EB3C26">
          <w:delText>3</w:delText>
        </w:r>
      </w:del>
      <w:ins w:id="366" w:author="Arnold van Rooijen" w:date="2015-03-06T10:22:00Z">
        <w:r w:rsidR="00EB3C26">
          <w:t>02</w:t>
        </w:r>
      </w:ins>
    </w:p>
    <w:p w:rsidR="00620A54" w:rsidRPr="004F2B4F" w:rsidRDefault="00620A54" w:rsidP="002603CC">
      <w:pPr>
        <w:pStyle w:val="Code"/>
        <w:jc w:val="both"/>
      </w:pPr>
      <w:r w:rsidRPr="004F2B4F">
        <w:t xml:space="preserve">N = </w:t>
      </w:r>
      <w:del w:id="367" w:author="Arnold van Rooijen" w:date="2015-03-06T10:22:00Z">
        <w:r w:rsidRPr="004F2B4F" w:rsidDel="00EB3C26">
          <w:delText>10</w:delText>
        </w:r>
      </w:del>
      <w:ins w:id="368" w:author="Arnold van Rooijen" w:date="2015-03-06T10:22:00Z">
        <w:r w:rsidR="00EB3C26">
          <w:t>1200</w:t>
        </w:r>
      </w:ins>
    </w:p>
    <w:p w:rsidR="00620A54" w:rsidRPr="004F2B4F" w:rsidRDefault="00B620FF" w:rsidP="002603CC">
      <w:pPr>
        <w:pStyle w:val="Codeheader"/>
        <w:rPr>
          <w:lang w:val="en-US"/>
        </w:rPr>
      </w:pPr>
      <w:ins w:id="369" w:author="Arnold van Rooijen" w:date="2015-03-05T12:21:00Z">
        <w:r>
          <w:rPr>
            <w:lang w:val="en-US"/>
          </w:rPr>
          <w:t>m</w:t>
        </w:r>
      </w:ins>
      <w:ins w:id="370" w:author="Arnold van Rooijen" w:date="2015-03-05T12:20:00Z">
        <w:r>
          <w:rPr>
            <w:lang w:val="en-US"/>
          </w:rPr>
          <w:t>angrove.txt</w:t>
        </w:r>
      </w:ins>
      <w:del w:id="371" w:author="Arnold van Rooijen" w:date="2015-03-05T12:20:00Z">
        <w:r w:rsidR="00620A54" w:rsidRPr="004F2B4F" w:rsidDel="00B620FF">
          <w:rPr>
            <w:lang w:val="en-US"/>
          </w:rPr>
          <w:delText>corn</w:delText>
        </w:r>
      </w:del>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w:t>
      </w:r>
      <w:del w:id="372" w:author="Arnold van Rooijen" w:date="2015-03-06T09:47:00Z">
        <w:r w:rsidRPr="004F2B4F" w:rsidDel="00A95206">
          <w:delText>1</w:delText>
        </w:r>
      </w:del>
      <w:ins w:id="373" w:author="Arnold van Rooijen" w:date="2015-03-06T09:47:00Z">
        <w:r w:rsidR="00A95206">
          <w:t>0</w:t>
        </w:r>
      </w:ins>
      <w:r w:rsidRPr="004F2B4F">
        <w:t>.</w:t>
      </w:r>
      <w:del w:id="374" w:author="Arnold van Rooijen" w:date="2015-03-06T09:47:00Z">
        <w:r w:rsidRPr="004F2B4F" w:rsidDel="00A95206">
          <w:delText xml:space="preserve">0 </w:delText>
        </w:r>
      </w:del>
      <w:proofErr w:type="gramStart"/>
      <w:ins w:id="375" w:author="Arnold van Rooijen" w:date="2015-03-06T09:47:00Z">
        <w:r w:rsidR="00A95206">
          <w:t>5</w:t>
        </w:r>
        <w:r w:rsidR="00A95206" w:rsidRPr="004F2B4F">
          <w:t xml:space="preserve"> </w:t>
        </w:r>
      </w:ins>
      <w:r w:rsidRPr="004F2B4F">
        <w:t>0.</w:t>
      </w:r>
      <w:proofErr w:type="gramEnd"/>
      <w:del w:id="376" w:author="Arnold van Rooijen" w:date="2015-03-06T09:47:00Z">
        <w:r w:rsidRPr="004F2B4F" w:rsidDel="00A95206">
          <w:delText xml:space="preserve">4 </w:delText>
        </w:r>
      </w:del>
      <w:proofErr w:type="gramStart"/>
      <w:ins w:id="377" w:author="Arnold van Rooijen" w:date="2015-03-06T09:47:00Z">
        <w:r w:rsidR="00A95206">
          <w:t>8</w:t>
        </w:r>
        <w:r w:rsidR="00A95206" w:rsidRPr="004F2B4F">
          <w:t xml:space="preserve"> </w:t>
        </w:r>
      </w:ins>
      <w:del w:id="378" w:author="Arnold van Rooijen" w:date="2015-03-06T09:47:00Z">
        <w:r w:rsidRPr="004F2B4F" w:rsidDel="00A95206">
          <w:delText>0</w:delText>
        </w:r>
      </w:del>
      <w:ins w:id="379" w:author="Arnold van Rooijen" w:date="2015-03-06T09:47:00Z">
        <w:r w:rsidR="00A95206">
          <w:t>1</w:t>
        </w:r>
      </w:ins>
      <w:r w:rsidRPr="004F2B4F">
        <w:t>.</w:t>
      </w:r>
      <w:proofErr w:type="gramEnd"/>
      <w:del w:id="380" w:author="Arnold van Rooijen" w:date="2015-03-06T09:47:00Z">
        <w:r w:rsidRPr="004F2B4F" w:rsidDel="00A95206">
          <w:delText>3</w:delText>
        </w:r>
      </w:del>
      <w:ins w:id="381" w:author="Arnold van Rooijen" w:date="2015-03-06T09:47:00Z">
        <w:r w:rsidR="00A95206">
          <w:t>3</w:t>
        </w:r>
      </w:ins>
    </w:p>
    <w:p w:rsidR="00620A54" w:rsidRPr="004F2B4F" w:rsidRDefault="00620A54" w:rsidP="002603CC">
      <w:pPr>
        <w:pStyle w:val="Code"/>
        <w:jc w:val="both"/>
      </w:pPr>
      <w:r w:rsidRPr="004F2B4F">
        <w:t xml:space="preserve">Cd = 2.0 </w:t>
      </w:r>
      <w:del w:id="382" w:author="Arnold van Rooijen" w:date="2015-03-05T12:20:00Z">
        <w:r w:rsidRPr="004F2B4F" w:rsidDel="00B620FF">
          <w:delText>2</w:delText>
        </w:r>
      </w:del>
      <w:ins w:id="383" w:author="Arnold van Rooijen" w:date="2015-03-05T12:20:00Z">
        <w:r w:rsidR="00B620FF">
          <w:t>1</w:t>
        </w:r>
      </w:ins>
      <w:r w:rsidRPr="004F2B4F">
        <w:t>.0 2.0</w:t>
      </w:r>
    </w:p>
    <w:p w:rsidR="00620A54" w:rsidRPr="004F2B4F" w:rsidRDefault="00620A54" w:rsidP="002603CC">
      <w:pPr>
        <w:pStyle w:val="Code"/>
        <w:jc w:val="both"/>
      </w:pPr>
      <w:proofErr w:type="gramStart"/>
      <w:r w:rsidRPr="004F2B4F">
        <w:t>bv</w:t>
      </w:r>
      <w:proofErr w:type="gramEnd"/>
      <w:r w:rsidRPr="004F2B4F">
        <w:t xml:space="preserve"> = 0.05 0.</w:t>
      </w:r>
      <w:del w:id="384" w:author="Arnold van Rooijen" w:date="2015-03-06T10:23:00Z">
        <w:r w:rsidRPr="004F2B4F" w:rsidDel="00EB3C26">
          <w:delText xml:space="preserve">05 </w:delText>
        </w:r>
      </w:del>
      <w:ins w:id="385" w:author="Arnold van Rooijen" w:date="2015-03-06T10:23:00Z">
        <w:r w:rsidR="00EB3C26">
          <w:t>1</w:t>
        </w:r>
        <w:r w:rsidR="00EB3C26" w:rsidRPr="004F2B4F">
          <w:t xml:space="preserve">5 </w:t>
        </w:r>
      </w:ins>
      <w:r w:rsidRPr="004F2B4F">
        <w:t>0.1</w:t>
      </w:r>
    </w:p>
    <w:p w:rsidR="00620A54" w:rsidRPr="004F2B4F" w:rsidRDefault="00620A54" w:rsidP="002603CC">
      <w:pPr>
        <w:pStyle w:val="Code"/>
        <w:jc w:val="both"/>
      </w:pPr>
      <w:r w:rsidRPr="004F2B4F">
        <w:t xml:space="preserve">N = </w:t>
      </w:r>
      <w:del w:id="386" w:author="Arnold van Rooijen" w:date="2015-03-05T12:20:00Z">
        <w:r w:rsidRPr="004F2B4F" w:rsidDel="00B620FF">
          <w:delText xml:space="preserve">150 </w:delText>
        </w:r>
      </w:del>
      <w:ins w:id="387" w:author="Arnold van Rooijen" w:date="2015-03-06T10:23:00Z">
        <w:r w:rsidR="00EB3C26">
          <w:t>10</w:t>
        </w:r>
      </w:ins>
      <w:ins w:id="388" w:author="Arnold van Rooijen" w:date="2015-03-05T12:20:00Z">
        <w:r w:rsidR="00B620FF">
          <w:t>0</w:t>
        </w:r>
        <w:r w:rsidR="00B620FF" w:rsidRPr="004F2B4F">
          <w:t xml:space="preserve">0 </w:t>
        </w:r>
      </w:ins>
      <w:del w:id="389" w:author="Arnold van Rooijen" w:date="2015-03-06T10:23:00Z">
        <w:r w:rsidRPr="004F2B4F" w:rsidDel="00EB3C26">
          <w:delText>1</w:delText>
        </w:r>
      </w:del>
      <w:r w:rsidRPr="004F2B4F">
        <w:t xml:space="preserve">50 </w:t>
      </w:r>
      <w:del w:id="390" w:author="Arnold van Rooijen" w:date="2015-03-05T12:21:00Z">
        <w:r w:rsidRPr="004F2B4F" w:rsidDel="00B620FF">
          <w:delText>150</w:delText>
        </w:r>
      </w:del>
      <w:ins w:id="391" w:author="Arnold van Rooijen" w:date="2015-03-05T12:21:00Z">
        <w:r w:rsidR="00B620FF">
          <w:t>50</w:t>
        </w:r>
        <w:r w:rsidR="00B620FF" w:rsidRPr="004F2B4F">
          <w:t>0</w:t>
        </w:r>
      </w:ins>
    </w:p>
    <w:p w:rsidR="004A44FE" w:rsidRDefault="00620A54" w:rsidP="002603CC">
      <w:pPr>
        <w:pStyle w:val="BodyText"/>
        <w:rPr>
          <w:ins w:id="392" w:author="Arnold van Rooijen" w:date="2015-03-06T10:16:00Z"/>
          <w:lang w:val="en-US"/>
        </w:rPr>
      </w:pPr>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w:t>
      </w:r>
      <w:ins w:id="393" w:author="Arnold van Rooijen" w:date="2015-03-06T09:48:00Z">
        <w:r w:rsidR="004A44FE">
          <w:rPr>
            <w:lang w:val="en-US"/>
          </w:rPr>
          <w:t xml:space="preserve">The height per vegetation section is defined relative to the bed level. </w:t>
        </w:r>
      </w:ins>
      <w:ins w:id="394" w:author="Arnold van Rooijen" w:date="2015-03-06T09:49:00Z">
        <w:r w:rsidR="004A44FE">
          <w:rPr>
            <w:lang w:val="en-US"/>
          </w:rPr>
          <w:t xml:space="preserve">For all properties, the values are given from bottom to top. </w:t>
        </w:r>
      </w:ins>
      <w:del w:id="395" w:author="Arnold van Rooijen" w:date="2015-03-06T09:48:00Z">
        <w:r w:rsidRPr="004F2B4F" w:rsidDel="004A44FE">
          <w:rPr>
            <w:lang w:val="en-US"/>
          </w:rPr>
          <w:delText xml:space="preserve">The total height of the species is the sum of all </w:delText>
        </w:r>
        <w:r w:rsidRPr="004F2B4F" w:rsidDel="004A44FE">
          <w:rPr>
            <w:i/>
            <w:lang w:val="en-US"/>
          </w:rPr>
          <w:delText>ah</w:delText>
        </w:r>
        <w:r w:rsidRPr="004F2B4F" w:rsidDel="004A44FE">
          <w:rPr>
            <w:lang w:val="en-US"/>
          </w:rPr>
          <w:delText xml:space="preserve"> values </w:delText>
        </w:r>
        <w:r w:rsidRPr="004F2B4F" w:rsidDel="004A44FE">
          <w:rPr>
            <w:highlight w:val="yellow"/>
            <w:lang w:val="en-US"/>
          </w:rPr>
          <w:delText>where the first value corresponds to the lowest segment</w:delText>
        </w:r>
        <w:r w:rsidRPr="004F2B4F" w:rsidDel="004A44FE">
          <w:rPr>
            <w:lang w:val="en-US"/>
          </w:rPr>
          <w:delText xml:space="preserve">. </w:delText>
        </w:r>
      </w:del>
      <w:ins w:id="396" w:author="Arnold van Rooijen" w:date="2015-03-06T10:16:00Z">
        <w:r w:rsidR="00F10363">
          <w:rPr>
            <w:lang w:val="en-US"/>
          </w:rPr>
          <w:t>A definition sketch is given in Figure XX.</w:t>
        </w:r>
      </w:ins>
    </w:p>
    <w:p w:rsidR="00F10363" w:rsidRDefault="003D40FD" w:rsidP="002603CC">
      <w:pPr>
        <w:pStyle w:val="BodyText"/>
        <w:rPr>
          <w:ins w:id="397" w:author="Arnold van Rooijen" w:date="2015-03-06T10:16:00Z"/>
          <w:lang w:val="en-US"/>
        </w:rPr>
      </w:pPr>
      <w:r>
        <w:rPr>
          <w:noProof/>
          <w:lang w:eastAsia="zh-CN"/>
        </w:rPr>
        <w:drawing>
          <wp:inline distT="0" distB="0" distL="0" distR="0" wp14:anchorId="76F39F00">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rsidR="00F10363" w:rsidRDefault="00F10363" w:rsidP="00F10363">
      <w:pPr>
        <w:pStyle w:val="Caption"/>
        <w:rPr>
          <w:ins w:id="398" w:author="Arnold van Rooijen" w:date="2015-03-06T10:16:00Z"/>
          <w:lang w:val="en-US"/>
        </w:rPr>
      </w:pPr>
      <w:proofErr w:type="gramStart"/>
      <w:r>
        <w:t xml:space="preserve">Figure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Figure \* ARABIC \s 1 </w:instrText>
      </w:r>
      <w:r>
        <w:fldChar w:fldCharType="separate"/>
      </w:r>
      <w:r>
        <w:rPr>
          <w:noProof/>
        </w:rPr>
        <w:t>1</w:t>
      </w:r>
      <w:r>
        <w:fldChar w:fldCharType="end"/>
      </w:r>
      <w:r>
        <w:tab/>
        <w:t>Definition sketch of vegetation specification in XBeach (example for mangrove type vegetation schematized in three vertical sections).</w:t>
      </w:r>
    </w:p>
    <w:p w:rsidR="00F10363" w:rsidRDefault="00F10363" w:rsidP="002603CC">
      <w:pPr>
        <w:pStyle w:val="BodyText"/>
        <w:rPr>
          <w:ins w:id="399" w:author="Arnold van Rooijen" w:date="2015-03-06T09:49:00Z"/>
          <w:lang w:val="en-US"/>
        </w:rPr>
      </w:pPr>
    </w:p>
    <w:p w:rsidR="00620A54" w:rsidRDefault="004A44FE" w:rsidP="002603CC">
      <w:pPr>
        <w:pStyle w:val="BodyText"/>
        <w:rPr>
          <w:ins w:id="400" w:author="Arnold van Rooijen" w:date="2015-03-06T09:50:00Z"/>
          <w:lang w:val="en-US"/>
        </w:rPr>
      </w:pPr>
      <w:ins w:id="401" w:author="Arnold van Rooijen" w:date="2015-03-06T09:49:00Z">
        <w:r>
          <w:rPr>
            <w:lang w:val="en-US"/>
          </w:rPr>
          <w:t xml:space="preserve">Finally, </w:t>
        </w:r>
      </w:ins>
      <w:del w:id="402" w:author="Arnold van Rooijen" w:date="2015-03-06T09:49:00Z">
        <w:r w:rsidR="00620A54" w:rsidRPr="004F2B4F" w:rsidDel="004A44FE">
          <w:rPr>
            <w:lang w:val="en-US"/>
          </w:rPr>
          <w:delText>Another file referenced by the</w:delText>
        </w:r>
      </w:del>
      <w:ins w:id="403" w:author="Arnold van Rooijen" w:date="2015-03-06T09:49:00Z">
        <w:r>
          <w:rPr>
            <w:lang w:val="en-US"/>
          </w:rPr>
          <w:t xml:space="preserve"> the</w:t>
        </w:r>
      </w:ins>
      <w:r w:rsidR="00620A54" w:rsidRPr="004F2B4F">
        <w:rPr>
          <w:lang w:val="en-US"/>
        </w:rPr>
        <w:t xml:space="preserve"> </w:t>
      </w:r>
      <w:r w:rsidR="00620A54" w:rsidRPr="004F2B4F">
        <w:rPr>
          <w:i/>
          <w:lang w:val="en-US"/>
        </w:rPr>
        <w:t>veggiemapfile</w:t>
      </w:r>
      <w:r w:rsidR="00620A54" w:rsidRPr="004F2B4F">
        <w:rPr>
          <w:lang w:val="en-US"/>
        </w:rPr>
        <w:t xml:space="preserve"> </w:t>
      </w:r>
      <w:del w:id="404" w:author="Arnold van Rooijen" w:date="2015-03-06T09:49:00Z">
        <w:r w:rsidR="00620A54" w:rsidRPr="004F2B4F" w:rsidDel="004A44FE">
          <w:rPr>
            <w:lang w:val="en-US"/>
          </w:rPr>
          <w:delText xml:space="preserve">keyword </w:delText>
        </w:r>
      </w:del>
      <w:r w:rsidR="00620A54" w:rsidRPr="004F2B4F">
        <w:rPr>
          <w:lang w:val="en-US"/>
        </w:rPr>
        <w:t xml:space="preserve">indicates in what grid cell which vegetation species can be found. The format of this file is similar to the bathymetry files </w:t>
      </w:r>
      <w:proofErr w:type="gramStart"/>
      <w:r w:rsidR="00620A54" w:rsidRPr="004F2B4F">
        <w:rPr>
          <w:lang w:val="en-US"/>
        </w:rPr>
        <w:t>described</w:t>
      </w:r>
      <w:proofErr w:type="gramEnd"/>
      <w:r w:rsidR="00620A54" w:rsidRPr="004F2B4F">
        <w:rPr>
          <w:lang w:val="en-US"/>
        </w:rPr>
        <w:t xml:space="preserve"> in </w:t>
      </w:r>
      <w:r w:rsidR="004C2847">
        <w:fldChar w:fldCharType="begin"/>
      </w:r>
      <w:r w:rsidR="004C2847">
        <w:instrText xml:space="preserve"> REF _Ref285440913 \w \h  \* MERGEFORMAT </w:instrText>
      </w:r>
      <w:r w:rsidR="004C2847">
        <w:fldChar w:fldCharType="separate"/>
      </w:r>
      <w:r w:rsidR="000C1056">
        <w:rPr>
          <w:lang w:val="en-US"/>
        </w:rPr>
        <w:t>4.3</w:t>
      </w:r>
      <w:r w:rsidR="004C2847">
        <w:fldChar w:fldCharType="end"/>
      </w:r>
      <w:r w:rsidR="00620A54" w:rsidRPr="004F2B4F">
        <w:rPr>
          <w:lang w:val="en-US"/>
        </w:rPr>
        <w:t xml:space="preserve"> </w:t>
      </w:r>
      <w:r w:rsidR="004C2847">
        <w:fldChar w:fldCharType="begin"/>
      </w:r>
      <w:r w:rsidR="004C2847">
        <w:instrText xml:space="preserve"> REF _Ref285440915 \h  \* MERGEFORMAT </w:instrText>
      </w:r>
      <w:r w:rsidR="004C2847">
        <w:fldChar w:fldCharType="separate"/>
      </w:r>
      <w:r w:rsidR="000C1056" w:rsidRPr="004F2B4F">
        <w:rPr>
          <w:lang w:val="en-US"/>
        </w:rPr>
        <w:t>Grid and bathymetry</w:t>
      </w:r>
      <w:r w:rsidR="004C2847">
        <w:fldChar w:fldCharType="end"/>
      </w:r>
      <w:r w:rsidR="00620A54" w:rsidRPr="004F2B4F">
        <w:rPr>
          <w:lang w:val="en-US"/>
        </w:rPr>
        <w:t>, but the values are integers referring to a species where 1 refers to the first listed species, 2 to the second, et cetera. A zero indicates no vegetation</w:t>
      </w:r>
      <w:ins w:id="405" w:author="Arnold van Rooijen" w:date="2015-03-06T09:50:00Z">
        <w:r w:rsidR="00AE6DAE">
          <w:rPr>
            <w:lang w:val="en-US"/>
          </w:rPr>
          <w:t xml:space="preserve"> at that particular location</w:t>
        </w:r>
      </w:ins>
      <w:r w:rsidR="00620A54" w:rsidRPr="004F2B4F">
        <w:rPr>
          <w:lang w:val="en-US"/>
        </w:rPr>
        <w:t>.</w:t>
      </w:r>
    </w:p>
    <w:p w:rsidR="00AE6DAE" w:rsidRDefault="00AE6DAE" w:rsidP="002603CC">
      <w:pPr>
        <w:pStyle w:val="BodyText"/>
        <w:rPr>
          <w:ins w:id="406" w:author="Arnold van Rooijen" w:date="2015-03-06T09:50:00Z"/>
          <w:lang w:val="en-US"/>
        </w:rPr>
      </w:pPr>
      <w:ins w:id="407" w:author="Arnold van Rooijen" w:date="2015-03-06T09:50:00Z">
        <w:r>
          <w:rPr>
            <w:lang w:val="en-US"/>
          </w:rPr>
          <w:t>In summary, the following files should be created when the effect of vegetation is modeled:</w:t>
        </w:r>
      </w:ins>
    </w:p>
    <w:p w:rsidR="00AE6DAE" w:rsidRDefault="00AE6DAE" w:rsidP="002603CC">
      <w:pPr>
        <w:pStyle w:val="BodyText"/>
        <w:numPr>
          <w:ilvl w:val="0"/>
          <w:numId w:val="4"/>
        </w:numPr>
        <w:rPr>
          <w:ins w:id="408" w:author="Arnold van Rooijen" w:date="2015-03-06T09:51:00Z"/>
          <w:lang w:val="en-US"/>
        </w:rPr>
      </w:pPr>
      <w:ins w:id="409" w:author="Arnold van Rooijen" w:date="2015-03-06T09:52:00Z">
        <w:r>
          <w:rPr>
            <w:lang w:val="en-US"/>
          </w:rPr>
          <w:t xml:space="preserve">1 x </w:t>
        </w:r>
      </w:ins>
      <w:ins w:id="410" w:author="Arnold van Rooijen" w:date="2015-03-06T09:51:00Z">
        <w:r>
          <w:rPr>
            <w:lang w:val="en-US"/>
          </w:rPr>
          <w:t xml:space="preserve">Veggiemapfile: file similar to bathymetry file containing 0, 1 etc. </w:t>
        </w:r>
      </w:ins>
      <w:ins w:id="411" w:author="Arnold van Rooijen" w:date="2015-03-06T09:52:00Z">
        <w:r>
          <w:rPr>
            <w:lang w:val="en-US"/>
          </w:rPr>
          <w:t xml:space="preserve">(up to </w:t>
        </w:r>
        <w:r>
          <w:rPr>
            <w:i/>
            <w:lang w:val="en-US"/>
          </w:rPr>
          <w:t>nveg</w:t>
        </w:r>
        <w:r>
          <w:rPr>
            <w:lang w:val="en-US"/>
          </w:rPr>
          <w:t>)</w:t>
        </w:r>
      </w:ins>
    </w:p>
    <w:p w:rsidR="00AE6DAE" w:rsidRDefault="00AE6DAE" w:rsidP="002603CC">
      <w:pPr>
        <w:pStyle w:val="BodyText"/>
        <w:numPr>
          <w:ilvl w:val="0"/>
          <w:numId w:val="4"/>
        </w:numPr>
        <w:rPr>
          <w:ins w:id="412" w:author="Arnold van Rooijen" w:date="2015-03-06T09:51:00Z"/>
          <w:lang w:val="en-US"/>
        </w:rPr>
      </w:pPr>
      <w:ins w:id="413" w:author="Arnold van Rooijen" w:date="2015-03-06T09:52:00Z">
        <w:r>
          <w:rPr>
            <w:lang w:val="en-US"/>
          </w:rPr>
          <w:t xml:space="preserve">1 x </w:t>
        </w:r>
      </w:ins>
      <w:ins w:id="414" w:author="Arnold van Rooijen" w:date="2015-03-06T09:51:00Z">
        <w:r>
          <w:rPr>
            <w:lang w:val="en-US"/>
          </w:rPr>
          <w:t>Veggiefile: list of file names of vegetation property files per species</w:t>
        </w:r>
      </w:ins>
    </w:p>
    <w:p w:rsidR="00AE6DAE" w:rsidRDefault="00AE6DAE" w:rsidP="00AE6DAE">
      <w:pPr>
        <w:pStyle w:val="BodyText"/>
        <w:numPr>
          <w:ilvl w:val="0"/>
          <w:numId w:val="4"/>
        </w:numPr>
        <w:rPr>
          <w:ins w:id="415" w:author="Arnold van Rooijen" w:date="2015-03-06T09:53:00Z"/>
          <w:lang w:val="en-US"/>
        </w:rPr>
      </w:pPr>
      <w:ins w:id="416" w:author="Arnold van Rooijen" w:date="2015-03-06T09:52:00Z">
        <w:r>
          <w:rPr>
            <w:i/>
            <w:lang w:val="en-US"/>
          </w:rPr>
          <w:t xml:space="preserve">Nveg </w:t>
        </w:r>
        <w:r>
          <w:rPr>
            <w:lang w:val="en-US"/>
          </w:rPr>
          <w:t>x vegetation property file</w:t>
        </w:r>
      </w:ins>
      <w:ins w:id="417" w:author="Arnold van Rooijen" w:date="2015-03-06T09:53:00Z">
        <w:r>
          <w:rPr>
            <w:lang w:val="en-US"/>
          </w:rPr>
          <w:t>(s)</w:t>
        </w:r>
      </w:ins>
      <w:ins w:id="418" w:author="Arnold van Rooijen" w:date="2015-03-06T09:52:00Z">
        <w:r>
          <w:rPr>
            <w:lang w:val="en-US"/>
          </w:rPr>
          <w:t>: describing vegetation properties per species</w:t>
        </w:r>
      </w:ins>
    </w:p>
    <w:p w:rsidR="00AE6DAE" w:rsidRDefault="00AE6DAE" w:rsidP="00AE6DAE">
      <w:pPr>
        <w:pStyle w:val="BodyText"/>
        <w:rPr>
          <w:ins w:id="419" w:author="Arnold van Rooijen" w:date="2015-03-06T09:53:00Z"/>
          <w:lang w:val="en-US"/>
        </w:rPr>
        <w:pPrChange w:id="420" w:author="Arnold van Rooijen" w:date="2015-03-06T09:53:00Z">
          <w:pPr>
            <w:pStyle w:val="BodyText"/>
            <w:numPr>
              <w:numId w:val="4"/>
            </w:numPr>
            <w:tabs>
              <w:tab w:val="num" w:pos="510"/>
            </w:tabs>
            <w:ind w:left="510" w:hanging="510"/>
          </w:pPr>
        </w:pPrChange>
      </w:pPr>
    </w:p>
    <w:p w:rsidR="00AE6DAE" w:rsidRPr="00AE6DAE" w:rsidRDefault="00AE6DAE" w:rsidP="00AE6DAE">
      <w:pPr>
        <w:pStyle w:val="BodyText"/>
        <w:rPr>
          <w:ins w:id="421" w:author="Arnold van Rooijen" w:date="2015-03-06T09:53:00Z"/>
          <w:lang w:val="en-US"/>
        </w:rPr>
        <w:pPrChange w:id="422" w:author="Arnold van Rooijen" w:date="2015-03-06T09:53:00Z">
          <w:pPr>
            <w:pStyle w:val="BodyText"/>
            <w:numPr>
              <w:numId w:val="4"/>
            </w:numPr>
            <w:tabs>
              <w:tab w:val="num" w:pos="510"/>
            </w:tabs>
            <w:ind w:left="510" w:hanging="510"/>
          </w:pPr>
        </w:pPrChange>
      </w:pPr>
      <w:ins w:id="423" w:author="Arnold van Rooijen" w:date="2015-03-06T09:53:00Z">
        <w:r>
          <w:rPr>
            <w:lang w:val="en-US"/>
          </w:rPr>
          <w:t xml:space="preserve">Below the relevant keywords in the params.txt are given. In addition, the keyword </w:t>
        </w:r>
        <w:r>
          <w:rPr>
            <w:i/>
            <w:lang w:val="en-US"/>
          </w:rPr>
          <w:t>vegetation</w:t>
        </w:r>
        <w:r>
          <w:rPr>
            <w:lang w:val="en-US"/>
          </w:rPr>
          <w:t xml:space="preserve"> should be set to 1.</w:t>
        </w:r>
      </w:ins>
    </w:p>
    <w:p w:rsidR="00AE6DAE" w:rsidRPr="004F2B4F" w:rsidRDefault="00AE6DAE" w:rsidP="00AE6DAE">
      <w:pPr>
        <w:pStyle w:val="BodyText"/>
        <w:rPr>
          <w:lang w:val="en-US"/>
        </w:rPr>
        <w:pPrChange w:id="424" w:author="Arnold van Rooijen" w:date="2015-03-06T09:53:00Z">
          <w:pPr>
            <w:pStyle w:val="BodyText"/>
            <w:numPr>
              <w:numId w:val="4"/>
            </w:numPr>
            <w:tabs>
              <w:tab w:val="num" w:pos="510"/>
            </w:tabs>
            <w:ind w:left="510" w:hanging="510"/>
          </w:pPr>
        </w:pPrChange>
      </w:pP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25" w:name="_Toc285701680"/>
      <w:bookmarkStart w:id="426" w:name="_Toc412623870"/>
      <w:r w:rsidRPr="004F2B4F">
        <w:rPr>
          <w:lang w:val="en-US"/>
        </w:rPr>
        <w:t>Discharge input</w:t>
      </w:r>
      <w:bookmarkEnd w:id="425"/>
      <w:bookmarkEnd w:id="426"/>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427"/>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427"/>
      <w:r w:rsidR="00664C37" w:rsidRPr="004F2B4F">
        <w:rPr>
          <w:rStyle w:val="CommentReference"/>
          <w:lang w:val="en-US"/>
        </w:rPr>
        <w:commentReference w:id="427"/>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28" w:name="_Toc285701681"/>
      <w:bookmarkStart w:id="429" w:name="_Toc412623871"/>
      <w:r w:rsidRPr="004F2B4F">
        <w:rPr>
          <w:lang w:val="en-US"/>
        </w:rPr>
        <w:t>Drifters input</w:t>
      </w:r>
      <w:bookmarkEnd w:id="428"/>
      <w:bookmarkEnd w:id="429"/>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3D40FD" w:rsidRDefault="00620A54" w:rsidP="002603CC">
      <w:pPr>
        <w:pStyle w:val="Code"/>
        <w:jc w:val="both"/>
        <w:rPr>
          <w:lang w:val="fr-FR"/>
        </w:rPr>
      </w:pPr>
      <w:r w:rsidRPr="003D40FD">
        <w:rPr>
          <w:lang w:val="fr-FR"/>
        </w:rPr>
        <w:t>&lt;x 2&gt; &lt;y 2&gt; &lt;t_start 2&gt; &lt;t_end 2&gt;</w:t>
      </w:r>
    </w:p>
    <w:p w:rsidR="00620A54" w:rsidRPr="00F10363" w:rsidRDefault="00620A54" w:rsidP="002603CC">
      <w:pPr>
        <w:pStyle w:val="Code"/>
        <w:jc w:val="both"/>
        <w:rPr>
          <w:lang w:val="fr-FR"/>
          <w:rPrChange w:id="430" w:author="Arnold van Rooijen" w:date="2015-03-06T09:07:00Z">
            <w:rPr>
              <w:lang w:val="fr-FR"/>
            </w:rPr>
          </w:rPrChange>
        </w:rPr>
      </w:pPr>
      <w:r w:rsidRPr="00F10363">
        <w:rPr>
          <w:lang w:val="fr-FR"/>
          <w:rPrChange w:id="431" w:author="Arnold van Rooijen" w:date="2015-03-06T09:07:00Z">
            <w:rPr>
              <w:lang w:val="fr-FR"/>
            </w:rPr>
          </w:rPrChange>
        </w:rPr>
        <w:t>&lt;x 3&gt; &lt;y 3&gt; &lt;t_start 3&gt; &lt;t_end 3&gt;</w:t>
      </w:r>
    </w:p>
    <w:p w:rsidR="00620A54" w:rsidRPr="00F10363" w:rsidRDefault="00620A54" w:rsidP="002603CC">
      <w:pPr>
        <w:pStyle w:val="Code"/>
        <w:jc w:val="both"/>
        <w:rPr>
          <w:lang w:val="de-DE"/>
          <w:rPrChange w:id="432" w:author="Arnold van Rooijen" w:date="2015-03-06T09:07:00Z">
            <w:rPr>
              <w:lang w:val="de-DE"/>
            </w:rPr>
          </w:rPrChange>
        </w:rPr>
      </w:pPr>
      <w:r w:rsidRPr="00F10363">
        <w:rPr>
          <w:lang w:val="de-DE"/>
          <w:rPrChange w:id="433" w:author="Arnold van Rooijen" w:date="2015-03-06T09:07:00Z">
            <w:rPr>
              <w:lang w:val="de-DE"/>
            </w:rPr>
          </w:rPrChange>
        </w:rPr>
        <w:t>...</w:t>
      </w:r>
    </w:p>
    <w:p w:rsidR="00620A54" w:rsidRPr="00F10363" w:rsidRDefault="00620A54" w:rsidP="002603CC">
      <w:pPr>
        <w:pStyle w:val="Code"/>
        <w:jc w:val="both"/>
        <w:rPr>
          <w:lang w:val="de-DE"/>
          <w:rPrChange w:id="434" w:author="Arnold van Rooijen" w:date="2015-03-06T09:07:00Z">
            <w:rPr>
              <w:lang w:val="de-DE"/>
            </w:rPr>
          </w:rPrChange>
        </w:rPr>
      </w:pPr>
      <w:r w:rsidRPr="00F10363">
        <w:rPr>
          <w:lang w:val="de-DE"/>
          <w:rPrChange w:id="435" w:author="Arnold van Rooijen" w:date="2015-03-06T09:07:00Z">
            <w:rPr>
              <w:lang w:val="de-DE"/>
            </w:rPr>
          </w:rPrChang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6" w:name="_Toc285701682"/>
      <w:bookmarkStart w:id="437" w:name="_Toc412623872"/>
      <w:r w:rsidRPr="004F2B4F">
        <w:rPr>
          <w:lang w:val="en-US"/>
        </w:rPr>
        <w:t>Ship</w:t>
      </w:r>
      <w:ins w:id="438" w:author="Arnold van Rooijen" w:date="2015-03-05T11:46:00Z">
        <w:r w:rsidR="00C67788">
          <w:rPr>
            <w:lang w:val="en-US"/>
          </w:rPr>
          <w:t>-induced</w:t>
        </w:r>
      </w:ins>
      <w:r w:rsidRPr="004F2B4F">
        <w:rPr>
          <w:lang w:val="en-US"/>
        </w:rPr>
        <w:t xml:space="preserve"> </w:t>
      </w:r>
      <w:r w:rsidR="000E2A0A" w:rsidRPr="004F2B4F">
        <w:rPr>
          <w:lang w:val="en-US"/>
        </w:rPr>
        <w:t>waves</w:t>
      </w:r>
      <w:bookmarkEnd w:id="436"/>
      <w:bookmarkEnd w:id="437"/>
    </w:p>
    <w:p w:rsidR="00306E8A" w:rsidRDefault="00620A54" w:rsidP="002603CC">
      <w:pPr>
        <w:pStyle w:val="BodyText"/>
        <w:rPr>
          <w:ins w:id="439" w:author="Arnold van Rooijen" w:date="2015-03-05T11:56:00Z"/>
          <w:lang w:val="en-US"/>
        </w:rPr>
      </w:pPr>
      <w:r w:rsidRPr="004F2B4F">
        <w:rPr>
          <w:lang w:val="en-US"/>
        </w:rPr>
        <w:t>Ship waves can be simulated by defining the ships</w:t>
      </w:r>
      <w:ins w:id="440" w:author="dro" w:date="2015-03-05T12:30:00Z">
        <w:r w:rsidR="00EB2465">
          <w:rPr>
            <w:lang w:val="en-US"/>
          </w:rPr>
          <w:t>'</w:t>
        </w:r>
      </w:ins>
      <w:r w:rsidRPr="004F2B4F">
        <w:rPr>
          <w:lang w:val="en-US"/>
        </w:rPr>
        <w:t xml:space="preserve">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w:t>
      </w:r>
      <w:del w:id="441" w:author="Arnold van Rooijen" w:date="2015-03-05T11:48:00Z">
        <w:r w:rsidRPr="004F2B4F" w:rsidDel="00C67788">
          <w:rPr>
            <w:lang w:val="en-US"/>
          </w:rPr>
          <w:delText xml:space="preserve">yet </w:delText>
        </w:r>
      </w:del>
      <w:r w:rsidRPr="004F2B4F">
        <w:rPr>
          <w:lang w:val="en-US"/>
        </w:rPr>
        <w:t xml:space="preserve">another </w:t>
      </w:r>
      <w:ins w:id="442" w:author="Arnold van Rooijen" w:date="2015-03-05T11:50:00Z">
        <w:r w:rsidR="00157CCB">
          <w:rPr>
            <w:lang w:val="en-US"/>
          </w:rPr>
          <w:t>text</w:t>
        </w:r>
      </w:ins>
      <w:r w:rsidRPr="004F2B4F">
        <w:rPr>
          <w:lang w:val="en-US"/>
        </w:rPr>
        <w:t>file with the name of the ship</w:t>
      </w:r>
      <w:ins w:id="443" w:author="Arnold van Rooijen" w:date="2015-03-05T11:53:00Z">
        <w:r w:rsidR="00306E8A">
          <w:rPr>
            <w:lang w:val="en-US"/>
          </w:rPr>
          <w:t xml:space="preserve"> (</w:t>
        </w:r>
        <w:r w:rsidR="00306E8A">
          <w:rPr>
            <w:i/>
            <w:lang w:val="en-US"/>
          </w:rPr>
          <w:t>shipname.txt</w:t>
        </w:r>
        <w:r w:rsidR="00306E8A">
          <w:rPr>
            <w:lang w:val="en-US"/>
          </w:rPr>
          <w:t>)</w:t>
        </w:r>
      </w:ins>
      <w:r w:rsidRPr="004F2B4F">
        <w:rPr>
          <w:lang w:val="en-US"/>
        </w:rPr>
        <w:t xml:space="preserve">. This properties file defines the parameters </w:t>
      </w:r>
      <w:ins w:id="444" w:author="dro" w:date="2015-03-05T12:31:00Z">
        <w:r w:rsidR="00EB2465">
          <w:rPr>
            <w:lang w:val="en-US"/>
          </w:rPr>
          <w:t xml:space="preserve">for the </w:t>
        </w:r>
      </w:ins>
      <w:r w:rsidRPr="004F2B4F">
        <w:rPr>
          <w:lang w:val="en-US"/>
        </w:rPr>
        <w:t>discretization of the ships geometry</w:t>
      </w:r>
      <w:ins w:id="445" w:author="Arnold van Rooijen" w:date="2015-03-05T11:50:00Z">
        <w:r w:rsidR="00157CCB">
          <w:rPr>
            <w:lang w:val="en-US"/>
          </w:rPr>
          <w:t xml:space="preserve">. The ship grid is determined by the keywords </w:t>
        </w:r>
      </w:ins>
      <w:ins w:id="446" w:author="Arnold van Rooijen" w:date="2015-03-05T11:51:00Z">
        <w:r w:rsidR="00157CCB">
          <w:rPr>
            <w:i/>
            <w:lang w:val="en-US"/>
          </w:rPr>
          <w:t xml:space="preserve">dx, </w:t>
        </w:r>
        <w:proofErr w:type="gramStart"/>
        <w:r w:rsidR="00157CCB">
          <w:rPr>
            <w:i/>
            <w:lang w:val="en-US"/>
          </w:rPr>
          <w:t>dy</w:t>
        </w:r>
        <w:proofErr w:type="gramEnd"/>
        <w:r w:rsidR="00157CCB">
          <w:rPr>
            <w:i/>
            <w:lang w:val="en-US"/>
          </w:rPr>
          <w:t>, nx</w:t>
        </w:r>
        <w:r w:rsidR="00157CCB">
          <w:rPr>
            <w:lang w:val="en-US"/>
          </w:rPr>
          <w:t xml:space="preserve">, and </w:t>
        </w:r>
        <w:r w:rsidR="00157CCB">
          <w:rPr>
            <w:i/>
            <w:lang w:val="en-US"/>
          </w:rPr>
          <w:t>ny</w:t>
        </w:r>
        <w:r w:rsidR="00157CCB">
          <w:rPr>
            <w:lang w:val="en-US"/>
          </w:rPr>
          <w:t>, and the ship geometry itself is given in a separate file, referenced by</w:t>
        </w:r>
      </w:ins>
      <w:del w:id="447" w:author="Arnold van Rooijen" w:date="2015-03-05T11:51:00Z">
        <w:r w:rsidRPr="004F2B4F" w:rsidDel="00157CCB">
          <w:rPr>
            <w:lang w:val="en-US"/>
          </w:rPr>
          <w:delText xml:space="preserve"> The geometry is then defined in a separate file referenced by </w:delText>
        </w:r>
      </w:del>
      <w:r w:rsidRPr="004F2B4F">
        <w:rPr>
          <w:lang w:val="en-US"/>
        </w:rPr>
        <w:t xml:space="preserve">the keyword </w:t>
      </w:r>
      <w:r w:rsidRPr="004F2B4F">
        <w:rPr>
          <w:i/>
          <w:lang w:val="en-US"/>
        </w:rPr>
        <w:t>shipgeom</w:t>
      </w:r>
      <w:del w:id="448" w:author="Arnold van Rooijen" w:date="2015-03-05T11:51:00Z">
        <w:r w:rsidRPr="004F2B4F" w:rsidDel="00157CCB">
          <w:rPr>
            <w:i/>
            <w:lang w:val="en-US"/>
          </w:rPr>
          <w:delText xml:space="preserve"> </w:delText>
        </w:r>
        <w:r w:rsidRPr="004F2B4F" w:rsidDel="00157CCB">
          <w:rPr>
            <w:lang w:val="en-US"/>
          </w:rPr>
          <w:delText>from the ship properties file</w:delText>
        </w:r>
      </w:del>
      <w:r w:rsidRPr="004F2B4F">
        <w:rPr>
          <w:lang w:val="en-US"/>
        </w:rPr>
        <w:t>.</w:t>
      </w:r>
      <w:del w:id="449" w:author="Arnold van Rooijen" w:date="2015-03-05T11:50:00Z">
        <w:r w:rsidRPr="004F2B4F" w:rsidDel="00157CCB">
          <w:rPr>
            <w:lang w:val="en-US"/>
          </w:rPr>
          <w:delText xml:space="preserve"> This file contains depth values of the hull discretized by the </w:delText>
        </w:r>
        <w:r w:rsidRPr="004F2B4F" w:rsidDel="00157CCB">
          <w:rPr>
            <w:i/>
            <w:lang w:val="en-US"/>
          </w:rPr>
          <w:delText xml:space="preserve">dx, dy, nx, </w:delText>
        </w:r>
        <w:r w:rsidRPr="004F2B4F" w:rsidDel="00157CCB">
          <w:rPr>
            <w:lang w:val="en-US"/>
          </w:rPr>
          <w:delText xml:space="preserve">and </w:delText>
        </w:r>
        <w:r w:rsidRPr="004F2B4F" w:rsidDel="00157CCB">
          <w:rPr>
            <w:i/>
            <w:lang w:val="en-US"/>
          </w:rPr>
          <w:delText>ny</w:delText>
        </w:r>
        <w:r w:rsidRPr="004F2B4F" w:rsidDel="00157CCB">
          <w:rPr>
            <w:lang w:val="en-US"/>
          </w:rPr>
          <w:delText xml:space="preserve"> parameters</w:delText>
        </w:r>
        <w:r w:rsidR="00664C37" w:rsidRPr="004F2B4F" w:rsidDel="00157CCB">
          <w:rPr>
            <w:lang w:val="en-US"/>
          </w:rPr>
          <w:delText xml:space="preserve"> for the ship</w:delText>
        </w:r>
      </w:del>
      <w:r w:rsidRPr="004F2B4F">
        <w:rPr>
          <w:lang w:val="en-US"/>
        </w:rPr>
        <w:t xml:space="preserve">. </w:t>
      </w:r>
      <w:ins w:id="450" w:author="Arnold van Rooijen" w:date="2015-03-05T12:06:00Z">
        <w:r w:rsidR="00B07054">
          <w:rPr>
            <w:lang w:val="en-US"/>
          </w:rPr>
          <w:t xml:space="preserve">This file contains the ship draft per ship grid point, and should have a size of </w:t>
        </w:r>
        <w:r w:rsidR="004E6E29" w:rsidRPr="004E6E29">
          <w:rPr>
            <w:i/>
            <w:lang w:val="en-US"/>
            <w:rPrChange w:id="451" w:author="Arnold van Rooijen" w:date="2015-03-05T12:06:00Z">
              <w:rPr>
                <w:lang w:val="en-US"/>
              </w:rPr>
            </w:rPrChange>
          </w:rPr>
          <w:t>nx</w:t>
        </w:r>
      </w:ins>
      <w:ins w:id="452" w:author="Arnold van Rooijen" w:date="2015-03-05T12:07:00Z">
        <w:r w:rsidR="00B1090B">
          <w:rPr>
            <w:lang w:val="en-US"/>
          </w:rPr>
          <w:t>+1</w:t>
        </w:r>
      </w:ins>
      <w:ins w:id="453" w:author="Arnold van Rooijen" w:date="2015-03-05T12:06:00Z">
        <w:r w:rsidR="00B07054">
          <w:rPr>
            <w:lang w:val="en-US"/>
          </w:rPr>
          <w:t xml:space="preserve"> by </w:t>
        </w:r>
        <w:proofErr w:type="gramStart"/>
        <w:r w:rsidR="004E6E29" w:rsidRPr="004E6E29">
          <w:rPr>
            <w:i/>
            <w:lang w:val="en-US"/>
            <w:rPrChange w:id="454" w:author="Arnold van Rooijen" w:date="2015-03-05T12:06:00Z">
              <w:rPr>
                <w:lang w:val="en-US"/>
              </w:rPr>
            </w:rPrChange>
          </w:rPr>
          <w:t>ny</w:t>
        </w:r>
      </w:ins>
      <w:ins w:id="455" w:author="Arnold van Rooijen" w:date="2015-03-05T12:07:00Z">
        <w:r w:rsidR="00B1090B">
          <w:rPr>
            <w:lang w:val="en-US"/>
          </w:rPr>
          <w:t>+</w:t>
        </w:r>
        <w:proofErr w:type="gramEnd"/>
        <w:r w:rsidR="00B1090B">
          <w:rPr>
            <w:lang w:val="en-US"/>
          </w:rPr>
          <w:t>1</w:t>
        </w:r>
      </w:ins>
      <w:ins w:id="456" w:author="Arnold van Rooijen" w:date="2015-03-05T12:06:00Z">
        <w:r w:rsidR="00B07054">
          <w:rPr>
            <w:lang w:val="en-US"/>
          </w:rPr>
          <w:t xml:space="preserve">. </w:t>
        </w:r>
      </w:ins>
      <w:r w:rsidRPr="004F2B4F">
        <w:rPr>
          <w:lang w:val="en-US"/>
        </w:rPr>
        <w:t xml:space="preserve">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Each </w:t>
      </w:r>
      <w:r w:rsidR="000E2A0A" w:rsidRPr="004F2B4F">
        <w:rPr>
          <w:lang w:val="en-US"/>
        </w:rPr>
        <w:t>row</w:t>
      </w:r>
      <w:r w:rsidRPr="004F2B4F">
        <w:rPr>
          <w:lang w:val="en-US"/>
        </w:rPr>
        <w:t xml:space="preserve"> in this file contains a time, x- and y-coordinate indicating the ships </w:t>
      </w:r>
      <w:del w:id="457" w:author="Arnold van Rooijen" w:date="2015-03-05T11:55:00Z">
        <w:r w:rsidRPr="004F2B4F" w:rsidDel="00306E8A">
          <w:rPr>
            <w:lang w:val="en-US"/>
          </w:rPr>
          <w:delText>trajectory</w:delText>
        </w:r>
      </w:del>
      <w:ins w:id="458" w:author="Arnold van Rooijen" w:date="2015-03-05T11:55:00Z">
        <w:r w:rsidR="00306E8A">
          <w:rPr>
            <w:lang w:val="en-US"/>
          </w:rPr>
          <w:t xml:space="preserve"> position as function of time</w:t>
        </w:r>
      </w:ins>
      <w:r w:rsidRPr="004F2B4F">
        <w:rPr>
          <w:lang w:val="en-US"/>
        </w:rPr>
        <w:t>.</w:t>
      </w:r>
      <w:ins w:id="459" w:author="Arnold van Rooijen" w:date="2015-03-05T11:55:00Z">
        <w:r w:rsidR="00653662">
          <w:rPr>
            <w:lang w:val="en-US"/>
          </w:rPr>
          <w:t xml:space="preserve"> </w:t>
        </w:r>
      </w:ins>
      <w:r w:rsidRPr="004F2B4F">
        <w:rPr>
          <w:lang w:val="en-US"/>
        </w:rPr>
        <w:t xml:space="preserve"> </w:t>
      </w:r>
    </w:p>
    <w:p w:rsidR="00653662" w:rsidRDefault="00653662" w:rsidP="002603CC">
      <w:pPr>
        <w:pStyle w:val="BodyText"/>
        <w:rPr>
          <w:ins w:id="460" w:author="Arnold van Rooijen" w:date="2015-03-05T11:55:00Z"/>
          <w:lang w:val="en-US"/>
        </w:rPr>
      </w:pPr>
      <w:ins w:id="461" w:author="Arnold van Rooijen" w:date="2015-03-05T11:56:00Z">
        <w:r>
          <w:rPr>
            <w:lang w:val="en-US"/>
          </w:rPr>
          <w:t xml:space="preserve">To avoid </w:t>
        </w:r>
      </w:ins>
      <w:ins w:id="462" w:author="Arnold van Rooijen" w:date="2015-03-05T11:57:00Z">
        <w:r>
          <w:rPr>
            <w:lang w:val="en-US"/>
          </w:rPr>
          <w:t xml:space="preserve">numerical problems, the full ship track should be within the model domain (i.e. a vessel cannot sail through the model boundary). </w:t>
        </w:r>
      </w:ins>
      <w:ins w:id="463" w:author="Arnold van Rooijen" w:date="2015-03-05T11:58:00Z">
        <w:r>
          <w:rPr>
            <w:lang w:val="en-US"/>
          </w:rPr>
          <w:t>Furthermore, it is advised to start the ship track with a very low velocity and gradually increase the sailing</w:t>
        </w:r>
        <w:del w:id="464" w:author="dro" w:date="2015-03-05T12:32:00Z">
          <w:r w:rsidDel="00EB2465">
            <w:rPr>
              <w:lang w:val="en-US"/>
            </w:rPr>
            <w:delText>s</w:delText>
          </w:r>
        </w:del>
        <w:r>
          <w:rPr>
            <w:lang w:val="en-US"/>
          </w:rPr>
          <w:t xml:space="preserve"> speed. </w:t>
        </w:r>
      </w:ins>
      <w:proofErr w:type="gramStart"/>
      <w:ins w:id="465" w:author="Arnold van Rooijen" w:date="2015-03-05T11:59:00Z">
        <w:r>
          <w:rPr>
            <w:lang w:val="en-US"/>
          </w:rPr>
          <w:t>When not taking into account such spin up period, the impact of the ship on the water level can be too abrupt, resulting in unrealistic wave patterns.</w:t>
        </w:r>
        <w:proofErr w:type="gramEnd"/>
        <w:r>
          <w:rPr>
            <w:lang w:val="en-US"/>
          </w:rPr>
          <w:t xml:space="preserve"> In addition, it is </w:t>
        </w:r>
      </w:ins>
      <w:ins w:id="466" w:author="Arnold van Rooijen" w:date="2015-03-05T12:00:00Z">
        <w:r>
          <w:rPr>
            <w:lang w:val="en-US"/>
          </w:rPr>
          <w:t>advised</w:t>
        </w:r>
      </w:ins>
      <w:ins w:id="467" w:author="Arnold van Rooijen" w:date="2015-03-05T11:59:00Z">
        <w:r>
          <w:rPr>
            <w:lang w:val="en-US"/>
          </w:rPr>
          <w:t xml:space="preserve"> to maintain a relatively deep edge of a few grid cells at both model boundaries (i.e. </w:t>
        </w:r>
      </w:ins>
      <w:ins w:id="468" w:author="Arnold van Rooijen" w:date="2015-03-05T12:00:00Z">
        <w:r>
          <w:rPr>
            <w:lang w:val="en-US"/>
          </w:rPr>
          <w:t>front and back side).</w:t>
        </w:r>
      </w:ins>
    </w:p>
    <w:p w:rsidR="00653662" w:rsidRDefault="00653662" w:rsidP="002603CC">
      <w:pPr>
        <w:pStyle w:val="BodyText"/>
        <w:rPr>
          <w:ins w:id="469" w:author="Arnold van Rooijen" w:date="2015-03-05T12:02:00Z"/>
          <w:lang w:val="en-US"/>
        </w:rPr>
      </w:pPr>
      <w:ins w:id="470" w:author="Arnold van Rooijen" w:date="2015-03-05T12:00:00Z">
        <w:r>
          <w:rPr>
            <w:lang w:val="en-US"/>
          </w:rPr>
          <w:t xml:space="preserve">Another way to avoid numerical issues at the initialization of a ship simulation is to use the </w:t>
        </w:r>
      </w:ins>
      <w:ins w:id="471" w:author="dro" w:date="2015-03-05T12:32:00Z">
        <w:r w:rsidR="00EB2465">
          <w:rPr>
            <w:lang w:val="en-US"/>
          </w:rPr>
          <w:t>'</w:t>
        </w:r>
      </w:ins>
      <w:ins w:id="472" w:author="Arnold van Rooijen" w:date="2015-03-05T12:00:00Z">
        <w:r>
          <w:rPr>
            <w:lang w:val="en-US"/>
          </w:rPr>
          <w:t>flying</w:t>
        </w:r>
      </w:ins>
      <w:ins w:id="473" w:author="dro" w:date="2015-03-05T12:32:00Z">
        <w:r w:rsidR="00EB2465">
          <w:rPr>
            <w:lang w:val="en-US"/>
          </w:rPr>
          <w:t>'</w:t>
        </w:r>
      </w:ins>
      <w:ins w:id="474" w:author="Arnold van Rooijen" w:date="2015-03-05T12:00:00Z">
        <w:r>
          <w:rPr>
            <w:lang w:val="en-US"/>
          </w:rPr>
          <w:t xml:space="preserve"> option</w:t>
        </w:r>
      </w:ins>
      <w:ins w:id="475" w:author="Arnold van Rooijen" w:date="2015-03-05T12:01:00Z">
        <w:r>
          <w:rPr>
            <w:lang w:val="en-US"/>
          </w:rPr>
          <w:t>, which can be specified in the ship file</w:t>
        </w:r>
      </w:ins>
      <w:ins w:id="476" w:author="Arnold van Rooijen" w:date="2015-03-05T12:00:00Z">
        <w:r>
          <w:rPr>
            <w:lang w:val="en-US"/>
          </w:rPr>
          <w:t xml:space="preserve"> (</w:t>
        </w:r>
        <w:r>
          <w:rPr>
            <w:i/>
            <w:lang w:val="en-US"/>
          </w:rPr>
          <w:t xml:space="preserve">flying </w:t>
        </w:r>
        <w:r>
          <w:rPr>
            <w:lang w:val="en-US"/>
          </w:rPr>
          <w:t xml:space="preserve">= 1). </w:t>
        </w:r>
      </w:ins>
      <w:r w:rsidR="00620A54" w:rsidRPr="004F2B4F">
        <w:rPr>
          <w:lang w:val="en-US"/>
        </w:rPr>
        <w:t xml:space="preserve">In case the option </w:t>
      </w:r>
      <w:r w:rsidR="00620A54" w:rsidRPr="004F2B4F">
        <w:rPr>
          <w:i/>
          <w:lang w:val="en-US"/>
        </w:rPr>
        <w:t>flying</w:t>
      </w:r>
      <w:r w:rsidR="00620A54" w:rsidRPr="004F2B4F">
        <w:rPr>
          <w:lang w:val="en-US"/>
        </w:rPr>
        <w:t xml:space="preserve"> is enabled, also a z-coordinate is defined</w:t>
      </w:r>
      <w:ins w:id="477" w:author="Arnold van Rooijen" w:date="2015-03-05T12:01:00Z">
        <w:r>
          <w:rPr>
            <w:lang w:val="en-US"/>
          </w:rPr>
          <w:t xml:space="preserve"> in the shiptrack-file</w:t>
        </w:r>
      </w:ins>
      <w:r w:rsidR="00620A54" w:rsidRPr="004F2B4F">
        <w:rPr>
          <w:lang w:val="en-US"/>
        </w:rPr>
        <w:t xml:space="preserve"> indicating the vertical position of the ship</w:t>
      </w:r>
      <w:r w:rsidR="000E2A0A" w:rsidRPr="004F2B4F">
        <w:rPr>
          <w:lang w:val="en-US"/>
        </w:rPr>
        <w:t xml:space="preserve">. </w:t>
      </w:r>
      <w:del w:id="478" w:author="Arnold van Rooijen" w:date="2015-03-05T12:01:00Z">
        <w:r w:rsidR="000E2A0A" w:rsidRPr="004F2B4F" w:rsidDel="00653662">
          <w:rPr>
            <w:lang w:val="en-US"/>
          </w:rPr>
          <w:delText xml:space="preserve">This keyword is used to propagate a ship through a boundary with minimal boundary effects. </w:delText>
        </w:r>
      </w:del>
      <w:del w:id="479" w:author="Arnold van Rooijen" w:date="2015-03-05T12:02:00Z">
        <w:r w:rsidR="000E2A0A" w:rsidRPr="004F2B4F" w:rsidDel="00653662">
          <w:rPr>
            <w:lang w:val="en-US"/>
          </w:rPr>
          <w:delText>The ship “flies” through the boundary not touching the water and “lands” gradually in the water</w:delText>
        </w:r>
        <w:r w:rsidR="00620A54" w:rsidRPr="004F2B4F" w:rsidDel="00653662">
          <w:rPr>
            <w:lang w:val="en-US"/>
          </w:rPr>
          <w:delText xml:space="preserve">. </w:delText>
        </w:r>
      </w:del>
      <w:ins w:id="480" w:author="Arnold van Rooijen" w:date="2015-03-05T12:02:00Z">
        <w:r>
          <w:rPr>
            <w:lang w:val="en-US"/>
          </w:rPr>
          <w:t>In this way, the vessel can ‘land’ on the water with its correct sailing speed, ther</w:t>
        </w:r>
      </w:ins>
      <w:ins w:id="481" w:author="Arnold van Rooijen" w:date="2015-03-05T12:03:00Z">
        <w:r>
          <w:rPr>
            <w:lang w:val="en-US"/>
          </w:rPr>
          <w:t>eby avoiding unwanted disturbance to the water level. Also, the ship can ‘fly out’ of the model domain before reaching the back boundary</w:t>
        </w:r>
      </w:ins>
      <w:ins w:id="482" w:author="Arnold van Rooijen" w:date="2015-03-05T12:04:00Z">
        <w:r w:rsidR="00FD0197">
          <w:rPr>
            <w:lang w:val="en-US"/>
          </w:rPr>
          <w:t>. By using this method the spin-up time can be reduced considerably</w:t>
        </w:r>
      </w:ins>
      <w:ins w:id="483" w:author="dro" w:date="2015-03-05T12:33:00Z">
        <w:r w:rsidR="00EB2465">
          <w:rPr>
            <w:lang w:val="en-US"/>
          </w:rPr>
          <w:t xml:space="preserve"> and both inflow and outflow boundaries are unaffected by the ship</w:t>
        </w:r>
      </w:ins>
      <w:ins w:id="484" w:author="Arnold van Rooijen" w:date="2015-03-05T12:04:00Z">
        <w:del w:id="485" w:author="dro" w:date="2015-03-05T12:33:00Z">
          <w:r w:rsidR="00FD0197" w:rsidDel="00EB2465">
            <w:rPr>
              <w:lang w:val="en-US"/>
            </w:rPr>
            <w:delText>.</w:delText>
          </w:r>
        </w:del>
      </w:ins>
    </w:p>
    <w:p w:rsidR="00620A54" w:rsidRPr="004F2B4F" w:rsidRDefault="00620A54" w:rsidP="002603CC">
      <w:pPr>
        <w:pStyle w:val="BodyText"/>
        <w:rPr>
          <w:lang w:val="en-US"/>
        </w:rPr>
      </w:pPr>
      <w:r w:rsidRPr="004F2B4F">
        <w:rPr>
          <w:lang w:val="en-US"/>
        </w:rPr>
        <w:t>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w:t>
      </w:r>
      <w:bookmarkStart w:id="486" w:name="_GoBack"/>
      <w:bookmarkEnd w:id="486"/>
      <w:r w:rsidRPr="004F2B4F">
        <w:rPr>
          <w:lang w:val="en-US"/>
        </w:rPr>
        <w:t>on the ship and the ships motions due to wave forcing respectively</w:t>
      </w:r>
      <w:ins w:id="487" w:author="dro" w:date="2015-03-05T12:34:00Z">
        <w:r w:rsidR="00EB2465">
          <w:rPr>
            <w:lang w:val="en-US"/>
          </w:rPr>
          <w:t>; the latter has not been implemented yet</w:t>
        </w:r>
      </w:ins>
      <w:r w:rsidRPr="004F2B4F">
        <w:rPr>
          <w:lang w:val="en-US"/>
        </w:rPr>
        <w:t>.</w:t>
      </w:r>
      <w:ins w:id="488" w:author="dro" w:date="2015-03-05T12:34:00Z">
        <w:r w:rsidR="00EB2465">
          <w:rPr>
            <w:lang w:val="en-US"/>
          </w:rPr>
          <w:t xml:space="preserve"> Forces on a ship in motion may be unreliable due to near-field effects; forces on a shi</w:t>
        </w:r>
      </w:ins>
      <w:ins w:id="489" w:author="dro" w:date="2015-03-05T12:35:00Z">
        <w:r w:rsidR="00EB2465">
          <w:rPr>
            <w:lang w:val="en-US"/>
          </w:rPr>
          <w:t>p at rest are much more reliable.</w:t>
        </w:r>
      </w:ins>
      <w:del w:id="490" w:author="dro" w:date="2015-03-05T12:34:00Z">
        <w:r w:rsidRPr="004F2B4F" w:rsidDel="00EB2465">
          <w:rPr>
            <w:lang w:val="en-US"/>
          </w:rPr>
          <w:delText xml:space="preserve"> </w:delText>
        </w:r>
      </w:del>
      <w:r w:rsidRPr="004F2B4F">
        <w:rPr>
          <w:lang w:val="en-US"/>
        </w:rPr>
        <w:t>An example of ship 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del w:id="491" w:author="Arnold van Rooijen" w:date="2015-03-05T11:48:00Z">
        <w:r w:rsidRPr="004F2B4F" w:rsidDel="00C67788">
          <w:delText>pannamax</w:delText>
        </w:r>
      </w:del>
      <w:ins w:id="492" w:author="Arnold van Rooijen" w:date="2015-03-05T11:48:00Z">
        <w:r w:rsidR="00C67788">
          <w:t>container</w:t>
        </w:r>
      </w:ins>
      <w:ins w:id="493" w:author="Arnold van Rooijen" w:date="2015-03-05T11:49:00Z">
        <w:r w:rsidR="00C67788">
          <w:t>ship</w:t>
        </w:r>
      </w:ins>
      <w:ins w:id="494" w:author="Arnold van Rooijen" w:date="2015-03-05T11:48:00Z">
        <w:r w:rsidR="00C67788">
          <w:t>.txt</w:t>
        </w:r>
      </w:ins>
    </w:p>
    <w:p w:rsidR="00620A54" w:rsidRPr="004F2B4F" w:rsidRDefault="00620A54" w:rsidP="002603CC">
      <w:pPr>
        <w:pStyle w:val="Code"/>
        <w:jc w:val="both"/>
      </w:pPr>
      <w:del w:id="495" w:author="Arnold van Rooijen" w:date="2015-03-05T11:49:00Z">
        <w:r w:rsidRPr="004F2B4F" w:rsidDel="00C67788">
          <w:delText>small</w:delText>
        </w:r>
      </w:del>
      <w:ins w:id="496" w:author="Arnold van Rooijen" w:date="2015-03-05T11:49:00Z">
        <w:r w:rsidR="00C67788">
          <w:t>oiltanker.txt</w:t>
        </w:r>
      </w:ins>
    </w:p>
    <w:p w:rsidR="00620A54" w:rsidRPr="004F2B4F" w:rsidRDefault="00620A54" w:rsidP="002603CC">
      <w:pPr>
        <w:pStyle w:val="Codeheader"/>
        <w:rPr>
          <w:lang w:val="en-US"/>
        </w:rPr>
      </w:pPr>
      <w:del w:id="497" w:author="Arnold van Rooijen" w:date="2015-03-05T11:49:00Z">
        <w:r w:rsidRPr="004F2B4F" w:rsidDel="00C67788">
          <w:rPr>
            <w:lang w:val="en-US"/>
          </w:rPr>
          <w:delText>pannamax</w:delText>
        </w:r>
      </w:del>
      <w:ins w:id="498" w:author="Arnold van Rooijen" w:date="2015-03-05T11:49:00Z">
        <w:r w:rsidR="00C67788">
          <w:rPr>
            <w:lang w:val="en-US"/>
          </w:rPr>
          <w:t>containership.txt</w:t>
        </w:r>
      </w:ins>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w:t>
      </w:r>
      <w:del w:id="499" w:author="Arnold van Rooijen" w:date="2015-03-05T12:05:00Z">
        <w:r w:rsidRPr="004F2B4F" w:rsidDel="00B07054">
          <w:delText>pannamax</w:delText>
        </w:r>
      </w:del>
      <w:ins w:id="500" w:author="Arnold van Rooijen" w:date="2015-03-05T12:05:00Z">
        <w:r w:rsidR="00B07054">
          <w:t>container</w:t>
        </w:r>
      </w:ins>
      <w:r w:rsidRPr="004F2B4F">
        <w:t>_geom.</w:t>
      </w:r>
      <w:del w:id="501" w:author="Arnold van Rooijen" w:date="2015-03-05T12:05:00Z">
        <w:r w:rsidRPr="004F2B4F" w:rsidDel="00B07054">
          <w:delText>txt</w:delText>
        </w:r>
      </w:del>
      <w:proofErr w:type="gramStart"/>
      <w:ins w:id="502" w:author="Arnold van Rooijen" w:date="2015-03-05T12:05:00Z">
        <w:r w:rsidR="00B07054">
          <w:t>dep</w:t>
        </w:r>
      </w:ins>
      <w:proofErr w:type="gramEnd"/>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w:t>
      </w:r>
      <w:del w:id="503" w:author="Arnold van Rooijen" w:date="2015-03-05T12:05:00Z">
        <w:r w:rsidRPr="004F2B4F" w:rsidDel="00B07054">
          <w:delText>pannamax</w:delText>
        </w:r>
      </w:del>
      <w:ins w:id="504" w:author="Arnold van Rooijen" w:date="2015-03-05T12:05:00Z">
        <w:r w:rsidR="00B07054">
          <w:t>container</w:t>
        </w:r>
      </w:ins>
      <w:r w:rsidRPr="004F2B4F">
        <w:t>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681E02" w:rsidRDefault="00C67788" w:rsidP="002603CC">
      <w:pPr>
        <w:pStyle w:val="Codeheader"/>
        <w:rPr>
          <w:lang w:val="fr-FR"/>
        </w:rPr>
      </w:pPr>
      <w:del w:id="505" w:author="Arnold van Rooijen" w:date="2015-03-05T11:49:00Z">
        <w:r w:rsidRPr="00681E02" w:rsidDel="00C67788">
          <w:rPr>
            <w:lang w:val="fr-FR"/>
          </w:rPr>
          <w:delText>S</w:delText>
        </w:r>
        <w:r w:rsidR="00620A54" w:rsidRPr="00681E02" w:rsidDel="00C67788">
          <w:rPr>
            <w:lang w:val="fr-FR"/>
          </w:rPr>
          <w:delText>mall</w:delText>
        </w:r>
      </w:del>
      <w:ins w:id="506" w:author="Arnold van Rooijen" w:date="2015-03-05T11:49:00Z">
        <w:r>
          <w:rPr>
            <w:lang w:val="fr-FR"/>
          </w:rPr>
          <w:t>oiltanker.txt</w:t>
        </w:r>
      </w:ins>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w:t>
      </w:r>
      <w:ins w:id="507" w:author="Arnold van Rooijen" w:date="2015-03-05T12:05:00Z">
        <w:r w:rsidR="00B07054">
          <w:t>tanker</w:t>
        </w:r>
      </w:ins>
      <w:del w:id="508" w:author="Arnold van Rooijen" w:date="2015-03-05T12:05:00Z">
        <w:r w:rsidRPr="004F2B4F" w:rsidDel="00B07054">
          <w:delText>small</w:delText>
        </w:r>
      </w:del>
      <w:r w:rsidRPr="004F2B4F">
        <w:t>_geom.</w:t>
      </w:r>
      <w:del w:id="509" w:author="Arnold van Rooijen" w:date="2015-03-05T12:05:00Z">
        <w:r w:rsidRPr="004F2B4F" w:rsidDel="00B07054">
          <w:delText>txt</w:delText>
        </w:r>
      </w:del>
      <w:proofErr w:type="gramStart"/>
      <w:ins w:id="510" w:author="Arnold van Rooijen" w:date="2015-03-05T12:05:00Z">
        <w:r w:rsidR="00B07054">
          <w:t>dep</w:t>
        </w:r>
      </w:ins>
      <w:proofErr w:type="gramEnd"/>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w:t>
      </w:r>
      <w:del w:id="511" w:author="Arnold van Rooijen" w:date="2015-03-05T12:05:00Z">
        <w:r w:rsidRPr="004F2B4F" w:rsidDel="00B07054">
          <w:delText>small</w:delText>
        </w:r>
      </w:del>
      <w:ins w:id="512" w:author="Arnold van Rooijen" w:date="2015-03-05T12:05:00Z">
        <w:r w:rsidR="00B07054">
          <w:t>tanker</w:t>
        </w:r>
      </w:ins>
      <w:r w:rsidRPr="004F2B4F">
        <w:t>_track.txt</w:t>
      </w:r>
    </w:p>
    <w:p w:rsidR="00620A54" w:rsidRPr="00F10363" w:rsidRDefault="00620A54" w:rsidP="002603CC">
      <w:pPr>
        <w:pStyle w:val="Code"/>
        <w:jc w:val="both"/>
        <w:rPr>
          <w:lang w:val="en-GB"/>
          <w:rPrChange w:id="513" w:author="Arnold van Rooijen" w:date="2015-03-06T09:07:00Z">
            <w:rPr/>
          </w:rPrChange>
        </w:rPr>
      </w:pPr>
      <w:proofErr w:type="gramStart"/>
      <w:r w:rsidRPr="00F10363">
        <w:rPr>
          <w:lang w:val="en-GB"/>
          <w:rPrChange w:id="514" w:author="Arnold van Rooijen" w:date="2015-03-06T09:07:00Z">
            <w:rPr/>
          </w:rPrChange>
        </w:rPr>
        <w:t>flying</w:t>
      </w:r>
      <w:proofErr w:type="gramEnd"/>
      <w:r w:rsidRPr="00F10363">
        <w:rPr>
          <w:lang w:val="en-GB"/>
          <w:rPrChange w:id="515" w:author="Arnold van Rooijen" w:date="2015-03-06T09:07:00Z">
            <w:rPr/>
          </w:rPrChange>
        </w:rPr>
        <w:t xml:space="preserve"> = 0</w:t>
      </w:r>
    </w:p>
    <w:p w:rsidR="00620A54" w:rsidRPr="00F10363" w:rsidRDefault="00620A54" w:rsidP="002603CC">
      <w:pPr>
        <w:pStyle w:val="Codeheader"/>
        <w:rPr>
          <w:rPrChange w:id="516" w:author="Arnold van Rooijen" w:date="2015-03-06T09:07:00Z">
            <w:rPr>
              <w:lang w:val="en-US"/>
            </w:rPr>
          </w:rPrChange>
        </w:rPr>
      </w:pPr>
      <w:del w:id="517" w:author="Arnold van Rooijen" w:date="2015-03-05T12:05:00Z">
        <w:r w:rsidRPr="00F10363" w:rsidDel="00B07054">
          <w:rPr>
            <w:rPrChange w:id="518" w:author="Arnold van Rooijen" w:date="2015-03-06T09:07:00Z">
              <w:rPr>
                <w:lang w:val="en-US"/>
              </w:rPr>
            </w:rPrChange>
          </w:rPr>
          <w:delText>small</w:delText>
        </w:r>
      </w:del>
      <w:ins w:id="519" w:author="Arnold van Rooijen" w:date="2015-03-05T12:05:00Z">
        <w:r w:rsidR="00B07054" w:rsidRPr="00F10363">
          <w:rPr>
            <w:rPrChange w:id="520" w:author="Arnold van Rooijen" w:date="2015-03-06T09:07:00Z">
              <w:rPr>
                <w:lang w:val="en-US"/>
              </w:rPr>
            </w:rPrChange>
          </w:rPr>
          <w:t>tanker</w:t>
        </w:r>
      </w:ins>
      <w:r w:rsidRPr="00F10363">
        <w:rPr>
          <w:rPrChange w:id="521" w:author="Arnold van Rooijen" w:date="2015-03-06T09:07:00Z">
            <w:rPr>
              <w:lang w:val="en-US"/>
            </w:rPr>
          </w:rPrChange>
        </w:rPr>
        <w:t>_track.txt</w:t>
      </w:r>
    </w:p>
    <w:p w:rsidR="00620A54" w:rsidRPr="00F10363" w:rsidRDefault="00620A54" w:rsidP="002603CC">
      <w:pPr>
        <w:pStyle w:val="Code"/>
        <w:jc w:val="both"/>
        <w:rPr>
          <w:lang w:val="en-GB"/>
          <w:rPrChange w:id="522" w:author="Arnold van Rooijen" w:date="2015-03-06T09:07:00Z">
            <w:rPr/>
          </w:rPrChange>
        </w:rPr>
      </w:pPr>
      <w:r w:rsidRPr="00F10363">
        <w:rPr>
          <w:lang w:val="en-GB"/>
          <w:rPrChange w:id="523" w:author="Arnold van Rooijen" w:date="2015-03-06T09:07:00Z">
            <w:rPr/>
          </w:rPrChange>
        </w:rPr>
        <w:t>&lt;</w:t>
      </w:r>
      <w:proofErr w:type="gramStart"/>
      <w:r w:rsidRPr="00F10363">
        <w:rPr>
          <w:lang w:val="en-GB"/>
          <w:rPrChange w:id="524" w:author="Arnold van Rooijen" w:date="2015-03-06T09:07:00Z">
            <w:rPr/>
          </w:rPrChange>
        </w:rPr>
        <w:t>t</w:t>
      </w:r>
      <w:proofErr w:type="gramEnd"/>
      <w:r w:rsidRPr="00F10363">
        <w:rPr>
          <w:lang w:val="en-GB"/>
          <w:rPrChange w:id="525" w:author="Arnold van Rooijen" w:date="2015-03-06T09:07:00Z">
            <w:rPr/>
          </w:rPrChange>
        </w:rPr>
        <w:t xml:space="preserve"> 1&gt; &lt;x 1&gt; &lt;y 1&gt;</w:t>
      </w:r>
    </w:p>
    <w:p w:rsidR="00620A54" w:rsidRPr="00FB210F" w:rsidRDefault="00620A54" w:rsidP="002603CC">
      <w:pPr>
        <w:pStyle w:val="Code"/>
        <w:jc w:val="both"/>
        <w:rPr>
          <w:lang w:val="fr-FR"/>
          <w:rPrChange w:id="526" w:author="Arnold van Rooijen" w:date="2015-03-06T09:07:00Z">
            <w:rPr/>
          </w:rPrChange>
        </w:rPr>
      </w:pPr>
      <w:r w:rsidRPr="00FB210F">
        <w:rPr>
          <w:lang w:val="fr-FR"/>
          <w:rPrChange w:id="527" w:author="Arnold van Rooijen" w:date="2015-03-06T09:07:00Z">
            <w:rPr/>
          </w:rPrChange>
        </w:rPr>
        <w:t>&lt;</w:t>
      </w:r>
      <w:proofErr w:type="gramStart"/>
      <w:r w:rsidRPr="00FB210F">
        <w:rPr>
          <w:lang w:val="fr-FR"/>
          <w:rPrChange w:id="528" w:author="Arnold van Rooijen" w:date="2015-03-06T09:07:00Z">
            <w:rPr/>
          </w:rPrChange>
        </w:rPr>
        <w:t>t</w:t>
      </w:r>
      <w:proofErr w:type="gramEnd"/>
      <w:r w:rsidRPr="00FB210F">
        <w:rPr>
          <w:lang w:val="fr-FR"/>
          <w:rPrChange w:id="529" w:author="Arnold van Rooijen" w:date="2015-03-06T09:07:00Z">
            <w:rPr/>
          </w:rPrChange>
        </w:rPr>
        <w:t xml:space="preserve"> 2&gt; &lt;x 2&gt; &lt;y 2&gt;</w:t>
      </w:r>
    </w:p>
    <w:p w:rsidR="00620A54" w:rsidRPr="00FB210F" w:rsidRDefault="00620A54" w:rsidP="002603CC">
      <w:pPr>
        <w:pStyle w:val="Code"/>
        <w:jc w:val="both"/>
        <w:rPr>
          <w:lang w:val="fr-FR"/>
          <w:rPrChange w:id="530" w:author="Arnold van Rooijen" w:date="2015-03-06T09:07:00Z">
            <w:rPr/>
          </w:rPrChange>
        </w:rPr>
      </w:pPr>
      <w:r w:rsidRPr="00FB210F">
        <w:rPr>
          <w:lang w:val="fr-FR"/>
          <w:rPrChange w:id="531" w:author="Arnold van Rooijen" w:date="2015-03-06T09:07:00Z">
            <w:rPr/>
          </w:rPrChange>
        </w:rPr>
        <w:t>&lt;</w:t>
      </w:r>
      <w:proofErr w:type="gramStart"/>
      <w:r w:rsidRPr="00FB210F">
        <w:rPr>
          <w:lang w:val="fr-FR"/>
          <w:rPrChange w:id="532" w:author="Arnold van Rooijen" w:date="2015-03-06T09:07:00Z">
            <w:rPr/>
          </w:rPrChange>
        </w:rPr>
        <w:t>t</w:t>
      </w:r>
      <w:proofErr w:type="gramEnd"/>
      <w:r w:rsidRPr="00FB210F">
        <w:rPr>
          <w:lang w:val="fr-FR"/>
          <w:rPrChange w:id="533" w:author="Arnold van Rooijen" w:date="2015-03-06T09:07:00Z">
            <w:rPr/>
          </w:rPrChange>
        </w:rPr>
        <w:t xml:space="preserve"> 3&gt; &lt;x 3&gt; &lt;y 3&gt;</w:t>
      </w:r>
    </w:p>
    <w:p w:rsidR="00620A54" w:rsidRPr="00FB210F" w:rsidRDefault="00620A54" w:rsidP="002603CC">
      <w:pPr>
        <w:pStyle w:val="Code"/>
        <w:jc w:val="both"/>
        <w:rPr>
          <w:lang w:val="fr-FR"/>
          <w:rPrChange w:id="534" w:author="Arnold van Rooijen" w:date="2015-03-06T09:07:00Z">
            <w:rPr/>
          </w:rPrChange>
        </w:rPr>
      </w:pPr>
      <w:r w:rsidRPr="00FB210F">
        <w:rPr>
          <w:lang w:val="fr-FR"/>
          <w:rPrChange w:id="535" w:author="Arnold van Rooijen" w:date="2015-03-06T09:07:00Z">
            <w:rPr/>
          </w:rPrChange>
        </w:rPr>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36" w:name="_Ref285455080"/>
      <w:bookmarkStart w:id="537" w:name="_Ref285455082"/>
      <w:bookmarkStart w:id="538" w:name="_Toc285701683"/>
      <w:bookmarkStart w:id="539" w:name="_Toc412623873"/>
      <w:r w:rsidRPr="004F2B4F">
        <w:rPr>
          <w:lang w:val="en-US"/>
        </w:rPr>
        <w:t>Output selection</w:t>
      </w:r>
      <w:bookmarkEnd w:id="536"/>
      <w:bookmarkEnd w:id="537"/>
      <w:bookmarkEnd w:id="538"/>
      <w:bookmarkEnd w:id="539"/>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global output 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540" w:name="_Toc285701684"/>
      <w:bookmarkStart w:id="541" w:name="_Toc412623874"/>
      <w:r w:rsidRPr="004F2B4F">
        <w:rPr>
          <w:lang w:val="en-US"/>
        </w:rPr>
        <w:t>Output types</w:t>
      </w:r>
      <w:bookmarkEnd w:id="540"/>
      <w:bookmarkEnd w:id="541"/>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004C2847">
        <w:fldChar w:fldCharType="begin"/>
      </w:r>
      <w:r w:rsidR="004C2847">
        <w:instrText xml:space="preserve"> REF _Ref285459027 \w \h  \* MERGEFORMAT </w:instrText>
      </w:r>
      <w:r w:rsidR="004C2847">
        <w:fldChar w:fldCharType="separate"/>
      </w:r>
      <w:r w:rsidR="000C1056">
        <w:rPr>
          <w:lang w:val="en-US"/>
        </w:rPr>
        <w:t>4.13.2</w:t>
      </w:r>
      <w:r w:rsidR="004C2847">
        <w:fldChar w:fldCharType="end"/>
      </w:r>
      <w:r w:rsidRPr="004F2B4F">
        <w:rPr>
          <w:lang w:val="en-US"/>
        </w:rPr>
        <w:t xml:space="preserve"> </w:t>
      </w:r>
      <w:r w:rsidR="004C2847">
        <w:fldChar w:fldCharType="begin"/>
      </w:r>
      <w:r w:rsidR="004C2847">
        <w:instrText xml:space="preserve"> REF _Ref285459027 \h  \* MERGEFORMAT </w:instrText>
      </w:r>
      <w:r w:rsidR="004C2847">
        <w:fldChar w:fldCharType="separate"/>
      </w:r>
      <w:r w:rsidR="000C1056" w:rsidRPr="004F2B4F">
        <w:rPr>
          <w:lang w:val="en-US"/>
        </w:rPr>
        <w:t>Output times</w:t>
      </w:r>
      <w:r w:rsidR="004C2847">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542"/>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542"/>
      <w:r w:rsidR="00891C5C" w:rsidRPr="004F2B4F">
        <w:rPr>
          <w:rStyle w:val="CommentReference"/>
          <w:lang w:val="en-US"/>
        </w:rPr>
        <w:commentReference w:id="542"/>
      </w:r>
    </w:p>
    <w:p w:rsidR="00620A54" w:rsidRPr="004F2B4F" w:rsidRDefault="00620A54" w:rsidP="002603CC">
      <w:pPr>
        <w:pStyle w:val="Heading3"/>
        <w:jc w:val="both"/>
        <w:rPr>
          <w:lang w:val="en-US"/>
        </w:rPr>
      </w:pPr>
      <w:bookmarkStart w:id="543" w:name="_Ref285459027"/>
      <w:bookmarkStart w:id="544" w:name="_Toc285701685"/>
      <w:bookmarkStart w:id="545" w:name="_Toc412623875"/>
      <w:r w:rsidRPr="004F2B4F">
        <w:rPr>
          <w:lang w:val="en-US"/>
        </w:rPr>
        <w:t>Output times</w:t>
      </w:r>
      <w:bookmarkEnd w:id="543"/>
      <w:bookmarkEnd w:id="544"/>
      <w:bookmarkEnd w:id="545"/>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546" w:name="_Toc285701686"/>
      <w:bookmarkStart w:id="547" w:name="_Toc412623876"/>
      <w:r w:rsidRPr="004F2B4F">
        <w:rPr>
          <w:lang w:val="en-US"/>
        </w:rPr>
        <w:t>Output format</w:t>
      </w:r>
      <w:bookmarkEnd w:id="546"/>
      <w:bookmarkEnd w:id="547"/>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548" w:name="_Toc285701687"/>
      <w:bookmarkStart w:id="549" w:name="_Toc412623877"/>
      <w:r w:rsidRPr="004F2B4F">
        <w:rPr>
          <w:lang w:val="en-US"/>
        </w:rPr>
        <w:t>Time parameters</w:t>
      </w:r>
      <w:bookmarkEnd w:id="548"/>
      <w:bookmarkEnd w:id="549"/>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004C2847">
        <w:fldChar w:fldCharType="begin"/>
      </w:r>
      <w:r w:rsidR="004C2847">
        <w:instrText xml:space="preserve"> REF _Ref285455080 \w \h  \* MERGEFORMAT </w:instrText>
      </w:r>
      <w:r w:rsidR="004C2847">
        <w:fldChar w:fldCharType="separate"/>
      </w:r>
      <w:r w:rsidR="000C1056">
        <w:rPr>
          <w:lang w:val="en-US"/>
        </w:rPr>
        <w:t>4.13</w:t>
      </w:r>
      <w:r w:rsidR="004C2847">
        <w:fldChar w:fldCharType="end"/>
      </w:r>
      <w:r w:rsidRPr="004F2B4F">
        <w:rPr>
          <w:lang w:val="en-US"/>
        </w:rPr>
        <w:t xml:space="preserve"> </w:t>
      </w:r>
      <w:r w:rsidR="004C2847">
        <w:fldChar w:fldCharType="begin"/>
      </w:r>
      <w:r w:rsidR="004C2847">
        <w:instrText xml:space="preserve"> REF _Ref285455082 \h  \* MERGEFORMAT </w:instrText>
      </w:r>
      <w:r w:rsidR="004C2847">
        <w:fldChar w:fldCharType="separate"/>
      </w:r>
      <w:r w:rsidR="000C1056" w:rsidRPr="004F2B4F">
        <w:rPr>
          <w:lang w:val="en-US"/>
        </w:rPr>
        <w:t>Output selection</w:t>
      </w:r>
      <w:r w:rsidR="004C2847">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550" w:name="_Toc412623878"/>
      <w:r w:rsidRPr="004F2B4F">
        <w:rPr>
          <w:lang w:val="en-US"/>
        </w:rPr>
        <w:t>Bibliography</w:t>
      </w:r>
      <w:bookmarkEnd w:id="550"/>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551"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proofErr w:type="gramStart"/>
      <w:r w:rsidRPr="00E647A3">
        <w:rPr>
          <w:rFonts w:ascii="Arial" w:hAnsi="Arial" w:cs="Arial"/>
          <w:sz w:val="21"/>
          <w:szCs w:val="21"/>
        </w:rPr>
        <w:t>Komar, P. D., &amp; Miller, M. C. (1975).</w:t>
      </w:r>
      <w:proofErr w:type="gramEnd"/>
      <w:r w:rsidRPr="00E647A3">
        <w:rPr>
          <w:rFonts w:ascii="Arial" w:hAnsi="Arial" w:cs="Arial"/>
          <w:sz w:val="21"/>
          <w:szCs w:val="21"/>
        </w:rPr>
        <w:t xml:space="preserve">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proofErr w:type="gramStart"/>
      <w:r w:rsidRPr="00E647A3">
        <w:rPr>
          <w:rFonts w:ascii="Arial" w:hAnsi="Arial" w:cs="Arial"/>
          <w:sz w:val="21"/>
          <w:szCs w:val="21"/>
        </w:rPr>
        <w:t>Longuet-Higgins, M. S., &amp; Stewart, R. W. (1964).</w:t>
      </w:r>
      <w:proofErr w:type="gramEnd"/>
      <w:r w:rsidRPr="00E647A3">
        <w:rPr>
          <w:rFonts w:ascii="Arial" w:hAnsi="Arial" w:cs="Arial"/>
          <w:sz w:val="21"/>
          <w:szCs w:val="21"/>
        </w:rPr>
        <w:t xml:space="preserve">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Modeling the effects of hard structures on dune erosion and overwash - a case study of the impact 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proofErr w:type="gramStart"/>
      <w:r w:rsidRPr="00E647A3">
        <w:rPr>
          <w:rFonts w:ascii="Arial" w:hAnsi="Arial" w:cs="Arial"/>
          <w:sz w:val="21"/>
          <w:szCs w:val="21"/>
        </w:rPr>
        <w:t>Stelling, G. S., &amp; Zijlema, M. (2003).</w:t>
      </w:r>
      <w:proofErr w:type="gramEnd"/>
      <w:r w:rsidRPr="00E647A3">
        <w:rPr>
          <w:rFonts w:ascii="Arial" w:hAnsi="Arial" w:cs="Arial"/>
          <w:sz w:val="21"/>
          <w:szCs w:val="21"/>
        </w:rPr>
        <w:t xml:space="preserve">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E647A3">
        <w:rPr>
          <w:rFonts w:ascii="Arial" w:hAnsi="Arial" w:cs="Arial"/>
          <w:sz w:val="21"/>
          <w:szCs w:val="21"/>
          <w:lang w:val="nl-NL"/>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t>Appendices</w:t>
      </w:r>
      <w:bookmarkEnd w:id="551"/>
    </w:p>
    <w:p w:rsidR="00691D3B" w:rsidRPr="004F2B4F" w:rsidRDefault="00691D3B" w:rsidP="002603CC">
      <w:pPr>
        <w:pStyle w:val="Heading2"/>
        <w:jc w:val="both"/>
        <w:rPr>
          <w:lang w:val="en-US"/>
        </w:rPr>
      </w:pPr>
      <w:bookmarkStart w:id="552" w:name="_Toc412196416"/>
      <w:bookmarkStart w:id="553" w:name="_Toc412623880"/>
      <w:commentRangeStart w:id="554"/>
      <w:r w:rsidRPr="004F2B4F">
        <w:rPr>
          <w:lang w:val="en-US"/>
        </w:rPr>
        <w:t>Hands on exercises</w:t>
      </w:r>
      <w:commentRangeEnd w:id="554"/>
      <w:r w:rsidRPr="004F2B4F">
        <w:rPr>
          <w:rStyle w:val="CommentReference"/>
          <w:b w:val="0"/>
          <w:iCs w:val="0"/>
          <w:lang w:val="en-US"/>
        </w:rPr>
        <w:commentReference w:id="554"/>
      </w:r>
      <w:r w:rsidRPr="004F2B4F">
        <w:rPr>
          <w:lang w:val="en-US"/>
        </w:rPr>
        <w:t xml:space="preserve"> (based on basic XBeach exercises)</w:t>
      </w:r>
      <w:bookmarkEnd w:id="552"/>
      <w:bookmarkEnd w:id="553"/>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555" w:name="_Toc412196417"/>
      <w:bookmarkStart w:id="556" w:name="_Toc412623881"/>
      <w:r w:rsidRPr="004F2B4F">
        <w:rPr>
          <w:lang w:val="en-US"/>
        </w:rPr>
        <w:t>Dune erosion at Delfland, Netherlands (1D)</w:t>
      </w:r>
      <w:bookmarkEnd w:id="555"/>
      <w:bookmarkEnd w:id="556"/>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557" w:name="_Toc412196418"/>
      <w:bookmarkStart w:id="558" w:name="_Toc412623882"/>
      <w:r w:rsidRPr="004F2B4F">
        <w:rPr>
          <w:lang w:val="en-US"/>
        </w:rPr>
        <w:t>Nourishment scenarios near Kijkduin, Holland (1D)</w:t>
      </w:r>
      <w:bookmarkEnd w:id="557"/>
      <w:bookmarkEnd w:id="558"/>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559" w:name="_Toc412196419"/>
      <w:bookmarkStart w:id="560"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559"/>
      <w:bookmarkEnd w:id="560"/>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561" w:name="_Toc412196420"/>
      <w:bookmarkStart w:id="562" w:name="_Toc412623884"/>
      <w:r w:rsidRPr="004F2B4F">
        <w:rPr>
          <w:lang w:val="en-US"/>
        </w:rPr>
        <w:t>Yanchep perched beach and natural breakwater (2DH)</w:t>
      </w:r>
      <w:bookmarkEnd w:id="561"/>
      <w:bookmarkEnd w:id="562"/>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563" w:name="_Toc412196421"/>
      <w:bookmarkStart w:id="564" w:name="_Toc412623885"/>
      <w:r w:rsidRPr="004F2B4F">
        <w:rPr>
          <w:lang w:val="en-US"/>
        </w:rPr>
        <w:t>Advanced model coefficients</w:t>
      </w:r>
      <w:bookmarkEnd w:id="563"/>
      <w:bookmarkEnd w:id="564"/>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565" w:name="_Toc412196422"/>
      <w:bookmarkStart w:id="566" w:name="_Toc412623886"/>
      <w:r w:rsidRPr="004F2B4F">
        <w:rPr>
          <w:lang w:val="en-US"/>
        </w:rPr>
        <w:t>Wave numerics</w:t>
      </w:r>
      <w:bookmarkEnd w:id="565"/>
      <w:bookmarkEnd w:id="566"/>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67" w:name="_Toc412196423"/>
      <w:bookmarkStart w:id="568" w:name="_Toc412623887"/>
      <w:r w:rsidRPr="004F2B4F">
        <w:rPr>
          <w:lang w:val="en-US"/>
        </w:rPr>
        <w:t>Wave dissipation</w:t>
      </w:r>
      <w:bookmarkEnd w:id="567"/>
      <w:bookmarkEnd w:id="568"/>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FB210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Type of breaker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69" w:name="_Toc412196424"/>
      <w:bookmarkStart w:id="570" w:name="_Toc412623888"/>
      <w:r w:rsidRPr="004F2B4F">
        <w:rPr>
          <w:lang w:val="en-US"/>
        </w:rPr>
        <w:t>Rollers</w:t>
      </w:r>
      <w:bookmarkEnd w:id="569"/>
      <w:bookmarkEnd w:id="570"/>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71" w:name="_Toc412196425"/>
      <w:bookmarkStart w:id="572" w:name="_Toc412623889"/>
      <w:r w:rsidRPr="004F2B4F">
        <w:rPr>
          <w:lang w:val="en-US"/>
        </w:rPr>
        <w:t>Wave-current interaction</w:t>
      </w:r>
      <w:bookmarkEnd w:id="571"/>
      <w:bookmarkEnd w:id="572"/>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73" w:name="_Toc412196426"/>
      <w:bookmarkStart w:id="574" w:name="_Toc412623890"/>
      <w:r w:rsidRPr="004F2B4F">
        <w:rPr>
          <w:lang w:val="en-US"/>
        </w:rPr>
        <w:t>Bed friction and viscosity</w:t>
      </w:r>
      <w:bookmarkEnd w:id="573"/>
      <w:bookmarkEnd w:id="574"/>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004C2847">
        <w:fldChar w:fldCharType="begin"/>
      </w:r>
      <w:r w:rsidR="004C2847">
        <w:instrText xml:space="preserve"> REF _Ref285465495 \w \h  \* MERGEFORMAT </w:instrText>
      </w:r>
      <w:r w:rsidR="004C2847">
        <w:fldChar w:fldCharType="separate"/>
      </w:r>
      <w:r w:rsidR="000C1056">
        <w:rPr>
          <w:lang w:val="en-US"/>
        </w:rPr>
        <w:t>4.3</w:t>
      </w:r>
      <w:r w:rsidR="004C2847">
        <w:fldChar w:fldCharType="end"/>
      </w:r>
      <w:r w:rsidRPr="004F2B4F">
        <w:rPr>
          <w:lang w:val="en-US"/>
        </w:rPr>
        <w:t xml:space="preserve"> (</w:t>
      </w:r>
      <w:r w:rsidR="004C2847">
        <w:fldChar w:fldCharType="begin"/>
      </w:r>
      <w:r w:rsidR="004C2847">
        <w:instrText xml:space="preserve"> REF _Ref285465497 \h  \* MERGEFORMAT </w:instrText>
      </w:r>
      <w:r w:rsidR="004C2847">
        <w:fldChar w:fldCharType="separate"/>
      </w:r>
      <w:r w:rsidR="000C1056" w:rsidRPr="004F2B4F">
        <w:rPr>
          <w:lang w:val="en-US"/>
        </w:rPr>
        <w:t>Grid and bathymetry</w:t>
      </w:r>
      <w:r w:rsidR="004C2847">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75" w:name="_Toc412196427"/>
      <w:bookmarkStart w:id="576" w:name="_Toc412623891"/>
      <w:r w:rsidRPr="004F2B4F">
        <w:rPr>
          <w:lang w:val="en-US"/>
        </w:rPr>
        <w:t>Flow numerics</w:t>
      </w:r>
      <w:bookmarkEnd w:id="575"/>
      <w:bookmarkEnd w:id="576"/>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difference to 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77" w:name="_Toc412196428"/>
      <w:bookmarkStart w:id="578" w:name="_Toc412623892"/>
      <w:r w:rsidRPr="004F2B4F">
        <w:rPr>
          <w:lang w:val="en-US"/>
        </w:rPr>
        <w:t>Sediment transport</w:t>
      </w:r>
      <w:bookmarkEnd w:id="577"/>
      <w:bookmarkEnd w:id="578"/>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adaptation time scale in advection 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activate turbulence advection model for short and 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79" w:name="_Toc412196429"/>
      <w:bookmarkStart w:id="580" w:name="_Toc412623893"/>
      <w:r w:rsidRPr="004F2B4F">
        <w:rPr>
          <w:lang w:val="en-US"/>
        </w:rPr>
        <w:t>Sediment transport numerics</w:t>
      </w:r>
      <w:bookmarkEnd w:id="579"/>
      <w:bookmarkEnd w:id="580"/>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1" w:name="_Toc412196430"/>
      <w:bookmarkStart w:id="582" w:name="_Toc412623894"/>
      <w:r w:rsidRPr="004F2B4F">
        <w:rPr>
          <w:lang w:val="en-US"/>
        </w:rPr>
        <w:t>Quasi-3D sediment transport</w:t>
      </w:r>
      <w:bookmarkEnd w:id="581"/>
      <w:bookmarkEnd w:id="582"/>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sigma layers in Quasi-3D model; kmax = 1 is without vertical 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83" w:name="_Toc412196431"/>
      <w:bookmarkStart w:id="584" w:name="_Toc412623895"/>
      <w:r w:rsidRPr="004F2B4F">
        <w:rPr>
          <w:lang w:val="en-US"/>
        </w:rPr>
        <w:t>Morphology</w:t>
      </w:r>
      <w:bookmarkEnd w:id="583"/>
      <w:bookmarkEnd w:id="584"/>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004C2847">
        <w:fldChar w:fldCharType="begin"/>
      </w:r>
      <w:r w:rsidR="004C2847">
        <w:instrText xml:space="preserve"> REF _Ref285465495 \w \h  \* MERGEFORMAT </w:instrText>
      </w:r>
      <w:r w:rsidR="004C2847">
        <w:fldChar w:fldCharType="separate"/>
      </w:r>
      <w:r w:rsidR="000C1056">
        <w:rPr>
          <w:lang w:val="en-US"/>
        </w:rPr>
        <w:t>4.3</w:t>
      </w:r>
      <w:r w:rsidR="004C2847">
        <w:fldChar w:fldCharType="end"/>
      </w:r>
      <w:r w:rsidRPr="004F2B4F">
        <w:rPr>
          <w:lang w:val="en-US"/>
        </w:rPr>
        <w:t xml:space="preserve"> (</w:t>
      </w:r>
      <w:r w:rsidR="004C2847">
        <w:fldChar w:fldCharType="begin"/>
      </w:r>
      <w:r w:rsidR="004C2847">
        <w:instrText xml:space="preserve"> REF _Ref285465497 \h  \* MERGEFORMAT </w:instrText>
      </w:r>
      <w:r w:rsidR="004C2847">
        <w:fldChar w:fldCharType="separate"/>
      </w:r>
      <w:r w:rsidR="000C1056" w:rsidRPr="004F2B4F">
        <w:rPr>
          <w:lang w:val="en-US"/>
        </w:rPr>
        <w:t>Grid and bathymetry</w:t>
      </w:r>
      <w:r w:rsidR="004C2847">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Water depth at which is switched from wetslp to 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85" w:name="_Toc412196432"/>
      <w:bookmarkStart w:id="586" w:name="_Toc412623896"/>
      <w:r w:rsidRPr="004F2B4F">
        <w:rPr>
          <w:lang w:val="en-US"/>
        </w:rPr>
        <w:t>Bed update</w:t>
      </w:r>
      <w:bookmarkEnd w:id="585"/>
      <w:bookmarkEnd w:id="586"/>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Merge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87" w:name="_Toc412196433"/>
      <w:bookmarkStart w:id="588" w:name="_Toc412623897"/>
      <w:r w:rsidRPr="004F2B4F">
        <w:rPr>
          <w:lang w:val="en-US"/>
        </w:rPr>
        <w:t>Groundwater flow</w:t>
      </w:r>
      <w:bookmarkEnd w:id="587"/>
      <w:bookmarkEnd w:id="588"/>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004C2847">
        <w:fldChar w:fldCharType="begin"/>
      </w:r>
      <w:r w:rsidR="004C2847">
        <w:instrText xml:space="preserve"> REF _Ref285465495 \w \h  \* MERGEFORMAT </w:instrText>
      </w:r>
      <w:r w:rsidR="004C2847">
        <w:fldChar w:fldCharType="separate"/>
      </w:r>
      <w:r w:rsidR="000C1056">
        <w:rPr>
          <w:lang w:val="en-US"/>
        </w:rPr>
        <w:t>4.3</w:t>
      </w:r>
      <w:r w:rsidR="004C2847">
        <w:fldChar w:fldCharType="end"/>
      </w:r>
      <w:r w:rsidRPr="004F2B4F">
        <w:rPr>
          <w:lang w:val="en-US"/>
        </w:rPr>
        <w:t xml:space="preserve"> (</w:t>
      </w:r>
      <w:r w:rsidR="004C2847">
        <w:fldChar w:fldCharType="begin"/>
      </w:r>
      <w:r w:rsidR="004C2847">
        <w:instrText xml:space="preserve"> REF _Ref285465497 \h  \* MERGEFORMAT </w:instrText>
      </w:r>
      <w:r w:rsidR="004C2847">
        <w:fldChar w:fldCharType="separate"/>
      </w:r>
      <w:r w:rsidR="000C1056" w:rsidRPr="004F2B4F">
        <w:rPr>
          <w:lang w:val="en-US"/>
        </w:rPr>
        <w:t>Grid and bathymetry</w:t>
      </w:r>
      <w:r w:rsidR="004C2847">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Reynolds number for 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gwfastsolve*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89" w:name="_Toc412196434"/>
      <w:bookmarkStart w:id="590" w:name="_Toc412623898"/>
      <w:r w:rsidRPr="004F2B4F">
        <w:rPr>
          <w:lang w:val="en-US"/>
        </w:rPr>
        <w:t>Non-hydrostatic correction</w:t>
      </w:r>
      <w:bookmarkEnd w:id="589"/>
      <w:bookmarkEnd w:id="590"/>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91" w:name="_Toc412196435"/>
      <w:bookmarkStart w:id="592" w:name="_Toc412623899"/>
      <w:r w:rsidRPr="004F2B4F">
        <w:rPr>
          <w:lang w:val="en-US"/>
        </w:rPr>
        <w:t>Physical constants</w:t>
      </w:r>
      <w:bookmarkEnd w:id="591"/>
      <w:bookmarkEnd w:id="592"/>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93" w:name="_Toc412196436"/>
      <w:bookmarkStart w:id="594" w:name="_Toc412623900"/>
      <w:r w:rsidRPr="004F2B4F">
        <w:rPr>
          <w:lang w:val="en-US"/>
        </w:rPr>
        <w:t>Coriolis force</w:t>
      </w:r>
      <w:bookmarkEnd w:id="593"/>
      <w:bookmarkEnd w:id="594"/>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5" w:name="_Toc412196437"/>
      <w:bookmarkStart w:id="596" w:name="_Toc412623901"/>
      <w:r w:rsidRPr="004F2B4F">
        <w:rPr>
          <w:lang w:val="en-US"/>
        </w:rPr>
        <w:t>MPI</w:t>
      </w:r>
      <w:bookmarkEnd w:id="595"/>
      <w:bookmarkEnd w:id="596"/>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97" w:name="_Toc412196438"/>
      <w:bookmarkStart w:id="598" w:name="_Toc412623902"/>
      <w:r w:rsidRPr="004F2B4F">
        <w:rPr>
          <w:lang w:val="en-US"/>
        </w:rPr>
        <w:t>Output projection</w:t>
      </w:r>
      <w:bookmarkEnd w:id="597"/>
      <w:bookmarkEnd w:id="598"/>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599" w:name="_Toc412623903"/>
      <w:r w:rsidRPr="004F2B4F">
        <w:rPr>
          <w:lang w:val="en-US"/>
        </w:rPr>
        <w:t>Numerical implementation</w:t>
      </w:r>
      <w:bookmarkEnd w:id="599"/>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600" w:name="_Toc412623904"/>
      <w:r w:rsidRPr="004F2B4F">
        <w:rPr>
          <w:lang w:val="en-US"/>
        </w:rPr>
        <w:t>Grid types</w:t>
      </w:r>
      <w:bookmarkEnd w:id="600"/>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601" w:name="_Toc412623905"/>
      <w:r w:rsidRPr="004F2B4F">
        <w:rPr>
          <w:lang w:val="en-US"/>
        </w:rPr>
        <w:t>Grid set-up</w:t>
      </w:r>
      <w:bookmarkEnd w:id="601"/>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004C2847">
        <w:fldChar w:fldCharType="begin"/>
      </w:r>
      <w:r w:rsidR="004C2847">
        <w:instrText xml:space="preserve"> REF _Ref411936920 \h  \* MERGEFORMAT </w:instrText>
      </w:r>
      <w:r w:rsidR="004C2847">
        <w:fldChar w:fldCharType="separate"/>
      </w:r>
      <w:r w:rsidR="000C1056" w:rsidRPr="004F2B4F">
        <w:rPr>
          <w:lang w:val="en-US"/>
        </w:rPr>
        <w:t xml:space="preserve">Figure </w:t>
      </w:r>
      <w:r w:rsidR="000C1056">
        <w:rPr>
          <w:noProof/>
          <w:lang w:val="en-US"/>
        </w:rPr>
        <w:t>6.1</w:t>
      </w:r>
      <w:r w:rsidR="004C2847">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9" type="#_x0000_t75" style="width:15.8pt;height:14.75pt" o:ole="">
            <v:imagedata r:id="rId266" o:title=""/>
          </v:shape>
          <o:OLEObject Type="Embed" ProgID="Equation.DSMT4" ShapeID="_x0000_i1139" DrawAspect="Content" ObjectID="_1487145315" r:id="rId267"/>
        </w:object>
      </w:r>
      <w:proofErr w:type="gramStart"/>
      <w:r w:rsidRPr="004F2B4F">
        <w:rPr>
          <w:lang w:val="en-US"/>
        </w:rPr>
        <w:t xml:space="preserve">and </w:t>
      </w:r>
      <w:proofErr w:type="gramEnd"/>
      <w:r w:rsidRPr="004F2B4F">
        <w:rPr>
          <w:position w:val="-6"/>
          <w:lang w:val="en-US"/>
        </w:rPr>
        <w:object w:dxaOrig="340" w:dyaOrig="279">
          <v:shape id="_x0000_i1140" type="#_x0000_t75" style="width:17.45pt;height:14.75pt" o:ole="">
            <v:imagedata r:id="rId268" o:title=""/>
          </v:shape>
          <o:OLEObject Type="Embed" ProgID="Equation.DSMT4" ShapeID="_x0000_i1140" DrawAspect="Content" ObjectID="_1487145316" r:id="rId269"/>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004C2847">
        <w:fldChar w:fldCharType="begin"/>
      </w:r>
      <w:r w:rsidR="004C2847">
        <w:instrText xml:space="preserve"> REF _Ref411936920 \h  \* MERGEFORMAT </w:instrText>
      </w:r>
      <w:r w:rsidR="004C2847">
        <w:fldChar w:fldCharType="separate"/>
      </w:r>
      <w:r w:rsidR="000C1056" w:rsidRPr="004F2B4F">
        <w:rPr>
          <w:lang w:val="en-US"/>
        </w:rPr>
        <w:t xml:space="preserve">Figure </w:t>
      </w:r>
      <w:r w:rsidR="000C1056">
        <w:rPr>
          <w:noProof/>
          <w:lang w:val="en-US"/>
        </w:rPr>
        <w:t>6.1</w:t>
      </w:r>
      <w:r w:rsidR="004C2847">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1D8E935A" wp14:editId="01B7A496">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0"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602" w:name="_Ref411936920"/>
      <w:bookmarkStart w:id="603" w:name="_Ref411935479"/>
      <w:proofErr w:type="gramStart"/>
      <w:r w:rsidRPr="004F2B4F">
        <w:rPr>
          <w:lang w:val="en-US"/>
        </w:rPr>
        <w:t xml:space="preserve">Figure </w:t>
      </w:r>
      <w:r w:rsidR="00F10363">
        <w:rPr>
          <w:lang w:val="en-US"/>
        </w:rPr>
        <w:fldChar w:fldCharType="begin"/>
      </w:r>
      <w:r w:rsidR="00F10363">
        <w:rPr>
          <w:lang w:val="en-US"/>
        </w:rPr>
        <w:instrText xml:space="preserve"> STYLEREF 1 \s </w:instrText>
      </w:r>
      <w:r w:rsidR="00F10363">
        <w:rPr>
          <w:lang w:val="en-US"/>
        </w:rPr>
        <w:fldChar w:fldCharType="separate"/>
      </w:r>
      <w:r w:rsidR="00F10363">
        <w:rPr>
          <w:noProof/>
          <w:lang w:val="en-US"/>
        </w:rPr>
        <w:t>6</w:t>
      </w:r>
      <w:r w:rsidR="00F10363">
        <w:rPr>
          <w:lang w:val="en-US"/>
        </w:rPr>
        <w:fldChar w:fldCharType="end"/>
      </w:r>
      <w:r w:rsidR="00F10363">
        <w:rPr>
          <w:lang w:val="en-US"/>
        </w:rPr>
        <w:t>.</w:t>
      </w:r>
      <w:proofErr w:type="gramEnd"/>
      <w:r w:rsidR="00F10363">
        <w:rPr>
          <w:lang w:val="en-US"/>
        </w:rPr>
        <w:fldChar w:fldCharType="begin"/>
      </w:r>
      <w:r w:rsidR="00F10363">
        <w:rPr>
          <w:lang w:val="en-US"/>
        </w:rPr>
        <w:instrText xml:space="preserve"> SEQ Figure \* ARABIC \s 1 </w:instrText>
      </w:r>
      <w:r w:rsidR="00F10363">
        <w:rPr>
          <w:lang w:val="en-US"/>
        </w:rPr>
        <w:fldChar w:fldCharType="separate"/>
      </w:r>
      <w:r w:rsidR="00F10363">
        <w:rPr>
          <w:noProof/>
          <w:lang w:val="en-US"/>
        </w:rPr>
        <w:t>1</w:t>
      </w:r>
      <w:r w:rsidR="00F10363">
        <w:rPr>
          <w:lang w:val="en-US"/>
        </w:rPr>
        <w:fldChar w:fldCharType="end"/>
      </w:r>
      <w:bookmarkEnd w:id="602"/>
      <w:r w:rsidRPr="004F2B4F">
        <w:rPr>
          <w:lang w:val="en-US"/>
        </w:rPr>
        <w:t xml:space="preserve"> Location of staggered grid points (left panel); definition of grid distances (middle) and terms in volume balance (right)</w:t>
      </w:r>
      <w:bookmarkEnd w:id="603"/>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604" w:name="_Toc410145831"/>
      <w:bookmarkStart w:id="605" w:name="_Toc412623906"/>
      <w:r w:rsidRPr="004F2B4F">
        <w:rPr>
          <w:lang w:val="en-US"/>
        </w:rPr>
        <w:t>Shallow water equations</w:t>
      </w:r>
      <w:bookmarkEnd w:id="604"/>
      <w:bookmarkEnd w:id="605"/>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1" type="#_x0000_t75" style="width:150pt;height:30pt" o:ole="">
            <v:imagedata r:id="rId271" o:title=""/>
          </v:shape>
          <o:OLEObject Type="Embed" ProgID="Equation.DSMT4" ShapeID="_x0000_i1141" DrawAspect="Content" ObjectID="_1487145317" r:id="rId272"/>
        </w:object>
      </w:r>
      <w:r w:rsidRPr="004F2B4F">
        <w:rPr>
          <w:lang w:val="en-US"/>
        </w:rPr>
        <w:t xml:space="preserve">           </w:t>
      </w:r>
      <w:r w:rsidRPr="004F2B4F">
        <w:rPr>
          <w:lang w:val="en-US"/>
        </w:rPr>
        <w:tab/>
      </w:r>
      <w:r w:rsidRPr="004F2B4F">
        <w:rPr>
          <w:lang w:val="en-US"/>
        </w:rPr>
        <w:tab/>
        <w:t xml:space="preserve"> </w: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99</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2" type="#_x0000_t75" style="width:283.1pt;height:51.8pt" o:ole="">
            <v:imagedata r:id="rId273" o:title=""/>
          </v:shape>
          <o:OLEObject Type="Embed" ProgID="Equation.DSMT4" ShapeID="_x0000_i1142" DrawAspect="Content" ObjectID="_1487145318" r:id="rId274"/>
        </w:object>
      </w:r>
      <w:r w:rsidRPr="004F2B4F">
        <w:rPr>
          <w:lang w:val="en-US"/>
        </w:rPr>
        <w:t xml:space="preserve">        </w:t>
      </w:r>
      <w:r w:rsidRPr="004F2B4F">
        <w:rPr>
          <w:lang w:val="en-US"/>
        </w:rPr>
        <w:tab/>
        <w:t xml:space="preserve"> </w: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100</w:instrText>
        </w:r>
      </w:fldSimple>
      <w:r w:rsidR="00801832" w:rsidRPr="004F2B4F">
        <w:rPr>
          <w:lang w:val="en-US"/>
        </w:rPr>
        <w:instrText>)</w:instrText>
      </w:r>
      <w:r w:rsidR="004E6E29"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fldSimple w:instr=" REF _Ref336832911  \* MERGEFORMAT ">
        <w:r w:rsidR="000C1056" w:rsidRPr="000C1056">
          <w:rPr>
            <w:lang w:val="en-US"/>
          </w:rPr>
          <w:t>Figure 6.2</w:t>
        </w:r>
      </w:fldSimple>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3" type="#_x0000_t75" style="width:4in;height:34.9pt" o:ole="">
            <v:imagedata r:id="rId275" o:title=""/>
          </v:shape>
          <o:OLEObject Type="Embed" ProgID="Equation.DSMT4" ShapeID="_x0000_i1143" DrawAspect="Content" ObjectID="_1487145319" r:id="rId276"/>
        </w:object>
      </w:r>
      <w:r w:rsidRPr="004F2B4F">
        <w:rPr>
          <w:lang w:val="en-US"/>
        </w:rPr>
        <w:t xml:space="preserve">                 </w:t>
      </w:r>
      <w:r w:rsidRPr="004F2B4F">
        <w:rPr>
          <w:lang w:val="en-US"/>
        </w:rPr>
        <w:tab/>
        <w:t xml:space="preserve"> </w: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101</w:instrText>
        </w:r>
      </w:fldSimple>
      <w:r w:rsidR="00801832" w:rsidRPr="004F2B4F">
        <w:rPr>
          <w:lang w:val="en-US"/>
        </w:rPr>
        <w:instrText>)</w:instrText>
      </w:r>
      <w:r w:rsidR="004E6E29"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4" type="#_x0000_t75" style="width:12pt;height:12pt" o:ole="">
            <v:imagedata r:id="rId277" o:title=""/>
          </v:shape>
          <o:OLEObject Type="Embed" ProgID="Equation.DSMT4" ShapeID="_x0000_i1144" DrawAspect="Content" ObjectID="_1487145320" r:id="rId278"/>
        </w:object>
      </w:r>
      <w:r w:rsidRPr="004F2B4F">
        <w:rPr>
          <w:lang w:val="en-US"/>
        </w:rPr>
        <w:t xml:space="preserve"> the density, g acceleration of gravity, </w:t>
      </w:r>
      <w:r w:rsidRPr="004F2B4F">
        <w:rPr>
          <w:position w:val="-14"/>
          <w:lang w:val="en-US"/>
        </w:rPr>
        <w:object w:dxaOrig="1100" w:dyaOrig="380">
          <v:shape id="_x0000_i1145" type="#_x0000_t75" style="width:54.55pt;height:19.1pt" o:ole="">
            <v:imagedata r:id="rId279" o:title=""/>
          </v:shape>
          <o:OLEObject Type="Embed" ProgID="Equation.DSMT4" ShapeID="_x0000_i1145" DrawAspect="Content" ObjectID="_1487145321" r:id="rId280"/>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6" type="#_x0000_t75" style="width:121.1pt;height:30pt" o:ole="">
            <v:imagedata r:id="rId281" o:title=""/>
          </v:shape>
          <o:OLEObject Type="Embed" ProgID="Equation.DSMT4" ShapeID="_x0000_i1146" DrawAspect="Content" ObjectID="_1487145322" r:id="rId282"/>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102</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7" type="#_x0000_t75" style="width:243.8pt;height:37.1pt" o:ole="">
            <v:imagedata r:id="rId283" o:title=""/>
          </v:shape>
          <o:OLEObject Type="Embed" ProgID="Equation.DSMT4" ShapeID="_x0000_i1147" DrawAspect="Content" ObjectID="_1487145323" r:id="rId284"/>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103</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7D31CD81" wp14:editId="7AA5C4D9">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5"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606" w:name="_Ref336832911"/>
      <w:proofErr w:type="gramStart"/>
      <w:r w:rsidRPr="004F2B4F">
        <w:rPr>
          <w:b/>
          <w:bCs w:val="0"/>
          <w:lang w:val="en-US"/>
        </w:rPr>
        <w:t xml:space="preserve">Figure </w:t>
      </w:r>
      <w:r w:rsidR="00F10363">
        <w:rPr>
          <w:b/>
          <w:bCs w:val="0"/>
          <w:lang w:val="en-US"/>
        </w:rPr>
        <w:fldChar w:fldCharType="begin"/>
      </w:r>
      <w:r w:rsidR="00F10363">
        <w:rPr>
          <w:b/>
          <w:bCs w:val="0"/>
          <w:lang w:val="en-US"/>
        </w:rPr>
        <w:instrText xml:space="preserve"> STYLEREF 1 \s </w:instrText>
      </w:r>
      <w:r w:rsidR="00F10363">
        <w:rPr>
          <w:b/>
          <w:bCs w:val="0"/>
          <w:lang w:val="en-US"/>
        </w:rPr>
        <w:fldChar w:fldCharType="separate"/>
      </w:r>
      <w:r w:rsidR="00F10363">
        <w:rPr>
          <w:b/>
          <w:bCs w:val="0"/>
          <w:noProof/>
          <w:lang w:val="en-US"/>
        </w:rPr>
        <w:t>6</w:t>
      </w:r>
      <w:r w:rsidR="00F10363">
        <w:rPr>
          <w:b/>
          <w:bCs w:val="0"/>
          <w:lang w:val="en-US"/>
        </w:rPr>
        <w:fldChar w:fldCharType="end"/>
      </w:r>
      <w:r w:rsidR="00F10363">
        <w:rPr>
          <w:b/>
          <w:bCs w:val="0"/>
          <w:lang w:val="en-US"/>
        </w:rPr>
        <w:t>.</w:t>
      </w:r>
      <w:proofErr w:type="gramEnd"/>
      <w:r w:rsidR="00F10363">
        <w:rPr>
          <w:b/>
          <w:bCs w:val="0"/>
          <w:lang w:val="en-US"/>
        </w:rPr>
        <w:fldChar w:fldCharType="begin"/>
      </w:r>
      <w:r w:rsidR="00F10363">
        <w:rPr>
          <w:b/>
          <w:bCs w:val="0"/>
          <w:lang w:val="en-US"/>
        </w:rPr>
        <w:instrText xml:space="preserve"> SEQ Figure \* ARABIC \s 1 </w:instrText>
      </w:r>
      <w:r w:rsidR="00F10363">
        <w:rPr>
          <w:b/>
          <w:bCs w:val="0"/>
          <w:lang w:val="en-US"/>
        </w:rPr>
        <w:fldChar w:fldCharType="separate"/>
      </w:r>
      <w:r w:rsidR="00F10363">
        <w:rPr>
          <w:b/>
          <w:bCs w:val="0"/>
          <w:noProof/>
          <w:lang w:val="en-US"/>
        </w:rPr>
        <w:t>2</w:t>
      </w:r>
      <w:r w:rsidR="00F10363">
        <w:rPr>
          <w:b/>
          <w:bCs w:val="0"/>
          <w:lang w:val="en-US"/>
        </w:rPr>
        <w:fldChar w:fldCharType="end"/>
      </w:r>
      <w:bookmarkEnd w:id="606"/>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004E6E29" w:rsidRPr="004F2B4F">
        <w:rPr>
          <w:lang w:val="en-US"/>
        </w:rPr>
        <w:fldChar w:fldCharType="begin"/>
      </w:r>
      <w:r w:rsidRPr="004F2B4F">
        <w:rPr>
          <w:lang w:val="en-US"/>
        </w:rPr>
        <w:instrText xml:space="preserve"> GOTOBUTTON ZEqnNum256620  \* MERGEFORMAT </w:instrText>
      </w:r>
      <w:r w:rsidR="004E6E29" w:rsidRPr="004F2B4F">
        <w:rPr>
          <w:lang w:val="en-US"/>
        </w:rPr>
        <w:fldChar w:fldCharType="begin"/>
      </w:r>
      <w:r w:rsidRPr="004F2B4F">
        <w:rPr>
          <w:lang w:val="en-US"/>
        </w:rPr>
        <w:instrText xml:space="preserve"> REF ZEqnNum256620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104</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w:t>
      </w:r>
      <w:r w:rsidR="004E6E29" w:rsidRPr="004F2B4F">
        <w:rPr>
          <w:lang w:val="en-US"/>
        </w:rPr>
        <w:fldChar w:fldCharType="begin"/>
      </w:r>
      <w:r w:rsidRPr="004F2B4F">
        <w:rPr>
          <w:lang w:val="en-US"/>
        </w:rPr>
        <w:instrText xml:space="preserve"> GOTOBUTTON ZEqnNum823991  \* MERGEFORMAT </w:instrText>
      </w:r>
      <w:r w:rsidR="004E6E29" w:rsidRPr="004F2B4F">
        <w:rPr>
          <w:lang w:val="en-US"/>
        </w:rPr>
        <w:fldChar w:fldCharType="begin"/>
      </w:r>
      <w:r w:rsidRPr="004F2B4F">
        <w:rPr>
          <w:lang w:val="en-US"/>
        </w:rPr>
        <w:instrText xml:space="preserve"> REF ZEqnNum823991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105</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w:t>
      </w:r>
      <w:r w:rsidR="004E6E29" w:rsidRPr="004F2B4F">
        <w:rPr>
          <w:lang w:val="en-US"/>
        </w:rPr>
        <w:fldChar w:fldCharType="begin"/>
      </w:r>
      <w:r w:rsidRPr="004F2B4F">
        <w:rPr>
          <w:lang w:val="en-US"/>
        </w:rPr>
        <w:instrText xml:space="preserve"> GOTOBUTTON ZEqnNum473828  \* MERGEFORMAT </w:instrText>
      </w:r>
      <w:r w:rsidR="004E6E29" w:rsidRPr="004F2B4F">
        <w:rPr>
          <w:lang w:val="en-US"/>
        </w:rPr>
        <w:fldChar w:fldCharType="begin"/>
      </w:r>
      <w:r w:rsidRPr="004F2B4F">
        <w:rPr>
          <w:lang w:val="en-US"/>
        </w:rPr>
        <w:instrText xml:space="preserve"> REF ZEqnNum473828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106</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8" type="#_x0000_t75" style="width:20.2pt;height:14.75pt" o:ole="">
            <v:imagedata r:id="rId286" o:title=""/>
          </v:shape>
          <o:OLEObject Type="Embed" ProgID="Equation.DSMT4" ShapeID="_x0000_i1148" DrawAspect="Content" ObjectID="_1487145324" r:id="rId287"/>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9" type="#_x0000_t75" style="width:392.75pt;height:92.2pt" o:ole="">
            <v:imagedata r:id="rId288" o:title=""/>
          </v:shape>
          <o:OLEObject Type="Embed" ProgID="Equation.DSMT4" ShapeID="_x0000_i1149" DrawAspect="Content" ObjectID="_1487145325" r:id="rId289"/>
        </w:objec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07" w:name="ZEqnNum256620"/>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104</w:instrText>
        </w:r>
      </w:fldSimple>
      <w:r w:rsidR="00801832" w:rsidRPr="004F2B4F">
        <w:rPr>
          <w:lang w:val="en-US"/>
        </w:rPr>
        <w:instrText>)</w:instrText>
      </w:r>
      <w:bookmarkEnd w:id="607"/>
      <w:r w:rsidR="004E6E29"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50" type="#_x0000_t75" style="width:385.1pt;height:106.9pt" o:ole="">
            <v:imagedata r:id="rId290" o:title=""/>
          </v:shape>
          <o:OLEObject Type="Embed" ProgID="Equation.DSMT4" ShapeID="_x0000_i1150" DrawAspect="Content" ObjectID="_1487145326" r:id="rId291"/>
        </w:objec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08" w:name="ZEqnNum82399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105</w:instrText>
        </w:r>
      </w:fldSimple>
      <w:r w:rsidR="00801832" w:rsidRPr="004F2B4F">
        <w:rPr>
          <w:lang w:val="en-US"/>
        </w:rPr>
        <w:instrText>)</w:instrText>
      </w:r>
      <w:bookmarkEnd w:id="608"/>
      <w:r w:rsidR="004E6E29"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004E6E29" w:rsidRPr="004F2B4F">
        <w:rPr>
          <w:lang w:val="en-US"/>
        </w:rPr>
        <w:fldChar w:fldCharType="begin"/>
      </w:r>
      <w:r w:rsidRPr="004F2B4F">
        <w:rPr>
          <w:lang w:val="en-US"/>
        </w:rPr>
        <w:instrText xml:space="preserve"> GOTOBUTTON ZEqnNum473828  \* MERGEFORMAT </w:instrText>
      </w:r>
      <w:r w:rsidR="004E6E29" w:rsidRPr="004F2B4F">
        <w:rPr>
          <w:lang w:val="en-US"/>
        </w:rPr>
        <w:fldChar w:fldCharType="begin"/>
      </w:r>
      <w:r w:rsidRPr="004F2B4F">
        <w:rPr>
          <w:lang w:val="en-US"/>
        </w:rPr>
        <w:instrText xml:space="preserve"> REF ZEqnNum473828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106</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1" type="#_x0000_t75" style="width:261.25pt;height:153.8pt" o:ole="">
            <v:imagedata r:id="rId292" o:title=""/>
          </v:shape>
          <o:OLEObject Type="Embed" ProgID="Equation.DSMT4" ShapeID="_x0000_i1151" DrawAspect="Content" ObjectID="_1487145327" r:id="rId293"/>
        </w:object>
      </w:r>
      <w:r w:rsidRPr="004F2B4F">
        <w:rPr>
          <w:lang w:val="en-US"/>
        </w:rPr>
        <w:t xml:space="preserve">                                                  </w: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09" w:name="ZEqnNum473828"/>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106</w:instrText>
        </w:r>
      </w:fldSimple>
      <w:r w:rsidR="00801832" w:rsidRPr="004F2B4F">
        <w:rPr>
          <w:lang w:val="en-US"/>
        </w:rPr>
        <w:instrText>)</w:instrText>
      </w:r>
      <w:bookmarkEnd w:id="609"/>
      <w:r w:rsidR="004E6E29"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fldSimple w:instr=" REF _Ref336835302  \* MERGEFORMAT ">
        <w:r w:rsidR="000C1056" w:rsidRPr="000C1056">
          <w:rPr>
            <w:lang w:val="en-US"/>
          </w:rPr>
          <w:t>Figure 6.3</w:t>
        </w:r>
      </w:fldSimple>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447DBAAF" wp14:editId="266F9D2C">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4"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610" w:name="_Ref336835302"/>
      <w:proofErr w:type="gramStart"/>
      <w:r w:rsidRPr="004F2B4F">
        <w:rPr>
          <w:b/>
          <w:bCs w:val="0"/>
          <w:lang w:val="en-US"/>
        </w:rPr>
        <w:t xml:space="preserve">Figure </w:t>
      </w:r>
      <w:r w:rsidR="00F10363">
        <w:rPr>
          <w:b/>
          <w:bCs w:val="0"/>
          <w:lang w:val="en-US"/>
        </w:rPr>
        <w:fldChar w:fldCharType="begin"/>
      </w:r>
      <w:r w:rsidR="00F10363">
        <w:rPr>
          <w:b/>
          <w:bCs w:val="0"/>
          <w:lang w:val="en-US"/>
        </w:rPr>
        <w:instrText xml:space="preserve"> STYLEREF 1 \s </w:instrText>
      </w:r>
      <w:r w:rsidR="00F10363">
        <w:rPr>
          <w:b/>
          <w:bCs w:val="0"/>
          <w:lang w:val="en-US"/>
        </w:rPr>
        <w:fldChar w:fldCharType="separate"/>
      </w:r>
      <w:r w:rsidR="00F10363">
        <w:rPr>
          <w:b/>
          <w:bCs w:val="0"/>
          <w:noProof/>
          <w:lang w:val="en-US"/>
        </w:rPr>
        <w:t>6</w:t>
      </w:r>
      <w:r w:rsidR="00F10363">
        <w:rPr>
          <w:b/>
          <w:bCs w:val="0"/>
          <w:lang w:val="en-US"/>
        </w:rPr>
        <w:fldChar w:fldCharType="end"/>
      </w:r>
      <w:r w:rsidR="00F10363">
        <w:rPr>
          <w:b/>
          <w:bCs w:val="0"/>
          <w:lang w:val="en-US"/>
        </w:rPr>
        <w:t>.</w:t>
      </w:r>
      <w:proofErr w:type="gramEnd"/>
      <w:r w:rsidR="00F10363">
        <w:rPr>
          <w:b/>
          <w:bCs w:val="0"/>
          <w:lang w:val="en-US"/>
        </w:rPr>
        <w:fldChar w:fldCharType="begin"/>
      </w:r>
      <w:r w:rsidR="00F10363">
        <w:rPr>
          <w:b/>
          <w:bCs w:val="0"/>
          <w:lang w:val="en-US"/>
        </w:rPr>
        <w:instrText xml:space="preserve"> SEQ Figure \* ARABIC \s 1 </w:instrText>
      </w:r>
      <w:r w:rsidR="00F10363">
        <w:rPr>
          <w:b/>
          <w:bCs w:val="0"/>
          <w:lang w:val="en-US"/>
        </w:rPr>
        <w:fldChar w:fldCharType="separate"/>
      </w:r>
      <w:proofErr w:type="gramStart"/>
      <w:r w:rsidR="00F10363">
        <w:rPr>
          <w:b/>
          <w:bCs w:val="0"/>
          <w:noProof/>
          <w:lang w:val="en-US"/>
        </w:rPr>
        <w:t>3</w:t>
      </w:r>
      <w:r w:rsidR="00F10363">
        <w:rPr>
          <w:b/>
          <w:bCs w:val="0"/>
          <w:lang w:val="en-US"/>
        </w:rPr>
        <w:fldChar w:fldCharType="end"/>
      </w:r>
      <w:bookmarkEnd w:id="610"/>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611" w:name="_Toc412623907"/>
      <w:r w:rsidRPr="004F2B4F">
        <w:rPr>
          <w:lang w:val="en-US"/>
        </w:rPr>
        <w:t>Wave action balance</w:t>
      </w:r>
      <w:bookmarkEnd w:id="611"/>
    </w:p>
    <w:p w:rsidR="00313B40" w:rsidRPr="004F2B4F" w:rsidRDefault="00313B40" w:rsidP="002603CC">
      <w:pPr>
        <w:pStyle w:val="Heading4"/>
        <w:jc w:val="both"/>
        <w:rPr>
          <w:lang w:val="en-US"/>
        </w:rPr>
      </w:pPr>
      <w:bookmarkStart w:id="612" w:name="_Toc410145830"/>
      <w:r w:rsidRPr="004F2B4F">
        <w:rPr>
          <w:lang w:val="en-US"/>
        </w:rPr>
        <w:t>Nonstationary solver</w:t>
      </w:r>
      <w:bookmarkEnd w:id="612"/>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2" type="#_x0000_t75" style="width:189.8pt;height:34.35pt" o:ole="">
            <v:imagedata r:id="rId295" o:title=""/>
          </v:shape>
          <o:OLEObject Type="Embed" ProgID="Equation.DSMT4" ShapeID="_x0000_i1152" DrawAspect="Content" ObjectID="_1487145328" r:id="rId296"/>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107</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3" type="#_x0000_t75" style="width:15.8pt;height:19.1pt" o:ole="">
            <v:imagedata r:id="rId297" o:title=""/>
          </v:shape>
          <o:OLEObject Type="Embed" ProgID="Equation.DSMT4" ShapeID="_x0000_i1153" DrawAspect="Content" ObjectID="_1487145329" r:id="rId298"/>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004E6E29" w:rsidRPr="004F2B4F">
        <w:rPr>
          <w:lang w:val="en-US"/>
        </w:rPr>
        <w:fldChar w:fldCharType="begin"/>
      </w:r>
      <w:r w:rsidRPr="004F2B4F">
        <w:rPr>
          <w:lang w:val="en-US"/>
        </w:rPr>
        <w:instrText xml:space="preserve"> GOTOBUTTON ZEqnNum633932  \* MERGEFORMAT </w:instrText>
      </w:r>
      <w:r w:rsidR="004E6E29" w:rsidRPr="004F2B4F">
        <w:rPr>
          <w:lang w:val="en-US"/>
        </w:rPr>
        <w:fldChar w:fldCharType="begin"/>
      </w:r>
      <w:r w:rsidRPr="004F2B4F">
        <w:rPr>
          <w:lang w:val="en-US"/>
        </w:rPr>
        <w:instrText xml:space="preserve"> REF ZEqnNum633932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108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4" type="#_x0000_t75" style="width:292.9pt;height:217.1pt" o:ole="">
            <v:imagedata r:id="rId299" o:title=""/>
          </v:shape>
          <o:OLEObject Type="Embed" ProgID="Equation.DSMT4" ShapeID="_x0000_i1154" DrawAspect="Content" ObjectID="_1487145330" r:id="rId300"/>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13" w:name="ZEqnNum63393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108</w:instrText>
        </w:r>
      </w:fldSimple>
      <w:r w:rsidR="00801832" w:rsidRPr="004F2B4F">
        <w:rPr>
          <w:lang w:val="en-US"/>
        </w:rPr>
        <w:instrText>)</w:instrText>
      </w:r>
      <w:bookmarkEnd w:id="613"/>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5" type="#_x0000_t75" style="width:402pt;height:37.65pt" o:ole="">
            <v:imagedata r:id="rId301" o:title=""/>
          </v:shape>
          <o:OLEObject Type="Embed" ProgID="Equation.DSMT4" ShapeID="_x0000_i1155" DrawAspect="Content" ObjectID="_1487145331" r:id="rId302"/>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14" w:name="ZEqnNum723168"/>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109</w:instrText>
        </w:r>
      </w:fldSimple>
      <w:r w:rsidR="00801832" w:rsidRPr="004F2B4F">
        <w:rPr>
          <w:lang w:val="en-US"/>
        </w:rPr>
        <w:instrText>)</w:instrText>
      </w:r>
      <w:bookmarkEnd w:id="614"/>
      <w:r w:rsidR="004E6E29"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615" w:name="_Toc410145829"/>
      <w:r w:rsidRPr="004F2B4F">
        <w:rPr>
          <w:lang w:val="en-US"/>
        </w:rPr>
        <w:t>Stationary solver</w:t>
      </w:r>
      <w:bookmarkEnd w:id="615"/>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004E6E29" w:rsidRPr="004F2B4F">
        <w:rPr>
          <w:lang w:val="en-US"/>
        </w:rPr>
        <w:fldChar w:fldCharType="begin"/>
      </w:r>
      <w:r w:rsidRPr="004F2B4F">
        <w:rPr>
          <w:lang w:val="en-US"/>
        </w:rPr>
        <w:instrText xml:space="preserve"> GOTOBUTTON ZEqnNum723168  \* MERGEFORMAT </w:instrText>
      </w:r>
      <w:r w:rsidR="004E6E29" w:rsidRPr="004F2B4F">
        <w:rPr>
          <w:lang w:val="en-US"/>
        </w:rPr>
        <w:fldChar w:fldCharType="begin"/>
      </w:r>
      <w:r w:rsidRPr="004F2B4F">
        <w:rPr>
          <w:lang w:val="en-US"/>
        </w:rPr>
        <w:instrText xml:space="preserve"> REF ZEqnNum723168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109</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616" w:name="_Toc412623908"/>
      <w:r w:rsidRPr="004F2B4F">
        <w:rPr>
          <w:lang w:val="en-US"/>
        </w:rPr>
        <w:t>Shallow water equations</w:t>
      </w:r>
      <w:bookmarkEnd w:id="616"/>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617" w:name="_Toc412623909"/>
      <w:r w:rsidRPr="004F2B4F">
        <w:rPr>
          <w:lang w:val="en-US"/>
        </w:rPr>
        <w:t>Groundwater flow</w:t>
      </w:r>
      <w:bookmarkEnd w:id="617"/>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6" type="#_x0000_t75" style="width:171.25pt;height:19.1pt" o:ole="">
            <v:imagedata r:id="rId303" o:title=""/>
          </v:shape>
          <o:OLEObject Type="Embed" ProgID="Equation.DSMT4" ShapeID="_x0000_i1156" DrawAspect="Content" ObjectID="_1487145332" r:id="rId30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18" w:name="ZEqnNum222755"/>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110</w:instrText>
        </w:r>
      </w:fldSimple>
      <w:r w:rsidR="00801832" w:rsidRPr="004F2B4F">
        <w:rPr>
          <w:lang w:val="en-US"/>
        </w:rPr>
        <w:instrText>)</w:instrText>
      </w:r>
      <w:bookmarkEnd w:id="618"/>
      <w:r w:rsidR="004E6E29"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ZEqnNum222755  \* MERGEFORMAT </w:instrText>
      </w:r>
      <w:r w:rsidR="004E6E29" w:rsidRPr="004F2B4F">
        <w:rPr>
          <w:lang w:val="en-US"/>
        </w:rPr>
        <w:fldChar w:fldCharType="begin"/>
      </w:r>
      <w:r w:rsidRPr="004F2B4F">
        <w:rPr>
          <w:lang w:val="en-US"/>
        </w:rPr>
        <w:instrText xml:space="preserve"> REF ZEqnNum222755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110</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004E6E29" w:rsidRPr="004F2B4F">
        <w:rPr>
          <w:lang w:val="en-US"/>
        </w:rPr>
        <w:fldChar w:fldCharType="begin"/>
      </w:r>
      <w:r w:rsidRPr="004F2B4F">
        <w:rPr>
          <w:lang w:val="en-US"/>
        </w:rPr>
        <w:instrText xml:space="preserve"> GOTOBUTTON ZEqnNum418429  \* MERGEFORMAT </w:instrText>
      </w:r>
      <w:r w:rsidR="004E6E29" w:rsidRPr="004F2B4F">
        <w:rPr>
          <w:lang w:val="en-US"/>
        </w:rPr>
        <w:fldChar w:fldCharType="begin"/>
      </w:r>
      <w:r w:rsidRPr="004F2B4F">
        <w:rPr>
          <w:lang w:val="en-US"/>
        </w:rPr>
        <w:instrText xml:space="preserve"> REF ZEqnNum418429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70</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7" type="#_x0000_t75" style="width:132pt;height:86.2pt" o:ole="">
            <v:imagedata r:id="rId305" o:title=""/>
          </v:shape>
          <o:OLEObject Type="Embed" ProgID="Equation.DSMT4" ShapeID="_x0000_i1157" DrawAspect="Content" ObjectID="_1487145333" r:id="rId30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19" w:name="ZEqnNum753693"/>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111</w:instrText>
        </w:r>
      </w:fldSimple>
      <w:r w:rsidR="00801832" w:rsidRPr="004F2B4F">
        <w:rPr>
          <w:lang w:val="en-US"/>
        </w:rPr>
        <w:instrText>)</w:instrText>
      </w:r>
      <w:bookmarkEnd w:id="619"/>
      <w:r w:rsidR="004E6E29"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ZEqnNum753693  \* MERGEFORMAT </w:instrText>
      </w:r>
      <w:r w:rsidR="004E6E29" w:rsidRPr="004F2B4F">
        <w:rPr>
          <w:lang w:val="en-US"/>
        </w:rPr>
        <w:fldChar w:fldCharType="begin"/>
      </w:r>
      <w:r w:rsidRPr="004F2B4F">
        <w:rPr>
          <w:lang w:val="en-US"/>
        </w:rPr>
        <w:instrText xml:space="preserve"> REF ZEqnNum753693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111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8" type="#_x0000_t75" style="width:380.2pt;height:74.75pt" o:ole="">
            <v:imagedata r:id="rId307" o:title=""/>
          </v:shape>
          <o:OLEObject Type="Embed" ProgID="Equation.DSMT4" ShapeID="_x0000_i1158" DrawAspect="Content" ObjectID="_1487145334" r:id="rId30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0" w:name="ZEqnNum91891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112</w:instrText>
        </w:r>
      </w:fldSimple>
      <w:r w:rsidR="00801832" w:rsidRPr="004F2B4F">
        <w:rPr>
          <w:lang w:val="en-US"/>
        </w:rPr>
        <w:instrText>)</w:instrText>
      </w:r>
      <w:bookmarkEnd w:id="620"/>
      <w:r w:rsidR="004E6E29"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9" type="#_x0000_t75" style="width:146.75pt;height:39.25pt" o:ole="">
            <v:imagedata r:id="rId309" o:title=""/>
          </v:shape>
          <o:OLEObject Type="Embed" ProgID="Equation.DSMT4" ShapeID="_x0000_i1159" DrawAspect="Content" ObjectID="_1487145335" r:id="rId31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1" w:name="ZEqnNum940656"/>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113</w:instrText>
        </w:r>
      </w:fldSimple>
      <w:r w:rsidR="00801832" w:rsidRPr="004F2B4F">
        <w:rPr>
          <w:lang w:val="en-US"/>
        </w:rPr>
        <w:instrText>)</w:instrText>
      </w:r>
      <w:bookmarkEnd w:id="621"/>
      <w:r w:rsidR="004E6E29"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004E6E29" w:rsidRPr="004F2B4F">
        <w:rPr>
          <w:lang w:val="en-US"/>
        </w:rPr>
        <w:fldChar w:fldCharType="begin"/>
      </w:r>
      <w:r w:rsidRPr="004F2B4F">
        <w:rPr>
          <w:lang w:val="en-US"/>
        </w:rPr>
        <w:instrText xml:space="preserve"> GOTOBUTTON ZEqnNum918911  \* MERGEFORMAT </w:instrText>
      </w:r>
      <w:r w:rsidR="004E6E29" w:rsidRPr="004F2B4F">
        <w:rPr>
          <w:lang w:val="en-US"/>
        </w:rPr>
        <w:fldChar w:fldCharType="begin"/>
      </w:r>
      <w:r w:rsidRPr="004F2B4F">
        <w:rPr>
          <w:lang w:val="en-US"/>
        </w:rPr>
        <w:instrText xml:space="preserve"> REF ZEqnNum918911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112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proofErr w:type="gramStart"/>
      <w:r w:rsidRPr="004F2B4F">
        <w:rPr>
          <w:lang w:val="en-US"/>
        </w:rPr>
        <w:t xml:space="preserve">and </w:t>
      </w:r>
      <w:proofErr w:type="gramEnd"/>
      <w:r w:rsidR="004E6E29" w:rsidRPr="004F2B4F">
        <w:rPr>
          <w:lang w:val="en-US"/>
        </w:rPr>
        <w:fldChar w:fldCharType="begin"/>
      </w:r>
      <w:r w:rsidRPr="004F2B4F">
        <w:rPr>
          <w:lang w:val="en-US"/>
        </w:rPr>
        <w:instrText xml:space="preserve"> GOTOBUTTON ZEqnNum940656  \* MERGEFORMAT </w:instrText>
      </w:r>
      <w:r w:rsidR="004E6E29" w:rsidRPr="004F2B4F">
        <w:rPr>
          <w:lang w:val="en-US"/>
        </w:rPr>
        <w:fldChar w:fldCharType="begin"/>
      </w:r>
      <w:r w:rsidRPr="004F2B4F">
        <w:rPr>
          <w:lang w:val="en-US"/>
        </w:rPr>
        <w:instrText xml:space="preserve"> REF ZEqnNum940656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113</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60" type="#_x0000_t75" style="width:205.65pt;height:40.35pt" o:ole="">
            <v:imagedata r:id="rId311" o:title=""/>
          </v:shape>
          <o:OLEObject Type="Embed" ProgID="Equation.DSMT4" ShapeID="_x0000_i1160" DrawAspect="Content" ObjectID="_1487145336" r:id="rId31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114</w:instrText>
        </w:r>
      </w:fldSimple>
      <w:r w:rsidR="00801832" w:rsidRPr="004F2B4F">
        <w:rPr>
          <w:lang w:val="en-US"/>
        </w:rPr>
        <w:instrText>)</w:instrText>
      </w:r>
      <w:r w:rsidR="004E6E29"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1" type="#_x0000_t75" style="width:173.45pt;height:106.35pt" o:ole="">
            <v:imagedata r:id="rId313" o:title=""/>
          </v:shape>
          <o:OLEObject Type="Embed" ProgID="Equation.DSMT4" ShapeID="_x0000_i1161" DrawAspect="Content" ObjectID="_1487145337" r:id="rId31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115</w:instrText>
        </w:r>
      </w:fldSimple>
      <w:r w:rsidR="00801832" w:rsidRPr="004F2B4F">
        <w:rPr>
          <w:lang w:val="en-US"/>
        </w:rPr>
        <w:instrText>)</w:instrText>
      </w:r>
      <w:r w:rsidR="004E6E29"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2" type="#_x0000_t75" style="width:109.65pt;height:32.75pt" o:ole="">
            <v:imagedata r:id="rId315" o:title=""/>
          </v:shape>
          <o:OLEObject Type="Embed" ProgID="Equation.DSMT4" ShapeID="_x0000_i1162" DrawAspect="Content" ObjectID="_1487145338" r:id="rId31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116</w:instrText>
        </w:r>
      </w:fldSimple>
      <w:r w:rsidR="00801832" w:rsidRPr="004F2B4F">
        <w:rPr>
          <w:lang w:val="en-US"/>
        </w:rPr>
        <w:instrText>)</w:instrText>
      </w:r>
      <w:r w:rsidR="004E6E29"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3" type="#_x0000_t75" style="width:145.65pt;height:67.65pt" o:ole="">
            <v:imagedata r:id="rId317" o:title=""/>
          </v:shape>
          <o:OLEObject Type="Embed" ProgID="Equation.DSMT4" ShapeID="_x0000_i1163" DrawAspect="Content" ObjectID="_1487145339" r:id="rId31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117</w:instrText>
        </w:r>
      </w:fldSimple>
      <w:r w:rsidR="00801832" w:rsidRPr="004F2B4F">
        <w:rPr>
          <w:lang w:val="en-US"/>
        </w:rPr>
        <w:instrText>)</w:instrText>
      </w:r>
      <w:r w:rsidR="004E6E29"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4" type="#_x0000_t75" style="width:6in;height:99.8pt" o:ole="">
            <v:imagedata r:id="rId319" o:title=""/>
          </v:shape>
          <o:OLEObject Type="Embed" ProgID="Equation.DSMT4" ShapeID="_x0000_i1164" DrawAspect="Content" ObjectID="_1487145340" r:id="rId32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2" w:name="ZEqnNum464450"/>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118</w:instrText>
        </w:r>
      </w:fldSimple>
      <w:r w:rsidR="00801832" w:rsidRPr="004F2B4F">
        <w:rPr>
          <w:lang w:val="en-US"/>
        </w:rPr>
        <w:instrText>)</w:instrText>
      </w:r>
      <w:bookmarkEnd w:id="622"/>
      <w:r w:rsidR="004E6E29"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ZEqnNum464450  \* MERGEFORMAT </w:instrText>
      </w:r>
      <w:r w:rsidR="004E6E29" w:rsidRPr="004F2B4F">
        <w:rPr>
          <w:lang w:val="en-US"/>
        </w:rPr>
        <w:fldChar w:fldCharType="begin"/>
      </w:r>
      <w:r w:rsidRPr="004F2B4F">
        <w:rPr>
          <w:lang w:val="en-US"/>
        </w:rPr>
        <w:instrText xml:space="preserve"> REF ZEqnNum464450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118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5" type="#_x0000_t75" style="width:159.25pt;height:126pt" o:ole="">
            <v:imagedata r:id="rId321" o:title=""/>
          </v:shape>
          <o:OLEObject Type="Embed" ProgID="Equation.DSMT4" ShapeID="_x0000_i1165" DrawAspect="Content" ObjectID="_1487145341" r:id="rId32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119</w:instrText>
        </w:r>
      </w:fldSimple>
      <w:r w:rsidR="00801832" w:rsidRPr="004F2B4F">
        <w:rPr>
          <w:lang w:val="en-US"/>
        </w:rPr>
        <w:instrText>)</w:instrText>
      </w:r>
      <w:r w:rsidR="004E6E29"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6" type="#_x0000_t75" style="width:134.75pt;height:61.65pt" o:ole="">
            <v:imagedata r:id="rId323" o:title=""/>
          </v:shape>
          <o:OLEObject Type="Embed" ProgID="Equation.DSMT4" ShapeID="_x0000_i1166" DrawAspect="Content" ObjectID="_1487145342" r:id="rId32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120</w:instrText>
        </w:r>
      </w:fldSimple>
      <w:r w:rsidR="00801832" w:rsidRPr="004F2B4F">
        <w:rPr>
          <w:lang w:val="en-US"/>
        </w:rPr>
        <w:instrText>)</w:instrText>
      </w:r>
      <w:r w:rsidR="004E6E29"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7" type="#_x0000_t75" style="width:192pt;height:20.2pt" o:ole="">
            <v:imagedata r:id="rId325" o:title=""/>
          </v:shape>
          <o:OLEObject Type="Embed" ProgID="Equation.DSMT4" ShapeID="_x0000_i1167" DrawAspect="Content" ObjectID="_1487145343" r:id="rId326"/>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3" w:name="ZEqnNum294806"/>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121</w:instrText>
        </w:r>
      </w:fldSimple>
      <w:r w:rsidR="00801832" w:rsidRPr="004F2B4F">
        <w:rPr>
          <w:lang w:val="en-US"/>
        </w:rPr>
        <w:instrText>)</w:instrText>
      </w:r>
      <w:bookmarkEnd w:id="623"/>
      <w:r w:rsidR="004E6E29"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ZEqnNum294806  \* MERGEFORMAT </w:instrText>
      </w:r>
      <w:r w:rsidR="004E6E29" w:rsidRPr="004F2B4F">
        <w:rPr>
          <w:lang w:val="en-US"/>
        </w:rPr>
        <w:fldChar w:fldCharType="begin"/>
      </w:r>
      <w:r w:rsidRPr="004F2B4F">
        <w:rPr>
          <w:lang w:val="en-US"/>
        </w:rPr>
        <w:instrText xml:space="preserve"> REF ZEqnNum294806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121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68" type="#_x0000_t75" style="width:198pt;height:20.2pt" o:ole="">
            <v:imagedata r:id="rId327" o:title=""/>
          </v:shape>
          <o:OLEObject Type="Embed" ProgID="Equation.DSMT4" ShapeID="_x0000_i1168" DrawAspect="Content" ObjectID="_1487145344" r:id="rId328"/>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4" w:name="ZEqnNum29982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122</w:instrText>
        </w:r>
      </w:fldSimple>
      <w:r w:rsidR="00801832" w:rsidRPr="004F2B4F">
        <w:rPr>
          <w:lang w:val="en-US"/>
        </w:rPr>
        <w:instrText>)</w:instrText>
      </w:r>
      <w:bookmarkEnd w:id="624"/>
      <w:r w:rsidR="004E6E29"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004E6E29" w:rsidRPr="004F2B4F">
        <w:rPr>
          <w:lang w:val="en-US"/>
        </w:rPr>
        <w:fldChar w:fldCharType="begin"/>
      </w:r>
      <w:r w:rsidRPr="004F2B4F">
        <w:rPr>
          <w:lang w:val="en-US"/>
        </w:rPr>
        <w:instrText xml:space="preserve"> GOTOBUTTON ZEqnNum299822  \* MERGEFORMAT </w:instrText>
      </w:r>
      <w:r w:rsidR="004E6E29" w:rsidRPr="004F2B4F">
        <w:rPr>
          <w:lang w:val="en-US"/>
        </w:rPr>
        <w:fldChar w:fldCharType="begin"/>
      </w:r>
      <w:r w:rsidRPr="004F2B4F">
        <w:rPr>
          <w:lang w:val="en-US"/>
        </w:rPr>
        <w:instrText xml:space="preserve"> REF ZEqnNum299822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122</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9" type="#_x0000_t75" style="width:51.8pt;height:14.75pt" o:ole="">
            <v:imagedata r:id="rId329" o:title=""/>
          </v:shape>
          <o:OLEObject Type="Embed" ProgID="Equation.DSMT4" ShapeID="_x0000_i1169" DrawAspect="Content" ObjectID="_1487145345" r:id="rId330"/>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5" w:name="ZEqnNum734155"/>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123</w:instrText>
        </w:r>
      </w:fldSimple>
      <w:r w:rsidR="00801832" w:rsidRPr="004F2B4F">
        <w:rPr>
          <w:lang w:val="en-US"/>
        </w:rPr>
        <w:instrText>)</w:instrText>
      </w:r>
      <w:bookmarkEnd w:id="625"/>
      <w:r w:rsidR="004E6E29"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004E6E29" w:rsidRPr="004F2B4F">
        <w:rPr>
          <w:lang w:val="en-US"/>
        </w:rPr>
        <w:fldChar w:fldCharType="begin"/>
      </w:r>
      <w:r w:rsidRPr="004F2B4F">
        <w:rPr>
          <w:lang w:val="en-US"/>
        </w:rPr>
        <w:instrText xml:space="preserve"> GOTOBUTTON ZEqnNum734155  \* MERGEFORMAT </w:instrText>
      </w:r>
      <w:r w:rsidR="004E6E29" w:rsidRPr="004F2B4F">
        <w:rPr>
          <w:lang w:val="en-US"/>
        </w:rPr>
        <w:fldChar w:fldCharType="begin"/>
      </w:r>
      <w:r w:rsidRPr="004F2B4F">
        <w:rPr>
          <w:lang w:val="en-US"/>
        </w:rPr>
        <w:instrText xml:space="preserve"> REF ZEqnNum734155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123</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004E6E29" w:rsidRPr="004F2B4F">
        <w:rPr>
          <w:lang w:val="en-US"/>
        </w:rPr>
        <w:fldChar w:fldCharType="begin"/>
      </w:r>
      <w:r w:rsidRPr="004F2B4F">
        <w:rPr>
          <w:lang w:val="en-US"/>
        </w:rPr>
        <w:instrText xml:space="preserve"> GOTOBUTTON ZEqnNum464450  \* MERGEFORMAT </w:instrText>
      </w:r>
      <w:r w:rsidR="004E6E29" w:rsidRPr="004F2B4F">
        <w:rPr>
          <w:lang w:val="en-US"/>
        </w:rPr>
        <w:fldChar w:fldCharType="begin"/>
      </w:r>
      <w:r w:rsidRPr="004F2B4F">
        <w:rPr>
          <w:lang w:val="en-US"/>
        </w:rPr>
        <w:instrText xml:space="preserve"> REF ZEqnNum464450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118</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proofErr w:type="gramStart"/>
      <w:r w:rsidRPr="004F2B4F">
        <w:rPr>
          <w:lang w:val="en-US"/>
        </w:rPr>
        <w:t xml:space="preserve">and </w:t>
      </w:r>
      <w:proofErr w:type="gramEnd"/>
      <w:r w:rsidR="004E6E29" w:rsidRPr="004F2B4F">
        <w:rPr>
          <w:lang w:val="en-US"/>
        </w:rPr>
        <w:fldChar w:fldCharType="begin"/>
      </w:r>
      <w:r w:rsidRPr="004F2B4F">
        <w:rPr>
          <w:lang w:val="en-US"/>
        </w:rPr>
        <w:instrText xml:space="preserve"> GOTOBUTTON ZEqnNum294806  \* MERGEFORMAT </w:instrText>
      </w:r>
      <w:r w:rsidR="004E6E29" w:rsidRPr="004F2B4F">
        <w:rPr>
          <w:lang w:val="en-US"/>
        </w:rPr>
        <w:fldChar w:fldCharType="begin"/>
      </w:r>
      <w:r w:rsidRPr="004F2B4F">
        <w:rPr>
          <w:lang w:val="en-US"/>
        </w:rPr>
        <w:instrText xml:space="preserve"> REF ZEqnNum294806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121</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004E6E29" w:rsidRPr="004F2B4F">
        <w:rPr>
          <w:lang w:val="en-US"/>
        </w:rPr>
        <w:fldChar w:fldCharType="begin"/>
      </w:r>
      <w:r w:rsidRPr="004F2B4F">
        <w:rPr>
          <w:lang w:val="en-US"/>
        </w:rPr>
        <w:instrText xml:space="preserve"> GOTOBUTTON ZEqnNum734155  \* MERGEFORMAT </w:instrText>
      </w:r>
      <w:r w:rsidR="004E6E29" w:rsidRPr="004F2B4F">
        <w:rPr>
          <w:lang w:val="en-US"/>
        </w:rPr>
        <w:fldChar w:fldCharType="begin"/>
      </w:r>
      <w:r w:rsidRPr="004F2B4F">
        <w:rPr>
          <w:lang w:val="en-US"/>
        </w:rPr>
        <w:instrText xml:space="preserve"> REF ZEqnNum734155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123</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70" type="#_x0000_t75" style="width:171.25pt;height:2in" o:ole="">
            <v:imagedata r:id="rId331" o:title=""/>
          </v:shape>
          <o:OLEObject Type="Embed" ProgID="Equation.DSMT4" ShapeID="_x0000_i1170" DrawAspect="Content" ObjectID="_1487145346" r:id="rId332"/>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124</w:instrText>
        </w:r>
      </w:fldSimple>
      <w:r w:rsidR="00801832" w:rsidRPr="004F2B4F">
        <w:rPr>
          <w:lang w:val="en-US"/>
        </w:rPr>
        <w:instrText>)</w:instrText>
      </w:r>
      <w:r w:rsidR="004E6E29"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004E6E29" w:rsidRPr="004F2B4F">
        <w:rPr>
          <w:lang w:val="en-US"/>
        </w:rPr>
        <w:fldChar w:fldCharType="begin"/>
      </w:r>
      <w:r w:rsidRPr="004F2B4F">
        <w:rPr>
          <w:lang w:val="en-US"/>
        </w:rPr>
        <w:instrText xml:space="preserve"> GOTOBUTTON ZEqnNum734155  \* MERGEFORMAT </w:instrText>
      </w:r>
      <w:r w:rsidR="004E6E29" w:rsidRPr="004F2B4F">
        <w:rPr>
          <w:lang w:val="en-US"/>
        </w:rPr>
        <w:fldChar w:fldCharType="begin"/>
      </w:r>
      <w:r w:rsidRPr="004F2B4F">
        <w:rPr>
          <w:lang w:val="en-US"/>
        </w:rPr>
        <w:instrText xml:space="preserve"> REF ZEqnNum734155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123</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7000" w:dyaOrig="800">
          <v:shape id="_x0000_i1171" type="#_x0000_t75" style="width:349.65pt;height:40.35pt" o:ole="">
            <v:imagedata r:id="rId333" o:title=""/>
          </v:shape>
          <o:OLEObject Type="Embed" ProgID="Equation.DSMT4" ShapeID="_x0000_i1171" DrawAspect="Content" ObjectID="_1487145347" r:id="rId334"/>
        </w:object>
      </w:r>
      <w:r w:rsidRPr="004F2B4F">
        <w:rPr>
          <w:lang w:val="en-US"/>
        </w:rPr>
        <w:t xml:space="preserve"> </w: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125</w:instrText>
        </w:r>
      </w:fldSimple>
      <w:r w:rsidR="00801832" w:rsidRPr="004F2B4F">
        <w:rPr>
          <w:lang w:val="en-US"/>
        </w:rPr>
        <w:instrText>)</w:instrText>
      </w:r>
      <w:r w:rsidR="004E6E29" w:rsidRPr="004F2B4F">
        <w:rPr>
          <w:lang w:val="en-US"/>
        </w:rPr>
        <w:fldChar w:fldCharType="end"/>
      </w:r>
    </w:p>
    <w:p w:rsidR="003D1543" w:rsidRPr="004F2B4F" w:rsidRDefault="00313B40" w:rsidP="002603CC">
      <w:pPr>
        <w:pStyle w:val="Heading3"/>
        <w:jc w:val="both"/>
        <w:rPr>
          <w:lang w:val="en-US"/>
        </w:rPr>
      </w:pPr>
      <w:bookmarkStart w:id="626" w:name="_Toc412623910"/>
      <w:r w:rsidRPr="004F2B4F">
        <w:rPr>
          <w:lang w:val="en-US"/>
        </w:rPr>
        <w:t>Sediment transport</w:t>
      </w:r>
      <w:bookmarkEnd w:id="626"/>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2" type="#_x0000_t75" style="width:170.75pt;height:37.1pt" o:ole="">
            <v:imagedata r:id="rId335" o:title=""/>
          </v:shape>
          <o:OLEObject Type="Embed" ProgID="Equation.DSMT4" ShapeID="_x0000_i1172" DrawAspect="Content" ObjectID="_1487145348" r:id="rId336"/>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126</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3" type="#_x0000_t75" style="width:4in;height:37.1pt" o:ole="">
            <v:imagedata r:id="rId337" o:title=""/>
          </v:shape>
          <o:OLEObject Type="Embed" ProgID="Equation.DSMT4" ShapeID="_x0000_i1173" DrawAspect="Content" ObjectID="_1487145349" r:id="rId338"/>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127</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4" type="#_x0000_t75" style="width:270pt;height:40.35pt" o:ole="">
            <v:imagedata r:id="rId339" o:title=""/>
          </v:shape>
          <o:OLEObject Type="Embed" ProgID="Equation.DSMT4" ShapeID="_x0000_i1174" DrawAspect="Content" ObjectID="_1487145350" r:id="rId340"/>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128</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5" type="#_x0000_t75" style="width:276.55pt;height:37.65pt" o:ole="">
            <v:imagedata r:id="rId341" o:title=""/>
          </v:shape>
          <o:OLEObject Type="Embed" ProgID="Equation.DSMT4" ShapeID="_x0000_i1175" DrawAspect="Content" ObjectID="_1487145351" r:id="rId34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129</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6" type="#_x0000_t75" style="width:201.25pt;height:30pt" o:ole="">
            <v:imagedata r:id="rId343" o:title=""/>
          </v:shape>
          <o:OLEObject Type="Embed" ProgID="Equation.DSMT4" ShapeID="_x0000_i1176" DrawAspect="Content" ObjectID="_1487145352" r:id="rId344"/>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130</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7" type="#_x0000_t75" style="width:314.2pt;height:37.1pt" o:ole="">
            <v:imagedata r:id="rId345" o:title=""/>
          </v:shape>
          <o:OLEObject Type="Embed" ProgID="Equation.DSMT4" ShapeID="_x0000_i1177" DrawAspect="Content" ObjectID="_1487145353" r:id="rId346"/>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131</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8" type="#_x0000_t75" style="width:10.35pt;height:14.75pt" o:ole="">
            <v:imagedata r:id="rId347" o:title=""/>
          </v:shape>
          <o:OLEObject Type="Embed" ProgID="Equation.DSMT4" ShapeID="_x0000_i1178" DrawAspect="Content" ObjectID="_1487145354" r:id="rId348"/>
        </w:object>
      </w:r>
      <w:r w:rsidRPr="004F2B4F">
        <w:rPr>
          <w:lang w:val="en-US"/>
        </w:rPr>
        <w:t xml:space="preserve">-method, where </w:t>
      </w:r>
      <w:r w:rsidRPr="004F2B4F">
        <w:rPr>
          <w:position w:val="-6"/>
          <w:lang w:val="en-US"/>
        </w:rPr>
        <w:object w:dxaOrig="520" w:dyaOrig="279">
          <v:shape id="_x0000_i1179" type="#_x0000_t75" style="width:26.75pt;height:14.75pt" o:ole="">
            <v:imagedata r:id="rId349" o:title=""/>
          </v:shape>
          <o:OLEObject Type="Embed" ProgID="Equation.DSMT4" ShapeID="_x0000_i1179" DrawAspect="Content" ObjectID="_1487145355" r:id="rId350"/>
        </w:object>
      </w:r>
      <w:r w:rsidRPr="004F2B4F">
        <w:rPr>
          <w:lang w:val="en-US"/>
        </w:rPr>
        <w:t xml:space="preserve"> means a fully upwind approximation, and </w:t>
      </w:r>
      <w:r w:rsidRPr="004F2B4F">
        <w:rPr>
          <w:position w:val="-6"/>
          <w:lang w:val="en-US"/>
        </w:rPr>
        <w:object w:dxaOrig="740" w:dyaOrig="279">
          <v:shape id="_x0000_i1180" type="#_x0000_t75" style="width:37.1pt;height:14.75pt" o:ole="">
            <v:imagedata r:id="rId351" o:title=""/>
          </v:shape>
          <o:OLEObject Type="Embed" ProgID="Equation.DSMT4" ShapeID="_x0000_i1180" DrawAspect="Content" ObjectID="_1487145356" r:id="rId352"/>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1" type="#_x0000_t75" style="width:174pt;height:42pt" o:ole="">
            <v:imagedata r:id="rId353" o:title=""/>
          </v:shape>
          <o:OLEObject Type="Embed" ProgID="Equation.DSMT4" ShapeID="_x0000_i1181" DrawAspect="Content" ObjectID="_1487145357" r:id="rId354"/>
        </w:object>
      </w:r>
      <w:r w:rsidRPr="004F2B4F">
        <w:rPr>
          <w:lang w:val="en-US"/>
        </w:rPr>
        <w:tab/>
      </w:r>
      <w:r w:rsidRPr="004F2B4F">
        <w:rPr>
          <w:lang w:val="en-US"/>
        </w:rPr>
        <w:tab/>
        <w:t xml:space="preserve"> </w:t>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132</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2" type="#_x0000_t75" style="width:120.55pt;height:40.35pt" o:ole="">
            <v:imagedata r:id="rId355" o:title=""/>
          </v:shape>
          <o:OLEObject Type="Embed" ProgID="Equation.DSMT4" ShapeID="_x0000_i1182" DrawAspect="Content" ObjectID="_1487145358" r:id="rId356"/>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133</w:instrText>
        </w:r>
      </w:fldSimple>
      <w:r w:rsidR="00801832" w:rsidRPr="004F2B4F">
        <w:rPr>
          <w:lang w:val="en-US"/>
        </w:rPr>
        <w:instrText>)</w:instrText>
      </w:r>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627" w:name="_Toc412623911"/>
      <w:r w:rsidRPr="004F2B4F">
        <w:rPr>
          <w:lang w:val="en-US"/>
        </w:rPr>
        <w:t>Bottom updating schemes</w:t>
      </w:r>
      <w:bookmarkEnd w:id="627"/>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004E6E29" w:rsidRPr="004F2B4F">
        <w:rPr>
          <w:lang w:val="en-US"/>
        </w:rPr>
        <w:fldChar w:fldCharType="begin"/>
      </w:r>
      <w:r w:rsidRPr="004F2B4F">
        <w:rPr>
          <w:lang w:val="en-US"/>
        </w:rPr>
        <w:instrText xml:space="preserve"> GOTOBUTTON ZEqnNum990933  \* MERGEFORMAT </w:instrText>
      </w:r>
      <w:r w:rsidR="004E6E29" w:rsidRPr="004F2B4F">
        <w:rPr>
          <w:lang w:val="en-US"/>
        </w:rPr>
        <w:fldChar w:fldCharType="begin"/>
      </w:r>
      <w:r w:rsidRPr="004F2B4F">
        <w:rPr>
          <w:lang w:val="en-US"/>
        </w:rPr>
        <w:instrText xml:space="preserve"> REF ZEqnNum990933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134</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and one where the changes due to suspended transport are accounted for through the erosion and deposition terms, equation </w:t>
      </w:r>
      <w:r w:rsidR="004E6E29" w:rsidRPr="004F2B4F">
        <w:rPr>
          <w:lang w:val="en-US"/>
        </w:rPr>
        <w:fldChar w:fldCharType="begin"/>
      </w:r>
      <w:r w:rsidRPr="004F2B4F">
        <w:rPr>
          <w:lang w:val="en-US"/>
        </w:rPr>
        <w:instrText xml:space="preserve"> GOTOBUTTON ZEqnNum346072  \* MERGEFORMAT </w:instrText>
      </w:r>
      <w:r w:rsidR="004E6E29" w:rsidRPr="004F2B4F">
        <w:rPr>
          <w:lang w:val="en-US"/>
        </w:rPr>
        <w:fldChar w:fldCharType="begin"/>
      </w:r>
      <w:r w:rsidRPr="004F2B4F">
        <w:rPr>
          <w:lang w:val="en-US"/>
        </w:rPr>
        <w:instrText xml:space="preserve"> REF ZEqnNum346072 \* Charformat \! \* MERGEFORMAT </w:instrText>
      </w:r>
      <w:r w:rsidR="004E6E29" w:rsidRPr="004F2B4F">
        <w:rPr>
          <w:lang w:val="en-US"/>
        </w:rPr>
        <w:fldChar w:fldCharType="separate"/>
      </w:r>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135</w:instrText>
      </w:r>
      <w:r w:rsidR="000C1056" w:rsidRPr="004F2B4F">
        <w:rPr>
          <w:lang w:val="en-US"/>
        </w:rPr>
        <w:instrText>)</w:instrText>
      </w:r>
      <w:r w:rsidR="004E6E29" w:rsidRPr="004F2B4F">
        <w:rPr>
          <w:lang w:val="en-US"/>
        </w:rPr>
        <w:fldChar w:fldCharType="end"/>
      </w:r>
      <w:r w:rsidR="004E6E29"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3" type="#_x0000_t75" style="width:164.2pt;height:30pt" o:ole="">
            <v:imagedata r:id="rId357" o:title=""/>
          </v:shape>
          <o:OLEObject Type="Embed" ProgID="Equation.DSMT4" ShapeID="_x0000_i1183" DrawAspect="Content" ObjectID="_1487145359" r:id="rId358"/>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8" w:name="ZEqnNum990933"/>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134</w:instrText>
        </w:r>
      </w:fldSimple>
      <w:r w:rsidR="00801832" w:rsidRPr="004F2B4F">
        <w:rPr>
          <w:lang w:val="en-US"/>
        </w:rPr>
        <w:instrText>)</w:instrText>
      </w:r>
      <w:bookmarkEnd w:id="628"/>
      <w:r w:rsidR="004E6E29"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4" type="#_x0000_t75" style="width:200.2pt;height:30pt" o:ole="">
            <v:imagedata r:id="rId359" o:title=""/>
          </v:shape>
          <o:OLEObject Type="Embed" ProgID="Equation.DSMT4" ShapeID="_x0000_i1184" DrawAspect="Content" ObjectID="_1487145360" r:id="rId360"/>
        </w:object>
      </w:r>
      <w:r w:rsidRPr="004F2B4F">
        <w:rPr>
          <w:lang w:val="en-US"/>
        </w:rPr>
        <w:tab/>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29" w:name="ZEqnNum34607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135</w:instrText>
        </w:r>
      </w:fldSimple>
      <w:r w:rsidR="00801832" w:rsidRPr="004F2B4F">
        <w:rPr>
          <w:lang w:val="en-US"/>
        </w:rPr>
        <w:instrText>)</w:instrText>
      </w:r>
      <w:bookmarkEnd w:id="629"/>
      <w:r w:rsidR="004E6E29"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630"/>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630"/>
      <w:r w:rsidR="00587AD5" w:rsidRPr="004F2B4F">
        <w:rPr>
          <w:rStyle w:val="CommentReference"/>
          <w:lang w:val="en-US"/>
        </w:rPr>
        <w:commentReference w:id="630"/>
      </w:r>
    </w:p>
    <w:p w:rsidR="00A52150" w:rsidRPr="004F2B4F" w:rsidRDefault="00734E22" w:rsidP="002603CC">
      <w:pPr>
        <w:pStyle w:val="Heading3"/>
        <w:jc w:val="both"/>
        <w:rPr>
          <w:lang w:val="en-US"/>
        </w:rPr>
      </w:pPr>
      <w:bookmarkStart w:id="631" w:name="_Toc412623912"/>
      <w:r w:rsidRPr="004F2B4F">
        <w:rPr>
          <w:lang w:val="en-US"/>
        </w:rPr>
        <w:t>Non-hydrostatic</w:t>
      </w:r>
      <w:bookmarkEnd w:id="631"/>
    </w:p>
    <w:p w:rsidR="00A52150" w:rsidRPr="004F2B4F" w:rsidRDefault="00A52150" w:rsidP="002603CC">
      <w:pPr>
        <w:pStyle w:val="Heading4"/>
        <w:jc w:val="both"/>
        <w:rPr>
          <w:lang w:val="en-US"/>
        </w:rPr>
      </w:pPr>
      <w:bookmarkStart w:id="632" w:name="_Ref207199275"/>
      <w:bookmarkStart w:id="633" w:name="_Toc211006490"/>
      <w:bookmarkStart w:id="634" w:name="_Toc211933742"/>
      <w:bookmarkStart w:id="635" w:name="_Toc212190842"/>
      <w:bookmarkStart w:id="636" w:name="_Toc249984915"/>
      <w:bookmarkStart w:id="637" w:name="_Toc249985008"/>
      <w:r w:rsidRPr="004F2B4F">
        <w:rPr>
          <w:lang w:val="en-US"/>
        </w:rPr>
        <w:t>Global continuity equation</w:t>
      </w:r>
      <w:bookmarkEnd w:id="632"/>
      <w:bookmarkEnd w:id="633"/>
      <w:bookmarkEnd w:id="634"/>
      <w:bookmarkEnd w:id="635"/>
      <w:bookmarkEnd w:id="636"/>
      <w:bookmarkEnd w:id="637"/>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5" type="#_x0000_t75" style="width:128.2pt;height:27.8pt" o:ole="">
            <v:imagedata r:id="rId361" o:title=""/>
          </v:shape>
          <o:OLEObject Type="Embed" ProgID="Equation.DSMT4" ShapeID="_x0000_i1185" DrawAspect="Content" ObjectID="_1487145361" r:id="rId36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38" w:name="ZEqnNum98379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136</w:instrText>
        </w:r>
      </w:fldSimple>
      <w:r w:rsidR="00801832" w:rsidRPr="004F2B4F">
        <w:rPr>
          <w:lang w:val="en-US"/>
        </w:rPr>
        <w:instrText>)</w:instrText>
      </w:r>
      <w:bookmarkEnd w:id="638"/>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004E6E29" w:rsidRPr="004F2B4F">
        <w:rPr>
          <w:rFonts w:cs="Tahoma"/>
          <w:lang w:val="en-US"/>
        </w:rPr>
        <w:fldChar w:fldCharType="begin"/>
      </w:r>
      <w:r w:rsidRPr="004F2B4F">
        <w:rPr>
          <w:rFonts w:cs="Tahoma"/>
          <w:lang w:val="en-US"/>
        </w:rPr>
        <w:instrText xml:space="preserve"> GOTOBUTTON ZEqnNum983791  \* MERGEFORMAT </w:instrText>
      </w:r>
      <w:fldSimple w:instr=" REF ZEqnNum983791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136</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6" type="#_x0000_t75" style="width:206.75pt;height:30pt" o:ole="">
            <v:imagedata r:id="rId363" o:title=""/>
          </v:shape>
          <o:OLEObject Type="Embed" ProgID="Equation.DSMT4" ShapeID="_x0000_i1186" DrawAspect="Content" ObjectID="_1487145362" r:id="rId364"/>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39" w:name="ZEqnNum57083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137</w:instrText>
        </w:r>
      </w:fldSimple>
      <w:r w:rsidR="00801832" w:rsidRPr="004F2B4F">
        <w:rPr>
          <w:lang w:val="en-US"/>
        </w:rPr>
        <w:instrText>)</w:instrText>
      </w:r>
      <w:bookmarkEnd w:id="639"/>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7" type="#_x0000_t75" style="width:80.75pt;height:17.45pt" o:ole="">
            <v:imagedata r:id="rId365" o:title=""/>
          </v:shape>
          <o:OLEObject Type="Embed" ProgID="Equation.DSMT4" ShapeID="_x0000_i1187" DrawAspect="Content" ObjectID="_1487145363" r:id="rId366"/>
        </w:object>
      </w:r>
      <w:r w:rsidRPr="004F2B4F">
        <w:rPr>
          <w:rFonts w:cs="Tahoma"/>
          <w:lang w:val="en-US"/>
        </w:rPr>
        <w:t>,</w:t>
      </w:r>
      <w:r w:rsidRPr="004F2B4F">
        <w:rPr>
          <w:rFonts w:cs="Tahoma"/>
          <w:position w:val="-12"/>
          <w:lang w:val="en-US"/>
        </w:rPr>
        <w:object w:dxaOrig="1579" w:dyaOrig="340">
          <v:shape id="_x0000_i1188" type="#_x0000_t75" style="width:79.65pt;height:17.45pt" o:ole="">
            <v:imagedata r:id="rId367" o:title=""/>
          </v:shape>
          <o:OLEObject Type="Embed" ProgID="Equation.DSMT4" ShapeID="_x0000_i1188" DrawAspect="Content" ObjectID="_1487145364" r:id="rId368"/>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9" type="#_x0000_t75" style="width:242.75pt;height:54.55pt" o:ole="">
            <v:imagedata r:id="rId369" o:title=""/>
          </v:shape>
          <o:OLEObject Type="Embed" ProgID="Equation.DSMT4" ShapeID="_x0000_i1189" DrawAspect="Content" ObjectID="_1487145365" r:id="rId370"/>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40" w:name="ZEqnNum55903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138</w:instrText>
        </w:r>
      </w:fldSimple>
      <w:r w:rsidR="00801832" w:rsidRPr="004F2B4F">
        <w:rPr>
          <w:lang w:val="en-US"/>
        </w:rPr>
        <w:instrText>)</w:instrText>
      </w:r>
      <w:bookmarkEnd w:id="640"/>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90" type="#_x0000_t75" style="width:19.1pt;height:15.8pt" o:ole="">
            <v:imagedata r:id="rId371" o:title=""/>
          </v:shape>
          <o:OLEObject Type="Embed" ProgID="Equation.DSMT4" ShapeID="_x0000_i1190" DrawAspect="Content" ObjectID="_1487145366" r:id="rId372"/>
        </w:object>
      </w:r>
      <w:r w:rsidRPr="004F2B4F">
        <w:rPr>
          <w:lang w:val="en-US"/>
        </w:rPr>
        <w:t xml:space="preserve"> is set </w:t>
      </w:r>
      <w:proofErr w:type="gramStart"/>
      <w:r w:rsidRPr="004F2B4F">
        <w:rPr>
          <w:lang w:val="en-US"/>
        </w:rPr>
        <w:t xml:space="preserve">to </w:t>
      </w:r>
      <w:proofErr w:type="gramEnd"/>
      <w:r w:rsidRPr="004F2B4F">
        <w:rPr>
          <w:position w:val="-10"/>
          <w:lang w:val="en-US"/>
        </w:rPr>
        <w:object w:dxaOrig="340" w:dyaOrig="320">
          <v:shape id="_x0000_i1191" type="#_x0000_t75" style="width:17.45pt;height:15.8pt" o:ole="">
            <v:imagedata r:id="rId373" o:title=""/>
          </v:shape>
          <o:OLEObject Type="Embed" ProgID="Equation.DSMT4" ShapeID="_x0000_i1191" DrawAspect="Content" ObjectID="_1487145367" r:id="rId374"/>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2" type="#_x0000_t75" style="width:240.55pt;height:30pt" o:ole="">
            <v:imagedata r:id="rId375" o:title=""/>
          </v:shape>
          <o:OLEObject Type="Embed" ProgID="Equation.DSMT4" ShapeID="_x0000_i1192" DrawAspect="Content" ObjectID="_1487145368" r:id="rId376"/>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41" w:name="ZEqnNum452818"/>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139</w:instrText>
        </w:r>
      </w:fldSimple>
      <w:r w:rsidR="00801832" w:rsidRPr="004F2B4F">
        <w:rPr>
          <w:lang w:val="en-US"/>
        </w:rPr>
        <w:instrText>)</w:instrText>
      </w:r>
      <w:bookmarkEnd w:id="641"/>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3" type="#_x0000_t75" style="width:96.55pt;height:17.45pt" o:ole="">
            <v:imagedata r:id="rId377" o:title=""/>
          </v:shape>
          <o:OLEObject Type="Embed" ProgID="Equation.DSMT4" ShapeID="_x0000_i1193" DrawAspect="Content" ObjectID="_1487145369" r:id="rId378"/>
        </w:object>
      </w:r>
      <w:r w:rsidRPr="004F2B4F">
        <w:rPr>
          <w:rFonts w:cs="Tahoma"/>
          <w:lang w:val="en-US"/>
        </w:rPr>
        <w:t xml:space="preserve"> and </w:t>
      </w:r>
      <w:r w:rsidRPr="004F2B4F">
        <w:rPr>
          <w:rFonts w:cs="Tahoma"/>
          <w:position w:val="-8"/>
          <w:lang w:val="en-US"/>
        </w:rPr>
        <w:object w:dxaOrig="620" w:dyaOrig="300">
          <v:shape id="_x0000_i1194" type="#_x0000_t75" style="width:30pt;height:15.25pt" o:ole="">
            <v:imagedata r:id="rId379" o:title=""/>
          </v:shape>
          <o:OLEObject Type="Embed" ProgID="Equation.DSMT4" ShapeID="_x0000_i1194" DrawAspect="Content" ObjectID="_1487145370" r:id="rId380"/>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5" type="#_x0000_t75" style="width:390pt;height:30pt" o:ole="">
            <v:imagedata r:id="rId381" o:title=""/>
          </v:shape>
          <o:OLEObject Type="Embed" ProgID="Equation.DSMT4" ShapeID="_x0000_i1195" DrawAspect="Content" ObjectID="_1487145371" r:id="rId38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42" w:name="ZEqnNum654284"/>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140</w:instrText>
        </w:r>
      </w:fldSimple>
      <w:r w:rsidR="00801832" w:rsidRPr="004F2B4F">
        <w:rPr>
          <w:lang w:val="en-US"/>
        </w:rPr>
        <w:instrText>)</w:instrText>
      </w:r>
      <w:bookmarkEnd w:id="642"/>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6" type="#_x0000_t75" style="width:26.75pt;height:17.45pt" o:ole="">
            <v:imagedata r:id="rId383" o:title=""/>
          </v:shape>
          <o:OLEObject Type="Embed" ProgID="Equation.DSMT4" ShapeID="_x0000_i1196" DrawAspect="Content" ObjectID="_1487145372" r:id="rId384"/>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7" type="#_x0000_t75" style="width:34.35pt;height:15.8pt" o:ole="">
            <v:imagedata r:id="rId385" o:title=""/>
          </v:shape>
          <o:OLEObject Type="Embed" ProgID="Equation.DSMT4" ShapeID="_x0000_i1197" DrawAspect="Content" ObjectID="_1487145373" r:id="rId386"/>
        </w:object>
      </w:r>
      <w:r w:rsidRPr="004F2B4F">
        <w:rPr>
          <w:lang w:val="en-US"/>
        </w:rPr>
        <w:t xml:space="preserve"> and </w:t>
      </w:r>
      <w:r w:rsidRPr="004F2B4F">
        <w:rPr>
          <w:position w:val="-8"/>
          <w:lang w:val="en-US"/>
        </w:rPr>
        <w:object w:dxaOrig="639" w:dyaOrig="300">
          <v:shape id="_x0000_i1198" type="#_x0000_t75" style="width:31.65pt;height:15.25pt" o:ole="">
            <v:imagedata r:id="rId387" o:title=""/>
          </v:shape>
          <o:OLEObject Type="Embed" ProgID="Equation.DSMT4" ShapeID="_x0000_i1198" DrawAspect="Content" ObjectID="_1487145374" r:id="rId388"/>
        </w:object>
      </w:r>
      <w:r w:rsidRPr="004F2B4F">
        <w:rPr>
          <w:lang w:val="en-US"/>
        </w:rPr>
        <w:t xml:space="preserve"> are obtained in a similar manner. Note that the total flux </w:t>
      </w:r>
      <w:r w:rsidRPr="004F2B4F">
        <w:rPr>
          <w:position w:val="-12"/>
          <w:lang w:val="en-US"/>
        </w:rPr>
        <w:object w:dxaOrig="540" w:dyaOrig="340">
          <v:shape id="_x0000_i1199" type="#_x0000_t75" style="width:26.75pt;height:17.45pt" o:ole="">
            <v:imagedata r:id="rId389" o:title=""/>
          </v:shape>
          <o:OLEObject Type="Embed" ProgID="Equation.DSMT4" ShapeID="_x0000_i1199" DrawAspect="Content" ObjectID="_1487145375" r:id="rId390"/>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200" type="#_x0000_t75" style="width:235.1pt;height:17.45pt" o:ole="">
            <v:imagedata r:id="rId391" o:title=""/>
          </v:shape>
          <o:OLEObject Type="Embed" ProgID="Equation.DSMT4" ShapeID="_x0000_i1200" DrawAspect="Content" ObjectID="_1487145376" r:id="rId39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43" w:name="ZEqnNum673353"/>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141</w:instrText>
        </w:r>
      </w:fldSimple>
      <w:r w:rsidR="00801832" w:rsidRPr="004F2B4F">
        <w:rPr>
          <w:lang w:val="en-US"/>
        </w:rPr>
        <w:instrText>)</w:instrText>
      </w:r>
      <w:bookmarkEnd w:id="643"/>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004E6E29"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004E6E29" w:rsidRPr="004F2B4F">
        <w:rPr>
          <w:rFonts w:cs="Tahoma"/>
          <w:lang w:val="en-US"/>
        </w:rPr>
        <w:fldChar w:fldCharType="separate"/>
      </w:r>
      <w:r w:rsidRPr="004F2B4F">
        <w:rPr>
          <w:rFonts w:cs="Tahoma"/>
          <w:noProof/>
          <w:lang w:val="en-US"/>
        </w:rPr>
        <w:t>Hirsch, 2007)</w:t>
      </w:r>
      <w:r w:rsidR="004E6E29" w:rsidRPr="004F2B4F">
        <w:rPr>
          <w:rFonts w:cs="Tahoma"/>
          <w:lang w:val="en-US"/>
        </w:rPr>
        <w:fldChar w:fldCharType="end"/>
      </w:r>
    </w:p>
    <w:p w:rsidR="00A52150" w:rsidRPr="004F2B4F" w:rsidRDefault="00A52150" w:rsidP="002603CC">
      <w:pPr>
        <w:pStyle w:val="Heading4"/>
        <w:jc w:val="both"/>
        <w:rPr>
          <w:lang w:val="en-US"/>
        </w:rPr>
      </w:pPr>
      <w:bookmarkStart w:id="644" w:name="_Toc249984916"/>
      <w:bookmarkStart w:id="645" w:name="_Toc249985009"/>
      <w:r w:rsidRPr="004F2B4F">
        <w:rPr>
          <w:lang w:val="en-US"/>
        </w:rPr>
        <w:t>Local continuity equation</w:t>
      </w:r>
      <w:bookmarkEnd w:id="644"/>
      <w:bookmarkEnd w:id="645"/>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1" type="#_x0000_t75" style="width:202.35pt;height:31.65pt" o:ole="">
            <v:imagedata r:id="rId393" o:title=""/>
          </v:shape>
          <o:OLEObject Type="Embed" ProgID="Equation.DSMT4" ShapeID="_x0000_i1201" DrawAspect="Content" ObjectID="_1487145377" r:id="rId394"/>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46" w:name="ZEqnNum686131"/>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142</w:instrText>
        </w:r>
      </w:fldSimple>
      <w:r w:rsidR="00801832" w:rsidRPr="004F2B4F">
        <w:rPr>
          <w:lang w:val="en-US"/>
        </w:rPr>
        <w:instrText>)</w:instrText>
      </w:r>
      <w:bookmarkEnd w:id="646"/>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2" type="#_x0000_t75" style="width:423.8pt;height:30pt" o:ole="">
            <v:imagedata r:id="rId395" o:title=""/>
          </v:shape>
          <o:OLEObject Type="Embed" ProgID="Equation.DSMT4" ShapeID="_x0000_i1202" DrawAspect="Content" ObjectID="_1487145378" r:id="rId396"/>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47" w:name="ZEqnNum863615"/>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143</w:instrText>
        </w:r>
      </w:fldSimple>
      <w:r w:rsidR="00801832" w:rsidRPr="004F2B4F">
        <w:rPr>
          <w:lang w:val="en-US"/>
        </w:rPr>
        <w:instrText>)</w:instrText>
      </w:r>
      <w:bookmarkEnd w:id="647"/>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3" type="#_x0000_t75" style="width:46.9pt;height:15.8pt" o:ole="">
            <v:imagedata r:id="rId397" o:title=""/>
          </v:shape>
          <o:OLEObject Type="Embed" ProgID="Equation.DSMT4" ShapeID="_x0000_i1203" DrawAspect="Content" ObjectID="_1487145379" r:id="rId398"/>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648" w:name="_Toc249984917"/>
      <w:bookmarkStart w:id="649" w:name="_Toc249985010"/>
      <w:r w:rsidRPr="004F2B4F">
        <w:rPr>
          <w:lang w:val="en-US"/>
        </w:rPr>
        <w:t>Horizontal Momentum</w:t>
      </w:r>
      <w:bookmarkEnd w:id="648"/>
      <w:bookmarkEnd w:id="649"/>
    </w:p>
    <w:p w:rsidR="00A52150" w:rsidRPr="004F2B4F" w:rsidRDefault="00A52150" w:rsidP="002603CC">
      <w:pPr>
        <w:rPr>
          <w:lang w:val="en-US"/>
        </w:rPr>
      </w:pPr>
      <w:r w:rsidRPr="004F2B4F">
        <w:rPr>
          <w:lang w:val="en-US"/>
        </w:rPr>
        <w:t xml:space="preserve">To obtain a conservative discretisation of the momentum equation the approach from </w:t>
      </w:r>
      <w:r w:rsidR="004E6E29"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4E6E29" w:rsidRPr="004F2B4F">
        <w:rPr>
          <w:lang w:val="en-US"/>
        </w:rPr>
        <w:fldChar w:fldCharType="separate"/>
      </w:r>
      <w:r w:rsidRPr="004F2B4F">
        <w:rPr>
          <w:noProof/>
          <w:lang w:val="en-US"/>
        </w:rPr>
        <w:t>Stelling and Duinmeijer (2003)</w:t>
      </w:r>
      <w:r w:rsidR="004E6E29"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004E6E29"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004E6E29" w:rsidRPr="004F2B4F">
        <w:rPr>
          <w:lang w:val="en-US"/>
        </w:rPr>
        <w:fldChar w:fldCharType="separate"/>
      </w:r>
      <w:r w:rsidRPr="004F2B4F">
        <w:rPr>
          <w:noProof/>
          <w:lang w:val="en-US"/>
        </w:rPr>
        <w:t>MacCormack (1969)</w:t>
      </w:r>
      <w:r w:rsidR="004E6E29"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4" type="#_x0000_t75" style="width:19.1pt;height:12pt" o:ole="">
            <v:imagedata r:id="rId399" o:title=""/>
          </v:shape>
          <o:OLEObject Type="Embed" ProgID="Equation.DSMT4" ShapeID="_x0000_i1204" DrawAspect="Content" ObjectID="_1487145380" r:id="rId400"/>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5" type="#_x0000_t75" style="width:345.25pt;height:29.45pt" o:ole="">
            <v:imagedata r:id="rId401" o:title=""/>
          </v:shape>
          <o:OLEObject Type="Embed" ProgID="Equation.DSMT4" ShapeID="_x0000_i1205" DrawAspect="Content" ObjectID="_1487145381" r:id="rId40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0" w:name="ZEqnNum973790"/>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144</w:instrText>
        </w:r>
      </w:fldSimple>
      <w:r w:rsidR="00801832" w:rsidRPr="004F2B4F">
        <w:rPr>
          <w:lang w:val="en-US"/>
        </w:rPr>
        <w:instrText>)</w:instrText>
      </w:r>
      <w:bookmarkEnd w:id="650"/>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6" type="#_x0000_t75" style="width:340.9pt;height:69.25pt" o:ole="">
            <v:imagedata r:id="rId403" o:title=""/>
          </v:shape>
          <o:OLEObject Type="Embed" ProgID="Equation.DSMT4" ShapeID="_x0000_i1206" DrawAspect="Content" ObjectID="_1487145382" r:id="rId404"/>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1" w:name="ZEqnNum94713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145</w:instrText>
        </w:r>
      </w:fldSimple>
      <w:r w:rsidR="00801832" w:rsidRPr="004F2B4F">
        <w:rPr>
          <w:lang w:val="en-US"/>
        </w:rPr>
        <w:instrText>)</w:instrText>
      </w:r>
      <w:bookmarkEnd w:id="651"/>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7" type="#_x0000_t75" style="width:308.75pt;height:101.45pt" o:ole="">
            <v:imagedata r:id="rId405" o:title=""/>
          </v:shape>
          <o:OLEObject Type="Embed" ProgID="Equation.DSMT4" ShapeID="_x0000_i1207" DrawAspect="Content" ObjectID="_1487145383" r:id="rId406"/>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146</w:instrText>
        </w:r>
      </w:fldSimple>
      <w:r w:rsidR="00801832" w:rsidRPr="004F2B4F">
        <w:rPr>
          <w:lang w:val="en-US"/>
        </w:rPr>
        <w:instrText>)</w:instrText>
      </w:r>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8" type="#_x0000_t75" style="width:27.8pt;height:17.45pt" o:ole="">
            <v:imagedata r:id="rId407" o:title=""/>
          </v:shape>
          <o:OLEObject Type="Embed" ProgID="Equation.DSMT4" ShapeID="_x0000_i1208" DrawAspect="Content" ObjectID="_1487145384" r:id="rId408"/>
        </w:object>
      </w:r>
      <w:r w:rsidRPr="004F2B4F">
        <w:rPr>
          <w:rFonts w:cs="Tahoma"/>
          <w:lang w:val="en-US"/>
        </w:rPr>
        <w:t xml:space="preserve"> and </w:t>
      </w:r>
      <w:r w:rsidRPr="004F2B4F">
        <w:rPr>
          <w:rFonts w:cs="Tahoma"/>
          <w:position w:val="-12"/>
          <w:lang w:val="en-US"/>
        </w:rPr>
        <w:object w:dxaOrig="660" w:dyaOrig="400">
          <v:shape id="_x0000_i1209" type="#_x0000_t75" style="width:33.25pt;height:20.2pt" o:ole="">
            <v:imagedata r:id="rId409" o:title=""/>
          </v:shape>
          <o:OLEObject Type="Embed" ProgID="Equation.DSMT4" ShapeID="_x0000_i1209" DrawAspect="Content" ObjectID="_1487145385" r:id="rId410"/>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10" type="#_x0000_t75" style="width:89.45pt;height:15.8pt" o:ole="">
            <v:imagedata r:id="rId411" o:title=""/>
          </v:shape>
          <o:OLEObject Type="Embed" ProgID="Equation.DSMT4" ShapeID="_x0000_i1210" DrawAspect="Content" ObjectID="_1487145386" r:id="rId41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2" w:name="ZEqnNum786367"/>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147</w:instrText>
        </w:r>
      </w:fldSimple>
      <w:r w:rsidR="00801832" w:rsidRPr="004F2B4F">
        <w:rPr>
          <w:lang w:val="en-US"/>
        </w:rPr>
        <w:instrText>)</w:instrText>
      </w:r>
      <w:bookmarkEnd w:id="652"/>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1" type="#_x0000_t75" style="width:29.45pt;height:15.8pt" o:ole="">
            <v:imagedata r:id="rId413" o:title=""/>
          </v:shape>
          <o:OLEObject Type="Embed" ProgID="Equation.DSMT4" ShapeID="_x0000_i1211" DrawAspect="Content" ObjectID="_1487145387" r:id="rId414"/>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2" type="#_x0000_t75" style="width:20.2pt;height:15.8pt" o:ole="">
            <v:imagedata r:id="rId415" o:title=""/>
          </v:shape>
          <o:OLEObject Type="Embed" ProgID="Equation.DSMT4" ShapeID="_x0000_i1212" DrawAspect="Content" ObjectID="_1487145388" r:id="rId416"/>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3" type="#_x0000_t75" style="width:29.45pt;height:15.8pt" o:ole="">
            <v:imagedata r:id="rId417" o:title=""/>
          </v:shape>
          <o:OLEObject Type="Embed" ProgID="Equation.DSMT4" ShapeID="_x0000_i1213" DrawAspect="Content" ObjectID="_1487145389" r:id="rId418"/>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4" type="#_x0000_t75" style="width:391.65pt;height:30pt" o:ole="">
            <v:imagedata r:id="rId419" o:title=""/>
          </v:shape>
          <o:OLEObject Type="Embed" ProgID="Equation.DSMT4" ShapeID="_x0000_i1214" DrawAspect="Content" ObjectID="_1487145390" r:id="rId420"/>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148</w:instrText>
        </w:r>
      </w:fldSimple>
      <w:r w:rsidR="00801832" w:rsidRPr="004F2B4F">
        <w:rPr>
          <w:lang w:val="en-US"/>
        </w:rPr>
        <w:instrText>)</w:instrText>
      </w:r>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5" type="#_x0000_t75" style="width:24pt;height:15.8pt" o:ole="">
            <v:imagedata r:id="rId421" o:title=""/>
          </v:shape>
          <o:OLEObject Type="Embed" ProgID="Equation.DSMT4" ShapeID="_x0000_i1215" DrawAspect="Content" ObjectID="_1487145391" r:id="rId422"/>
        </w:object>
      </w:r>
      <w:r w:rsidRPr="004F2B4F">
        <w:rPr>
          <w:lang w:val="en-US"/>
        </w:rPr>
        <w:t>represents the average pressure over the vertical which is approximated with</w:t>
      </w:r>
      <w:r w:rsidRPr="004F2B4F">
        <w:rPr>
          <w:position w:val="-10"/>
          <w:lang w:val="en-US"/>
        </w:rPr>
        <w:object w:dxaOrig="1240" w:dyaOrig="320">
          <v:shape id="_x0000_i1216" type="#_x0000_t75" style="width:61.65pt;height:15.8pt" o:ole="">
            <v:imagedata r:id="rId423" o:title=""/>
          </v:shape>
          <o:OLEObject Type="Embed" ProgID="Equation.DSMT4" ShapeID="_x0000_i1216" DrawAspect="Content" ObjectID="_1487145392" r:id="rId424"/>
        </w:object>
      </w:r>
      <w:r w:rsidRPr="004F2B4F">
        <w:rPr>
          <w:lang w:val="en-US"/>
        </w:rPr>
        <w:t xml:space="preserve">, in which </w:t>
      </w:r>
      <w:r w:rsidRPr="004F2B4F">
        <w:rPr>
          <w:position w:val="-10"/>
          <w:lang w:val="en-US"/>
        </w:rPr>
        <w:object w:dxaOrig="480" w:dyaOrig="320">
          <v:shape id="_x0000_i1217" type="#_x0000_t75" style="width:24pt;height:15.8pt" o:ole="">
            <v:imagedata r:id="rId425" o:title=""/>
          </v:shape>
          <o:OLEObject Type="Embed" ProgID="Equation.DSMT4" ShapeID="_x0000_i1217" DrawAspect="Content" ObjectID="_1487145393" r:id="rId426"/>
        </w:object>
      </w:r>
      <w:r w:rsidRPr="004F2B4F">
        <w:rPr>
          <w:lang w:val="en-US"/>
        </w:rPr>
        <w:t xml:space="preserve"> is the pressure at the bottom. Furthermore </w:t>
      </w:r>
      <w:r w:rsidRPr="004F2B4F">
        <w:rPr>
          <w:position w:val="-12"/>
          <w:lang w:val="en-US"/>
        </w:rPr>
        <w:object w:dxaOrig="480" w:dyaOrig="340">
          <v:shape id="_x0000_i1218" type="#_x0000_t75" style="width:24pt;height:17.45pt" o:ole="">
            <v:imagedata r:id="rId427" o:title=""/>
          </v:shape>
          <o:OLEObject Type="Embed" ProgID="Equation.DSMT4" ShapeID="_x0000_i1218" DrawAspect="Content" ObjectID="_1487145394" r:id="rId428"/>
        </w:object>
      </w:r>
      <w:r w:rsidRPr="004F2B4F">
        <w:rPr>
          <w:lang w:val="en-US"/>
        </w:rPr>
        <w:t xml:space="preserve"> is given as</w:t>
      </w:r>
      <w:r w:rsidRPr="004F2B4F">
        <w:rPr>
          <w:position w:val="-14"/>
          <w:lang w:val="en-US"/>
        </w:rPr>
        <w:object w:dxaOrig="1980" w:dyaOrig="380">
          <v:shape id="_x0000_i1219" type="#_x0000_t75" style="width:99.25pt;height:19.1pt" o:ole="">
            <v:imagedata r:id="rId429" o:title=""/>
          </v:shape>
          <o:OLEObject Type="Embed" ProgID="Equation.DSMT4" ShapeID="_x0000_i1219" DrawAspect="Content" ObjectID="_1487145395" r:id="rId430"/>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004E6E29" w:rsidRPr="004F2B4F">
        <w:rPr>
          <w:rFonts w:cs="Tahoma"/>
          <w:lang w:val="en-US"/>
        </w:rPr>
        <w:fldChar w:fldCharType="begin"/>
      </w:r>
      <w:r w:rsidRPr="004F2B4F">
        <w:rPr>
          <w:rFonts w:cs="Tahoma"/>
          <w:lang w:val="en-US"/>
        </w:rPr>
        <w:instrText xml:space="preserve"> GOTOBUTTON ZEqnNum947132  \* MERGEFORMAT </w:instrText>
      </w:r>
      <w:fldSimple w:instr=" REF ZEqnNum947132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145</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004E6E29" w:rsidRPr="004F2B4F">
        <w:rPr>
          <w:rFonts w:cs="Tahoma"/>
          <w:lang w:val="en-US"/>
        </w:rPr>
        <w:fldChar w:fldCharType="begin"/>
      </w:r>
      <w:r w:rsidRPr="004F2B4F">
        <w:rPr>
          <w:rFonts w:cs="Tahoma"/>
          <w:lang w:val="en-US"/>
        </w:rPr>
        <w:instrText xml:space="preserve"> GOTOBUTTON ZEqnNum947132  \* MERGEFORMAT </w:instrText>
      </w:r>
      <w:fldSimple w:instr=" REF ZEqnNum947132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145</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20" type="#_x0000_t75" style="width:12pt;height:12pt" o:ole="">
            <v:imagedata r:id="rId431" o:title=""/>
          </v:shape>
          <o:OLEObject Type="Embed" ProgID="Equation.DSMT4" ShapeID="_x0000_i1220" DrawAspect="Content" ObjectID="_1487145396" r:id="rId432"/>
        </w:object>
      </w:r>
      <w:r w:rsidRPr="004F2B4F">
        <w:rPr>
          <w:rFonts w:cs="Tahoma"/>
          <w:lang w:val="en-US"/>
        </w:rPr>
        <w:t xml:space="preserve">we use the method by </w:t>
      </w:r>
      <w:r w:rsidR="004E6E29"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4E6E29" w:rsidRPr="004F2B4F">
        <w:rPr>
          <w:rFonts w:cs="Tahoma"/>
          <w:lang w:val="en-US"/>
        </w:rPr>
        <w:fldChar w:fldCharType="separate"/>
      </w:r>
      <w:r w:rsidRPr="004F2B4F">
        <w:rPr>
          <w:rFonts w:cs="Tahoma"/>
          <w:noProof/>
          <w:lang w:val="en-US"/>
        </w:rPr>
        <w:t>Stelling and Duinmeijer (2003)</w:t>
      </w:r>
      <w:r w:rsidR="004E6E29"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1" type="#_x0000_t75" style="width:40.35pt;height:20.2pt" o:ole="">
            <v:imagedata r:id="rId433" o:title=""/>
          </v:shape>
          <o:OLEObject Type="Embed" ProgID="Equation.DSMT4" ShapeID="_x0000_i1221" DrawAspect="Content" ObjectID="_1487145397" r:id="rId434"/>
        </w:object>
      </w:r>
      <w:r w:rsidRPr="004F2B4F">
        <w:rPr>
          <w:rFonts w:cs="Tahoma"/>
          <w:lang w:val="en-US"/>
        </w:rPr>
        <w:t xml:space="preserve"> and </w:t>
      </w:r>
      <w:r w:rsidRPr="004F2B4F">
        <w:rPr>
          <w:rFonts w:cs="Tahoma"/>
          <w:position w:val="-16"/>
          <w:lang w:val="en-US"/>
        </w:rPr>
        <w:object w:dxaOrig="800" w:dyaOrig="420">
          <v:shape id="_x0000_i1222" type="#_x0000_t75" style="width:40.35pt;height:20.2pt" o:ole="">
            <v:imagedata r:id="rId435" o:title=""/>
          </v:shape>
          <o:OLEObject Type="Embed" ProgID="Equation.DSMT4" ShapeID="_x0000_i1222" DrawAspect="Content" ObjectID="_1487145398" r:id="rId436"/>
        </w:object>
      </w:r>
      <w:r w:rsidRPr="004F2B4F">
        <w:rPr>
          <w:rFonts w:cs="Tahoma"/>
          <w:lang w:val="en-US"/>
        </w:rPr>
        <w:t xml:space="preserve"> are approximated as </w:t>
      </w:r>
      <w:r w:rsidRPr="004F2B4F">
        <w:rPr>
          <w:rFonts w:cs="Tahoma"/>
          <w:position w:val="-12"/>
          <w:lang w:val="en-US"/>
        </w:rPr>
        <w:object w:dxaOrig="920" w:dyaOrig="360">
          <v:shape id="_x0000_i1223" type="#_x0000_t75" style="width:44.75pt;height:19.1pt" o:ole="">
            <v:imagedata r:id="rId437" o:title=""/>
          </v:shape>
          <o:OLEObject Type="Embed" ProgID="Equation.DSMT4" ShapeID="_x0000_i1223" DrawAspect="Content" ObjectID="_1487145399" r:id="rId438"/>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4" type="#_x0000_t75" style="width:44.75pt;height:15.8pt" o:ole="">
            <v:imagedata r:id="rId439" o:title=""/>
          </v:shape>
          <o:OLEObject Type="Embed" ProgID="Equation.DSMT4" ShapeID="_x0000_i1224" DrawAspect="Content" ObjectID="_1487145400" r:id="rId440"/>
        </w:object>
      </w:r>
      <w:r w:rsidRPr="004F2B4F">
        <w:rPr>
          <w:rFonts w:cs="Tahoma"/>
          <w:lang w:val="en-US"/>
        </w:rPr>
        <w:t xml:space="preserve">. Now using </w:t>
      </w:r>
      <w:r w:rsidR="004E6E29" w:rsidRPr="004F2B4F">
        <w:rPr>
          <w:rFonts w:cs="Tahoma"/>
          <w:lang w:val="en-US"/>
        </w:rPr>
        <w:fldChar w:fldCharType="begin"/>
      </w:r>
      <w:r w:rsidRPr="004F2B4F">
        <w:rPr>
          <w:rFonts w:cs="Tahoma"/>
          <w:lang w:val="en-US"/>
        </w:rPr>
        <w:instrText xml:space="preserve"> GOTOBUTTON ZEqnNum570839  \* MERGEFORMAT </w:instrText>
      </w:r>
      <w:fldSimple w:instr=" REF ZEqnNum570839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137</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5" type="#_x0000_t75" style="width:40.35pt;height:20.2pt" o:ole="">
            <v:imagedata r:id="rId441" o:title=""/>
          </v:shape>
          <o:OLEObject Type="Embed" ProgID="Equation.DSMT4" ShapeID="_x0000_i1225" DrawAspect="Content" ObjectID="_1487145401" r:id="rId442"/>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6" type="#_x0000_t75" style="width:320.2pt;height:30pt" o:ole="">
            <v:imagedata r:id="rId443" o:title=""/>
          </v:shape>
          <o:OLEObject Type="Embed" ProgID="Equation.DSMT4" ShapeID="_x0000_i1226" DrawAspect="Content" ObjectID="_1487145402" r:id="rId444"/>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3" w:name="ZEqnNum191993"/>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149</w:instrText>
        </w:r>
      </w:fldSimple>
      <w:r w:rsidR="00801832" w:rsidRPr="004F2B4F">
        <w:rPr>
          <w:lang w:val="en-US"/>
        </w:rPr>
        <w:instrText>)</w:instrText>
      </w:r>
      <w:bookmarkEnd w:id="653"/>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7" type="#_x0000_t75" style="width:367.1pt;height:19.1pt" o:ole="">
            <v:imagedata r:id="rId445" o:title=""/>
          </v:shape>
          <o:OLEObject Type="Embed" ProgID="Equation.DSMT4" ShapeID="_x0000_i1227" DrawAspect="Content" ObjectID="_1487145403" r:id="rId446"/>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004E6E29" w:rsidRPr="004F2B4F">
        <w:rPr>
          <w:rFonts w:cs="Tahoma"/>
          <w:lang w:val="en-US"/>
        </w:rPr>
        <w:fldChar w:fldCharType="begin"/>
      </w:r>
      <w:r w:rsidRPr="004F2B4F">
        <w:rPr>
          <w:rFonts w:cs="Tahoma"/>
          <w:lang w:val="en-US"/>
        </w:rPr>
        <w:instrText xml:space="preserve"> GOTOBUTTON ZEqnNum191993  \* MERGEFORMAT </w:instrText>
      </w:r>
      <w:fldSimple w:instr=" REF ZEqnNum191993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149</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into </w:t>
      </w:r>
      <w:r w:rsidR="004E6E29" w:rsidRPr="004F2B4F">
        <w:rPr>
          <w:rFonts w:cs="Tahoma"/>
          <w:lang w:val="en-US"/>
        </w:rPr>
        <w:fldChar w:fldCharType="begin"/>
      </w:r>
      <w:r w:rsidRPr="004F2B4F">
        <w:rPr>
          <w:rFonts w:cs="Tahoma"/>
          <w:lang w:val="en-US"/>
        </w:rPr>
        <w:instrText xml:space="preserve"> GOTOBUTTON ZEqnNum947132  \* MERGEFORMAT </w:instrText>
      </w:r>
      <w:fldSimple w:instr=" REF ZEqnNum947132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145</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8" type="#_x0000_t75" style="width:21.8pt;height:15.25pt" o:ole="">
            <v:imagedata r:id="rId447" o:title=""/>
          </v:shape>
          <o:OLEObject Type="Embed" ProgID="Equation.DSMT4" ShapeID="_x0000_i1228" DrawAspect="Content" ObjectID="_1487145404" r:id="rId448"/>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9" type="#_x0000_t75" style="width:373.65pt;height:124.9pt" o:ole="">
            <v:imagedata r:id="rId449" o:title=""/>
          </v:shape>
          <o:OLEObject Type="Embed" ProgID="Equation.DSMT4" ShapeID="_x0000_i1229" DrawAspect="Content" ObjectID="_1487145405" r:id="rId450"/>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4" w:name="ZEqnNum18417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150</w:instrText>
        </w:r>
      </w:fldSimple>
      <w:r w:rsidR="00801832" w:rsidRPr="004F2B4F">
        <w:rPr>
          <w:lang w:val="en-US"/>
        </w:rPr>
        <w:instrText>)</w:instrText>
      </w:r>
      <w:bookmarkEnd w:id="654"/>
      <w:r w:rsidR="004E6E29"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30" type="#_x0000_t75" style="width:24pt;height:15.8pt" o:ole="">
            <v:imagedata r:id="rId451" o:title=""/>
          </v:shape>
          <o:OLEObject Type="Embed" ProgID="Equation.DSMT4" ShapeID="_x0000_i1230" DrawAspect="Content" ObjectID="_1487145406" r:id="rId452"/>
        </w:object>
      </w:r>
      <w:r w:rsidRPr="004F2B4F">
        <w:rPr>
          <w:rFonts w:cs="Tahoma"/>
          <w:lang w:val="en-US"/>
        </w:rPr>
        <w:t>and</w:t>
      </w:r>
      <w:r w:rsidRPr="004F2B4F">
        <w:rPr>
          <w:rFonts w:cs="Tahoma"/>
          <w:position w:val="-10"/>
          <w:lang w:val="en-US"/>
        </w:rPr>
        <w:object w:dxaOrig="480" w:dyaOrig="320">
          <v:shape id="_x0000_i1231" type="#_x0000_t75" style="width:24pt;height:15.8pt" o:ole="">
            <v:imagedata r:id="rId453" o:title=""/>
          </v:shape>
          <o:OLEObject Type="Embed" ProgID="Equation.DSMT4" ShapeID="_x0000_i1231" DrawAspect="Content" ObjectID="_1487145407" r:id="rId454"/>
        </w:object>
      </w:r>
      <w:r w:rsidRPr="004F2B4F">
        <w:rPr>
          <w:rFonts w:cs="Tahoma"/>
          <w:lang w:val="en-US"/>
        </w:rPr>
        <w:t xml:space="preserve">. This is exactly the approximation used by </w:t>
      </w:r>
      <w:r w:rsidR="004E6E29"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4E6E29" w:rsidRPr="004F2B4F">
        <w:rPr>
          <w:rFonts w:cs="Tahoma"/>
          <w:lang w:val="en-US"/>
        </w:rPr>
        <w:fldChar w:fldCharType="separate"/>
      </w:r>
      <w:r w:rsidRPr="004F2B4F">
        <w:rPr>
          <w:rFonts w:cs="Tahoma"/>
          <w:noProof/>
          <w:lang w:val="en-US"/>
        </w:rPr>
        <w:t>Stelling and Duinmeijer (2003)</w:t>
      </w:r>
      <w:r w:rsidR="004E6E29"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004E6E29" w:rsidRPr="004F2B4F">
        <w:rPr>
          <w:lang w:val="en-US"/>
        </w:rPr>
        <w:fldChar w:fldCharType="begin"/>
      </w:r>
      <w:r w:rsidRPr="004F2B4F">
        <w:rPr>
          <w:lang w:val="en-US"/>
        </w:rPr>
        <w:instrText xml:space="preserve"> GOTOBUTTON ZEqnNum184179  \* MERGEFORMAT </w:instrText>
      </w:r>
      <w:fldSimple w:instr=" REF ZEqnNum184179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150</w:instrText>
        </w:r>
        <w:r w:rsidR="000C1056" w:rsidRPr="004F2B4F">
          <w:rPr>
            <w:lang w:val="en-US"/>
          </w:rPr>
          <w:instrText>)</w:instrText>
        </w:r>
      </w:fldSimple>
      <w:r w:rsidR="004E6E29"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2" type="#_x0000_t75" style="width:341.45pt;height:67.65pt" o:ole="">
            <v:imagedata r:id="rId455" o:title=""/>
          </v:shape>
          <o:OLEObject Type="Embed" ProgID="Equation.DSMT4" ShapeID="_x0000_i1232" DrawAspect="Content" ObjectID="_1487145408" r:id="rId456"/>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151</w:instrText>
        </w:r>
      </w:fldSimple>
      <w:r w:rsidR="00801832" w:rsidRPr="004F2B4F">
        <w:rPr>
          <w:lang w:val="en-US"/>
        </w:rPr>
        <w:instrText>)</w:instrText>
      </w:r>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26"/>
          <w:lang w:val="en-US"/>
        </w:rPr>
        <w:object w:dxaOrig="7020" w:dyaOrig="2620">
          <v:shape id="_x0000_i1233" type="#_x0000_t75" style="width:350.2pt;height:131.45pt" o:ole="">
            <v:imagedata r:id="rId457" o:title=""/>
          </v:shape>
          <o:OLEObject Type="Embed" ProgID="Equation.DSMT4" ShapeID="_x0000_i1233" DrawAspect="Content" ObjectID="_1487145409" r:id="rId458"/>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5" w:name="ZEqnNum382659"/>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152</w:instrText>
        </w:r>
      </w:fldSimple>
      <w:r w:rsidR="00801832" w:rsidRPr="004F2B4F">
        <w:rPr>
          <w:lang w:val="en-US"/>
        </w:rPr>
        <w:instrText>)</w:instrText>
      </w:r>
      <w:bookmarkEnd w:id="655"/>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4" type="#_x0000_t75" style="width:30pt;height:15.25pt" o:ole="">
            <v:imagedata r:id="rId459" o:title=""/>
          </v:shape>
          <o:OLEObject Type="Embed" ProgID="Equation.DSMT4" ShapeID="_x0000_i1234" DrawAspect="Content" ObjectID="_1487145410" r:id="rId460"/>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5" type="#_x0000_t75" style="width:307.1pt;height:30pt" o:ole="">
            <v:imagedata r:id="rId461" o:title=""/>
          </v:shape>
          <o:OLEObject Type="Embed" ProgID="Equation.DSMT4" ShapeID="_x0000_i1235" DrawAspect="Content" ObjectID="_1487145411" r:id="rId46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6" w:name="ZEqnNum771022"/>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153</w:instrText>
        </w:r>
      </w:fldSimple>
      <w:r w:rsidR="00801832" w:rsidRPr="004F2B4F">
        <w:rPr>
          <w:lang w:val="en-US"/>
        </w:rPr>
        <w:instrText>)</w:instrText>
      </w:r>
      <w:bookmarkEnd w:id="656"/>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6" type="#_x0000_t75" style="width:10.35pt;height:12pt" o:ole="">
            <v:imagedata r:id="rId463" o:title=""/>
          </v:shape>
          <o:OLEObject Type="Embed" ProgID="Equation.DSMT4" ShapeID="_x0000_i1236" DrawAspect="Content" ObjectID="_1487145412" r:id="rId464"/>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7" type="#_x0000_t75" style="width:37.65pt;height:15.25pt" o:ole="">
            <v:imagedata r:id="rId465" o:title=""/>
          </v:shape>
          <o:OLEObject Type="Embed" ProgID="Equation.DSMT4" ShapeID="_x0000_i1237" DrawAspect="Content" ObjectID="_1487145413" r:id="rId466"/>
        </w:object>
      </w:r>
      <w:r w:rsidRPr="004F2B4F">
        <w:rPr>
          <w:rFonts w:cs="Tahoma"/>
          <w:lang w:val="en-US"/>
        </w:rPr>
        <w:t>,</w:t>
      </w:r>
      <w:r w:rsidRPr="004F2B4F">
        <w:rPr>
          <w:rFonts w:cs="Tahoma"/>
          <w:position w:val="-8"/>
          <w:lang w:val="en-US"/>
        </w:rPr>
        <w:object w:dxaOrig="480" w:dyaOrig="300">
          <v:shape id="_x0000_i1238" type="#_x0000_t75" style="width:24pt;height:15.25pt" o:ole="">
            <v:imagedata r:id="rId467" o:title=""/>
          </v:shape>
          <o:OLEObject Type="Embed" ProgID="Equation.DSMT4" ShapeID="_x0000_i1238" DrawAspect="Content" ObjectID="_1487145414" r:id="rId468"/>
        </w:object>
      </w:r>
      <w:r w:rsidRPr="004F2B4F">
        <w:rPr>
          <w:rFonts w:cs="Tahoma"/>
          <w:lang w:val="en-US"/>
        </w:rPr>
        <w:t xml:space="preserve"> and</w:t>
      </w:r>
      <w:r w:rsidRPr="004F2B4F">
        <w:rPr>
          <w:rFonts w:cs="Tahoma"/>
          <w:position w:val="-8"/>
          <w:lang w:val="en-US"/>
        </w:rPr>
        <w:object w:dxaOrig="720" w:dyaOrig="300">
          <v:shape id="_x0000_i1239" type="#_x0000_t75" style="width:37.1pt;height:15.25pt" o:ole="">
            <v:imagedata r:id="rId469" o:title=""/>
          </v:shape>
          <o:OLEObject Type="Embed" ProgID="Equation.DSMT4" ShapeID="_x0000_i1239" DrawAspect="Content" ObjectID="_1487145415" r:id="rId470"/>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657" w:name="_Toc249984918"/>
      <w:bookmarkStart w:id="658" w:name="_Toc249985011"/>
      <w:r w:rsidRPr="004F2B4F">
        <w:rPr>
          <w:lang w:val="en-US"/>
        </w:rPr>
        <w:t>Vertical momentum equation</w:t>
      </w:r>
      <w:bookmarkEnd w:id="657"/>
      <w:bookmarkEnd w:id="658"/>
      <w:r w:rsidRPr="004F2B4F">
        <w:rPr>
          <w:lang w:val="en-US"/>
        </w:rPr>
        <w:t>s</w:t>
      </w:r>
    </w:p>
    <w:p w:rsidR="00A52150" w:rsidRPr="004F2B4F" w:rsidRDefault="00A52150" w:rsidP="002603CC">
      <w:pPr>
        <w:rPr>
          <w:lang w:val="en-US"/>
        </w:rPr>
      </w:pPr>
      <w:r w:rsidRPr="004F2B4F">
        <w:rPr>
          <w:lang w:val="en-US"/>
        </w:rPr>
        <w:t xml:space="preserve">The vertical momentum equation </w:t>
      </w:r>
      <w:r w:rsidR="004E6E29" w:rsidRPr="004F2B4F">
        <w:rPr>
          <w:lang w:val="en-US"/>
        </w:rPr>
        <w:fldChar w:fldCharType="begin"/>
      </w:r>
      <w:r w:rsidRPr="004F2B4F">
        <w:rPr>
          <w:lang w:val="en-US"/>
        </w:rPr>
        <w:instrText xml:space="preserve"> GOTOBUTTON ZEqnNum279142  \* MERGEFORMAT </w:instrText>
      </w:r>
      <w:r w:rsidR="004E6E29" w:rsidRPr="004F2B4F">
        <w:rPr>
          <w:lang w:val="en-US"/>
        </w:rPr>
        <w:fldChar w:fldCharType="begin"/>
      </w:r>
      <w:r w:rsidR="00F02F5A" w:rsidRPr="004F2B4F">
        <w:rPr>
          <w:lang w:val="en-US"/>
        </w:rPr>
        <w:instrText xml:space="preserve"> REF ZEqnNum279142 \! \* MERGEFORMAT </w:instrText>
      </w:r>
      <w:r w:rsidR="004E6E29" w:rsidRPr="004F2B4F">
        <w:rPr>
          <w:lang w:val="en-US"/>
        </w:rPr>
        <w:fldChar w:fldCharType="separate"/>
      </w:r>
      <w:r w:rsidR="000C1056">
        <w:rPr>
          <w:b/>
          <w:bCs/>
          <w:lang w:val="en-US"/>
        </w:rPr>
        <w:instrText>Error! Reference source not found.</w:instrText>
      </w:r>
      <w:r w:rsidR="004E6E29" w:rsidRPr="004F2B4F">
        <w:rPr>
          <w:lang w:val="en-US"/>
        </w:rPr>
        <w:fldChar w:fldCharType="end"/>
      </w:r>
      <w:r w:rsidR="004E6E29"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40" type="#_x0000_t75" style="width:384.55pt;height:62.2pt" o:ole="">
            <v:imagedata r:id="rId471" o:title=""/>
          </v:shape>
          <o:OLEObject Type="Embed" ProgID="Equation.DSMT4" ShapeID="_x0000_i1240" DrawAspect="Content" ObjectID="_1487145416" r:id="rId47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59" w:name="ZEqnNum523996"/>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154</w:instrText>
        </w:r>
      </w:fldSimple>
      <w:r w:rsidR="00801832" w:rsidRPr="004F2B4F">
        <w:rPr>
          <w:lang w:val="en-US"/>
        </w:rPr>
        <w:instrText>)</w:instrText>
      </w:r>
      <w:bookmarkEnd w:id="659"/>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1" type="#_x0000_t75" style="width:21.8pt;height:15.8pt" o:ole="">
            <v:imagedata r:id="rId473" o:title=""/>
          </v:shape>
          <o:OLEObject Type="Embed" ProgID="Equation.DSMT4" ShapeID="_x0000_i1241" DrawAspect="Content" ObjectID="_1487145417" r:id="rId474"/>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2" type="#_x0000_t75" style="width:24pt;height:17.45pt" o:ole="">
            <v:imagedata r:id="rId475" o:title=""/>
          </v:shape>
          <o:OLEObject Type="Embed" ProgID="Equation.DSMT4" ShapeID="_x0000_i1242" DrawAspect="Content" ObjectID="_1487145418" r:id="rId476"/>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3" type="#_x0000_t75" style="width:222pt;height:19.1pt" o:ole="">
            <v:imagedata r:id="rId477" o:title=""/>
          </v:shape>
          <o:OLEObject Type="Embed" ProgID="Equation.DSMT4" ShapeID="_x0000_i1243" DrawAspect="Content" ObjectID="_1487145419" r:id="rId478"/>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60" w:name="ZEqnNum287705"/>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155</w:instrText>
        </w:r>
      </w:fldSimple>
      <w:r w:rsidR="00801832" w:rsidRPr="004F2B4F">
        <w:rPr>
          <w:lang w:val="en-US"/>
        </w:rPr>
        <w:instrText>)</w:instrText>
      </w:r>
      <w:bookmarkEnd w:id="660"/>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4" type="#_x0000_t75" style="width:286.35pt;height:29.45pt" o:ole="">
            <v:imagedata r:id="rId479" o:title=""/>
          </v:shape>
          <o:OLEObject Type="Embed" ProgID="Equation.DSMT4" ShapeID="_x0000_i1244" DrawAspect="Content" ObjectID="_1487145420" r:id="rId480"/>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61" w:name="ZEqnNum183135"/>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156</w:instrText>
        </w:r>
      </w:fldSimple>
      <w:r w:rsidR="00801832" w:rsidRPr="004F2B4F">
        <w:rPr>
          <w:lang w:val="en-US"/>
        </w:rPr>
        <w:instrText>)</w:instrText>
      </w:r>
      <w:bookmarkEnd w:id="661"/>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Horizontal interpolation of </w:t>
      </w:r>
      <w:r w:rsidRPr="004F2B4F">
        <w:rPr>
          <w:rFonts w:cs="Tahoma"/>
          <w:position w:val="-12"/>
          <w:lang w:val="en-US"/>
        </w:rPr>
        <w:object w:dxaOrig="499" w:dyaOrig="360">
          <v:shape id="_x0000_i1245" type="#_x0000_t75" style="width:24pt;height:19.1pt" o:ole="">
            <v:imagedata r:id="rId481" o:title=""/>
          </v:shape>
          <o:OLEObject Type="Embed" ProgID="Equation.DSMT4" ShapeID="_x0000_i1245" DrawAspect="Content" ObjectID="_1487145421" r:id="rId482"/>
        </w:object>
      </w:r>
      <w:r w:rsidRPr="004F2B4F">
        <w:rPr>
          <w:rFonts w:cs="Tahoma"/>
          <w:lang w:val="en-US"/>
        </w:rPr>
        <w:t xml:space="preserve"> and </w:t>
      </w:r>
      <w:r w:rsidRPr="004F2B4F">
        <w:rPr>
          <w:rFonts w:cs="Tahoma"/>
          <w:position w:val="-12"/>
          <w:lang w:val="en-US"/>
        </w:rPr>
        <w:object w:dxaOrig="499" w:dyaOrig="360">
          <v:shape id="_x0000_i1246" type="#_x0000_t75" style="width:24pt;height:19.1pt" o:ole="">
            <v:imagedata r:id="rId483" o:title=""/>
          </v:shape>
          <o:OLEObject Type="Embed" ProgID="Equation.DSMT4" ShapeID="_x0000_i1246" DrawAspect="Content" ObjectID="_1487145422" r:id="rId484"/>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004E6E29" w:rsidRPr="004F2B4F">
        <w:rPr>
          <w:rFonts w:cs="Tahoma"/>
          <w:lang w:val="en-US"/>
        </w:rPr>
        <w:fldChar w:fldCharType="begin"/>
      </w:r>
      <w:r w:rsidRPr="004F2B4F">
        <w:rPr>
          <w:rFonts w:cs="Tahoma"/>
          <w:lang w:val="en-US"/>
        </w:rPr>
        <w:instrText xml:space="preserve"> GOTOBUTTON ZEqnNum559032  \* MERGEFORMAT </w:instrText>
      </w:r>
      <w:fldSimple w:instr=" REF ZEqnNum559032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138</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7" type="#_x0000_t75" style="width:296.2pt;height:64.9pt" o:ole="">
            <v:imagedata r:id="rId485" o:title=""/>
          </v:shape>
          <o:OLEObject Type="Embed" ProgID="Equation.DSMT4" ShapeID="_x0000_i1247" DrawAspect="Content" ObjectID="_1487145423" r:id="rId486"/>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157</w:instrText>
        </w:r>
      </w:fldSimple>
      <w:r w:rsidR="00801832" w:rsidRPr="004F2B4F">
        <w:rPr>
          <w:lang w:val="en-US"/>
        </w:rPr>
        <w:instrText>)</w:instrText>
      </w:r>
      <w:r w:rsidR="004E6E29"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004E6E29" w:rsidRPr="004F2B4F">
        <w:rPr>
          <w:rFonts w:cs="Tahoma"/>
          <w:lang w:val="en-US"/>
        </w:rPr>
        <w:fldChar w:fldCharType="begin"/>
      </w:r>
      <w:r w:rsidRPr="004F2B4F">
        <w:rPr>
          <w:rFonts w:cs="Tahoma"/>
          <w:lang w:val="en-US"/>
        </w:rPr>
        <w:instrText xml:space="preserve"> GOTOBUTTON ZEqnNum523996  \* MERGEFORMAT </w:instrText>
      </w:r>
      <w:fldSimple w:instr=" REF ZEqnNum523996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154</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w:t>
      </w:r>
      <w:r w:rsidR="004E6E29" w:rsidRPr="004F2B4F">
        <w:rPr>
          <w:rFonts w:cs="Tahoma"/>
          <w:lang w:val="en-US"/>
        </w:rPr>
        <w:fldChar w:fldCharType="begin"/>
      </w:r>
      <w:r w:rsidRPr="004F2B4F">
        <w:rPr>
          <w:rFonts w:cs="Tahoma"/>
          <w:lang w:val="en-US"/>
        </w:rPr>
        <w:instrText xml:space="preserve"> GOTOBUTTON ZEqnNum287705  \* MERGEFORMAT </w:instrText>
      </w:r>
      <w:fldSimple w:instr=" REF ZEqnNum287705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155</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and </w:t>
      </w:r>
      <w:r w:rsidR="004E6E29" w:rsidRPr="004F2B4F">
        <w:rPr>
          <w:rFonts w:cs="Tahoma"/>
          <w:lang w:val="en-US"/>
        </w:rPr>
        <w:fldChar w:fldCharType="begin"/>
      </w:r>
      <w:r w:rsidRPr="004F2B4F">
        <w:rPr>
          <w:rFonts w:cs="Tahoma"/>
          <w:lang w:val="en-US"/>
        </w:rPr>
        <w:instrText xml:space="preserve"> GOTOBUTTON ZEqnNum183135  \* MERGEFORMAT </w:instrText>
      </w:r>
      <w:fldSimple w:instr=" REF ZEqnNum183135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156</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8" type="#_x0000_t75" style="width:23.45pt;height:15.25pt" o:ole="">
            <v:imagedata r:id="rId487" o:title=""/>
          </v:shape>
          <o:OLEObject Type="Embed" ProgID="Equation.DSMT4" ShapeID="_x0000_i1248" DrawAspect="Content" ObjectID="_1487145424" r:id="rId488"/>
        </w:object>
      </w:r>
      <w:r w:rsidRPr="004F2B4F">
        <w:rPr>
          <w:rFonts w:cs="Tahoma"/>
          <w:lang w:val="en-US"/>
        </w:rPr>
        <w:t xml:space="preserve"> and </w:t>
      </w:r>
      <w:r w:rsidRPr="004F2B4F">
        <w:rPr>
          <w:rFonts w:cs="Tahoma"/>
          <w:position w:val="-8"/>
          <w:lang w:val="en-US"/>
        </w:rPr>
        <w:object w:dxaOrig="480" w:dyaOrig="300">
          <v:shape id="_x0000_i1249" type="#_x0000_t75" style="width:24pt;height:15.25pt" o:ole="">
            <v:imagedata r:id="rId489" o:title=""/>
          </v:shape>
          <o:OLEObject Type="Embed" ProgID="Equation.DSMT4" ShapeID="_x0000_i1249" DrawAspect="Content" ObjectID="_1487145425" r:id="rId490"/>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50" type="#_x0000_t75" style="width:379.1pt;height:30pt" o:ole="">
            <v:imagedata r:id="rId491" o:title=""/>
          </v:shape>
          <o:OLEObject Type="Embed" ProgID="Equation.DSMT4" ShapeID="_x0000_i1250" DrawAspect="Content" ObjectID="_1487145426" r:id="rId492"/>
        </w:object>
      </w:r>
      <w:r w:rsidRPr="004F2B4F">
        <w:rPr>
          <w:lang w:val="en-US"/>
        </w:rPr>
        <w:tab/>
      </w:r>
      <w:r w:rsidR="004E6E29" w:rsidRPr="004F2B4F">
        <w:rPr>
          <w:lang w:val="en-US"/>
        </w:rPr>
        <w:fldChar w:fldCharType="begin"/>
      </w:r>
      <w:r w:rsidR="00801832" w:rsidRPr="004F2B4F">
        <w:rPr>
          <w:lang w:val="en-US"/>
        </w:rPr>
        <w:instrText xml:space="preserve"> MACROBUTTON MTPlaceRef \* MERGEFORMAT </w:instrText>
      </w:r>
      <w:r w:rsidR="004E6E29" w:rsidRPr="004F2B4F">
        <w:rPr>
          <w:lang w:val="en-US"/>
        </w:rPr>
        <w:fldChar w:fldCharType="begin"/>
      </w:r>
      <w:r w:rsidR="00801832" w:rsidRPr="004F2B4F">
        <w:rPr>
          <w:lang w:val="en-US"/>
        </w:rPr>
        <w:instrText xml:space="preserve"> SEQ MTEqn \h \* MERGEFORMAT </w:instrText>
      </w:r>
      <w:r w:rsidR="004E6E29" w:rsidRPr="004F2B4F">
        <w:rPr>
          <w:lang w:val="en-US"/>
        </w:rPr>
        <w:fldChar w:fldCharType="end"/>
      </w:r>
      <w:bookmarkStart w:id="662" w:name="ZEqnNum858516"/>
      <w:r w:rsidR="00801832" w:rsidRPr="004F2B4F">
        <w:rPr>
          <w:lang w:val="en-US"/>
        </w:rPr>
        <w:instrText>(</w:instrText>
      </w:r>
      <w:fldSimple w:instr=" SEQ MTSec \c \* Arabic \* MERGEFORMAT ">
        <w:r w:rsidR="000C1056">
          <w:rPr>
            <w:noProof/>
            <w:lang w:val="en-US"/>
          </w:rPr>
          <w:instrText>2</w:instrText>
        </w:r>
      </w:fldSimple>
      <w:r w:rsidR="00801832" w:rsidRPr="004F2B4F">
        <w:rPr>
          <w:lang w:val="en-US"/>
        </w:rPr>
        <w:instrText>.</w:instrText>
      </w:r>
      <w:fldSimple w:instr=" SEQ MTEqn \c \* Arabic \* MERGEFORMAT ">
        <w:r w:rsidR="000C1056">
          <w:rPr>
            <w:noProof/>
            <w:lang w:val="en-US"/>
          </w:rPr>
          <w:instrText>158</w:instrText>
        </w:r>
      </w:fldSimple>
      <w:r w:rsidR="00801832" w:rsidRPr="004F2B4F">
        <w:rPr>
          <w:lang w:val="en-US"/>
        </w:rPr>
        <w:instrText>)</w:instrText>
      </w:r>
      <w:bookmarkEnd w:id="662"/>
      <w:r w:rsidR="004E6E29"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1" type="#_x0000_t75" style="width:33.25pt;height:15.8pt" o:ole="">
            <v:imagedata r:id="rId493" o:title=""/>
          </v:shape>
          <o:OLEObject Type="Embed" ProgID="Equation.DSMT4" ShapeID="_x0000_i1251" DrawAspect="Content" ObjectID="_1487145427" r:id="rId494"/>
        </w:object>
      </w:r>
      <w:r w:rsidRPr="004F2B4F">
        <w:rPr>
          <w:rFonts w:cs="Tahoma"/>
          <w:lang w:val="en-US"/>
        </w:rPr>
        <w:t xml:space="preserve"> and </w:t>
      </w:r>
      <w:r w:rsidRPr="004F2B4F">
        <w:rPr>
          <w:rFonts w:cs="Tahoma"/>
          <w:position w:val="-8"/>
          <w:lang w:val="en-US"/>
        </w:rPr>
        <w:object w:dxaOrig="660" w:dyaOrig="320">
          <v:shape id="_x0000_i1252" type="#_x0000_t75" style="width:33.25pt;height:15.8pt" o:ole="">
            <v:imagedata r:id="rId495" o:title=""/>
          </v:shape>
          <o:OLEObject Type="Embed" ProgID="Equation.DSMT4" ShapeID="_x0000_i1252" DrawAspect="Content" ObjectID="_1487145428" r:id="rId496"/>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004E6E29" w:rsidRPr="004F2B4F">
        <w:rPr>
          <w:rFonts w:cs="Tahoma"/>
          <w:lang w:val="en-US"/>
        </w:rPr>
        <w:fldChar w:fldCharType="begin"/>
      </w:r>
      <w:r w:rsidRPr="004F2B4F">
        <w:rPr>
          <w:rFonts w:cs="Tahoma"/>
          <w:lang w:val="en-US"/>
        </w:rPr>
        <w:instrText xml:space="preserve"> GOTOBUTTON ZEqnNum771022  \* MERGEFORMAT </w:instrText>
      </w:r>
      <w:fldSimple w:instr=" REF ZEqnNum771022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153</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Note that similar to </w:t>
      </w:r>
      <w:r w:rsidR="004E6E29" w:rsidRPr="004F2B4F">
        <w:rPr>
          <w:rFonts w:cs="Tahoma"/>
          <w:lang w:val="en-US"/>
        </w:rPr>
        <w:fldChar w:fldCharType="begin"/>
      </w:r>
      <w:r w:rsidRPr="004F2B4F">
        <w:rPr>
          <w:rFonts w:cs="Tahoma"/>
          <w:lang w:val="en-US"/>
        </w:rPr>
        <w:instrText xml:space="preserve"> GOTOBUTTON ZEqnNum287705  \* MERGEFORMAT </w:instrText>
      </w:r>
      <w:fldSimple w:instr=" REF ZEqnNum287705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155</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3" type="#_x0000_t75" style="width:106.35pt;height:19.1pt" o:ole="">
            <v:imagedata r:id="rId497" o:title=""/>
          </v:shape>
          <o:OLEObject Type="Embed" ProgID="Equation.DSMT4" ShapeID="_x0000_i1253" DrawAspect="Content" ObjectID="_1487145429" r:id="rId498"/>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4" type="#_x0000_t75" style="width:24pt;height:15.8pt" o:ole="">
            <v:imagedata r:id="rId499" o:title=""/>
          </v:shape>
          <o:OLEObject Type="Embed" ProgID="Equation.DSMT4" ShapeID="_x0000_i1254" DrawAspect="Content" ObjectID="_1487145430" r:id="rId500"/>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004E6E29" w:rsidRPr="004F2B4F">
        <w:rPr>
          <w:rFonts w:cs="Tahoma"/>
          <w:lang w:val="en-US"/>
        </w:rPr>
        <w:fldChar w:fldCharType="begin"/>
      </w:r>
      <w:r w:rsidRPr="004F2B4F">
        <w:rPr>
          <w:rFonts w:cs="Tahoma"/>
          <w:lang w:val="en-US"/>
        </w:rPr>
        <w:instrText xml:space="preserve"> GOTOBUTTON ZEqnNum523996  \* MERGEFORMAT </w:instrText>
      </w:r>
      <w:fldSimple w:instr=" REF ZEqnNum523996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154</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and </w:t>
      </w:r>
      <w:r w:rsidR="004E6E29" w:rsidRPr="004F2B4F">
        <w:rPr>
          <w:rFonts w:cs="Tahoma"/>
          <w:lang w:val="en-US"/>
        </w:rPr>
        <w:fldChar w:fldCharType="begin"/>
      </w:r>
      <w:r w:rsidRPr="004F2B4F">
        <w:rPr>
          <w:rFonts w:cs="Tahoma"/>
          <w:lang w:val="en-US"/>
        </w:rPr>
        <w:instrText xml:space="preserve"> GOTOBUTTON ZEqnNum858516  \* MERGEFORMAT </w:instrText>
      </w:r>
      <w:fldSimple w:instr=" REF ZEqnNum858516 \! \* MERGEFORMAT ">
        <w:r w:rsidR="000C1056" w:rsidRPr="004F2B4F">
          <w:rPr>
            <w:lang w:val="en-US"/>
          </w:rPr>
          <w:instrText>(</w:instrText>
        </w:r>
        <w:r w:rsidR="000C1056">
          <w:rPr>
            <w:lang w:val="en-US"/>
          </w:rPr>
          <w:instrText>2</w:instrText>
        </w:r>
        <w:r w:rsidR="000C1056" w:rsidRPr="004F2B4F">
          <w:rPr>
            <w:lang w:val="en-US"/>
          </w:rPr>
          <w:instrText>.</w:instrText>
        </w:r>
        <w:r w:rsidR="000C1056">
          <w:rPr>
            <w:lang w:val="en-US"/>
          </w:rPr>
          <w:instrText>158</w:instrText>
        </w:r>
        <w:r w:rsidR="000C1056" w:rsidRPr="004F2B4F">
          <w:rPr>
            <w:lang w:val="en-US"/>
          </w:rPr>
          <w:instrText>)</w:instrText>
        </w:r>
      </w:fldSimple>
      <w:r w:rsidR="004E6E29" w:rsidRPr="004F2B4F">
        <w:rPr>
          <w:rFonts w:cs="Tahoma"/>
          <w:lang w:val="en-US"/>
        </w:rPr>
        <w:fldChar w:fldCharType="end"/>
      </w:r>
      <w:r w:rsidRPr="004F2B4F">
        <w:rPr>
          <w:rFonts w:cs="Tahoma"/>
          <w:lang w:val="en-US"/>
        </w:rPr>
        <w:t xml:space="preserve"> looks very different from the relations found in </w:t>
      </w:r>
      <w:r w:rsidR="004E6E29"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4E6E29" w:rsidRPr="004F2B4F">
        <w:rPr>
          <w:rFonts w:cs="Tahoma"/>
          <w:lang w:val="en-US"/>
        </w:rPr>
        <w:fldChar w:fldCharType="separate"/>
      </w:r>
      <w:r w:rsidRPr="004F2B4F">
        <w:rPr>
          <w:rFonts w:cs="Tahoma"/>
          <w:noProof/>
          <w:lang w:val="en-US"/>
        </w:rPr>
        <w:t>Zijlema and Stelling (2005)</w:t>
      </w:r>
      <w:r w:rsidR="004E6E29" w:rsidRPr="004F2B4F">
        <w:rPr>
          <w:rFonts w:cs="Tahoma"/>
          <w:lang w:val="en-US"/>
        </w:rPr>
        <w:fldChar w:fldCharType="end"/>
      </w:r>
      <w:r w:rsidRPr="004F2B4F">
        <w:rPr>
          <w:rFonts w:cs="Tahoma"/>
          <w:lang w:val="en-US"/>
        </w:rPr>
        <w:t xml:space="preserve">, </w:t>
      </w:r>
      <w:r w:rsidR="004E6E29"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4E6E29" w:rsidRPr="004F2B4F">
        <w:rPr>
          <w:rFonts w:cs="Tahoma"/>
          <w:lang w:val="en-US"/>
        </w:rPr>
        <w:fldChar w:fldCharType="separate"/>
      </w:r>
      <w:r w:rsidRPr="004F2B4F">
        <w:rPr>
          <w:rFonts w:cs="Tahoma"/>
          <w:noProof/>
          <w:lang w:val="en-US"/>
        </w:rPr>
        <w:t>Zijlema and Stelling (2008)</w:t>
      </w:r>
      <w:r w:rsidR="004E6E29" w:rsidRPr="004F2B4F">
        <w:rPr>
          <w:rFonts w:cs="Tahoma"/>
          <w:lang w:val="en-US"/>
        </w:rPr>
        <w:fldChar w:fldCharType="end"/>
      </w:r>
      <w:r w:rsidRPr="004F2B4F">
        <w:rPr>
          <w:rFonts w:cs="Tahoma"/>
          <w:lang w:val="en-US"/>
        </w:rPr>
        <w:t xml:space="preserve">  and </w:t>
      </w:r>
      <w:r w:rsidR="004E6E29"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4E6E29" w:rsidRPr="004F2B4F">
        <w:rPr>
          <w:rFonts w:cs="Tahoma"/>
          <w:lang w:val="en-US"/>
        </w:rPr>
        <w:fldChar w:fldCharType="separate"/>
      </w:r>
      <w:r w:rsidRPr="004F2B4F">
        <w:rPr>
          <w:rFonts w:cs="Tahoma"/>
          <w:noProof/>
          <w:lang w:val="en-US"/>
        </w:rPr>
        <w:t>Smit (2008)</w:t>
      </w:r>
      <w:r w:rsidR="004E6E29"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004E6E29"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4E6E29" w:rsidRPr="004F2B4F">
        <w:rPr>
          <w:rFonts w:cs="Tahoma"/>
          <w:lang w:val="en-US"/>
        </w:rPr>
        <w:fldChar w:fldCharType="separate"/>
      </w:r>
      <w:r w:rsidRPr="004F2B4F">
        <w:rPr>
          <w:rFonts w:cs="Tahoma"/>
          <w:noProof/>
          <w:lang w:val="en-US"/>
        </w:rPr>
        <w:t>Zijlema and Stelling (2005)</w:t>
      </w:r>
      <w:r w:rsidR="004E6E29" w:rsidRPr="004F2B4F">
        <w:rPr>
          <w:rFonts w:cs="Tahoma"/>
          <w:lang w:val="en-US"/>
        </w:rPr>
        <w:fldChar w:fldCharType="end"/>
      </w:r>
      <w:r w:rsidRPr="004F2B4F">
        <w:rPr>
          <w:rFonts w:cs="Tahoma"/>
          <w:lang w:val="en-US"/>
        </w:rPr>
        <w:t xml:space="preserve">, </w:t>
      </w:r>
      <w:r w:rsidR="004E6E29"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4E6E29" w:rsidRPr="004F2B4F">
        <w:rPr>
          <w:rFonts w:cs="Tahoma"/>
          <w:lang w:val="en-US"/>
        </w:rPr>
        <w:fldChar w:fldCharType="separate"/>
      </w:r>
      <w:r w:rsidRPr="004F2B4F">
        <w:rPr>
          <w:rFonts w:cs="Tahoma"/>
          <w:noProof/>
          <w:lang w:val="en-US"/>
        </w:rPr>
        <w:t>Zijlema and Stelling (2008)</w:t>
      </w:r>
      <w:r w:rsidR="004E6E29" w:rsidRPr="004F2B4F">
        <w:rPr>
          <w:rFonts w:cs="Tahoma"/>
          <w:lang w:val="en-US"/>
        </w:rPr>
        <w:fldChar w:fldCharType="end"/>
      </w:r>
      <w:r w:rsidRPr="004F2B4F">
        <w:rPr>
          <w:rFonts w:cs="Tahoma"/>
          <w:lang w:val="en-US"/>
        </w:rPr>
        <w:t xml:space="preserve"> or the Hermetian relation used in </w:t>
      </w:r>
      <w:r w:rsidR="004E6E29"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4E6E29" w:rsidRPr="004F2B4F">
        <w:rPr>
          <w:rFonts w:cs="Tahoma"/>
          <w:lang w:val="en-US"/>
        </w:rPr>
        <w:fldChar w:fldCharType="separate"/>
      </w:r>
      <w:r w:rsidRPr="004F2B4F">
        <w:rPr>
          <w:rFonts w:cs="Tahoma"/>
          <w:noProof/>
          <w:lang w:val="en-US"/>
        </w:rPr>
        <w:t>Smit (2008)</w:t>
      </w:r>
      <w:r w:rsidR="004E6E29" w:rsidRPr="004F2B4F">
        <w:rPr>
          <w:rFonts w:cs="Tahoma"/>
          <w:lang w:val="en-US"/>
        </w:rPr>
        <w:fldChar w:fldCharType="end"/>
      </w:r>
      <w:r w:rsidRPr="004F2B4F">
        <w:rPr>
          <w:rFonts w:cs="Tahoma"/>
          <w:lang w:val="en-US"/>
        </w:rPr>
        <w:t>.</w:t>
      </w:r>
    </w:p>
    <w:sectPr w:rsidR="00A52150" w:rsidRPr="004F2B4F" w:rsidSect="003363CC">
      <w:headerReference w:type="even" r:id="rId501"/>
      <w:headerReference w:type="default" r:id="rId502"/>
      <w:footerReference w:type="even" r:id="rId503"/>
      <w:footerReference w:type="default" r:id="rId504"/>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Kees Nederhoff" w:date="2015-03-06T09:14:00Z" w:initials="KN">
    <w:p w:rsidR="004C2847" w:rsidRPr="00B826A5" w:rsidRDefault="004C2847">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34" w:author="Kees Nederhoff" w:date="2015-03-06T09:14:00Z" w:initials="KN">
    <w:p w:rsidR="004C2847" w:rsidRPr="00F41BBE" w:rsidRDefault="004C2847">
      <w:pPr>
        <w:pStyle w:val="CommentText"/>
        <w:rPr>
          <w:lang w:val="nl-NL"/>
        </w:rPr>
      </w:pPr>
      <w:r>
        <w:rPr>
          <w:rStyle w:val="CommentReference"/>
        </w:rPr>
        <w:annotationRef/>
      </w:r>
      <w:r w:rsidRPr="00F41BBE">
        <w:rPr>
          <w:lang w:val="nl-NL"/>
        </w:rPr>
        <w:t>Assen zijn niet netjes</w:t>
      </w:r>
    </w:p>
  </w:comment>
  <w:comment w:id="40" w:author="Kees Nederhoff" w:date="2015-03-06T09:14:00Z" w:initials="KN">
    <w:p w:rsidR="004C2847" w:rsidRPr="00F41BBE" w:rsidRDefault="004C2847">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60" w:author="Arnold van Rooijen" w:date="2015-03-06T09:14:00Z" w:initials="AvR">
    <w:p w:rsidR="004C2847" w:rsidRDefault="004C2847">
      <w:pPr>
        <w:pStyle w:val="CommentText"/>
      </w:pPr>
      <w:r>
        <w:rPr>
          <w:rStyle w:val="CommentReference"/>
        </w:rPr>
        <w:annotationRef/>
      </w:r>
      <w:r w:rsidRPr="00FB210F">
        <w:rPr>
          <w:color w:val="222222"/>
          <w:shd w:val="clear" w:color="auto" w:fill="FFFFFF"/>
          <w:lang w:val="nl-NL"/>
        </w:rPr>
        <w:t xml:space="preserve">Phan, L. K., van Thiel de Vries, J. S., &amp; Stive, M. J. (2014). </w:t>
      </w:r>
      <w:r>
        <w:rPr>
          <w:color w:val="222222"/>
          <w:shd w:val="clear" w:color="auto" w:fill="FFFFFF"/>
        </w:rPr>
        <w:t>Coastal Mangrove Squeeze in the Mekong Delta.</w:t>
      </w:r>
      <w:r>
        <w:rPr>
          <w:rStyle w:val="apple-converted-space"/>
          <w:color w:val="222222"/>
          <w:shd w:val="clear" w:color="auto" w:fill="FFFFFF"/>
        </w:rPr>
        <w:t> </w:t>
      </w:r>
      <w:r>
        <w:rPr>
          <w:i/>
          <w:iCs/>
          <w:color w:val="222222"/>
          <w:shd w:val="clear" w:color="auto" w:fill="FFFFFF"/>
        </w:rPr>
        <w:t>Journal of Coastal Research</w:t>
      </w:r>
      <w:r>
        <w:rPr>
          <w:color w:val="222222"/>
          <w:shd w:val="clear" w:color="auto" w:fill="FFFFFF"/>
        </w:rPr>
        <w:t>.</w:t>
      </w:r>
    </w:p>
  </w:comment>
  <w:comment w:id="83" w:author="Kees Nederhoff" w:date="2015-03-06T09:14:00Z" w:initials="KN">
    <w:p w:rsidR="004C2847" w:rsidRPr="00F41BBE" w:rsidRDefault="004C2847">
      <w:pPr>
        <w:pStyle w:val="CommentText"/>
        <w:rPr>
          <w:lang w:val="nl-NL"/>
        </w:rPr>
      </w:pPr>
      <w:r>
        <w:rPr>
          <w:rStyle w:val="CommentReference"/>
        </w:rPr>
        <w:annotationRef/>
      </w:r>
      <w:r w:rsidRPr="00F41BBE">
        <w:rPr>
          <w:lang w:val="nl-NL"/>
        </w:rPr>
        <w:t>Dit schrijft Ap op basis van het werk van Leo Sembiring</w:t>
      </w:r>
    </w:p>
  </w:comment>
  <w:comment w:id="85" w:author="Kees Nederhoff" w:date="2015-03-06T09:14:00Z" w:initials="KN">
    <w:p w:rsidR="004C2847" w:rsidRPr="004B0568" w:rsidRDefault="004C2847">
      <w:pPr>
        <w:pStyle w:val="CommentText"/>
        <w:rPr>
          <w:lang w:val="nl-NL"/>
        </w:rPr>
      </w:pPr>
      <w:r>
        <w:rPr>
          <w:rStyle w:val="CommentReference"/>
        </w:rPr>
        <w:annotationRef/>
      </w:r>
      <w:r w:rsidRPr="004B0568">
        <w:rPr>
          <w:lang w:val="nl-NL"/>
        </w:rPr>
        <w:t>Zou het niet logisch zijn als dit automatisch het geval is?</w:t>
      </w:r>
    </w:p>
  </w:comment>
  <w:comment w:id="106" w:author="Kees Nederhoff" w:date="2015-03-06T09:14:00Z" w:initials="KN">
    <w:p w:rsidR="004C2847" w:rsidRPr="00460A04" w:rsidRDefault="004C2847"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13" w:author="Kees Nederhoff" w:date="2015-03-06T09:14:00Z" w:initials="KN">
    <w:p w:rsidR="004C2847" w:rsidRPr="00801832" w:rsidRDefault="004C2847"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18" w:author="Kees Nederhoff" w:date="2015-03-06T09:14:00Z" w:initials="KN">
    <w:p w:rsidR="004C2847" w:rsidRDefault="004C2847">
      <w:pPr>
        <w:pStyle w:val="CommentText"/>
        <w:rPr>
          <w:lang w:val="nl-NL"/>
        </w:rPr>
      </w:pPr>
      <w:r>
        <w:rPr>
          <w:rStyle w:val="CommentReference"/>
        </w:rPr>
        <w:annotationRef/>
      </w:r>
      <w:r w:rsidRPr="00355D5D">
        <w:rPr>
          <w:lang w:val="nl-NL"/>
        </w:rPr>
        <w:t>Pieter ging hier iets aan doen</w:t>
      </w:r>
      <w:r>
        <w:rPr>
          <w:lang w:val="nl-NL"/>
        </w:rPr>
        <w:t>?</w:t>
      </w:r>
    </w:p>
    <w:p w:rsidR="004C2847" w:rsidRDefault="004C2847">
      <w:pPr>
        <w:pStyle w:val="CommentText"/>
        <w:rPr>
          <w:lang w:val="nl-NL"/>
        </w:rPr>
      </w:pPr>
    </w:p>
    <w:p w:rsidR="004C2847" w:rsidRPr="00B92B3A" w:rsidRDefault="004C2847">
      <w:pPr>
        <w:pStyle w:val="CommentText"/>
      </w:pPr>
      <w:r w:rsidRPr="00B92B3A">
        <w:t>Kees: actie uitgezet naar Pieter</w:t>
      </w:r>
    </w:p>
  </w:comment>
  <w:comment w:id="121" w:author="Arnold van Rooijen" w:date="2015-03-06T09:14:00Z" w:initials="AvR">
    <w:p w:rsidR="004C2847" w:rsidRDefault="004C2847"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4C2847" w:rsidRDefault="004C2847" w:rsidP="00E34418">
      <w:pPr>
        <w:pStyle w:val="CommentText"/>
      </w:pPr>
    </w:p>
    <w:p w:rsidR="004C2847" w:rsidRPr="001D1117" w:rsidRDefault="004C2847" w:rsidP="00E34418">
      <w:pPr>
        <w:pStyle w:val="CommentText"/>
        <w:rPr>
          <w:lang w:val="nl-NL"/>
        </w:rPr>
      </w:pPr>
      <w:r w:rsidRPr="001D1117">
        <w:rPr>
          <w:lang w:val="nl-NL"/>
        </w:rPr>
        <w:t>Kees: actie uitgezet naar Ad m</w:t>
      </w:r>
      <w:r>
        <w:rPr>
          <w:lang w:val="nl-NL"/>
        </w:rPr>
        <w:t>et voorstel Jelle zijn MSc thesis te gebruiken</w:t>
      </w:r>
    </w:p>
  </w:comment>
  <w:comment w:id="129" w:author="Arnold van Rooijen" w:date="2015-03-06T09:14:00Z" w:initials="AvR">
    <w:p w:rsidR="004C2847" w:rsidRDefault="004C2847">
      <w:pPr>
        <w:pStyle w:val="CommentText"/>
        <w:rPr>
          <w:lang w:val="nl-NL"/>
        </w:rPr>
      </w:pPr>
      <w:r>
        <w:rPr>
          <w:rStyle w:val="CommentReference"/>
        </w:rPr>
        <w:annotationRef/>
      </w:r>
      <w:r w:rsidRPr="006C35E2">
        <w:rPr>
          <w:lang w:val="nl-NL"/>
        </w:rPr>
        <w:t xml:space="preserve">Dano, waar kunnen we het beste naar refereren? </w:t>
      </w:r>
      <w:r>
        <w:rPr>
          <w:lang w:val="nl-NL"/>
        </w:rPr>
        <w:t xml:space="preserve">Thesis van Zhou? Ik kan geen journal </w:t>
      </w:r>
      <w:proofErr w:type="gramStart"/>
      <w:r>
        <w:rPr>
          <w:lang w:val="nl-NL"/>
        </w:rPr>
        <w:t>papers</w:t>
      </w:r>
      <w:proofErr w:type="gramEnd"/>
      <w:r>
        <w:rPr>
          <w:lang w:val="nl-NL"/>
        </w:rPr>
        <w:t xml:space="preserve"> van hem vinden, wel twee conferentie papers:</w:t>
      </w:r>
    </w:p>
    <w:p w:rsidR="004C2847" w:rsidRDefault="004C2847">
      <w:pPr>
        <w:pStyle w:val="CommentText"/>
        <w:rPr>
          <w:lang w:val="nl-NL"/>
        </w:rPr>
      </w:pPr>
    </w:p>
    <w:p w:rsidR="004C2847" w:rsidRDefault="004C2847">
      <w:pPr>
        <w:pStyle w:val="CommentText"/>
        <w:rPr>
          <w:color w:val="222222"/>
          <w:shd w:val="clear" w:color="auto" w:fill="FFFFFF"/>
        </w:rPr>
      </w:pPr>
      <w:r w:rsidRPr="00D71306">
        <w:rPr>
          <w:color w:val="222222"/>
          <w:shd w:val="clear" w:color="auto" w:fill="FFFFFF"/>
          <w:lang w:val="nl-NL"/>
        </w:rPr>
        <w:t xml:space="preserve">Zhou, Minggui, Dano Roelvink, Zaojian Zou, and Herm Jan van Wijhe. </w:t>
      </w:r>
      <w:r>
        <w:rPr>
          <w:color w:val="222222"/>
          <w:shd w:val="clear" w:color="auto" w:fill="FFFFFF"/>
        </w:rPr>
        <w:t>"Effects of Passing Ship With a Drift Angle on a Moored Ship." In</w:t>
      </w:r>
      <w:r>
        <w:rPr>
          <w:rStyle w:val="apple-converted-space"/>
          <w:color w:val="222222"/>
          <w:shd w:val="clear" w:color="auto" w:fill="FFFFFF"/>
        </w:rPr>
        <w:t> </w:t>
      </w:r>
      <w:r>
        <w:rPr>
          <w:i/>
          <w:iCs/>
          <w:color w:val="222222"/>
          <w:shd w:val="clear" w:color="auto" w:fill="FFFFFF"/>
        </w:rPr>
        <w:t>ASME 2014 33rd International Conference on Ocean, Offshore and Arctic Engineering</w:t>
      </w:r>
      <w:r>
        <w:rPr>
          <w:color w:val="222222"/>
          <w:shd w:val="clear" w:color="auto" w:fill="FFFFFF"/>
        </w:rPr>
        <w:t>, pp. V08BT06A057-V08BT06A057. American Society of Mechanical Engineers, 2014.</w:t>
      </w:r>
    </w:p>
    <w:p w:rsidR="004C2847" w:rsidRDefault="004C2847">
      <w:pPr>
        <w:pStyle w:val="CommentText"/>
        <w:rPr>
          <w:color w:val="222222"/>
          <w:shd w:val="clear" w:color="auto" w:fill="FFFFFF"/>
        </w:rPr>
      </w:pPr>
    </w:p>
    <w:p w:rsidR="004C2847" w:rsidRPr="00FB210F" w:rsidRDefault="004C2847">
      <w:pPr>
        <w:pStyle w:val="CommentText"/>
        <w:rPr>
          <w:color w:val="222222"/>
          <w:shd w:val="clear" w:color="auto" w:fill="FFFFFF"/>
        </w:rPr>
      </w:pPr>
      <w:r w:rsidRPr="00FB210F">
        <w:rPr>
          <w:color w:val="222222"/>
          <w:shd w:val="clear" w:color="auto" w:fill="FFFFFF"/>
        </w:rPr>
        <w:t xml:space="preserve">Zhou, Minggui, J. A. Roelvink, H. J. Verheij, and Han Ligteringen. </w:t>
      </w:r>
      <w:r>
        <w:rPr>
          <w:color w:val="222222"/>
          <w:shd w:val="clear" w:color="auto" w:fill="FFFFFF"/>
        </w:rPr>
        <w:t>"Study of Passing Ship Effects along a Bank by Delft3D-FLOW and XBeach." In</w:t>
      </w:r>
      <w:r>
        <w:rPr>
          <w:i/>
          <w:iCs/>
          <w:color w:val="222222"/>
          <w:shd w:val="clear" w:color="auto" w:fill="FFFFFF"/>
        </w:rPr>
        <w:t>IWNTM13: International Workshop on Nautical Traffic Models 2013, Delft, The Netherlands, July 5-7, 2013</w:t>
      </w:r>
      <w:r>
        <w:rPr>
          <w:color w:val="222222"/>
          <w:shd w:val="clear" w:color="auto" w:fill="FFFFFF"/>
        </w:rPr>
        <w:t>. Delft University of Technology, 2013.</w:t>
      </w:r>
    </w:p>
    <w:p w:rsidR="004C2847" w:rsidRPr="00FB210F" w:rsidRDefault="004C2847">
      <w:pPr>
        <w:pStyle w:val="CommentText"/>
        <w:rPr>
          <w:color w:val="222222"/>
          <w:shd w:val="clear" w:color="auto" w:fill="FFFFFF"/>
        </w:rPr>
      </w:pPr>
    </w:p>
    <w:p w:rsidR="004C2847" w:rsidRPr="008B3BDC" w:rsidRDefault="004C2847">
      <w:pPr>
        <w:pStyle w:val="CommentText"/>
        <w:rPr>
          <w:color w:val="222222"/>
          <w:shd w:val="clear" w:color="auto" w:fill="FFFFFF"/>
        </w:rPr>
      </w:pPr>
      <w:r w:rsidRPr="008B3BDC">
        <w:rPr>
          <w:color w:val="222222"/>
          <w:shd w:val="clear" w:color="auto" w:fill="FFFFFF"/>
        </w:rPr>
        <w:t>Or should we refer to Ma (2012)?</w:t>
      </w:r>
    </w:p>
  </w:comment>
  <w:comment w:id="136" w:author="Arnold van Rooijen" w:date="2015-03-06T09:14:00Z" w:initials="AvR">
    <w:p w:rsidR="004C2847" w:rsidRPr="00FB210F" w:rsidRDefault="004C2847">
      <w:pPr>
        <w:pStyle w:val="CommentText"/>
        <w:rPr>
          <w:lang w:val="nl-NL"/>
        </w:rPr>
      </w:pPr>
      <w:r>
        <w:rPr>
          <w:rStyle w:val="CommentReference"/>
        </w:rPr>
        <w:annotationRef/>
      </w:r>
      <w:r w:rsidRPr="00D71306">
        <w:rPr>
          <w:color w:val="222222"/>
          <w:shd w:val="clear" w:color="auto" w:fill="FFFFFF"/>
          <w:lang w:val="nl-NL"/>
        </w:rPr>
        <w:t xml:space="preserve">De Jong, M. P. C., D. Roelvink, S. P. Reijmerink, and C. Breederveld. </w:t>
      </w:r>
      <w:r>
        <w:rPr>
          <w:color w:val="222222"/>
          <w:shd w:val="clear" w:color="auto" w:fill="FFFFFF"/>
        </w:rPr>
        <w:t xml:space="preserve">"Numerical modelling of passing-ship effects in complex geometries and on shallow water." </w:t>
      </w:r>
      <w:r w:rsidRPr="00FB210F">
        <w:rPr>
          <w:color w:val="222222"/>
          <w:shd w:val="clear" w:color="auto" w:fill="FFFFFF"/>
          <w:lang w:val="nl-NL"/>
        </w:rPr>
        <w:t>In</w:t>
      </w:r>
      <w:r w:rsidRPr="00FB210F">
        <w:rPr>
          <w:rStyle w:val="apple-converted-space"/>
          <w:color w:val="222222"/>
          <w:shd w:val="clear" w:color="auto" w:fill="FFFFFF"/>
          <w:lang w:val="nl-NL"/>
        </w:rPr>
        <w:t> </w:t>
      </w:r>
      <w:r w:rsidRPr="00FB210F">
        <w:rPr>
          <w:i/>
          <w:iCs/>
          <w:color w:val="222222"/>
          <w:shd w:val="clear" w:color="auto" w:fill="FFFFFF"/>
          <w:lang w:val="nl-NL"/>
        </w:rPr>
        <w:t>Pianc Smart Rivers 2013</w:t>
      </w:r>
      <w:r w:rsidRPr="00FB210F">
        <w:rPr>
          <w:color w:val="222222"/>
          <w:shd w:val="clear" w:color="auto" w:fill="FFFFFF"/>
          <w:lang w:val="nl-NL"/>
        </w:rPr>
        <w:t>. 2013.</w:t>
      </w:r>
    </w:p>
  </w:comment>
  <w:comment w:id="140" w:author="Arnold van Rooijen" w:date="2015-03-06T09:14:00Z" w:initials="AvR">
    <w:p w:rsidR="004C2847" w:rsidRPr="00FB210F" w:rsidRDefault="004C2847">
      <w:pPr>
        <w:pStyle w:val="CommentText"/>
        <w:rPr>
          <w:lang w:val="nl-NL"/>
        </w:rPr>
      </w:pPr>
      <w:r>
        <w:rPr>
          <w:rStyle w:val="CommentReference"/>
        </w:rPr>
        <w:annotationRef/>
      </w:r>
      <w:r w:rsidRPr="00FB210F">
        <w:rPr>
          <w:lang w:val="nl-NL"/>
        </w:rPr>
        <w:t>Dano?</w:t>
      </w:r>
    </w:p>
  </w:comment>
  <w:comment w:id="193" w:author="Arnold van Rooijen" w:date="2015-03-06T09:14:00Z" w:initials="AvR">
    <w:p w:rsidR="004C2847" w:rsidRDefault="004C2847">
      <w:pPr>
        <w:pStyle w:val="CommentText"/>
      </w:pPr>
      <w:r>
        <w:rPr>
          <w:rStyle w:val="CommentReference"/>
        </w:rPr>
        <w:annotationRef/>
      </w:r>
      <w:r w:rsidRPr="002C1EBF">
        <w:rPr>
          <w:color w:val="222222"/>
          <w:shd w:val="clear" w:color="auto" w:fill="FFFFFF"/>
          <w:lang w:val="nl-NL"/>
        </w:rPr>
        <w:t xml:space="preserve">Schroevers, M., Huisman, B. J. A., Van der Wal, M., &amp; Terwindt, J. (2011, March). </w:t>
      </w:r>
      <w:r>
        <w:rPr>
          <w:color w:val="222222"/>
          <w:shd w:val="clear" w:color="auto" w:fill="FFFFFF"/>
        </w:rPr>
        <w:t>Measuring ship induced waves and currents on a tidal flat in the Western Scheldt Estuary. In</w:t>
      </w:r>
      <w:r>
        <w:rPr>
          <w:rStyle w:val="apple-converted-space"/>
          <w:color w:val="222222"/>
          <w:shd w:val="clear" w:color="auto" w:fill="FFFFFF"/>
        </w:rPr>
        <w:t> </w:t>
      </w:r>
      <w:r>
        <w:rPr>
          <w:i/>
          <w:iCs/>
          <w:color w:val="222222"/>
          <w:shd w:val="clear" w:color="auto" w:fill="FFFFFF"/>
        </w:rPr>
        <w:t>Current, Waves and Turbulence Measurements (CWTM), 2011 IEEE/OES 10th</w:t>
      </w:r>
      <w:r>
        <w:rPr>
          <w:rStyle w:val="apple-converted-space"/>
          <w:color w:val="222222"/>
          <w:shd w:val="clear" w:color="auto" w:fill="FFFFFF"/>
        </w:rPr>
        <w:t> </w:t>
      </w:r>
      <w:r>
        <w:rPr>
          <w:color w:val="222222"/>
          <w:shd w:val="clear" w:color="auto" w:fill="FFFFFF"/>
        </w:rPr>
        <w:t>(pp. 123-129). IEEE.</w:t>
      </w:r>
    </w:p>
  </w:comment>
  <w:comment w:id="199" w:author="Arnold van Rooijen" w:date="2015-03-06T09:14:00Z" w:initials="AvR">
    <w:p w:rsidR="004C2847" w:rsidRDefault="004C2847">
      <w:pPr>
        <w:pStyle w:val="CommentText"/>
      </w:pPr>
      <w:r>
        <w:rPr>
          <w:rStyle w:val="CommentReference"/>
        </w:rPr>
        <w:annotationRef/>
      </w:r>
      <w:r>
        <w:t>Phd thesis Minggui Zhou? Dano?</w:t>
      </w:r>
    </w:p>
  </w:comment>
  <w:comment w:id="200" w:author="Arnold van Rooijen" w:date="2015-03-06T09:14:00Z" w:initials="AvR">
    <w:p w:rsidR="004C2847" w:rsidRDefault="004C2847">
      <w:pPr>
        <w:pStyle w:val="CommentText"/>
      </w:pPr>
      <w:r>
        <w:rPr>
          <w:rStyle w:val="CommentReference"/>
        </w:rPr>
        <w:annotationRef/>
      </w:r>
      <w:r>
        <w:t>Add equations? Dano?</w:t>
      </w:r>
    </w:p>
  </w:comment>
  <w:comment w:id="206" w:author="Kees Nederhoff" w:date="2015-03-06T09:14:00Z" w:initials="KN">
    <w:p w:rsidR="004C2847" w:rsidRPr="007816D9" w:rsidRDefault="004C2847" w:rsidP="00235CE0">
      <w:pPr>
        <w:pStyle w:val="CommentText"/>
        <w:rPr>
          <w:lang w:val="nl-NL"/>
        </w:rPr>
      </w:pPr>
      <w:r>
        <w:rPr>
          <w:rStyle w:val="CommentReference"/>
        </w:rPr>
        <w:annotationRef/>
      </w:r>
      <w:r>
        <w:rPr>
          <w:lang w:val="nl-NL"/>
        </w:rPr>
        <w:t>Aanpassen: meerwaarde tov input hoofdstuk over golven</w:t>
      </w:r>
    </w:p>
  </w:comment>
  <w:comment w:id="216" w:author="Kees Nederhoff" w:date="2015-03-06T09:14:00Z" w:initials="KN">
    <w:p w:rsidR="004C2847" w:rsidRPr="00CE645D" w:rsidRDefault="004C2847">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218" w:author="Kees Nederhoff" w:date="2015-03-06T09:14:00Z" w:initials="KN">
    <w:p w:rsidR="004C2847" w:rsidRPr="00E34418" w:rsidRDefault="004C2847">
      <w:pPr>
        <w:pStyle w:val="CommentText"/>
        <w:rPr>
          <w:lang w:val="nl-NL"/>
        </w:rPr>
      </w:pPr>
      <w:r>
        <w:rPr>
          <w:rStyle w:val="CommentReference"/>
        </w:rPr>
        <w:annotationRef/>
      </w:r>
      <w:r w:rsidRPr="00E34418">
        <w:rPr>
          <w:lang w:val="nl-NL"/>
        </w:rPr>
        <w:t>Advec omschrijving maken</w:t>
      </w:r>
    </w:p>
  </w:comment>
  <w:comment w:id="219" w:author="Kees Nederhoff" w:date="2015-03-06T09:14:00Z" w:initials="KN">
    <w:p w:rsidR="004C2847" w:rsidRPr="00194960" w:rsidRDefault="004C2847"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233" w:author="Ap van Dongeren" w:date="2015-03-06T09:14:00Z" w:initials="AvD">
    <w:p w:rsidR="004C2847" w:rsidRPr="00C20BC3" w:rsidRDefault="004C2847">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236" w:author="Ap van Dongeren" w:date="2015-03-06T09:14:00Z" w:initials="AvD">
    <w:p w:rsidR="004C2847" w:rsidRPr="00E064E8" w:rsidRDefault="004C2847">
      <w:pPr>
        <w:pStyle w:val="CommentText"/>
        <w:rPr>
          <w:lang w:val="nl-NL"/>
        </w:rPr>
      </w:pPr>
      <w:r>
        <w:rPr>
          <w:rStyle w:val="CommentReference"/>
        </w:rPr>
        <w:annotationRef/>
      </w:r>
      <w:r w:rsidRPr="00E064E8">
        <w:rPr>
          <w:lang w:val="nl-NL"/>
        </w:rPr>
        <w:t>Zullen we aangeven welke essentieel zijn voor een 2D jonswap som?</w:t>
      </w:r>
    </w:p>
  </w:comment>
  <w:comment w:id="243" w:author="Ap van Dongeren" w:date="2015-03-06T09:14:00Z" w:initials="AvD">
    <w:p w:rsidR="004C2847" w:rsidRDefault="004C2847">
      <w:pPr>
        <w:pStyle w:val="CommentText"/>
      </w:pPr>
      <w:r>
        <w:rPr>
          <w:rStyle w:val="CommentReference"/>
        </w:rPr>
        <w:annotationRef/>
      </w:r>
      <w:r>
        <w:t>Refer to the chapter where this is discussed.</w:t>
      </w:r>
    </w:p>
  </w:comment>
  <w:comment w:id="244" w:author="Ap van Dongeren" w:date="2015-03-06T09:14:00Z" w:initials="AvD">
    <w:p w:rsidR="004C2847" w:rsidRPr="00907C45" w:rsidRDefault="004C2847">
      <w:pPr>
        <w:pStyle w:val="CommentText"/>
        <w:rPr>
          <w:lang w:val="nl-NL"/>
        </w:rPr>
      </w:pPr>
      <w:r>
        <w:rPr>
          <w:rStyle w:val="CommentReference"/>
        </w:rPr>
        <w:annotationRef/>
      </w:r>
      <w:r w:rsidRPr="00907C45">
        <w:rPr>
          <w:lang w:val="nl-NL"/>
        </w:rPr>
        <w:t>source</w:t>
      </w:r>
    </w:p>
  </w:comment>
  <w:comment w:id="245" w:author="Ap van Dongeren" w:date="2015-03-06T09:14:00Z" w:initials="AvD">
    <w:p w:rsidR="004C2847" w:rsidRDefault="004C2847">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4C2847" w:rsidRDefault="004C2847">
      <w:pPr>
        <w:pStyle w:val="CommentText"/>
        <w:rPr>
          <w:lang w:val="nl-NL"/>
        </w:rPr>
      </w:pPr>
    </w:p>
    <w:p w:rsidR="004C2847" w:rsidRPr="00907C45" w:rsidRDefault="004C2847">
      <w:pPr>
        <w:pStyle w:val="CommentText"/>
        <w:rPr>
          <w:lang w:val="nl-NL"/>
        </w:rPr>
      </w:pPr>
      <w:r>
        <w:rPr>
          <w:lang w:val="nl-NL"/>
        </w:rPr>
        <w:t>Wellicht beter om een klassieke params te specificeren die begint bij diep water en op het strand eindigt?</w:t>
      </w:r>
    </w:p>
  </w:comment>
  <w:comment w:id="246" w:author="Kees Nederhoff" w:date="2015-03-06T09:14:00Z" w:initials="KN">
    <w:p w:rsidR="004C2847" w:rsidRPr="00484A57" w:rsidRDefault="004C2847">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247" w:author="Ap van Dongeren" w:date="2015-03-06T09:14:00Z" w:initials="AvD">
    <w:p w:rsidR="004C2847" w:rsidRPr="00782FCD" w:rsidRDefault="004C2847">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250" w:author="Kees Nederhoff" w:date="2015-03-06T09:14:00Z" w:initials="KN">
    <w:p w:rsidR="004C2847" w:rsidRPr="003245CF" w:rsidRDefault="004C2847">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256" w:author="Kees Nederhoff" w:date="2015-03-06T09:14:00Z" w:initials="KN">
    <w:p w:rsidR="004C2847" w:rsidRPr="00890816" w:rsidRDefault="004C2847">
      <w:pPr>
        <w:pStyle w:val="CommentText"/>
        <w:rPr>
          <w:lang w:val="nl-NL"/>
        </w:rPr>
      </w:pPr>
      <w:r>
        <w:rPr>
          <w:rStyle w:val="CommentReference"/>
        </w:rPr>
        <w:annotationRef/>
      </w:r>
      <w:r w:rsidRPr="00890816">
        <w:rPr>
          <w:lang w:val="nl-NL"/>
        </w:rPr>
        <w:t>Contact Robert over schaalbaarheid met H</w:t>
      </w:r>
    </w:p>
  </w:comment>
  <w:comment w:id="254" w:author="Kees Nederhoff" w:date="2015-03-06T09:14:00Z" w:initials="KN">
    <w:p w:rsidR="004C2847" w:rsidRPr="003245CF" w:rsidRDefault="004C2847">
      <w:pPr>
        <w:pStyle w:val="CommentText"/>
        <w:rPr>
          <w:lang w:val="nl-NL"/>
        </w:rPr>
      </w:pPr>
      <w:r>
        <w:rPr>
          <w:rStyle w:val="CommentReference"/>
        </w:rPr>
        <w:annotationRef/>
      </w:r>
      <w:r w:rsidRPr="003245CF">
        <w:rPr>
          <w:lang w:val="nl-NL"/>
        </w:rPr>
        <w:t>Onderverdeling maken tussen 4.4.1 en 4.4.2</w:t>
      </w:r>
    </w:p>
  </w:comment>
  <w:comment w:id="259" w:author="Kees Nederhoff" w:date="2015-03-06T09:14:00Z" w:initials="KN">
    <w:p w:rsidR="004C2847" w:rsidRPr="00EB6E3B" w:rsidRDefault="004C2847">
      <w:pPr>
        <w:pStyle w:val="CommentText"/>
        <w:rPr>
          <w:lang w:val="nl-NL"/>
        </w:rPr>
      </w:pPr>
      <w:r>
        <w:rPr>
          <w:rStyle w:val="CommentReference"/>
        </w:rPr>
        <w:annotationRef/>
      </w:r>
      <w:r w:rsidRPr="00EB6E3B">
        <w:rPr>
          <w:lang w:val="nl-NL"/>
        </w:rPr>
        <w:t>Check in rapport Pieter Smit</w:t>
      </w:r>
    </w:p>
  </w:comment>
  <w:comment w:id="281" w:author="Kees Nederhoff" w:date="2015-03-06T09:14:00Z" w:initials="KN">
    <w:p w:rsidR="004C2847" w:rsidRPr="00B826A5" w:rsidRDefault="004C2847">
      <w:pPr>
        <w:pStyle w:val="CommentText"/>
        <w:rPr>
          <w:lang w:val="nl-NL"/>
        </w:rPr>
      </w:pPr>
      <w:r>
        <w:rPr>
          <w:rStyle w:val="CommentReference"/>
        </w:rPr>
        <w:annotationRef/>
      </w:r>
      <w:r w:rsidRPr="00B826A5">
        <w:rPr>
          <w:lang w:val="nl-NL"/>
        </w:rPr>
        <w:t>Schrijven</w:t>
      </w:r>
    </w:p>
  </w:comment>
  <w:comment w:id="287" w:author="Ap van Dongeren" w:date="2015-03-06T09:14:00Z" w:initials="AvD">
    <w:p w:rsidR="004C2847" w:rsidRPr="005802B7" w:rsidRDefault="004C2847">
      <w:pPr>
        <w:pStyle w:val="CommentText"/>
        <w:rPr>
          <w:lang w:val="nl-NL"/>
        </w:rPr>
      </w:pPr>
      <w:r>
        <w:rPr>
          <w:rStyle w:val="CommentReference"/>
        </w:rPr>
        <w:annotationRef/>
      </w:r>
      <w:r w:rsidRPr="005802B7">
        <w:rPr>
          <w:lang w:val="nl-NL"/>
        </w:rPr>
        <w:t>add</w:t>
      </w:r>
    </w:p>
  </w:comment>
  <w:comment w:id="291" w:author="Ap van Dongeren" w:date="2015-03-06T09:14:00Z" w:initials="AvD">
    <w:p w:rsidR="004C2847" w:rsidRPr="005802B7" w:rsidRDefault="004C2847">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292" w:author="Ap van Dongeren" w:date="2015-03-06T09:14:00Z" w:initials="AvD">
    <w:p w:rsidR="004C2847" w:rsidRPr="000032BA" w:rsidRDefault="004C2847">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290" w:author="Kees Nederhoff" w:date="2015-03-06T09:14:00Z" w:initials="KN">
    <w:p w:rsidR="004C2847" w:rsidRPr="009D4808" w:rsidRDefault="004C2847">
      <w:pPr>
        <w:pStyle w:val="CommentText"/>
        <w:rPr>
          <w:lang w:val="nl-NL"/>
        </w:rPr>
      </w:pPr>
      <w:r>
        <w:rPr>
          <w:rStyle w:val="CommentReference"/>
        </w:rPr>
        <w:annotationRef/>
      </w:r>
      <w:r w:rsidRPr="009D4808">
        <w:rPr>
          <w:lang w:val="nl-NL"/>
        </w:rPr>
        <w:t>Eruit: laatste 2 delen verpalatsen naar betere locatie</w:t>
      </w:r>
    </w:p>
  </w:comment>
  <w:comment w:id="295" w:author="Ap van Dongeren" w:date="2015-03-06T09:14:00Z" w:initials="AvD">
    <w:p w:rsidR="004C2847" w:rsidRPr="000032BA" w:rsidRDefault="004C2847">
      <w:pPr>
        <w:pStyle w:val="CommentText"/>
        <w:rPr>
          <w:lang w:val="nl-NL"/>
        </w:rPr>
      </w:pPr>
      <w:r>
        <w:rPr>
          <w:rStyle w:val="CommentReference"/>
        </w:rPr>
        <w:annotationRef/>
      </w:r>
      <w:r w:rsidRPr="000032BA">
        <w:rPr>
          <w:lang w:val="nl-NL"/>
        </w:rPr>
        <w:t xml:space="preserve">Dat is vreemd. </w:t>
      </w:r>
      <w:r>
        <w:rPr>
          <w:lang w:val="nl-NL"/>
        </w:rPr>
        <w:t>Waarom?</w:t>
      </w:r>
    </w:p>
  </w:comment>
  <w:comment w:id="296" w:author="Kees Nederhoff" w:date="2015-03-06T09:14:00Z" w:initials="KN">
    <w:p w:rsidR="004C2847" w:rsidRPr="009D4808" w:rsidRDefault="004C2847">
      <w:pPr>
        <w:pStyle w:val="CommentText"/>
        <w:rPr>
          <w:lang w:val="nl-NL"/>
        </w:rPr>
      </w:pPr>
      <w:r>
        <w:rPr>
          <w:rStyle w:val="CommentReference"/>
        </w:rPr>
        <w:annotationRef/>
      </w:r>
      <w:r w:rsidRPr="009D4808">
        <w:rPr>
          <w:lang w:val="nl-NL"/>
        </w:rPr>
        <w:t>Aanpassen van verwijzing</w:t>
      </w:r>
    </w:p>
  </w:comment>
  <w:comment w:id="300" w:author="Kees Nederhoff" w:date="2015-03-06T09:14:00Z" w:initials="KN">
    <w:p w:rsidR="004C2847" w:rsidRPr="00C06EDA" w:rsidRDefault="004C2847">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310" w:author="Ap van Dongeren" w:date="2015-03-06T09:14:00Z" w:initials="AvD">
    <w:p w:rsidR="004C2847" w:rsidRPr="00FB79C4" w:rsidRDefault="004C2847">
      <w:pPr>
        <w:pStyle w:val="CommentText"/>
        <w:rPr>
          <w:lang w:val="nl-NL"/>
        </w:rPr>
      </w:pPr>
      <w:r>
        <w:rPr>
          <w:rStyle w:val="CommentReference"/>
        </w:rPr>
        <w:annotationRef/>
      </w:r>
      <w:r w:rsidRPr="00FB79C4">
        <w:rPr>
          <w:lang w:val="nl-NL"/>
        </w:rPr>
        <w:t>Fix.</w:t>
      </w:r>
    </w:p>
  </w:comment>
  <w:comment w:id="311" w:author="Kees Nederhoff" w:date="2015-03-06T09:14:00Z" w:initials="KN">
    <w:p w:rsidR="004C2847" w:rsidRPr="00B826A5" w:rsidRDefault="004C2847">
      <w:pPr>
        <w:pStyle w:val="CommentText"/>
        <w:rPr>
          <w:lang w:val="nl-NL"/>
        </w:rPr>
      </w:pPr>
      <w:r>
        <w:rPr>
          <w:rStyle w:val="CommentReference"/>
        </w:rPr>
        <w:annotationRef/>
      </w:r>
      <w:r w:rsidRPr="00B826A5">
        <w:rPr>
          <w:lang w:val="nl-NL"/>
        </w:rPr>
        <w:t>Scirpt aanpassen Bas</w:t>
      </w:r>
    </w:p>
  </w:comment>
  <w:comment w:id="312" w:author="Kees Nederhoff" w:date="2015-03-06T09:14:00Z" w:initials="KN">
    <w:p w:rsidR="004C2847" w:rsidRPr="00664C37" w:rsidRDefault="004C2847">
      <w:pPr>
        <w:pStyle w:val="CommentText"/>
        <w:rPr>
          <w:lang w:val="nl-NL"/>
        </w:rPr>
      </w:pPr>
      <w:r>
        <w:rPr>
          <w:rStyle w:val="CommentReference"/>
        </w:rPr>
        <w:annotationRef/>
      </w:r>
      <w:r w:rsidRPr="00664C37">
        <w:rPr>
          <w:lang w:val="nl-NL"/>
        </w:rPr>
        <w:t>Code aanpassing Robert</w:t>
      </w:r>
    </w:p>
  </w:comment>
  <w:comment w:id="427" w:author="Kees Nederhoff" w:date="2015-03-06T09:14:00Z" w:initials="KN">
    <w:p w:rsidR="004C2847" w:rsidRPr="00664C37" w:rsidRDefault="004C2847">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542" w:author="Kees Nederhoff" w:date="2015-03-06T09:14:00Z" w:initials="KN">
    <w:p w:rsidR="004C2847" w:rsidRPr="00807B24" w:rsidRDefault="004C2847">
      <w:pPr>
        <w:pStyle w:val="CommentText"/>
        <w:rPr>
          <w:lang w:val="nl-NL"/>
        </w:rPr>
      </w:pPr>
      <w:r>
        <w:rPr>
          <w:rStyle w:val="CommentReference"/>
        </w:rPr>
        <w:annotationRef/>
      </w:r>
      <w:r w:rsidRPr="00FB210F">
        <w:rPr>
          <w:lang w:val="nl-NL"/>
        </w:rPr>
        <w:t xml:space="preserve">Robert past dit aan. </w:t>
      </w:r>
      <w:r>
        <w:rPr>
          <w:lang w:val="nl-NL"/>
        </w:rPr>
        <w:t>Want, h</w:t>
      </w:r>
      <w:r w:rsidRPr="00D3517B">
        <w:rPr>
          <w:lang w:val="nl-NL"/>
        </w:rPr>
        <w:t xml:space="preserve">ier is altijd veel verwarring over omdat de manual iets anders zei, dan de code, die veranderd was. </w:t>
      </w:r>
      <w:r>
        <w:rPr>
          <w:lang w:val="nl-NL"/>
        </w:rPr>
        <w:t>Kan je een regel opnemen met de syntax?</w:t>
      </w:r>
    </w:p>
  </w:comment>
  <w:comment w:id="554" w:author="Kees Nederhoff" w:date="2015-03-06T09:14:00Z" w:initials="KN">
    <w:p w:rsidR="004C2847" w:rsidRPr="004D7B46" w:rsidRDefault="004C2847" w:rsidP="00691D3B">
      <w:pPr>
        <w:pStyle w:val="CommentText"/>
        <w:rPr>
          <w:lang w:val="nl-NL"/>
        </w:rPr>
      </w:pPr>
      <w:r>
        <w:rPr>
          <w:rStyle w:val="CommentReference"/>
        </w:rPr>
        <w:annotationRef/>
      </w:r>
      <w:r w:rsidRPr="004D7B46">
        <w:rPr>
          <w:lang w:val="nl-NL"/>
        </w:rPr>
        <w:t>Informatie moet ergens online staan</w:t>
      </w:r>
    </w:p>
  </w:comment>
  <w:comment w:id="630" w:author="Kees Nederhoff" w:date="2015-03-06T09:14:00Z" w:initials="KN">
    <w:p w:rsidR="004C2847" w:rsidRPr="00587AD5" w:rsidRDefault="004C2847">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847" w:rsidRDefault="004C2847">
      <w:r>
        <w:separator/>
      </w:r>
    </w:p>
  </w:endnote>
  <w:endnote w:type="continuationSeparator" w:id="0">
    <w:p w:rsidR="004C2847" w:rsidRDefault="004C2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4C2847">
      <w:tc>
        <w:tcPr>
          <w:tcW w:w="8413" w:type="dxa"/>
          <w:shd w:val="clear" w:color="auto" w:fill="auto"/>
        </w:tcPr>
        <w:p w:rsidR="004C2847" w:rsidRDefault="004C2847" w:rsidP="00817CCC">
          <w:pPr>
            <w:pStyle w:val="Huisstijl-Gegeven"/>
          </w:pPr>
          <w:bookmarkStart w:id="3" w:name="bmProject1" w:colFirst="0" w:colLast="0"/>
        </w:p>
      </w:tc>
    </w:tr>
    <w:bookmarkEnd w:id="3"/>
  </w:tbl>
  <w:p w:rsidR="004C2847" w:rsidRDefault="004C2847" w:rsidP="00E43C26"/>
  <w:p w:rsidR="004C2847" w:rsidRDefault="004C2847" w:rsidP="00E43C26"/>
  <w:p w:rsidR="004C2847" w:rsidRDefault="004C2847" w:rsidP="00E43C26"/>
  <w:p w:rsidR="004C2847" w:rsidRDefault="004C2847" w:rsidP="00E43C26"/>
  <w:tbl>
    <w:tblPr>
      <w:tblW w:w="8420" w:type="dxa"/>
      <w:tblLayout w:type="fixed"/>
      <w:tblCellMar>
        <w:left w:w="0" w:type="dxa"/>
        <w:right w:w="0" w:type="dxa"/>
      </w:tblCellMar>
      <w:tblLook w:val="0000" w:firstRow="0" w:lastRow="0" w:firstColumn="0" w:lastColumn="0" w:noHBand="0" w:noVBand="0"/>
    </w:tblPr>
    <w:tblGrid>
      <w:gridCol w:w="8420"/>
    </w:tblGrid>
    <w:tr w:rsidR="004C2847">
      <w:tc>
        <w:tcPr>
          <w:tcW w:w="8420" w:type="dxa"/>
          <w:shd w:val="clear" w:color="auto" w:fill="auto"/>
        </w:tcPr>
        <w:p w:rsidR="004C2847" w:rsidRPr="000B5D5D" w:rsidRDefault="004C2847" w:rsidP="00E43C26">
          <w:pPr>
            <w:pStyle w:val="Huisstijl-Voettekst"/>
          </w:pPr>
          <w:bookmarkStart w:id="4" w:name="bmCopyrightSectie1_1" w:colFirst="0" w:colLast="0"/>
          <w:bookmarkStart w:id="5" w:name="bmReportCmdVersion" w:colFirst="0" w:colLast="0"/>
          <w:r>
            <w:t>© Deltares, 2015, B</w:t>
          </w:r>
        </w:p>
      </w:tc>
    </w:tr>
    <w:bookmarkEnd w:id="4"/>
    <w:bookmarkEnd w:id="5"/>
  </w:tbl>
  <w:p w:rsidR="004C2847" w:rsidRDefault="004C2847" w:rsidP="00E43C26">
    <w:pPr>
      <w:pStyle w:val="Footer"/>
    </w:pPr>
  </w:p>
  <w:p w:rsidR="004C2847" w:rsidRDefault="004C2847" w:rsidP="00E43C26">
    <w:pPr>
      <w:pStyle w:val="Footer"/>
    </w:pPr>
  </w:p>
  <w:p w:rsidR="004C2847" w:rsidRDefault="004C2847" w:rsidP="00E43C26">
    <w:pPr>
      <w:pStyle w:val="Footer"/>
    </w:pPr>
  </w:p>
  <w:p w:rsidR="004C2847" w:rsidRPr="008F1D52" w:rsidRDefault="004C2847"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3D40FD">
      <w:rPr>
        <w:noProof/>
      </w:rPr>
      <w:instrText>1</w:instrText>
    </w:r>
    <w:r>
      <w:rPr>
        <w:noProof/>
      </w:rPr>
      <w:fldChar w:fldCharType="end"/>
    </w:r>
    <w:r w:rsidRPr="000E1715">
      <w:instrText>"</w:instrText>
    </w:r>
    <w:r w:rsidRPr="000E1715">
      <w:fldChar w:fldCharType="separate"/>
    </w:r>
    <w:bookmarkStart w:id="6" w:name="Seq1"/>
    <w:r w:rsidR="003D40FD">
      <w:rPr>
        <w:noProof/>
      </w:rPr>
      <w:t>1</w:t>
    </w:r>
    <w:bookmarkEnd w:id="6"/>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E43C26">
    <w:pPr>
      <w:pStyle w:val="Footer"/>
    </w:pPr>
  </w:p>
  <w:p w:rsidR="004C2847" w:rsidRDefault="004C2847" w:rsidP="00E43C26">
    <w:pPr>
      <w:pStyle w:val="Footer"/>
    </w:pPr>
  </w:p>
  <w:p w:rsidR="004C2847" w:rsidRDefault="004C2847" w:rsidP="00E43C26">
    <w:pPr>
      <w:pStyle w:val="Footer"/>
    </w:pPr>
  </w:p>
  <w:p w:rsidR="004C2847" w:rsidRDefault="004C2847" w:rsidP="00E43C26">
    <w:pPr>
      <w:pStyle w:val="Footer"/>
    </w:pPr>
  </w:p>
  <w:p w:rsidR="004C2847" w:rsidRPr="00E43C26" w:rsidRDefault="004C2847"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C2847" w:rsidRPr="004C2206">
      <w:tc>
        <w:tcPr>
          <w:tcW w:w="7656" w:type="dxa"/>
          <w:shd w:val="clear" w:color="auto" w:fill="auto"/>
        </w:tcPr>
        <w:p w:rsidR="004C2847" w:rsidRPr="004C2206" w:rsidRDefault="004C2847" w:rsidP="00A22DA3">
          <w:pPr>
            <w:pStyle w:val="Huisstijl-Koptekst"/>
          </w:pPr>
          <w:bookmarkStart w:id="18" w:name="bmVoettekstSectie2_2" w:colFirst="0" w:colLast="0"/>
          <w:r>
            <w:t>XBeach Manual</w:t>
          </w:r>
        </w:p>
      </w:tc>
      <w:tc>
        <w:tcPr>
          <w:tcW w:w="766" w:type="dxa"/>
        </w:tcPr>
        <w:p w:rsidR="004C2847" w:rsidRPr="00B32B0E" w:rsidRDefault="004C2847" w:rsidP="00A22DA3">
          <w:pPr>
            <w:pStyle w:val="Huisstijl-Pagina"/>
          </w:pPr>
        </w:p>
      </w:tc>
    </w:tr>
    <w:bookmarkEnd w:id="18"/>
  </w:tbl>
  <w:p w:rsidR="004C2847" w:rsidRPr="00A22DA3" w:rsidRDefault="004C2847"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C2847" w:rsidRPr="004C2206">
      <w:tc>
        <w:tcPr>
          <w:tcW w:w="7656" w:type="dxa"/>
          <w:shd w:val="clear" w:color="auto" w:fill="auto"/>
        </w:tcPr>
        <w:p w:rsidR="004C2847" w:rsidRPr="004C2206" w:rsidRDefault="004C2847" w:rsidP="000C5FE2">
          <w:pPr>
            <w:pStyle w:val="Huisstijl-Koptekst"/>
          </w:pPr>
          <w:bookmarkStart w:id="19" w:name="bmVoettekstSectie2_1" w:colFirst="0" w:colLast="0"/>
          <w:r>
            <w:t>XBeach Manual</w:t>
          </w:r>
        </w:p>
      </w:tc>
      <w:tc>
        <w:tcPr>
          <w:tcW w:w="766" w:type="dxa"/>
        </w:tcPr>
        <w:p w:rsidR="004C2847" w:rsidRPr="00B32B0E" w:rsidRDefault="004C2847" w:rsidP="00E43C26">
          <w:pPr>
            <w:pStyle w:val="Huisstijl-Pagina"/>
          </w:pPr>
        </w:p>
      </w:tc>
    </w:tr>
  </w:tbl>
  <w:bookmarkEnd w:id="19"/>
  <w:p w:rsidR="004C2847" w:rsidRPr="00EB7C9E" w:rsidRDefault="004C2847"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F10363">
      <w:rPr>
        <w:noProof/>
      </w:rPr>
      <w:instrText>1</w:instrText>
    </w:r>
    <w:r>
      <w:rPr>
        <w:noProof/>
      </w:rPr>
      <w:fldChar w:fldCharType="end"/>
    </w:r>
    <w:r w:rsidRPr="000E1715">
      <w:instrText>"</w:instrText>
    </w:r>
    <w:r w:rsidRPr="000E1715">
      <w:fldChar w:fldCharType="separate"/>
    </w:r>
    <w:bookmarkStart w:id="20" w:name="Seq2"/>
    <w:r w:rsidR="00F10363">
      <w:rPr>
        <w:noProof/>
      </w:rPr>
      <w:t>1</w:t>
    </w:r>
    <w:bookmarkEnd w:id="20"/>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C2847" w:rsidRPr="004C2206">
      <w:tc>
        <w:tcPr>
          <w:tcW w:w="7656" w:type="dxa"/>
          <w:shd w:val="clear" w:color="auto" w:fill="auto"/>
        </w:tcPr>
        <w:p w:rsidR="004C2847" w:rsidRPr="004C2206" w:rsidRDefault="004C2847" w:rsidP="00E43C26">
          <w:pPr>
            <w:pStyle w:val="Huisstijl-Koptekst"/>
          </w:pPr>
        </w:p>
      </w:tc>
      <w:tc>
        <w:tcPr>
          <w:tcW w:w="766" w:type="dxa"/>
        </w:tcPr>
        <w:p w:rsidR="004C2847" w:rsidRPr="00B32B0E" w:rsidRDefault="004C2847" w:rsidP="00E43C26">
          <w:pPr>
            <w:pStyle w:val="Huisstijl-Pagina"/>
          </w:pPr>
        </w:p>
      </w:tc>
    </w:tr>
  </w:tbl>
  <w:p w:rsidR="004C2847" w:rsidRPr="00EB7C9E" w:rsidRDefault="004C2847"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4E27A9">
    <w:pPr>
      <w:pStyle w:val="Footer"/>
      <w:ind w:right="360"/>
    </w:pPr>
    <w:r>
      <w:rPr>
        <w:noProof/>
        <w:lang w:eastAsia="zh-CN"/>
      </w:rPr>
      <w:pict>
        <v:shapetype id="_x0000_t202" coordsize="21600,21600" o:spt="202" path="m,l,21600r21600,l21600,xe">
          <v:stroke joinstyle="miter"/>
          <v:path gradientshapeok="t" o:connecttype="rect"/>
        </v:shapetype>
        <v:shape id="Text Box 43" o:spid="_x0000_s77831" type="#_x0000_t202" style="position:absolute;left:0;text-align:left;margin-left:44.8pt;margin-top:9.35pt;width:392.35pt;height:21.5pt;z-index:2516643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4C2847">
                  <w:tc>
                    <w:tcPr>
                      <w:tcW w:w="7784" w:type="dxa"/>
                      <w:shd w:val="clear" w:color="auto" w:fill="auto"/>
                    </w:tcPr>
                    <w:p w:rsidR="004C2847" w:rsidRDefault="004C2847" w:rsidP="001220C3">
                      <w:pPr>
                        <w:pStyle w:val="Huisstijl-Koptekst"/>
                        <w:jc w:val="right"/>
                      </w:pPr>
                      <w:bookmarkStart w:id="26" w:name="bmVoettekstSectie3_2" w:colFirst="0" w:colLast="0"/>
                      <w:r>
                        <w:t>XBeach Manual</w:t>
                      </w:r>
                    </w:p>
                  </w:tc>
                </w:tr>
                <w:bookmarkEnd w:id="26"/>
              </w:tbl>
              <w:p w:rsidR="004C2847" w:rsidRDefault="004C2847" w:rsidP="00A45B92"/>
            </w:txbxContent>
          </v:textbox>
          <w10:wrap anchorx="margin"/>
        </v:shape>
      </w:pict>
    </w:r>
  </w:p>
  <w:tbl>
    <w:tblPr>
      <w:tblW w:w="0" w:type="auto"/>
      <w:tblLayout w:type="fixed"/>
      <w:tblCellMar>
        <w:left w:w="0" w:type="dxa"/>
        <w:right w:w="0" w:type="dxa"/>
      </w:tblCellMar>
      <w:tblLook w:val="0000" w:firstRow="0" w:lastRow="0" w:firstColumn="0" w:lastColumn="0" w:noHBand="0" w:noVBand="0"/>
    </w:tblPr>
    <w:tblGrid>
      <w:gridCol w:w="854"/>
    </w:tblGrid>
    <w:tr w:rsidR="004C2847" w:rsidRPr="004C2206">
      <w:tc>
        <w:tcPr>
          <w:tcW w:w="854" w:type="dxa"/>
        </w:tcPr>
        <w:p w:rsidR="004C2847" w:rsidRPr="00A21DE8" w:rsidRDefault="004C2847" w:rsidP="00A45B92">
          <w:pPr>
            <w:pStyle w:val="Huisstijl-Pagina"/>
            <w:jc w:val="left"/>
          </w:pPr>
          <w:r w:rsidRPr="007D5040">
            <w:fldChar w:fldCharType="begin"/>
          </w:r>
          <w:r w:rsidRPr="007D5040">
            <w:instrText xml:space="preserve"> PAGE</w:instrText>
          </w:r>
          <w:r w:rsidRPr="007D5040">
            <w:fldChar w:fldCharType="separate"/>
          </w:r>
          <w:r w:rsidR="00F10363">
            <w:t>ii</w:t>
          </w:r>
          <w:r w:rsidRPr="007D5040">
            <w:fldChar w:fldCharType="end"/>
          </w:r>
        </w:p>
      </w:tc>
    </w:tr>
  </w:tbl>
  <w:p w:rsidR="004C2847" w:rsidRPr="00B24026" w:rsidRDefault="004C2847"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8B1324">
    <w:pPr>
      <w:pStyle w:val="Footer"/>
      <w:ind w:right="360"/>
    </w:pPr>
    <w:r>
      <w:rPr>
        <w:noProof/>
        <w:lang w:eastAsia="zh-CN"/>
      </w:rPr>
      <w:pict>
        <v:shapetype id="_x0000_t202" coordsize="21600,21600" o:spt="202" path="m,l,21600r21600,l21600,xe">
          <v:stroke joinstyle="miter"/>
          <v:path gradientshapeok="t" o:connecttype="rect"/>
        </v:shapetype>
        <v:shape id="Text Box 42" o:spid="_x0000_s77830" type="#_x0000_t202" style="position:absolute;left:0;text-align:left;margin-left:50.05pt;margin-top:9.05pt;width:64.15pt;height:20.5pt;z-index:251663360;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C2847">
                  <w:tc>
                    <w:tcPr>
                      <w:tcW w:w="1094" w:type="dxa"/>
                      <w:shd w:val="clear" w:color="auto" w:fill="auto"/>
                      <w:tcMar>
                        <w:right w:w="85" w:type="dxa"/>
                      </w:tcMar>
                    </w:tcPr>
                    <w:p w:rsidR="004C2847" w:rsidRPr="007D5040" w:rsidRDefault="004C2847" w:rsidP="004E27A9">
                      <w:pPr>
                        <w:pStyle w:val="Huisstijl-Pagina"/>
                      </w:pPr>
                      <w:r w:rsidRPr="007D5040">
                        <w:fldChar w:fldCharType="begin"/>
                      </w:r>
                      <w:r w:rsidRPr="007D5040">
                        <w:instrText xml:space="preserve"> PAGE</w:instrText>
                      </w:r>
                      <w:r w:rsidRPr="007D5040">
                        <w:fldChar w:fldCharType="separate"/>
                      </w:r>
                      <w:r w:rsidR="00F10363">
                        <w:t>iii</w:t>
                      </w:r>
                      <w:r w:rsidRPr="007D5040">
                        <w:fldChar w:fldCharType="end"/>
                      </w:r>
                    </w:p>
                  </w:tc>
                </w:tr>
              </w:tbl>
              <w:p w:rsidR="004C2847" w:rsidRDefault="004C2847" w:rsidP="006A0A14"/>
            </w:txbxContent>
          </v:textbox>
          <w10:wrap anchorx="margin"/>
        </v:shape>
      </w:pict>
    </w:r>
  </w:p>
  <w:tbl>
    <w:tblPr>
      <w:tblW w:w="0" w:type="auto"/>
      <w:tblLayout w:type="fixed"/>
      <w:tblCellMar>
        <w:left w:w="0" w:type="dxa"/>
        <w:right w:w="0" w:type="dxa"/>
      </w:tblCellMar>
      <w:tblLook w:val="0000" w:firstRow="0" w:lastRow="0" w:firstColumn="0" w:lastColumn="0" w:noHBand="0" w:noVBand="0"/>
    </w:tblPr>
    <w:tblGrid>
      <w:gridCol w:w="7371"/>
    </w:tblGrid>
    <w:tr w:rsidR="004C2847" w:rsidRPr="004C2206">
      <w:tc>
        <w:tcPr>
          <w:tcW w:w="7371" w:type="dxa"/>
          <w:shd w:val="clear" w:color="auto" w:fill="auto"/>
        </w:tcPr>
        <w:p w:rsidR="004C2847" w:rsidRPr="004C2206" w:rsidRDefault="004C2847" w:rsidP="006A0A14">
          <w:pPr>
            <w:pStyle w:val="Huisstijl-Koptekst"/>
          </w:pPr>
          <w:bookmarkStart w:id="27" w:name="bmVoettekstSectie3_1" w:colFirst="0" w:colLast="0"/>
          <w:r>
            <w:t>XBeach Manual</w:t>
          </w:r>
        </w:p>
      </w:tc>
    </w:tr>
  </w:tbl>
  <w:bookmarkEnd w:id="27"/>
  <w:p w:rsidR="004C2847" w:rsidRPr="000E1715" w:rsidRDefault="004C2847"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F10363">
      <w:rPr>
        <w:noProof/>
      </w:rPr>
      <w:instrText>3</w:instrText>
    </w:r>
    <w:r>
      <w:rPr>
        <w:noProof/>
      </w:rPr>
      <w:fldChar w:fldCharType="end"/>
    </w:r>
    <w:r w:rsidRPr="000E1715">
      <w:instrText>"</w:instrText>
    </w:r>
    <w:r w:rsidRPr="000E1715">
      <w:fldChar w:fldCharType="separate"/>
    </w:r>
    <w:bookmarkStart w:id="28" w:name="Seq3"/>
    <w:r w:rsidR="00F10363">
      <w:rPr>
        <w:noProof/>
      </w:rPr>
      <w:t>3</w:t>
    </w:r>
    <w:bookmarkEnd w:id="28"/>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6C06A2">
    <w:pPr>
      <w:pStyle w:val="Footer"/>
    </w:pPr>
    <w:r>
      <w:rPr>
        <w:noProof/>
        <w:lang w:eastAsia="zh-CN"/>
      </w:rPr>
      <w:pict>
        <v:shapetype id="_x0000_t202" coordsize="21600,21600" o:spt="202" path="m,l,21600r21600,l21600,xe">
          <v:stroke joinstyle="miter"/>
          <v:path gradientshapeok="t" o:connecttype="rect"/>
        </v:shapetype>
        <v:shape id="Text Box 44" o:spid="_x0000_s77826" type="#_x0000_t202" style="position:absolute;left:0;text-align:left;margin-left:-10.1pt;margin-top:9.05pt;width:90pt;height:21.5pt;z-index:2516654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4C2847" w:rsidRPr="004C2206" w:rsidTr="00426356">
                  <w:tc>
                    <w:tcPr>
                      <w:tcW w:w="1176" w:type="dxa"/>
                    </w:tcPr>
                    <w:bookmarkStart w:id="667" w:name="bmPagina2" w:colFirst="0" w:colLast="0"/>
                    <w:p w:rsidR="004C2847" w:rsidRPr="00A21DE8" w:rsidRDefault="004C2847" w:rsidP="00F3579D">
                      <w:pPr>
                        <w:pStyle w:val="Huisstijl-Pagina"/>
                        <w:jc w:val="left"/>
                      </w:pPr>
                      <w:r>
                        <w:fldChar w:fldCharType="begin"/>
                      </w:r>
                      <w:r>
                        <w:instrText xml:space="preserve"> PAGE  \* MERGEFORMAT </w:instrText>
                      </w:r>
                      <w:r>
                        <w:fldChar w:fldCharType="separate"/>
                      </w:r>
                      <w:r w:rsidR="00E647A3">
                        <w:t>72</w:t>
                      </w:r>
                      <w:r>
                        <w:fldChar w:fldCharType="end"/>
                      </w:r>
                      <w:r>
                        <w:t xml:space="preserve"> of 105</w:t>
                      </w:r>
                    </w:p>
                  </w:tc>
                </w:tr>
                <w:bookmarkEnd w:id="667"/>
              </w:tbl>
              <w:p w:rsidR="004C2847" w:rsidRDefault="004C2847" w:rsidP="006C06A2"/>
            </w:txbxContent>
          </v:textbox>
          <w10:wrap anchorx="margin"/>
        </v:shape>
      </w:pict>
    </w:r>
  </w:p>
  <w:tbl>
    <w:tblPr>
      <w:tblW w:w="0" w:type="auto"/>
      <w:jc w:val="right"/>
      <w:tblLayout w:type="fixed"/>
      <w:tblCellMar>
        <w:left w:w="0" w:type="dxa"/>
        <w:right w:w="0" w:type="dxa"/>
      </w:tblCellMar>
      <w:tblLook w:val="0000" w:firstRow="0" w:lastRow="0" w:firstColumn="0" w:lastColumn="0" w:noHBand="0" w:noVBand="0"/>
    </w:tblPr>
    <w:tblGrid>
      <w:gridCol w:w="7371"/>
    </w:tblGrid>
    <w:tr w:rsidR="004C2847" w:rsidRPr="004C2206" w:rsidTr="009E3CFF">
      <w:trPr>
        <w:jc w:val="right"/>
      </w:trPr>
      <w:tc>
        <w:tcPr>
          <w:tcW w:w="7371" w:type="dxa"/>
          <w:shd w:val="clear" w:color="auto" w:fill="auto"/>
          <w:tcMar>
            <w:right w:w="28" w:type="dxa"/>
          </w:tcMar>
        </w:tcPr>
        <w:p w:rsidR="004C2847" w:rsidRPr="004C2206" w:rsidRDefault="004C2847" w:rsidP="00C20E72">
          <w:pPr>
            <w:pStyle w:val="Huisstijl-Koptekst"/>
            <w:jc w:val="right"/>
          </w:pPr>
          <w:bookmarkStart w:id="668" w:name="bmVoettekstSectie4_2" w:colFirst="0" w:colLast="0"/>
          <w:r>
            <w:t>XBeach Manual</w:t>
          </w:r>
        </w:p>
      </w:tc>
    </w:tr>
    <w:bookmarkEnd w:id="668"/>
  </w:tbl>
  <w:p w:rsidR="004C2847" w:rsidRPr="006C06A2" w:rsidRDefault="004C2847"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1220C3">
    <w:pPr>
      <w:pStyle w:val="Footer"/>
    </w:pPr>
    <w:r>
      <w:rPr>
        <w:noProof/>
        <w:lang w:eastAsia="zh-CN"/>
      </w:rPr>
      <w:pict>
        <v:shapetype id="_x0000_t202" coordsize="21600,21600" o:spt="202" path="m,l,21600r21600,l21600,xe">
          <v:stroke joinstyle="miter"/>
          <v:path gradientshapeok="t" o:connecttype="rect"/>
        </v:shapetype>
        <v:shape id="Text Box 37" o:spid="_x0000_s77825" type="#_x0000_t202" style="position:absolute;left:0;text-align:left;margin-left:50.05pt;margin-top:9.05pt;width:64.15pt;height:20.5pt;z-index:251660288;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C2847">
                  <w:trPr>
                    <w:trHeight w:val="568"/>
                  </w:trPr>
                  <w:tc>
                    <w:tcPr>
                      <w:tcW w:w="1094" w:type="dxa"/>
                      <w:shd w:val="clear" w:color="auto" w:fill="auto"/>
                      <w:tcMar>
                        <w:right w:w="85" w:type="dxa"/>
                      </w:tcMar>
                    </w:tcPr>
                    <w:bookmarkStart w:id="669" w:name="bmPagina1" w:colFirst="0" w:colLast="0"/>
                    <w:bookmarkStart w:id="670" w:name="bmTotPag" w:colFirst="0" w:colLast="0"/>
                    <w:p w:rsidR="004C2847" w:rsidRPr="007D5040" w:rsidRDefault="004C2847" w:rsidP="00F3579D">
                      <w:pPr>
                        <w:pStyle w:val="Huisstijl-Pagina"/>
                      </w:pPr>
                      <w:r>
                        <w:fldChar w:fldCharType="begin"/>
                      </w:r>
                      <w:r>
                        <w:instrText xml:space="preserve"> PAGE  \* MERGEFORMAT </w:instrText>
                      </w:r>
                      <w:r>
                        <w:fldChar w:fldCharType="separate"/>
                      </w:r>
                      <w:r w:rsidR="00E647A3">
                        <w:t>73</w:t>
                      </w:r>
                      <w:r>
                        <w:fldChar w:fldCharType="end"/>
                      </w:r>
                      <w:r>
                        <w:t xml:space="preserve"> of 105</w:t>
                      </w:r>
                    </w:p>
                  </w:tc>
                </w:tr>
                <w:bookmarkEnd w:id="669"/>
                <w:bookmarkEnd w:id="670"/>
              </w:tbl>
              <w:p w:rsidR="004C2847" w:rsidRDefault="004C2847" w:rsidP="001220C3"/>
            </w:txbxContent>
          </v:textbox>
          <w10:wrap anchorx="margin"/>
        </v:shape>
      </w:pict>
    </w:r>
  </w:p>
  <w:tbl>
    <w:tblPr>
      <w:tblW w:w="0" w:type="auto"/>
      <w:tblLayout w:type="fixed"/>
      <w:tblCellMar>
        <w:left w:w="0" w:type="dxa"/>
        <w:right w:w="0" w:type="dxa"/>
      </w:tblCellMar>
      <w:tblLook w:val="0000" w:firstRow="0" w:lastRow="0" w:firstColumn="0" w:lastColumn="0" w:noHBand="0" w:noVBand="0"/>
    </w:tblPr>
    <w:tblGrid>
      <w:gridCol w:w="7371"/>
    </w:tblGrid>
    <w:tr w:rsidR="004C2847" w:rsidRPr="004C2206">
      <w:tc>
        <w:tcPr>
          <w:tcW w:w="7371" w:type="dxa"/>
          <w:shd w:val="clear" w:color="auto" w:fill="auto"/>
        </w:tcPr>
        <w:p w:rsidR="004C2847" w:rsidRPr="004C2206" w:rsidRDefault="004C2847" w:rsidP="000C5FE2">
          <w:pPr>
            <w:pStyle w:val="Huisstijl-Koptekst"/>
          </w:pPr>
          <w:bookmarkStart w:id="671" w:name="bmVoettekstSectie4_1" w:colFirst="0" w:colLast="0"/>
          <w:r>
            <w:t>XBeach Manual</w:t>
          </w:r>
        </w:p>
      </w:tc>
    </w:tr>
    <w:bookmarkEnd w:id="671"/>
  </w:tbl>
  <w:p w:rsidR="004C2847" w:rsidRPr="00EB7C9E" w:rsidRDefault="004C2847"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847" w:rsidRDefault="004C2847">
      <w:r>
        <w:separator/>
      </w:r>
    </w:p>
  </w:footnote>
  <w:footnote w:type="continuationSeparator" w:id="0">
    <w:p w:rsidR="004C2847" w:rsidRDefault="004C2847">
      <w:r>
        <w:continuationSeparator/>
      </w:r>
    </w:p>
  </w:footnote>
  <w:footnote w:id="1">
    <w:p w:rsidR="004C2847" w:rsidRPr="00BE0D9D" w:rsidRDefault="004C2847">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580167">
    <w:r>
      <w:rPr>
        <w:noProof/>
        <w:lang w:eastAsia="zh-CN"/>
      </w:rPr>
      <w:pict>
        <v:shapetype id="_x0000_t202" coordsize="21600,21600" o:spt="202" path="m,l,21600r21600,l21600,xe">
          <v:stroke joinstyle="miter"/>
          <v:path gradientshapeok="t" o:connecttype="rect"/>
        </v:shapetype>
        <v:shape id="Text Box 27" o:spid="_x0000_s77840" type="#_x0000_t202" style="position:absolute;left:0;text-align:left;margin-left:126.45pt;margin-top:394.75pt;width:377pt;height:162.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4C2847">
                  <w:tc>
                    <w:tcPr>
                      <w:tcW w:w="6237" w:type="dxa"/>
                      <w:shd w:val="clear" w:color="auto" w:fill="auto"/>
                    </w:tcPr>
                    <w:p w:rsidR="004C2847" w:rsidRPr="00564E53" w:rsidRDefault="004C2847" w:rsidP="00564E53">
                      <w:pPr>
                        <w:pStyle w:val="Huisstijl-Gegeven"/>
                      </w:pPr>
                      <w:bookmarkStart w:id="0" w:name="bmAuteurs1" w:colFirst="0" w:colLast="0"/>
                    </w:p>
                  </w:tc>
                </w:tr>
                <w:bookmarkEnd w:id="0"/>
              </w:tbl>
              <w:p w:rsidR="004C2847" w:rsidRDefault="004C2847" w:rsidP="000369FA">
                <w:pPr>
                  <w:pStyle w:val="Header"/>
                </w:pPr>
              </w:p>
              <w:p w:rsidR="004C2847" w:rsidRDefault="004C2847"/>
            </w:txbxContent>
          </v:textbox>
          <w10:wrap anchorx="page" anchory="page"/>
        </v:shape>
      </w:pict>
    </w:r>
    <w:r>
      <w:rPr>
        <w:noProof/>
        <w:lang w:eastAsia="zh-CN"/>
      </w:rPr>
      <w:pict>
        <v:shape id="Text Box 9" o:spid="_x0000_s77839" type="#_x0000_t202" style="position:absolute;left:0;text-align:left;margin-left:331.7pt;margin-top:36.85pt;width:255.1pt;height:99.2pt;z-index:-25166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C2847">
                  <w:trPr>
                    <w:trHeight w:val="1701"/>
                  </w:trPr>
                  <w:tc>
                    <w:tcPr>
                      <w:tcW w:w="4560" w:type="dxa"/>
                      <w:shd w:val="clear" w:color="auto" w:fill="auto"/>
                    </w:tcPr>
                    <w:p w:rsidR="004C2847" w:rsidRDefault="004C2847" w:rsidP="003363CC">
                      <w:pPr>
                        <w:jc w:val="right"/>
                      </w:pPr>
                      <w:bookmarkStart w:id="1" w:name="bmLogoSectie1_1" w:colFirst="0" w:colLast="0"/>
                      <w:r>
                        <w:rPr>
                          <w:noProof/>
                          <w:lang w:eastAsia="zh-CN"/>
                        </w:rPr>
                        <w:drawing>
                          <wp:inline distT="0" distB="0" distL="0" distR="0">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
              </w:tbl>
              <w:p w:rsidR="004C2847" w:rsidRDefault="004C2847" w:rsidP="00580167"/>
            </w:txbxContent>
          </v:textbox>
          <w10:wrap anchorx="page" anchory="page"/>
        </v:shape>
      </w:pict>
    </w:r>
  </w:p>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p w:rsidR="004C2847" w:rsidRDefault="004C2847"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4C2847" w:rsidRPr="004C2206">
      <w:trPr>
        <w:trHeight w:hRule="exact" w:val="2041"/>
      </w:trPr>
      <w:tc>
        <w:tcPr>
          <w:tcW w:w="6237" w:type="dxa"/>
          <w:shd w:val="clear" w:color="auto" w:fill="auto"/>
        </w:tcPr>
        <w:p w:rsidR="004C2847" w:rsidRDefault="004C2847" w:rsidP="003363CC">
          <w:pPr>
            <w:pStyle w:val="Huisstijl-Titel"/>
          </w:pPr>
          <w:bookmarkStart w:id="2" w:name="bmTitel1" w:colFirst="0" w:colLast="0"/>
          <w:r>
            <w:t>XBeach Manual</w:t>
          </w:r>
        </w:p>
        <w:p w:rsidR="004C2847" w:rsidRDefault="004C2847" w:rsidP="003363CC">
          <w:pPr>
            <w:pStyle w:val="Huisstijl-Subtitel"/>
          </w:pPr>
        </w:p>
        <w:p w:rsidR="004C2847" w:rsidRDefault="004C2847" w:rsidP="003363CC">
          <w:pPr>
            <w:pStyle w:val="Huisstijl-Subtitel"/>
          </w:pPr>
        </w:p>
      </w:tc>
    </w:tr>
    <w:bookmarkEnd w:id="2"/>
  </w:tbl>
  <w:p w:rsidR="004C2847" w:rsidRDefault="004C2847" w:rsidP="00580167">
    <w:pPr>
      <w:rPr>
        <w:lang w:val="en-US"/>
      </w:rPr>
    </w:pPr>
  </w:p>
  <w:p w:rsidR="004C2847" w:rsidRDefault="004C2847" w:rsidP="00580167">
    <w:pPr>
      <w:rPr>
        <w:lang w:val="en-US"/>
      </w:rPr>
    </w:pPr>
  </w:p>
  <w:p w:rsidR="004C2847" w:rsidRDefault="004C2847" w:rsidP="00580167">
    <w:pPr>
      <w:rPr>
        <w:lang w:val="en-US"/>
      </w:rPr>
    </w:pPr>
  </w:p>
  <w:p w:rsidR="004C2847" w:rsidRPr="00580167" w:rsidRDefault="004C2847"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4C2206">
    <w:r>
      <w:rPr>
        <w:noProof/>
        <w:lang w:eastAsia="zh-CN"/>
      </w:rPr>
      <w:pict>
        <v:shapetype id="_x0000_t202" coordsize="21600,21600" o:spt="202" path="m,l,21600r21600,l21600,xe">
          <v:stroke joinstyle="miter"/>
          <v:path gradientshapeok="t" o:connecttype="rect"/>
        </v:shapetype>
        <v:shape id="Text Box 24" o:spid="_x0000_s77838" type="#_x0000_t202" style="position:absolute;left:0;text-align:left;margin-left:2pt;margin-top:2pt;width:591pt;height:840.5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4C2847" w:rsidTr="00426356">
                  <w:tc>
                    <w:tcPr>
                      <w:tcW w:w="11732" w:type="dxa"/>
                    </w:tcPr>
                    <w:p w:rsidR="004C2847" w:rsidRDefault="004C2847">
                      <w:bookmarkStart w:id="7" w:name="bmLogo0" w:colFirst="0" w:colLast="0"/>
                    </w:p>
                  </w:tc>
                </w:tr>
                <w:bookmarkEnd w:id="7"/>
              </w:tbl>
              <w:p w:rsidR="004C2847" w:rsidRDefault="004C2847"/>
            </w:txbxContent>
          </v:textbox>
          <w10:wrap anchorx="page" anchory="page"/>
        </v:shape>
      </w:pict>
    </w:r>
  </w:p>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p w:rsidR="004C2847" w:rsidRDefault="004C2847"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4C2847" w:rsidRPr="004C2206">
      <w:trPr>
        <w:trHeight w:hRule="exact" w:val="2041"/>
      </w:trPr>
      <w:tc>
        <w:tcPr>
          <w:tcW w:w="5245" w:type="dxa"/>
          <w:shd w:val="clear" w:color="auto" w:fill="auto"/>
        </w:tcPr>
        <w:p w:rsidR="004C2847" w:rsidRDefault="004C2847" w:rsidP="003363CC">
          <w:pPr>
            <w:pStyle w:val="Huisstijl-Titel"/>
          </w:pPr>
          <w:bookmarkStart w:id="8" w:name="bmTitel0" w:colFirst="0" w:colLast="0"/>
          <w:r>
            <w:t>XBeach Manual</w:t>
          </w:r>
        </w:p>
        <w:p w:rsidR="004C2847" w:rsidRDefault="004C2847" w:rsidP="003363CC">
          <w:pPr>
            <w:pStyle w:val="Huisstijl-Subtitel"/>
          </w:pPr>
        </w:p>
        <w:p w:rsidR="004C2847" w:rsidRDefault="004C2847" w:rsidP="003363CC">
          <w:pPr>
            <w:pStyle w:val="Huisstijl-Subtitel"/>
          </w:pPr>
        </w:p>
      </w:tc>
    </w:tr>
    <w:bookmarkEnd w:id="8"/>
  </w:tbl>
  <w:p w:rsidR="004C2847" w:rsidRDefault="004C2847" w:rsidP="00A1473F">
    <w:pPr>
      <w:rPr>
        <w:lang w:val="en-US"/>
      </w:rPr>
    </w:pPr>
  </w:p>
  <w:p w:rsidR="004C2847" w:rsidRDefault="004C2847" w:rsidP="00A1473F">
    <w:pPr>
      <w:rPr>
        <w:lang w:val="en-US"/>
      </w:rPr>
    </w:pPr>
  </w:p>
  <w:p w:rsidR="004C2847" w:rsidRDefault="004C2847" w:rsidP="00A1473F">
    <w:pPr>
      <w:rPr>
        <w:lang w:val="en-US"/>
      </w:rPr>
    </w:pPr>
  </w:p>
  <w:p w:rsidR="004C2847" w:rsidRDefault="004C2847"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672ACD">
    <w:pPr>
      <w:pStyle w:val="Header"/>
    </w:pPr>
  </w:p>
  <w:p w:rsidR="004C2847" w:rsidRDefault="004C2847" w:rsidP="00672ACD">
    <w:pPr>
      <w:pStyle w:val="Header"/>
    </w:pPr>
  </w:p>
  <w:p w:rsidR="004C2847" w:rsidRDefault="004C2847" w:rsidP="00672ACD">
    <w:pPr>
      <w:pStyle w:val="Header"/>
    </w:pPr>
  </w:p>
  <w:p w:rsidR="004C2847" w:rsidRDefault="004C2847"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4C2847" w:rsidRPr="004C2206">
      <w:tc>
        <w:tcPr>
          <w:tcW w:w="4004" w:type="dxa"/>
          <w:gridSpan w:val="2"/>
          <w:shd w:val="clear" w:color="auto" w:fill="auto"/>
        </w:tcPr>
        <w:p w:rsidR="004C2847" w:rsidRPr="00EF1CDD" w:rsidRDefault="004C2847" w:rsidP="003363CC">
          <w:pPr>
            <w:pStyle w:val="Huisstijl-Gegeven"/>
          </w:pPr>
          <w:bookmarkStart w:id="14" w:name="tblGegevensSectie2b" w:colFirst="0" w:colLast="3"/>
        </w:p>
      </w:tc>
      <w:tc>
        <w:tcPr>
          <w:tcW w:w="4745" w:type="dxa"/>
          <w:gridSpan w:val="3"/>
          <w:tcBorders>
            <w:left w:val="nil"/>
          </w:tcBorders>
          <w:shd w:val="clear" w:color="auto" w:fill="auto"/>
        </w:tcPr>
        <w:p w:rsidR="004C2847" w:rsidRDefault="004C2847" w:rsidP="003363CC">
          <w:pPr>
            <w:pStyle w:val="Huisstijl-Kopje"/>
          </w:pPr>
          <w:r>
            <w:t>Title</w:t>
          </w:r>
        </w:p>
        <w:p w:rsidR="004C2847" w:rsidRPr="00EF1CDD" w:rsidRDefault="004C2847" w:rsidP="003363CC">
          <w:pPr>
            <w:pStyle w:val="Huisstijl-Gegeven"/>
          </w:pPr>
          <w:r>
            <w:t>XBeach Manual</w:t>
          </w:r>
        </w:p>
      </w:tc>
    </w:tr>
    <w:tr w:rsidR="004C2847" w:rsidRPr="004C2206">
      <w:tc>
        <w:tcPr>
          <w:tcW w:w="5246" w:type="dxa"/>
          <w:gridSpan w:val="3"/>
          <w:shd w:val="clear" w:color="auto" w:fill="auto"/>
        </w:tcPr>
        <w:p w:rsidR="004C2847" w:rsidRPr="004C2206" w:rsidRDefault="004C2847" w:rsidP="003363CC">
          <w:pPr>
            <w:pStyle w:val="Huisstijl-Gegeven"/>
          </w:pPr>
        </w:p>
      </w:tc>
      <w:tc>
        <w:tcPr>
          <w:tcW w:w="3503" w:type="dxa"/>
          <w:gridSpan w:val="2"/>
        </w:tcPr>
        <w:p w:rsidR="004C2847" w:rsidRPr="004C2206" w:rsidRDefault="004C2847" w:rsidP="003363CC">
          <w:pPr>
            <w:pStyle w:val="Huisstijl-Gegeven"/>
          </w:pPr>
        </w:p>
      </w:tc>
    </w:tr>
    <w:tr w:rsidR="004C2847" w:rsidRPr="004C2206">
      <w:tc>
        <w:tcPr>
          <w:tcW w:w="2694" w:type="dxa"/>
          <w:shd w:val="clear" w:color="auto" w:fill="auto"/>
        </w:tcPr>
        <w:p w:rsidR="004C2847" w:rsidRDefault="004C2847" w:rsidP="003363CC">
          <w:pPr>
            <w:pStyle w:val="Huisstijl-Kopje"/>
          </w:pPr>
          <w:r>
            <w:t>Pages</w:t>
          </w:r>
        </w:p>
        <w:p w:rsidR="004C2847" w:rsidRPr="004C2206" w:rsidRDefault="004C2847" w:rsidP="003363CC">
          <w:pPr>
            <w:pStyle w:val="Huisstijl-Gegeven"/>
          </w:pPr>
          <w:fldSimple w:instr=" DOCVARIABLE  TotAantalPag  \* MERGEFORMAT ">
            <w:r>
              <w:t>8</w:t>
            </w:r>
          </w:fldSimple>
        </w:p>
      </w:tc>
      <w:tc>
        <w:tcPr>
          <w:tcW w:w="2552" w:type="dxa"/>
          <w:gridSpan w:val="2"/>
          <w:shd w:val="clear" w:color="auto" w:fill="auto"/>
        </w:tcPr>
        <w:p w:rsidR="004C2847" w:rsidRPr="004C2206" w:rsidRDefault="004C2847" w:rsidP="00A22DA3">
          <w:pPr>
            <w:tabs>
              <w:tab w:val="left" w:pos="1680"/>
            </w:tabs>
            <w:ind w:left="1680" w:hanging="1680"/>
          </w:pPr>
        </w:p>
      </w:tc>
      <w:tc>
        <w:tcPr>
          <w:tcW w:w="2552" w:type="dxa"/>
        </w:tcPr>
        <w:p w:rsidR="004C2847" w:rsidRPr="004C2206" w:rsidRDefault="004C2847" w:rsidP="00A22DA3">
          <w:pPr>
            <w:pStyle w:val="Huisstijl-Gegeven"/>
            <w:tabs>
              <w:tab w:val="left" w:pos="2552"/>
            </w:tabs>
          </w:pPr>
        </w:p>
      </w:tc>
      <w:tc>
        <w:tcPr>
          <w:tcW w:w="951" w:type="dxa"/>
        </w:tcPr>
        <w:p w:rsidR="004C2847" w:rsidRPr="004C2206" w:rsidRDefault="004C2847" w:rsidP="00A22DA3">
          <w:pPr>
            <w:pStyle w:val="Huisstijl-Gegeven"/>
            <w:tabs>
              <w:tab w:val="left" w:pos="2552"/>
            </w:tabs>
          </w:pPr>
        </w:p>
      </w:tc>
    </w:tr>
    <w:tr w:rsidR="004C2847" w:rsidRPr="004C2206">
      <w:tc>
        <w:tcPr>
          <w:tcW w:w="8749" w:type="dxa"/>
          <w:gridSpan w:val="5"/>
          <w:shd w:val="clear" w:color="auto" w:fill="auto"/>
        </w:tcPr>
        <w:p w:rsidR="004C2847" w:rsidRPr="004C2206" w:rsidRDefault="004C2847" w:rsidP="00A22DA3">
          <w:pPr>
            <w:pStyle w:val="Huisstijl-Gegeven"/>
            <w:tabs>
              <w:tab w:val="left" w:pos="2552"/>
            </w:tabs>
          </w:pPr>
        </w:p>
      </w:tc>
    </w:tr>
  </w:tbl>
  <w:bookmarkEnd w:id="14"/>
  <w:p w:rsidR="004C2847" w:rsidRPr="00672ACD" w:rsidRDefault="004C2847" w:rsidP="00672ACD">
    <w:pPr>
      <w:pStyle w:val="Header"/>
    </w:pPr>
    <w:r>
      <w:rPr>
        <w:noProof/>
        <w:lang w:eastAsia="zh-CN"/>
      </w:rPr>
      <w:pict>
        <v:shapetype id="_x0000_t202" coordsize="21600,21600" o:spt="202" path="m,l,21600r21600,l21600,xe">
          <v:stroke joinstyle="miter"/>
          <v:path gradientshapeok="t" o:connecttype="rect"/>
        </v:shapetype>
        <v:shape id="Text Box 32" o:spid="_x0000_s77837" type="#_x0000_t202" style="position:absolute;left:0;text-align:left;margin-left:0;margin-top:36pt;width:264pt;height:99.2pt;z-index:-251659264;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C2847">
                  <w:trPr>
                    <w:trHeight w:val="1701"/>
                  </w:trPr>
                  <w:tc>
                    <w:tcPr>
                      <w:tcW w:w="4560" w:type="dxa"/>
                      <w:shd w:val="clear" w:color="auto" w:fill="auto"/>
                    </w:tcPr>
                    <w:p w:rsidR="004C2847" w:rsidRDefault="004C2847" w:rsidP="003363CC">
                      <w:bookmarkStart w:id="15" w:name="bmLogoSectie2_2" w:colFirst="0" w:colLast="0"/>
                      <w:r>
                        <w:rPr>
                          <w:noProof/>
                          <w:lang w:eastAsia="zh-CN"/>
                        </w:rPr>
                        <w:drawing>
                          <wp:inline distT="0" distB="0" distL="0" distR="0">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
              </w:tbl>
              <w:p w:rsidR="004C2847" w:rsidRDefault="004C2847" w:rsidP="00672ACD"/>
            </w:txbxContent>
          </v:textbox>
          <w10:wrap anchorx="margin" anchory="page"/>
          <w10:anchorlock/>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5C6157">
    <w:pPr>
      <w:pStyle w:val="Header"/>
    </w:pPr>
    <w:r>
      <w:rPr>
        <w:noProof/>
        <w:lang w:eastAsia="zh-CN"/>
      </w:rPr>
      <w:pict>
        <v:shapetype id="_x0000_t202" coordsize="21600,21600" o:spt="202" path="m,l,21600r21600,l21600,xe">
          <v:stroke joinstyle="miter"/>
          <v:path gradientshapeok="t" o:connecttype="rect"/>
        </v:shapetype>
        <v:shape id="Text Box 18" o:spid="_x0000_s77836" type="#_x0000_t202" style="position:absolute;left:0;text-align:left;margin-left:649.6pt;margin-top:36.1pt;width:264pt;height:99.2pt;z-index:-251664384;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C2847">
                  <w:trPr>
                    <w:trHeight w:val="1701"/>
                  </w:trPr>
                  <w:tc>
                    <w:tcPr>
                      <w:tcW w:w="4560" w:type="dxa"/>
                      <w:shd w:val="clear" w:color="auto" w:fill="auto"/>
                    </w:tcPr>
                    <w:p w:rsidR="004C2847" w:rsidRDefault="004C2847" w:rsidP="003363CC">
                      <w:pPr>
                        <w:jc w:val="right"/>
                      </w:pPr>
                      <w:bookmarkStart w:id="16" w:name="bmLogoSectie2_1" w:colFirst="0" w:colLast="0"/>
                      <w:r>
                        <w:rPr>
                          <w:noProof/>
                          <w:lang w:eastAsia="zh-CN"/>
                        </w:rPr>
                        <w:drawing>
                          <wp:inline distT="0" distB="0" distL="0" distR="0">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6"/>
              </w:tbl>
              <w:p w:rsidR="004C2847" w:rsidRDefault="004C2847" w:rsidP="001A6A5C"/>
            </w:txbxContent>
          </v:textbox>
          <w10:wrap anchorx="page" anchory="page"/>
          <w10:anchorlock/>
        </v:shape>
      </w:pict>
    </w:r>
  </w:p>
  <w:p w:rsidR="004C2847" w:rsidRDefault="004C2847" w:rsidP="005C6157">
    <w:pPr>
      <w:pStyle w:val="Header"/>
    </w:pPr>
  </w:p>
  <w:p w:rsidR="004C2847" w:rsidRDefault="004C2847" w:rsidP="005C6157">
    <w:pPr>
      <w:pStyle w:val="Header"/>
    </w:pPr>
  </w:p>
  <w:p w:rsidR="004C2847" w:rsidRDefault="004C2847"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4C2847" w:rsidRPr="004C2206">
      <w:tc>
        <w:tcPr>
          <w:tcW w:w="8749" w:type="dxa"/>
          <w:gridSpan w:val="4"/>
          <w:shd w:val="clear" w:color="auto" w:fill="auto"/>
        </w:tcPr>
        <w:p w:rsidR="004C2847" w:rsidRDefault="004C2847" w:rsidP="003363CC">
          <w:pPr>
            <w:pStyle w:val="Huisstijl-Kopje"/>
          </w:pPr>
          <w:bookmarkStart w:id="17" w:name="tblGegevensSectie2a" w:colFirst="0" w:colLast="3"/>
          <w:r>
            <w:t>Title</w:t>
          </w:r>
        </w:p>
        <w:p w:rsidR="004C2847" w:rsidRPr="00EF1CDD" w:rsidRDefault="004C2847" w:rsidP="003363CC">
          <w:pPr>
            <w:pStyle w:val="Huisstijl-Gegeven"/>
          </w:pPr>
          <w:r>
            <w:t>XBeach Manual</w:t>
          </w:r>
        </w:p>
      </w:tc>
    </w:tr>
    <w:tr w:rsidR="004C2847" w:rsidRPr="004C2206">
      <w:tc>
        <w:tcPr>
          <w:tcW w:w="5246" w:type="dxa"/>
          <w:gridSpan w:val="2"/>
          <w:shd w:val="clear" w:color="auto" w:fill="auto"/>
        </w:tcPr>
        <w:p w:rsidR="004C2847" w:rsidRPr="004C2206" w:rsidRDefault="004C2847" w:rsidP="003363CC">
          <w:pPr>
            <w:pStyle w:val="Huisstijl-Gegeven"/>
          </w:pPr>
        </w:p>
      </w:tc>
      <w:tc>
        <w:tcPr>
          <w:tcW w:w="3503" w:type="dxa"/>
          <w:gridSpan w:val="2"/>
        </w:tcPr>
        <w:p w:rsidR="004C2847" w:rsidRPr="004C2206" w:rsidRDefault="004C2847" w:rsidP="003363CC">
          <w:pPr>
            <w:pStyle w:val="Huisstijl-Gegeven"/>
          </w:pPr>
        </w:p>
      </w:tc>
    </w:tr>
    <w:tr w:rsidR="004C2847" w:rsidRPr="004C2206">
      <w:tc>
        <w:tcPr>
          <w:tcW w:w="2694" w:type="dxa"/>
          <w:shd w:val="clear" w:color="auto" w:fill="auto"/>
        </w:tcPr>
        <w:p w:rsidR="004C2847" w:rsidRDefault="004C2847" w:rsidP="003363CC">
          <w:pPr>
            <w:pStyle w:val="Huisstijl-Kopje"/>
          </w:pPr>
          <w:r>
            <w:t>Pages</w:t>
          </w:r>
        </w:p>
        <w:p w:rsidR="004C2847" w:rsidRPr="004C2206" w:rsidRDefault="004C2847" w:rsidP="003363CC">
          <w:pPr>
            <w:pStyle w:val="Huisstijl-Gegeven"/>
          </w:pPr>
          <w:r>
            <w:t>105</w:t>
          </w:r>
        </w:p>
      </w:tc>
      <w:tc>
        <w:tcPr>
          <w:tcW w:w="2552" w:type="dxa"/>
          <w:shd w:val="clear" w:color="auto" w:fill="auto"/>
        </w:tcPr>
        <w:p w:rsidR="004C2847" w:rsidRPr="004C2206" w:rsidRDefault="004C2847" w:rsidP="005C6157">
          <w:pPr>
            <w:tabs>
              <w:tab w:val="left" w:pos="1680"/>
            </w:tabs>
            <w:ind w:left="1680" w:hanging="1680"/>
          </w:pPr>
        </w:p>
      </w:tc>
      <w:tc>
        <w:tcPr>
          <w:tcW w:w="2552" w:type="dxa"/>
        </w:tcPr>
        <w:p w:rsidR="004C2847" w:rsidRPr="004C2206" w:rsidRDefault="004C2847" w:rsidP="005C6157">
          <w:pPr>
            <w:pStyle w:val="Huisstijl-Gegeven"/>
            <w:tabs>
              <w:tab w:val="left" w:pos="2552"/>
            </w:tabs>
          </w:pPr>
        </w:p>
      </w:tc>
      <w:tc>
        <w:tcPr>
          <w:tcW w:w="951" w:type="dxa"/>
        </w:tcPr>
        <w:p w:rsidR="004C2847" w:rsidRPr="004C2206" w:rsidRDefault="004C2847" w:rsidP="005C6157">
          <w:pPr>
            <w:pStyle w:val="Huisstijl-Gegeven"/>
            <w:tabs>
              <w:tab w:val="left" w:pos="2552"/>
            </w:tabs>
          </w:pPr>
        </w:p>
      </w:tc>
    </w:tr>
    <w:tr w:rsidR="004C2847" w:rsidRPr="004C2206">
      <w:tc>
        <w:tcPr>
          <w:tcW w:w="8749" w:type="dxa"/>
          <w:gridSpan w:val="4"/>
          <w:shd w:val="clear" w:color="auto" w:fill="auto"/>
        </w:tcPr>
        <w:p w:rsidR="004C2847" w:rsidRPr="004C2206" w:rsidRDefault="004C2847" w:rsidP="005C6157">
          <w:pPr>
            <w:pStyle w:val="Huisstijl-Gegeven"/>
            <w:tabs>
              <w:tab w:val="left" w:pos="2552"/>
            </w:tabs>
          </w:pPr>
        </w:p>
      </w:tc>
    </w:tr>
    <w:bookmarkEnd w:id="17"/>
  </w:tbl>
  <w:p w:rsidR="004C2847" w:rsidRPr="005C6157" w:rsidRDefault="004C2847"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5C6157">
    <w:pPr>
      <w:pStyle w:val="Header"/>
    </w:pPr>
    <w:r>
      <w:rPr>
        <w:noProof/>
        <w:lang w:eastAsia="zh-CN"/>
      </w:rPr>
      <w:pict>
        <v:shapetype id="_x0000_t202" coordsize="21600,21600" o:spt="202" path="m,l,21600r21600,l21600,xe">
          <v:stroke joinstyle="miter"/>
          <v:path gradientshapeok="t" o:connecttype="rect"/>
        </v:shapetype>
        <v:shape id="Text Box 10" o:spid="_x0000_s77835" type="#_x0000_t202" style="position:absolute;left:0;text-align:left;margin-left:0;margin-top:36.85pt;width:255.1pt;height:99.2pt;z-index:-251665408;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4C2847">
                  <w:trPr>
                    <w:trHeight w:val="1701"/>
                  </w:trPr>
                  <w:tc>
                    <w:tcPr>
                      <w:tcW w:w="5103" w:type="dxa"/>
                      <w:shd w:val="clear" w:color="auto" w:fill="auto"/>
                    </w:tcPr>
                    <w:p w:rsidR="004C2847" w:rsidRDefault="004C2847" w:rsidP="00A2242F"/>
                  </w:tc>
                </w:tr>
              </w:tbl>
              <w:p w:rsidR="004C2847" w:rsidRDefault="004C2847" w:rsidP="005C6157"/>
            </w:txbxContent>
          </v:textbox>
          <w10:wrap anchorx="margin" anchory="page"/>
        </v:shape>
      </w:pict>
    </w:r>
  </w:p>
  <w:p w:rsidR="004C2847" w:rsidRDefault="004C2847" w:rsidP="005C6157">
    <w:pPr>
      <w:pStyle w:val="Header"/>
    </w:pPr>
  </w:p>
  <w:p w:rsidR="004C2847" w:rsidRDefault="004C2847" w:rsidP="005C6157">
    <w:pPr>
      <w:pStyle w:val="Header"/>
    </w:pPr>
  </w:p>
  <w:p w:rsidR="004C2847" w:rsidRDefault="004C2847"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4C2847" w:rsidRPr="004C2206">
      <w:tc>
        <w:tcPr>
          <w:tcW w:w="8735" w:type="dxa"/>
          <w:gridSpan w:val="4"/>
          <w:shd w:val="clear" w:color="auto" w:fill="auto"/>
        </w:tcPr>
        <w:p w:rsidR="004C2847" w:rsidRPr="00EF1CDD" w:rsidRDefault="004C2847" w:rsidP="005C6157">
          <w:pPr>
            <w:pStyle w:val="Huisstijl-Gegeven"/>
          </w:pPr>
        </w:p>
      </w:tc>
    </w:tr>
    <w:tr w:rsidR="004C2847" w:rsidRPr="004C2206">
      <w:tc>
        <w:tcPr>
          <w:tcW w:w="5104" w:type="dxa"/>
          <w:gridSpan w:val="2"/>
          <w:shd w:val="clear" w:color="auto" w:fill="auto"/>
        </w:tcPr>
        <w:p w:rsidR="004C2847" w:rsidRPr="004C2206" w:rsidRDefault="004C2847" w:rsidP="005C6157">
          <w:pPr>
            <w:tabs>
              <w:tab w:val="left" w:pos="1680"/>
            </w:tabs>
            <w:ind w:left="1680" w:hanging="1680"/>
          </w:pPr>
        </w:p>
      </w:tc>
      <w:tc>
        <w:tcPr>
          <w:tcW w:w="3631" w:type="dxa"/>
          <w:gridSpan w:val="2"/>
        </w:tcPr>
        <w:p w:rsidR="004C2847" w:rsidRPr="004C2206" w:rsidRDefault="004C2847" w:rsidP="005C6157">
          <w:pPr>
            <w:pStyle w:val="Huisstijl-Gegeven"/>
            <w:tabs>
              <w:tab w:val="left" w:pos="2552"/>
            </w:tabs>
          </w:pPr>
        </w:p>
      </w:tc>
    </w:tr>
    <w:tr w:rsidR="004C2847" w:rsidRPr="004C2206">
      <w:tc>
        <w:tcPr>
          <w:tcW w:w="2552" w:type="dxa"/>
          <w:shd w:val="clear" w:color="auto" w:fill="auto"/>
        </w:tcPr>
        <w:p w:rsidR="004C2847" w:rsidRPr="004C2206" w:rsidRDefault="004C2847" w:rsidP="005C6157">
          <w:pPr>
            <w:pStyle w:val="Huisstijl-Gegeven"/>
          </w:pPr>
        </w:p>
      </w:tc>
      <w:tc>
        <w:tcPr>
          <w:tcW w:w="2552" w:type="dxa"/>
          <w:shd w:val="clear" w:color="auto" w:fill="auto"/>
        </w:tcPr>
        <w:p w:rsidR="004C2847" w:rsidRPr="004C2206" w:rsidRDefault="004C2847" w:rsidP="005C6157">
          <w:pPr>
            <w:tabs>
              <w:tab w:val="left" w:pos="1680"/>
            </w:tabs>
            <w:ind w:left="1680" w:hanging="1680"/>
          </w:pPr>
        </w:p>
      </w:tc>
      <w:tc>
        <w:tcPr>
          <w:tcW w:w="2552" w:type="dxa"/>
        </w:tcPr>
        <w:p w:rsidR="004C2847" w:rsidRPr="004C2206" w:rsidRDefault="004C2847" w:rsidP="005C6157">
          <w:pPr>
            <w:pStyle w:val="Huisstijl-Gegeven"/>
            <w:tabs>
              <w:tab w:val="left" w:pos="2552"/>
            </w:tabs>
          </w:pPr>
        </w:p>
      </w:tc>
      <w:tc>
        <w:tcPr>
          <w:tcW w:w="1079" w:type="dxa"/>
        </w:tcPr>
        <w:p w:rsidR="004C2847" w:rsidRPr="004C2206" w:rsidRDefault="004C2847" w:rsidP="005C6157">
          <w:pPr>
            <w:pStyle w:val="Huisstijl-Gegeven"/>
            <w:tabs>
              <w:tab w:val="left" w:pos="2552"/>
            </w:tabs>
          </w:pPr>
        </w:p>
      </w:tc>
    </w:tr>
  </w:tbl>
  <w:p w:rsidR="004C2847" w:rsidRPr="00B170CC" w:rsidRDefault="004C2847"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B24026">
    <w:pPr>
      <w:pStyle w:val="Header"/>
    </w:pPr>
    <w:r>
      <w:rPr>
        <w:noProof/>
        <w:lang w:eastAsia="zh-CN"/>
      </w:rPr>
      <w:pict>
        <v:shapetype id="_x0000_t202" coordsize="21600,21600" o:spt="202" path="m,l,21600r21600,l21600,xe">
          <v:stroke joinstyle="miter"/>
          <v:path gradientshapeok="t" o:connecttype="rect"/>
        </v:shapetype>
        <v:shape id="Text Box 41" o:spid="_x0000_s77834" type="#_x0000_t202" style="position:absolute;left:0;text-align:left;margin-left:739.6pt;margin-top:10.6pt;width:294pt;height:22pt;z-index:25166233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C2847">
                  <w:tc>
                    <w:tcPr>
                      <w:tcW w:w="5501" w:type="dxa"/>
                      <w:shd w:val="clear" w:color="auto" w:fill="auto"/>
                    </w:tcPr>
                    <w:p w:rsidR="004C2847" w:rsidRDefault="004C2847" w:rsidP="001220C3">
                      <w:pPr>
                        <w:pStyle w:val="Huisstijl-Koptekst"/>
                        <w:jc w:val="right"/>
                      </w:pPr>
                      <w:bookmarkStart w:id="22" w:name="bmKoptekstSectie3_2" w:colFirst="0" w:colLast="0"/>
                      <w:r>
                        <w:t>27 January 2015, draft</w:t>
                      </w:r>
                    </w:p>
                  </w:tc>
                </w:tr>
                <w:bookmarkEnd w:id="22"/>
              </w:tbl>
              <w:p w:rsidR="004C2847" w:rsidRDefault="004C2847" w:rsidP="001220C3"/>
            </w:txbxContent>
          </v:textbox>
          <w10:wrap anchorx="margin"/>
        </v:shape>
      </w:pict>
    </w:r>
  </w:p>
  <w:p w:rsidR="004C2847" w:rsidRPr="00982765" w:rsidRDefault="004C2847" w:rsidP="00B24026">
    <w:pPr>
      <w:pStyle w:val="Header"/>
    </w:pPr>
    <w:r>
      <w:rPr>
        <w:noProof/>
        <w:lang w:eastAsia="zh-CN"/>
      </w:rPr>
      <w:pict>
        <v:shape id="Text Box 34" o:spid="_x0000_s77833" type="#_x0000_t202" style="position:absolute;left:0;text-align:left;margin-left:0;margin-top:36pt;width:264pt;height:99.2pt;z-index:-251658240;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C2847">
                  <w:trPr>
                    <w:trHeight w:val="1701"/>
                  </w:trPr>
                  <w:tc>
                    <w:tcPr>
                      <w:tcW w:w="4560" w:type="dxa"/>
                      <w:shd w:val="clear" w:color="auto" w:fill="auto"/>
                    </w:tcPr>
                    <w:p w:rsidR="004C2847" w:rsidRDefault="004C2847" w:rsidP="003363CC">
                      <w:bookmarkStart w:id="23" w:name="bmLogoSectie3_2" w:colFirst="0" w:colLast="0"/>
                      <w:r>
                        <w:rPr>
                          <w:noProof/>
                          <w:lang w:eastAsia="zh-CN"/>
                        </w:rPr>
                        <w:drawing>
                          <wp:inline distT="0" distB="0" distL="0" distR="0">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3"/>
              </w:tbl>
              <w:p w:rsidR="004C2847" w:rsidRDefault="004C2847" w:rsidP="00B24026"/>
            </w:txbxContent>
          </v:textbox>
          <w10:wrap anchorx="margin" anchory="page"/>
          <w10:anchorlock/>
        </v:shape>
      </w:pict>
    </w:r>
  </w:p>
  <w:p w:rsidR="004C2847" w:rsidRPr="00672ACD" w:rsidRDefault="004C2847" w:rsidP="00B24026">
    <w:pPr>
      <w:pStyle w:val="Header"/>
    </w:pPr>
  </w:p>
  <w:p w:rsidR="004C2847" w:rsidRPr="00B24026" w:rsidRDefault="004C2847"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4C2847" w:rsidRPr="004C2206">
      <w:tc>
        <w:tcPr>
          <w:tcW w:w="5529" w:type="dxa"/>
          <w:shd w:val="clear" w:color="auto" w:fill="auto"/>
        </w:tcPr>
        <w:p w:rsidR="004C2847" w:rsidRPr="004C2206" w:rsidRDefault="004C2847" w:rsidP="00A00A21">
          <w:pPr>
            <w:pStyle w:val="Huisstijl-Koptekst"/>
          </w:pPr>
          <w:bookmarkStart w:id="24" w:name="bmKoptekstSectie3_1" w:colFirst="0" w:colLast="0"/>
          <w:r>
            <w:t>27 January 2015, draft</w:t>
          </w:r>
        </w:p>
      </w:tc>
    </w:tr>
  </w:tbl>
  <w:bookmarkEnd w:id="24"/>
  <w:p w:rsidR="004C2847" w:rsidRPr="00982765" w:rsidRDefault="004C2847" w:rsidP="00A00A21">
    <w:pPr>
      <w:pStyle w:val="Header"/>
    </w:pPr>
    <w:r>
      <w:rPr>
        <w:noProof/>
        <w:lang w:eastAsia="zh-CN"/>
      </w:rPr>
      <w:pict>
        <v:shapetype id="_x0000_t202" coordsize="21600,21600" o:spt="202" path="m,l,21600r21600,l21600,xe">
          <v:stroke joinstyle="miter"/>
          <v:path gradientshapeok="t" o:connecttype="rect"/>
        </v:shapetype>
        <v:shape id="Text Box 20" o:spid="_x0000_s77832" type="#_x0000_t202" style="position:absolute;left:0;text-align:left;margin-left:649.6pt;margin-top:36pt;width:264pt;height:99.2pt;z-index:-251663360;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C2847">
                  <w:trPr>
                    <w:trHeight w:val="1701"/>
                  </w:trPr>
                  <w:tc>
                    <w:tcPr>
                      <w:tcW w:w="4560" w:type="dxa"/>
                      <w:shd w:val="clear" w:color="auto" w:fill="auto"/>
                    </w:tcPr>
                    <w:p w:rsidR="004C2847" w:rsidRDefault="004C2847" w:rsidP="003363CC">
                      <w:pPr>
                        <w:jc w:val="right"/>
                      </w:pPr>
                      <w:bookmarkStart w:id="25" w:name="bmLogoSectie3_1" w:colFirst="0" w:colLast="0"/>
                      <w:r>
                        <w:rPr>
                          <w:noProof/>
                          <w:lang w:eastAsia="zh-CN"/>
                        </w:rPr>
                        <w:drawing>
                          <wp:inline distT="0" distB="0" distL="0" distR="0">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5"/>
              </w:tbl>
              <w:p w:rsidR="004C2847" w:rsidRDefault="004C2847" w:rsidP="001A6A5C"/>
            </w:txbxContent>
          </v:textbox>
          <w10:wrap anchorx="page" anchory="page"/>
          <w10:anchorlock/>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B24026">
    <w:pPr>
      <w:pStyle w:val="Header"/>
    </w:pPr>
    <w:r>
      <w:rPr>
        <w:noProof/>
        <w:lang w:eastAsia="zh-CN"/>
      </w:rPr>
      <w:pict>
        <v:shapetype id="_x0000_t202" coordsize="21600,21600" o:spt="202" path="m,l,21600r21600,l21600,xe">
          <v:stroke joinstyle="miter"/>
          <v:path gradientshapeok="t" o:connecttype="rect"/>
        </v:shapetype>
        <v:shape id="Text Box 40" o:spid="_x0000_s77829" type="#_x0000_t202" style="position:absolute;left:0;text-align:left;margin-left:739.6pt;margin-top:11.35pt;width:294pt;height:22pt;z-index:251661312;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C2847">
                  <w:tc>
                    <w:tcPr>
                      <w:tcW w:w="5501" w:type="dxa"/>
                      <w:shd w:val="clear" w:color="auto" w:fill="auto"/>
                      <w:tcMar>
                        <w:right w:w="85" w:type="dxa"/>
                      </w:tcMar>
                    </w:tcPr>
                    <w:p w:rsidR="004C2847" w:rsidRDefault="004C2847" w:rsidP="001220C3">
                      <w:pPr>
                        <w:pStyle w:val="Huisstijl-Koptekst"/>
                        <w:jc w:val="right"/>
                      </w:pPr>
                      <w:bookmarkStart w:id="663" w:name="bmKoptekstSectie4_2" w:colFirst="0" w:colLast="0"/>
                      <w:r>
                        <w:t>27 January 2015, draft</w:t>
                      </w:r>
                    </w:p>
                  </w:tc>
                </w:tr>
                <w:bookmarkEnd w:id="663"/>
              </w:tbl>
              <w:p w:rsidR="004C2847" w:rsidRDefault="004C2847" w:rsidP="001220C3"/>
            </w:txbxContent>
          </v:textbox>
          <w10:wrap anchorx="margin"/>
        </v:shape>
      </w:pict>
    </w:r>
  </w:p>
  <w:p w:rsidR="004C2847" w:rsidRPr="00982765" w:rsidRDefault="004C2847" w:rsidP="00B24026">
    <w:pPr>
      <w:pStyle w:val="Header"/>
    </w:pPr>
    <w:r>
      <w:rPr>
        <w:noProof/>
        <w:lang w:eastAsia="zh-CN"/>
      </w:rPr>
      <w:pict>
        <v:shape id="Text Box 36" o:spid="_x0000_s77828" type="#_x0000_t202" style="position:absolute;left:0;text-align:left;margin-left:0;margin-top:36pt;width:264pt;height:99.2pt;z-index:-251657216;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C2847">
                  <w:trPr>
                    <w:trHeight w:val="1701"/>
                  </w:trPr>
                  <w:tc>
                    <w:tcPr>
                      <w:tcW w:w="4560" w:type="dxa"/>
                      <w:shd w:val="clear" w:color="auto" w:fill="auto"/>
                    </w:tcPr>
                    <w:p w:rsidR="004C2847" w:rsidRDefault="004C2847" w:rsidP="003363CC">
                      <w:bookmarkStart w:id="664" w:name="bmLogoSectie4_2" w:colFirst="0" w:colLast="0"/>
                      <w:r>
                        <w:rPr>
                          <w:noProof/>
                          <w:lang w:eastAsia="zh-CN"/>
                        </w:rPr>
                        <w:drawing>
                          <wp:inline distT="0" distB="0" distL="0" distR="0">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64"/>
              </w:tbl>
              <w:p w:rsidR="004C2847" w:rsidRDefault="004C2847" w:rsidP="00B24026"/>
            </w:txbxContent>
          </v:textbox>
          <w10:wrap anchorx="margin" anchory="page"/>
          <w10:anchorlock/>
        </v:shape>
      </w:pict>
    </w:r>
  </w:p>
  <w:p w:rsidR="004C2847" w:rsidRPr="00672ACD" w:rsidRDefault="004C2847" w:rsidP="00B24026">
    <w:pPr>
      <w:pStyle w:val="Header"/>
    </w:pPr>
  </w:p>
  <w:p w:rsidR="004C2847" w:rsidRPr="00B24026" w:rsidRDefault="004C2847" w:rsidP="00B24026">
    <w:pPr>
      <w:pStyle w:val="Header"/>
    </w:pPr>
  </w:p>
  <w:p w:rsidR="004C2847" w:rsidRPr="00B24026" w:rsidRDefault="004C2847"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847" w:rsidRDefault="004C2847" w:rsidP="00982765">
    <w:pPr>
      <w:pStyle w:val="Header"/>
    </w:pPr>
    <w:r>
      <w:rPr>
        <w:noProof/>
        <w:lang w:eastAsia="zh-CN"/>
      </w:rPr>
      <w:pict>
        <v:shapetype id="_x0000_t202" coordsize="21600,21600" o:spt="202" path="m,l,21600r21600,l21600,xe">
          <v:stroke joinstyle="miter"/>
          <v:path gradientshapeok="t" o:connecttype="rect"/>
        </v:shapetype>
        <v:shape id="Text Box 21" o:spid="_x0000_s77827" type="#_x0000_t202" style="position:absolute;left:0;text-align:left;margin-left:649.6pt;margin-top:36pt;width:264pt;height:99.2pt;z-index:-251662336;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C2847">
                  <w:trPr>
                    <w:trHeight w:val="1701"/>
                  </w:trPr>
                  <w:tc>
                    <w:tcPr>
                      <w:tcW w:w="4560" w:type="dxa"/>
                      <w:shd w:val="clear" w:color="auto" w:fill="auto"/>
                    </w:tcPr>
                    <w:p w:rsidR="004C2847" w:rsidRDefault="004C2847" w:rsidP="003363CC">
                      <w:pPr>
                        <w:jc w:val="right"/>
                      </w:pPr>
                      <w:bookmarkStart w:id="665" w:name="bmLogoSectie4_1" w:colFirst="0" w:colLast="0"/>
                      <w:r>
                        <w:rPr>
                          <w:noProof/>
                          <w:lang w:eastAsia="zh-CN"/>
                        </w:rPr>
                        <w:drawing>
                          <wp:inline distT="0" distB="0" distL="0" distR="0">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65"/>
              </w:tbl>
              <w:p w:rsidR="004C2847" w:rsidRDefault="004C2847" w:rsidP="00E84D1E"/>
            </w:txbxContent>
          </v:textbox>
          <w10:wrap anchorx="page" anchory="page"/>
          <w10:anchorlock/>
        </v:shape>
      </w:pict>
    </w:r>
  </w:p>
  <w:tbl>
    <w:tblPr>
      <w:tblW w:w="0" w:type="auto"/>
      <w:tblLayout w:type="fixed"/>
      <w:tblCellMar>
        <w:left w:w="0" w:type="dxa"/>
        <w:right w:w="0" w:type="dxa"/>
      </w:tblCellMar>
      <w:tblLook w:val="0000" w:firstRow="0" w:lastRow="0" w:firstColumn="0" w:lastColumn="0" w:noHBand="0" w:noVBand="0"/>
    </w:tblPr>
    <w:tblGrid>
      <w:gridCol w:w="5812"/>
    </w:tblGrid>
    <w:tr w:rsidR="004C2847" w:rsidRPr="004C2206">
      <w:tc>
        <w:tcPr>
          <w:tcW w:w="5812" w:type="dxa"/>
          <w:shd w:val="clear" w:color="auto" w:fill="auto"/>
        </w:tcPr>
        <w:p w:rsidR="004C2847" w:rsidRPr="004C2206" w:rsidRDefault="004C2847" w:rsidP="00A00A21">
          <w:pPr>
            <w:pStyle w:val="Huisstijl-Koptekst"/>
          </w:pPr>
          <w:bookmarkStart w:id="666" w:name="bmKoptekstSectie4_1" w:colFirst="0" w:colLast="0"/>
          <w:r>
            <w:t>27 January 2015, draft</w:t>
          </w:r>
        </w:p>
      </w:tc>
    </w:tr>
    <w:bookmarkEnd w:id="666"/>
  </w:tbl>
  <w:p w:rsidR="004C2847" w:rsidRPr="00982765" w:rsidRDefault="004C2847"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0">
      <w:lvl w:ilvl="0">
        <w:numFmt w:val="decimal"/>
        <w:lvlText w:val=""/>
        <w:lvlJc w:val="left"/>
      </w:lvl>
    </w:lvlOverride>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77854"/>
    <o:shapelayout v:ext="edit">
      <o:idmap v:ext="edit" data="76"/>
    </o:shapelayout>
  </w:hdrShapeDefaults>
  <w:footnotePr>
    <w:footnote w:id="-1"/>
    <w:footnote w:id="0"/>
  </w:footnotePr>
  <w:endnotePr>
    <w:endnote w:id="-1"/>
    <w:endnote w:id="0"/>
  </w:endnotePr>
  <w:compat>
    <w:compatSetting w:name="compatibilityMode" w:uri="http://schemas.microsoft.com/office/word" w:val="12"/>
  </w:compat>
  <w:docVars>
    <w:docVar w:name="!ReportCmdVersion" w:val=", B"/>
    <w:docVar w:name="*DocWijzigingenBijhoudenStondAa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71362"/>
    <w:rsid w:val="00080512"/>
    <w:rsid w:val="000824BE"/>
    <w:rsid w:val="00084901"/>
    <w:rsid w:val="00085956"/>
    <w:rsid w:val="000921A6"/>
    <w:rsid w:val="0009480C"/>
    <w:rsid w:val="000A1E8D"/>
    <w:rsid w:val="000A6AE5"/>
    <w:rsid w:val="000A7F85"/>
    <w:rsid w:val="000B0735"/>
    <w:rsid w:val="000B5D5D"/>
    <w:rsid w:val="000B656E"/>
    <w:rsid w:val="000C1056"/>
    <w:rsid w:val="000C1C79"/>
    <w:rsid w:val="000C3280"/>
    <w:rsid w:val="000C5FE2"/>
    <w:rsid w:val="000D24FB"/>
    <w:rsid w:val="000D3C82"/>
    <w:rsid w:val="000D6344"/>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35D58"/>
    <w:rsid w:val="001477A5"/>
    <w:rsid w:val="00151657"/>
    <w:rsid w:val="00151E27"/>
    <w:rsid w:val="00153E68"/>
    <w:rsid w:val="00154BE2"/>
    <w:rsid w:val="00157CCB"/>
    <w:rsid w:val="00161A16"/>
    <w:rsid w:val="001635AB"/>
    <w:rsid w:val="001640D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C6D"/>
    <w:rsid w:val="00292F2E"/>
    <w:rsid w:val="00293815"/>
    <w:rsid w:val="00295890"/>
    <w:rsid w:val="002A5C76"/>
    <w:rsid w:val="002B2DDB"/>
    <w:rsid w:val="002B7A45"/>
    <w:rsid w:val="002C1907"/>
    <w:rsid w:val="002C1EBF"/>
    <w:rsid w:val="002C7AE0"/>
    <w:rsid w:val="002D554C"/>
    <w:rsid w:val="002D5858"/>
    <w:rsid w:val="002E540D"/>
    <w:rsid w:val="002E67AF"/>
    <w:rsid w:val="002F0371"/>
    <w:rsid w:val="002F08C7"/>
    <w:rsid w:val="002F1A3A"/>
    <w:rsid w:val="002F71D5"/>
    <w:rsid w:val="00300122"/>
    <w:rsid w:val="00301CB2"/>
    <w:rsid w:val="0030268F"/>
    <w:rsid w:val="00302A3C"/>
    <w:rsid w:val="00306E8A"/>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3138"/>
    <w:rsid w:val="003A481D"/>
    <w:rsid w:val="003A4857"/>
    <w:rsid w:val="003A6419"/>
    <w:rsid w:val="003B0006"/>
    <w:rsid w:val="003B16D2"/>
    <w:rsid w:val="003B4B11"/>
    <w:rsid w:val="003C2156"/>
    <w:rsid w:val="003D1543"/>
    <w:rsid w:val="003D2292"/>
    <w:rsid w:val="003D22D1"/>
    <w:rsid w:val="003D40FD"/>
    <w:rsid w:val="003D4FCE"/>
    <w:rsid w:val="003E329A"/>
    <w:rsid w:val="003F2996"/>
    <w:rsid w:val="003F5691"/>
    <w:rsid w:val="003F7760"/>
    <w:rsid w:val="00400C7D"/>
    <w:rsid w:val="004055C3"/>
    <w:rsid w:val="00417C0D"/>
    <w:rsid w:val="00426356"/>
    <w:rsid w:val="00427213"/>
    <w:rsid w:val="00434723"/>
    <w:rsid w:val="00440D74"/>
    <w:rsid w:val="00443A14"/>
    <w:rsid w:val="00445A1A"/>
    <w:rsid w:val="00450C44"/>
    <w:rsid w:val="00451CD8"/>
    <w:rsid w:val="004609B8"/>
    <w:rsid w:val="00460A04"/>
    <w:rsid w:val="00462763"/>
    <w:rsid w:val="0046323E"/>
    <w:rsid w:val="00467FE2"/>
    <w:rsid w:val="004707FE"/>
    <w:rsid w:val="004734A1"/>
    <w:rsid w:val="00475AAD"/>
    <w:rsid w:val="00484A57"/>
    <w:rsid w:val="00485C72"/>
    <w:rsid w:val="0048627D"/>
    <w:rsid w:val="00486BDF"/>
    <w:rsid w:val="004951FC"/>
    <w:rsid w:val="00497015"/>
    <w:rsid w:val="004A44FE"/>
    <w:rsid w:val="004A5502"/>
    <w:rsid w:val="004B0568"/>
    <w:rsid w:val="004B3D36"/>
    <w:rsid w:val="004C00DD"/>
    <w:rsid w:val="004C2206"/>
    <w:rsid w:val="004C2847"/>
    <w:rsid w:val="004C33FD"/>
    <w:rsid w:val="004C437C"/>
    <w:rsid w:val="004C5AA7"/>
    <w:rsid w:val="004D3AE5"/>
    <w:rsid w:val="004D7B46"/>
    <w:rsid w:val="004E0C77"/>
    <w:rsid w:val="004E27A9"/>
    <w:rsid w:val="004E5E65"/>
    <w:rsid w:val="004E6E29"/>
    <w:rsid w:val="004F2B4F"/>
    <w:rsid w:val="004F347F"/>
    <w:rsid w:val="004F5F5C"/>
    <w:rsid w:val="00503BBE"/>
    <w:rsid w:val="00504E55"/>
    <w:rsid w:val="005075DE"/>
    <w:rsid w:val="00507680"/>
    <w:rsid w:val="005149BD"/>
    <w:rsid w:val="00523377"/>
    <w:rsid w:val="00526BA1"/>
    <w:rsid w:val="00532742"/>
    <w:rsid w:val="005412DC"/>
    <w:rsid w:val="00541B22"/>
    <w:rsid w:val="00543743"/>
    <w:rsid w:val="00543B00"/>
    <w:rsid w:val="0054650C"/>
    <w:rsid w:val="005517B6"/>
    <w:rsid w:val="00561A7A"/>
    <w:rsid w:val="005636C0"/>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28DC"/>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3662"/>
    <w:rsid w:val="00654BE9"/>
    <w:rsid w:val="0065776D"/>
    <w:rsid w:val="00661216"/>
    <w:rsid w:val="00664C37"/>
    <w:rsid w:val="00667874"/>
    <w:rsid w:val="00672ACD"/>
    <w:rsid w:val="006735C2"/>
    <w:rsid w:val="0067431E"/>
    <w:rsid w:val="00677F09"/>
    <w:rsid w:val="00677F3C"/>
    <w:rsid w:val="00681291"/>
    <w:rsid w:val="00681E02"/>
    <w:rsid w:val="006868B9"/>
    <w:rsid w:val="00691D3B"/>
    <w:rsid w:val="00693549"/>
    <w:rsid w:val="00694D36"/>
    <w:rsid w:val="006A0A14"/>
    <w:rsid w:val="006C06A2"/>
    <w:rsid w:val="006C35E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2E44"/>
    <w:rsid w:val="00854962"/>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3BDC"/>
    <w:rsid w:val="008B5A31"/>
    <w:rsid w:val="008C0875"/>
    <w:rsid w:val="008C2325"/>
    <w:rsid w:val="008C4282"/>
    <w:rsid w:val="008E05D9"/>
    <w:rsid w:val="008E2CEB"/>
    <w:rsid w:val="008F1625"/>
    <w:rsid w:val="008F1D52"/>
    <w:rsid w:val="008F31AE"/>
    <w:rsid w:val="008F37A9"/>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38D2"/>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5206"/>
    <w:rsid w:val="00A97110"/>
    <w:rsid w:val="00AA01CC"/>
    <w:rsid w:val="00AA055D"/>
    <w:rsid w:val="00AA20F1"/>
    <w:rsid w:val="00AA68D5"/>
    <w:rsid w:val="00AC30F3"/>
    <w:rsid w:val="00AD1317"/>
    <w:rsid w:val="00AD3787"/>
    <w:rsid w:val="00AD6A78"/>
    <w:rsid w:val="00AD6D59"/>
    <w:rsid w:val="00AE08CB"/>
    <w:rsid w:val="00AE6DAE"/>
    <w:rsid w:val="00AF11DB"/>
    <w:rsid w:val="00AF4A36"/>
    <w:rsid w:val="00AF57A5"/>
    <w:rsid w:val="00AF659F"/>
    <w:rsid w:val="00B011B1"/>
    <w:rsid w:val="00B01818"/>
    <w:rsid w:val="00B038D6"/>
    <w:rsid w:val="00B055A9"/>
    <w:rsid w:val="00B07054"/>
    <w:rsid w:val="00B1090B"/>
    <w:rsid w:val="00B110F9"/>
    <w:rsid w:val="00B170CC"/>
    <w:rsid w:val="00B17785"/>
    <w:rsid w:val="00B2095E"/>
    <w:rsid w:val="00B21768"/>
    <w:rsid w:val="00B24026"/>
    <w:rsid w:val="00B3216C"/>
    <w:rsid w:val="00B32B0E"/>
    <w:rsid w:val="00B34A16"/>
    <w:rsid w:val="00B34D5D"/>
    <w:rsid w:val="00B4092B"/>
    <w:rsid w:val="00B47D26"/>
    <w:rsid w:val="00B502EC"/>
    <w:rsid w:val="00B531FB"/>
    <w:rsid w:val="00B5487A"/>
    <w:rsid w:val="00B54BCC"/>
    <w:rsid w:val="00B54FB5"/>
    <w:rsid w:val="00B6140B"/>
    <w:rsid w:val="00B620FF"/>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51A1"/>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4610"/>
    <w:rsid w:val="00C4554D"/>
    <w:rsid w:val="00C460FC"/>
    <w:rsid w:val="00C50CBA"/>
    <w:rsid w:val="00C5403C"/>
    <w:rsid w:val="00C54468"/>
    <w:rsid w:val="00C57871"/>
    <w:rsid w:val="00C60F1A"/>
    <w:rsid w:val="00C62831"/>
    <w:rsid w:val="00C6292D"/>
    <w:rsid w:val="00C653A8"/>
    <w:rsid w:val="00C6778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1306"/>
    <w:rsid w:val="00D745C1"/>
    <w:rsid w:val="00D74933"/>
    <w:rsid w:val="00D81269"/>
    <w:rsid w:val="00D86807"/>
    <w:rsid w:val="00D91068"/>
    <w:rsid w:val="00D93787"/>
    <w:rsid w:val="00D94EAE"/>
    <w:rsid w:val="00D96A86"/>
    <w:rsid w:val="00DA06EF"/>
    <w:rsid w:val="00DA4079"/>
    <w:rsid w:val="00DB0FE7"/>
    <w:rsid w:val="00DB4E5D"/>
    <w:rsid w:val="00DC55D8"/>
    <w:rsid w:val="00DC6DF1"/>
    <w:rsid w:val="00DC705B"/>
    <w:rsid w:val="00DD107B"/>
    <w:rsid w:val="00DD5E03"/>
    <w:rsid w:val="00DD70B9"/>
    <w:rsid w:val="00DE0458"/>
    <w:rsid w:val="00DE0FCB"/>
    <w:rsid w:val="00DE10C9"/>
    <w:rsid w:val="00DE4870"/>
    <w:rsid w:val="00DE5857"/>
    <w:rsid w:val="00DE6E72"/>
    <w:rsid w:val="00DF7E2E"/>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47A3"/>
    <w:rsid w:val="00E67307"/>
    <w:rsid w:val="00E71C76"/>
    <w:rsid w:val="00E728B8"/>
    <w:rsid w:val="00E74725"/>
    <w:rsid w:val="00E75CB0"/>
    <w:rsid w:val="00E76FBA"/>
    <w:rsid w:val="00E82392"/>
    <w:rsid w:val="00E84D1E"/>
    <w:rsid w:val="00E850E3"/>
    <w:rsid w:val="00E900F6"/>
    <w:rsid w:val="00E910D7"/>
    <w:rsid w:val="00E94C7B"/>
    <w:rsid w:val="00EA7570"/>
    <w:rsid w:val="00EB2465"/>
    <w:rsid w:val="00EB2594"/>
    <w:rsid w:val="00EB3C26"/>
    <w:rsid w:val="00EB6E3B"/>
    <w:rsid w:val="00EB76FC"/>
    <w:rsid w:val="00EB7AC6"/>
    <w:rsid w:val="00EB7C9E"/>
    <w:rsid w:val="00EC266D"/>
    <w:rsid w:val="00EC2706"/>
    <w:rsid w:val="00EC2F6D"/>
    <w:rsid w:val="00EC32E0"/>
    <w:rsid w:val="00EC7A1A"/>
    <w:rsid w:val="00ED3482"/>
    <w:rsid w:val="00EE1A48"/>
    <w:rsid w:val="00EE1B16"/>
    <w:rsid w:val="00EE76BB"/>
    <w:rsid w:val="00EF1CDD"/>
    <w:rsid w:val="00F02F5A"/>
    <w:rsid w:val="00F03DB4"/>
    <w:rsid w:val="00F0598D"/>
    <w:rsid w:val="00F07219"/>
    <w:rsid w:val="00F10363"/>
    <w:rsid w:val="00F128D8"/>
    <w:rsid w:val="00F15B77"/>
    <w:rsid w:val="00F317B0"/>
    <w:rsid w:val="00F3579D"/>
    <w:rsid w:val="00F35B5D"/>
    <w:rsid w:val="00F41BBE"/>
    <w:rsid w:val="00F421FD"/>
    <w:rsid w:val="00F43A2C"/>
    <w:rsid w:val="00F43BE9"/>
    <w:rsid w:val="00F561AE"/>
    <w:rsid w:val="00F638E8"/>
    <w:rsid w:val="00F7036A"/>
    <w:rsid w:val="00F74A5C"/>
    <w:rsid w:val="00F812C3"/>
    <w:rsid w:val="00F82B93"/>
    <w:rsid w:val="00F83598"/>
    <w:rsid w:val="00F85264"/>
    <w:rsid w:val="00F93FCA"/>
    <w:rsid w:val="00F96306"/>
    <w:rsid w:val="00F96AF3"/>
    <w:rsid w:val="00FA63F1"/>
    <w:rsid w:val="00FB0F87"/>
    <w:rsid w:val="00FB210F"/>
    <w:rsid w:val="00FB3C01"/>
    <w:rsid w:val="00FB79C4"/>
    <w:rsid w:val="00FD0197"/>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7854"/>
    <o:shapelayout v:ext="edit">
      <o:idmap v:ext="edit" data="1"/>
      <o:rules v:ext="edit">
        <o:r id="V:Rule1" type="connector" idref="#Straight Arrow Connector 13"/>
        <o:r id="V:Rule2" type="connector" idref="#Straight Arrow Connector 14"/>
        <o:r id="V:Rule3" type="connector" idref="#Straight Arrow Connector 15"/>
        <o:r id="V:Rule4" type="connector" idref="#Straight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210F"/>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FB210F"/>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FB210F"/>
    <w:pPr>
      <w:numPr>
        <w:ilvl w:val="1"/>
      </w:numPr>
      <w:spacing w:after="0" w:line="255" w:lineRule="exact"/>
      <w:outlineLvl w:val="1"/>
    </w:pPr>
    <w:rPr>
      <w:bCs w:val="0"/>
      <w:iCs/>
      <w:sz w:val="21"/>
      <w:szCs w:val="28"/>
    </w:rPr>
  </w:style>
  <w:style w:type="paragraph" w:styleId="Heading3">
    <w:name w:val="heading 3"/>
    <w:basedOn w:val="Heading2"/>
    <w:next w:val="Normal"/>
    <w:qFormat/>
    <w:rsid w:val="00FB210F"/>
    <w:pPr>
      <w:numPr>
        <w:ilvl w:val="2"/>
      </w:numPr>
      <w:outlineLvl w:val="2"/>
    </w:pPr>
    <w:rPr>
      <w:b w:val="0"/>
      <w:bCs/>
      <w:szCs w:val="26"/>
    </w:rPr>
  </w:style>
  <w:style w:type="paragraph" w:styleId="Heading4">
    <w:name w:val="heading 4"/>
    <w:basedOn w:val="Heading3"/>
    <w:next w:val="Normal"/>
    <w:qFormat/>
    <w:rsid w:val="00FB210F"/>
    <w:pPr>
      <w:numPr>
        <w:ilvl w:val="3"/>
      </w:numPr>
      <w:outlineLvl w:val="3"/>
    </w:pPr>
    <w:rPr>
      <w:bCs w:val="0"/>
      <w:i/>
      <w:szCs w:val="28"/>
    </w:rPr>
  </w:style>
  <w:style w:type="paragraph" w:styleId="Heading5">
    <w:name w:val="heading 5"/>
    <w:basedOn w:val="Heading4"/>
    <w:next w:val="Normal"/>
    <w:qFormat/>
    <w:rsid w:val="00FB210F"/>
    <w:pPr>
      <w:numPr>
        <w:ilvl w:val="4"/>
      </w:numPr>
      <w:outlineLvl w:val="4"/>
    </w:pPr>
    <w:rPr>
      <w:bCs/>
      <w:iCs w:val="0"/>
      <w:szCs w:val="26"/>
    </w:rPr>
  </w:style>
  <w:style w:type="paragraph" w:styleId="Heading6">
    <w:name w:val="heading 6"/>
    <w:basedOn w:val="Heading1"/>
    <w:next w:val="Normal"/>
    <w:qFormat/>
    <w:rsid w:val="00FB210F"/>
    <w:pPr>
      <w:numPr>
        <w:ilvl w:val="5"/>
      </w:numPr>
      <w:outlineLvl w:val="5"/>
    </w:pPr>
    <w:rPr>
      <w:bCs w:val="0"/>
      <w:szCs w:val="22"/>
    </w:rPr>
  </w:style>
  <w:style w:type="paragraph" w:styleId="Heading7">
    <w:name w:val="heading 7"/>
    <w:basedOn w:val="Heading2"/>
    <w:next w:val="Normal"/>
    <w:qFormat/>
    <w:rsid w:val="00FB210F"/>
    <w:pPr>
      <w:numPr>
        <w:ilvl w:val="6"/>
      </w:numPr>
      <w:outlineLvl w:val="6"/>
    </w:pPr>
  </w:style>
  <w:style w:type="paragraph" w:styleId="Heading8">
    <w:name w:val="heading 8"/>
    <w:basedOn w:val="Heading3"/>
    <w:next w:val="Normal"/>
    <w:qFormat/>
    <w:rsid w:val="00FB210F"/>
    <w:pPr>
      <w:numPr>
        <w:ilvl w:val="7"/>
      </w:numPr>
      <w:outlineLvl w:val="7"/>
    </w:pPr>
    <w:rPr>
      <w:iCs w:val="0"/>
    </w:rPr>
  </w:style>
  <w:style w:type="paragraph" w:styleId="Heading9">
    <w:name w:val="heading 9"/>
    <w:basedOn w:val="Heading4"/>
    <w:next w:val="Normal"/>
    <w:qFormat/>
    <w:rsid w:val="00FB210F"/>
    <w:pPr>
      <w:numPr>
        <w:ilvl w:val="8"/>
      </w:numPr>
      <w:outlineLvl w:val="8"/>
    </w:pPr>
    <w:rPr>
      <w:szCs w:val="22"/>
    </w:rPr>
  </w:style>
  <w:style w:type="character" w:default="1" w:styleId="DefaultParagraphFont">
    <w:name w:val="Default Paragraph Font"/>
    <w:uiPriority w:val="1"/>
    <w:semiHidden/>
    <w:unhideWhenUsed/>
    <w:rsid w:val="00FB210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B210F"/>
  </w:style>
  <w:style w:type="paragraph" w:styleId="Header">
    <w:name w:val="header"/>
    <w:basedOn w:val="Normal"/>
    <w:rsid w:val="00FB210F"/>
    <w:pPr>
      <w:tabs>
        <w:tab w:val="center" w:pos="4153"/>
        <w:tab w:val="right" w:pos="8306"/>
      </w:tabs>
    </w:pPr>
  </w:style>
  <w:style w:type="paragraph" w:styleId="Footer">
    <w:name w:val="footer"/>
    <w:basedOn w:val="Normal"/>
    <w:link w:val="FooterChar"/>
    <w:rsid w:val="00FB210F"/>
    <w:pPr>
      <w:tabs>
        <w:tab w:val="center" w:pos="4153"/>
        <w:tab w:val="right" w:pos="8306"/>
      </w:tabs>
    </w:pPr>
  </w:style>
  <w:style w:type="paragraph" w:customStyle="1" w:styleId="Huisstijl-Sjabloonnaam">
    <w:name w:val="Huisstijl-Sjabloonnaam"/>
    <w:basedOn w:val="Huisstijl-Naw"/>
    <w:rsid w:val="00FB210F"/>
    <w:pPr>
      <w:spacing w:before="255" w:after="255" w:line="255" w:lineRule="exact"/>
      <w:jc w:val="left"/>
    </w:pPr>
    <w:rPr>
      <w:b/>
      <w:sz w:val="36"/>
    </w:rPr>
  </w:style>
  <w:style w:type="paragraph" w:customStyle="1" w:styleId="Huisstijl-Adres">
    <w:name w:val="Huisstijl-Adres"/>
    <w:basedOn w:val="Huisstijl-Naw"/>
    <w:rsid w:val="00FB210F"/>
  </w:style>
  <w:style w:type="paragraph" w:styleId="ListBullet">
    <w:name w:val="List Bullet"/>
    <w:basedOn w:val="Normal"/>
    <w:rsid w:val="00FB210F"/>
    <w:pPr>
      <w:numPr>
        <w:numId w:val="4"/>
      </w:numPr>
    </w:pPr>
  </w:style>
  <w:style w:type="paragraph" w:customStyle="1" w:styleId="Huisstijl-Naw">
    <w:name w:val="Huisstijl-Naw"/>
    <w:basedOn w:val="Normal"/>
    <w:rsid w:val="00FB210F"/>
    <w:rPr>
      <w:noProof/>
    </w:rPr>
  </w:style>
  <w:style w:type="paragraph" w:customStyle="1" w:styleId="Huisstijl-Kopje">
    <w:name w:val="Huisstijl-Kopje"/>
    <w:basedOn w:val="Huisstijl-Naw"/>
    <w:rsid w:val="00FB210F"/>
    <w:rPr>
      <w:b/>
      <w:sz w:val="17"/>
    </w:rPr>
  </w:style>
  <w:style w:type="paragraph" w:customStyle="1" w:styleId="Huisstijl-Gegeven">
    <w:name w:val="Huisstijl-Gegeven"/>
    <w:basedOn w:val="Huisstijl-Naw"/>
    <w:rsid w:val="00FB210F"/>
    <w:pPr>
      <w:jc w:val="left"/>
    </w:pPr>
  </w:style>
  <w:style w:type="paragraph" w:styleId="ListBullet2">
    <w:name w:val="List Bullet 2"/>
    <w:basedOn w:val="ListBullet"/>
    <w:rsid w:val="00FB210F"/>
    <w:pPr>
      <w:numPr>
        <w:ilvl w:val="1"/>
      </w:numPr>
    </w:pPr>
  </w:style>
  <w:style w:type="paragraph" w:customStyle="1" w:styleId="Huisstijl-Voettekst">
    <w:name w:val="Huisstijl-Voettekst"/>
    <w:basedOn w:val="Huisstijl-Naw"/>
    <w:rsid w:val="00FB210F"/>
    <w:rPr>
      <w:sz w:val="17"/>
    </w:rPr>
  </w:style>
  <w:style w:type="paragraph" w:customStyle="1" w:styleId="Kop1zondernummer">
    <w:name w:val="Kop 1 zonder nummer"/>
    <w:basedOn w:val="Heading1"/>
    <w:next w:val="Normal"/>
    <w:rsid w:val="00FB210F"/>
    <w:pPr>
      <w:numPr>
        <w:numId w:val="0"/>
      </w:numPr>
    </w:pPr>
  </w:style>
  <w:style w:type="paragraph" w:customStyle="1" w:styleId="Kop2zondernummer">
    <w:name w:val="Kop 2 zonder nummer"/>
    <w:basedOn w:val="Heading2"/>
    <w:next w:val="Normal"/>
    <w:rsid w:val="00FB210F"/>
    <w:pPr>
      <w:numPr>
        <w:ilvl w:val="0"/>
        <w:numId w:val="0"/>
      </w:numPr>
    </w:pPr>
  </w:style>
  <w:style w:type="paragraph" w:customStyle="1" w:styleId="Kop3zondernummer">
    <w:name w:val="Kop 3 zonder nummer"/>
    <w:basedOn w:val="Heading3"/>
    <w:next w:val="Normal"/>
    <w:rsid w:val="00FB210F"/>
    <w:pPr>
      <w:numPr>
        <w:ilvl w:val="0"/>
        <w:numId w:val="0"/>
      </w:numPr>
    </w:pPr>
  </w:style>
  <w:style w:type="paragraph" w:customStyle="1" w:styleId="Huisstijl-Titel">
    <w:name w:val="Huisstijl-Titel"/>
    <w:basedOn w:val="Huisstijl-Naw"/>
    <w:rsid w:val="00FB210F"/>
    <w:pPr>
      <w:spacing w:line="510" w:lineRule="atLeast"/>
      <w:jc w:val="left"/>
    </w:pPr>
    <w:rPr>
      <w:b/>
      <w:sz w:val="36"/>
    </w:rPr>
  </w:style>
  <w:style w:type="paragraph" w:customStyle="1" w:styleId="Kop4zondernummer">
    <w:name w:val="Kop 4 zonder nummer"/>
    <w:basedOn w:val="Heading4"/>
    <w:next w:val="Normal"/>
    <w:rsid w:val="00FB210F"/>
    <w:pPr>
      <w:numPr>
        <w:ilvl w:val="0"/>
        <w:numId w:val="0"/>
      </w:numPr>
    </w:pPr>
  </w:style>
  <w:style w:type="paragraph" w:styleId="TOC1">
    <w:name w:val="toc 1"/>
    <w:basedOn w:val="Normal"/>
    <w:next w:val="Normal"/>
    <w:rsid w:val="00FB210F"/>
    <w:pPr>
      <w:tabs>
        <w:tab w:val="right" w:pos="8419"/>
      </w:tabs>
      <w:spacing w:before="255"/>
      <w:ind w:hanging="255"/>
      <w:jc w:val="left"/>
    </w:pPr>
    <w:rPr>
      <w:b/>
    </w:rPr>
  </w:style>
  <w:style w:type="paragraph" w:styleId="TOC2">
    <w:name w:val="toc 2"/>
    <w:basedOn w:val="Normal"/>
    <w:next w:val="Normal"/>
    <w:rsid w:val="00FB210F"/>
    <w:pPr>
      <w:tabs>
        <w:tab w:val="right" w:pos="8419"/>
      </w:tabs>
      <w:ind w:left="510" w:hanging="510"/>
      <w:jc w:val="left"/>
    </w:pPr>
  </w:style>
  <w:style w:type="paragraph" w:styleId="TOC3">
    <w:name w:val="toc 3"/>
    <w:basedOn w:val="Normal"/>
    <w:next w:val="Normal"/>
    <w:rsid w:val="00FB210F"/>
    <w:pPr>
      <w:tabs>
        <w:tab w:val="right" w:pos="8419"/>
      </w:tabs>
      <w:ind w:left="1276" w:hanging="765"/>
      <w:jc w:val="left"/>
    </w:pPr>
  </w:style>
  <w:style w:type="paragraph" w:customStyle="1" w:styleId="Huisstijl-Koptekst">
    <w:name w:val="Huisstijl-Koptekst"/>
    <w:basedOn w:val="Huisstijl-Naw"/>
    <w:rsid w:val="00FB210F"/>
    <w:rPr>
      <w:i/>
      <w:sz w:val="17"/>
    </w:rPr>
  </w:style>
  <w:style w:type="paragraph" w:customStyle="1" w:styleId="Huisstijl-Pagina">
    <w:name w:val="Huisstijl-Pagina"/>
    <w:basedOn w:val="Huisstijl-Gegeven"/>
    <w:rsid w:val="00FB210F"/>
    <w:pPr>
      <w:jc w:val="right"/>
    </w:pPr>
    <w:rPr>
      <w:sz w:val="17"/>
    </w:rPr>
  </w:style>
  <w:style w:type="character" w:styleId="PageNumber">
    <w:name w:val="page number"/>
    <w:basedOn w:val="DefaultParagraphFont"/>
    <w:rsid w:val="00FB210F"/>
  </w:style>
  <w:style w:type="paragraph" w:customStyle="1" w:styleId="Huisstijl-Subtitel">
    <w:name w:val="Huisstijl-Subtitel"/>
    <w:basedOn w:val="Huisstijl-Naw"/>
    <w:rsid w:val="00FB210F"/>
    <w:pPr>
      <w:jc w:val="left"/>
    </w:pPr>
    <w:rPr>
      <w:b/>
    </w:rPr>
  </w:style>
  <w:style w:type="table" w:customStyle="1" w:styleId="dTable">
    <w:name w:val="d_Table"/>
    <w:basedOn w:val="TableGrid"/>
    <w:rsid w:val="00FB210F"/>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FB210F"/>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FB210F"/>
    <w:pPr>
      <w:tabs>
        <w:tab w:val="right" w:pos="8419"/>
      </w:tabs>
      <w:spacing w:before="255"/>
      <w:ind w:hanging="255"/>
      <w:jc w:val="left"/>
    </w:pPr>
    <w:rPr>
      <w:b/>
    </w:rPr>
  </w:style>
  <w:style w:type="paragraph" w:styleId="TOC7">
    <w:name w:val="toc 7"/>
    <w:basedOn w:val="Normal"/>
    <w:next w:val="Normal"/>
    <w:semiHidden/>
    <w:rsid w:val="00FB210F"/>
    <w:pPr>
      <w:tabs>
        <w:tab w:val="right" w:pos="8419"/>
      </w:tabs>
      <w:ind w:left="510" w:hanging="510"/>
      <w:jc w:val="left"/>
    </w:pPr>
  </w:style>
  <w:style w:type="paragraph" w:styleId="TOC8">
    <w:name w:val="toc 8"/>
    <w:basedOn w:val="Normal"/>
    <w:next w:val="Normal"/>
    <w:semiHidden/>
    <w:rsid w:val="00FB210F"/>
    <w:pPr>
      <w:tabs>
        <w:tab w:val="right" w:pos="8419"/>
      </w:tabs>
      <w:ind w:left="1276" w:hanging="765"/>
      <w:jc w:val="left"/>
    </w:pPr>
  </w:style>
  <w:style w:type="paragraph" w:styleId="Caption">
    <w:name w:val="caption"/>
    <w:basedOn w:val="Normal"/>
    <w:next w:val="Normal"/>
    <w:qFormat/>
    <w:rsid w:val="00FB210F"/>
    <w:pPr>
      <w:tabs>
        <w:tab w:val="left" w:pos="907"/>
      </w:tabs>
      <w:ind w:left="567" w:hanging="567"/>
      <w:jc w:val="left"/>
    </w:pPr>
    <w:rPr>
      <w:bCs/>
      <w:i/>
      <w:sz w:val="17"/>
      <w:szCs w:val="20"/>
    </w:rPr>
  </w:style>
  <w:style w:type="paragraph" w:styleId="FootnoteText">
    <w:name w:val="footnote text"/>
    <w:basedOn w:val="Normal"/>
    <w:next w:val="FootnoteTextnormal"/>
    <w:rsid w:val="00FB210F"/>
    <w:pPr>
      <w:ind w:hanging="340"/>
      <w:jc w:val="left"/>
    </w:pPr>
    <w:rPr>
      <w:i/>
      <w:sz w:val="17"/>
      <w:szCs w:val="20"/>
    </w:rPr>
  </w:style>
  <w:style w:type="paragraph" w:customStyle="1" w:styleId="HeadNoTOC">
    <w:name w:val="HeadNoTOC"/>
    <w:basedOn w:val="Normal"/>
    <w:next w:val="Normal"/>
    <w:rsid w:val="00FB210F"/>
    <w:pPr>
      <w:spacing w:before="255" w:after="510"/>
      <w:jc w:val="left"/>
    </w:pPr>
    <w:rPr>
      <w:b/>
      <w:sz w:val="30"/>
    </w:rPr>
  </w:style>
  <w:style w:type="paragraph" w:customStyle="1" w:styleId="ListofReferences">
    <w:name w:val="List of References"/>
    <w:basedOn w:val="Normal"/>
    <w:next w:val="Normal"/>
    <w:rsid w:val="00FB210F"/>
    <w:pPr>
      <w:spacing w:after="255"/>
      <w:ind w:left="765" w:hanging="765"/>
    </w:pPr>
  </w:style>
  <w:style w:type="paragraph" w:customStyle="1" w:styleId="Heading10">
    <w:name w:val="Heading 10"/>
    <w:basedOn w:val="Heading6"/>
    <w:next w:val="Normal"/>
    <w:rsid w:val="00FB210F"/>
    <w:pPr>
      <w:numPr>
        <w:ilvl w:val="0"/>
        <w:numId w:val="0"/>
      </w:numPr>
    </w:pPr>
  </w:style>
  <w:style w:type="paragraph" w:customStyle="1" w:styleId="FootnoteTextnormal">
    <w:name w:val="Footnote Text normal"/>
    <w:basedOn w:val="FootnoteText"/>
    <w:rsid w:val="00FB210F"/>
    <w:pPr>
      <w:ind w:firstLine="0"/>
    </w:pPr>
  </w:style>
  <w:style w:type="paragraph" w:styleId="ListBullet3">
    <w:name w:val="List Bullet 3"/>
    <w:basedOn w:val="ListNumber2"/>
    <w:rsid w:val="00FB210F"/>
    <w:pPr>
      <w:numPr>
        <w:ilvl w:val="2"/>
        <w:numId w:val="4"/>
      </w:numPr>
    </w:pPr>
  </w:style>
  <w:style w:type="paragraph" w:styleId="ListBullet4">
    <w:name w:val="List Bullet 4"/>
    <w:basedOn w:val="Normal"/>
    <w:rsid w:val="00FB210F"/>
    <w:pPr>
      <w:numPr>
        <w:ilvl w:val="3"/>
        <w:numId w:val="2"/>
      </w:numPr>
    </w:pPr>
  </w:style>
  <w:style w:type="paragraph" w:styleId="ListBullet5">
    <w:name w:val="List Bullet 5"/>
    <w:basedOn w:val="Normal"/>
    <w:rsid w:val="00FB210F"/>
    <w:pPr>
      <w:numPr>
        <w:ilvl w:val="4"/>
        <w:numId w:val="2"/>
      </w:numPr>
    </w:pPr>
  </w:style>
  <w:style w:type="paragraph" w:customStyle="1" w:styleId="dTableBodytext">
    <w:name w:val="d_Table_Body_text"/>
    <w:basedOn w:val="BodyText"/>
    <w:next w:val="BodyText"/>
    <w:rsid w:val="00FB210F"/>
    <w:pPr>
      <w:spacing w:after="0"/>
      <w:jc w:val="left"/>
    </w:pPr>
    <w:rPr>
      <w:sz w:val="18"/>
    </w:rPr>
  </w:style>
  <w:style w:type="paragraph" w:styleId="ListNumber2">
    <w:name w:val="List Number 2"/>
    <w:basedOn w:val="Normal"/>
    <w:rsid w:val="00FB210F"/>
    <w:pPr>
      <w:numPr>
        <w:ilvl w:val="1"/>
        <w:numId w:val="5"/>
      </w:numPr>
    </w:pPr>
  </w:style>
  <w:style w:type="paragraph" w:styleId="TableofFigures">
    <w:name w:val="table of figures"/>
    <w:basedOn w:val="Normal"/>
    <w:next w:val="Normal"/>
    <w:rsid w:val="00FB210F"/>
    <w:pPr>
      <w:spacing w:after="120"/>
      <w:ind w:left="1276" w:hanging="1276"/>
    </w:pPr>
  </w:style>
  <w:style w:type="paragraph" w:styleId="BodyText">
    <w:name w:val="Body Text"/>
    <w:aliases w:val="Body Textn,Body Text Char1 Char"/>
    <w:basedOn w:val="Normal"/>
    <w:link w:val="BodyTextChar"/>
    <w:rsid w:val="00FB210F"/>
    <w:pPr>
      <w:spacing w:after="120"/>
    </w:pPr>
  </w:style>
  <w:style w:type="paragraph" w:styleId="ListNumber">
    <w:name w:val="List Number"/>
    <w:basedOn w:val="Normal"/>
    <w:rsid w:val="00FB210F"/>
    <w:pPr>
      <w:numPr>
        <w:numId w:val="5"/>
      </w:numPr>
    </w:pPr>
  </w:style>
  <w:style w:type="paragraph" w:styleId="ListNumber3">
    <w:name w:val="List Number 3"/>
    <w:basedOn w:val="Normal"/>
    <w:rsid w:val="00FB210F"/>
    <w:pPr>
      <w:numPr>
        <w:ilvl w:val="2"/>
        <w:numId w:val="5"/>
      </w:numPr>
    </w:pPr>
  </w:style>
  <w:style w:type="paragraph" w:styleId="ListNumber4">
    <w:name w:val="List Number 4"/>
    <w:basedOn w:val="Normal"/>
    <w:rsid w:val="00FB210F"/>
    <w:pPr>
      <w:numPr>
        <w:ilvl w:val="3"/>
        <w:numId w:val="3"/>
      </w:numPr>
    </w:pPr>
  </w:style>
  <w:style w:type="paragraph" w:styleId="ListNumber5">
    <w:name w:val="List Number 5"/>
    <w:basedOn w:val="Normal"/>
    <w:rsid w:val="00FB210F"/>
    <w:pPr>
      <w:numPr>
        <w:ilvl w:val="4"/>
        <w:numId w:val="3"/>
      </w:numPr>
    </w:pPr>
  </w:style>
  <w:style w:type="character" w:customStyle="1" w:styleId="FooterChar">
    <w:name w:val="Footer Char"/>
    <w:link w:val="Footer"/>
    <w:rsid w:val="00FB210F"/>
    <w:rPr>
      <w:rFonts w:ascii="Arial" w:hAnsi="Arial" w:cs="Arial"/>
      <w:sz w:val="21"/>
      <w:szCs w:val="24"/>
      <w:lang w:eastAsia="en-US"/>
    </w:rPr>
  </w:style>
  <w:style w:type="numbering" w:customStyle="1" w:styleId="Huisstijl-LijstOpsomming">
    <w:name w:val="Huisstijl-LijstOpsomming"/>
    <w:uiPriority w:val="99"/>
    <w:rsid w:val="00FB210F"/>
    <w:pPr>
      <w:numPr>
        <w:numId w:val="4"/>
      </w:numPr>
    </w:pPr>
  </w:style>
  <w:style w:type="numbering" w:customStyle="1" w:styleId="Huisstijl-LijstNummering">
    <w:name w:val="Huisstijl-LijstNummering"/>
    <w:uiPriority w:val="99"/>
    <w:rsid w:val="00FB210F"/>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F37A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F37A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F37A9"/>
    <w:pPr>
      <w:numPr>
        <w:ilvl w:val="1"/>
      </w:numPr>
      <w:spacing w:after="0" w:line="255" w:lineRule="exact"/>
      <w:outlineLvl w:val="1"/>
    </w:pPr>
    <w:rPr>
      <w:bCs w:val="0"/>
      <w:iCs/>
      <w:sz w:val="21"/>
      <w:szCs w:val="28"/>
    </w:rPr>
  </w:style>
  <w:style w:type="paragraph" w:styleId="Heading3">
    <w:name w:val="heading 3"/>
    <w:basedOn w:val="Heading2"/>
    <w:next w:val="Normal"/>
    <w:qFormat/>
    <w:rsid w:val="008F37A9"/>
    <w:pPr>
      <w:numPr>
        <w:ilvl w:val="2"/>
      </w:numPr>
      <w:outlineLvl w:val="2"/>
    </w:pPr>
    <w:rPr>
      <w:b w:val="0"/>
      <w:bCs/>
      <w:szCs w:val="26"/>
    </w:rPr>
  </w:style>
  <w:style w:type="paragraph" w:styleId="Heading4">
    <w:name w:val="heading 4"/>
    <w:basedOn w:val="Heading3"/>
    <w:next w:val="Normal"/>
    <w:qFormat/>
    <w:rsid w:val="008F37A9"/>
    <w:pPr>
      <w:numPr>
        <w:ilvl w:val="3"/>
      </w:numPr>
      <w:outlineLvl w:val="3"/>
    </w:pPr>
    <w:rPr>
      <w:bCs w:val="0"/>
      <w:i/>
      <w:szCs w:val="28"/>
    </w:rPr>
  </w:style>
  <w:style w:type="paragraph" w:styleId="Heading5">
    <w:name w:val="heading 5"/>
    <w:basedOn w:val="Heading4"/>
    <w:next w:val="Normal"/>
    <w:qFormat/>
    <w:rsid w:val="008F37A9"/>
    <w:pPr>
      <w:numPr>
        <w:ilvl w:val="4"/>
      </w:numPr>
      <w:outlineLvl w:val="4"/>
    </w:pPr>
    <w:rPr>
      <w:bCs/>
      <w:iCs w:val="0"/>
      <w:szCs w:val="26"/>
    </w:rPr>
  </w:style>
  <w:style w:type="paragraph" w:styleId="Heading6">
    <w:name w:val="heading 6"/>
    <w:basedOn w:val="Heading1"/>
    <w:next w:val="Normal"/>
    <w:qFormat/>
    <w:rsid w:val="008F37A9"/>
    <w:pPr>
      <w:numPr>
        <w:ilvl w:val="5"/>
      </w:numPr>
      <w:outlineLvl w:val="5"/>
    </w:pPr>
    <w:rPr>
      <w:bCs w:val="0"/>
      <w:szCs w:val="22"/>
    </w:rPr>
  </w:style>
  <w:style w:type="paragraph" w:styleId="Heading7">
    <w:name w:val="heading 7"/>
    <w:basedOn w:val="Heading2"/>
    <w:next w:val="Normal"/>
    <w:qFormat/>
    <w:rsid w:val="008F37A9"/>
    <w:pPr>
      <w:numPr>
        <w:ilvl w:val="6"/>
      </w:numPr>
      <w:outlineLvl w:val="6"/>
    </w:pPr>
  </w:style>
  <w:style w:type="paragraph" w:styleId="Heading8">
    <w:name w:val="heading 8"/>
    <w:basedOn w:val="Heading3"/>
    <w:next w:val="Normal"/>
    <w:qFormat/>
    <w:rsid w:val="008F37A9"/>
    <w:pPr>
      <w:numPr>
        <w:ilvl w:val="7"/>
      </w:numPr>
      <w:outlineLvl w:val="7"/>
    </w:pPr>
    <w:rPr>
      <w:iCs w:val="0"/>
    </w:rPr>
  </w:style>
  <w:style w:type="paragraph" w:styleId="Heading9">
    <w:name w:val="heading 9"/>
    <w:basedOn w:val="Heading4"/>
    <w:next w:val="Normal"/>
    <w:qFormat/>
    <w:rsid w:val="008F37A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F37A9"/>
    <w:pPr>
      <w:tabs>
        <w:tab w:val="center" w:pos="4153"/>
        <w:tab w:val="right" w:pos="8306"/>
      </w:tabs>
    </w:pPr>
  </w:style>
  <w:style w:type="paragraph" w:styleId="Footer">
    <w:name w:val="footer"/>
    <w:basedOn w:val="Normal"/>
    <w:link w:val="FooterChar"/>
    <w:rsid w:val="008F37A9"/>
    <w:pPr>
      <w:tabs>
        <w:tab w:val="center" w:pos="4153"/>
        <w:tab w:val="right" w:pos="8306"/>
      </w:tabs>
    </w:pPr>
  </w:style>
  <w:style w:type="paragraph" w:customStyle="1" w:styleId="Huisstijl-Sjabloonnaam">
    <w:name w:val="Huisstijl-Sjabloonnaam"/>
    <w:basedOn w:val="Huisstijl-Naw"/>
    <w:rsid w:val="008F37A9"/>
    <w:pPr>
      <w:spacing w:before="255" w:after="255" w:line="255" w:lineRule="exact"/>
      <w:jc w:val="left"/>
    </w:pPr>
    <w:rPr>
      <w:b/>
      <w:sz w:val="36"/>
    </w:rPr>
  </w:style>
  <w:style w:type="paragraph" w:customStyle="1" w:styleId="Huisstijl-Adres">
    <w:name w:val="Huisstijl-Adres"/>
    <w:basedOn w:val="Huisstijl-Naw"/>
    <w:rsid w:val="008F37A9"/>
  </w:style>
  <w:style w:type="paragraph" w:styleId="ListBullet">
    <w:name w:val="List Bullet"/>
    <w:basedOn w:val="Normal"/>
    <w:rsid w:val="008F37A9"/>
    <w:pPr>
      <w:numPr>
        <w:numId w:val="4"/>
      </w:numPr>
    </w:pPr>
  </w:style>
  <w:style w:type="paragraph" w:customStyle="1" w:styleId="Huisstijl-Naw">
    <w:name w:val="Huisstijl-Naw"/>
    <w:basedOn w:val="Normal"/>
    <w:rsid w:val="008F37A9"/>
    <w:rPr>
      <w:noProof/>
    </w:rPr>
  </w:style>
  <w:style w:type="paragraph" w:customStyle="1" w:styleId="Huisstijl-Kopje">
    <w:name w:val="Huisstijl-Kopje"/>
    <w:basedOn w:val="Huisstijl-Naw"/>
    <w:rsid w:val="008F37A9"/>
    <w:rPr>
      <w:b/>
      <w:sz w:val="17"/>
    </w:rPr>
  </w:style>
  <w:style w:type="paragraph" w:customStyle="1" w:styleId="Huisstijl-Gegeven">
    <w:name w:val="Huisstijl-Gegeven"/>
    <w:basedOn w:val="Huisstijl-Naw"/>
    <w:rsid w:val="008F37A9"/>
    <w:pPr>
      <w:jc w:val="left"/>
    </w:pPr>
  </w:style>
  <w:style w:type="paragraph" w:styleId="ListBullet2">
    <w:name w:val="List Bullet 2"/>
    <w:basedOn w:val="ListBullet"/>
    <w:rsid w:val="008F37A9"/>
    <w:pPr>
      <w:numPr>
        <w:ilvl w:val="1"/>
      </w:numPr>
    </w:pPr>
  </w:style>
  <w:style w:type="paragraph" w:customStyle="1" w:styleId="Huisstijl-Voettekst">
    <w:name w:val="Huisstijl-Voettekst"/>
    <w:basedOn w:val="Huisstijl-Naw"/>
    <w:rsid w:val="008F37A9"/>
    <w:rPr>
      <w:sz w:val="17"/>
    </w:rPr>
  </w:style>
  <w:style w:type="paragraph" w:customStyle="1" w:styleId="Kop1zondernummer">
    <w:name w:val="Kop 1 zonder nummer"/>
    <w:basedOn w:val="Heading1"/>
    <w:next w:val="Normal"/>
    <w:rsid w:val="008F37A9"/>
    <w:pPr>
      <w:numPr>
        <w:numId w:val="0"/>
      </w:numPr>
    </w:pPr>
  </w:style>
  <w:style w:type="paragraph" w:customStyle="1" w:styleId="Kop2zondernummer">
    <w:name w:val="Kop 2 zonder nummer"/>
    <w:basedOn w:val="Heading2"/>
    <w:next w:val="Normal"/>
    <w:rsid w:val="008F37A9"/>
    <w:pPr>
      <w:numPr>
        <w:ilvl w:val="0"/>
        <w:numId w:val="0"/>
      </w:numPr>
    </w:pPr>
  </w:style>
  <w:style w:type="paragraph" w:customStyle="1" w:styleId="Kop3zondernummer">
    <w:name w:val="Kop 3 zonder nummer"/>
    <w:basedOn w:val="Heading3"/>
    <w:next w:val="Normal"/>
    <w:rsid w:val="008F37A9"/>
    <w:pPr>
      <w:numPr>
        <w:ilvl w:val="0"/>
        <w:numId w:val="0"/>
      </w:numPr>
    </w:pPr>
  </w:style>
  <w:style w:type="paragraph" w:customStyle="1" w:styleId="Huisstijl-Titel">
    <w:name w:val="Huisstijl-Titel"/>
    <w:basedOn w:val="Huisstijl-Naw"/>
    <w:rsid w:val="008F37A9"/>
    <w:pPr>
      <w:spacing w:line="510" w:lineRule="atLeast"/>
      <w:jc w:val="left"/>
    </w:pPr>
    <w:rPr>
      <w:b/>
      <w:sz w:val="36"/>
    </w:rPr>
  </w:style>
  <w:style w:type="paragraph" w:customStyle="1" w:styleId="Kop4zondernummer">
    <w:name w:val="Kop 4 zonder nummer"/>
    <w:basedOn w:val="Heading4"/>
    <w:next w:val="Normal"/>
    <w:rsid w:val="008F37A9"/>
    <w:pPr>
      <w:numPr>
        <w:ilvl w:val="0"/>
        <w:numId w:val="0"/>
      </w:numPr>
    </w:pPr>
  </w:style>
  <w:style w:type="paragraph" w:styleId="TOC1">
    <w:name w:val="toc 1"/>
    <w:basedOn w:val="Normal"/>
    <w:next w:val="Normal"/>
    <w:rsid w:val="008F37A9"/>
    <w:pPr>
      <w:tabs>
        <w:tab w:val="right" w:pos="8419"/>
      </w:tabs>
      <w:spacing w:before="255"/>
      <w:ind w:hanging="255"/>
      <w:jc w:val="left"/>
    </w:pPr>
    <w:rPr>
      <w:b/>
    </w:rPr>
  </w:style>
  <w:style w:type="paragraph" w:styleId="TOC2">
    <w:name w:val="toc 2"/>
    <w:basedOn w:val="Normal"/>
    <w:next w:val="Normal"/>
    <w:rsid w:val="008F37A9"/>
    <w:pPr>
      <w:tabs>
        <w:tab w:val="right" w:pos="8419"/>
      </w:tabs>
      <w:ind w:left="510" w:hanging="510"/>
      <w:jc w:val="left"/>
    </w:pPr>
  </w:style>
  <w:style w:type="paragraph" w:styleId="TOC3">
    <w:name w:val="toc 3"/>
    <w:basedOn w:val="Normal"/>
    <w:next w:val="Normal"/>
    <w:rsid w:val="008F37A9"/>
    <w:pPr>
      <w:tabs>
        <w:tab w:val="right" w:pos="8419"/>
      </w:tabs>
      <w:ind w:left="1276" w:hanging="765"/>
      <w:jc w:val="left"/>
    </w:pPr>
  </w:style>
  <w:style w:type="paragraph" w:customStyle="1" w:styleId="Huisstijl-Koptekst">
    <w:name w:val="Huisstijl-Koptekst"/>
    <w:basedOn w:val="Huisstijl-Naw"/>
    <w:rsid w:val="008F37A9"/>
    <w:rPr>
      <w:i/>
      <w:sz w:val="17"/>
    </w:rPr>
  </w:style>
  <w:style w:type="paragraph" w:customStyle="1" w:styleId="Huisstijl-Pagina">
    <w:name w:val="Huisstijl-Pagina"/>
    <w:basedOn w:val="Huisstijl-Gegeven"/>
    <w:rsid w:val="008F37A9"/>
    <w:pPr>
      <w:jc w:val="right"/>
    </w:pPr>
    <w:rPr>
      <w:sz w:val="17"/>
    </w:rPr>
  </w:style>
  <w:style w:type="character" w:styleId="PageNumber">
    <w:name w:val="page number"/>
    <w:basedOn w:val="DefaultParagraphFont"/>
    <w:rsid w:val="008F37A9"/>
  </w:style>
  <w:style w:type="paragraph" w:customStyle="1" w:styleId="Huisstijl-Subtitel">
    <w:name w:val="Huisstijl-Subtitel"/>
    <w:basedOn w:val="Huisstijl-Naw"/>
    <w:rsid w:val="008F37A9"/>
    <w:pPr>
      <w:jc w:val="left"/>
    </w:pPr>
    <w:rPr>
      <w:b/>
    </w:rPr>
  </w:style>
  <w:style w:type="table" w:customStyle="1" w:styleId="dTable">
    <w:name w:val="d_Table"/>
    <w:basedOn w:val="TableGrid"/>
    <w:rsid w:val="008F37A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F37A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F37A9"/>
    <w:pPr>
      <w:tabs>
        <w:tab w:val="right" w:pos="8419"/>
      </w:tabs>
      <w:spacing w:before="255"/>
      <w:ind w:hanging="255"/>
      <w:jc w:val="left"/>
    </w:pPr>
    <w:rPr>
      <w:b/>
    </w:rPr>
  </w:style>
  <w:style w:type="paragraph" w:styleId="TOC7">
    <w:name w:val="toc 7"/>
    <w:basedOn w:val="Normal"/>
    <w:next w:val="Normal"/>
    <w:semiHidden/>
    <w:rsid w:val="008F37A9"/>
    <w:pPr>
      <w:tabs>
        <w:tab w:val="right" w:pos="8419"/>
      </w:tabs>
      <w:ind w:left="510" w:hanging="510"/>
      <w:jc w:val="left"/>
    </w:pPr>
  </w:style>
  <w:style w:type="paragraph" w:styleId="TOC8">
    <w:name w:val="toc 8"/>
    <w:basedOn w:val="Normal"/>
    <w:next w:val="Normal"/>
    <w:semiHidden/>
    <w:rsid w:val="008F37A9"/>
    <w:pPr>
      <w:tabs>
        <w:tab w:val="right" w:pos="8419"/>
      </w:tabs>
      <w:ind w:left="1276" w:hanging="765"/>
      <w:jc w:val="left"/>
    </w:pPr>
  </w:style>
  <w:style w:type="paragraph" w:styleId="Caption">
    <w:name w:val="caption"/>
    <w:basedOn w:val="Normal"/>
    <w:next w:val="Normal"/>
    <w:qFormat/>
    <w:rsid w:val="008F37A9"/>
    <w:pPr>
      <w:tabs>
        <w:tab w:val="left" w:pos="907"/>
      </w:tabs>
      <w:ind w:left="567" w:hanging="567"/>
      <w:jc w:val="left"/>
    </w:pPr>
    <w:rPr>
      <w:bCs/>
      <w:i/>
      <w:sz w:val="17"/>
      <w:szCs w:val="20"/>
    </w:rPr>
  </w:style>
  <w:style w:type="paragraph" w:styleId="FootnoteText">
    <w:name w:val="footnote text"/>
    <w:basedOn w:val="Normal"/>
    <w:next w:val="FootnoteTextnormal"/>
    <w:rsid w:val="008F37A9"/>
    <w:pPr>
      <w:ind w:hanging="340"/>
      <w:jc w:val="left"/>
    </w:pPr>
    <w:rPr>
      <w:i/>
      <w:sz w:val="17"/>
      <w:szCs w:val="20"/>
    </w:rPr>
  </w:style>
  <w:style w:type="paragraph" w:customStyle="1" w:styleId="HeadNoTOC">
    <w:name w:val="HeadNoTOC"/>
    <w:basedOn w:val="Normal"/>
    <w:next w:val="Normal"/>
    <w:rsid w:val="008F37A9"/>
    <w:pPr>
      <w:spacing w:before="255" w:after="510"/>
      <w:jc w:val="left"/>
    </w:pPr>
    <w:rPr>
      <w:b/>
      <w:sz w:val="30"/>
    </w:rPr>
  </w:style>
  <w:style w:type="paragraph" w:customStyle="1" w:styleId="ListofReferences">
    <w:name w:val="List of References"/>
    <w:basedOn w:val="Normal"/>
    <w:next w:val="Normal"/>
    <w:rsid w:val="008F37A9"/>
    <w:pPr>
      <w:spacing w:after="255"/>
      <w:ind w:left="765" w:hanging="765"/>
    </w:pPr>
  </w:style>
  <w:style w:type="paragraph" w:customStyle="1" w:styleId="Heading10">
    <w:name w:val="Heading 10"/>
    <w:basedOn w:val="Heading6"/>
    <w:next w:val="Normal"/>
    <w:rsid w:val="008F37A9"/>
    <w:pPr>
      <w:numPr>
        <w:ilvl w:val="0"/>
        <w:numId w:val="0"/>
      </w:numPr>
    </w:pPr>
  </w:style>
  <w:style w:type="paragraph" w:customStyle="1" w:styleId="FootnoteTextnormal">
    <w:name w:val="Footnote Text normal"/>
    <w:basedOn w:val="FootnoteText"/>
    <w:rsid w:val="008F37A9"/>
    <w:pPr>
      <w:ind w:firstLine="0"/>
    </w:pPr>
  </w:style>
  <w:style w:type="paragraph" w:styleId="ListBullet3">
    <w:name w:val="List Bullet 3"/>
    <w:basedOn w:val="ListNumber2"/>
    <w:rsid w:val="008F37A9"/>
    <w:pPr>
      <w:numPr>
        <w:ilvl w:val="2"/>
        <w:numId w:val="4"/>
      </w:numPr>
    </w:pPr>
  </w:style>
  <w:style w:type="paragraph" w:styleId="ListBullet4">
    <w:name w:val="List Bullet 4"/>
    <w:basedOn w:val="Normal"/>
    <w:rsid w:val="008F37A9"/>
    <w:pPr>
      <w:numPr>
        <w:ilvl w:val="3"/>
        <w:numId w:val="2"/>
      </w:numPr>
    </w:pPr>
  </w:style>
  <w:style w:type="paragraph" w:styleId="ListBullet5">
    <w:name w:val="List Bullet 5"/>
    <w:basedOn w:val="Normal"/>
    <w:rsid w:val="008F37A9"/>
    <w:pPr>
      <w:numPr>
        <w:ilvl w:val="4"/>
        <w:numId w:val="2"/>
      </w:numPr>
    </w:pPr>
  </w:style>
  <w:style w:type="paragraph" w:customStyle="1" w:styleId="dTableBodytext">
    <w:name w:val="d_Table_Body_text"/>
    <w:basedOn w:val="BodyText"/>
    <w:next w:val="BodyText"/>
    <w:rsid w:val="008F37A9"/>
    <w:pPr>
      <w:spacing w:after="0"/>
      <w:jc w:val="left"/>
    </w:pPr>
    <w:rPr>
      <w:sz w:val="18"/>
    </w:rPr>
  </w:style>
  <w:style w:type="paragraph" w:styleId="ListNumber2">
    <w:name w:val="List Number 2"/>
    <w:basedOn w:val="Normal"/>
    <w:rsid w:val="008F37A9"/>
    <w:pPr>
      <w:numPr>
        <w:ilvl w:val="1"/>
        <w:numId w:val="5"/>
      </w:numPr>
    </w:pPr>
  </w:style>
  <w:style w:type="paragraph" w:styleId="TableofFigures">
    <w:name w:val="table of figures"/>
    <w:basedOn w:val="Normal"/>
    <w:next w:val="Normal"/>
    <w:rsid w:val="008F37A9"/>
    <w:pPr>
      <w:spacing w:after="120"/>
      <w:ind w:left="1276" w:hanging="1276"/>
    </w:pPr>
  </w:style>
  <w:style w:type="paragraph" w:styleId="BodyText">
    <w:name w:val="Body Text"/>
    <w:aliases w:val="Body Textn,Body Text Char1 Char"/>
    <w:basedOn w:val="Normal"/>
    <w:link w:val="BodyTextChar"/>
    <w:rsid w:val="008F37A9"/>
    <w:pPr>
      <w:spacing w:after="120"/>
    </w:pPr>
  </w:style>
  <w:style w:type="paragraph" w:styleId="ListNumber">
    <w:name w:val="List Number"/>
    <w:basedOn w:val="Normal"/>
    <w:rsid w:val="008F37A9"/>
    <w:pPr>
      <w:numPr>
        <w:numId w:val="5"/>
      </w:numPr>
    </w:pPr>
  </w:style>
  <w:style w:type="paragraph" w:styleId="ListNumber3">
    <w:name w:val="List Number 3"/>
    <w:basedOn w:val="Normal"/>
    <w:rsid w:val="008F37A9"/>
    <w:pPr>
      <w:numPr>
        <w:ilvl w:val="2"/>
        <w:numId w:val="5"/>
      </w:numPr>
    </w:pPr>
  </w:style>
  <w:style w:type="paragraph" w:styleId="ListNumber4">
    <w:name w:val="List Number 4"/>
    <w:basedOn w:val="Normal"/>
    <w:rsid w:val="008F37A9"/>
    <w:pPr>
      <w:numPr>
        <w:ilvl w:val="3"/>
        <w:numId w:val="3"/>
      </w:numPr>
    </w:pPr>
  </w:style>
  <w:style w:type="paragraph" w:styleId="ListNumber5">
    <w:name w:val="List Number 5"/>
    <w:basedOn w:val="Normal"/>
    <w:rsid w:val="008F37A9"/>
    <w:pPr>
      <w:numPr>
        <w:ilvl w:val="4"/>
        <w:numId w:val="3"/>
      </w:numPr>
    </w:pPr>
  </w:style>
  <w:style w:type="character" w:customStyle="1" w:styleId="FooterChar">
    <w:name w:val="Footer Char"/>
    <w:link w:val="Footer"/>
    <w:rsid w:val="008F37A9"/>
    <w:rPr>
      <w:rFonts w:ascii="Arial" w:hAnsi="Arial" w:cs="Arial"/>
      <w:sz w:val="21"/>
      <w:szCs w:val="24"/>
      <w:lang w:eastAsia="en-US"/>
    </w:rPr>
  </w:style>
  <w:style w:type="numbering" w:customStyle="1" w:styleId="Huisstijl-LijstOpsomming">
    <w:name w:val="Huisstijl-LijstOpsomming"/>
    <w:uiPriority w:val="99"/>
    <w:rsid w:val="008F37A9"/>
    <w:pPr>
      <w:numPr>
        <w:numId w:val="4"/>
      </w:numPr>
    </w:pPr>
  </w:style>
  <w:style w:type="numbering" w:customStyle="1" w:styleId="Huisstijl-LijstNummering">
    <w:name w:val="Huisstijl-LijstNummering"/>
    <w:uiPriority w:val="99"/>
    <w:rsid w:val="008F37A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image" Target="media/image149.wmf"/><Relationship Id="rId21" Type="http://schemas.openxmlformats.org/officeDocument/2006/relationships/footer" Target="footer6.xml"/><Relationship Id="rId63" Type="http://schemas.openxmlformats.org/officeDocument/2006/relationships/oleObject" Target="embeddings/oleObject15.bin"/><Relationship Id="rId159" Type="http://schemas.openxmlformats.org/officeDocument/2006/relationships/oleObject" Target="embeddings/oleObject63.bin"/><Relationship Id="rId324" Type="http://schemas.openxmlformats.org/officeDocument/2006/relationships/oleObject" Target="embeddings/oleObject141.bin"/><Relationship Id="rId366" Type="http://schemas.openxmlformats.org/officeDocument/2006/relationships/oleObject" Target="embeddings/oleObject162.bin"/><Relationship Id="rId170" Type="http://schemas.openxmlformats.org/officeDocument/2006/relationships/oleObject" Target="embeddings/oleObject69.bin"/><Relationship Id="rId226" Type="http://schemas.openxmlformats.org/officeDocument/2006/relationships/oleObject" Target="embeddings/oleObject97.bin"/><Relationship Id="rId433" Type="http://schemas.openxmlformats.org/officeDocument/2006/relationships/image" Target="media/image216.wmf"/><Relationship Id="rId268" Type="http://schemas.openxmlformats.org/officeDocument/2006/relationships/image" Target="media/image132.wmf"/><Relationship Id="rId475" Type="http://schemas.openxmlformats.org/officeDocument/2006/relationships/image" Target="media/image237.wmf"/><Relationship Id="rId32" Type="http://schemas.openxmlformats.org/officeDocument/2006/relationships/image" Target="media/image10.png"/><Relationship Id="rId74" Type="http://schemas.openxmlformats.org/officeDocument/2006/relationships/image" Target="media/image32.wmf"/><Relationship Id="rId128" Type="http://schemas.openxmlformats.org/officeDocument/2006/relationships/image" Target="media/image59.wmf"/><Relationship Id="rId335" Type="http://schemas.openxmlformats.org/officeDocument/2006/relationships/image" Target="media/image167.wmf"/><Relationship Id="rId377" Type="http://schemas.openxmlformats.org/officeDocument/2006/relationships/image" Target="media/image188.wmf"/><Relationship Id="rId500" Type="http://schemas.openxmlformats.org/officeDocument/2006/relationships/oleObject" Target="embeddings/oleObject229.bin"/><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3.wmf"/><Relationship Id="rId402" Type="http://schemas.openxmlformats.org/officeDocument/2006/relationships/oleObject" Target="embeddings/oleObject180.bin"/><Relationship Id="rId279" Type="http://schemas.openxmlformats.org/officeDocument/2006/relationships/image" Target="media/image138.wmf"/><Relationship Id="rId444" Type="http://schemas.openxmlformats.org/officeDocument/2006/relationships/oleObject" Target="embeddings/oleObject201.bin"/><Relationship Id="rId486" Type="http://schemas.openxmlformats.org/officeDocument/2006/relationships/oleObject" Target="embeddings/oleObject222.bin"/><Relationship Id="rId43" Type="http://schemas.openxmlformats.org/officeDocument/2006/relationships/oleObject" Target="embeddings/oleObject5.bin"/><Relationship Id="rId139" Type="http://schemas.openxmlformats.org/officeDocument/2006/relationships/oleObject" Target="embeddings/oleObject53.bin"/><Relationship Id="rId290" Type="http://schemas.openxmlformats.org/officeDocument/2006/relationships/image" Target="media/image144.wmf"/><Relationship Id="rId304" Type="http://schemas.openxmlformats.org/officeDocument/2006/relationships/oleObject" Target="embeddings/oleObject131.bin"/><Relationship Id="rId346" Type="http://schemas.openxmlformats.org/officeDocument/2006/relationships/oleObject" Target="embeddings/oleObject152.bin"/><Relationship Id="rId388" Type="http://schemas.openxmlformats.org/officeDocument/2006/relationships/oleObject" Target="embeddings/oleObject173.bin"/><Relationship Id="rId85" Type="http://schemas.openxmlformats.org/officeDocument/2006/relationships/oleObject" Target="embeddings/oleObject26.bin"/><Relationship Id="rId150" Type="http://schemas.openxmlformats.org/officeDocument/2006/relationships/image" Target="media/image70.wmf"/><Relationship Id="rId192" Type="http://schemas.openxmlformats.org/officeDocument/2006/relationships/oleObject" Target="embeddings/oleObject80.bin"/><Relationship Id="rId206" Type="http://schemas.openxmlformats.org/officeDocument/2006/relationships/oleObject" Target="embeddings/oleObject87.bin"/><Relationship Id="rId413" Type="http://schemas.openxmlformats.org/officeDocument/2006/relationships/image" Target="media/image206.wmf"/><Relationship Id="rId248" Type="http://schemas.openxmlformats.org/officeDocument/2006/relationships/oleObject" Target="embeddings/oleObject108.bin"/><Relationship Id="rId455" Type="http://schemas.openxmlformats.org/officeDocument/2006/relationships/image" Target="media/image227.wmf"/><Relationship Id="rId497" Type="http://schemas.openxmlformats.org/officeDocument/2006/relationships/image" Target="media/image248.wmf"/><Relationship Id="rId12" Type="http://schemas.openxmlformats.org/officeDocument/2006/relationships/footer" Target="footer2.xml"/><Relationship Id="rId108" Type="http://schemas.openxmlformats.org/officeDocument/2006/relationships/image" Target="media/image49.wmf"/><Relationship Id="rId315" Type="http://schemas.openxmlformats.org/officeDocument/2006/relationships/image" Target="media/image157.wmf"/><Relationship Id="rId357" Type="http://schemas.openxmlformats.org/officeDocument/2006/relationships/image" Target="media/image178.wmf"/><Relationship Id="rId54" Type="http://schemas.openxmlformats.org/officeDocument/2006/relationships/image" Target="media/image22.wmf"/><Relationship Id="rId96" Type="http://schemas.openxmlformats.org/officeDocument/2006/relationships/image" Target="media/image43.wmf"/><Relationship Id="rId161" Type="http://schemas.openxmlformats.org/officeDocument/2006/relationships/oleObject" Target="embeddings/oleObject64.bin"/><Relationship Id="rId217" Type="http://schemas.openxmlformats.org/officeDocument/2006/relationships/image" Target="media/image103.wmf"/><Relationship Id="rId399" Type="http://schemas.openxmlformats.org/officeDocument/2006/relationships/image" Target="media/image199.wmf"/><Relationship Id="rId259" Type="http://schemas.openxmlformats.org/officeDocument/2006/relationships/image" Target="media/image126.png"/><Relationship Id="rId424" Type="http://schemas.openxmlformats.org/officeDocument/2006/relationships/oleObject" Target="embeddings/oleObject191.bin"/><Relationship Id="rId466" Type="http://schemas.openxmlformats.org/officeDocument/2006/relationships/oleObject" Target="embeddings/oleObject212.bin"/><Relationship Id="rId23" Type="http://schemas.openxmlformats.org/officeDocument/2006/relationships/comments" Target="comments.xml"/><Relationship Id="rId119" Type="http://schemas.openxmlformats.org/officeDocument/2006/relationships/oleObject" Target="embeddings/oleObject43.bin"/><Relationship Id="rId270" Type="http://schemas.openxmlformats.org/officeDocument/2006/relationships/image" Target="media/image133.emf"/><Relationship Id="rId326" Type="http://schemas.openxmlformats.org/officeDocument/2006/relationships/oleObject" Target="embeddings/oleObject142.bin"/><Relationship Id="rId65" Type="http://schemas.openxmlformats.org/officeDocument/2006/relationships/oleObject" Target="embeddings/oleObject16.bin"/><Relationship Id="rId130" Type="http://schemas.openxmlformats.org/officeDocument/2006/relationships/image" Target="media/image60.wmf"/><Relationship Id="rId368" Type="http://schemas.openxmlformats.org/officeDocument/2006/relationships/oleObject" Target="embeddings/oleObject163.bin"/><Relationship Id="rId172" Type="http://schemas.openxmlformats.org/officeDocument/2006/relationships/oleObject" Target="embeddings/oleObject70.bin"/><Relationship Id="rId228" Type="http://schemas.openxmlformats.org/officeDocument/2006/relationships/oleObject" Target="embeddings/oleObject98.bin"/><Relationship Id="rId435" Type="http://schemas.openxmlformats.org/officeDocument/2006/relationships/image" Target="media/image217.wmf"/><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image" Target="media/image168.wmf"/><Relationship Id="rId502" Type="http://schemas.openxmlformats.org/officeDocument/2006/relationships/header" Target="header9.xml"/><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oleObject" Target="embeddings/oleObject54.bin"/><Relationship Id="rId379" Type="http://schemas.openxmlformats.org/officeDocument/2006/relationships/image" Target="media/image189.wmf"/><Relationship Id="rId7" Type="http://schemas.openxmlformats.org/officeDocument/2006/relationships/footnotes" Target="footnotes.xml"/><Relationship Id="rId183" Type="http://schemas.openxmlformats.org/officeDocument/2006/relationships/image" Target="media/image86.wmf"/><Relationship Id="rId239" Type="http://schemas.openxmlformats.org/officeDocument/2006/relationships/image" Target="media/image114.wmf"/><Relationship Id="rId390" Type="http://schemas.openxmlformats.org/officeDocument/2006/relationships/oleObject" Target="embeddings/oleObject174.bin"/><Relationship Id="rId404" Type="http://schemas.openxmlformats.org/officeDocument/2006/relationships/oleObject" Target="embeddings/oleObject181.bin"/><Relationship Id="rId446" Type="http://schemas.openxmlformats.org/officeDocument/2006/relationships/oleObject" Target="embeddings/oleObject202.bin"/><Relationship Id="rId250" Type="http://schemas.openxmlformats.org/officeDocument/2006/relationships/oleObject" Target="embeddings/oleObject109.bin"/><Relationship Id="rId292" Type="http://schemas.openxmlformats.org/officeDocument/2006/relationships/image" Target="media/image145.wmf"/><Relationship Id="rId306" Type="http://schemas.openxmlformats.org/officeDocument/2006/relationships/oleObject" Target="embeddings/oleObject132.bin"/><Relationship Id="rId488" Type="http://schemas.openxmlformats.org/officeDocument/2006/relationships/oleObject" Target="embeddings/oleObject223.bin"/><Relationship Id="rId45" Type="http://schemas.openxmlformats.org/officeDocument/2006/relationships/oleObject" Target="embeddings/oleObject6.bin"/><Relationship Id="rId87" Type="http://schemas.openxmlformats.org/officeDocument/2006/relationships/oleObject" Target="embeddings/oleObject27.bin"/><Relationship Id="rId110" Type="http://schemas.openxmlformats.org/officeDocument/2006/relationships/image" Target="media/image50.wmf"/><Relationship Id="rId348" Type="http://schemas.openxmlformats.org/officeDocument/2006/relationships/oleObject" Target="embeddings/oleObject153.bin"/><Relationship Id="rId152" Type="http://schemas.openxmlformats.org/officeDocument/2006/relationships/image" Target="media/image71.wmf"/><Relationship Id="rId173" Type="http://schemas.openxmlformats.org/officeDocument/2006/relationships/image" Target="media/image81.wmf"/><Relationship Id="rId194" Type="http://schemas.openxmlformats.org/officeDocument/2006/relationships/oleObject" Target="embeddings/oleObject81.bin"/><Relationship Id="rId208" Type="http://schemas.openxmlformats.org/officeDocument/2006/relationships/oleObject" Target="embeddings/oleObject88.bin"/><Relationship Id="rId229" Type="http://schemas.openxmlformats.org/officeDocument/2006/relationships/image" Target="media/image109.wmf"/><Relationship Id="rId380" Type="http://schemas.openxmlformats.org/officeDocument/2006/relationships/oleObject" Target="embeddings/oleObject169.bin"/><Relationship Id="rId415" Type="http://schemas.openxmlformats.org/officeDocument/2006/relationships/image" Target="media/image207.wmf"/><Relationship Id="rId436" Type="http://schemas.openxmlformats.org/officeDocument/2006/relationships/oleObject" Target="embeddings/oleObject197.bin"/><Relationship Id="rId457" Type="http://schemas.openxmlformats.org/officeDocument/2006/relationships/image" Target="media/image228.wmf"/><Relationship Id="rId240" Type="http://schemas.openxmlformats.org/officeDocument/2006/relationships/oleObject" Target="embeddings/oleObject104.bin"/><Relationship Id="rId261" Type="http://schemas.openxmlformats.org/officeDocument/2006/relationships/oleObject" Target="embeddings/oleObject112.bin"/><Relationship Id="rId478" Type="http://schemas.openxmlformats.org/officeDocument/2006/relationships/oleObject" Target="embeddings/oleObject218.bin"/><Relationship Id="rId499" Type="http://schemas.openxmlformats.org/officeDocument/2006/relationships/image" Target="media/image249.wmf"/><Relationship Id="rId14" Type="http://schemas.openxmlformats.org/officeDocument/2006/relationships/header" Target="header4.xml"/><Relationship Id="rId35" Type="http://schemas.openxmlformats.org/officeDocument/2006/relationships/oleObject" Target="embeddings/oleObject1.bin"/><Relationship Id="rId56" Type="http://schemas.openxmlformats.org/officeDocument/2006/relationships/image" Target="media/image23.wmf"/><Relationship Id="rId77" Type="http://schemas.openxmlformats.org/officeDocument/2006/relationships/oleObject" Target="embeddings/oleObject22.bin"/><Relationship Id="rId100" Type="http://schemas.openxmlformats.org/officeDocument/2006/relationships/image" Target="media/image45.wmf"/><Relationship Id="rId282" Type="http://schemas.openxmlformats.org/officeDocument/2006/relationships/oleObject" Target="embeddings/oleObject121.bin"/><Relationship Id="rId317" Type="http://schemas.openxmlformats.org/officeDocument/2006/relationships/image" Target="media/image158.wmf"/><Relationship Id="rId338" Type="http://schemas.openxmlformats.org/officeDocument/2006/relationships/oleObject" Target="embeddings/oleObject148.bin"/><Relationship Id="rId359" Type="http://schemas.openxmlformats.org/officeDocument/2006/relationships/image" Target="media/image179.wmf"/><Relationship Id="rId503" Type="http://schemas.openxmlformats.org/officeDocument/2006/relationships/footer" Target="footer8.xml"/><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oleObject" Target="embeddings/oleObject44.bin"/><Relationship Id="rId142" Type="http://schemas.openxmlformats.org/officeDocument/2006/relationships/image" Target="media/image66.wmf"/><Relationship Id="rId163" Type="http://schemas.openxmlformats.org/officeDocument/2006/relationships/oleObject" Target="embeddings/oleObject65.bin"/><Relationship Id="rId184" Type="http://schemas.openxmlformats.org/officeDocument/2006/relationships/oleObject" Target="embeddings/oleObject76.bin"/><Relationship Id="rId219" Type="http://schemas.openxmlformats.org/officeDocument/2006/relationships/image" Target="media/image104.wmf"/><Relationship Id="rId370" Type="http://schemas.openxmlformats.org/officeDocument/2006/relationships/oleObject" Target="embeddings/oleObject164.bin"/><Relationship Id="rId391" Type="http://schemas.openxmlformats.org/officeDocument/2006/relationships/image" Target="media/image195.wmf"/><Relationship Id="rId405" Type="http://schemas.openxmlformats.org/officeDocument/2006/relationships/image" Target="media/image202.wmf"/><Relationship Id="rId426" Type="http://schemas.openxmlformats.org/officeDocument/2006/relationships/oleObject" Target="embeddings/oleObject192.bin"/><Relationship Id="rId447" Type="http://schemas.openxmlformats.org/officeDocument/2006/relationships/image" Target="media/image223.wmf"/><Relationship Id="rId230" Type="http://schemas.openxmlformats.org/officeDocument/2006/relationships/oleObject" Target="embeddings/oleObject99.bin"/><Relationship Id="rId251" Type="http://schemas.openxmlformats.org/officeDocument/2006/relationships/image" Target="media/image120.wmf"/><Relationship Id="rId468" Type="http://schemas.openxmlformats.org/officeDocument/2006/relationships/oleObject" Target="embeddings/oleObject213.bin"/><Relationship Id="rId489" Type="http://schemas.openxmlformats.org/officeDocument/2006/relationships/image" Target="media/image244.wmf"/><Relationship Id="rId25" Type="http://schemas.openxmlformats.org/officeDocument/2006/relationships/image" Target="media/image3.emf"/><Relationship Id="rId46" Type="http://schemas.openxmlformats.org/officeDocument/2006/relationships/image" Target="media/image18.wmf"/><Relationship Id="rId67" Type="http://schemas.openxmlformats.org/officeDocument/2006/relationships/oleObject" Target="embeddings/oleObject17.bin"/><Relationship Id="rId272" Type="http://schemas.openxmlformats.org/officeDocument/2006/relationships/oleObject" Target="embeddings/oleObject116.bin"/><Relationship Id="rId293" Type="http://schemas.openxmlformats.org/officeDocument/2006/relationships/oleObject" Target="embeddings/oleObject126.bin"/><Relationship Id="rId307" Type="http://schemas.openxmlformats.org/officeDocument/2006/relationships/image" Target="media/image153.wmf"/><Relationship Id="rId328" Type="http://schemas.openxmlformats.org/officeDocument/2006/relationships/oleObject" Target="embeddings/oleObject143.bin"/><Relationship Id="rId349" Type="http://schemas.openxmlformats.org/officeDocument/2006/relationships/image" Target="media/image174.wmf"/><Relationship Id="rId88" Type="http://schemas.openxmlformats.org/officeDocument/2006/relationships/image" Target="media/image39.wmf"/><Relationship Id="rId111" Type="http://schemas.openxmlformats.org/officeDocument/2006/relationships/oleObject" Target="embeddings/oleObject39.bin"/><Relationship Id="rId132" Type="http://schemas.openxmlformats.org/officeDocument/2006/relationships/image" Target="media/image61.wmf"/><Relationship Id="rId153" Type="http://schemas.openxmlformats.org/officeDocument/2006/relationships/oleObject" Target="embeddings/oleObject60.bin"/><Relationship Id="rId174" Type="http://schemas.openxmlformats.org/officeDocument/2006/relationships/oleObject" Target="embeddings/oleObject71.bin"/><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59.bin"/><Relationship Id="rId381" Type="http://schemas.openxmlformats.org/officeDocument/2006/relationships/image" Target="media/image190.wmf"/><Relationship Id="rId416" Type="http://schemas.openxmlformats.org/officeDocument/2006/relationships/oleObject" Target="embeddings/oleObject187.bin"/><Relationship Id="rId220" Type="http://schemas.openxmlformats.org/officeDocument/2006/relationships/oleObject" Target="embeddings/oleObject94.bin"/><Relationship Id="rId241" Type="http://schemas.openxmlformats.org/officeDocument/2006/relationships/image" Target="media/image115.wmf"/><Relationship Id="rId437" Type="http://schemas.openxmlformats.org/officeDocument/2006/relationships/image" Target="media/image218.wmf"/><Relationship Id="rId458" Type="http://schemas.openxmlformats.org/officeDocument/2006/relationships/oleObject" Target="embeddings/oleObject208.bin"/><Relationship Id="rId479" Type="http://schemas.openxmlformats.org/officeDocument/2006/relationships/image" Target="media/image239.wmf"/><Relationship Id="rId15" Type="http://schemas.openxmlformats.org/officeDocument/2006/relationships/footer" Target="footer3.xml"/><Relationship Id="rId36" Type="http://schemas.openxmlformats.org/officeDocument/2006/relationships/image" Target="media/image13.wmf"/><Relationship Id="rId57" Type="http://schemas.openxmlformats.org/officeDocument/2006/relationships/oleObject" Target="embeddings/oleObject12.bin"/><Relationship Id="rId262" Type="http://schemas.openxmlformats.org/officeDocument/2006/relationships/image" Target="media/image128.wmf"/><Relationship Id="rId283" Type="http://schemas.openxmlformats.org/officeDocument/2006/relationships/image" Target="media/image140.wmf"/><Relationship Id="rId318" Type="http://schemas.openxmlformats.org/officeDocument/2006/relationships/oleObject" Target="embeddings/oleObject138.bin"/><Relationship Id="rId339" Type="http://schemas.openxmlformats.org/officeDocument/2006/relationships/image" Target="media/image169.wmf"/><Relationship Id="rId490" Type="http://schemas.openxmlformats.org/officeDocument/2006/relationships/oleObject" Target="embeddings/oleObject224.bin"/><Relationship Id="rId504" Type="http://schemas.openxmlformats.org/officeDocument/2006/relationships/footer" Target="footer9.xml"/><Relationship Id="rId78" Type="http://schemas.openxmlformats.org/officeDocument/2006/relationships/image" Target="media/image34.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6.wmf"/><Relationship Id="rId143" Type="http://schemas.openxmlformats.org/officeDocument/2006/relationships/oleObject" Target="embeddings/oleObject55.bin"/><Relationship Id="rId164" Type="http://schemas.openxmlformats.org/officeDocument/2006/relationships/image" Target="media/image77.wmf"/><Relationship Id="rId185" Type="http://schemas.openxmlformats.org/officeDocument/2006/relationships/image" Target="media/image87.wmf"/><Relationship Id="rId350" Type="http://schemas.openxmlformats.org/officeDocument/2006/relationships/oleObject" Target="embeddings/oleObject154.bin"/><Relationship Id="rId371" Type="http://schemas.openxmlformats.org/officeDocument/2006/relationships/image" Target="media/image185.wmf"/><Relationship Id="rId406" Type="http://schemas.openxmlformats.org/officeDocument/2006/relationships/oleObject" Target="embeddings/oleObject182.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75.bin"/><Relationship Id="rId427" Type="http://schemas.openxmlformats.org/officeDocument/2006/relationships/image" Target="media/image213.wmf"/><Relationship Id="rId448" Type="http://schemas.openxmlformats.org/officeDocument/2006/relationships/oleObject" Target="embeddings/oleObject203.bin"/><Relationship Id="rId469" Type="http://schemas.openxmlformats.org/officeDocument/2006/relationships/image" Target="media/image234.wmf"/><Relationship Id="rId26" Type="http://schemas.openxmlformats.org/officeDocument/2006/relationships/image" Target="media/image4.wmf"/><Relationship Id="rId231" Type="http://schemas.openxmlformats.org/officeDocument/2006/relationships/image" Target="media/image110.wmf"/><Relationship Id="rId252" Type="http://schemas.openxmlformats.org/officeDocument/2006/relationships/oleObject" Target="embeddings/oleObject110.bin"/><Relationship Id="rId273" Type="http://schemas.openxmlformats.org/officeDocument/2006/relationships/image" Target="media/image135.wmf"/><Relationship Id="rId294" Type="http://schemas.openxmlformats.org/officeDocument/2006/relationships/image" Target="media/image146.emf"/><Relationship Id="rId308" Type="http://schemas.openxmlformats.org/officeDocument/2006/relationships/oleObject" Target="embeddings/oleObject133.bin"/><Relationship Id="rId329" Type="http://schemas.openxmlformats.org/officeDocument/2006/relationships/image" Target="media/image164.wmf"/><Relationship Id="rId480" Type="http://schemas.openxmlformats.org/officeDocument/2006/relationships/oleObject" Target="embeddings/oleObject219.bin"/><Relationship Id="rId47" Type="http://schemas.openxmlformats.org/officeDocument/2006/relationships/oleObject" Target="embeddings/oleObject7.bin"/><Relationship Id="rId68" Type="http://schemas.openxmlformats.org/officeDocument/2006/relationships/image" Target="media/image29.wmf"/><Relationship Id="rId89" Type="http://schemas.openxmlformats.org/officeDocument/2006/relationships/oleObject" Target="embeddings/oleObject28.bin"/><Relationship Id="rId112" Type="http://schemas.openxmlformats.org/officeDocument/2006/relationships/image" Target="media/image51.wmf"/><Relationship Id="rId133" Type="http://schemas.openxmlformats.org/officeDocument/2006/relationships/oleObject" Target="embeddings/oleObject50.bin"/><Relationship Id="rId154" Type="http://schemas.openxmlformats.org/officeDocument/2006/relationships/image" Target="media/image72.wmf"/><Relationship Id="rId175" Type="http://schemas.openxmlformats.org/officeDocument/2006/relationships/image" Target="media/image82.wmf"/><Relationship Id="rId340" Type="http://schemas.openxmlformats.org/officeDocument/2006/relationships/oleObject" Target="embeddings/oleObject149.bin"/><Relationship Id="rId361" Type="http://schemas.openxmlformats.org/officeDocument/2006/relationships/image" Target="media/image180.wmf"/><Relationship Id="rId196" Type="http://schemas.openxmlformats.org/officeDocument/2006/relationships/oleObject" Target="embeddings/oleObject82.bin"/><Relationship Id="rId200" Type="http://schemas.openxmlformats.org/officeDocument/2006/relationships/oleObject" Target="embeddings/oleObject84.bin"/><Relationship Id="rId382" Type="http://schemas.openxmlformats.org/officeDocument/2006/relationships/oleObject" Target="embeddings/oleObject170.bin"/><Relationship Id="rId417" Type="http://schemas.openxmlformats.org/officeDocument/2006/relationships/image" Target="media/image208.wmf"/><Relationship Id="rId438" Type="http://schemas.openxmlformats.org/officeDocument/2006/relationships/oleObject" Target="embeddings/oleObject198.bin"/><Relationship Id="rId459" Type="http://schemas.openxmlformats.org/officeDocument/2006/relationships/image" Target="media/image229.wmf"/><Relationship Id="rId16" Type="http://schemas.openxmlformats.org/officeDocument/2006/relationships/footer" Target="footer4.xml"/><Relationship Id="rId221" Type="http://schemas.openxmlformats.org/officeDocument/2006/relationships/image" Target="media/image105.wmf"/><Relationship Id="rId242" Type="http://schemas.openxmlformats.org/officeDocument/2006/relationships/oleObject" Target="embeddings/oleObject105.bin"/><Relationship Id="rId263" Type="http://schemas.openxmlformats.org/officeDocument/2006/relationships/oleObject" Target="embeddings/oleObject113.bin"/><Relationship Id="rId284" Type="http://schemas.openxmlformats.org/officeDocument/2006/relationships/oleObject" Target="embeddings/oleObject122.bin"/><Relationship Id="rId319" Type="http://schemas.openxmlformats.org/officeDocument/2006/relationships/image" Target="media/image159.wmf"/><Relationship Id="rId470" Type="http://schemas.openxmlformats.org/officeDocument/2006/relationships/oleObject" Target="embeddings/oleObject214.bin"/><Relationship Id="rId491" Type="http://schemas.openxmlformats.org/officeDocument/2006/relationships/image" Target="media/image245.wmf"/><Relationship Id="rId505" Type="http://schemas.openxmlformats.org/officeDocument/2006/relationships/fontTable" Target="fontTable.xml"/><Relationship Id="rId37" Type="http://schemas.openxmlformats.org/officeDocument/2006/relationships/oleObject" Target="embeddings/oleObject2.bin"/><Relationship Id="rId58" Type="http://schemas.openxmlformats.org/officeDocument/2006/relationships/image" Target="media/image24.wmf"/><Relationship Id="rId79" Type="http://schemas.openxmlformats.org/officeDocument/2006/relationships/oleObject" Target="embeddings/oleObject23.bin"/><Relationship Id="rId102" Type="http://schemas.openxmlformats.org/officeDocument/2006/relationships/image" Target="media/image46.wmf"/><Relationship Id="rId123" Type="http://schemas.openxmlformats.org/officeDocument/2006/relationships/oleObject" Target="embeddings/oleObject45.bin"/><Relationship Id="rId144" Type="http://schemas.openxmlformats.org/officeDocument/2006/relationships/image" Target="media/image67.wmf"/><Relationship Id="rId330" Type="http://schemas.openxmlformats.org/officeDocument/2006/relationships/oleObject" Target="embeddings/oleObject144.bin"/><Relationship Id="rId90" Type="http://schemas.openxmlformats.org/officeDocument/2006/relationships/image" Target="media/image40.wmf"/><Relationship Id="rId165" Type="http://schemas.openxmlformats.org/officeDocument/2006/relationships/oleObject" Target="embeddings/oleObject66.bin"/><Relationship Id="rId186" Type="http://schemas.openxmlformats.org/officeDocument/2006/relationships/oleObject" Target="embeddings/oleObject77.bin"/><Relationship Id="rId351" Type="http://schemas.openxmlformats.org/officeDocument/2006/relationships/image" Target="media/image175.wmf"/><Relationship Id="rId372" Type="http://schemas.openxmlformats.org/officeDocument/2006/relationships/oleObject" Target="embeddings/oleObject165.bin"/><Relationship Id="rId393" Type="http://schemas.openxmlformats.org/officeDocument/2006/relationships/image" Target="media/image196.wmf"/><Relationship Id="rId407" Type="http://schemas.openxmlformats.org/officeDocument/2006/relationships/image" Target="media/image203.wmf"/><Relationship Id="rId428" Type="http://schemas.openxmlformats.org/officeDocument/2006/relationships/oleObject" Target="embeddings/oleObject193.bin"/><Relationship Id="rId449" Type="http://schemas.openxmlformats.org/officeDocument/2006/relationships/image" Target="media/image224.wmf"/><Relationship Id="rId211" Type="http://schemas.openxmlformats.org/officeDocument/2006/relationships/image" Target="media/image100.wmf"/><Relationship Id="rId232" Type="http://schemas.openxmlformats.org/officeDocument/2006/relationships/oleObject" Target="embeddings/oleObject100.bin"/><Relationship Id="rId253" Type="http://schemas.openxmlformats.org/officeDocument/2006/relationships/image" Target="media/image121.wmf"/><Relationship Id="rId274" Type="http://schemas.openxmlformats.org/officeDocument/2006/relationships/oleObject" Target="embeddings/oleObject117.bin"/><Relationship Id="rId295" Type="http://schemas.openxmlformats.org/officeDocument/2006/relationships/image" Target="media/image147.wmf"/><Relationship Id="rId309" Type="http://schemas.openxmlformats.org/officeDocument/2006/relationships/image" Target="media/image154.wmf"/><Relationship Id="rId460" Type="http://schemas.openxmlformats.org/officeDocument/2006/relationships/oleObject" Target="embeddings/oleObject209.bin"/><Relationship Id="rId481" Type="http://schemas.openxmlformats.org/officeDocument/2006/relationships/image" Target="media/image240.wmf"/><Relationship Id="rId27" Type="http://schemas.openxmlformats.org/officeDocument/2006/relationships/image" Target="media/image5.wmf"/><Relationship Id="rId48" Type="http://schemas.openxmlformats.org/officeDocument/2006/relationships/image" Target="media/image19.wmf"/><Relationship Id="rId69" Type="http://schemas.openxmlformats.org/officeDocument/2006/relationships/oleObject" Target="embeddings/oleObject18.bin"/><Relationship Id="rId113" Type="http://schemas.openxmlformats.org/officeDocument/2006/relationships/oleObject" Target="embeddings/oleObject40.bin"/><Relationship Id="rId134" Type="http://schemas.openxmlformats.org/officeDocument/2006/relationships/image" Target="media/image62.wmf"/><Relationship Id="rId320" Type="http://schemas.openxmlformats.org/officeDocument/2006/relationships/oleObject" Target="embeddings/oleObject139.bin"/><Relationship Id="rId80" Type="http://schemas.openxmlformats.org/officeDocument/2006/relationships/image" Target="media/image35.wmf"/><Relationship Id="rId155" Type="http://schemas.openxmlformats.org/officeDocument/2006/relationships/oleObject" Target="embeddings/oleObject61.bin"/><Relationship Id="rId176" Type="http://schemas.openxmlformats.org/officeDocument/2006/relationships/oleObject" Target="embeddings/oleObject72.bin"/><Relationship Id="rId197" Type="http://schemas.openxmlformats.org/officeDocument/2006/relationships/image" Target="media/image93.wmf"/><Relationship Id="rId341" Type="http://schemas.openxmlformats.org/officeDocument/2006/relationships/image" Target="media/image170.wmf"/><Relationship Id="rId362" Type="http://schemas.openxmlformats.org/officeDocument/2006/relationships/oleObject" Target="embeddings/oleObject160.bin"/><Relationship Id="rId383" Type="http://schemas.openxmlformats.org/officeDocument/2006/relationships/image" Target="media/image191.wmf"/><Relationship Id="rId418" Type="http://schemas.openxmlformats.org/officeDocument/2006/relationships/oleObject" Target="embeddings/oleObject188.bin"/><Relationship Id="rId439" Type="http://schemas.openxmlformats.org/officeDocument/2006/relationships/image" Target="media/image219.wmf"/><Relationship Id="rId201" Type="http://schemas.openxmlformats.org/officeDocument/2006/relationships/image" Target="media/image95.wmf"/><Relationship Id="rId222" Type="http://schemas.openxmlformats.org/officeDocument/2006/relationships/oleObject" Target="embeddings/oleObject95.bin"/><Relationship Id="rId243" Type="http://schemas.openxmlformats.org/officeDocument/2006/relationships/image" Target="media/image116.wmf"/><Relationship Id="rId264" Type="http://schemas.openxmlformats.org/officeDocument/2006/relationships/image" Target="media/image129.emf"/><Relationship Id="rId285" Type="http://schemas.openxmlformats.org/officeDocument/2006/relationships/image" Target="media/image141.emf"/><Relationship Id="rId450" Type="http://schemas.openxmlformats.org/officeDocument/2006/relationships/oleObject" Target="embeddings/oleObject204.bin"/><Relationship Id="rId471" Type="http://schemas.openxmlformats.org/officeDocument/2006/relationships/image" Target="media/image235.wmf"/><Relationship Id="rId506" Type="http://schemas.openxmlformats.org/officeDocument/2006/relationships/theme" Target="theme/theme1.xml"/><Relationship Id="rId17" Type="http://schemas.openxmlformats.org/officeDocument/2006/relationships/header" Target="header5.xml"/><Relationship Id="rId38" Type="http://schemas.openxmlformats.org/officeDocument/2006/relationships/image" Target="media/image14.wmf"/><Relationship Id="rId59" Type="http://schemas.openxmlformats.org/officeDocument/2006/relationships/oleObject" Target="embeddings/oleObject13.bin"/><Relationship Id="rId103" Type="http://schemas.openxmlformats.org/officeDocument/2006/relationships/oleObject" Target="embeddings/oleObject35.bin"/><Relationship Id="rId124" Type="http://schemas.openxmlformats.org/officeDocument/2006/relationships/image" Target="media/image57.wmf"/><Relationship Id="rId310" Type="http://schemas.openxmlformats.org/officeDocument/2006/relationships/oleObject" Target="embeddings/oleObject134.bin"/><Relationship Id="rId492" Type="http://schemas.openxmlformats.org/officeDocument/2006/relationships/oleObject" Target="embeddings/oleObject225.bin"/><Relationship Id="rId70" Type="http://schemas.openxmlformats.org/officeDocument/2006/relationships/image" Target="media/image30.wmf"/><Relationship Id="rId91" Type="http://schemas.openxmlformats.org/officeDocument/2006/relationships/oleObject" Target="embeddings/oleObject29.bin"/><Relationship Id="rId145" Type="http://schemas.openxmlformats.org/officeDocument/2006/relationships/oleObject" Target="embeddings/oleObject56.bin"/><Relationship Id="rId166" Type="http://schemas.openxmlformats.org/officeDocument/2006/relationships/oleObject" Target="embeddings/oleObject67.bin"/><Relationship Id="rId187" Type="http://schemas.openxmlformats.org/officeDocument/2006/relationships/image" Target="media/image88.wmf"/><Relationship Id="rId331" Type="http://schemas.openxmlformats.org/officeDocument/2006/relationships/image" Target="media/image165.wmf"/><Relationship Id="rId352" Type="http://schemas.openxmlformats.org/officeDocument/2006/relationships/oleObject" Target="embeddings/oleObject155.bin"/><Relationship Id="rId373" Type="http://schemas.openxmlformats.org/officeDocument/2006/relationships/image" Target="media/image186.wmf"/><Relationship Id="rId394" Type="http://schemas.openxmlformats.org/officeDocument/2006/relationships/oleObject" Target="embeddings/oleObject176.bin"/><Relationship Id="rId408" Type="http://schemas.openxmlformats.org/officeDocument/2006/relationships/oleObject" Target="embeddings/oleObject183.bin"/><Relationship Id="rId429" Type="http://schemas.openxmlformats.org/officeDocument/2006/relationships/image" Target="media/image214.wmf"/><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11.wmf"/><Relationship Id="rId254" Type="http://schemas.openxmlformats.org/officeDocument/2006/relationships/oleObject" Target="embeddings/oleObject111.bin"/><Relationship Id="rId440" Type="http://schemas.openxmlformats.org/officeDocument/2006/relationships/oleObject" Target="embeddings/oleObject199.bin"/><Relationship Id="rId28" Type="http://schemas.openxmlformats.org/officeDocument/2006/relationships/image" Target="media/image6.wmf"/><Relationship Id="rId49" Type="http://schemas.openxmlformats.org/officeDocument/2006/relationships/oleObject" Target="embeddings/oleObject8.bin"/><Relationship Id="rId114" Type="http://schemas.openxmlformats.org/officeDocument/2006/relationships/image" Target="media/image52.wmf"/><Relationship Id="rId275" Type="http://schemas.openxmlformats.org/officeDocument/2006/relationships/image" Target="media/image136.wmf"/><Relationship Id="rId296" Type="http://schemas.openxmlformats.org/officeDocument/2006/relationships/oleObject" Target="embeddings/oleObject127.bin"/><Relationship Id="rId300" Type="http://schemas.openxmlformats.org/officeDocument/2006/relationships/oleObject" Target="embeddings/oleObject129.bin"/><Relationship Id="rId461" Type="http://schemas.openxmlformats.org/officeDocument/2006/relationships/image" Target="media/image230.wmf"/><Relationship Id="rId482" Type="http://schemas.openxmlformats.org/officeDocument/2006/relationships/oleObject" Target="embeddings/oleObject220.bin"/><Relationship Id="rId60" Type="http://schemas.openxmlformats.org/officeDocument/2006/relationships/image" Target="media/image25.wmf"/><Relationship Id="rId81" Type="http://schemas.openxmlformats.org/officeDocument/2006/relationships/oleObject" Target="embeddings/oleObject24.bin"/><Relationship Id="rId135" Type="http://schemas.openxmlformats.org/officeDocument/2006/relationships/oleObject" Target="embeddings/oleObject51.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83.bin"/><Relationship Id="rId321" Type="http://schemas.openxmlformats.org/officeDocument/2006/relationships/image" Target="media/image160.wmf"/><Relationship Id="rId342" Type="http://schemas.openxmlformats.org/officeDocument/2006/relationships/oleObject" Target="embeddings/oleObject150.bin"/><Relationship Id="rId363" Type="http://schemas.openxmlformats.org/officeDocument/2006/relationships/image" Target="media/image181.wmf"/><Relationship Id="rId384" Type="http://schemas.openxmlformats.org/officeDocument/2006/relationships/oleObject" Target="embeddings/oleObject171.bin"/><Relationship Id="rId419" Type="http://schemas.openxmlformats.org/officeDocument/2006/relationships/image" Target="media/image209.wmf"/><Relationship Id="rId202" Type="http://schemas.openxmlformats.org/officeDocument/2006/relationships/oleObject" Target="embeddings/oleObject85.bin"/><Relationship Id="rId223" Type="http://schemas.openxmlformats.org/officeDocument/2006/relationships/image" Target="media/image106.wmf"/><Relationship Id="rId244" Type="http://schemas.openxmlformats.org/officeDocument/2006/relationships/oleObject" Target="embeddings/oleObject106.bin"/><Relationship Id="rId430" Type="http://schemas.openxmlformats.org/officeDocument/2006/relationships/oleObject" Target="embeddings/oleObject194.bin"/><Relationship Id="rId18" Type="http://schemas.openxmlformats.org/officeDocument/2006/relationships/footer" Target="footer5.xml"/><Relationship Id="rId39" Type="http://schemas.openxmlformats.org/officeDocument/2006/relationships/oleObject" Target="embeddings/oleObject3.bin"/><Relationship Id="rId265" Type="http://schemas.openxmlformats.org/officeDocument/2006/relationships/image" Target="media/image130.png"/><Relationship Id="rId286" Type="http://schemas.openxmlformats.org/officeDocument/2006/relationships/image" Target="media/image142.wmf"/><Relationship Id="rId451" Type="http://schemas.openxmlformats.org/officeDocument/2006/relationships/image" Target="media/image225.wmf"/><Relationship Id="rId472" Type="http://schemas.openxmlformats.org/officeDocument/2006/relationships/oleObject" Target="embeddings/oleObject215.bin"/><Relationship Id="rId493" Type="http://schemas.openxmlformats.org/officeDocument/2006/relationships/image" Target="media/image246.wmf"/><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oleObject" Target="embeddings/oleObject46.bin"/><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oleObject" Target="embeddings/oleObject78.bin"/><Relationship Id="rId311" Type="http://schemas.openxmlformats.org/officeDocument/2006/relationships/image" Target="media/image155.wmf"/><Relationship Id="rId332" Type="http://schemas.openxmlformats.org/officeDocument/2006/relationships/oleObject" Target="embeddings/oleObject145.bin"/><Relationship Id="rId353" Type="http://schemas.openxmlformats.org/officeDocument/2006/relationships/image" Target="media/image176.wmf"/><Relationship Id="rId374" Type="http://schemas.openxmlformats.org/officeDocument/2006/relationships/oleObject" Target="embeddings/oleObject166.bin"/><Relationship Id="rId395" Type="http://schemas.openxmlformats.org/officeDocument/2006/relationships/image" Target="media/image197.wmf"/><Relationship Id="rId409" Type="http://schemas.openxmlformats.org/officeDocument/2006/relationships/image" Target="media/image204.wmf"/><Relationship Id="rId71" Type="http://schemas.openxmlformats.org/officeDocument/2006/relationships/oleObject" Target="embeddings/oleObject19.bin"/><Relationship Id="rId92" Type="http://schemas.openxmlformats.org/officeDocument/2006/relationships/image" Target="media/image41.wmf"/><Relationship Id="rId213" Type="http://schemas.openxmlformats.org/officeDocument/2006/relationships/image" Target="media/image101.wmf"/><Relationship Id="rId234" Type="http://schemas.openxmlformats.org/officeDocument/2006/relationships/oleObject" Target="embeddings/oleObject101.bin"/><Relationship Id="rId420" Type="http://schemas.openxmlformats.org/officeDocument/2006/relationships/oleObject" Target="embeddings/oleObject189.bin"/><Relationship Id="rId2" Type="http://schemas.openxmlformats.org/officeDocument/2006/relationships/numbering" Target="numbering.xml"/><Relationship Id="rId29" Type="http://schemas.openxmlformats.org/officeDocument/2006/relationships/image" Target="media/image7.emf"/><Relationship Id="rId255" Type="http://schemas.openxmlformats.org/officeDocument/2006/relationships/image" Target="media/image122.png"/><Relationship Id="rId276" Type="http://schemas.openxmlformats.org/officeDocument/2006/relationships/oleObject" Target="embeddings/oleObject118.bin"/><Relationship Id="rId297" Type="http://schemas.openxmlformats.org/officeDocument/2006/relationships/image" Target="media/image148.wmf"/><Relationship Id="rId441" Type="http://schemas.openxmlformats.org/officeDocument/2006/relationships/image" Target="media/image220.wmf"/><Relationship Id="rId462" Type="http://schemas.openxmlformats.org/officeDocument/2006/relationships/oleObject" Target="embeddings/oleObject210.bin"/><Relationship Id="rId483" Type="http://schemas.openxmlformats.org/officeDocument/2006/relationships/image" Target="media/image241.wmf"/><Relationship Id="rId40" Type="http://schemas.openxmlformats.org/officeDocument/2006/relationships/image" Target="media/image15.wmf"/><Relationship Id="rId115" Type="http://schemas.openxmlformats.org/officeDocument/2006/relationships/oleObject" Target="embeddings/oleObject41.bin"/><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oleObject" Target="embeddings/oleObject73.bin"/><Relationship Id="rId301" Type="http://schemas.openxmlformats.org/officeDocument/2006/relationships/image" Target="media/image150.wmf"/><Relationship Id="rId322" Type="http://schemas.openxmlformats.org/officeDocument/2006/relationships/oleObject" Target="embeddings/oleObject140.bin"/><Relationship Id="rId343" Type="http://schemas.openxmlformats.org/officeDocument/2006/relationships/image" Target="media/image171.wmf"/><Relationship Id="rId364" Type="http://schemas.openxmlformats.org/officeDocument/2006/relationships/oleObject" Target="embeddings/oleObject161.bin"/><Relationship Id="rId61" Type="http://schemas.openxmlformats.org/officeDocument/2006/relationships/oleObject" Target="embeddings/oleObject14.bin"/><Relationship Id="rId82" Type="http://schemas.openxmlformats.org/officeDocument/2006/relationships/image" Target="media/image36.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image" Target="media/image192.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7.wmf"/><Relationship Id="rId266" Type="http://schemas.openxmlformats.org/officeDocument/2006/relationships/image" Target="media/image131.wmf"/><Relationship Id="rId287" Type="http://schemas.openxmlformats.org/officeDocument/2006/relationships/oleObject" Target="embeddings/oleObject123.bin"/><Relationship Id="rId410" Type="http://schemas.openxmlformats.org/officeDocument/2006/relationships/oleObject" Target="embeddings/oleObject184.bin"/><Relationship Id="rId431" Type="http://schemas.openxmlformats.org/officeDocument/2006/relationships/image" Target="media/image215.wmf"/><Relationship Id="rId452" Type="http://schemas.openxmlformats.org/officeDocument/2006/relationships/oleObject" Target="embeddings/oleObject205.bin"/><Relationship Id="rId473" Type="http://schemas.openxmlformats.org/officeDocument/2006/relationships/image" Target="media/image236.wmf"/><Relationship Id="rId494" Type="http://schemas.openxmlformats.org/officeDocument/2006/relationships/oleObject" Target="embeddings/oleObject226.bin"/><Relationship Id="rId30" Type="http://schemas.openxmlformats.org/officeDocument/2006/relationships/image" Target="media/image8.emf"/><Relationship Id="rId105" Type="http://schemas.openxmlformats.org/officeDocument/2006/relationships/oleObject" Target="embeddings/oleObject36.bin"/><Relationship Id="rId126" Type="http://schemas.openxmlformats.org/officeDocument/2006/relationships/image" Target="media/image58.wmf"/><Relationship Id="rId147" Type="http://schemas.openxmlformats.org/officeDocument/2006/relationships/oleObject" Target="embeddings/oleObject57.bin"/><Relationship Id="rId168" Type="http://schemas.openxmlformats.org/officeDocument/2006/relationships/oleObject" Target="embeddings/oleObject68.bin"/><Relationship Id="rId312" Type="http://schemas.openxmlformats.org/officeDocument/2006/relationships/oleObject" Target="embeddings/oleObject135.bin"/><Relationship Id="rId333" Type="http://schemas.openxmlformats.org/officeDocument/2006/relationships/image" Target="media/image166.wmf"/><Relationship Id="rId354" Type="http://schemas.openxmlformats.org/officeDocument/2006/relationships/oleObject" Target="embeddings/oleObject156.bin"/><Relationship Id="rId51" Type="http://schemas.openxmlformats.org/officeDocument/2006/relationships/oleObject" Target="embeddings/oleObject9.bin"/><Relationship Id="rId72" Type="http://schemas.openxmlformats.org/officeDocument/2006/relationships/image" Target="media/image31.wmf"/><Relationship Id="rId93" Type="http://schemas.openxmlformats.org/officeDocument/2006/relationships/oleObject" Target="embeddings/oleObject30.bin"/><Relationship Id="rId189" Type="http://schemas.openxmlformats.org/officeDocument/2006/relationships/image" Target="media/image89.wmf"/><Relationship Id="rId375" Type="http://schemas.openxmlformats.org/officeDocument/2006/relationships/image" Target="media/image187.wmf"/><Relationship Id="rId396" Type="http://schemas.openxmlformats.org/officeDocument/2006/relationships/oleObject" Target="embeddings/oleObject177.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2.wmf"/><Relationship Id="rId256" Type="http://schemas.openxmlformats.org/officeDocument/2006/relationships/image" Target="media/image123.png"/><Relationship Id="rId277" Type="http://schemas.openxmlformats.org/officeDocument/2006/relationships/image" Target="media/image137.wmf"/><Relationship Id="rId298" Type="http://schemas.openxmlformats.org/officeDocument/2006/relationships/oleObject" Target="embeddings/oleObject128.bin"/><Relationship Id="rId400" Type="http://schemas.openxmlformats.org/officeDocument/2006/relationships/oleObject" Target="embeddings/oleObject179.bin"/><Relationship Id="rId421" Type="http://schemas.openxmlformats.org/officeDocument/2006/relationships/image" Target="media/image210.wmf"/><Relationship Id="rId442" Type="http://schemas.openxmlformats.org/officeDocument/2006/relationships/oleObject" Target="embeddings/oleObject200.bin"/><Relationship Id="rId463" Type="http://schemas.openxmlformats.org/officeDocument/2006/relationships/image" Target="media/image231.wmf"/><Relationship Id="rId484" Type="http://schemas.openxmlformats.org/officeDocument/2006/relationships/oleObject" Target="embeddings/oleObject221.bin"/><Relationship Id="rId116" Type="http://schemas.openxmlformats.org/officeDocument/2006/relationships/image" Target="media/image53.wmf"/><Relationship Id="rId137" Type="http://schemas.openxmlformats.org/officeDocument/2006/relationships/oleObject" Target="embeddings/oleObject52.bin"/><Relationship Id="rId158" Type="http://schemas.openxmlformats.org/officeDocument/2006/relationships/image" Target="media/image74.wmf"/><Relationship Id="rId302" Type="http://schemas.openxmlformats.org/officeDocument/2006/relationships/oleObject" Target="embeddings/oleObject130.bin"/><Relationship Id="rId323" Type="http://schemas.openxmlformats.org/officeDocument/2006/relationships/image" Target="media/image161.wmf"/><Relationship Id="rId344" Type="http://schemas.openxmlformats.org/officeDocument/2006/relationships/oleObject" Target="embeddings/oleObject151.bin"/><Relationship Id="rId20" Type="http://schemas.openxmlformats.org/officeDocument/2006/relationships/header" Target="header7.xml"/><Relationship Id="rId41" Type="http://schemas.openxmlformats.org/officeDocument/2006/relationships/oleObject" Target="embeddings/oleObject4.bin"/><Relationship Id="rId62" Type="http://schemas.openxmlformats.org/officeDocument/2006/relationships/image" Target="media/image26.wmf"/><Relationship Id="rId83" Type="http://schemas.openxmlformats.org/officeDocument/2006/relationships/oleObject" Target="embeddings/oleObject25.bin"/><Relationship Id="rId179" Type="http://schemas.openxmlformats.org/officeDocument/2006/relationships/image" Target="media/image84.wmf"/><Relationship Id="rId365" Type="http://schemas.openxmlformats.org/officeDocument/2006/relationships/image" Target="media/image182.wmf"/><Relationship Id="rId386" Type="http://schemas.openxmlformats.org/officeDocument/2006/relationships/oleObject" Target="embeddings/oleObject172.bin"/><Relationship Id="rId190" Type="http://schemas.openxmlformats.org/officeDocument/2006/relationships/oleObject" Target="embeddings/oleObject79.bin"/><Relationship Id="rId204" Type="http://schemas.openxmlformats.org/officeDocument/2006/relationships/oleObject" Target="embeddings/oleObject86.bin"/><Relationship Id="rId225" Type="http://schemas.openxmlformats.org/officeDocument/2006/relationships/image" Target="media/image107.wmf"/><Relationship Id="rId246" Type="http://schemas.openxmlformats.org/officeDocument/2006/relationships/oleObject" Target="embeddings/oleObject107.bin"/><Relationship Id="rId267" Type="http://schemas.openxmlformats.org/officeDocument/2006/relationships/oleObject" Target="embeddings/oleObject114.bin"/><Relationship Id="rId288" Type="http://schemas.openxmlformats.org/officeDocument/2006/relationships/image" Target="media/image143.wmf"/><Relationship Id="rId411" Type="http://schemas.openxmlformats.org/officeDocument/2006/relationships/image" Target="media/image205.wmf"/><Relationship Id="rId432" Type="http://schemas.openxmlformats.org/officeDocument/2006/relationships/oleObject" Target="embeddings/oleObject195.bin"/><Relationship Id="rId453" Type="http://schemas.openxmlformats.org/officeDocument/2006/relationships/image" Target="media/image226.wmf"/><Relationship Id="rId474" Type="http://schemas.openxmlformats.org/officeDocument/2006/relationships/oleObject" Target="embeddings/oleObject216.bin"/><Relationship Id="rId106" Type="http://schemas.openxmlformats.org/officeDocument/2006/relationships/image" Target="media/image48.wmf"/><Relationship Id="rId127" Type="http://schemas.openxmlformats.org/officeDocument/2006/relationships/oleObject" Target="embeddings/oleObject47.bin"/><Relationship Id="rId313" Type="http://schemas.openxmlformats.org/officeDocument/2006/relationships/image" Target="media/image156.wmf"/><Relationship Id="rId495" Type="http://schemas.openxmlformats.org/officeDocument/2006/relationships/image" Target="media/image247.wmf"/><Relationship Id="rId10" Type="http://schemas.openxmlformats.org/officeDocument/2006/relationships/footer" Target="footer1.xml"/><Relationship Id="rId31" Type="http://schemas.openxmlformats.org/officeDocument/2006/relationships/image" Target="media/image9.png"/><Relationship Id="rId52" Type="http://schemas.openxmlformats.org/officeDocument/2006/relationships/image" Target="media/image21.wmf"/><Relationship Id="rId73" Type="http://schemas.openxmlformats.org/officeDocument/2006/relationships/oleObject" Target="embeddings/oleObject20.bin"/><Relationship Id="rId94" Type="http://schemas.openxmlformats.org/officeDocument/2006/relationships/image" Target="media/image42.wmf"/><Relationship Id="rId148" Type="http://schemas.openxmlformats.org/officeDocument/2006/relationships/image" Target="media/image69.wmf"/><Relationship Id="rId169" Type="http://schemas.openxmlformats.org/officeDocument/2006/relationships/image" Target="media/image79.wmf"/><Relationship Id="rId334" Type="http://schemas.openxmlformats.org/officeDocument/2006/relationships/oleObject" Target="embeddings/oleObject146.bin"/><Relationship Id="rId355" Type="http://schemas.openxmlformats.org/officeDocument/2006/relationships/image" Target="media/image177.wmf"/><Relationship Id="rId376" Type="http://schemas.openxmlformats.org/officeDocument/2006/relationships/oleObject" Target="embeddings/oleObject167.bin"/><Relationship Id="rId397" Type="http://schemas.openxmlformats.org/officeDocument/2006/relationships/image" Target="media/image198.wmf"/><Relationship Id="rId4" Type="http://schemas.microsoft.com/office/2007/relationships/stylesWithEffects" Target="stylesWithEffects.xml"/><Relationship Id="rId180" Type="http://schemas.openxmlformats.org/officeDocument/2006/relationships/oleObject" Target="embeddings/oleObject74.bin"/><Relationship Id="rId215" Type="http://schemas.openxmlformats.org/officeDocument/2006/relationships/image" Target="media/image102.wmf"/><Relationship Id="rId236" Type="http://schemas.openxmlformats.org/officeDocument/2006/relationships/oleObject" Target="embeddings/oleObject102.bin"/><Relationship Id="rId257" Type="http://schemas.openxmlformats.org/officeDocument/2006/relationships/image" Target="media/image124.png"/><Relationship Id="rId278" Type="http://schemas.openxmlformats.org/officeDocument/2006/relationships/oleObject" Target="embeddings/oleObject119.bin"/><Relationship Id="rId401" Type="http://schemas.openxmlformats.org/officeDocument/2006/relationships/image" Target="media/image200.wmf"/><Relationship Id="rId422" Type="http://schemas.openxmlformats.org/officeDocument/2006/relationships/oleObject" Target="embeddings/oleObject190.bin"/><Relationship Id="rId443" Type="http://schemas.openxmlformats.org/officeDocument/2006/relationships/image" Target="media/image221.wmf"/><Relationship Id="rId464" Type="http://schemas.openxmlformats.org/officeDocument/2006/relationships/oleObject" Target="embeddings/oleObject211.bin"/><Relationship Id="rId303" Type="http://schemas.openxmlformats.org/officeDocument/2006/relationships/image" Target="media/image151.wmf"/><Relationship Id="rId485" Type="http://schemas.openxmlformats.org/officeDocument/2006/relationships/image" Target="media/image242.wmf"/><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image" Target="media/image64.wmf"/><Relationship Id="rId345" Type="http://schemas.openxmlformats.org/officeDocument/2006/relationships/image" Target="media/image172.wmf"/><Relationship Id="rId387" Type="http://schemas.openxmlformats.org/officeDocument/2006/relationships/image" Target="media/image19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412" Type="http://schemas.openxmlformats.org/officeDocument/2006/relationships/oleObject" Target="embeddings/oleObject185.bin"/><Relationship Id="rId107" Type="http://schemas.openxmlformats.org/officeDocument/2006/relationships/oleObject" Target="embeddings/oleObject37.bin"/><Relationship Id="rId289" Type="http://schemas.openxmlformats.org/officeDocument/2006/relationships/oleObject" Target="embeddings/oleObject124.bin"/><Relationship Id="rId454" Type="http://schemas.openxmlformats.org/officeDocument/2006/relationships/oleObject" Target="embeddings/oleObject206.bin"/><Relationship Id="rId496" Type="http://schemas.openxmlformats.org/officeDocument/2006/relationships/oleObject" Target="embeddings/oleObject227.bin"/><Relationship Id="rId11" Type="http://schemas.openxmlformats.org/officeDocument/2006/relationships/header" Target="header2.xml"/><Relationship Id="rId53" Type="http://schemas.openxmlformats.org/officeDocument/2006/relationships/oleObject" Target="embeddings/oleObject10.bin"/><Relationship Id="rId149" Type="http://schemas.openxmlformats.org/officeDocument/2006/relationships/oleObject" Target="embeddings/oleObject58.bin"/><Relationship Id="rId314" Type="http://schemas.openxmlformats.org/officeDocument/2006/relationships/oleObject" Target="embeddings/oleObject136.bin"/><Relationship Id="rId356" Type="http://schemas.openxmlformats.org/officeDocument/2006/relationships/oleObject" Target="embeddings/oleObject157.bin"/><Relationship Id="rId398" Type="http://schemas.openxmlformats.org/officeDocument/2006/relationships/oleObject" Target="embeddings/oleObject178.bin"/><Relationship Id="rId95" Type="http://schemas.openxmlformats.org/officeDocument/2006/relationships/oleObject" Target="embeddings/oleObject31.bin"/><Relationship Id="rId160" Type="http://schemas.openxmlformats.org/officeDocument/2006/relationships/image" Target="media/image75.wmf"/><Relationship Id="rId216" Type="http://schemas.openxmlformats.org/officeDocument/2006/relationships/oleObject" Target="embeddings/oleObject92.bin"/><Relationship Id="rId423" Type="http://schemas.openxmlformats.org/officeDocument/2006/relationships/image" Target="media/image211.wmf"/><Relationship Id="rId258" Type="http://schemas.openxmlformats.org/officeDocument/2006/relationships/image" Target="media/image125.png"/><Relationship Id="rId465" Type="http://schemas.openxmlformats.org/officeDocument/2006/relationships/image" Target="media/image232.wmf"/><Relationship Id="rId22" Type="http://schemas.openxmlformats.org/officeDocument/2006/relationships/footer" Target="footer7.xml"/><Relationship Id="rId64" Type="http://schemas.openxmlformats.org/officeDocument/2006/relationships/image" Target="media/image27.wmf"/><Relationship Id="rId118" Type="http://schemas.openxmlformats.org/officeDocument/2006/relationships/image" Target="media/image54.wmf"/><Relationship Id="rId325" Type="http://schemas.openxmlformats.org/officeDocument/2006/relationships/image" Target="media/image162.wmf"/><Relationship Id="rId367" Type="http://schemas.openxmlformats.org/officeDocument/2006/relationships/image" Target="media/image18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oleObject" Target="embeddings/oleObject115.bin"/><Relationship Id="rId434" Type="http://schemas.openxmlformats.org/officeDocument/2006/relationships/oleObject" Target="embeddings/oleObject196.bin"/><Relationship Id="rId476" Type="http://schemas.openxmlformats.org/officeDocument/2006/relationships/oleObject" Target="embeddings/oleObject217.bin"/><Relationship Id="rId33" Type="http://schemas.openxmlformats.org/officeDocument/2006/relationships/image" Target="media/image11.emf"/><Relationship Id="rId129" Type="http://schemas.openxmlformats.org/officeDocument/2006/relationships/oleObject" Target="embeddings/oleObject48.bin"/><Relationship Id="rId280" Type="http://schemas.openxmlformats.org/officeDocument/2006/relationships/oleObject" Target="embeddings/oleObject120.bin"/><Relationship Id="rId336" Type="http://schemas.openxmlformats.org/officeDocument/2006/relationships/oleObject" Target="embeddings/oleObject147.bin"/><Relationship Id="rId501" Type="http://schemas.openxmlformats.org/officeDocument/2006/relationships/header" Target="header8.xml"/><Relationship Id="rId75" Type="http://schemas.openxmlformats.org/officeDocument/2006/relationships/oleObject" Target="embeddings/oleObject21.bin"/><Relationship Id="rId140" Type="http://schemas.openxmlformats.org/officeDocument/2006/relationships/image" Target="media/image65.wmf"/><Relationship Id="rId182" Type="http://schemas.openxmlformats.org/officeDocument/2006/relationships/oleObject" Target="embeddings/oleObject75.bin"/><Relationship Id="rId378" Type="http://schemas.openxmlformats.org/officeDocument/2006/relationships/oleObject" Target="embeddings/oleObject168.bin"/><Relationship Id="rId403" Type="http://schemas.openxmlformats.org/officeDocument/2006/relationships/image" Target="media/image201.wmf"/><Relationship Id="rId6" Type="http://schemas.openxmlformats.org/officeDocument/2006/relationships/webSettings" Target="webSettings.xml"/><Relationship Id="rId238" Type="http://schemas.openxmlformats.org/officeDocument/2006/relationships/oleObject" Target="embeddings/oleObject103.bin"/><Relationship Id="rId445" Type="http://schemas.openxmlformats.org/officeDocument/2006/relationships/image" Target="media/image222.wmf"/><Relationship Id="rId487" Type="http://schemas.openxmlformats.org/officeDocument/2006/relationships/image" Target="media/image243.wmf"/><Relationship Id="rId291" Type="http://schemas.openxmlformats.org/officeDocument/2006/relationships/oleObject" Target="embeddings/oleObject125.bin"/><Relationship Id="rId305" Type="http://schemas.openxmlformats.org/officeDocument/2006/relationships/image" Target="media/image152.wmf"/><Relationship Id="rId347" Type="http://schemas.openxmlformats.org/officeDocument/2006/relationships/image" Target="media/image173.wmf"/><Relationship Id="rId44" Type="http://schemas.openxmlformats.org/officeDocument/2006/relationships/image" Target="media/image17.wmf"/><Relationship Id="rId86" Type="http://schemas.openxmlformats.org/officeDocument/2006/relationships/image" Target="media/image38.wmf"/><Relationship Id="rId151" Type="http://schemas.openxmlformats.org/officeDocument/2006/relationships/oleObject" Target="embeddings/oleObject59.bin"/><Relationship Id="rId389" Type="http://schemas.openxmlformats.org/officeDocument/2006/relationships/image" Target="media/image194.wmf"/><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9.wmf"/><Relationship Id="rId414" Type="http://schemas.openxmlformats.org/officeDocument/2006/relationships/oleObject" Target="embeddings/oleObject186.bin"/><Relationship Id="rId456" Type="http://schemas.openxmlformats.org/officeDocument/2006/relationships/oleObject" Target="embeddings/oleObject207.bin"/><Relationship Id="rId498" Type="http://schemas.openxmlformats.org/officeDocument/2006/relationships/oleObject" Target="embeddings/oleObject228.bin"/><Relationship Id="rId13" Type="http://schemas.openxmlformats.org/officeDocument/2006/relationships/header" Target="header3.xml"/><Relationship Id="rId109" Type="http://schemas.openxmlformats.org/officeDocument/2006/relationships/oleObject" Target="embeddings/oleObject38.bin"/><Relationship Id="rId260" Type="http://schemas.openxmlformats.org/officeDocument/2006/relationships/image" Target="media/image127.wmf"/><Relationship Id="rId316" Type="http://schemas.openxmlformats.org/officeDocument/2006/relationships/oleObject" Target="embeddings/oleObject137.bin"/><Relationship Id="rId55" Type="http://schemas.openxmlformats.org/officeDocument/2006/relationships/oleObject" Target="embeddings/oleObject11.bin"/><Relationship Id="rId97" Type="http://schemas.openxmlformats.org/officeDocument/2006/relationships/oleObject" Target="embeddings/oleObject32.bin"/><Relationship Id="rId120" Type="http://schemas.openxmlformats.org/officeDocument/2006/relationships/image" Target="media/image55.wmf"/><Relationship Id="rId358" Type="http://schemas.openxmlformats.org/officeDocument/2006/relationships/oleObject" Target="embeddings/oleObject158.bin"/><Relationship Id="rId162" Type="http://schemas.openxmlformats.org/officeDocument/2006/relationships/image" Target="media/image76.wmf"/><Relationship Id="rId218" Type="http://schemas.openxmlformats.org/officeDocument/2006/relationships/oleObject" Target="embeddings/oleObject93.bin"/><Relationship Id="rId425" Type="http://schemas.openxmlformats.org/officeDocument/2006/relationships/image" Target="media/image212.wmf"/><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2.emf"/><Relationship Id="rId66" Type="http://schemas.openxmlformats.org/officeDocument/2006/relationships/image" Target="media/image28.wmf"/><Relationship Id="rId131" Type="http://schemas.openxmlformats.org/officeDocument/2006/relationships/oleObject" Target="embeddings/oleObject49.bin"/><Relationship Id="rId327" Type="http://schemas.openxmlformats.org/officeDocument/2006/relationships/image" Target="media/image163.wmf"/><Relationship Id="rId369" Type="http://schemas.openxmlformats.org/officeDocument/2006/relationships/image" Target="media/image184.wmf"/></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_rels/header6.xml.rels><?xml version="1.0" encoding="UTF-8" standalone="yes"?>
<Relationships xmlns="http://schemas.openxmlformats.org/package/2006/relationships"><Relationship Id="rId1" Type="http://schemas.openxmlformats.org/officeDocument/2006/relationships/image" Target="media/image1.tiff"/></Relationships>
</file>

<file path=word/_rels/header7.xml.rels><?xml version="1.0" encoding="UTF-8" standalone="yes"?>
<Relationships xmlns="http://schemas.openxmlformats.org/package/2006/relationships"><Relationship Id="rId1" Type="http://schemas.openxmlformats.org/officeDocument/2006/relationships/image" Target="media/image1.tiff"/></Relationships>
</file>

<file path=word/_rels/header8.xml.rels><?xml version="1.0" encoding="UTF-8" standalone="yes"?>
<Relationships xmlns="http://schemas.openxmlformats.org/package/2006/relationships"><Relationship Id="rId1" Type="http://schemas.openxmlformats.org/officeDocument/2006/relationships/image" Target="media/image1.tiff"/></Relationships>
</file>

<file path=word/_rels/header9.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46F6F6FB-7CA1-41A0-AA09-CFD969FF7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593</TotalTime>
  <Pages>129</Pages>
  <Words>35431</Words>
  <Characters>244330</Characters>
  <Application>Microsoft Office Word</Application>
  <DocSecurity>0</DocSecurity>
  <Lines>2036</Lines>
  <Paragraphs>558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Arnold van Rooijen</cp:lastModifiedBy>
  <cp:revision>65</cp:revision>
  <cp:lastPrinted>2007-12-31T13:24:00Z</cp:lastPrinted>
  <dcterms:created xsi:type="dcterms:W3CDTF">2015-02-25T17:21:00Z</dcterms:created>
  <dcterms:modified xsi:type="dcterms:W3CDTF">2015-03-06T09:25:00Z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