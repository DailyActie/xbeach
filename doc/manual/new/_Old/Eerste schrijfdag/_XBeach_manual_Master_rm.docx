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DA67A9">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DA67A9">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DA67A9">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DA67A9"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DA67A9" w:rsidRPr="0094457F">
        <w:rPr>
          <w:noProof/>
          <w:lang w:val="en-US"/>
        </w:rPr>
        <w:t>1</w:t>
      </w:r>
      <w:r w:rsidR="00DA67A9">
        <w:rPr>
          <w:rFonts w:asciiTheme="minorHAnsi" w:eastAsiaTheme="minorEastAsia" w:hAnsiTheme="minorHAnsi" w:cstheme="minorBidi"/>
          <w:b w:val="0"/>
          <w:noProof/>
          <w:sz w:val="22"/>
          <w:szCs w:val="22"/>
          <w:lang w:eastAsia="zh-CN"/>
        </w:rPr>
        <w:tab/>
      </w:r>
      <w:r w:rsidR="00DA67A9" w:rsidRPr="0094457F">
        <w:rPr>
          <w:noProof/>
          <w:lang w:val="en-US"/>
        </w:rPr>
        <w:t>Introduction</w:t>
      </w:r>
      <w:r w:rsidR="00DA67A9">
        <w:rPr>
          <w:noProof/>
        </w:rPr>
        <w:tab/>
      </w:r>
      <w:r w:rsidR="00DA67A9">
        <w:rPr>
          <w:noProof/>
        </w:rPr>
        <w:fldChar w:fldCharType="begin"/>
      </w:r>
      <w:r w:rsidR="00DA67A9">
        <w:rPr>
          <w:noProof/>
        </w:rPr>
        <w:instrText xml:space="preserve"> PAGEREF _Toc412197860 \h </w:instrText>
      </w:r>
      <w:r w:rsidR="00DA67A9">
        <w:rPr>
          <w:noProof/>
        </w:rPr>
      </w:r>
      <w:r w:rsidR="00DA67A9">
        <w:rPr>
          <w:noProof/>
        </w:rPr>
        <w:fldChar w:fldCharType="separate"/>
      </w:r>
      <w:r w:rsidR="00DA67A9">
        <w:rPr>
          <w:noProof/>
        </w:rPr>
        <w:t>1</w:t>
      </w:r>
      <w:r w:rsidR="00DA67A9">
        <w:rPr>
          <w:noProof/>
        </w:rPr>
        <w:fldChar w:fldCharType="end"/>
      </w:r>
    </w:p>
    <w:p w:rsidR="00DA67A9" w:rsidRDefault="00DA67A9">
      <w:pPr>
        <w:pStyle w:val="TOC1"/>
        <w:rPr>
          <w:rFonts w:asciiTheme="minorHAnsi" w:eastAsiaTheme="minorEastAsia" w:hAnsiTheme="minorHAnsi" w:cstheme="minorBidi"/>
          <w:b w:val="0"/>
          <w:noProof/>
          <w:sz w:val="22"/>
          <w:szCs w:val="22"/>
          <w:lang w:eastAsia="zh-CN"/>
        </w:rPr>
      </w:pPr>
      <w:r w:rsidRPr="0094457F">
        <w:rPr>
          <w:noProof/>
          <w:lang w:val="en-US"/>
        </w:rPr>
        <w:t>2</w:t>
      </w:r>
      <w:r>
        <w:rPr>
          <w:rFonts w:asciiTheme="minorHAnsi" w:eastAsiaTheme="minorEastAsia" w:hAnsiTheme="minorHAnsi" w:cstheme="minorBidi"/>
          <w:b w:val="0"/>
          <w:noProof/>
          <w:sz w:val="22"/>
          <w:szCs w:val="22"/>
          <w:lang w:eastAsia="zh-CN"/>
        </w:rPr>
        <w:tab/>
      </w:r>
      <w:r w:rsidRPr="0094457F">
        <w:rPr>
          <w:noProof/>
          <w:lang w:val="en-US"/>
        </w:rPr>
        <w:t>Processes and model formulation</w:t>
      </w:r>
      <w:r>
        <w:rPr>
          <w:noProof/>
        </w:rPr>
        <w:tab/>
      </w:r>
      <w:r>
        <w:rPr>
          <w:noProof/>
        </w:rPr>
        <w:fldChar w:fldCharType="begin"/>
      </w:r>
      <w:r>
        <w:rPr>
          <w:noProof/>
        </w:rPr>
        <w:instrText xml:space="preserve"> PAGEREF _Toc412197861 \h </w:instrText>
      </w:r>
      <w:r>
        <w:rPr>
          <w:noProof/>
        </w:rPr>
      </w:r>
      <w:r>
        <w:rPr>
          <w:noProof/>
        </w:rPr>
        <w:fldChar w:fldCharType="separate"/>
      </w:r>
      <w:r>
        <w:rPr>
          <w:noProof/>
        </w:rPr>
        <w:t>2</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2.1</w:t>
      </w:r>
      <w:r>
        <w:rPr>
          <w:rFonts w:asciiTheme="minorHAnsi" w:eastAsiaTheme="minorEastAsia" w:hAnsiTheme="minorHAnsi" w:cstheme="minorBidi"/>
          <w:noProof/>
          <w:sz w:val="22"/>
          <w:szCs w:val="22"/>
          <w:lang w:eastAsia="zh-CN"/>
        </w:rPr>
        <w:tab/>
      </w:r>
      <w:r w:rsidRPr="0094457F">
        <w:rPr>
          <w:noProof/>
          <w:lang w:val="en-US"/>
        </w:rPr>
        <w:t>Domain and definitions</w:t>
      </w:r>
      <w:r>
        <w:rPr>
          <w:noProof/>
        </w:rPr>
        <w:tab/>
      </w:r>
      <w:r>
        <w:rPr>
          <w:noProof/>
        </w:rPr>
        <w:fldChar w:fldCharType="begin"/>
      </w:r>
      <w:r>
        <w:rPr>
          <w:noProof/>
        </w:rPr>
        <w:instrText xml:space="preserve"> PAGEREF _Toc412197862 \h </w:instrText>
      </w:r>
      <w:r>
        <w:rPr>
          <w:noProof/>
        </w:rPr>
      </w:r>
      <w:r>
        <w:rPr>
          <w:noProof/>
        </w:rPr>
        <w:fldChar w:fldCharType="separate"/>
      </w:r>
      <w:r>
        <w:rPr>
          <w:noProof/>
        </w:rPr>
        <w:t>2</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2.2</w:t>
      </w:r>
      <w:r>
        <w:rPr>
          <w:rFonts w:asciiTheme="minorHAnsi" w:eastAsiaTheme="minorEastAsia" w:hAnsiTheme="minorHAnsi" w:cstheme="minorBidi"/>
          <w:noProof/>
          <w:sz w:val="22"/>
          <w:szCs w:val="22"/>
          <w:lang w:eastAsia="zh-CN"/>
        </w:rPr>
        <w:tab/>
      </w:r>
      <w:r w:rsidRPr="0094457F">
        <w:rPr>
          <w:noProof/>
          <w:lang w:val="en-US"/>
        </w:rPr>
        <w:t>Hydrodynamics options</w:t>
      </w:r>
      <w:r>
        <w:rPr>
          <w:noProof/>
        </w:rPr>
        <w:tab/>
      </w:r>
      <w:r>
        <w:rPr>
          <w:noProof/>
        </w:rPr>
        <w:fldChar w:fldCharType="begin"/>
      </w:r>
      <w:r>
        <w:rPr>
          <w:noProof/>
        </w:rPr>
        <w:instrText xml:space="preserve"> PAGEREF _Toc412197863 \h </w:instrText>
      </w:r>
      <w:r>
        <w:rPr>
          <w:noProof/>
        </w:rPr>
      </w:r>
      <w:r>
        <w:rPr>
          <w:noProof/>
        </w:rPr>
        <w:fldChar w:fldCharType="separate"/>
      </w:r>
      <w:r>
        <w:rPr>
          <w:noProof/>
        </w:rPr>
        <w:t>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2.2.1</w:t>
      </w:r>
      <w:r>
        <w:rPr>
          <w:rFonts w:asciiTheme="minorHAnsi" w:eastAsiaTheme="minorEastAsia" w:hAnsiTheme="minorHAnsi" w:cstheme="minorBidi"/>
          <w:noProof/>
          <w:sz w:val="22"/>
          <w:szCs w:val="22"/>
          <w:lang w:eastAsia="zh-CN"/>
        </w:rPr>
        <w:tab/>
      </w:r>
      <w:r w:rsidRPr="0094457F">
        <w:rPr>
          <w:noProof/>
          <w:lang w:val="en-US"/>
        </w:rPr>
        <w:t>Stationary mode</w:t>
      </w:r>
      <w:r>
        <w:rPr>
          <w:noProof/>
        </w:rPr>
        <w:tab/>
      </w:r>
      <w:r>
        <w:rPr>
          <w:noProof/>
        </w:rPr>
        <w:fldChar w:fldCharType="begin"/>
      </w:r>
      <w:r>
        <w:rPr>
          <w:noProof/>
        </w:rPr>
        <w:instrText xml:space="preserve"> PAGEREF _Toc412197864 \h </w:instrText>
      </w:r>
      <w:r>
        <w:rPr>
          <w:noProof/>
        </w:rPr>
      </w:r>
      <w:r>
        <w:rPr>
          <w:noProof/>
        </w:rPr>
        <w:fldChar w:fldCharType="separate"/>
      </w:r>
      <w:r>
        <w:rPr>
          <w:noProof/>
        </w:rPr>
        <w:t>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2.2.2</w:t>
      </w:r>
      <w:r>
        <w:rPr>
          <w:rFonts w:asciiTheme="minorHAnsi" w:eastAsiaTheme="minorEastAsia" w:hAnsiTheme="minorHAnsi" w:cstheme="minorBidi"/>
          <w:noProof/>
          <w:sz w:val="22"/>
          <w:szCs w:val="22"/>
          <w:lang w:eastAsia="zh-CN"/>
        </w:rPr>
        <w:tab/>
      </w:r>
      <w:r w:rsidRPr="0094457F">
        <w:rPr>
          <w:noProof/>
          <w:lang w:val="en-US"/>
        </w:rPr>
        <w:t>Non-stationary (surfbeat) mode</w:t>
      </w:r>
      <w:r>
        <w:rPr>
          <w:noProof/>
        </w:rPr>
        <w:tab/>
      </w:r>
      <w:r>
        <w:rPr>
          <w:noProof/>
        </w:rPr>
        <w:fldChar w:fldCharType="begin"/>
      </w:r>
      <w:r>
        <w:rPr>
          <w:noProof/>
        </w:rPr>
        <w:instrText xml:space="preserve"> PAGEREF _Toc412197865 \h </w:instrText>
      </w:r>
      <w:r>
        <w:rPr>
          <w:noProof/>
        </w:rPr>
      </w:r>
      <w:r>
        <w:rPr>
          <w:noProof/>
        </w:rPr>
        <w:fldChar w:fldCharType="separate"/>
      </w:r>
      <w:r>
        <w:rPr>
          <w:noProof/>
        </w:rPr>
        <w:t>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2.2.3</w:t>
      </w:r>
      <w:r>
        <w:rPr>
          <w:rFonts w:asciiTheme="minorHAnsi" w:eastAsiaTheme="minorEastAsia" w:hAnsiTheme="minorHAnsi" w:cstheme="minorBidi"/>
          <w:noProof/>
          <w:sz w:val="22"/>
          <w:szCs w:val="22"/>
          <w:lang w:eastAsia="zh-CN"/>
        </w:rPr>
        <w:tab/>
      </w:r>
      <w:r w:rsidRPr="0094457F">
        <w:rPr>
          <w:noProof/>
          <w:lang w:val="en-US"/>
        </w:rPr>
        <w:t>Wave resolving mode</w:t>
      </w:r>
      <w:r>
        <w:rPr>
          <w:noProof/>
        </w:rPr>
        <w:tab/>
      </w:r>
      <w:r>
        <w:rPr>
          <w:noProof/>
        </w:rPr>
        <w:fldChar w:fldCharType="begin"/>
      </w:r>
      <w:r>
        <w:rPr>
          <w:noProof/>
        </w:rPr>
        <w:instrText xml:space="preserve"> PAGEREF _Toc412197866 \h </w:instrText>
      </w:r>
      <w:r>
        <w:rPr>
          <w:noProof/>
        </w:rPr>
      </w:r>
      <w:r>
        <w:rPr>
          <w:noProof/>
        </w:rPr>
        <w:fldChar w:fldCharType="separate"/>
      </w:r>
      <w:r>
        <w:rPr>
          <w:noProof/>
        </w:rPr>
        <w:t>2</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2.3</w:t>
      </w:r>
      <w:r>
        <w:rPr>
          <w:rFonts w:asciiTheme="minorHAnsi" w:eastAsiaTheme="minorEastAsia" w:hAnsiTheme="minorHAnsi" w:cstheme="minorBidi"/>
          <w:noProof/>
          <w:sz w:val="22"/>
          <w:szCs w:val="22"/>
          <w:lang w:eastAsia="zh-CN"/>
        </w:rPr>
        <w:tab/>
      </w:r>
      <w:r w:rsidRPr="0094457F">
        <w:rPr>
          <w:noProof/>
          <w:lang w:val="en-US"/>
        </w:rPr>
        <w:t>Short wave propagation</w:t>
      </w:r>
      <w:r>
        <w:rPr>
          <w:noProof/>
        </w:rPr>
        <w:tab/>
      </w:r>
      <w:r>
        <w:rPr>
          <w:noProof/>
        </w:rPr>
        <w:fldChar w:fldCharType="begin"/>
      </w:r>
      <w:r>
        <w:rPr>
          <w:noProof/>
        </w:rPr>
        <w:instrText xml:space="preserve"> PAGEREF _Toc412197867 \h </w:instrText>
      </w:r>
      <w:r>
        <w:rPr>
          <w:noProof/>
        </w:rPr>
      </w:r>
      <w:r>
        <w:rPr>
          <w:noProof/>
        </w:rPr>
        <w:fldChar w:fldCharType="separate"/>
      </w:r>
      <w:r>
        <w:rPr>
          <w:noProof/>
        </w:rPr>
        <w:t>3</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2.3.1</w:t>
      </w:r>
      <w:r>
        <w:rPr>
          <w:rFonts w:asciiTheme="minorHAnsi" w:eastAsiaTheme="minorEastAsia" w:hAnsiTheme="minorHAnsi" w:cstheme="minorBidi"/>
          <w:noProof/>
          <w:sz w:val="22"/>
          <w:szCs w:val="22"/>
          <w:lang w:eastAsia="zh-CN"/>
        </w:rPr>
        <w:tab/>
      </w:r>
      <w:r w:rsidRPr="0094457F">
        <w:rPr>
          <w:noProof/>
          <w:lang w:val="en-US"/>
        </w:rPr>
        <w:t>Wave action balance</w:t>
      </w:r>
      <w:r>
        <w:rPr>
          <w:noProof/>
        </w:rPr>
        <w:tab/>
      </w:r>
      <w:r>
        <w:rPr>
          <w:noProof/>
        </w:rPr>
        <w:fldChar w:fldCharType="begin"/>
      </w:r>
      <w:r>
        <w:rPr>
          <w:noProof/>
        </w:rPr>
        <w:instrText xml:space="preserve"> PAGEREF _Toc412197868 \h </w:instrText>
      </w:r>
      <w:r>
        <w:rPr>
          <w:noProof/>
        </w:rPr>
      </w:r>
      <w:r>
        <w:rPr>
          <w:noProof/>
        </w:rPr>
        <w:fldChar w:fldCharType="separate"/>
      </w:r>
      <w:r>
        <w:rPr>
          <w:noProof/>
        </w:rPr>
        <w:t>3</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2.3.2</w:t>
      </w:r>
      <w:r>
        <w:rPr>
          <w:rFonts w:asciiTheme="minorHAnsi" w:eastAsiaTheme="minorEastAsia" w:hAnsiTheme="minorHAnsi" w:cstheme="minorBidi"/>
          <w:noProof/>
          <w:sz w:val="22"/>
          <w:szCs w:val="22"/>
          <w:lang w:eastAsia="zh-CN"/>
        </w:rPr>
        <w:tab/>
      </w:r>
      <w:r w:rsidRPr="0094457F">
        <w:rPr>
          <w:noProof/>
          <w:lang w:val="en-US"/>
        </w:rPr>
        <w:t>Dissipation</w:t>
      </w:r>
      <w:r>
        <w:rPr>
          <w:noProof/>
        </w:rPr>
        <w:tab/>
      </w:r>
      <w:r>
        <w:rPr>
          <w:noProof/>
        </w:rPr>
        <w:fldChar w:fldCharType="begin"/>
      </w:r>
      <w:r>
        <w:rPr>
          <w:noProof/>
        </w:rPr>
        <w:instrText xml:space="preserve"> PAGEREF _Toc412197869 \h </w:instrText>
      </w:r>
      <w:r>
        <w:rPr>
          <w:noProof/>
        </w:rPr>
      </w:r>
      <w:r>
        <w:rPr>
          <w:noProof/>
        </w:rPr>
        <w:fldChar w:fldCharType="separate"/>
      </w:r>
      <w:r>
        <w:rPr>
          <w:noProof/>
        </w:rPr>
        <w:t>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2.3.3</w:t>
      </w:r>
      <w:r>
        <w:rPr>
          <w:rFonts w:asciiTheme="minorHAnsi" w:eastAsiaTheme="minorEastAsia" w:hAnsiTheme="minorHAnsi" w:cstheme="minorBidi"/>
          <w:noProof/>
          <w:sz w:val="22"/>
          <w:szCs w:val="22"/>
          <w:lang w:eastAsia="zh-CN"/>
        </w:rPr>
        <w:tab/>
      </w:r>
      <w:r w:rsidRPr="0094457F">
        <w:rPr>
          <w:noProof/>
          <w:lang w:val="en-US"/>
        </w:rPr>
        <w:t>Roller energy balance</w:t>
      </w:r>
      <w:r>
        <w:rPr>
          <w:noProof/>
        </w:rPr>
        <w:tab/>
      </w:r>
      <w:r>
        <w:rPr>
          <w:noProof/>
        </w:rPr>
        <w:fldChar w:fldCharType="begin"/>
      </w:r>
      <w:r>
        <w:rPr>
          <w:noProof/>
        </w:rPr>
        <w:instrText xml:space="preserve"> PAGEREF _Toc412197870 \h </w:instrText>
      </w:r>
      <w:r>
        <w:rPr>
          <w:noProof/>
        </w:rPr>
      </w:r>
      <w:r>
        <w:rPr>
          <w:noProof/>
        </w:rPr>
        <w:fldChar w:fldCharType="separate"/>
      </w:r>
      <w:r>
        <w:rPr>
          <w:noProof/>
        </w:rPr>
        <w:t>7</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2.4</w:t>
      </w:r>
      <w:r>
        <w:rPr>
          <w:rFonts w:asciiTheme="minorHAnsi" w:eastAsiaTheme="minorEastAsia" w:hAnsiTheme="minorHAnsi" w:cstheme="minorBidi"/>
          <w:noProof/>
          <w:sz w:val="22"/>
          <w:szCs w:val="22"/>
          <w:lang w:eastAsia="zh-CN"/>
        </w:rPr>
        <w:tab/>
      </w:r>
      <w:r w:rsidRPr="0094457F">
        <w:rPr>
          <w:noProof/>
          <w:lang w:val="en-US"/>
        </w:rPr>
        <w:t>Shallow water equations</w:t>
      </w:r>
      <w:r>
        <w:rPr>
          <w:noProof/>
        </w:rPr>
        <w:tab/>
      </w:r>
      <w:r>
        <w:rPr>
          <w:noProof/>
        </w:rPr>
        <w:fldChar w:fldCharType="begin"/>
      </w:r>
      <w:r>
        <w:rPr>
          <w:noProof/>
        </w:rPr>
        <w:instrText xml:space="preserve"> PAGEREF _Toc412197871 \h </w:instrText>
      </w:r>
      <w:r>
        <w:rPr>
          <w:noProof/>
        </w:rPr>
      </w:r>
      <w:r>
        <w:rPr>
          <w:noProof/>
        </w:rPr>
        <w:fldChar w:fldCharType="separate"/>
      </w:r>
      <w:r>
        <w:rPr>
          <w:noProof/>
        </w:rPr>
        <w:t>8</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2.4.1</w:t>
      </w:r>
      <w:r>
        <w:rPr>
          <w:rFonts w:asciiTheme="minorHAnsi" w:eastAsiaTheme="minorEastAsia" w:hAnsiTheme="minorHAnsi" w:cstheme="minorBidi"/>
          <w:noProof/>
          <w:sz w:val="22"/>
          <w:szCs w:val="22"/>
          <w:lang w:eastAsia="zh-CN"/>
        </w:rPr>
        <w:tab/>
      </w:r>
      <w:r w:rsidRPr="0094457F">
        <w:rPr>
          <w:noProof/>
          <w:lang w:val="en-US"/>
        </w:rPr>
        <w:t>Horizontal viscosity</w:t>
      </w:r>
      <w:r>
        <w:rPr>
          <w:noProof/>
        </w:rPr>
        <w:tab/>
      </w:r>
      <w:r>
        <w:rPr>
          <w:noProof/>
        </w:rPr>
        <w:fldChar w:fldCharType="begin"/>
      </w:r>
      <w:r>
        <w:rPr>
          <w:noProof/>
        </w:rPr>
        <w:instrText xml:space="preserve"> PAGEREF _Toc412197872 \h </w:instrText>
      </w:r>
      <w:r>
        <w:rPr>
          <w:noProof/>
        </w:rPr>
      </w:r>
      <w:r>
        <w:rPr>
          <w:noProof/>
        </w:rPr>
        <w:fldChar w:fldCharType="separate"/>
      </w:r>
      <w:r>
        <w:rPr>
          <w:noProof/>
        </w:rPr>
        <w:t>8</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2.4.2</w:t>
      </w:r>
      <w:r>
        <w:rPr>
          <w:rFonts w:asciiTheme="minorHAnsi" w:eastAsiaTheme="minorEastAsia" w:hAnsiTheme="minorHAnsi" w:cstheme="minorBidi"/>
          <w:noProof/>
          <w:sz w:val="22"/>
          <w:szCs w:val="22"/>
          <w:lang w:eastAsia="zh-CN"/>
        </w:rPr>
        <w:tab/>
      </w:r>
      <w:r w:rsidRPr="0094457F">
        <w:rPr>
          <w:noProof/>
          <w:lang w:val="en-US"/>
        </w:rPr>
        <w:t>Bed shear stress</w:t>
      </w:r>
      <w:r>
        <w:rPr>
          <w:noProof/>
        </w:rPr>
        <w:tab/>
      </w:r>
      <w:r>
        <w:rPr>
          <w:noProof/>
        </w:rPr>
        <w:fldChar w:fldCharType="begin"/>
      </w:r>
      <w:r>
        <w:rPr>
          <w:noProof/>
        </w:rPr>
        <w:instrText xml:space="preserve"> PAGEREF _Toc412197873 \h </w:instrText>
      </w:r>
      <w:r>
        <w:rPr>
          <w:noProof/>
        </w:rPr>
      </w:r>
      <w:r>
        <w:rPr>
          <w:noProof/>
        </w:rPr>
        <w:fldChar w:fldCharType="separate"/>
      </w:r>
      <w:r>
        <w:rPr>
          <w:noProof/>
        </w:rPr>
        <w:t>9</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2.5</w:t>
      </w:r>
      <w:r>
        <w:rPr>
          <w:rFonts w:asciiTheme="minorHAnsi" w:eastAsiaTheme="minorEastAsia" w:hAnsiTheme="minorHAnsi" w:cstheme="minorBidi"/>
          <w:noProof/>
          <w:sz w:val="22"/>
          <w:szCs w:val="22"/>
          <w:lang w:eastAsia="zh-CN"/>
        </w:rPr>
        <w:tab/>
      </w:r>
      <w:r w:rsidRPr="0094457F">
        <w:rPr>
          <w:noProof/>
          <w:lang w:val="en-US"/>
        </w:rPr>
        <w:t>Nonhydrostatic pressure correction</w:t>
      </w:r>
      <w:r>
        <w:rPr>
          <w:noProof/>
        </w:rPr>
        <w:tab/>
      </w:r>
      <w:r>
        <w:rPr>
          <w:noProof/>
        </w:rPr>
        <w:fldChar w:fldCharType="begin"/>
      </w:r>
      <w:r>
        <w:rPr>
          <w:noProof/>
        </w:rPr>
        <w:instrText xml:space="preserve"> PAGEREF _Toc412197874 \h </w:instrText>
      </w:r>
      <w:r>
        <w:rPr>
          <w:noProof/>
        </w:rPr>
      </w:r>
      <w:r>
        <w:rPr>
          <w:noProof/>
        </w:rPr>
        <w:fldChar w:fldCharType="separate"/>
      </w:r>
      <w:r>
        <w:rPr>
          <w:noProof/>
        </w:rPr>
        <w:t>9</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2.6</w:t>
      </w:r>
      <w:r>
        <w:rPr>
          <w:rFonts w:asciiTheme="minorHAnsi" w:eastAsiaTheme="minorEastAsia" w:hAnsiTheme="minorHAnsi" w:cstheme="minorBidi"/>
          <w:noProof/>
          <w:sz w:val="22"/>
          <w:szCs w:val="22"/>
          <w:lang w:eastAsia="zh-CN"/>
        </w:rPr>
        <w:tab/>
      </w:r>
      <w:r w:rsidRPr="0094457F">
        <w:rPr>
          <w:noProof/>
          <w:lang w:val="en-US"/>
        </w:rPr>
        <w:t>Groundwater flow</w:t>
      </w:r>
      <w:r>
        <w:rPr>
          <w:noProof/>
        </w:rPr>
        <w:tab/>
      </w:r>
      <w:r>
        <w:rPr>
          <w:noProof/>
        </w:rPr>
        <w:fldChar w:fldCharType="begin"/>
      </w:r>
      <w:r>
        <w:rPr>
          <w:noProof/>
        </w:rPr>
        <w:instrText xml:space="preserve"> PAGEREF _Toc412197875 \h </w:instrText>
      </w:r>
      <w:r>
        <w:rPr>
          <w:noProof/>
        </w:rPr>
      </w:r>
      <w:r>
        <w:rPr>
          <w:noProof/>
        </w:rPr>
        <w:fldChar w:fldCharType="separate"/>
      </w:r>
      <w:r>
        <w:rPr>
          <w:noProof/>
        </w:rPr>
        <w:t>10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2.6.1</w:t>
      </w:r>
      <w:r>
        <w:rPr>
          <w:rFonts w:asciiTheme="minorHAnsi" w:eastAsiaTheme="minorEastAsia" w:hAnsiTheme="minorHAnsi" w:cstheme="minorBidi"/>
          <w:noProof/>
          <w:sz w:val="22"/>
          <w:szCs w:val="22"/>
          <w:lang w:eastAsia="zh-CN"/>
        </w:rPr>
        <w:tab/>
      </w:r>
      <w:r w:rsidRPr="0094457F">
        <w:rPr>
          <w:noProof/>
          <w:lang w:val="en-US"/>
        </w:rPr>
        <w:t>Continuity</w:t>
      </w:r>
      <w:r>
        <w:rPr>
          <w:noProof/>
        </w:rPr>
        <w:tab/>
      </w:r>
      <w:r>
        <w:rPr>
          <w:noProof/>
        </w:rPr>
        <w:fldChar w:fldCharType="begin"/>
      </w:r>
      <w:r>
        <w:rPr>
          <w:noProof/>
        </w:rPr>
        <w:instrText xml:space="preserve"> PAGEREF _Toc412197876 \h </w:instrText>
      </w:r>
      <w:r>
        <w:rPr>
          <w:noProof/>
        </w:rPr>
      </w:r>
      <w:r>
        <w:rPr>
          <w:noProof/>
        </w:rPr>
        <w:fldChar w:fldCharType="separate"/>
      </w:r>
      <w:r>
        <w:rPr>
          <w:noProof/>
        </w:rPr>
        <w:t>10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2.6.2</w:t>
      </w:r>
      <w:r>
        <w:rPr>
          <w:rFonts w:asciiTheme="minorHAnsi" w:eastAsiaTheme="minorEastAsia" w:hAnsiTheme="minorHAnsi" w:cstheme="minorBidi"/>
          <w:noProof/>
          <w:sz w:val="22"/>
          <w:szCs w:val="22"/>
          <w:lang w:eastAsia="zh-CN"/>
        </w:rPr>
        <w:tab/>
      </w:r>
      <w:r w:rsidRPr="0094457F">
        <w:rPr>
          <w:noProof/>
          <w:lang w:val="en-US"/>
        </w:rPr>
        <w:t>Equation of motions</w:t>
      </w:r>
      <w:r>
        <w:rPr>
          <w:noProof/>
        </w:rPr>
        <w:tab/>
      </w:r>
      <w:r>
        <w:rPr>
          <w:noProof/>
        </w:rPr>
        <w:fldChar w:fldCharType="begin"/>
      </w:r>
      <w:r>
        <w:rPr>
          <w:noProof/>
        </w:rPr>
        <w:instrText xml:space="preserve"> PAGEREF _Toc412197877 \h </w:instrText>
      </w:r>
      <w:r>
        <w:rPr>
          <w:noProof/>
        </w:rPr>
      </w:r>
      <w:r>
        <w:rPr>
          <w:noProof/>
        </w:rPr>
        <w:fldChar w:fldCharType="separate"/>
      </w:r>
      <w:r>
        <w:rPr>
          <w:noProof/>
        </w:rPr>
        <w:t>11</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2.7</w:t>
      </w:r>
      <w:r>
        <w:rPr>
          <w:rFonts w:asciiTheme="minorHAnsi" w:eastAsiaTheme="minorEastAsia" w:hAnsiTheme="minorHAnsi" w:cstheme="minorBidi"/>
          <w:noProof/>
          <w:sz w:val="22"/>
          <w:szCs w:val="22"/>
          <w:lang w:eastAsia="zh-CN"/>
        </w:rPr>
        <w:tab/>
      </w:r>
      <w:r w:rsidRPr="0094457F">
        <w:rPr>
          <w:noProof/>
          <w:lang w:val="en-US"/>
        </w:rPr>
        <w:t>Sediment transport</w:t>
      </w:r>
      <w:r>
        <w:rPr>
          <w:noProof/>
        </w:rPr>
        <w:tab/>
      </w:r>
      <w:r>
        <w:rPr>
          <w:noProof/>
        </w:rPr>
        <w:fldChar w:fldCharType="begin"/>
      </w:r>
      <w:r>
        <w:rPr>
          <w:noProof/>
        </w:rPr>
        <w:instrText xml:space="preserve"> PAGEREF _Toc412197878 \h </w:instrText>
      </w:r>
      <w:r>
        <w:rPr>
          <w:noProof/>
        </w:rPr>
      </w:r>
      <w:r>
        <w:rPr>
          <w:noProof/>
        </w:rPr>
        <w:fldChar w:fldCharType="separate"/>
      </w:r>
      <w:r>
        <w:rPr>
          <w:noProof/>
        </w:rPr>
        <w:t>16</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2.7.1</w:t>
      </w:r>
      <w:r>
        <w:rPr>
          <w:rFonts w:asciiTheme="minorHAnsi" w:eastAsiaTheme="minorEastAsia" w:hAnsiTheme="minorHAnsi" w:cstheme="minorBidi"/>
          <w:noProof/>
          <w:sz w:val="22"/>
          <w:szCs w:val="22"/>
          <w:lang w:eastAsia="zh-CN"/>
        </w:rPr>
        <w:tab/>
      </w:r>
      <w:r w:rsidRPr="0094457F">
        <w:rPr>
          <w:noProof/>
          <w:lang w:val="en-US"/>
        </w:rPr>
        <w:t>Advection-diffusion</w:t>
      </w:r>
      <w:r>
        <w:rPr>
          <w:noProof/>
        </w:rPr>
        <w:tab/>
      </w:r>
      <w:r>
        <w:rPr>
          <w:noProof/>
        </w:rPr>
        <w:fldChar w:fldCharType="begin"/>
      </w:r>
      <w:r>
        <w:rPr>
          <w:noProof/>
        </w:rPr>
        <w:instrText xml:space="preserve"> PAGEREF _Toc412197879 \h </w:instrText>
      </w:r>
      <w:r>
        <w:rPr>
          <w:noProof/>
        </w:rPr>
      </w:r>
      <w:r>
        <w:rPr>
          <w:noProof/>
        </w:rPr>
        <w:fldChar w:fldCharType="separate"/>
      </w:r>
      <w:r>
        <w:rPr>
          <w:noProof/>
        </w:rPr>
        <w:t>16</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2.7.2</w:t>
      </w:r>
      <w:r>
        <w:rPr>
          <w:rFonts w:asciiTheme="minorHAnsi" w:eastAsiaTheme="minorEastAsia" w:hAnsiTheme="minorHAnsi" w:cstheme="minorBidi"/>
          <w:noProof/>
          <w:sz w:val="22"/>
          <w:szCs w:val="22"/>
          <w:lang w:eastAsia="zh-CN"/>
        </w:rPr>
        <w:tab/>
      </w:r>
      <w:r w:rsidRPr="0094457F">
        <w:rPr>
          <w:noProof/>
          <w:lang w:val="en-US"/>
        </w:rPr>
        <w:t>General parameters</w:t>
      </w:r>
      <w:r>
        <w:rPr>
          <w:noProof/>
        </w:rPr>
        <w:tab/>
      </w:r>
      <w:r>
        <w:rPr>
          <w:noProof/>
        </w:rPr>
        <w:fldChar w:fldCharType="begin"/>
      </w:r>
      <w:r>
        <w:rPr>
          <w:noProof/>
        </w:rPr>
        <w:instrText xml:space="preserve"> PAGEREF _Toc412197880 \h </w:instrText>
      </w:r>
      <w:r>
        <w:rPr>
          <w:noProof/>
        </w:rPr>
      </w:r>
      <w:r>
        <w:rPr>
          <w:noProof/>
        </w:rPr>
        <w:fldChar w:fldCharType="separate"/>
      </w:r>
      <w:r>
        <w:rPr>
          <w:noProof/>
        </w:rPr>
        <w:t>16</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2.7.3</w:t>
      </w:r>
      <w:r>
        <w:rPr>
          <w:rFonts w:asciiTheme="minorHAnsi" w:eastAsiaTheme="minorEastAsia" w:hAnsiTheme="minorHAnsi" w:cstheme="minorBidi"/>
          <w:noProof/>
          <w:sz w:val="22"/>
          <w:szCs w:val="22"/>
          <w:lang w:eastAsia="zh-CN"/>
        </w:rPr>
        <w:tab/>
      </w:r>
      <w:r w:rsidRPr="0094457F">
        <w:rPr>
          <w:noProof/>
          <w:lang w:val="en-US"/>
        </w:rPr>
        <w:t>Transport formulations</w:t>
      </w:r>
      <w:r>
        <w:rPr>
          <w:noProof/>
        </w:rPr>
        <w:tab/>
      </w:r>
      <w:r>
        <w:rPr>
          <w:noProof/>
        </w:rPr>
        <w:fldChar w:fldCharType="begin"/>
      </w:r>
      <w:r>
        <w:rPr>
          <w:noProof/>
        </w:rPr>
        <w:instrText xml:space="preserve"> PAGEREF _Toc412197881 \h </w:instrText>
      </w:r>
      <w:r>
        <w:rPr>
          <w:noProof/>
        </w:rPr>
      </w:r>
      <w:r>
        <w:rPr>
          <w:noProof/>
        </w:rPr>
        <w:fldChar w:fldCharType="separate"/>
      </w:r>
      <w:r>
        <w:rPr>
          <w:noProof/>
        </w:rPr>
        <w:t>17</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2.7.4</w:t>
      </w:r>
      <w:r>
        <w:rPr>
          <w:rFonts w:asciiTheme="minorHAnsi" w:eastAsiaTheme="minorEastAsia" w:hAnsiTheme="minorHAnsi" w:cstheme="minorBidi"/>
          <w:noProof/>
          <w:sz w:val="22"/>
          <w:szCs w:val="22"/>
          <w:lang w:eastAsia="zh-CN"/>
        </w:rPr>
        <w:tab/>
      </w:r>
      <w:r w:rsidRPr="0094457F">
        <w:rPr>
          <w:noProof/>
          <w:lang w:val="en-US"/>
        </w:rPr>
        <w:t>Wave asymmetry</w:t>
      </w:r>
      <w:r>
        <w:rPr>
          <w:noProof/>
        </w:rPr>
        <w:tab/>
      </w:r>
      <w:r>
        <w:rPr>
          <w:noProof/>
        </w:rPr>
        <w:fldChar w:fldCharType="begin"/>
      </w:r>
      <w:r>
        <w:rPr>
          <w:noProof/>
        </w:rPr>
        <w:instrText xml:space="preserve"> PAGEREF _Toc412197882 \h </w:instrText>
      </w:r>
      <w:r>
        <w:rPr>
          <w:noProof/>
        </w:rPr>
      </w:r>
      <w:r>
        <w:rPr>
          <w:noProof/>
        </w:rPr>
        <w:fldChar w:fldCharType="separate"/>
      </w:r>
      <w:r>
        <w:rPr>
          <w:noProof/>
        </w:rPr>
        <w:t>19</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2.8</w:t>
      </w:r>
      <w:r>
        <w:rPr>
          <w:rFonts w:asciiTheme="minorHAnsi" w:eastAsiaTheme="minorEastAsia" w:hAnsiTheme="minorHAnsi" w:cstheme="minorBidi"/>
          <w:noProof/>
          <w:sz w:val="22"/>
          <w:szCs w:val="22"/>
          <w:lang w:eastAsia="zh-CN"/>
        </w:rPr>
        <w:tab/>
      </w:r>
      <w:r w:rsidRPr="0094457F">
        <w:rPr>
          <w:noProof/>
          <w:lang w:val="en-US"/>
        </w:rPr>
        <w:t>Bottom updating</w:t>
      </w:r>
      <w:r>
        <w:rPr>
          <w:noProof/>
        </w:rPr>
        <w:tab/>
      </w:r>
      <w:r>
        <w:rPr>
          <w:noProof/>
        </w:rPr>
        <w:fldChar w:fldCharType="begin"/>
      </w:r>
      <w:r>
        <w:rPr>
          <w:noProof/>
        </w:rPr>
        <w:instrText xml:space="preserve"> PAGEREF _Toc412197883 \h </w:instrText>
      </w:r>
      <w:r>
        <w:rPr>
          <w:noProof/>
        </w:rPr>
      </w:r>
      <w:r>
        <w:rPr>
          <w:noProof/>
        </w:rPr>
        <w:fldChar w:fldCharType="separate"/>
      </w:r>
      <w:r>
        <w:rPr>
          <w:noProof/>
        </w:rPr>
        <w:t>20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2.8.1</w:t>
      </w:r>
      <w:r>
        <w:rPr>
          <w:rFonts w:asciiTheme="minorHAnsi" w:eastAsiaTheme="minorEastAsia" w:hAnsiTheme="minorHAnsi" w:cstheme="minorBidi"/>
          <w:noProof/>
          <w:sz w:val="22"/>
          <w:szCs w:val="22"/>
          <w:lang w:eastAsia="zh-CN"/>
        </w:rPr>
        <w:tab/>
      </w:r>
      <w:r w:rsidRPr="0094457F">
        <w:rPr>
          <w:noProof/>
          <w:lang w:val="en-US"/>
        </w:rPr>
        <w:t>Due to sediment fluxes</w:t>
      </w:r>
      <w:r>
        <w:rPr>
          <w:noProof/>
        </w:rPr>
        <w:tab/>
      </w:r>
      <w:r>
        <w:rPr>
          <w:noProof/>
        </w:rPr>
        <w:fldChar w:fldCharType="begin"/>
      </w:r>
      <w:r>
        <w:rPr>
          <w:noProof/>
        </w:rPr>
        <w:instrText xml:space="preserve"> PAGEREF _Toc412197884 \h </w:instrText>
      </w:r>
      <w:r>
        <w:rPr>
          <w:noProof/>
        </w:rPr>
      </w:r>
      <w:r>
        <w:rPr>
          <w:noProof/>
        </w:rPr>
        <w:fldChar w:fldCharType="separate"/>
      </w:r>
      <w:r>
        <w:rPr>
          <w:noProof/>
        </w:rPr>
        <w:t>20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2.8.2</w:t>
      </w:r>
      <w:r>
        <w:rPr>
          <w:rFonts w:asciiTheme="minorHAnsi" w:eastAsiaTheme="minorEastAsia" w:hAnsiTheme="minorHAnsi" w:cstheme="minorBidi"/>
          <w:noProof/>
          <w:sz w:val="22"/>
          <w:szCs w:val="22"/>
          <w:lang w:eastAsia="zh-CN"/>
        </w:rPr>
        <w:tab/>
      </w:r>
      <w:r w:rsidRPr="0094457F">
        <w:rPr>
          <w:noProof/>
          <w:lang w:val="en-US"/>
        </w:rPr>
        <w:t>Avalanching</w:t>
      </w:r>
      <w:r>
        <w:rPr>
          <w:noProof/>
        </w:rPr>
        <w:tab/>
      </w:r>
      <w:r>
        <w:rPr>
          <w:noProof/>
        </w:rPr>
        <w:fldChar w:fldCharType="begin"/>
      </w:r>
      <w:r>
        <w:rPr>
          <w:noProof/>
        </w:rPr>
        <w:instrText xml:space="preserve"> PAGEREF _Toc412197885 \h </w:instrText>
      </w:r>
      <w:r>
        <w:rPr>
          <w:noProof/>
        </w:rPr>
      </w:r>
      <w:r>
        <w:rPr>
          <w:noProof/>
        </w:rPr>
        <w:fldChar w:fldCharType="separate"/>
      </w:r>
      <w:r>
        <w:rPr>
          <w:noProof/>
        </w:rPr>
        <w:t>20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2.8.3</w:t>
      </w:r>
      <w:r>
        <w:rPr>
          <w:rFonts w:asciiTheme="minorHAnsi" w:eastAsiaTheme="minorEastAsia" w:hAnsiTheme="minorHAnsi" w:cstheme="minorBidi"/>
          <w:noProof/>
          <w:sz w:val="22"/>
          <w:szCs w:val="22"/>
          <w:lang w:eastAsia="zh-CN"/>
        </w:rPr>
        <w:tab/>
      </w:r>
      <w:r w:rsidRPr="0094457F">
        <w:rPr>
          <w:noProof/>
          <w:lang w:val="en-US"/>
        </w:rPr>
        <w:t>Bed composition</w:t>
      </w:r>
      <w:r>
        <w:rPr>
          <w:noProof/>
        </w:rPr>
        <w:tab/>
      </w:r>
      <w:r>
        <w:rPr>
          <w:noProof/>
        </w:rPr>
        <w:fldChar w:fldCharType="begin"/>
      </w:r>
      <w:r>
        <w:rPr>
          <w:noProof/>
        </w:rPr>
        <w:instrText xml:space="preserve"> PAGEREF _Toc412197886 \h </w:instrText>
      </w:r>
      <w:r>
        <w:rPr>
          <w:noProof/>
        </w:rPr>
      </w:r>
      <w:r>
        <w:rPr>
          <w:noProof/>
        </w:rPr>
        <w:fldChar w:fldCharType="separate"/>
      </w:r>
      <w:r>
        <w:rPr>
          <w:noProof/>
        </w:rPr>
        <w:t>21</w:t>
      </w:r>
      <w:r>
        <w:rPr>
          <w:noProof/>
        </w:rPr>
        <w:fldChar w:fldCharType="end"/>
      </w:r>
    </w:p>
    <w:p w:rsidR="00DA67A9" w:rsidRDefault="00DA67A9">
      <w:pPr>
        <w:pStyle w:val="TOC1"/>
        <w:rPr>
          <w:rFonts w:asciiTheme="minorHAnsi" w:eastAsiaTheme="minorEastAsia" w:hAnsiTheme="minorHAnsi" w:cstheme="minorBidi"/>
          <w:b w:val="0"/>
          <w:noProof/>
          <w:sz w:val="22"/>
          <w:szCs w:val="22"/>
          <w:lang w:eastAsia="zh-CN"/>
        </w:rPr>
      </w:pPr>
      <w:r w:rsidRPr="0094457F">
        <w:rPr>
          <w:noProof/>
          <w:lang w:val="en-US"/>
        </w:rPr>
        <w:t>3</w:t>
      </w:r>
      <w:r>
        <w:rPr>
          <w:rFonts w:asciiTheme="minorHAnsi" w:eastAsiaTheme="minorEastAsia" w:hAnsiTheme="minorHAnsi" w:cstheme="minorBidi"/>
          <w:b w:val="0"/>
          <w:noProof/>
          <w:sz w:val="22"/>
          <w:szCs w:val="22"/>
          <w:lang w:eastAsia="zh-CN"/>
        </w:rPr>
        <w:tab/>
      </w:r>
      <w:r w:rsidRPr="0094457F">
        <w:rPr>
          <w:noProof/>
          <w:lang w:val="en-US"/>
        </w:rPr>
        <w:t>Boundary conditions</w:t>
      </w:r>
      <w:r>
        <w:rPr>
          <w:noProof/>
        </w:rPr>
        <w:tab/>
      </w:r>
      <w:r>
        <w:rPr>
          <w:noProof/>
        </w:rPr>
        <w:fldChar w:fldCharType="begin"/>
      </w:r>
      <w:r>
        <w:rPr>
          <w:noProof/>
        </w:rPr>
        <w:instrText xml:space="preserve"> PAGEREF _Toc412197887 \h </w:instrText>
      </w:r>
      <w:r>
        <w:rPr>
          <w:noProof/>
        </w:rPr>
      </w:r>
      <w:r>
        <w:rPr>
          <w:noProof/>
        </w:rPr>
        <w:fldChar w:fldCharType="separate"/>
      </w:r>
      <w:r>
        <w:rPr>
          <w:noProof/>
        </w:rPr>
        <w:t>22</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3.1</w:t>
      </w:r>
      <w:r>
        <w:rPr>
          <w:rFonts w:asciiTheme="minorHAnsi" w:eastAsiaTheme="minorEastAsia" w:hAnsiTheme="minorHAnsi" w:cstheme="minorBidi"/>
          <w:noProof/>
          <w:sz w:val="22"/>
          <w:szCs w:val="22"/>
          <w:lang w:eastAsia="zh-CN"/>
        </w:rPr>
        <w:tab/>
      </w:r>
      <w:r w:rsidRPr="0094457F">
        <w:rPr>
          <w:noProof/>
          <w:lang w:val="en-US"/>
        </w:rPr>
        <w:t>Waves</w:t>
      </w:r>
      <w:r>
        <w:rPr>
          <w:noProof/>
        </w:rPr>
        <w:tab/>
      </w:r>
      <w:r>
        <w:rPr>
          <w:noProof/>
        </w:rPr>
        <w:fldChar w:fldCharType="begin"/>
      </w:r>
      <w:r>
        <w:rPr>
          <w:noProof/>
        </w:rPr>
        <w:instrText xml:space="preserve"> PAGEREF _Toc412197888 \h </w:instrText>
      </w:r>
      <w:r>
        <w:rPr>
          <w:noProof/>
        </w:rPr>
      </w:r>
      <w:r>
        <w:rPr>
          <w:noProof/>
        </w:rPr>
        <w:fldChar w:fldCharType="separate"/>
      </w:r>
      <w:r>
        <w:rPr>
          <w:noProof/>
        </w:rPr>
        <w:t>22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3.1.1</w:t>
      </w:r>
      <w:r>
        <w:rPr>
          <w:rFonts w:asciiTheme="minorHAnsi" w:eastAsiaTheme="minorEastAsia" w:hAnsiTheme="minorHAnsi" w:cstheme="minorBidi"/>
          <w:noProof/>
          <w:sz w:val="22"/>
          <w:szCs w:val="22"/>
          <w:lang w:eastAsia="zh-CN"/>
        </w:rPr>
        <w:tab/>
      </w:r>
      <w:r w:rsidRPr="0094457F">
        <w:rPr>
          <w:noProof/>
          <w:lang w:val="en-US"/>
        </w:rPr>
        <w:t>Spectra</w:t>
      </w:r>
      <w:r>
        <w:rPr>
          <w:noProof/>
        </w:rPr>
        <w:tab/>
      </w:r>
      <w:r>
        <w:rPr>
          <w:noProof/>
        </w:rPr>
        <w:fldChar w:fldCharType="begin"/>
      </w:r>
      <w:r>
        <w:rPr>
          <w:noProof/>
        </w:rPr>
        <w:instrText xml:space="preserve"> PAGEREF _Toc412197889 \h </w:instrText>
      </w:r>
      <w:r>
        <w:rPr>
          <w:noProof/>
        </w:rPr>
      </w:r>
      <w:r>
        <w:rPr>
          <w:noProof/>
        </w:rPr>
        <w:fldChar w:fldCharType="separate"/>
      </w:r>
      <w:r>
        <w:rPr>
          <w:noProof/>
        </w:rPr>
        <w:t>22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3.1.2</w:t>
      </w:r>
      <w:r>
        <w:rPr>
          <w:rFonts w:asciiTheme="minorHAnsi" w:eastAsiaTheme="minorEastAsia" w:hAnsiTheme="minorHAnsi" w:cstheme="minorBidi"/>
          <w:noProof/>
          <w:sz w:val="22"/>
          <w:szCs w:val="22"/>
          <w:lang w:eastAsia="zh-CN"/>
        </w:rPr>
        <w:tab/>
      </w:r>
      <w:r w:rsidRPr="0094457F">
        <w:rPr>
          <w:noProof/>
          <w:lang w:val="en-US"/>
        </w:rPr>
        <w:t>Non-spectra</w:t>
      </w:r>
      <w:r>
        <w:rPr>
          <w:noProof/>
        </w:rPr>
        <w:tab/>
      </w:r>
      <w:r>
        <w:rPr>
          <w:noProof/>
        </w:rPr>
        <w:fldChar w:fldCharType="begin"/>
      </w:r>
      <w:r>
        <w:rPr>
          <w:noProof/>
        </w:rPr>
        <w:instrText xml:space="preserve"> PAGEREF _Toc412197890 \h </w:instrText>
      </w:r>
      <w:r>
        <w:rPr>
          <w:noProof/>
        </w:rPr>
      </w:r>
      <w:r>
        <w:rPr>
          <w:noProof/>
        </w:rPr>
        <w:fldChar w:fldCharType="separate"/>
      </w:r>
      <w:r>
        <w:rPr>
          <w:noProof/>
        </w:rPr>
        <w:t>23</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3.1.3</w:t>
      </w:r>
      <w:r>
        <w:rPr>
          <w:rFonts w:asciiTheme="minorHAnsi" w:eastAsiaTheme="minorEastAsia" w:hAnsiTheme="minorHAnsi" w:cstheme="minorBidi"/>
          <w:noProof/>
          <w:sz w:val="22"/>
          <w:szCs w:val="22"/>
          <w:lang w:eastAsia="zh-CN"/>
        </w:rPr>
        <w:tab/>
      </w:r>
      <w:r w:rsidRPr="0094457F">
        <w:rPr>
          <w:noProof/>
          <w:lang w:val="en-US"/>
        </w:rPr>
        <w:t>Lateral boundary conditions</w:t>
      </w:r>
      <w:r>
        <w:rPr>
          <w:noProof/>
        </w:rPr>
        <w:tab/>
      </w:r>
      <w:r>
        <w:rPr>
          <w:noProof/>
        </w:rPr>
        <w:fldChar w:fldCharType="begin"/>
      </w:r>
      <w:r>
        <w:rPr>
          <w:noProof/>
        </w:rPr>
        <w:instrText xml:space="preserve"> PAGEREF _Toc412197891 \h </w:instrText>
      </w:r>
      <w:r>
        <w:rPr>
          <w:noProof/>
        </w:rPr>
      </w:r>
      <w:r>
        <w:rPr>
          <w:noProof/>
        </w:rPr>
        <w:fldChar w:fldCharType="separate"/>
      </w:r>
      <w:r>
        <w:rPr>
          <w:noProof/>
        </w:rPr>
        <w:t>23</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3.2</w:t>
      </w:r>
      <w:r>
        <w:rPr>
          <w:rFonts w:asciiTheme="minorHAnsi" w:eastAsiaTheme="minorEastAsia" w:hAnsiTheme="minorHAnsi" w:cstheme="minorBidi"/>
          <w:noProof/>
          <w:sz w:val="22"/>
          <w:szCs w:val="22"/>
          <w:lang w:eastAsia="zh-CN"/>
        </w:rPr>
        <w:tab/>
      </w:r>
      <w:r w:rsidRPr="0094457F">
        <w:rPr>
          <w:noProof/>
          <w:lang w:val="en-US"/>
        </w:rPr>
        <w:t>Shallow water equations</w:t>
      </w:r>
      <w:r>
        <w:rPr>
          <w:noProof/>
        </w:rPr>
        <w:tab/>
      </w:r>
      <w:r>
        <w:rPr>
          <w:noProof/>
        </w:rPr>
        <w:fldChar w:fldCharType="begin"/>
      </w:r>
      <w:r>
        <w:rPr>
          <w:noProof/>
        </w:rPr>
        <w:instrText xml:space="preserve"> PAGEREF _Toc412197892 \h </w:instrText>
      </w:r>
      <w:r>
        <w:rPr>
          <w:noProof/>
        </w:rPr>
      </w:r>
      <w:r>
        <w:rPr>
          <w:noProof/>
        </w:rPr>
        <w:fldChar w:fldCharType="separate"/>
      </w:r>
      <w:r>
        <w:rPr>
          <w:noProof/>
        </w:rPr>
        <w:t>24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3.2.1</w:t>
      </w:r>
      <w:r>
        <w:rPr>
          <w:rFonts w:asciiTheme="minorHAnsi" w:eastAsiaTheme="minorEastAsia" w:hAnsiTheme="minorHAnsi" w:cstheme="minorBidi"/>
          <w:noProof/>
          <w:sz w:val="22"/>
          <w:szCs w:val="22"/>
          <w:lang w:eastAsia="zh-CN"/>
        </w:rPr>
        <w:tab/>
      </w:r>
      <w:r w:rsidRPr="0094457F">
        <w:rPr>
          <w:noProof/>
          <w:lang w:val="en-US"/>
        </w:rPr>
        <w:t>Absorbing-generating</w:t>
      </w:r>
      <w:r>
        <w:rPr>
          <w:noProof/>
        </w:rPr>
        <w:tab/>
      </w:r>
      <w:r>
        <w:rPr>
          <w:noProof/>
        </w:rPr>
        <w:fldChar w:fldCharType="begin"/>
      </w:r>
      <w:r>
        <w:rPr>
          <w:noProof/>
        </w:rPr>
        <w:instrText xml:space="preserve"> PAGEREF _Toc412197893 \h </w:instrText>
      </w:r>
      <w:r>
        <w:rPr>
          <w:noProof/>
        </w:rPr>
      </w:r>
      <w:r>
        <w:rPr>
          <w:noProof/>
        </w:rPr>
        <w:fldChar w:fldCharType="separate"/>
      </w:r>
      <w:r>
        <w:rPr>
          <w:noProof/>
        </w:rPr>
        <w:t>24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color w:val="FF0000"/>
          <w:lang w:val="en-US"/>
        </w:rPr>
        <w:t>3.2.2</w:t>
      </w:r>
      <w:r>
        <w:rPr>
          <w:rFonts w:asciiTheme="minorHAnsi" w:eastAsiaTheme="minorEastAsia" w:hAnsiTheme="minorHAnsi" w:cstheme="minorBidi"/>
          <w:noProof/>
          <w:sz w:val="22"/>
          <w:szCs w:val="22"/>
          <w:lang w:eastAsia="zh-CN"/>
        </w:rPr>
        <w:tab/>
      </w:r>
      <w:r w:rsidRPr="0094457F">
        <w:rPr>
          <w:noProof/>
          <w:lang w:val="en-US"/>
        </w:rPr>
        <w:t>River and point discharge</w:t>
      </w:r>
      <w:r>
        <w:rPr>
          <w:noProof/>
        </w:rPr>
        <w:tab/>
      </w:r>
      <w:r>
        <w:rPr>
          <w:noProof/>
        </w:rPr>
        <w:fldChar w:fldCharType="begin"/>
      </w:r>
      <w:r>
        <w:rPr>
          <w:noProof/>
        </w:rPr>
        <w:instrText xml:space="preserve"> PAGEREF _Toc412197894 \h </w:instrText>
      </w:r>
      <w:r>
        <w:rPr>
          <w:noProof/>
        </w:rPr>
      </w:r>
      <w:r>
        <w:rPr>
          <w:noProof/>
        </w:rPr>
        <w:fldChar w:fldCharType="separate"/>
      </w:r>
      <w:r>
        <w:rPr>
          <w:noProof/>
        </w:rPr>
        <w:t>24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3.2.3</w:t>
      </w:r>
      <w:r>
        <w:rPr>
          <w:rFonts w:asciiTheme="minorHAnsi" w:eastAsiaTheme="minorEastAsia" w:hAnsiTheme="minorHAnsi" w:cstheme="minorBidi"/>
          <w:noProof/>
          <w:sz w:val="22"/>
          <w:szCs w:val="22"/>
          <w:lang w:eastAsia="zh-CN"/>
        </w:rPr>
        <w:tab/>
      </w:r>
      <w:r w:rsidRPr="0094457F">
        <w:rPr>
          <w:noProof/>
          <w:lang w:val="en-US"/>
        </w:rPr>
        <w:t>Ship motion</w:t>
      </w:r>
      <w:r>
        <w:rPr>
          <w:noProof/>
        </w:rPr>
        <w:tab/>
      </w:r>
      <w:r>
        <w:rPr>
          <w:noProof/>
        </w:rPr>
        <w:fldChar w:fldCharType="begin"/>
      </w:r>
      <w:r>
        <w:rPr>
          <w:noProof/>
        </w:rPr>
        <w:instrText xml:space="preserve"> PAGEREF _Toc412197895 \h </w:instrText>
      </w:r>
      <w:r>
        <w:rPr>
          <w:noProof/>
        </w:rPr>
      </w:r>
      <w:r>
        <w:rPr>
          <w:noProof/>
        </w:rPr>
        <w:fldChar w:fldCharType="separate"/>
      </w:r>
      <w:r>
        <w:rPr>
          <w:noProof/>
        </w:rPr>
        <w:t>25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3.2.4</w:t>
      </w:r>
      <w:r>
        <w:rPr>
          <w:rFonts w:asciiTheme="minorHAnsi" w:eastAsiaTheme="minorEastAsia" w:hAnsiTheme="minorHAnsi" w:cstheme="minorBidi"/>
          <w:noProof/>
          <w:sz w:val="22"/>
          <w:szCs w:val="22"/>
          <w:lang w:eastAsia="zh-CN"/>
        </w:rPr>
        <w:tab/>
      </w:r>
      <w:r w:rsidRPr="0094457F">
        <w:rPr>
          <w:noProof/>
          <w:lang w:val="en-US"/>
        </w:rPr>
        <w:t>Lateral boundaries</w:t>
      </w:r>
      <w:r>
        <w:rPr>
          <w:noProof/>
        </w:rPr>
        <w:tab/>
      </w:r>
      <w:r>
        <w:rPr>
          <w:noProof/>
        </w:rPr>
        <w:fldChar w:fldCharType="begin"/>
      </w:r>
      <w:r>
        <w:rPr>
          <w:noProof/>
        </w:rPr>
        <w:instrText xml:space="preserve"> PAGEREF _Toc412197896 \h </w:instrText>
      </w:r>
      <w:r>
        <w:rPr>
          <w:noProof/>
        </w:rPr>
      </w:r>
      <w:r>
        <w:rPr>
          <w:noProof/>
        </w:rPr>
        <w:fldChar w:fldCharType="separate"/>
      </w:r>
      <w:r>
        <w:rPr>
          <w:noProof/>
        </w:rPr>
        <w:t>25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3.2.5</w:t>
      </w:r>
      <w:r>
        <w:rPr>
          <w:rFonts w:asciiTheme="minorHAnsi" w:eastAsiaTheme="minorEastAsia" w:hAnsiTheme="minorHAnsi" w:cstheme="minorBidi"/>
          <w:noProof/>
          <w:sz w:val="22"/>
          <w:szCs w:val="22"/>
          <w:lang w:eastAsia="zh-CN"/>
        </w:rPr>
        <w:tab/>
      </w:r>
      <w:r w:rsidRPr="0094457F">
        <w:rPr>
          <w:noProof/>
          <w:lang w:val="en-US"/>
        </w:rPr>
        <w:t>Tide and surge</w:t>
      </w:r>
      <w:r>
        <w:rPr>
          <w:noProof/>
        </w:rPr>
        <w:tab/>
      </w:r>
      <w:r>
        <w:rPr>
          <w:noProof/>
        </w:rPr>
        <w:fldChar w:fldCharType="begin"/>
      </w:r>
      <w:r>
        <w:rPr>
          <w:noProof/>
        </w:rPr>
        <w:instrText xml:space="preserve"> PAGEREF _Toc412197897 \h </w:instrText>
      </w:r>
      <w:r>
        <w:rPr>
          <w:noProof/>
        </w:rPr>
      </w:r>
      <w:r>
        <w:rPr>
          <w:noProof/>
        </w:rPr>
        <w:fldChar w:fldCharType="separate"/>
      </w:r>
      <w:r>
        <w:rPr>
          <w:noProof/>
        </w:rPr>
        <w:t>25</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3.3</w:t>
      </w:r>
      <w:r>
        <w:rPr>
          <w:rFonts w:asciiTheme="minorHAnsi" w:eastAsiaTheme="minorEastAsia" w:hAnsiTheme="minorHAnsi" w:cstheme="minorBidi"/>
          <w:noProof/>
          <w:sz w:val="22"/>
          <w:szCs w:val="22"/>
          <w:lang w:eastAsia="zh-CN"/>
        </w:rPr>
        <w:tab/>
      </w:r>
      <w:r w:rsidRPr="0094457F">
        <w:rPr>
          <w:noProof/>
          <w:lang w:val="en-US"/>
        </w:rPr>
        <w:t>Sediment transport</w:t>
      </w:r>
      <w:r>
        <w:rPr>
          <w:noProof/>
        </w:rPr>
        <w:tab/>
      </w:r>
      <w:r>
        <w:rPr>
          <w:noProof/>
        </w:rPr>
        <w:fldChar w:fldCharType="begin"/>
      </w:r>
      <w:r>
        <w:rPr>
          <w:noProof/>
        </w:rPr>
        <w:instrText xml:space="preserve"> PAGEREF _Toc412197898 \h </w:instrText>
      </w:r>
      <w:r>
        <w:rPr>
          <w:noProof/>
        </w:rPr>
      </w:r>
      <w:r>
        <w:rPr>
          <w:noProof/>
        </w:rPr>
        <w:fldChar w:fldCharType="separate"/>
      </w:r>
      <w:r>
        <w:rPr>
          <w:noProof/>
        </w:rPr>
        <w:t>26</w:t>
      </w:r>
      <w:r>
        <w:rPr>
          <w:noProof/>
        </w:rPr>
        <w:fldChar w:fldCharType="end"/>
      </w:r>
    </w:p>
    <w:p w:rsidR="00DA67A9" w:rsidRDefault="00DA67A9">
      <w:pPr>
        <w:pStyle w:val="TOC1"/>
        <w:rPr>
          <w:rFonts w:asciiTheme="minorHAnsi" w:eastAsiaTheme="minorEastAsia" w:hAnsiTheme="minorHAnsi" w:cstheme="minorBidi"/>
          <w:b w:val="0"/>
          <w:noProof/>
          <w:sz w:val="22"/>
          <w:szCs w:val="22"/>
          <w:lang w:eastAsia="zh-CN"/>
        </w:rPr>
      </w:pPr>
      <w:r w:rsidRPr="0094457F">
        <w:rPr>
          <w:noProof/>
          <w:lang w:val="en-US"/>
        </w:rPr>
        <w:t>4</w:t>
      </w:r>
      <w:r>
        <w:rPr>
          <w:rFonts w:asciiTheme="minorHAnsi" w:eastAsiaTheme="minorEastAsia" w:hAnsiTheme="minorHAnsi" w:cstheme="minorBidi"/>
          <w:b w:val="0"/>
          <w:noProof/>
          <w:sz w:val="22"/>
          <w:szCs w:val="22"/>
          <w:lang w:eastAsia="zh-CN"/>
        </w:rPr>
        <w:tab/>
      </w:r>
      <w:r w:rsidRPr="0094457F">
        <w:rPr>
          <w:noProof/>
          <w:lang w:val="en-US"/>
        </w:rPr>
        <w:t>Input description</w:t>
      </w:r>
      <w:r>
        <w:rPr>
          <w:noProof/>
        </w:rPr>
        <w:tab/>
      </w:r>
      <w:r>
        <w:rPr>
          <w:noProof/>
        </w:rPr>
        <w:fldChar w:fldCharType="begin"/>
      </w:r>
      <w:r>
        <w:rPr>
          <w:noProof/>
        </w:rPr>
        <w:instrText xml:space="preserve"> PAGEREF _Toc412197899 \h </w:instrText>
      </w:r>
      <w:r>
        <w:rPr>
          <w:noProof/>
        </w:rPr>
      </w:r>
      <w:r>
        <w:rPr>
          <w:noProof/>
        </w:rPr>
        <w:fldChar w:fldCharType="separate"/>
      </w:r>
      <w:r>
        <w:rPr>
          <w:noProof/>
        </w:rPr>
        <w:t>27</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w:t>
      </w:r>
      <w:r>
        <w:rPr>
          <w:rFonts w:asciiTheme="minorHAnsi" w:eastAsiaTheme="minorEastAsia" w:hAnsiTheme="minorHAnsi" w:cstheme="minorBidi"/>
          <w:noProof/>
          <w:sz w:val="22"/>
          <w:szCs w:val="22"/>
          <w:lang w:eastAsia="zh-CN"/>
        </w:rPr>
        <w:tab/>
      </w:r>
      <w:r w:rsidRPr="0094457F">
        <w:rPr>
          <w:noProof/>
          <w:lang w:val="en-US"/>
        </w:rPr>
        <w:t>General</w:t>
      </w:r>
      <w:r>
        <w:rPr>
          <w:noProof/>
        </w:rPr>
        <w:tab/>
      </w:r>
      <w:r>
        <w:rPr>
          <w:noProof/>
        </w:rPr>
        <w:fldChar w:fldCharType="begin"/>
      </w:r>
      <w:r>
        <w:rPr>
          <w:noProof/>
        </w:rPr>
        <w:instrText xml:space="preserve"> PAGEREF _Toc412197900 \h </w:instrText>
      </w:r>
      <w:r>
        <w:rPr>
          <w:noProof/>
        </w:rPr>
      </w:r>
      <w:r>
        <w:rPr>
          <w:noProof/>
        </w:rPr>
        <w:fldChar w:fldCharType="separate"/>
      </w:r>
      <w:r>
        <w:rPr>
          <w:noProof/>
        </w:rPr>
        <w:t>27</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4.2</w:t>
      </w:r>
      <w:r>
        <w:rPr>
          <w:rFonts w:asciiTheme="minorHAnsi" w:eastAsiaTheme="minorEastAsia" w:hAnsiTheme="minorHAnsi" w:cstheme="minorBidi"/>
          <w:noProof/>
          <w:sz w:val="22"/>
          <w:szCs w:val="22"/>
          <w:lang w:eastAsia="zh-CN"/>
        </w:rPr>
        <w:tab/>
      </w:r>
      <w:r w:rsidRPr="0094457F">
        <w:rPr>
          <w:noProof/>
          <w:lang w:val="en-US"/>
        </w:rPr>
        <w:t>Physical processes</w:t>
      </w:r>
      <w:r>
        <w:rPr>
          <w:noProof/>
        </w:rPr>
        <w:tab/>
      </w:r>
      <w:r>
        <w:rPr>
          <w:noProof/>
        </w:rPr>
        <w:fldChar w:fldCharType="begin"/>
      </w:r>
      <w:r>
        <w:rPr>
          <w:noProof/>
        </w:rPr>
        <w:instrText xml:space="preserve"> PAGEREF _Toc412197901 \h </w:instrText>
      </w:r>
      <w:r>
        <w:rPr>
          <w:noProof/>
        </w:rPr>
      </w:r>
      <w:r>
        <w:rPr>
          <w:noProof/>
        </w:rPr>
        <w:fldChar w:fldCharType="separate"/>
      </w:r>
      <w:r>
        <w:rPr>
          <w:noProof/>
        </w:rPr>
        <w:t>28</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4.3</w:t>
      </w:r>
      <w:r>
        <w:rPr>
          <w:rFonts w:asciiTheme="minorHAnsi" w:eastAsiaTheme="minorEastAsia" w:hAnsiTheme="minorHAnsi" w:cstheme="minorBidi"/>
          <w:noProof/>
          <w:sz w:val="22"/>
          <w:szCs w:val="22"/>
          <w:lang w:eastAsia="zh-CN"/>
        </w:rPr>
        <w:tab/>
      </w:r>
      <w:r w:rsidRPr="0094457F">
        <w:rPr>
          <w:noProof/>
          <w:lang w:val="en-US"/>
        </w:rPr>
        <w:t>Grid and bathymetry</w:t>
      </w:r>
      <w:r>
        <w:rPr>
          <w:noProof/>
        </w:rPr>
        <w:tab/>
      </w:r>
      <w:r>
        <w:rPr>
          <w:noProof/>
        </w:rPr>
        <w:fldChar w:fldCharType="begin"/>
      </w:r>
      <w:r>
        <w:rPr>
          <w:noProof/>
        </w:rPr>
        <w:instrText xml:space="preserve"> PAGEREF _Toc412197902 \h </w:instrText>
      </w:r>
      <w:r>
        <w:rPr>
          <w:noProof/>
        </w:rPr>
      </w:r>
      <w:r>
        <w:rPr>
          <w:noProof/>
        </w:rPr>
        <w:fldChar w:fldCharType="separate"/>
      </w:r>
      <w:r>
        <w:rPr>
          <w:noProof/>
        </w:rPr>
        <w:t>29</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4.4</w:t>
      </w:r>
      <w:r>
        <w:rPr>
          <w:rFonts w:asciiTheme="minorHAnsi" w:eastAsiaTheme="minorEastAsia" w:hAnsiTheme="minorHAnsi" w:cstheme="minorBidi"/>
          <w:noProof/>
          <w:sz w:val="22"/>
          <w:szCs w:val="22"/>
          <w:lang w:eastAsia="zh-CN"/>
        </w:rPr>
        <w:tab/>
      </w:r>
      <w:r w:rsidRPr="0094457F">
        <w:rPr>
          <w:noProof/>
          <w:lang w:val="en-US"/>
        </w:rPr>
        <w:t>Waves input</w:t>
      </w:r>
      <w:r>
        <w:rPr>
          <w:noProof/>
        </w:rPr>
        <w:tab/>
      </w:r>
      <w:r>
        <w:rPr>
          <w:noProof/>
        </w:rPr>
        <w:fldChar w:fldCharType="begin"/>
      </w:r>
      <w:r>
        <w:rPr>
          <w:noProof/>
        </w:rPr>
        <w:instrText xml:space="preserve"> PAGEREF _Toc412197903 \h </w:instrText>
      </w:r>
      <w:r>
        <w:rPr>
          <w:noProof/>
        </w:rPr>
      </w:r>
      <w:r>
        <w:rPr>
          <w:noProof/>
        </w:rPr>
        <w:fldChar w:fldCharType="separate"/>
      </w:r>
      <w:r>
        <w:rPr>
          <w:noProof/>
        </w:rPr>
        <w:t>32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4.4.1</w:t>
      </w:r>
      <w:r>
        <w:rPr>
          <w:rFonts w:asciiTheme="minorHAnsi" w:eastAsiaTheme="minorEastAsia" w:hAnsiTheme="minorHAnsi" w:cstheme="minorBidi"/>
          <w:noProof/>
          <w:sz w:val="22"/>
          <w:szCs w:val="22"/>
          <w:lang w:eastAsia="zh-CN"/>
        </w:rPr>
        <w:tab/>
      </w:r>
      <w:r w:rsidRPr="0094457F">
        <w:rPr>
          <w:noProof/>
          <w:lang w:val="en-US"/>
        </w:rPr>
        <w:t>Stationary wave boundary conditions</w:t>
      </w:r>
      <w:r>
        <w:rPr>
          <w:noProof/>
        </w:rPr>
        <w:tab/>
      </w:r>
      <w:r>
        <w:rPr>
          <w:noProof/>
        </w:rPr>
        <w:fldChar w:fldCharType="begin"/>
      </w:r>
      <w:r>
        <w:rPr>
          <w:noProof/>
        </w:rPr>
        <w:instrText xml:space="preserve"> PAGEREF _Toc412197904 \h </w:instrText>
      </w:r>
      <w:r>
        <w:rPr>
          <w:noProof/>
        </w:rPr>
      </w:r>
      <w:r>
        <w:rPr>
          <w:noProof/>
        </w:rPr>
        <w:fldChar w:fldCharType="separate"/>
      </w:r>
      <w:r>
        <w:rPr>
          <w:noProof/>
        </w:rPr>
        <w:t>34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4.4.2</w:t>
      </w:r>
      <w:r>
        <w:rPr>
          <w:rFonts w:asciiTheme="minorHAnsi" w:eastAsiaTheme="minorEastAsia" w:hAnsiTheme="minorHAnsi" w:cstheme="minorBidi"/>
          <w:noProof/>
          <w:sz w:val="22"/>
          <w:szCs w:val="22"/>
          <w:lang w:eastAsia="zh-CN"/>
        </w:rPr>
        <w:tab/>
      </w:r>
      <w:r w:rsidRPr="0094457F">
        <w:rPr>
          <w:noProof/>
          <w:lang w:val="en-US"/>
        </w:rPr>
        <w:t>Spectral wave boundary conditions</w:t>
      </w:r>
      <w:r>
        <w:rPr>
          <w:noProof/>
        </w:rPr>
        <w:tab/>
      </w:r>
      <w:r>
        <w:rPr>
          <w:noProof/>
        </w:rPr>
        <w:fldChar w:fldCharType="begin"/>
      </w:r>
      <w:r>
        <w:rPr>
          <w:noProof/>
        </w:rPr>
        <w:instrText xml:space="preserve"> PAGEREF _Toc412197905 \h </w:instrText>
      </w:r>
      <w:r>
        <w:rPr>
          <w:noProof/>
        </w:rPr>
      </w:r>
      <w:r>
        <w:rPr>
          <w:noProof/>
        </w:rPr>
        <w:fldChar w:fldCharType="separate"/>
      </w:r>
      <w:r>
        <w:rPr>
          <w:noProof/>
        </w:rPr>
        <w:t>35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4.4.3</w:t>
      </w:r>
      <w:r>
        <w:rPr>
          <w:rFonts w:asciiTheme="minorHAnsi" w:eastAsiaTheme="minorEastAsia" w:hAnsiTheme="minorHAnsi" w:cstheme="minorBidi"/>
          <w:noProof/>
          <w:sz w:val="22"/>
          <w:szCs w:val="22"/>
          <w:lang w:eastAsia="zh-CN"/>
        </w:rPr>
        <w:tab/>
      </w:r>
      <w:r w:rsidRPr="0094457F">
        <w:rPr>
          <w:noProof/>
          <w:lang w:val="en-US"/>
        </w:rPr>
        <w:t>Boundary conditions for non-hydrostatic model</w:t>
      </w:r>
      <w:r>
        <w:rPr>
          <w:noProof/>
        </w:rPr>
        <w:tab/>
      </w:r>
      <w:r>
        <w:rPr>
          <w:noProof/>
        </w:rPr>
        <w:fldChar w:fldCharType="begin"/>
      </w:r>
      <w:r>
        <w:rPr>
          <w:noProof/>
        </w:rPr>
        <w:instrText xml:space="preserve"> PAGEREF _Toc412197906 \h </w:instrText>
      </w:r>
      <w:r>
        <w:rPr>
          <w:noProof/>
        </w:rPr>
      </w:r>
      <w:r>
        <w:rPr>
          <w:noProof/>
        </w:rPr>
        <w:fldChar w:fldCharType="separate"/>
      </w:r>
      <w:r>
        <w:rPr>
          <w:noProof/>
        </w:rPr>
        <w:t>42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4.4.4</w:t>
      </w:r>
      <w:r>
        <w:rPr>
          <w:rFonts w:asciiTheme="minorHAnsi" w:eastAsiaTheme="minorEastAsia" w:hAnsiTheme="minorHAnsi" w:cstheme="minorBidi"/>
          <w:noProof/>
          <w:sz w:val="22"/>
          <w:szCs w:val="22"/>
          <w:lang w:eastAsia="zh-CN"/>
        </w:rPr>
        <w:tab/>
      </w:r>
      <w:r w:rsidRPr="0094457F">
        <w:rPr>
          <w:noProof/>
          <w:lang w:val="en-US"/>
        </w:rPr>
        <w:t>Special types of wave boundary conditions</w:t>
      </w:r>
      <w:r>
        <w:rPr>
          <w:noProof/>
        </w:rPr>
        <w:tab/>
      </w:r>
      <w:r>
        <w:rPr>
          <w:noProof/>
        </w:rPr>
        <w:fldChar w:fldCharType="begin"/>
      </w:r>
      <w:r>
        <w:rPr>
          <w:noProof/>
        </w:rPr>
        <w:instrText xml:space="preserve"> PAGEREF _Toc412197907 \h </w:instrText>
      </w:r>
      <w:r>
        <w:rPr>
          <w:noProof/>
        </w:rPr>
      </w:r>
      <w:r>
        <w:rPr>
          <w:noProof/>
        </w:rPr>
        <w:fldChar w:fldCharType="separate"/>
      </w:r>
      <w:r>
        <w:rPr>
          <w:noProof/>
        </w:rPr>
        <w:t>42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4.4.5</w:t>
      </w:r>
      <w:r>
        <w:rPr>
          <w:rFonts w:asciiTheme="minorHAnsi" w:eastAsiaTheme="minorEastAsia" w:hAnsiTheme="minorHAnsi" w:cstheme="minorBidi"/>
          <w:noProof/>
          <w:sz w:val="22"/>
          <w:szCs w:val="22"/>
          <w:lang w:eastAsia="zh-CN"/>
        </w:rPr>
        <w:tab/>
      </w:r>
      <w:r w:rsidRPr="0094457F">
        <w:rPr>
          <w:noProof/>
          <w:lang w:val="en-US"/>
        </w:rPr>
        <w:t>Temporally and/or spatially varying wave boundary conditions</w:t>
      </w:r>
      <w:r>
        <w:rPr>
          <w:noProof/>
        </w:rPr>
        <w:tab/>
      </w:r>
      <w:r>
        <w:rPr>
          <w:noProof/>
        </w:rPr>
        <w:fldChar w:fldCharType="begin"/>
      </w:r>
      <w:r>
        <w:rPr>
          <w:noProof/>
        </w:rPr>
        <w:instrText xml:space="preserve"> PAGEREF _Toc412197908 \h </w:instrText>
      </w:r>
      <w:r>
        <w:rPr>
          <w:noProof/>
        </w:rPr>
      </w:r>
      <w:r>
        <w:rPr>
          <w:noProof/>
        </w:rPr>
        <w:fldChar w:fldCharType="separate"/>
      </w:r>
      <w:r>
        <w:rPr>
          <w:noProof/>
        </w:rPr>
        <w:t>42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4.4.6</w:t>
      </w:r>
      <w:r>
        <w:rPr>
          <w:rFonts w:asciiTheme="minorHAnsi" w:eastAsiaTheme="minorEastAsia" w:hAnsiTheme="minorHAnsi" w:cstheme="minorBidi"/>
          <w:noProof/>
          <w:sz w:val="22"/>
          <w:szCs w:val="22"/>
          <w:lang w:eastAsia="zh-CN"/>
        </w:rPr>
        <w:tab/>
      </w:r>
      <w:r w:rsidRPr="0094457F">
        <w:rPr>
          <w:noProof/>
          <w:lang w:val="en-US"/>
        </w:rPr>
        <w:t>Notes on the generation of wave boundary conditions</w:t>
      </w:r>
      <w:r>
        <w:rPr>
          <w:noProof/>
        </w:rPr>
        <w:tab/>
      </w:r>
      <w:r>
        <w:rPr>
          <w:noProof/>
        </w:rPr>
        <w:fldChar w:fldCharType="begin"/>
      </w:r>
      <w:r>
        <w:rPr>
          <w:noProof/>
        </w:rPr>
        <w:instrText xml:space="preserve"> PAGEREF _Toc412197909 \h </w:instrText>
      </w:r>
      <w:r>
        <w:rPr>
          <w:noProof/>
        </w:rPr>
      </w:r>
      <w:r>
        <w:rPr>
          <w:noProof/>
        </w:rPr>
        <w:fldChar w:fldCharType="separate"/>
      </w:r>
      <w:r>
        <w:rPr>
          <w:noProof/>
        </w:rPr>
        <w:t>43</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4.5</w:t>
      </w:r>
      <w:r>
        <w:rPr>
          <w:rFonts w:asciiTheme="minorHAnsi" w:eastAsiaTheme="minorEastAsia" w:hAnsiTheme="minorHAnsi" w:cstheme="minorBidi"/>
          <w:noProof/>
          <w:sz w:val="22"/>
          <w:szCs w:val="22"/>
          <w:lang w:eastAsia="zh-CN"/>
        </w:rPr>
        <w:tab/>
      </w:r>
      <w:r w:rsidRPr="0094457F">
        <w:rPr>
          <w:noProof/>
          <w:lang w:val="en-US"/>
        </w:rPr>
        <w:t>Flow, tide and surge input</w:t>
      </w:r>
      <w:r>
        <w:rPr>
          <w:noProof/>
        </w:rPr>
        <w:tab/>
      </w:r>
      <w:r>
        <w:rPr>
          <w:noProof/>
        </w:rPr>
        <w:fldChar w:fldCharType="begin"/>
      </w:r>
      <w:r>
        <w:rPr>
          <w:noProof/>
        </w:rPr>
        <w:instrText xml:space="preserve"> PAGEREF _Toc412197910 \h </w:instrText>
      </w:r>
      <w:r>
        <w:rPr>
          <w:noProof/>
        </w:rPr>
      </w:r>
      <w:r>
        <w:rPr>
          <w:noProof/>
        </w:rPr>
        <w:fldChar w:fldCharType="separate"/>
      </w:r>
      <w:r>
        <w:rPr>
          <w:noProof/>
        </w:rPr>
        <w:t>44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4.5.1</w:t>
      </w:r>
      <w:r>
        <w:rPr>
          <w:rFonts w:asciiTheme="minorHAnsi" w:eastAsiaTheme="minorEastAsia" w:hAnsiTheme="minorHAnsi" w:cstheme="minorBidi"/>
          <w:noProof/>
          <w:sz w:val="22"/>
          <w:szCs w:val="22"/>
          <w:lang w:eastAsia="zh-CN"/>
        </w:rPr>
        <w:tab/>
      </w:r>
      <w:r w:rsidRPr="0094457F">
        <w:rPr>
          <w:noProof/>
          <w:lang w:val="en-US"/>
        </w:rPr>
        <w:t>Flow boundary conditions</w:t>
      </w:r>
      <w:r>
        <w:rPr>
          <w:noProof/>
        </w:rPr>
        <w:tab/>
      </w:r>
      <w:r>
        <w:rPr>
          <w:noProof/>
        </w:rPr>
        <w:fldChar w:fldCharType="begin"/>
      </w:r>
      <w:r>
        <w:rPr>
          <w:noProof/>
        </w:rPr>
        <w:instrText xml:space="preserve"> PAGEREF _Toc412197911 \h </w:instrText>
      </w:r>
      <w:r>
        <w:rPr>
          <w:noProof/>
        </w:rPr>
      </w:r>
      <w:r>
        <w:rPr>
          <w:noProof/>
        </w:rPr>
        <w:fldChar w:fldCharType="separate"/>
      </w:r>
      <w:r>
        <w:rPr>
          <w:noProof/>
        </w:rPr>
        <w:t>44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4.5.2</w:t>
      </w:r>
      <w:r>
        <w:rPr>
          <w:rFonts w:asciiTheme="minorHAnsi" w:eastAsiaTheme="minorEastAsia" w:hAnsiTheme="minorHAnsi" w:cstheme="minorBidi"/>
          <w:noProof/>
          <w:sz w:val="22"/>
          <w:szCs w:val="22"/>
          <w:lang w:eastAsia="zh-CN"/>
        </w:rPr>
        <w:tab/>
      </w:r>
      <w:r w:rsidRPr="0094457F">
        <w:rPr>
          <w:noProof/>
          <w:lang w:val="en-US"/>
        </w:rPr>
        <w:t>Time-varying tide/surge</w:t>
      </w:r>
      <w:r>
        <w:rPr>
          <w:noProof/>
        </w:rPr>
        <w:tab/>
      </w:r>
      <w:r>
        <w:rPr>
          <w:noProof/>
        </w:rPr>
        <w:fldChar w:fldCharType="begin"/>
      </w:r>
      <w:r>
        <w:rPr>
          <w:noProof/>
        </w:rPr>
        <w:instrText xml:space="preserve"> PAGEREF _Toc412197912 \h </w:instrText>
      </w:r>
      <w:r>
        <w:rPr>
          <w:noProof/>
        </w:rPr>
      </w:r>
      <w:r>
        <w:rPr>
          <w:noProof/>
        </w:rPr>
        <w:fldChar w:fldCharType="separate"/>
      </w:r>
      <w:r>
        <w:rPr>
          <w:noProof/>
        </w:rPr>
        <w:t>46</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4.6</w:t>
      </w:r>
      <w:r>
        <w:rPr>
          <w:rFonts w:asciiTheme="minorHAnsi" w:eastAsiaTheme="minorEastAsia" w:hAnsiTheme="minorHAnsi" w:cstheme="minorBidi"/>
          <w:noProof/>
          <w:sz w:val="22"/>
          <w:szCs w:val="22"/>
          <w:lang w:eastAsia="zh-CN"/>
        </w:rPr>
        <w:tab/>
      </w:r>
      <w:r w:rsidRPr="0094457F">
        <w:rPr>
          <w:noProof/>
          <w:lang w:val="en-US"/>
        </w:rPr>
        <w:t>Water level (dam break)</w:t>
      </w:r>
      <w:r>
        <w:rPr>
          <w:noProof/>
        </w:rPr>
        <w:tab/>
      </w:r>
      <w:r>
        <w:rPr>
          <w:noProof/>
        </w:rPr>
        <w:fldChar w:fldCharType="begin"/>
      </w:r>
      <w:r>
        <w:rPr>
          <w:noProof/>
        </w:rPr>
        <w:instrText xml:space="preserve"> PAGEREF _Toc412197913 \h </w:instrText>
      </w:r>
      <w:r>
        <w:rPr>
          <w:noProof/>
        </w:rPr>
      </w:r>
      <w:r>
        <w:rPr>
          <w:noProof/>
        </w:rPr>
        <w:fldChar w:fldCharType="separate"/>
      </w:r>
      <w:r>
        <w:rPr>
          <w:noProof/>
        </w:rPr>
        <w:t>47</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4.7</w:t>
      </w:r>
      <w:r>
        <w:rPr>
          <w:rFonts w:asciiTheme="minorHAnsi" w:eastAsiaTheme="minorEastAsia" w:hAnsiTheme="minorHAnsi" w:cstheme="minorBidi"/>
          <w:noProof/>
          <w:sz w:val="22"/>
          <w:szCs w:val="22"/>
          <w:lang w:eastAsia="zh-CN"/>
        </w:rPr>
        <w:tab/>
      </w:r>
      <w:r w:rsidRPr="0094457F">
        <w:rPr>
          <w:noProof/>
          <w:lang w:val="en-US"/>
        </w:rPr>
        <w:t>Wind input</w:t>
      </w:r>
      <w:r>
        <w:rPr>
          <w:noProof/>
        </w:rPr>
        <w:tab/>
      </w:r>
      <w:r>
        <w:rPr>
          <w:noProof/>
        </w:rPr>
        <w:fldChar w:fldCharType="begin"/>
      </w:r>
      <w:r>
        <w:rPr>
          <w:noProof/>
        </w:rPr>
        <w:instrText xml:space="preserve"> PAGEREF _Toc412197914 \h </w:instrText>
      </w:r>
      <w:r>
        <w:rPr>
          <w:noProof/>
        </w:rPr>
      </w:r>
      <w:r>
        <w:rPr>
          <w:noProof/>
        </w:rPr>
        <w:fldChar w:fldCharType="separate"/>
      </w:r>
      <w:r>
        <w:rPr>
          <w:noProof/>
        </w:rPr>
        <w:t>48</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4.8</w:t>
      </w:r>
      <w:r>
        <w:rPr>
          <w:rFonts w:asciiTheme="minorHAnsi" w:eastAsiaTheme="minorEastAsia" w:hAnsiTheme="minorHAnsi" w:cstheme="minorBidi"/>
          <w:noProof/>
          <w:sz w:val="22"/>
          <w:szCs w:val="22"/>
          <w:lang w:eastAsia="zh-CN"/>
        </w:rPr>
        <w:tab/>
      </w:r>
      <w:r w:rsidRPr="0094457F">
        <w:rPr>
          <w:noProof/>
          <w:lang w:val="en-US"/>
        </w:rPr>
        <w:t>Sediment input</w:t>
      </w:r>
      <w:r>
        <w:rPr>
          <w:noProof/>
        </w:rPr>
        <w:tab/>
      </w:r>
      <w:r>
        <w:rPr>
          <w:noProof/>
        </w:rPr>
        <w:fldChar w:fldCharType="begin"/>
      </w:r>
      <w:r>
        <w:rPr>
          <w:noProof/>
        </w:rPr>
        <w:instrText xml:space="preserve"> PAGEREF _Toc412197915 \h </w:instrText>
      </w:r>
      <w:r>
        <w:rPr>
          <w:noProof/>
        </w:rPr>
      </w:r>
      <w:r>
        <w:rPr>
          <w:noProof/>
        </w:rPr>
        <w:fldChar w:fldCharType="separate"/>
      </w:r>
      <w:r>
        <w:rPr>
          <w:noProof/>
        </w:rPr>
        <w:t>48</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4.9</w:t>
      </w:r>
      <w:r>
        <w:rPr>
          <w:rFonts w:asciiTheme="minorHAnsi" w:eastAsiaTheme="minorEastAsia" w:hAnsiTheme="minorHAnsi" w:cstheme="minorBidi"/>
          <w:noProof/>
          <w:sz w:val="22"/>
          <w:szCs w:val="22"/>
          <w:lang w:eastAsia="zh-CN"/>
        </w:rPr>
        <w:tab/>
      </w:r>
      <w:r w:rsidRPr="0094457F">
        <w:rPr>
          <w:noProof/>
          <w:lang w:val="en-US"/>
        </w:rPr>
        <w:t>Vegetation input</w:t>
      </w:r>
      <w:r>
        <w:rPr>
          <w:noProof/>
        </w:rPr>
        <w:tab/>
      </w:r>
      <w:r>
        <w:rPr>
          <w:noProof/>
        </w:rPr>
        <w:fldChar w:fldCharType="begin"/>
      </w:r>
      <w:r>
        <w:rPr>
          <w:noProof/>
        </w:rPr>
        <w:instrText xml:space="preserve"> PAGEREF _Toc412197916 \h </w:instrText>
      </w:r>
      <w:r>
        <w:rPr>
          <w:noProof/>
        </w:rPr>
      </w:r>
      <w:r>
        <w:rPr>
          <w:noProof/>
        </w:rPr>
        <w:fldChar w:fldCharType="separate"/>
      </w:r>
      <w:r>
        <w:rPr>
          <w:noProof/>
        </w:rPr>
        <w:t>50</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4.10</w:t>
      </w:r>
      <w:r>
        <w:rPr>
          <w:rFonts w:asciiTheme="minorHAnsi" w:eastAsiaTheme="minorEastAsia" w:hAnsiTheme="minorHAnsi" w:cstheme="minorBidi"/>
          <w:noProof/>
          <w:sz w:val="22"/>
          <w:szCs w:val="22"/>
          <w:lang w:eastAsia="zh-CN"/>
        </w:rPr>
        <w:tab/>
      </w:r>
      <w:r w:rsidRPr="0094457F">
        <w:rPr>
          <w:noProof/>
          <w:lang w:val="en-US"/>
        </w:rPr>
        <w:t>Discharge input</w:t>
      </w:r>
      <w:r>
        <w:rPr>
          <w:noProof/>
        </w:rPr>
        <w:tab/>
      </w:r>
      <w:r>
        <w:rPr>
          <w:noProof/>
        </w:rPr>
        <w:fldChar w:fldCharType="begin"/>
      </w:r>
      <w:r>
        <w:rPr>
          <w:noProof/>
        </w:rPr>
        <w:instrText xml:space="preserve"> PAGEREF _Toc412197917 \h </w:instrText>
      </w:r>
      <w:r>
        <w:rPr>
          <w:noProof/>
        </w:rPr>
      </w:r>
      <w:r>
        <w:rPr>
          <w:noProof/>
        </w:rPr>
        <w:fldChar w:fldCharType="separate"/>
      </w:r>
      <w:r>
        <w:rPr>
          <w:noProof/>
        </w:rPr>
        <w:t>51</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4.11</w:t>
      </w:r>
      <w:r>
        <w:rPr>
          <w:rFonts w:asciiTheme="minorHAnsi" w:eastAsiaTheme="minorEastAsia" w:hAnsiTheme="minorHAnsi" w:cstheme="minorBidi"/>
          <w:noProof/>
          <w:sz w:val="22"/>
          <w:szCs w:val="22"/>
          <w:lang w:eastAsia="zh-CN"/>
        </w:rPr>
        <w:tab/>
      </w:r>
      <w:r w:rsidRPr="0094457F">
        <w:rPr>
          <w:noProof/>
          <w:lang w:val="en-US"/>
        </w:rPr>
        <w:t>Drifters input</w:t>
      </w:r>
      <w:r>
        <w:rPr>
          <w:noProof/>
        </w:rPr>
        <w:tab/>
      </w:r>
      <w:r>
        <w:rPr>
          <w:noProof/>
        </w:rPr>
        <w:fldChar w:fldCharType="begin"/>
      </w:r>
      <w:r>
        <w:rPr>
          <w:noProof/>
        </w:rPr>
        <w:instrText xml:space="preserve"> PAGEREF _Toc412197918 \h </w:instrText>
      </w:r>
      <w:r>
        <w:rPr>
          <w:noProof/>
        </w:rPr>
      </w:r>
      <w:r>
        <w:rPr>
          <w:noProof/>
        </w:rPr>
        <w:fldChar w:fldCharType="separate"/>
      </w:r>
      <w:r>
        <w:rPr>
          <w:noProof/>
        </w:rPr>
        <w:t>52</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4.12</w:t>
      </w:r>
      <w:r>
        <w:rPr>
          <w:rFonts w:asciiTheme="minorHAnsi" w:eastAsiaTheme="minorEastAsia" w:hAnsiTheme="minorHAnsi" w:cstheme="minorBidi"/>
          <w:noProof/>
          <w:sz w:val="22"/>
          <w:szCs w:val="22"/>
          <w:lang w:eastAsia="zh-CN"/>
        </w:rPr>
        <w:tab/>
      </w:r>
      <w:r w:rsidRPr="0094457F">
        <w:rPr>
          <w:noProof/>
          <w:lang w:val="en-US"/>
        </w:rPr>
        <w:t>Ship input</w:t>
      </w:r>
      <w:r>
        <w:rPr>
          <w:noProof/>
        </w:rPr>
        <w:tab/>
      </w:r>
      <w:r>
        <w:rPr>
          <w:noProof/>
        </w:rPr>
        <w:fldChar w:fldCharType="begin"/>
      </w:r>
      <w:r>
        <w:rPr>
          <w:noProof/>
        </w:rPr>
        <w:instrText xml:space="preserve"> PAGEREF _Toc412197919 \h </w:instrText>
      </w:r>
      <w:r>
        <w:rPr>
          <w:noProof/>
        </w:rPr>
      </w:r>
      <w:r>
        <w:rPr>
          <w:noProof/>
        </w:rPr>
        <w:fldChar w:fldCharType="separate"/>
      </w:r>
      <w:r>
        <w:rPr>
          <w:noProof/>
        </w:rPr>
        <w:t>53</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4.13</w:t>
      </w:r>
      <w:r>
        <w:rPr>
          <w:rFonts w:asciiTheme="minorHAnsi" w:eastAsiaTheme="minorEastAsia" w:hAnsiTheme="minorHAnsi" w:cstheme="minorBidi"/>
          <w:noProof/>
          <w:sz w:val="22"/>
          <w:szCs w:val="22"/>
          <w:lang w:eastAsia="zh-CN"/>
        </w:rPr>
        <w:tab/>
      </w:r>
      <w:r w:rsidRPr="0094457F">
        <w:rPr>
          <w:noProof/>
          <w:lang w:val="en-US"/>
        </w:rPr>
        <w:t>Output selection</w:t>
      </w:r>
      <w:r>
        <w:rPr>
          <w:noProof/>
        </w:rPr>
        <w:tab/>
      </w:r>
      <w:r>
        <w:rPr>
          <w:noProof/>
        </w:rPr>
        <w:fldChar w:fldCharType="begin"/>
      </w:r>
      <w:r>
        <w:rPr>
          <w:noProof/>
        </w:rPr>
        <w:instrText xml:space="preserve"> PAGEREF _Toc412197920 \h </w:instrText>
      </w:r>
      <w:r>
        <w:rPr>
          <w:noProof/>
        </w:rPr>
      </w:r>
      <w:r>
        <w:rPr>
          <w:noProof/>
        </w:rPr>
        <w:fldChar w:fldCharType="separate"/>
      </w:r>
      <w:r>
        <w:rPr>
          <w:noProof/>
        </w:rPr>
        <w:t>54</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4.13.1</w:t>
      </w:r>
      <w:r>
        <w:rPr>
          <w:rFonts w:asciiTheme="minorHAnsi" w:eastAsiaTheme="minorEastAsia" w:hAnsiTheme="minorHAnsi" w:cstheme="minorBidi"/>
          <w:noProof/>
          <w:sz w:val="22"/>
          <w:szCs w:val="22"/>
          <w:lang w:eastAsia="zh-CN"/>
        </w:rPr>
        <w:tab/>
      </w:r>
      <w:r w:rsidRPr="0094457F">
        <w:rPr>
          <w:noProof/>
          <w:lang w:val="en-US"/>
        </w:rPr>
        <w:t>Output types</w:t>
      </w:r>
      <w:r>
        <w:rPr>
          <w:noProof/>
        </w:rPr>
        <w:tab/>
      </w:r>
      <w:r>
        <w:rPr>
          <w:noProof/>
        </w:rPr>
        <w:fldChar w:fldCharType="begin"/>
      </w:r>
      <w:r>
        <w:rPr>
          <w:noProof/>
        </w:rPr>
        <w:instrText xml:space="preserve"> PAGEREF _Toc412197921 \h </w:instrText>
      </w:r>
      <w:r>
        <w:rPr>
          <w:noProof/>
        </w:rPr>
      </w:r>
      <w:r>
        <w:rPr>
          <w:noProof/>
        </w:rPr>
        <w:fldChar w:fldCharType="separate"/>
      </w:r>
      <w:r>
        <w:rPr>
          <w:noProof/>
        </w:rPr>
        <w:t>57</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4.13.2</w:t>
      </w:r>
      <w:r>
        <w:rPr>
          <w:rFonts w:asciiTheme="minorHAnsi" w:eastAsiaTheme="minorEastAsia" w:hAnsiTheme="minorHAnsi" w:cstheme="minorBidi"/>
          <w:noProof/>
          <w:sz w:val="22"/>
          <w:szCs w:val="22"/>
          <w:lang w:eastAsia="zh-CN"/>
        </w:rPr>
        <w:tab/>
      </w:r>
      <w:r w:rsidRPr="0094457F">
        <w:rPr>
          <w:noProof/>
          <w:lang w:val="en-US"/>
        </w:rPr>
        <w:t>Output times</w:t>
      </w:r>
      <w:r>
        <w:rPr>
          <w:noProof/>
        </w:rPr>
        <w:tab/>
      </w:r>
      <w:r>
        <w:rPr>
          <w:noProof/>
        </w:rPr>
        <w:fldChar w:fldCharType="begin"/>
      </w:r>
      <w:r>
        <w:rPr>
          <w:noProof/>
        </w:rPr>
        <w:instrText xml:space="preserve"> PAGEREF _Toc412197922 \h </w:instrText>
      </w:r>
      <w:r>
        <w:rPr>
          <w:noProof/>
        </w:rPr>
      </w:r>
      <w:r>
        <w:rPr>
          <w:noProof/>
        </w:rPr>
        <w:fldChar w:fldCharType="separate"/>
      </w:r>
      <w:r>
        <w:rPr>
          <w:noProof/>
        </w:rPr>
        <w:t>58</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4.13.3</w:t>
      </w:r>
      <w:r>
        <w:rPr>
          <w:rFonts w:asciiTheme="minorHAnsi" w:eastAsiaTheme="minorEastAsia" w:hAnsiTheme="minorHAnsi" w:cstheme="minorBidi"/>
          <w:noProof/>
          <w:sz w:val="22"/>
          <w:szCs w:val="22"/>
          <w:lang w:eastAsia="zh-CN"/>
        </w:rPr>
        <w:tab/>
      </w:r>
      <w:r w:rsidRPr="0094457F">
        <w:rPr>
          <w:noProof/>
          <w:lang w:val="en-US"/>
        </w:rPr>
        <w:t>Output format</w:t>
      </w:r>
      <w:r>
        <w:rPr>
          <w:noProof/>
        </w:rPr>
        <w:tab/>
      </w:r>
      <w:r>
        <w:rPr>
          <w:noProof/>
        </w:rPr>
        <w:fldChar w:fldCharType="begin"/>
      </w:r>
      <w:r>
        <w:rPr>
          <w:noProof/>
        </w:rPr>
        <w:instrText xml:space="preserve"> PAGEREF _Toc412197923 \h </w:instrText>
      </w:r>
      <w:r>
        <w:rPr>
          <w:noProof/>
        </w:rPr>
      </w:r>
      <w:r>
        <w:rPr>
          <w:noProof/>
        </w:rPr>
        <w:fldChar w:fldCharType="separate"/>
      </w:r>
      <w:r>
        <w:rPr>
          <w:noProof/>
        </w:rPr>
        <w:t>60</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4.14</w:t>
      </w:r>
      <w:r>
        <w:rPr>
          <w:rFonts w:asciiTheme="minorHAnsi" w:eastAsiaTheme="minorEastAsia" w:hAnsiTheme="minorHAnsi" w:cstheme="minorBidi"/>
          <w:noProof/>
          <w:sz w:val="22"/>
          <w:szCs w:val="22"/>
          <w:lang w:eastAsia="zh-CN"/>
        </w:rPr>
        <w:tab/>
      </w:r>
      <w:r w:rsidRPr="0094457F">
        <w:rPr>
          <w:noProof/>
          <w:lang w:val="en-US"/>
        </w:rPr>
        <w:t>Time parameters</w:t>
      </w:r>
      <w:r>
        <w:rPr>
          <w:noProof/>
        </w:rPr>
        <w:tab/>
      </w:r>
      <w:r>
        <w:rPr>
          <w:noProof/>
        </w:rPr>
        <w:fldChar w:fldCharType="begin"/>
      </w:r>
      <w:r>
        <w:rPr>
          <w:noProof/>
        </w:rPr>
        <w:instrText xml:space="preserve"> PAGEREF _Toc412197924 \h </w:instrText>
      </w:r>
      <w:r>
        <w:rPr>
          <w:noProof/>
        </w:rPr>
      </w:r>
      <w:r>
        <w:rPr>
          <w:noProof/>
        </w:rPr>
        <w:fldChar w:fldCharType="separate"/>
      </w:r>
      <w:r>
        <w:rPr>
          <w:noProof/>
        </w:rPr>
        <w:t>61</w:t>
      </w:r>
      <w:r>
        <w:rPr>
          <w:noProof/>
        </w:rPr>
        <w:fldChar w:fldCharType="end"/>
      </w:r>
    </w:p>
    <w:p w:rsidR="00DA67A9" w:rsidRDefault="00DA67A9">
      <w:pPr>
        <w:pStyle w:val="TOC1"/>
        <w:rPr>
          <w:rFonts w:asciiTheme="minorHAnsi" w:eastAsiaTheme="minorEastAsia" w:hAnsiTheme="minorHAnsi" w:cstheme="minorBidi"/>
          <w:b w:val="0"/>
          <w:noProof/>
          <w:sz w:val="22"/>
          <w:szCs w:val="22"/>
          <w:lang w:eastAsia="zh-CN"/>
        </w:rPr>
      </w:pPr>
      <w:r w:rsidRPr="0094457F">
        <w:rPr>
          <w:noProof/>
          <w:lang w:val="en-US"/>
        </w:rPr>
        <w:t>5</w:t>
      </w:r>
      <w:r>
        <w:rPr>
          <w:rFonts w:asciiTheme="minorHAnsi" w:eastAsiaTheme="minorEastAsia" w:hAnsiTheme="minorHAnsi" w:cstheme="minorBidi"/>
          <w:b w:val="0"/>
          <w:noProof/>
          <w:sz w:val="22"/>
          <w:szCs w:val="22"/>
          <w:lang w:eastAsia="zh-CN"/>
        </w:rPr>
        <w:tab/>
      </w:r>
      <w:r w:rsidRPr="0094457F">
        <w:rPr>
          <w:noProof/>
          <w:lang w:val="en-US"/>
        </w:rPr>
        <w:t>Bibliography</w:t>
      </w:r>
      <w:r>
        <w:rPr>
          <w:noProof/>
        </w:rPr>
        <w:tab/>
      </w:r>
      <w:r>
        <w:rPr>
          <w:noProof/>
        </w:rPr>
        <w:fldChar w:fldCharType="begin"/>
      </w:r>
      <w:r>
        <w:rPr>
          <w:noProof/>
        </w:rPr>
        <w:instrText xml:space="preserve"> PAGEREF _Toc412197925 \h </w:instrText>
      </w:r>
      <w:r>
        <w:rPr>
          <w:noProof/>
        </w:rPr>
      </w:r>
      <w:r>
        <w:rPr>
          <w:noProof/>
        </w:rPr>
        <w:fldChar w:fldCharType="separate"/>
      </w:r>
      <w:r>
        <w:rPr>
          <w:noProof/>
        </w:rPr>
        <w:t>63</w:t>
      </w:r>
      <w:r>
        <w:rPr>
          <w:noProof/>
        </w:rPr>
        <w:fldChar w:fldCharType="end"/>
      </w:r>
    </w:p>
    <w:p w:rsidR="00DA67A9" w:rsidRDefault="00DA67A9">
      <w:pPr>
        <w:pStyle w:val="TOC1"/>
        <w:rPr>
          <w:rFonts w:asciiTheme="minorHAnsi" w:eastAsiaTheme="minorEastAsia" w:hAnsiTheme="minorHAnsi" w:cstheme="minorBidi"/>
          <w:b w:val="0"/>
          <w:noProof/>
          <w:sz w:val="22"/>
          <w:szCs w:val="22"/>
          <w:lang w:eastAsia="zh-CN"/>
        </w:rPr>
      </w:pPr>
      <w:r w:rsidRPr="0094457F">
        <w:rPr>
          <w:noProof/>
          <w:lang w:val="en-US"/>
        </w:rPr>
        <w:t>6</w:t>
      </w:r>
      <w:r>
        <w:rPr>
          <w:rFonts w:asciiTheme="minorHAnsi" w:eastAsiaTheme="minorEastAsia" w:hAnsiTheme="minorHAnsi" w:cstheme="minorBidi"/>
          <w:b w:val="0"/>
          <w:noProof/>
          <w:sz w:val="22"/>
          <w:szCs w:val="22"/>
          <w:lang w:eastAsia="zh-CN"/>
        </w:rPr>
        <w:tab/>
      </w:r>
      <w:r w:rsidRPr="0094457F">
        <w:rPr>
          <w:noProof/>
          <w:lang w:val="en-US"/>
        </w:rPr>
        <w:t>Appendices</w:t>
      </w:r>
      <w:r>
        <w:rPr>
          <w:noProof/>
        </w:rPr>
        <w:tab/>
      </w:r>
      <w:r>
        <w:rPr>
          <w:noProof/>
        </w:rPr>
        <w:fldChar w:fldCharType="begin"/>
      </w:r>
      <w:r>
        <w:rPr>
          <w:noProof/>
        </w:rPr>
        <w:instrText xml:space="preserve"> PAGEREF _Toc412197926 \h </w:instrText>
      </w:r>
      <w:r>
        <w:rPr>
          <w:noProof/>
        </w:rPr>
      </w:r>
      <w:r>
        <w:rPr>
          <w:noProof/>
        </w:rPr>
        <w:fldChar w:fldCharType="separate"/>
      </w:r>
      <w:r>
        <w:rPr>
          <w:noProof/>
        </w:rPr>
        <w:t>65</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6.1</w:t>
      </w:r>
      <w:r>
        <w:rPr>
          <w:rFonts w:asciiTheme="minorHAnsi" w:eastAsiaTheme="minorEastAsia" w:hAnsiTheme="minorHAnsi" w:cstheme="minorBidi"/>
          <w:noProof/>
          <w:sz w:val="22"/>
          <w:szCs w:val="22"/>
          <w:lang w:eastAsia="zh-CN"/>
        </w:rPr>
        <w:tab/>
      </w:r>
      <w:r w:rsidRPr="0094457F">
        <w:rPr>
          <w:noProof/>
          <w:lang w:val="en-US"/>
        </w:rPr>
        <w:t>Practical: getting started (based on Joost den Bieman)</w:t>
      </w:r>
      <w:r>
        <w:rPr>
          <w:noProof/>
        </w:rPr>
        <w:tab/>
      </w:r>
      <w:r>
        <w:rPr>
          <w:noProof/>
        </w:rPr>
        <w:fldChar w:fldCharType="begin"/>
      </w:r>
      <w:r>
        <w:rPr>
          <w:noProof/>
        </w:rPr>
        <w:instrText xml:space="preserve"> PAGEREF _Toc412197927 \h </w:instrText>
      </w:r>
      <w:r>
        <w:rPr>
          <w:noProof/>
        </w:rPr>
      </w:r>
      <w:r>
        <w:rPr>
          <w:noProof/>
        </w:rPr>
        <w:fldChar w:fldCharType="separate"/>
      </w:r>
      <w:r>
        <w:rPr>
          <w:noProof/>
        </w:rPr>
        <w:t>65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6.1.1</w:t>
      </w:r>
      <w:r>
        <w:rPr>
          <w:rFonts w:asciiTheme="minorHAnsi" w:eastAsiaTheme="minorEastAsia" w:hAnsiTheme="minorHAnsi" w:cstheme="minorBidi"/>
          <w:noProof/>
          <w:sz w:val="22"/>
          <w:szCs w:val="22"/>
          <w:lang w:eastAsia="zh-CN"/>
        </w:rPr>
        <w:tab/>
      </w:r>
      <w:r w:rsidRPr="0094457F">
        <w:rPr>
          <w:noProof/>
          <w:lang w:val="en-US"/>
        </w:rPr>
        <w:t>Introduction</w:t>
      </w:r>
      <w:r>
        <w:rPr>
          <w:noProof/>
        </w:rPr>
        <w:tab/>
      </w:r>
      <w:r>
        <w:rPr>
          <w:noProof/>
        </w:rPr>
        <w:fldChar w:fldCharType="begin"/>
      </w:r>
      <w:r>
        <w:rPr>
          <w:noProof/>
        </w:rPr>
        <w:instrText xml:space="preserve"> PAGEREF _Toc412197928 \h </w:instrText>
      </w:r>
      <w:r>
        <w:rPr>
          <w:noProof/>
        </w:rPr>
      </w:r>
      <w:r>
        <w:rPr>
          <w:noProof/>
        </w:rPr>
        <w:fldChar w:fldCharType="separate"/>
      </w:r>
      <w:r>
        <w:rPr>
          <w:noProof/>
        </w:rPr>
        <w:t>65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6.1.2</w:t>
      </w:r>
      <w:r>
        <w:rPr>
          <w:rFonts w:asciiTheme="minorHAnsi" w:eastAsiaTheme="minorEastAsia" w:hAnsiTheme="minorHAnsi" w:cstheme="minorBidi"/>
          <w:noProof/>
          <w:sz w:val="22"/>
          <w:szCs w:val="22"/>
          <w:lang w:eastAsia="zh-CN"/>
        </w:rPr>
        <w:tab/>
      </w:r>
      <w:r w:rsidRPr="0094457F">
        <w:rPr>
          <w:noProof/>
          <w:lang w:val="en-US"/>
        </w:rPr>
        <w:t>XBeach grid definitions</w:t>
      </w:r>
      <w:r>
        <w:rPr>
          <w:noProof/>
        </w:rPr>
        <w:tab/>
      </w:r>
      <w:r>
        <w:rPr>
          <w:noProof/>
        </w:rPr>
        <w:fldChar w:fldCharType="begin"/>
      </w:r>
      <w:r>
        <w:rPr>
          <w:noProof/>
        </w:rPr>
        <w:instrText xml:space="preserve"> PAGEREF _Toc412197929 \h </w:instrText>
      </w:r>
      <w:r>
        <w:rPr>
          <w:noProof/>
        </w:rPr>
      </w:r>
      <w:r>
        <w:rPr>
          <w:noProof/>
        </w:rPr>
        <w:fldChar w:fldCharType="separate"/>
      </w:r>
      <w:r>
        <w:rPr>
          <w:noProof/>
        </w:rPr>
        <w:t>65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6.1.3</w:t>
      </w:r>
      <w:r>
        <w:rPr>
          <w:rFonts w:asciiTheme="minorHAnsi" w:eastAsiaTheme="minorEastAsia" w:hAnsiTheme="minorHAnsi" w:cstheme="minorBidi"/>
          <w:noProof/>
          <w:sz w:val="22"/>
          <w:szCs w:val="22"/>
          <w:lang w:eastAsia="zh-CN"/>
        </w:rPr>
        <w:tab/>
      </w:r>
      <w:r w:rsidRPr="0094457F">
        <w:rPr>
          <w:noProof/>
          <w:lang w:val="en-US"/>
        </w:rPr>
        <w:t>Grid creation tutorial</w:t>
      </w:r>
      <w:r>
        <w:rPr>
          <w:noProof/>
        </w:rPr>
        <w:tab/>
      </w:r>
      <w:r>
        <w:rPr>
          <w:noProof/>
        </w:rPr>
        <w:fldChar w:fldCharType="begin"/>
      </w:r>
      <w:r>
        <w:rPr>
          <w:noProof/>
        </w:rPr>
        <w:instrText xml:space="preserve"> PAGEREF _Toc412197930 \h </w:instrText>
      </w:r>
      <w:r>
        <w:rPr>
          <w:noProof/>
        </w:rPr>
      </w:r>
      <w:r>
        <w:rPr>
          <w:noProof/>
        </w:rPr>
        <w:fldChar w:fldCharType="separate"/>
      </w:r>
      <w:r>
        <w:rPr>
          <w:noProof/>
        </w:rPr>
        <w:t>68</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6.2</w:t>
      </w:r>
      <w:r>
        <w:rPr>
          <w:rFonts w:asciiTheme="minorHAnsi" w:eastAsiaTheme="minorEastAsia" w:hAnsiTheme="minorHAnsi" w:cstheme="minorBidi"/>
          <w:noProof/>
          <w:sz w:val="22"/>
          <w:szCs w:val="22"/>
          <w:lang w:eastAsia="zh-CN"/>
        </w:rPr>
        <w:tab/>
      </w:r>
      <w:r w:rsidRPr="0094457F">
        <w:rPr>
          <w:noProof/>
          <w:lang w:val="en-US"/>
        </w:rPr>
        <w:t>Hands on exercises (based on basic XBeach exercises)</w:t>
      </w:r>
      <w:r>
        <w:rPr>
          <w:noProof/>
        </w:rPr>
        <w:tab/>
      </w:r>
      <w:r>
        <w:rPr>
          <w:noProof/>
        </w:rPr>
        <w:fldChar w:fldCharType="begin"/>
      </w:r>
      <w:r>
        <w:rPr>
          <w:noProof/>
        </w:rPr>
        <w:instrText xml:space="preserve"> PAGEREF _Toc412197931 \h </w:instrText>
      </w:r>
      <w:r>
        <w:rPr>
          <w:noProof/>
        </w:rPr>
      </w:r>
      <w:r>
        <w:rPr>
          <w:noProof/>
        </w:rPr>
        <w:fldChar w:fldCharType="separate"/>
      </w:r>
      <w:r>
        <w:rPr>
          <w:noProof/>
        </w:rPr>
        <w:t>71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6.2.1</w:t>
      </w:r>
      <w:r>
        <w:rPr>
          <w:rFonts w:asciiTheme="minorHAnsi" w:eastAsiaTheme="minorEastAsia" w:hAnsiTheme="minorHAnsi" w:cstheme="minorBidi"/>
          <w:noProof/>
          <w:sz w:val="22"/>
          <w:szCs w:val="22"/>
          <w:lang w:eastAsia="zh-CN"/>
        </w:rPr>
        <w:tab/>
      </w:r>
      <w:r w:rsidRPr="0094457F">
        <w:rPr>
          <w:noProof/>
          <w:lang w:val="en-US"/>
        </w:rPr>
        <w:t>Dune erosion at Delfland, Netherlands (1D)</w:t>
      </w:r>
      <w:r>
        <w:rPr>
          <w:noProof/>
        </w:rPr>
        <w:tab/>
      </w:r>
      <w:r>
        <w:rPr>
          <w:noProof/>
        </w:rPr>
        <w:fldChar w:fldCharType="begin"/>
      </w:r>
      <w:r>
        <w:rPr>
          <w:noProof/>
        </w:rPr>
        <w:instrText xml:space="preserve"> PAGEREF _Toc412197932 \h </w:instrText>
      </w:r>
      <w:r>
        <w:rPr>
          <w:noProof/>
        </w:rPr>
      </w:r>
      <w:r>
        <w:rPr>
          <w:noProof/>
        </w:rPr>
        <w:fldChar w:fldCharType="separate"/>
      </w:r>
      <w:r>
        <w:rPr>
          <w:noProof/>
        </w:rPr>
        <w:t>71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_Toc412197933 \h </w:instrText>
      </w:r>
      <w:r>
        <w:rPr>
          <w:noProof/>
        </w:rPr>
      </w:r>
      <w:r>
        <w:rPr>
          <w:noProof/>
        </w:rPr>
        <w:fldChar w:fldCharType="separate"/>
      </w:r>
      <w:r>
        <w:rPr>
          <w:noProof/>
        </w:rPr>
        <w:t>72</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_Toc412197934 \h </w:instrText>
      </w:r>
      <w:r>
        <w:rPr>
          <w:noProof/>
        </w:rPr>
      </w:r>
      <w:r>
        <w:rPr>
          <w:noProof/>
        </w:rPr>
        <w:fldChar w:fldCharType="separate"/>
      </w:r>
      <w:r>
        <w:rPr>
          <w:noProof/>
        </w:rPr>
        <w:t>73</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_Toc412197935 \h </w:instrText>
      </w:r>
      <w:r>
        <w:rPr>
          <w:noProof/>
        </w:rPr>
      </w:r>
      <w:r>
        <w:rPr>
          <w:noProof/>
        </w:rPr>
        <w:fldChar w:fldCharType="separate"/>
      </w:r>
      <w:r>
        <w:rPr>
          <w:noProof/>
        </w:rPr>
        <w:t>74</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6.3</w:t>
      </w:r>
      <w:r>
        <w:rPr>
          <w:rFonts w:asciiTheme="minorHAnsi" w:eastAsiaTheme="minorEastAsia" w:hAnsiTheme="minorHAnsi" w:cstheme="minorBidi"/>
          <w:noProof/>
          <w:sz w:val="22"/>
          <w:szCs w:val="22"/>
          <w:lang w:eastAsia="zh-CN"/>
        </w:rPr>
        <w:tab/>
      </w:r>
      <w:r w:rsidRPr="0094457F">
        <w:rPr>
          <w:noProof/>
          <w:lang w:val="en-US"/>
        </w:rPr>
        <w:t>Advanced model coefficients</w:t>
      </w:r>
      <w:r>
        <w:rPr>
          <w:noProof/>
        </w:rPr>
        <w:tab/>
      </w:r>
      <w:r>
        <w:rPr>
          <w:noProof/>
        </w:rPr>
        <w:fldChar w:fldCharType="begin"/>
      </w:r>
      <w:r>
        <w:rPr>
          <w:noProof/>
        </w:rPr>
        <w:instrText xml:space="preserve"> PAGEREF _Toc412197936 \h </w:instrText>
      </w:r>
      <w:r>
        <w:rPr>
          <w:noProof/>
        </w:rPr>
      </w:r>
      <w:r>
        <w:rPr>
          <w:noProof/>
        </w:rPr>
        <w:fldChar w:fldCharType="separate"/>
      </w:r>
      <w:r>
        <w:rPr>
          <w:noProof/>
        </w:rPr>
        <w:t>75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6.3.1</w:t>
      </w:r>
      <w:r>
        <w:rPr>
          <w:rFonts w:asciiTheme="minorHAnsi" w:eastAsiaTheme="minorEastAsia" w:hAnsiTheme="minorHAnsi" w:cstheme="minorBidi"/>
          <w:noProof/>
          <w:sz w:val="22"/>
          <w:szCs w:val="22"/>
          <w:lang w:eastAsia="zh-CN"/>
        </w:rPr>
        <w:tab/>
      </w:r>
      <w:r w:rsidRPr="0094457F">
        <w:rPr>
          <w:noProof/>
          <w:lang w:val="en-US"/>
        </w:rPr>
        <w:t>Wave numerics</w:t>
      </w:r>
      <w:r>
        <w:rPr>
          <w:noProof/>
        </w:rPr>
        <w:tab/>
      </w:r>
      <w:r>
        <w:rPr>
          <w:noProof/>
        </w:rPr>
        <w:fldChar w:fldCharType="begin"/>
      </w:r>
      <w:r>
        <w:rPr>
          <w:noProof/>
        </w:rPr>
        <w:instrText xml:space="preserve"> PAGEREF _Toc412197937 \h </w:instrText>
      </w:r>
      <w:r>
        <w:rPr>
          <w:noProof/>
        </w:rPr>
      </w:r>
      <w:r>
        <w:rPr>
          <w:noProof/>
        </w:rPr>
        <w:fldChar w:fldCharType="separate"/>
      </w:r>
      <w:r>
        <w:rPr>
          <w:noProof/>
        </w:rPr>
        <w:t>75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6.3.2</w:t>
      </w:r>
      <w:r>
        <w:rPr>
          <w:rFonts w:asciiTheme="minorHAnsi" w:eastAsiaTheme="minorEastAsia" w:hAnsiTheme="minorHAnsi" w:cstheme="minorBidi"/>
          <w:noProof/>
          <w:sz w:val="22"/>
          <w:szCs w:val="22"/>
          <w:lang w:eastAsia="zh-CN"/>
        </w:rPr>
        <w:tab/>
      </w:r>
      <w:r w:rsidRPr="0094457F">
        <w:rPr>
          <w:noProof/>
          <w:lang w:val="en-US"/>
        </w:rPr>
        <w:t>Wave dissipation</w:t>
      </w:r>
      <w:r>
        <w:rPr>
          <w:noProof/>
        </w:rPr>
        <w:tab/>
      </w:r>
      <w:r>
        <w:rPr>
          <w:noProof/>
        </w:rPr>
        <w:fldChar w:fldCharType="begin"/>
      </w:r>
      <w:r>
        <w:rPr>
          <w:noProof/>
        </w:rPr>
        <w:instrText xml:space="preserve"> PAGEREF _Toc412197938 \h </w:instrText>
      </w:r>
      <w:r>
        <w:rPr>
          <w:noProof/>
        </w:rPr>
      </w:r>
      <w:r>
        <w:rPr>
          <w:noProof/>
        </w:rPr>
        <w:fldChar w:fldCharType="separate"/>
      </w:r>
      <w:r>
        <w:rPr>
          <w:noProof/>
        </w:rPr>
        <w:t>75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6.3.3</w:t>
      </w:r>
      <w:r>
        <w:rPr>
          <w:rFonts w:asciiTheme="minorHAnsi" w:eastAsiaTheme="minorEastAsia" w:hAnsiTheme="minorHAnsi" w:cstheme="minorBidi"/>
          <w:noProof/>
          <w:sz w:val="22"/>
          <w:szCs w:val="22"/>
          <w:lang w:eastAsia="zh-CN"/>
        </w:rPr>
        <w:tab/>
      </w:r>
      <w:r w:rsidRPr="0094457F">
        <w:rPr>
          <w:noProof/>
          <w:lang w:val="en-US"/>
        </w:rPr>
        <w:t>Rollers</w:t>
      </w:r>
      <w:r>
        <w:rPr>
          <w:noProof/>
        </w:rPr>
        <w:tab/>
      </w:r>
      <w:r>
        <w:rPr>
          <w:noProof/>
        </w:rPr>
        <w:fldChar w:fldCharType="begin"/>
      </w:r>
      <w:r>
        <w:rPr>
          <w:noProof/>
        </w:rPr>
        <w:instrText xml:space="preserve"> PAGEREF _Toc412197939 \h </w:instrText>
      </w:r>
      <w:r>
        <w:rPr>
          <w:noProof/>
        </w:rPr>
      </w:r>
      <w:r>
        <w:rPr>
          <w:noProof/>
        </w:rPr>
        <w:fldChar w:fldCharType="separate"/>
      </w:r>
      <w:r>
        <w:rPr>
          <w:noProof/>
        </w:rPr>
        <w:t>77</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6.3.4</w:t>
      </w:r>
      <w:r>
        <w:rPr>
          <w:rFonts w:asciiTheme="minorHAnsi" w:eastAsiaTheme="minorEastAsia" w:hAnsiTheme="minorHAnsi" w:cstheme="minorBidi"/>
          <w:noProof/>
          <w:sz w:val="22"/>
          <w:szCs w:val="22"/>
          <w:lang w:eastAsia="zh-CN"/>
        </w:rPr>
        <w:tab/>
      </w:r>
      <w:r w:rsidRPr="0094457F">
        <w:rPr>
          <w:noProof/>
          <w:lang w:val="en-US"/>
        </w:rPr>
        <w:t>Wave-current interaction</w:t>
      </w:r>
      <w:r>
        <w:rPr>
          <w:noProof/>
        </w:rPr>
        <w:tab/>
      </w:r>
      <w:r>
        <w:rPr>
          <w:noProof/>
        </w:rPr>
        <w:fldChar w:fldCharType="begin"/>
      </w:r>
      <w:r>
        <w:rPr>
          <w:noProof/>
        </w:rPr>
        <w:instrText xml:space="preserve"> PAGEREF _Toc412197940 \h </w:instrText>
      </w:r>
      <w:r>
        <w:rPr>
          <w:noProof/>
        </w:rPr>
      </w:r>
      <w:r>
        <w:rPr>
          <w:noProof/>
        </w:rPr>
        <w:fldChar w:fldCharType="separate"/>
      </w:r>
      <w:r>
        <w:rPr>
          <w:noProof/>
        </w:rPr>
        <w:t>77</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6.3.5</w:t>
      </w:r>
      <w:r>
        <w:rPr>
          <w:rFonts w:asciiTheme="minorHAnsi" w:eastAsiaTheme="minorEastAsia" w:hAnsiTheme="minorHAnsi" w:cstheme="minorBidi"/>
          <w:noProof/>
          <w:sz w:val="22"/>
          <w:szCs w:val="22"/>
          <w:lang w:eastAsia="zh-CN"/>
        </w:rPr>
        <w:tab/>
      </w:r>
      <w:r w:rsidRPr="0094457F">
        <w:rPr>
          <w:noProof/>
          <w:lang w:val="en-US"/>
        </w:rPr>
        <w:t>Bed friction and viscosity</w:t>
      </w:r>
      <w:r>
        <w:rPr>
          <w:noProof/>
        </w:rPr>
        <w:tab/>
      </w:r>
      <w:r>
        <w:rPr>
          <w:noProof/>
        </w:rPr>
        <w:fldChar w:fldCharType="begin"/>
      </w:r>
      <w:r>
        <w:rPr>
          <w:noProof/>
        </w:rPr>
        <w:instrText xml:space="preserve"> PAGEREF _Toc412197941 \h </w:instrText>
      </w:r>
      <w:r>
        <w:rPr>
          <w:noProof/>
        </w:rPr>
      </w:r>
      <w:r>
        <w:rPr>
          <w:noProof/>
        </w:rPr>
        <w:fldChar w:fldCharType="separate"/>
      </w:r>
      <w:r>
        <w:rPr>
          <w:noProof/>
        </w:rPr>
        <w:t>77</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6.3.6</w:t>
      </w:r>
      <w:r>
        <w:rPr>
          <w:rFonts w:asciiTheme="minorHAnsi" w:eastAsiaTheme="minorEastAsia" w:hAnsiTheme="minorHAnsi" w:cstheme="minorBidi"/>
          <w:noProof/>
          <w:sz w:val="22"/>
          <w:szCs w:val="22"/>
          <w:lang w:eastAsia="zh-CN"/>
        </w:rPr>
        <w:tab/>
      </w:r>
      <w:r w:rsidRPr="0094457F">
        <w:rPr>
          <w:noProof/>
          <w:lang w:val="en-US"/>
        </w:rPr>
        <w:t>Flow numerics</w:t>
      </w:r>
      <w:r>
        <w:rPr>
          <w:noProof/>
        </w:rPr>
        <w:tab/>
      </w:r>
      <w:r>
        <w:rPr>
          <w:noProof/>
        </w:rPr>
        <w:fldChar w:fldCharType="begin"/>
      </w:r>
      <w:r>
        <w:rPr>
          <w:noProof/>
        </w:rPr>
        <w:instrText xml:space="preserve"> PAGEREF _Toc412197942 \h </w:instrText>
      </w:r>
      <w:r>
        <w:rPr>
          <w:noProof/>
        </w:rPr>
      </w:r>
      <w:r>
        <w:rPr>
          <w:noProof/>
        </w:rPr>
        <w:fldChar w:fldCharType="separate"/>
      </w:r>
      <w:r>
        <w:rPr>
          <w:noProof/>
        </w:rPr>
        <w:t>78</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6.3.7</w:t>
      </w:r>
      <w:r>
        <w:rPr>
          <w:rFonts w:asciiTheme="minorHAnsi" w:eastAsiaTheme="minorEastAsia" w:hAnsiTheme="minorHAnsi" w:cstheme="minorBidi"/>
          <w:noProof/>
          <w:sz w:val="22"/>
          <w:szCs w:val="22"/>
          <w:lang w:eastAsia="zh-CN"/>
        </w:rPr>
        <w:tab/>
      </w:r>
      <w:r w:rsidRPr="0094457F">
        <w:rPr>
          <w:noProof/>
          <w:lang w:val="en-US"/>
        </w:rPr>
        <w:t>Sediment transport</w:t>
      </w:r>
      <w:r>
        <w:rPr>
          <w:noProof/>
        </w:rPr>
        <w:tab/>
      </w:r>
      <w:r>
        <w:rPr>
          <w:noProof/>
        </w:rPr>
        <w:fldChar w:fldCharType="begin"/>
      </w:r>
      <w:r>
        <w:rPr>
          <w:noProof/>
        </w:rPr>
        <w:instrText xml:space="preserve"> PAGEREF _Toc412197943 \h </w:instrText>
      </w:r>
      <w:r>
        <w:rPr>
          <w:noProof/>
        </w:rPr>
      </w:r>
      <w:r>
        <w:rPr>
          <w:noProof/>
        </w:rPr>
        <w:fldChar w:fldCharType="separate"/>
      </w:r>
      <w:r>
        <w:rPr>
          <w:noProof/>
        </w:rPr>
        <w:t>79</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6.3.8</w:t>
      </w:r>
      <w:r>
        <w:rPr>
          <w:rFonts w:asciiTheme="minorHAnsi" w:eastAsiaTheme="minorEastAsia" w:hAnsiTheme="minorHAnsi" w:cstheme="minorBidi"/>
          <w:noProof/>
          <w:sz w:val="22"/>
          <w:szCs w:val="22"/>
          <w:lang w:eastAsia="zh-CN"/>
        </w:rPr>
        <w:tab/>
      </w:r>
      <w:r w:rsidRPr="0094457F">
        <w:rPr>
          <w:noProof/>
          <w:lang w:val="en-US"/>
        </w:rPr>
        <w:t>Sediment transport numerics</w:t>
      </w:r>
      <w:r>
        <w:rPr>
          <w:noProof/>
        </w:rPr>
        <w:tab/>
      </w:r>
      <w:r>
        <w:rPr>
          <w:noProof/>
        </w:rPr>
        <w:fldChar w:fldCharType="begin"/>
      </w:r>
      <w:r>
        <w:rPr>
          <w:noProof/>
        </w:rPr>
        <w:instrText xml:space="preserve"> PAGEREF _Toc412197944 \h </w:instrText>
      </w:r>
      <w:r>
        <w:rPr>
          <w:noProof/>
        </w:rPr>
      </w:r>
      <w:r>
        <w:rPr>
          <w:noProof/>
        </w:rPr>
        <w:fldChar w:fldCharType="separate"/>
      </w:r>
      <w:r>
        <w:rPr>
          <w:noProof/>
        </w:rPr>
        <w:t>83</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6.3.9</w:t>
      </w:r>
      <w:r>
        <w:rPr>
          <w:rFonts w:asciiTheme="minorHAnsi" w:eastAsiaTheme="minorEastAsia" w:hAnsiTheme="minorHAnsi" w:cstheme="minorBidi"/>
          <w:noProof/>
          <w:sz w:val="22"/>
          <w:szCs w:val="22"/>
          <w:lang w:eastAsia="zh-CN"/>
        </w:rPr>
        <w:tab/>
      </w:r>
      <w:r w:rsidRPr="0094457F">
        <w:rPr>
          <w:noProof/>
          <w:lang w:val="en-US"/>
        </w:rPr>
        <w:t>Quasi-3D sediment transport</w:t>
      </w:r>
      <w:r>
        <w:rPr>
          <w:noProof/>
        </w:rPr>
        <w:tab/>
      </w:r>
      <w:r>
        <w:rPr>
          <w:noProof/>
        </w:rPr>
        <w:fldChar w:fldCharType="begin"/>
      </w:r>
      <w:r>
        <w:rPr>
          <w:noProof/>
        </w:rPr>
        <w:instrText xml:space="preserve"> PAGEREF _Toc412197945 \h </w:instrText>
      </w:r>
      <w:r>
        <w:rPr>
          <w:noProof/>
        </w:rPr>
      </w:r>
      <w:r>
        <w:rPr>
          <w:noProof/>
        </w:rPr>
        <w:fldChar w:fldCharType="separate"/>
      </w:r>
      <w:r>
        <w:rPr>
          <w:noProof/>
        </w:rPr>
        <w:t>83</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6.3.10</w:t>
      </w:r>
      <w:r>
        <w:rPr>
          <w:rFonts w:asciiTheme="minorHAnsi" w:eastAsiaTheme="minorEastAsia" w:hAnsiTheme="minorHAnsi" w:cstheme="minorBidi"/>
          <w:noProof/>
          <w:sz w:val="22"/>
          <w:szCs w:val="22"/>
          <w:lang w:eastAsia="zh-CN"/>
        </w:rPr>
        <w:tab/>
      </w:r>
      <w:r w:rsidRPr="0094457F">
        <w:rPr>
          <w:noProof/>
          <w:lang w:val="en-US"/>
        </w:rPr>
        <w:t>Morphology</w:t>
      </w:r>
      <w:r>
        <w:rPr>
          <w:noProof/>
        </w:rPr>
        <w:tab/>
      </w:r>
      <w:r>
        <w:rPr>
          <w:noProof/>
        </w:rPr>
        <w:fldChar w:fldCharType="begin"/>
      </w:r>
      <w:r>
        <w:rPr>
          <w:noProof/>
        </w:rPr>
        <w:instrText xml:space="preserve"> PAGEREF _Toc412197946 \h </w:instrText>
      </w:r>
      <w:r>
        <w:rPr>
          <w:noProof/>
        </w:rPr>
      </w:r>
      <w:r>
        <w:rPr>
          <w:noProof/>
        </w:rPr>
        <w:fldChar w:fldCharType="separate"/>
      </w:r>
      <w:r>
        <w:rPr>
          <w:noProof/>
        </w:rPr>
        <w:t>84</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6.3.11</w:t>
      </w:r>
      <w:r>
        <w:rPr>
          <w:rFonts w:asciiTheme="minorHAnsi" w:eastAsiaTheme="minorEastAsia" w:hAnsiTheme="minorHAnsi" w:cstheme="minorBidi"/>
          <w:noProof/>
          <w:sz w:val="22"/>
          <w:szCs w:val="22"/>
          <w:lang w:eastAsia="zh-CN"/>
        </w:rPr>
        <w:tab/>
      </w:r>
      <w:r w:rsidRPr="0094457F">
        <w:rPr>
          <w:noProof/>
          <w:lang w:val="en-US"/>
        </w:rPr>
        <w:t>Bed update</w:t>
      </w:r>
      <w:r>
        <w:rPr>
          <w:noProof/>
        </w:rPr>
        <w:tab/>
      </w:r>
      <w:r>
        <w:rPr>
          <w:noProof/>
        </w:rPr>
        <w:fldChar w:fldCharType="begin"/>
      </w:r>
      <w:r>
        <w:rPr>
          <w:noProof/>
        </w:rPr>
        <w:instrText xml:space="preserve"> PAGEREF _Toc412197947 \h </w:instrText>
      </w:r>
      <w:r>
        <w:rPr>
          <w:noProof/>
        </w:rPr>
      </w:r>
      <w:r>
        <w:rPr>
          <w:noProof/>
        </w:rPr>
        <w:fldChar w:fldCharType="separate"/>
      </w:r>
      <w:r>
        <w:rPr>
          <w:noProof/>
        </w:rPr>
        <w:t>85</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6.3.12</w:t>
      </w:r>
      <w:r>
        <w:rPr>
          <w:rFonts w:asciiTheme="minorHAnsi" w:eastAsiaTheme="minorEastAsia" w:hAnsiTheme="minorHAnsi" w:cstheme="minorBidi"/>
          <w:noProof/>
          <w:sz w:val="22"/>
          <w:szCs w:val="22"/>
          <w:lang w:eastAsia="zh-CN"/>
        </w:rPr>
        <w:tab/>
      </w:r>
      <w:r w:rsidRPr="0094457F">
        <w:rPr>
          <w:noProof/>
          <w:lang w:val="en-US"/>
        </w:rPr>
        <w:t>Groundwater flow</w:t>
      </w:r>
      <w:r>
        <w:rPr>
          <w:noProof/>
        </w:rPr>
        <w:tab/>
      </w:r>
      <w:r>
        <w:rPr>
          <w:noProof/>
        </w:rPr>
        <w:fldChar w:fldCharType="begin"/>
      </w:r>
      <w:r>
        <w:rPr>
          <w:noProof/>
        </w:rPr>
        <w:instrText xml:space="preserve"> PAGEREF _Toc412197948 \h </w:instrText>
      </w:r>
      <w:r>
        <w:rPr>
          <w:noProof/>
        </w:rPr>
      </w:r>
      <w:r>
        <w:rPr>
          <w:noProof/>
        </w:rPr>
        <w:fldChar w:fldCharType="separate"/>
      </w:r>
      <w:r>
        <w:rPr>
          <w:noProof/>
        </w:rPr>
        <w:t>86</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6.3.13</w:t>
      </w:r>
      <w:r>
        <w:rPr>
          <w:rFonts w:asciiTheme="minorHAnsi" w:eastAsiaTheme="minorEastAsia" w:hAnsiTheme="minorHAnsi" w:cstheme="minorBidi"/>
          <w:noProof/>
          <w:sz w:val="22"/>
          <w:szCs w:val="22"/>
          <w:lang w:eastAsia="zh-CN"/>
        </w:rPr>
        <w:tab/>
      </w:r>
      <w:r w:rsidRPr="0094457F">
        <w:rPr>
          <w:noProof/>
          <w:lang w:val="en-US"/>
        </w:rPr>
        <w:t>Non-hydrostatic correction</w:t>
      </w:r>
      <w:r>
        <w:rPr>
          <w:noProof/>
        </w:rPr>
        <w:tab/>
      </w:r>
      <w:r>
        <w:rPr>
          <w:noProof/>
        </w:rPr>
        <w:fldChar w:fldCharType="begin"/>
      </w:r>
      <w:r>
        <w:rPr>
          <w:noProof/>
        </w:rPr>
        <w:instrText xml:space="preserve"> PAGEREF _Toc412197949 \h </w:instrText>
      </w:r>
      <w:r>
        <w:rPr>
          <w:noProof/>
        </w:rPr>
      </w:r>
      <w:r>
        <w:rPr>
          <w:noProof/>
        </w:rPr>
        <w:fldChar w:fldCharType="separate"/>
      </w:r>
      <w:r>
        <w:rPr>
          <w:noProof/>
        </w:rPr>
        <w:t>87</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6.3.14</w:t>
      </w:r>
      <w:r>
        <w:rPr>
          <w:rFonts w:asciiTheme="minorHAnsi" w:eastAsiaTheme="minorEastAsia" w:hAnsiTheme="minorHAnsi" w:cstheme="minorBidi"/>
          <w:noProof/>
          <w:sz w:val="22"/>
          <w:szCs w:val="22"/>
          <w:lang w:eastAsia="zh-CN"/>
        </w:rPr>
        <w:tab/>
      </w:r>
      <w:r w:rsidRPr="0094457F">
        <w:rPr>
          <w:noProof/>
          <w:lang w:val="en-US"/>
        </w:rPr>
        <w:t>Physical constants</w:t>
      </w:r>
      <w:r>
        <w:rPr>
          <w:noProof/>
        </w:rPr>
        <w:tab/>
      </w:r>
      <w:r>
        <w:rPr>
          <w:noProof/>
        </w:rPr>
        <w:fldChar w:fldCharType="begin"/>
      </w:r>
      <w:r>
        <w:rPr>
          <w:noProof/>
        </w:rPr>
        <w:instrText xml:space="preserve"> PAGEREF _Toc412197950 \h </w:instrText>
      </w:r>
      <w:r>
        <w:rPr>
          <w:noProof/>
        </w:rPr>
      </w:r>
      <w:r>
        <w:rPr>
          <w:noProof/>
        </w:rPr>
        <w:fldChar w:fldCharType="separate"/>
      </w:r>
      <w:r>
        <w:rPr>
          <w:noProof/>
        </w:rPr>
        <w:t>89</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6.3.15</w:t>
      </w:r>
      <w:r>
        <w:rPr>
          <w:rFonts w:asciiTheme="minorHAnsi" w:eastAsiaTheme="minorEastAsia" w:hAnsiTheme="minorHAnsi" w:cstheme="minorBidi"/>
          <w:noProof/>
          <w:sz w:val="22"/>
          <w:szCs w:val="22"/>
          <w:lang w:eastAsia="zh-CN"/>
        </w:rPr>
        <w:tab/>
      </w:r>
      <w:r w:rsidRPr="0094457F">
        <w:rPr>
          <w:noProof/>
          <w:lang w:val="en-US"/>
        </w:rPr>
        <w:t>Coriolis force</w:t>
      </w:r>
      <w:r>
        <w:rPr>
          <w:noProof/>
        </w:rPr>
        <w:tab/>
      </w:r>
      <w:r>
        <w:rPr>
          <w:noProof/>
        </w:rPr>
        <w:fldChar w:fldCharType="begin"/>
      </w:r>
      <w:r>
        <w:rPr>
          <w:noProof/>
        </w:rPr>
        <w:instrText xml:space="preserve"> PAGEREF _Toc412197951 \h </w:instrText>
      </w:r>
      <w:r>
        <w:rPr>
          <w:noProof/>
        </w:rPr>
      </w:r>
      <w:r>
        <w:rPr>
          <w:noProof/>
        </w:rPr>
        <w:fldChar w:fldCharType="separate"/>
      </w:r>
      <w:r>
        <w:rPr>
          <w:noProof/>
        </w:rPr>
        <w:t>89</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6.3.16</w:t>
      </w:r>
      <w:r>
        <w:rPr>
          <w:rFonts w:asciiTheme="minorHAnsi" w:eastAsiaTheme="minorEastAsia" w:hAnsiTheme="minorHAnsi" w:cstheme="minorBidi"/>
          <w:noProof/>
          <w:sz w:val="22"/>
          <w:szCs w:val="22"/>
          <w:lang w:eastAsia="zh-CN"/>
        </w:rPr>
        <w:tab/>
      </w:r>
      <w:r w:rsidRPr="0094457F">
        <w:rPr>
          <w:noProof/>
          <w:lang w:val="en-US"/>
        </w:rPr>
        <w:t>MPI</w:t>
      </w:r>
      <w:r>
        <w:rPr>
          <w:noProof/>
        </w:rPr>
        <w:tab/>
      </w:r>
      <w:r>
        <w:rPr>
          <w:noProof/>
        </w:rPr>
        <w:fldChar w:fldCharType="begin"/>
      </w:r>
      <w:r>
        <w:rPr>
          <w:noProof/>
        </w:rPr>
        <w:instrText xml:space="preserve"> PAGEREF _Toc412197952 \h </w:instrText>
      </w:r>
      <w:r>
        <w:rPr>
          <w:noProof/>
        </w:rPr>
      </w:r>
      <w:r>
        <w:rPr>
          <w:noProof/>
        </w:rPr>
        <w:fldChar w:fldCharType="separate"/>
      </w:r>
      <w:r>
        <w:rPr>
          <w:noProof/>
        </w:rPr>
        <w:t>89</w:t>
      </w:r>
      <w:r>
        <w:rPr>
          <w:noProof/>
        </w:rPr>
        <w:fldChar w:fldCharType="end"/>
      </w:r>
    </w:p>
    <w:p w:rsidR="00DA67A9" w:rsidRDefault="00DA67A9">
      <w:pPr>
        <w:pStyle w:val="TOC3"/>
        <w:tabs>
          <w:tab w:val="left" w:pos="1760"/>
        </w:tabs>
        <w:rPr>
          <w:rFonts w:asciiTheme="minorHAnsi" w:eastAsiaTheme="minorEastAsia" w:hAnsiTheme="minorHAnsi" w:cstheme="minorBidi"/>
          <w:noProof/>
          <w:sz w:val="22"/>
          <w:szCs w:val="22"/>
          <w:lang w:eastAsia="zh-CN"/>
        </w:rPr>
      </w:pPr>
      <w:r w:rsidRPr="0094457F">
        <w:rPr>
          <w:noProof/>
          <w:lang w:val="en-US"/>
        </w:rPr>
        <w:t>6.3.17</w:t>
      </w:r>
      <w:r>
        <w:rPr>
          <w:rFonts w:asciiTheme="minorHAnsi" w:eastAsiaTheme="minorEastAsia" w:hAnsiTheme="minorHAnsi" w:cstheme="minorBidi"/>
          <w:noProof/>
          <w:sz w:val="22"/>
          <w:szCs w:val="22"/>
          <w:lang w:eastAsia="zh-CN"/>
        </w:rPr>
        <w:tab/>
      </w:r>
      <w:r w:rsidRPr="0094457F">
        <w:rPr>
          <w:noProof/>
          <w:lang w:val="en-US"/>
        </w:rPr>
        <w:t>Output projection</w:t>
      </w:r>
      <w:r>
        <w:rPr>
          <w:noProof/>
        </w:rPr>
        <w:tab/>
      </w:r>
      <w:r>
        <w:rPr>
          <w:noProof/>
        </w:rPr>
        <w:fldChar w:fldCharType="begin"/>
      </w:r>
      <w:r>
        <w:rPr>
          <w:noProof/>
        </w:rPr>
        <w:instrText xml:space="preserve"> PAGEREF _Toc412197953 \h </w:instrText>
      </w:r>
      <w:r>
        <w:rPr>
          <w:noProof/>
        </w:rPr>
      </w:r>
      <w:r>
        <w:rPr>
          <w:noProof/>
        </w:rPr>
        <w:fldChar w:fldCharType="separate"/>
      </w:r>
      <w:r>
        <w:rPr>
          <w:noProof/>
        </w:rPr>
        <w:t>90</w:t>
      </w:r>
      <w:r>
        <w:rPr>
          <w:noProof/>
        </w:rPr>
        <w:fldChar w:fldCharType="end"/>
      </w:r>
    </w:p>
    <w:p w:rsidR="00DA67A9" w:rsidRDefault="00DA67A9">
      <w:pPr>
        <w:pStyle w:val="TOC2"/>
        <w:rPr>
          <w:rFonts w:asciiTheme="minorHAnsi" w:eastAsiaTheme="minorEastAsia" w:hAnsiTheme="minorHAnsi" w:cstheme="minorBidi"/>
          <w:noProof/>
          <w:sz w:val="22"/>
          <w:szCs w:val="22"/>
          <w:lang w:eastAsia="zh-CN"/>
        </w:rPr>
      </w:pPr>
      <w:r w:rsidRPr="0094457F">
        <w:rPr>
          <w:noProof/>
          <w:lang w:val="en-US"/>
        </w:rPr>
        <w:t>6.4</w:t>
      </w:r>
      <w:r>
        <w:rPr>
          <w:rFonts w:asciiTheme="minorHAnsi" w:eastAsiaTheme="minorEastAsia" w:hAnsiTheme="minorHAnsi" w:cstheme="minorBidi"/>
          <w:noProof/>
          <w:sz w:val="22"/>
          <w:szCs w:val="22"/>
          <w:lang w:eastAsia="zh-CN"/>
        </w:rPr>
        <w:tab/>
      </w:r>
      <w:r w:rsidRPr="0094457F">
        <w:rPr>
          <w:noProof/>
          <w:lang w:val="en-US"/>
        </w:rPr>
        <w:t>Numerical implementation</w:t>
      </w:r>
      <w:r>
        <w:rPr>
          <w:noProof/>
        </w:rPr>
        <w:tab/>
      </w:r>
      <w:r>
        <w:rPr>
          <w:noProof/>
        </w:rPr>
        <w:fldChar w:fldCharType="begin"/>
      </w:r>
      <w:r>
        <w:rPr>
          <w:noProof/>
        </w:rPr>
        <w:instrText xml:space="preserve"> PAGEREF _Toc412197954 \h </w:instrText>
      </w:r>
      <w:r>
        <w:rPr>
          <w:noProof/>
        </w:rPr>
      </w:r>
      <w:r>
        <w:rPr>
          <w:noProof/>
        </w:rPr>
        <w:fldChar w:fldCharType="separate"/>
      </w:r>
      <w:r>
        <w:rPr>
          <w:noProof/>
        </w:rPr>
        <w:t>91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6.4.1</w:t>
      </w:r>
      <w:r>
        <w:rPr>
          <w:rFonts w:asciiTheme="minorHAnsi" w:eastAsiaTheme="minorEastAsia" w:hAnsiTheme="minorHAnsi" w:cstheme="minorBidi"/>
          <w:noProof/>
          <w:sz w:val="22"/>
          <w:szCs w:val="22"/>
          <w:lang w:eastAsia="zh-CN"/>
        </w:rPr>
        <w:tab/>
      </w:r>
      <w:r w:rsidRPr="0094457F">
        <w:rPr>
          <w:noProof/>
          <w:lang w:val="en-US"/>
        </w:rPr>
        <w:t>Grid types</w:t>
      </w:r>
      <w:r>
        <w:rPr>
          <w:noProof/>
        </w:rPr>
        <w:tab/>
      </w:r>
      <w:r>
        <w:rPr>
          <w:noProof/>
        </w:rPr>
        <w:fldChar w:fldCharType="begin"/>
      </w:r>
      <w:r>
        <w:rPr>
          <w:noProof/>
        </w:rPr>
        <w:instrText xml:space="preserve"> PAGEREF _Toc412197955 \h </w:instrText>
      </w:r>
      <w:r>
        <w:rPr>
          <w:noProof/>
        </w:rPr>
      </w:r>
      <w:r>
        <w:rPr>
          <w:noProof/>
        </w:rPr>
        <w:fldChar w:fldCharType="separate"/>
      </w:r>
      <w:r>
        <w:rPr>
          <w:noProof/>
        </w:rPr>
        <w:t>91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6.4.2</w:t>
      </w:r>
      <w:r>
        <w:rPr>
          <w:rFonts w:asciiTheme="minorHAnsi" w:eastAsiaTheme="minorEastAsia" w:hAnsiTheme="minorHAnsi" w:cstheme="minorBidi"/>
          <w:noProof/>
          <w:sz w:val="22"/>
          <w:szCs w:val="22"/>
          <w:lang w:eastAsia="zh-CN"/>
        </w:rPr>
        <w:tab/>
      </w:r>
      <w:r w:rsidRPr="0094457F">
        <w:rPr>
          <w:noProof/>
          <w:lang w:val="en-US"/>
        </w:rPr>
        <w:t>Grid set-up</w:t>
      </w:r>
      <w:r>
        <w:rPr>
          <w:noProof/>
        </w:rPr>
        <w:tab/>
      </w:r>
      <w:r>
        <w:rPr>
          <w:noProof/>
        </w:rPr>
        <w:fldChar w:fldCharType="begin"/>
      </w:r>
      <w:r>
        <w:rPr>
          <w:noProof/>
        </w:rPr>
        <w:instrText xml:space="preserve"> PAGEREF _Toc412197956 \h </w:instrText>
      </w:r>
      <w:r>
        <w:rPr>
          <w:noProof/>
        </w:rPr>
      </w:r>
      <w:r>
        <w:rPr>
          <w:noProof/>
        </w:rPr>
        <w:fldChar w:fldCharType="separate"/>
      </w:r>
      <w:r>
        <w:rPr>
          <w:noProof/>
        </w:rPr>
        <w:t>91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6.4.3</w:t>
      </w:r>
      <w:r>
        <w:rPr>
          <w:rFonts w:asciiTheme="minorHAnsi" w:eastAsiaTheme="minorEastAsia" w:hAnsiTheme="minorHAnsi" w:cstheme="minorBidi"/>
          <w:noProof/>
          <w:sz w:val="22"/>
          <w:szCs w:val="22"/>
          <w:lang w:eastAsia="zh-CN"/>
        </w:rPr>
        <w:tab/>
      </w:r>
      <w:r w:rsidRPr="0094457F">
        <w:rPr>
          <w:noProof/>
          <w:lang w:val="en-US"/>
        </w:rPr>
        <w:t>Shallow water equations</w:t>
      </w:r>
      <w:r>
        <w:rPr>
          <w:noProof/>
        </w:rPr>
        <w:tab/>
      </w:r>
      <w:r>
        <w:rPr>
          <w:noProof/>
        </w:rPr>
        <w:fldChar w:fldCharType="begin"/>
      </w:r>
      <w:r>
        <w:rPr>
          <w:noProof/>
        </w:rPr>
        <w:instrText xml:space="preserve"> PAGEREF _Toc412197957 \h </w:instrText>
      </w:r>
      <w:r>
        <w:rPr>
          <w:noProof/>
        </w:rPr>
      </w:r>
      <w:r>
        <w:rPr>
          <w:noProof/>
        </w:rPr>
        <w:fldChar w:fldCharType="separate"/>
      </w:r>
      <w:r>
        <w:rPr>
          <w:noProof/>
        </w:rPr>
        <w:t>91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6.4.4</w:t>
      </w:r>
      <w:r>
        <w:rPr>
          <w:rFonts w:asciiTheme="minorHAnsi" w:eastAsiaTheme="minorEastAsia" w:hAnsiTheme="minorHAnsi" w:cstheme="minorBidi"/>
          <w:noProof/>
          <w:sz w:val="22"/>
          <w:szCs w:val="22"/>
          <w:lang w:eastAsia="zh-CN"/>
        </w:rPr>
        <w:tab/>
      </w:r>
      <w:r w:rsidRPr="0094457F">
        <w:rPr>
          <w:noProof/>
          <w:lang w:val="en-US"/>
        </w:rPr>
        <w:t>Wave action balance</w:t>
      </w:r>
      <w:r>
        <w:rPr>
          <w:noProof/>
        </w:rPr>
        <w:tab/>
      </w:r>
      <w:r>
        <w:rPr>
          <w:noProof/>
        </w:rPr>
        <w:fldChar w:fldCharType="begin"/>
      </w:r>
      <w:r>
        <w:rPr>
          <w:noProof/>
        </w:rPr>
        <w:instrText xml:space="preserve"> PAGEREF _Toc412197958 \h </w:instrText>
      </w:r>
      <w:r>
        <w:rPr>
          <w:noProof/>
        </w:rPr>
      </w:r>
      <w:r>
        <w:rPr>
          <w:noProof/>
        </w:rPr>
        <w:fldChar w:fldCharType="separate"/>
      </w:r>
      <w:r>
        <w:rPr>
          <w:noProof/>
        </w:rPr>
        <w:t>94</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6.4.5</w:t>
      </w:r>
      <w:r>
        <w:rPr>
          <w:rFonts w:asciiTheme="minorHAnsi" w:eastAsiaTheme="minorEastAsia" w:hAnsiTheme="minorHAnsi" w:cstheme="minorBidi"/>
          <w:noProof/>
          <w:sz w:val="22"/>
          <w:szCs w:val="22"/>
          <w:lang w:eastAsia="zh-CN"/>
        </w:rPr>
        <w:tab/>
      </w:r>
      <w:r w:rsidRPr="0094457F">
        <w:rPr>
          <w:noProof/>
          <w:lang w:val="en-US"/>
        </w:rPr>
        <w:t>Shallow water equations</w:t>
      </w:r>
      <w:r>
        <w:rPr>
          <w:noProof/>
        </w:rPr>
        <w:tab/>
      </w:r>
      <w:r>
        <w:rPr>
          <w:noProof/>
        </w:rPr>
        <w:fldChar w:fldCharType="begin"/>
      </w:r>
      <w:r>
        <w:rPr>
          <w:noProof/>
        </w:rPr>
        <w:instrText xml:space="preserve"> PAGEREF _Toc412197959 \h </w:instrText>
      </w:r>
      <w:r>
        <w:rPr>
          <w:noProof/>
        </w:rPr>
      </w:r>
      <w:r>
        <w:rPr>
          <w:noProof/>
        </w:rPr>
        <w:fldChar w:fldCharType="separate"/>
      </w:r>
      <w:r>
        <w:rPr>
          <w:noProof/>
        </w:rPr>
        <w:t>95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6.4.6</w:t>
      </w:r>
      <w:r>
        <w:rPr>
          <w:rFonts w:asciiTheme="minorHAnsi" w:eastAsiaTheme="minorEastAsia" w:hAnsiTheme="minorHAnsi" w:cstheme="minorBidi"/>
          <w:noProof/>
          <w:sz w:val="22"/>
          <w:szCs w:val="22"/>
          <w:lang w:eastAsia="zh-CN"/>
        </w:rPr>
        <w:tab/>
      </w:r>
      <w:r w:rsidRPr="0094457F">
        <w:rPr>
          <w:noProof/>
          <w:lang w:val="en-US"/>
        </w:rPr>
        <w:t>Groundwater flow</w:t>
      </w:r>
      <w:r>
        <w:rPr>
          <w:noProof/>
        </w:rPr>
        <w:tab/>
      </w:r>
      <w:r>
        <w:rPr>
          <w:noProof/>
        </w:rPr>
        <w:fldChar w:fldCharType="begin"/>
      </w:r>
      <w:r>
        <w:rPr>
          <w:noProof/>
        </w:rPr>
        <w:instrText xml:space="preserve"> PAGEREF _Toc412197960 \h </w:instrText>
      </w:r>
      <w:r>
        <w:rPr>
          <w:noProof/>
        </w:rPr>
      </w:r>
      <w:r>
        <w:rPr>
          <w:noProof/>
        </w:rPr>
        <w:fldChar w:fldCharType="separate"/>
      </w:r>
      <w:r>
        <w:rPr>
          <w:noProof/>
        </w:rPr>
        <w:t>95</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6.4.7</w:t>
      </w:r>
      <w:r>
        <w:rPr>
          <w:rFonts w:asciiTheme="minorHAnsi" w:eastAsiaTheme="minorEastAsia" w:hAnsiTheme="minorHAnsi" w:cstheme="minorBidi"/>
          <w:noProof/>
          <w:sz w:val="22"/>
          <w:szCs w:val="22"/>
          <w:lang w:eastAsia="zh-CN"/>
        </w:rPr>
        <w:tab/>
      </w:r>
      <w:r w:rsidRPr="0094457F">
        <w:rPr>
          <w:noProof/>
          <w:lang w:val="en-US"/>
        </w:rPr>
        <w:t>Sediment transport</w:t>
      </w:r>
      <w:r>
        <w:rPr>
          <w:noProof/>
        </w:rPr>
        <w:tab/>
      </w:r>
      <w:r>
        <w:rPr>
          <w:noProof/>
        </w:rPr>
        <w:fldChar w:fldCharType="begin"/>
      </w:r>
      <w:r>
        <w:rPr>
          <w:noProof/>
        </w:rPr>
        <w:instrText xml:space="preserve"> PAGEREF _Toc412197961 \h </w:instrText>
      </w:r>
      <w:r>
        <w:rPr>
          <w:noProof/>
        </w:rPr>
      </w:r>
      <w:r>
        <w:rPr>
          <w:noProof/>
        </w:rPr>
        <w:fldChar w:fldCharType="separate"/>
      </w:r>
      <w:r>
        <w:rPr>
          <w:noProof/>
        </w:rPr>
        <w:t>100</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6.4.8</w:t>
      </w:r>
      <w:r>
        <w:rPr>
          <w:rFonts w:asciiTheme="minorHAnsi" w:eastAsiaTheme="minorEastAsia" w:hAnsiTheme="minorHAnsi" w:cstheme="minorBidi"/>
          <w:noProof/>
          <w:sz w:val="22"/>
          <w:szCs w:val="22"/>
          <w:lang w:eastAsia="zh-CN"/>
        </w:rPr>
        <w:tab/>
      </w:r>
      <w:r w:rsidRPr="0094457F">
        <w:rPr>
          <w:noProof/>
          <w:lang w:val="en-US"/>
        </w:rPr>
        <w:t>Bottom updating schemes</w:t>
      </w:r>
      <w:r>
        <w:rPr>
          <w:noProof/>
        </w:rPr>
        <w:tab/>
      </w:r>
      <w:r>
        <w:rPr>
          <w:noProof/>
        </w:rPr>
        <w:fldChar w:fldCharType="begin"/>
      </w:r>
      <w:r>
        <w:rPr>
          <w:noProof/>
        </w:rPr>
        <w:instrText xml:space="preserve"> PAGEREF _Toc412197962 \h </w:instrText>
      </w:r>
      <w:r>
        <w:rPr>
          <w:noProof/>
        </w:rPr>
      </w:r>
      <w:r>
        <w:rPr>
          <w:noProof/>
        </w:rPr>
        <w:fldChar w:fldCharType="separate"/>
      </w:r>
      <w:r>
        <w:rPr>
          <w:noProof/>
        </w:rPr>
        <w:t>101</w:t>
      </w:r>
      <w:r>
        <w:rPr>
          <w:noProof/>
        </w:rPr>
        <w:fldChar w:fldCharType="end"/>
      </w:r>
    </w:p>
    <w:p w:rsidR="00DA67A9" w:rsidRDefault="00DA67A9">
      <w:pPr>
        <w:pStyle w:val="TOC3"/>
        <w:tabs>
          <w:tab w:val="left" w:pos="1276"/>
        </w:tabs>
        <w:rPr>
          <w:rFonts w:asciiTheme="minorHAnsi" w:eastAsiaTheme="minorEastAsia" w:hAnsiTheme="minorHAnsi" w:cstheme="minorBidi"/>
          <w:noProof/>
          <w:sz w:val="22"/>
          <w:szCs w:val="22"/>
          <w:lang w:eastAsia="zh-CN"/>
        </w:rPr>
      </w:pPr>
      <w:r w:rsidRPr="0094457F">
        <w:rPr>
          <w:noProof/>
          <w:lang w:val="en-US"/>
        </w:rPr>
        <w:t>6.4.9</w:t>
      </w:r>
      <w:r>
        <w:rPr>
          <w:rFonts w:asciiTheme="minorHAnsi" w:eastAsiaTheme="minorEastAsia" w:hAnsiTheme="minorHAnsi" w:cstheme="minorBidi"/>
          <w:noProof/>
          <w:sz w:val="22"/>
          <w:szCs w:val="22"/>
          <w:lang w:eastAsia="zh-CN"/>
        </w:rPr>
        <w:tab/>
      </w:r>
      <w:r w:rsidRPr="0094457F">
        <w:rPr>
          <w:noProof/>
          <w:lang w:val="en-US"/>
        </w:rPr>
        <w:t>Non-hydrostatic</w:t>
      </w:r>
      <w:r>
        <w:rPr>
          <w:noProof/>
        </w:rPr>
        <w:tab/>
      </w:r>
      <w:r>
        <w:rPr>
          <w:noProof/>
        </w:rPr>
        <w:fldChar w:fldCharType="begin"/>
      </w:r>
      <w:r>
        <w:rPr>
          <w:noProof/>
        </w:rPr>
        <w:instrText xml:space="preserve"> PAGEREF _Toc412197963 \h </w:instrText>
      </w:r>
      <w:r>
        <w:rPr>
          <w:noProof/>
        </w:rPr>
      </w:r>
      <w:r>
        <w:rPr>
          <w:noProof/>
        </w:rPr>
        <w:fldChar w:fldCharType="separate"/>
      </w:r>
      <w:r>
        <w:rPr>
          <w:noProof/>
        </w:rPr>
        <w:t>102</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197860"/>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197861"/>
      <w:r w:rsidRPr="004D7B46">
        <w:rPr>
          <w:lang w:val="en-US"/>
        </w:rPr>
        <w:lastRenderedPageBreak/>
        <w:t>Processes and model formulation</w:t>
      </w:r>
      <w:bookmarkEnd w:id="40"/>
    </w:p>
    <w:p w:rsidR="008C2325" w:rsidRPr="004D7B46" w:rsidRDefault="008C2325" w:rsidP="004D7B46">
      <w:pPr>
        <w:pStyle w:val="Heading2"/>
        <w:jc w:val="both"/>
        <w:rPr>
          <w:lang w:val="en-US"/>
        </w:rPr>
      </w:pPr>
      <w:bookmarkStart w:id="41" w:name="_Toc412197862"/>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197863"/>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197864"/>
      <w:r w:rsidRPr="004D7B46">
        <w:rPr>
          <w:lang w:val="en-US"/>
        </w:rPr>
        <w:t>Stationary mode</w:t>
      </w:r>
      <w:bookmarkEnd w:id="43"/>
    </w:p>
    <w:p w:rsidR="008C2325" w:rsidRPr="004D7B46" w:rsidRDefault="008C2325" w:rsidP="004D7B46">
      <w:pPr>
        <w:pStyle w:val="Heading3"/>
        <w:jc w:val="both"/>
        <w:rPr>
          <w:lang w:val="en-US"/>
        </w:rPr>
      </w:pPr>
      <w:bookmarkStart w:id="44" w:name="_Toc412197865"/>
      <w:r w:rsidRPr="004D7B46">
        <w:rPr>
          <w:lang w:val="en-US"/>
        </w:rPr>
        <w:t>Non-stationary (surfbeat) mode</w:t>
      </w:r>
      <w:bookmarkEnd w:id="44"/>
    </w:p>
    <w:p w:rsidR="008C2325" w:rsidRPr="004D7B46" w:rsidRDefault="008C2325" w:rsidP="004D7B46">
      <w:pPr>
        <w:pStyle w:val="Heading3"/>
        <w:jc w:val="both"/>
        <w:rPr>
          <w:lang w:val="en-US"/>
        </w:rPr>
      </w:pPr>
      <w:bookmarkStart w:id="45" w:name="_Toc412197866"/>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197867"/>
      <w:r w:rsidRPr="004D7B46">
        <w:rPr>
          <w:lang w:val="en-US"/>
        </w:rPr>
        <w:lastRenderedPageBreak/>
        <w:t>Short wave propagation</w:t>
      </w:r>
      <w:bookmarkEnd w:id="46"/>
    </w:p>
    <w:p w:rsidR="008C2325" w:rsidRPr="004D7B46" w:rsidRDefault="008C2325" w:rsidP="004D7B46">
      <w:pPr>
        <w:pStyle w:val="Heading3"/>
        <w:jc w:val="both"/>
        <w:rPr>
          <w:lang w:val="en-US"/>
        </w:rPr>
      </w:pPr>
      <w:bookmarkStart w:id="47" w:name="_Toc412197868"/>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35.65pt" o:ole="">
            <v:imagedata r:id="rId23" o:title=""/>
          </v:shape>
          <o:OLEObject Type="Embed" ProgID="Equation.DSMT4" ShapeID="_x0000_i1025" DrawAspect="Content" ObjectID="_1485952985"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85pt;height:33.65pt" o:ole="">
            <v:imagedata r:id="rId25" o:title=""/>
          </v:shape>
          <o:OLEObject Type="Embed" ProgID="Equation.DSMT4" ShapeID="_x0000_i1026" DrawAspect="Content" ObjectID="_1485952986"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25pt;height:41.7pt" o:ole="">
            <v:imagedata r:id="rId27" o:title=""/>
          </v:shape>
          <o:OLEObject Type="Embed" ProgID="Equation.DSMT4" ShapeID="_x0000_i1027" DrawAspect="Content" ObjectID="_1485952987"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55pt;height:73.35pt" o:ole="">
            <v:imagedata r:id="rId29" o:title=""/>
          </v:shape>
          <o:OLEObject Type="Embed" ProgID="Equation.DSMT4" ShapeID="_x0000_i1028" DrawAspect="Content" ObjectID="_1485952988"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5</w:instrText>
      </w:r>
      <w:r w:rsidR="00DA67A9" w:rsidRPr="004D7B46">
        <w:rPr>
          <w:lang w:val="en-US"/>
        </w:rPr>
        <w:instrText>)</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6pt;height:67.3pt" o:ole="">
            <v:imagedata r:id="rId31" o:title=""/>
          </v:shape>
          <o:OLEObject Type="Embed" ProgID="Equation.DSMT4" ShapeID="_x0000_i1029" DrawAspect="Content" ObjectID="_1485952989"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6</w:instrText>
      </w:r>
      <w:r w:rsidR="00DA67A9" w:rsidRPr="004D7B46">
        <w:rPr>
          <w:lang w:val="en-US"/>
        </w:rPr>
        <w:instrText>)</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25pt;height:24.2pt" o:ole="">
            <v:imagedata r:id="rId33" o:title=""/>
          </v:shape>
          <o:OLEObject Type="Embed" ProgID="Equation.DSMT4" ShapeID="_x0000_i1030" DrawAspect="Content" ObjectID="_1485952990"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w:instrText>
      </w:r>
      <w:r w:rsidR="00DA67A9" w:rsidRPr="004D7B46">
        <w:rPr>
          <w:lang w:val="en-US"/>
        </w:rPr>
        <w:instrText>)</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2pt;height:20.2pt" o:ole="">
            <v:imagedata r:id="rId35" o:title=""/>
          </v:shape>
          <o:OLEObject Type="Embed" ProgID="Equation.DSMT4" ShapeID="_x0000_i1031" DrawAspect="Content" ObjectID="_1485952991"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197869"/>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3pt;height:113.7pt" o:ole="">
            <v:imagedata r:id="rId37" o:title=""/>
          </v:shape>
          <o:OLEObject Type="Embed" ProgID="Equation.DSMT4" ShapeID="_x0000_i1032" DrawAspect="Content" ObjectID="_1485952992"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9</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w:t>
      </w:r>
      <w:r w:rsidRPr="004D7B46">
        <w:rPr>
          <w:lang w:val="en-US"/>
        </w:rPr>
        <w:lastRenderedPageBreak/>
        <w:t xml:space="preserve">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3pt;height:118.45pt" o:ole="">
            <v:imagedata r:id="rId39" o:title=""/>
          </v:shape>
          <o:OLEObject Type="Embed" ProgID="Equation.DSMT4" ShapeID="_x0000_i1033" DrawAspect="Content" ObjectID="_1485952993"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9</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35pt;height:35.65pt" o:ole="">
            <v:imagedata r:id="rId41" o:title=""/>
          </v:shape>
          <o:OLEObject Type="Embed" ProgID="Equation.DSMT4" ShapeID="_x0000_i1034" DrawAspect="Content" ObjectID="_1485952994"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DA67A9" w:rsidRPr="00DA67A9">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8pt;height:38.35pt" o:ole="">
            <v:imagedata r:id="rId43" o:title=""/>
          </v:shape>
          <o:OLEObject Type="Embed" ProgID="Equation.DSMT4" ShapeID="_x0000_i1035" DrawAspect="Content" ObjectID="_1485952995"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12</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12</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4pt;height:73.35pt" o:ole="">
            <v:imagedata r:id="rId45" o:title=""/>
          </v:shape>
          <o:OLEObject Type="Embed" ProgID="Equation.DSMT4" ShapeID="_x0000_i1036" DrawAspect="Content" ObjectID="_1485952996"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13</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05pt;height:33.65pt" o:ole="">
            <v:imagedata r:id="rId47" o:title=""/>
          </v:shape>
          <o:OLEObject Type="Embed" ProgID="Equation.DSMT4" ShapeID="_x0000_i1037" DrawAspect="Content" ObjectID="_1485952997"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lastRenderedPageBreak/>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3pt;height:40.35pt" o:ole="">
            <v:imagedata r:id="rId49" o:title=""/>
          </v:shape>
          <o:OLEObject Type="Embed" ProgID="Equation.DSMT4" ShapeID="_x0000_i1038" DrawAspect="Content" ObjectID="_1485952998"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55pt;height:34.3pt" o:ole="">
            <v:imagedata r:id="rId52" o:title=""/>
          </v:shape>
          <o:OLEObject Type="Embed" ProgID="Equation.DSMT4" ShapeID="_x0000_i1039" DrawAspect="Content" ObjectID="_1485952999"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A67A9">
          <w:rPr>
            <w:noProof/>
          </w:rPr>
          <w:instrText>1</w:instrText>
        </w:r>
      </w:fldSimple>
      <w:r>
        <w:instrText>.</w:instrText>
      </w:r>
      <w:fldSimple w:instr=" SEQ MTEqn \c \* Arabic \* MERGEFORMAT ">
        <w:r w:rsidR="00DA67A9">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3.95pt;height:73.35pt" o:ole="">
            <v:imagedata r:id="rId54" o:title=""/>
          </v:shape>
          <o:OLEObject Type="Embed" ProgID="Equation.DSMT4" ShapeID="_x0000_i1040" DrawAspect="Content" ObjectID="_1485953000"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A67A9">
          <w:rPr>
            <w:noProof/>
          </w:rPr>
          <w:instrText>1</w:instrText>
        </w:r>
      </w:fldSimple>
      <w:r>
        <w:instrText>.</w:instrText>
      </w:r>
      <w:fldSimple w:instr=" SEQ MTEqn \c \* Arabic \* MERGEFORMAT ">
        <w:r w:rsidR="00DA67A9">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5pt;height:17.5pt" o:ole="">
            <v:imagedata r:id="rId56" o:title=""/>
          </v:shape>
          <o:OLEObject Type="Embed" ProgID="Equation.DSMT4" ShapeID="_x0000_i1041" DrawAspect="Content" ObjectID="_1485953001"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0"/>
      <w:r>
        <w:rPr>
          <w:b/>
        </w:rPr>
        <w:t xml:space="preserve">Damping of IG-waves and mean flow by vegetation </w:t>
      </w:r>
      <w:commentRangeEnd w:id="60"/>
      <w:r>
        <w:rPr>
          <w:rStyle w:val="CommentReference"/>
        </w:rPr>
        <w:commentReference w:id="60"/>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042" type="#_x0000_t75" style="width:118.45pt;height:30.95pt" o:ole="">
            <v:imagedata r:id="rId58" o:title=""/>
          </v:shape>
          <o:OLEObject Type="Embed" ProgID="Equation.DSMT4" ShapeID="_x0000_i1042" DrawAspect="Content" ObjectID="_1485953002"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A67A9">
          <w:rPr>
            <w:noProof/>
          </w:rPr>
          <w:instrText>1</w:instrText>
        </w:r>
      </w:fldSimple>
      <w:r>
        <w:instrText>.</w:instrText>
      </w:r>
      <w:fldSimple w:instr=" SEQ MTEqn \c \* Arabic \* MERGEFORMAT ">
        <w:r w:rsidR="00DA67A9">
          <w:rPr>
            <w:noProof/>
          </w:rPr>
          <w:instrText>17</w:instrText>
        </w:r>
      </w:fldSimple>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lastRenderedPageBreak/>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5pt;height:76.05pt" o:ole="">
            <v:imagedata r:id="rId60" o:title=""/>
          </v:shape>
          <o:OLEObject Type="Embed" ProgID="Equation.DSMT4" ShapeID="_x0000_i1043" DrawAspect="Content" ObjectID="_1485953003"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A67A9">
          <w:rPr>
            <w:noProof/>
          </w:rPr>
          <w:instrText>1</w:instrText>
        </w:r>
      </w:fldSimple>
      <w:r>
        <w:instrText>.</w:instrText>
      </w:r>
      <w:fldSimple w:instr=" SEQ MTEqn \c \* Arabic \* MERGEFORMAT ">
        <w:r w:rsidR="00DA67A9">
          <w:rPr>
            <w:noProof/>
          </w:rPr>
          <w:instrText>18</w:instrText>
        </w:r>
      </w:fldSimple>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5pt;height:17.5pt" o:ole="">
            <v:imagedata r:id="rId56" o:title=""/>
          </v:shape>
          <o:OLEObject Type="Embed" ProgID="Equation.DSMT4" ShapeID="_x0000_i1044" DrawAspect="Content" ObjectID="_1485953004"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bookmarkStart w:id="61" w:name="_Toc412197870"/>
      <w:r w:rsidRPr="004D7B46">
        <w:rPr>
          <w:lang w:val="en-US"/>
        </w:rPr>
        <w:t>Roller energy balance</w:t>
      </w:r>
      <w:bookmarkEnd w:id="61"/>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197871"/>
      <w:r w:rsidRPr="004D7B46">
        <w:rPr>
          <w:lang w:val="en-US"/>
        </w:rPr>
        <w:lastRenderedPageBreak/>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0.8pt;height:17.5pt" o:ole="">
            <v:imagedata r:id="rId63" o:title=""/>
          </v:shape>
          <o:OLEObject Type="Embed" ProgID="Equation.DSMT4" ShapeID="_x0000_i1045" DrawAspect="Content" ObjectID="_1485953005"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19</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19</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4.3pt;height:33.65pt" o:ole="">
            <v:imagedata r:id="rId65" o:title=""/>
          </v:shape>
          <o:OLEObject Type="Embed" ProgID="Equation.DSMT4" ShapeID="_x0000_i1046" DrawAspect="Content" ObjectID="_1485953006"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20</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3pt;height:113.05pt" o:ole="">
            <v:imagedata r:id="rId67" o:title=""/>
          </v:shape>
          <o:OLEObject Type="Embed" ProgID="Equation.DSMT4" ShapeID="_x0000_i1047" DrawAspect="Content" ObjectID="_1485953007"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21</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21</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197872"/>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2pt;height:41.7pt" o:ole="">
            <v:imagedata r:id="rId69" o:title=""/>
          </v:shape>
          <o:OLEObject Type="Embed" ProgID="Equation.DSMT4" ShapeID="_x0000_i1048" DrawAspect="Content" ObjectID="_1485953008"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22</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22</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197873"/>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65pt;height:26.25pt" o:ole="">
            <v:imagedata r:id="rId71" o:title=""/>
          </v:shape>
          <o:OLEObject Type="Embed" ProgID="Equation.DSMT4" ShapeID="_x0000_i1049" DrawAspect="Content" ObjectID="_1485953009"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23</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9" w:name="_Toc412197874"/>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25pt;height:30.95pt" o:ole="">
            <v:imagedata r:id="rId73" o:title=""/>
          </v:shape>
          <o:OLEObject Type="Embed" ProgID="Equation.DSMT4" ShapeID="_x0000_i1050" DrawAspect="Content" ObjectID="_1485953010"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24</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8pt;height:16.15pt" o:ole="">
            <v:imagedata r:id="rId75" o:title=""/>
          </v:shape>
          <o:OLEObject Type="Embed" ProgID="Equation.DSMT4" ShapeID="_x0000_i1051" DrawAspect="Content" ObjectID="_1485953011"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8pt;height:30.95pt" o:ole="">
            <v:imagedata r:id="rId77" o:title=""/>
          </v:shape>
          <o:OLEObject Type="Embed" ProgID="Equation.DSMT4" ShapeID="_x0000_i1052" DrawAspect="Content" ObjectID="_1485953012"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25</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lastRenderedPageBreak/>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05pt;height:38.35pt" o:ole="">
            <v:imagedata r:id="rId79" o:title=""/>
          </v:shape>
          <o:OLEObject Type="Embed" ProgID="Equation.DSMT4" ShapeID="_x0000_i1053" DrawAspect="Content" ObjectID="_1485953013"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26</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24</w:instrText>
      </w:r>
      <w:r w:rsidR="00DA67A9"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26</w:instrText>
      </w:r>
      <w:r w:rsidR="00DA67A9"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15pt;height:30.95pt" o:ole="">
            <v:imagedata r:id="rId81" o:title=""/>
          </v:shape>
          <o:OLEObject Type="Embed" ProgID="Equation.DSMT4" ShapeID="_x0000_i1054" DrawAspect="Content" ObjectID="_1485953014"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27</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27</w:instrText>
      </w:r>
      <w:r w:rsidR="00DA67A9"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27</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1pt;height:30.95pt" o:ole="">
            <v:imagedata r:id="rId83" o:title=""/>
          </v:shape>
          <o:OLEObject Type="Embed" ProgID="Equation.DSMT4" ShapeID="_x0000_i1055" DrawAspect="Content" ObjectID="_1485953015"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5.75pt;height:30.95pt" o:ole="">
            <v:imagedata r:id="rId85" o:title=""/>
          </v:shape>
          <o:OLEObject Type="Embed" ProgID="Equation.DSMT4" ShapeID="_x0000_i1056" DrawAspect="Content" ObjectID="_1485953016"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75pt;height:30.95pt" o:ole="">
            <v:imagedata r:id="rId87" o:title=""/>
          </v:shape>
          <o:OLEObject Type="Embed" ProgID="Equation.DSMT4" ShapeID="_x0000_i1057" DrawAspect="Content" ObjectID="_1485953017"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Default="008C2325" w:rsidP="004D7B46">
      <w:pPr>
        <w:pStyle w:val="Heading2"/>
        <w:jc w:val="both"/>
        <w:rPr>
          <w:lang w:val="en-US"/>
        </w:rPr>
      </w:pPr>
      <w:bookmarkStart w:id="73" w:name="_Toc412197875"/>
      <w:r w:rsidRPr="004D7B46">
        <w:rPr>
          <w:lang w:val="en-US"/>
        </w:rPr>
        <w:t xml:space="preserve">Groundwater </w:t>
      </w:r>
      <w:r w:rsidR="00927335" w:rsidRPr="004D7B46">
        <w:rPr>
          <w:lang w:val="en-US"/>
        </w:rPr>
        <w:t>flow</w:t>
      </w:r>
      <w:bookmarkEnd w:id="73"/>
    </w:p>
    <w:p w:rsidR="0032408E" w:rsidRPr="0032408E" w:rsidRDefault="0032408E" w:rsidP="0032408E">
      <w:pPr>
        <w:rPr>
          <w:lang w:val="en-US"/>
        </w:rPr>
      </w:pPr>
      <w:r w:rsidRPr="004D7B46">
        <w:rPr>
          <w:lang w:val="en-US"/>
        </w:rPr>
        <w:t xml:space="preserve">The groundwater module </w:t>
      </w:r>
      <w:r w:rsidR="000133A1">
        <w:rPr>
          <w:lang w:val="en-US"/>
        </w:rPr>
        <w:t xml:space="preserve">(keyword: </w:t>
      </w:r>
      <w:r w:rsidR="000133A1">
        <w:rPr>
          <w:i/>
          <w:lang w:val="en-US"/>
        </w:rPr>
        <w:t xml:space="preserve">gwflow = </w:t>
      </w:r>
      <w:r w:rsidR="000133A1" w:rsidRPr="000133A1">
        <w:rPr>
          <w:lang w:val="en-US"/>
        </w:rPr>
        <w:t>1</w:t>
      </w:r>
      <w:r w:rsidR="000133A1">
        <w:rPr>
          <w:lang w:val="en-US"/>
        </w:rPr>
        <w:t xml:space="preserve">) </w:t>
      </w:r>
      <w:r w:rsidRPr="000133A1">
        <w:rPr>
          <w:lang w:val="en-US"/>
        </w:rPr>
        <w:t>in</w:t>
      </w:r>
      <w:r w:rsidRPr="004D7B46">
        <w:rPr>
          <w:lang w:val="en-US"/>
        </w:rPr>
        <w:t xml:space="preserve"> XBeach utilizes the principle of Darcy flow </w:t>
      </w:r>
      <w:r>
        <w:rPr>
          <w:lang w:val="en-US"/>
        </w:rPr>
        <w:t xml:space="preserve">for </w:t>
      </w:r>
      <w:r w:rsidRPr="004D7B46">
        <w:rPr>
          <w:lang w:val="en-US"/>
        </w:rPr>
        <w:t>laminar flow conditions</w:t>
      </w:r>
      <w:r>
        <w:rPr>
          <w:lang w:val="en-US"/>
        </w:rPr>
        <w:t xml:space="preserve"> and a parameterization of the Forchheimer equations for turbulent groundwater flow</w:t>
      </w:r>
      <w:r w:rsidRPr="004D7B46">
        <w:rPr>
          <w:lang w:val="en-US"/>
        </w:rPr>
        <w:t>. The module includes a vertical interaction flow between the surface water and groundwater. This flow is assumed to be a magnitude smaller than the horizontal flow and is not incorporated in the momentum balance.</w:t>
      </w:r>
    </w:p>
    <w:p w:rsidR="00497EEA" w:rsidRDefault="00497EEA" w:rsidP="0032408E">
      <w:pPr>
        <w:pStyle w:val="Heading3"/>
        <w:rPr>
          <w:lang w:val="en-US"/>
        </w:rPr>
      </w:pPr>
      <w:bookmarkStart w:id="74" w:name="_Toc412197876"/>
      <w:r>
        <w:rPr>
          <w:lang w:val="en-US"/>
        </w:rPr>
        <w:t>Continuity</w:t>
      </w:r>
      <w:bookmarkEnd w:id="74"/>
    </w:p>
    <w:p w:rsidR="00497EEA" w:rsidRDefault="005A5BF6" w:rsidP="005A5BF6">
      <w:pPr>
        <w:rPr>
          <w:lang w:val="en-US"/>
        </w:rPr>
      </w:pPr>
      <w:r w:rsidRPr="005A5BF6">
        <w:rPr>
          <w:lang w:val="en-US"/>
        </w:rPr>
        <w:t>In order to solve mass continuity in the groundwater model, the groundwater is assumed to be incompressible. Continuity is achieved by imposing a non-divergent</w:t>
      </w:r>
      <w:r>
        <w:rPr>
          <w:lang w:val="en-US"/>
        </w:rPr>
        <w:t xml:space="preserve"> </w:t>
      </w:r>
      <w:r w:rsidRPr="005A5BF6">
        <w:rPr>
          <w:lang w:val="en-US"/>
        </w:rPr>
        <w:t>flow field:</w:t>
      </w:r>
    </w:p>
    <w:p w:rsidR="005A5BF6" w:rsidRDefault="005A5BF6" w:rsidP="005A5BF6">
      <w:pPr>
        <w:rPr>
          <w:lang w:val="en-US"/>
        </w:rPr>
      </w:pPr>
    </w:p>
    <w:p w:rsidR="005A5BF6" w:rsidRPr="004D7B46" w:rsidRDefault="005A5BF6" w:rsidP="005A5BF6">
      <w:pPr>
        <w:pStyle w:val="MTDisplayEquation"/>
        <w:rPr>
          <w:lang w:val="en-US"/>
        </w:rPr>
      </w:pPr>
      <w:r w:rsidRPr="004D7B46">
        <w:rPr>
          <w:lang w:val="en-US"/>
        </w:rPr>
        <w:tab/>
      </w:r>
      <w:r w:rsidRPr="005A5BF6">
        <w:rPr>
          <w:position w:val="-6"/>
          <w:lang w:val="en-US"/>
        </w:rPr>
        <w:object w:dxaOrig="800" w:dyaOrig="279">
          <v:shape id="_x0000_i1223" type="#_x0000_t75" style="width:40.35pt;height:14.15pt" o:ole="">
            <v:imagedata r:id="rId89" o:title=""/>
          </v:shape>
          <o:OLEObject Type="Embed" ProgID="Equation.DSMT4" ShapeID="_x0000_i1223" DrawAspect="Content" ObjectID="_1485953018"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5" w:name="ZEqnNum11325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29</w:instrText>
      </w:r>
      <w:r w:rsidRPr="004D7B46">
        <w:rPr>
          <w:noProof/>
          <w:lang w:val="en-US"/>
        </w:rPr>
        <w:fldChar w:fldCharType="end"/>
      </w:r>
      <w:r w:rsidRPr="004D7B46">
        <w:rPr>
          <w:lang w:val="en-US"/>
        </w:rPr>
        <w:instrText>)</w:instrText>
      </w:r>
      <w:bookmarkEnd w:id="75"/>
      <w:r w:rsidRPr="004D7B46">
        <w:rPr>
          <w:lang w:val="en-US"/>
        </w:rPr>
        <w:fldChar w:fldCharType="end"/>
      </w:r>
    </w:p>
    <w:p w:rsidR="005A5BF6" w:rsidRDefault="005A5BF6" w:rsidP="005A5BF6">
      <w:pPr>
        <w:rPr>
          <w:lang w:val="en-US"/>
        </w:rPr>
      </w:pPr>
    </w:p>
    <w:p w:rsidR="005A5BF6" w:rsidRDefault="005A5BF6" w:rsidP="005A5BF6">
      <w:pPr>
        <w:rPr>
          <w:lang w:val="en-US"/>
        </w:rPr>
      </w:pPr>
      <w:proofErr w:type="gramStart"/>
      <w:r w:rsidRPr="005A5BF6">
        <w:rPr>
          <w:lang w:val="en-US"/>
        </w:rPr>
        <w:lastRenderedPageBreak/>
        <w:t>where</w:t>
      </w:r>
      <w:proofErr w:type="gramEnd"/>
      <w:r w:rsidRPr="005A5BF6">
        <w:rPr>
          <w:lang w:val="en-US"/>
        </w:rPr>
        <w:t xml:space="preserve"> </w:t>
      </w:r>
      <w:r w:rsidRPr="005A5BF6">
        <w:rPr>
          <w:i/>
          <w:lang w:val="en-US"/>
        </w:rPr>
        <w:t>U</w:t>
      </w:r>
      <w:r w:rsidRPr="005A5BF6">
        <w:rPr>
          <w:lang w:val="en-US"/>
        </w:rPr>
        <w:t xml:space="preserve"> is the total specific discharge velocity vector, with components in the horizontal (</w:t>
      </w:r>
      <w:r w:rsidRPr="005A5BF6">
        <w:rPr>
          <w:i/>
          <w:lang w:val="en-US"/>
        </w:rPr>
        <w:t>u</w:t>
      </w:r>
      <w:r w:rsidR="00760FCE" w:rsidRPr="00760FCE">
        <w:rPr>
          <w:i/>
          <w:vertAlign w:val="subscript"/>
          <w:lang w:val="en-US"/>
        </w:rPr>
        <w:t>gw</w:t>
      </w:r>
      <w:r w:rsidRPr="005A5BF6">
        <w:rPr>
          <w:lang w:val="en-US"/>
        </w:rPr>
        <w:t>,</w:t>
      </w:r>
      <w:r w:rsidRPr="005A5BF6">
        <w:rPr>
          <w:i/>
          <w:lang w:val="en-US"/>
        </w:rPr>
        <w:t>v</w:t>
      </w:r>
      <w:r w:rsidR="00760FCE" w:rsidRPr="00760FCE">
        <w:rPr>
          <w:i/>
          <w:vertAlign w:val="subscript"/>
          <w:lang w:val="en-US"/>
        </w:rPr>
        <w:t>gw</w:t>
      </w:r>
      <w:r w:rsidRPr="005A5BF6">
        <w:rPr>
          <w:lang w:val="en-US"/>
        </w:rPr>
        <w:t>) and vertical (</w:t>
      </w:r>
      <w:r w:rsidRPr="005A5BF6">
        <w:rPr>
          <w:i/>
          <w:lang w:val="en-US"/>
        </w:rPr>
        <w:t>w</w:t>
      </w:r>
      <w:r w:rsidR="00760FCE" w:rsidRPr="00760FCE">
        <w:rPr>
          <w:i/>
          <w:vertAlign w:val="subscript"/>
          <w:lang w:val="en-US"/>
        </w:rPr>
        <w:t>gw</w:t>
      </w:r>
      <w:r w:rsidRPr="005A5BF6">
        <w:rPr>
          <w:lang w:val="en-US"/>
        </w:rPr>
        <w:t>) direction:</w:t>
      </w:r>
    </w:p>
    <w:p w:rsidR="005A5BF6" w:rsidRDefault="005A5BF6" w:rsidP="005A5BF6">
      <w:pPr>
        <w:rPr>
          <w:lang w:val="en-US"/>
        </w:rPr>
      </w:pPr>
    </w:p>
    <w:p w:rsidR="00D464E8" w:rsidRPr="004D7B46" w:rsidRDefault="00D464E8" w:rsidP="00D464E8">
      <w:pPr>
        <w:pStyle w:val="MTDisplayEquation"/>
        <w:rPr>
          <w:lang w:val="en-US"/>
        </w:rPr>
      </w:pPr>
      <w:r w:rsidRPr="004D7B46">
        <w:rPr>
          <w:lang w:val="en-US"/>
        </w:rPr>
        <w:tab/>
      </w:r>
      <w:r w:rsidR="00887B75" w:rsidRPr="00887B75">
        <w:rPr>
          <w:position w:val="-50"/>
          <w:lang w:val="en-US"/>
        </w:rPr>
        <w:object w:dxaOrig="880" w:dyaOrig="1120">
          <v:shape id="_x0000_i1226" type="#_x0000_t75" style="width:44.4pt;height:55.2pt" o:ole="">
            <v:imagedata r:id="rId91" o:title=""/>
          </v:shape>
          <o:OLEObject Type="Embed" ProgID="Equation.DSMT4" ShapeID="_x0000_i1226" DrawAspect="Content" ObjectID="_1485953019"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30</w:instrText>
      </w:r>
      <w:r w:rsidRPr="004D7B46">
        <w:rPr>
          <w:noProof/>
          <w:lang w:val="en-US"/>
        </w:rPr>
        <w:fldChar w:fldCharType="end"/>
      </w:r>
      <w:r w:rsidRPr="004D7B46">
        <w:rPr>
          <w:lang w:val="en-US"/>
        </w:rPr>
        <w:instrText>)</w:instrText>
      </w:r>
      <w:r w:rsidRPr="004D7B46">
        <w:rPr>
          <w:lang w:val="en-US"/>
        </w:rPr>
        <w:fldChar w:fldCharType="end"/>
      </w:r>
    </w:p>
    <w:p w:rsidR="005A5BF6" w:rsidRDefault="005A5BF6" w:rsidP="005A5BF6">
      <w:pPr>
        <w:rPr>
          <w:lang w:val="en-US"/>
        </w:rPr>
      </w:pPr>
    </w:p>
    <w:p w:rsidR="0032408E" w:rsidRPr="004D7B46" w:rsidRDefault="0032408E" w:rsidP="0032408E">
      <w:pPr>
        <w:pStyle w:val="Heading3"/>
        <w:rPr>
          <w:lang w:val="en-US"/>
        </w:rPr>
      </w:pPr>
      <w:bookmarkStart w:id="76" w:name="_Toc412197877"/>
      <w:r w:rsidRPr="004D7B46">
        <w:rPr>
          <w:lang w:val="en-US"/>
        </w:rPr>
        <w:t>Equation of motions</w:t>
      </w:r>
      <w:bookmarkEnd w:id="76"/>
    </w:p>
    <w:p w:rsidR="00517EF9" w:rsidRDefault="0032408E" w:rsidP="0032408E">
      <w:pPr>
        <w:rPr>
          <w:lang w:val="en-US"/>
        </w:rPr>
      </w:pPr>
      <w:r w:rsidRPr="004D7B46">
        <w:rPr>
          <w:lang w:val="en-US"/>
        </w:rPr>
        <w:t>Laminar flow of an incompressible fluid through a homogeneous medium can be described using the</w:t>
      </w:r>
      <w:r w:rsidR="00517EF9">
        <w:rPr>
          <w:lang w:val="en-US"/>
        </w:rPr>
        <w:t xml:space="preserve"> well-known Law of Darcy (1856)</w:t>
      </w:r>
      <w:r w:rsidR="000133A1">
        <w:rPr>
          <w:lang w:val="en-US"/>
        </w:rPr>
        <w:t>, valid for laminar flow conditions</w:t>
      </w:r>
      <w:r w:rsidR="00FB6A52">
        <w:rPr>
          <w:lang w:val="en-US"/>
        </w:rPr>
        <w:t xml:space="preserve"> (keyword: </w:t>
      </w:r>
      <w:r w:rsidR="00FB6A52">
        <w:rPr>
          <w:i/>
          <w:lang w:val="en-US"/>
        </w:rPr>
        <w:t>gwscheme</w:t>
      </w:r>
      <w:r w:rsidR="00FB6A52" w:rsidRPr="00F9045A">
        <w:rPr>
          <w:i/>
          <w:lang w:val="en-US"/>
        </w:rPr>
        <w:t xml:space="preserve"> = </w:t>
      </w:r>
      <w:r w:rsidR="00FB6A52">
        <w:rPr>
          <w:i/>
          <w:lang w:val="en-US"/>
        </w:rPr>
        <w:t>laminar</w:t>
      </w:r>
      <w:r w:rsidR="00FB6A52" w:rsidRPr="00FB6A52">
        <w:rPr>
          <w:lang w:val="en-US"/>
        </w:rPr>
        <w:t>)</w:t>
      </w:r>
    </w:p>
    <w:p w:rsidR="00517EF9" w:rsidRDefault="00517EF9" w:rsidP="0032408E">
      <w:pPr>
        <w:rPr>
          <w:lang w:val="en-US"/>
        </w:rPr>
      </w:pPr>
    </w:p>
    <w:p w:rsidR="00517EF9" w:rsidRPr="004D7B46" w:rsidRDefault="00517EF9" w:rsidP="00517EF9">
      <w:pPr>
        <w:pStyle w:val="MTDisplayEquation"/>
        <w:rPr>
          <w:lang w:val="en-US"/>
        </w:rPr>
      </w:pPr>
      <w:r w:rsidRPr="004D7B46">
        <w:rPr>
          <w:lang w:val="en-US"/>
        </w:rPr>
        <w:tab/>
      </w:r>
      <w:r w:rsidR="00265025" w:rsidRPr="00265025">
        <w:rPr>
          <w:position w:val="-94"/>
          <w:lang w:val="en-US"/>
        </w:rPr>
        <w:object w:dxaOrig="1380" w:dyaOrig="1980">
          <v:shape id="_x0000_i2006" type="#_x0000_t75" style="width:69.3pt;height:98.25pt" o:ole="">
            <v:imagedata r:id="rId93" o:title=""/>
          </v:shape>
          <o:OLEObject Type="Embed" ProgID="Equation.DSMT4" ShapeID="_x0000_i2006" DrawAspect="Content" ObjectID="_1485953020"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95335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31</w:instrText>
      </w:r>
      <w:r w:rsidRPr="004D7B46">
        <w:rPr>
          <w:noProof/>
          <w:lang w:val="en-US"/>
        </w:rPr>
        <w:fldChar w:fldCharType="end"/>
      </w:r>
      <w:r w:rsidRPr="004D7B46">
        <w:rPr>
          <w:lang w:val="en-US"/>
        </w:rPr>
        <w:instrText>)</w:instrText>
      </w:r>
      <w:bookmarkEnd w:id="77"/>
      <w:r w:rsidRPr="004D7B46">
        <w:rPr>
          <w:lang w:val="en-US"/>
        </w:rPr>
        <w:fldChar w:fldCharType="end"/>
      </w:r>
    </w:p>
    <w:p w:rsidR="00517EF9" w:rsidRDefault="00517EF9" w:rsidP="0032408E">
      <w:pPr>
        <w:rPr>
          <w:lang w:val="en-US"/>
        </w:rPr>
      </w:pPr>
    </w:p>
    <w:p w:rsidR="00485CC2" w:rsidRDefault="000133A1" w:rsidP="0032408E">
      <w:pPr>
        <w:rPr>
          <w:lang w:val="en-US"/>
        </w:rPr>
      </w:pPr>
      <w:proofErr w:type="gramStart"/>
      <w:r>
        <w:rPr>
          <w:lang w:val="en-US"/>
        </w:rPr>
        <w:t>i</w:t>
      </w:r>
      <w:r w:rsidR="0032408E" w:rsidRPr="004D7B46">
        <w:rPr>
          <w:lang w:val="en-US"/>
        </w:rPr>
        <w:t>n</w:t>
      </w:r>
      <w:proofErr w:type="gramEnd"/>
      <w:r w:rsidR="0032408E" w:rsidRPr="004D7B46">
        <w:rPr>
          <w:lang w:val="en-US"/>
        </w:rPr>
        <w:t xml:space="preserve"> which </w:t>
      </w:r>
      <w:r w:rsidR="0032408E" w:rsidRPr="004D7B46">
        <w:rPr>
          <w:i/>
          <w:lang w:val="en-US"/>
        </w:rPr>
        <w:t>K</w:t>
      </w:r>
      <w:r w:rsidR="0032408E" w:rsidRPr="004D7B46">
        <w:rPr>
          <w:lang w:val="en-US"/>
        </w:rPr>
        <w:t xml:space="preserve"> is the hydraulic conductivity </w:t>
      </w:r>
      <w:r w:rsidR="0032408E" w:rsidRPr="00F1095D">
        <w:rPr>
          <w:lang w:val="en-US"/>
        </w:rPr>
        <w:t>of</w:t>
      </w:r>
      <w:r w:rsidR="0032408E" w:rsidRPr="004D7B46">
        <w:rPr>
          <w:lang w:val="en-US"/>
        </w:rPr>
        <w:t xml:space="preserve"> the medium </w:t>
      </w:r>
      <w:r w:rsidR="00F1095D">
        <w:rPr>
          <w:lang w:val="en-US"/>
        </w:rPr>
        <w:t xml:space="preserve">(keyword: </w:t>
      </w:r>
      <w:r w:rsidR="00F1095D">
        <w:rPr>
          <w:i/>
          <w:lang w:val="en-US"/>
        </w:rPr>
        <w:t xml:space="preserve">kx, ky, </w:t>
      </w:r>
      <w:r w:rsidR="00F1095D" w:rsidRPr="00F1095D">
        <w:rPr>
          <w:i/>
          <w:lang w:val="en-US"/>
        </w:rPr>
        <w:t>kz</w:t>
      </w:r>
      <w:r w:rsidR="00F1095D">
        <w:rPr>
          <w:lang w:val="en-US"/>
        </w:rPr>
        <w:t xml:space="preserve">, for each horizontal and vertical direction) </w:t>
      </w:r>
      <w:r w:rsidR="0032408E" w:rsidRPr="004D7B46">
        <w:rPr>
          <w:lang w:val="en-US"/>
        </w:rPr>
        <w:t xml:space="preserve">and </w:t>
      </w:r>
      <w:r w:rsidR="0032408E" w:rsidRPr="004D7B46">
        <w:rPr>
          <w:i/>
          <w:lang w:val="en-US"/>
        </w:rPr>
        <w:t>H</w:t>
      </w:r>
      <w:r w:rsidR="0032408E" w:rsidRPr="004D7B46">
        <w:rPr>
          <w:lang w:val="en-US"/>
        </w:rPr>
        <w:t xml:space="preserve"> is the hydraulic head. </w:t>
      </w:r>
      <w:r w:rsidR="00265025">
        <w:rPr>
          <w:lang w:val="en-US"/>
        </w:rPr>
        <w:t xml:space="preserve">Similar expressions exist </w:t>
      </w:r>
    </w:p>
    <w:p w:rsidR="00485CC2" w:rsidRDefault="00485CC2" w:rsidP="0032408E">
      <w:pPr>
        <w:rPr>
          <w:lang w:val="en-US"/>
        </w:rPr>
      </w:pPr>
    </w:p>
    <w:p w:rsidR="0032408E" w:rsidRPr="004D7B46" w:rsidRDefault="00485CC2" w:rsidP="0032408E">
      <w:pPr>
        <w:rPr>
          <w:lang w:val="en-US"/>
        </w:rPr>
      </w:pPr>
      <w:r>
        <w:rPr>
          <w:lang w:val="en-US"/>
        </w:rPr>
        <w:t>I</w:t>
      </w:r>
      <w:r w:rsidR="0032408E" w:rsidRPr="004D7B46">
        <w:rPr>
          <w:lang w:val="en-US"/>
        </w:rPr>
        <w:t xml:space="preserve">n situations in which flow is not laminar, turbulent and inertial terms may become important. In these cases </w:t>
      </w:r>
      <w:r>
        <w:rPr>
          <w:lang w:val="en-US"/>
        </w:rPr>
        <w:t xml:space="preserve">the user can specify </w:t>
      </w:r>
      <w:r w:rsidR="0032408E" w:rsidRPr="004D7B46">
        <w:rPr>
          <w:lang w:val="en-US"/>
        </w:rPr>
        <w:t>XBeach</w:t>
      </w:r>
      <w:r w:rsidR="003770CB">
        <w:rPr>
          <w:lang w:val="en-US"/>
        </w:rPr>
        <w:t xml:space="preserve"> </w:t>
      </w:r>
      <w:r>
        <w:rPr>
          <w:lang w:val="en-US"/>
        </w:rPr>
        <w:t xml:space="preserve">to use </w:t>
      </w:r>
      <w:r w:rsidR="0032408E" w:rsidRPr="004D7B46">
        <w:rPr>
          <w:lang w:val="en-US"/>
        </w:rPr>
        <w:t xml:space="preserve">a method </w:t>
      </w:r>
      <w:r>
        <w:rPr>
          <w:lang w:val="en-US"/>
        </w:rPr>
        <w:t xml:space="preserve">(keyword: </w:t>
      </w:r>
      <w:r w:rsidR="00F9045A">
        <w:rPr>
          <w:i/>
          <w:lang w:val="en-US"/>
        </w:rPr>
        <w:t>gwscheme</w:t>
      </w:r>
      <w:r w:rsidR="00F9045A" w:rsidRPr="00F9045A">
        <w:rPr>
          <w:i/>
          <w:lang w:val="en-US"/>
        </w:rPr>
        <w:t xml:space="preserve"> = turbulent</w:t>
      </w:r>
      <w:r w:rsidR="00F9045A">
        <w:rPr>
          <w:lang w:val="en-US"/>
        </w:rPr>
        <w:t xml:space="preserve">) that is </w:t>
      </w:r>
      <w:r w:rsidR="0032408E" w:rsidRPr="00F9045A">
        <w:rPr>
          <w:lang w:val="en-US"/>
        </w:rPr>
        <w:t>comparable</w:t>
      </w:r>
      <w:r w:rsidR="0032408E" w:rsidRPr="004D7B46">
        <w:rPr>
          <w:lang w:val="en-US"/>
        </w:rPr>
        <w:t xml:space="preserve"> with the USGS MODFLOW-2005 groundwater model (Harbaugh 2005), in which the turbulent hydraulic conductivity is estimated based on the laminar hydraulic conductivity (</w:t>
      </w:r>
      <w:r w:rsidR="0032408E" w:rsidRPr="004D7B46">
        <w:rPr>
          <w:i/>
          <w:lang w:val="en-US"/>
        </w:rPr>
        <w:t>K</w:t>
      </w:r>
      <w:r w:rsidR="0032408E" w:rsidRPr="004D7B46">
        <w:rPr>
          <w:i/>
          <w:vertAlign w:val="subscript"/>
          <w:lang w:val="en-US"/>
        </w:rPr>
        <w:t>lam</w:t>
      </w:r>
      <w:r w:rsidR="0032408E" w:rsidRPr="004D7B46">
        <w:rPr>
          <w:lang w:val="en-US"/>
        </w:rPr>
        <w:t>) and the Reynolds number at the start of turbulence (</w:t>
      </w:r>
      <w:r w:rsidR="0032408E" w:rsidRPr="004D7B46">
        <w:rPr>
          <w:i/>
          <w:lang w:val="en-US"/>
        </w:rPr>
        <w:t>Re</w:t>
      </w:r>
      <w:r w:rsidR="0032408E" w:rsidRPr="004D7B46">
        <w:rPr>
          <w:i/>
          <w:vertAlign w:val="subscript"/>
          <w:lang w:val="en-US"/>
        </w:rPr>
        <w:t>crit</w:t>
      </w:r>
      <w:r w:rsidR="0032408E" w:rsidRPr="004D7B46">
        <w:rPr>
          <w:lang w:val="en-US"/>
        </w:rPr>
        <w:t>) (Halford 2000)</w:t>
      </w:r>
      <w:r w:rsidR="007263D2">
        <w:rPr>
          <w:lang w:val="en-US"/>
        </w:rPr>
        <w:t>:</w:t>
      </w:r>
    </w:p>
    <w:p w:rsidR="0032408E" w:rsidRPr="004D7B46" w:rsidRDefault="0032408E" w:rsidP="0032408E">
      <w:pPr>
        <w:rPr>
          <w:lang w:val="en-US"/>
        </w:rPr>
      </w:pPr>
    </w:p>
    <w:p w:rsidR="0032408E" w:rsidRPr="004D7B46" w:rsidRDefault="0032408E" w:rsidP="0032408E">
      <w:pPr>
        <w:pStyle w:val="MTDisplayEquation"/>
        <w:rPr>
          <w:lang w:val="en-US"/>
        </w:rPr>
      </w:pPr>
      <w:r w:rsidRPr="004D7B46">
        <w:rPr>
          <w:lang w:val="en-US"/>
        </w:rPr>
        <w:tab/>
      </w:r>
      <w:r w:rsidR="00F1095D" w:rsidRPr="004D7B46">
        <w:rPr>
          <w:position w:val="-88"/>
          <w:lang w:val="en-US"/>
        </w:rPr>
        <w:object w:dxaOrig="4140" w:dyaOrig="1880">
          <v:shape id="_x0000_i1230" type="#_x0000_t75" style="width:207.25pt;height:94.9pt" o:ole="">
            <v:imagedata r:id="rId95" o:title=""/>
          </v:shape>
          <o:OLEObject Type="Embed" ProgID="Equation.DSMT4" ShapeID="_x0000_i1230" DrawAspect="Content" ObjectID="_1485953021"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21838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32</w:instrText>
      </w:r>
      <w:r w:rsidRPr="004D7B46">
        <w:rPr>
          <w:noProof/>
          <w:lang w:val="en-US"/>
        </w:rPr>
        <w:fldChar w:fldCharType="end"/>
      </w:r>
      <w:r w:rsidRPr="004D7B46">
        <w:rPr>
          <w:lang w:val="en-US"/>
        </w:rPr>
        <w:instrText>)</w:instrText>
      </w:r>
      <w:bookmarkEnd w:id="78"/>
      <w:r w:rsidRPr="004D7B46">
        <w:rPr>
          <w:lang w:val="en-US"/>
        </w:rPr>
        <w:fldChar w:fldCharType="end"/>
      </w:r>
    </w:p>
    <w:p w:rsidR="0032408E" w:rsidRPr="004D7B46" w:rsidRDefault="0032408E" w:rsidP="0032408E">
      <w:pPr>
        <w:rPr>
          <w:lang w:val="en-US"/>
        </w:rPr>
      </w:pPr>
    </w:p>
    <w:p w:rsidR="00857D78" w:rsidRDefault="0032408E" w:rsidP="0032408E">
      <w:pPr>
        <w:rPr>
          <w:lang w:val="en-US"/>
        </w:rPr>
      </w:pPr>
      <w:r w:rsidRPr="004D7B46">
        <w:rPr>
          <w:lang w:val="en-US"/>
        </w:rPr>
        <w:t xml:space="preserve">In </w:t>
      </w:r>
      <w:r w:rsidR="00FF1242">
        <w:rPr>
          <w:lang w:val="en-US"/>
        </w:rPr>
        <w:fldChar w:fldCharType="begin"/>
      </w:r>
      <w:r w:rsidR="00FF1242">
        <w:rPr>
          <w:lang w:val="en-US"/>
        </w:rPr>
        <w:instrText xml:space="preserve"> GOTOBUTTON ZEqnNum218388  \* MERGEFORMAT </w:instrText>
      </w:r>
      <w:r w:rsidR="00FF1242">
        <w:rPr>
          <w:lang w:val="en-US"/>
        </w:rPr>
        <w:fldChar w:fldCharType="begin"/>
      </w:r>
      <w:r w:rsidR="00FF1242">
        <w:rPr>
          <w:lang w:val="en-US"/>
        </w:rPr>
        <w:instrText xml:space="preserve"> REF ZEqnNum218388 \* Charformat \! \* MERGEFORMAT </w:instrText>
      </w:r>
      <w:r w:rsidR="00FF1242">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32</w:instrText>
      </w:r>
      <w:r w:rsidR="00DA67A9" w:rsidRPr="004D7B46">
        <w:rPr>
          <w:lang w:val="en-US"/>
        </w:rPr>
        <w:instrText>)</w:instrText>
      </w:r>
      <w:r w:rsidR="00FF1242">
        <w:rPr>
          <w:lang w:val="en-US"/>
        </w:rPr>
        <w:fldChar w:fldCharType="end"/>
      </w:r>
      <w:r w:rsidR="00FF1242">
        <w:rPr>
          <w:lang w:val="en-US"/>
        </w:rPr>
        <w:fldChar w:fldCharType="end"/>
      </w:r>
      <w:r w:rsidRPr="004D7B46">
        <w:rPr>
          <w:lang w:val="en-US"/>
        </w:rPr>
        <w:t xml:space="preserve"> the Reynolds number (</w:t>
      </w:r>
      <w:r w:rsidRPr="004D7B46">
        <w:rPr>
          <w:i/>
          <w:lang w:val="en-US"/>
        </w:rPr>
        <w:t>Re</w:t>
      </w:r>
      <w:r w:rsidRPr="004D7B46">
        <w:rPr>
          <w:lang w:val="en-US"/>
        </w:rPr>
        <w:t>) is calculated using the median grain size (</w:t>
      </w:r>
      <w:r w:rsidRPr="004D7B46">
        <w:rPr>
          <w:i/>
          <w:lang w:val="en-US"/>
        </w:rPr>
        <w:t>D</w:t>
      </w:r>
      <w:r w:rsidRPr="004D7B46">
        <w:rPr>
          <w:i/>
          <w:vertAlign w:val="subscript"/>
          <w:lang w:val="en-US"/>
        </w:rPr>
        <w:t>5</w:t>
      </w:r>
      <w:r w:rsidRPr="004D7B46">
        <w:rPr>
          <w:vertAlign w:val="subscript"/>
          <w:lang w:val="en-US"/>
        </w:rPr>
        <w:t>0</w:t>
      </w:r>
      <w:r w:rsidRPr="004D7B46">
        <w:rPr>
          <w:lang w:val="en-US"/>
        </w:rPr>
        <w:t>), the kinematic viscosity of water (</w:t>
      </w:r>
      <w:r w:rsidR="008F5F93" w:rsidRPr="008F5F93">
        <w:rPr>
          <w:i/>
          <w:lang w:val="en-US"/>
        </w:rPr>
        <w:t>ν</w:t>
      </w:r>
      <w:r w:rsidRPr="004D7B46">
        <w:rPr>
          <w:lang w:val="en-US"/>
        </w:rPr>
        <w:t>) and the groundwater velocity in the pores</w:t>
      </w:r>
      <w:r w:rsidR="008F5F93">
        <w:rPr>
          <w:lang w:val="en-US"/>
        </w:rPr>
        <w:t xml:space="preserve"> (</w:t>
      </w:r>
      <w:r w:rsidR="008F5F93" w:rsidRPr="008F5F93">
        <w:rPr>
          <w:i/>
          <w:lang w:val="en-US"/>
        </w:rPr>
        <w:t>U/n</w:t>
      </w:r>
      <w:r w:rsidR="008F5F93" w:rsidRPr="008F5F93">
        <w:rPr>
          <w:i/>
          <w:vertAlign w:val="subscript"/>
          <w:lang w:val="en-US"/>
        </w:rPr>
        <w:t>p</w:t>
      </w:r>
      <w:r w:rsidR="008F5F93">
        <w:rPr>
          <w:lang w:val="en-US"/>
        </w:rPr>
        <w:t xml:space="preserve">), where </w:t>
      </w:r>
      <w:r w:rsidR="008F5F93" w:rsidRPr="008F5F93">
        <w:rPr>
          <w:i/>
          <w:lang w:val="en-US"/>
        </w:rPr>
        <w:t>n</w:t>
      </w:r>
      <w:r w:rsidR="008F5F93" w:rsidRPr="008F5F93">
        <w:rPr>
          <w:i/>
          <w:vertAlign w:val="subscript"/>
          <w:lang w:val="en-US"/>
        </w:rPr>
        <w:t>p</w:t>
      </w:r>
      <w:r w:rsidR="008F5F93">
        <w:rPr>
          <w:lang w:val="en-US"/>
        </w:rPr>
        <w:t xml:space="preserve"> is the porosity</w:t>
      </w:r>
      <w:r w:rsidRPr="004D7B46">
        <w:rPr>
          <w:lang w:val="en-US"/>
        </w:rPr>
        <w:t xml:space="preserve">. </w:t>
      </w:r>
      <w:r w:rsidR="00575475">
        <w:rPr>
          <w:lang w:val="en-US"/>
        </w:rPr>
        <w:t xml:space="preserve">Similar expressions exist for the other two components of the groundwater flow. </w:t>
      </w:r>
    </w:p>
    <w:p w:rsidR="00857D78" w:rsidRDefault="00857D78" w:rsidP="0032408E">
      <w:pPr>
        <w:rPr>
          <w:lang w:val="en-US"/>
        </w:rPr>
      </w:pPr>
    </w:p>
    <w:p w:rsidR="0032408E" w:rsidRDefault="004C2E93" w:rsidP="0032408E">
      <w:pPr>
        <w:rPr>
          <w:lang w:val="en-US"/>
        </w:rPr>
      </w:pPr>
      <w:r>
        <w:rPr>
          <w:lang w:val="en-US"/>
        </w:rPr>
        <w:t>The critical Reynolds number for the start of turbulence (</w:t>
      </w:r>
      <w:r w:rsidRPr="004C2E93">
        <w:rPr>
          <w:i/>
          <w:lang w:val="en-US"/>
        </w:rPr>
        <w:t>Re</w:t>
      </w:r>
      <w:r w:rsidRPr="004C2E93">
        <w:rPr>
          <w:i/>
          <w:vertAlign w:val="subscript"/>
          <w:lang w:val="en-US"/>
        </w:rPr>
        <w:t>crit</w:t>
      </w:r>
      <w:r>
        <w:rPr>
          <w:lang w:val="en-US"/>
        </w:rPr>
        <w:t xml:space="preserve">) is specified by the user, based on in-situ or laboratory measurements, or expert </w:t>
      </w:r>
      <w:r w:rsidR="00572654">
        <w:rPr>
          <w:lang w:val="en-US"/>
        </w:rPr>
        <w:t>judgment</w:t>
      </w:r>
      <w:r>
        <w:rPr>
          <w:lang w:val="en-US"/>
        </w:rPr>
        <w:t xml:space="preserve"> (keyword: </w:t>
      </w:r>
      <w:r w:rsidR="00742426" w:rsidRPr="00742426">
        <w:rPr>
          <w:i/>
          <w:lang w:val="en-US"/>
        </w:rPr>
        <w:t>gwReturb</w:t>
      </w:r>
      <w:r w:rsidR="00742426">
        <w:rPr>
          <w:lang w:val="en-US"/>
        </w:rPr>
        <w:t xml:space="preserve">). </w:t>
      </w:r>
      <w:r w:rsidR="0032408E" w:rsidRPr="004D7B46">
        <w:rPr>
          <w:lang w:val="en-US"/>
        </w:rPr>
        <w:t xml:space="preserve">Since the hydraulic conductivity in the turbulent regime is dependent on the local velocity, an iterative approach is taken to find the correct hydraulic conductivity and velocity. </w:t>
      </w:r>
    </w:p>
    <w:p w:rsidR="00A63405" w:rsidRDefault="00A63405" w:rsidP="00A63405">
      <w:pPr>
        <w:pStyle w:val="Heading4"/>
        <w:jc w:val="both"/>
        <w:rPr>
          <w:lang w:val="en-US"/>
        </w:rPr>
      </w:pPr>
      <w:r>
        <w:rPr>
          <w:lang w:val="en-US"/>
        </w:rPr>
        <w:t>Determination of the groundwater head</w:t>
      </w:r>
    </w:p>
    <w:p w:rsidR="00091BB5" w:rsidRDefault="000E48A3" w:rsidP="00091BB5">
      <w:pPr>
        <w:rPr>
          <w:lang w:val="en-US"/>
        </w:rPr>
      </w:pPr>
      <w:r>
        <w:rPr>
          <w:lang w:val="en-US"/>
        </w:rPr>
        <w:t xml:space="preserve">The XBeach groundwater model allows two methods to determine the groundwater head: a hydrostatic approach (keyword: </w:t>
      </w:r>
      <w:r>
        <w:rPr>
          <w:i/>
          <w:lang w:val="en-US"/>
        </w:rPr>
        <w:t>gwnonh = 0</w:t>
      </w:r>
      <w:r>
        <w:rPr>
          <w:lang w:val="en-US"/>
        </w:rPr>
        <w:t xml:space="preserve">) and a non-hydrostatic approach (keyword: </w:t>
      </w:r>
      <w:r>
        <w:rPr>
          <w:i/>
          <w:lang w:val="en-US"/>
        </w:rPr>
        <w:t>gwnonh = 1</w:t>
      </w:r>
      <w:r w:rsidR="00091BB5">
        <w:rPr>
          <w:lang w:val="en-US"/>
        </w:rPr>
        <w:t>).</w:t>
      </w:r>
    </w:p>
    <w:p w:rsidR="00091BB5" w:rsidRDefault="00091BB5" w:rsidP="00091BB5">
      <w:pPr>
        <w:rPr>
          <w:lang w:val="en-US"/>
        </w:rPr>
      </w:pPr>
    </w:p>
    <w:p w:rsidR="00091BB5" w:rsidRDefault="00091BB5" w:rsidP="00091BB5">
      <w:pPr>
        <w:rPr>
          <w:i/>
          <w:lang w:val="en-US"/>
        </w:rPr>
      </w:pPr>
      <w:r>
        <w:rPr>
          <w:i/>
          <w:lang w:val="en-US"/>
        </w:rPr>
        <w:t>Hydrostatic approach</w:t>
      </w:r>
    </w:p>
    <w:p w:rsidR="00091BB5" w:rsidRDefault="00091BB5" w:rsidP="00091BB5">
      <w:pPr>
        <w:spacing w:line="240" w:lineRule="auto"/>
        <w:rPr>
          <w:lang w:val="en-US"/>
        </w:rPr>
      </w:pPr>
      <w:r w:rsidRPr="004D7B46">
        <w:rPr>
          <w:lang w:val="en-US"/>
        </w:rPr>
        <w:t xml:space="preserve">In the </w:t>
      </w:r>
      <w:r>
        <w:rPr>
          <w:lang w:val="en-US"/>
        </w:rPr>
        <w:t>hydrostatic approach</w:t>
      </w:r>
      <w:r w:rsidRPr="004D7B46">
        <w:rPr>
          <w:lang w:val="en-US"/>
        </w:rPr>
        <w:t xml:space="preserve">, the groundwater head is </w:t>
      </w:r>
      <w:r>
        <w:rPr>
          <w:lang w:val="en-US"/>
        </w:rPr>
        <w:t>computed as follows</w:t>
      </w:r>
      <w:r w:rsidRPr="004D7B46">
        <w:rPr>
          <w:lang w:val="en-US"/>
        </w:rPr>
        <w:t>:</w:t>
      </w:r>
    </w:p>
    <w:p w:rsidR="005E34F3" w:rsidRPr="004D7B46" w:rsidRDefault="005E34F3" w:rsidP="00091BB5">
      <w:pPr>
        <w:spacing w:line="240" w:lineRule="auto"/>
        <w:rPr>
          <w:lang w:val="en-US"/>
        </w:rPr>
      </w:pPr>
    </w:p>
    <w:p w:rsidR="00091BB5" w:rsidRPr="00091BB5" w:rsidRDefault="00091BB5" w:rsidP="00091BB5">
      <w:pPr>
        <w:pStyle w:val="ListNumber"/>
        <w:numPr>
          <w:ilvl w:val="0"/>
          <w:numId w:val="29"/>
        </w:numPr>
        <w:rPr>
          <w:lang w:val="en-US"/>
        </w:rPr>
      </w:pPr>
      <w:r>
        <w:rPr>
          <w:lang w:val="en-US"/>
        </w:rPr>
        <w:t>In cells where there is</w:t>
      </w:r>
      <w:r w:rsidRPr="004D7B46">
        <w:rPr>
          <w:lang w:val="en-US"/>
        </w:rPr>
        <w:t xml:space="preserve"> no surface water the groundwater head is </w:t>
      </w:r>
      <w:r>
        <w:rPr>
          <w:lang w:val="en-US"/>
        </w:rPr>
        <w:t xml:space="preserve">set </w:t>
      </w:r>
      <w:r w:rsidRPr="004D7B46">
        <w:rPr>
          <w:lang w:val="en-US"/>
        </w:rPr>
        <w:t xml:space="preserve">equal to the groundwater surface level </w:t>
      </w:r>
      <w:r w:rsidRPr="004D7B46">
        <w:rPr>
          <w:i/>
          <w:lang w:val="en-US"/>
        </w:rPr>
        <w:t>η</w:t>
      </w:r>
      <w:r w:rsidRPr="004D7B46">
        <w:rPr>
          <w:i/>
          <w:vertAlign w:val="subscript"/>
          <w:lang w:val="en-US"/>
        </w:rPr>
        <w:t>gw</w:t>
      </w:r>
      <w:r>
        <w:rPr>
          <w:i/>
          <w:vertAlign w:val="subscript"/>
          <w:lang w:val="en-US"/>
        </w:rPr>
        <w:t>.</w:t>
      </w:r>
    </w:p>
    <w:p w:rsidR="00091BB5" w:rsidRDefault="00091BB5" w:rsidP="00C77FDF">
      <w:pPr>
        <w:pStyle w:val="ListNumber"/>
        <w:numPr>
          <w:ilvl w:val="0"/>
          <w:numId w:val="29"/>
        </w:numPr>
        <w:rPr>
          <w:lang w:val="en-US"/>
        </w:rPr>
      </w:pPr>
      <w:r w:rsidRPr="00C77FDF">
        <w:rPr>
          <w:lang w:val="en-US"/>
        </w:rPr>
        <w:lastRenderedPageBreak/>
        <w:t xml:space="preserve">In cells where there is surface water, but the groundwater surface level </w:t>
      </w:r>
      <w:r w:rsidRPr="00C77FDF">
        <w:rPr>
          <w:i/>
          <w:lang w:val="en-US"/>
        </w:rPr>
        <w:t>η</w:t>
      </w:r>
      <w:r w:rsidRPr="00C77FDF">
        <w:rPr>
          <w:i/>
          <w:vertAlign w:val="subscript"/>
          <w:lang w:val="en-US"/>
        </w:rPr>
        <w:t>gw</w:t>
      </w:r>
      <w:r w:rsidRPr="00C77FDF">
        <w:rPr>
          <w:lang w:val="en-US"/>
        </w:rPr>
        <w:t xml:space="preserve"> is more than </w:t>
      </w:r>
      <w:r w:rsidRPr="00C77FDF">
        <w:rPr>
          <w:i/>
          <w:lang w:val="en-US"/>
        </w:rPr>
        <w:t>d</w:t>
      </w:r>
      <w:r w:rsidRPr="00C77FDF">
        <w:rPr>
          <w:i/>
          <w:vertAlign w:val="subscript"/>
          <w:lang w:val="en-US"/>
        </w:rPr>
        <w:t xml:space="preserve">wetlayer </w:t>
      </w:r>
      <w:r w:rsidRPr="00C77FDF">
        <w:rPr>
          <w:lang w:val="en-US"/>
        </w:rPr>
        <w:t xml:space="preserve">(keyword: </w:t>
      </w:r>
      <w:r w:rsidR="00C77FDF" w:rsidRPr="00C77FDF">
        <w:rPr>
          <w:i/>
          <w:lang w:val="en-US"/>
        </w:rPr>
        <w:t>dwetlayer</w:t>
      </w:r>
      <w:r w:rsidR="00C77FDF">
        <w:rPr>
          <w:lang w:val="en-US"/>
        </w:rPr>
        <w:t>) below the surface</w:t>
      </w:r>
      <w:r w:rsidR="00717899">
        <w:rPr>
          <w:lang w:val="en-US"/>
        </w:rPr>
        <w:t xml:space="preserve"> of the bed</w:t>
      </w:r>
      <w:r w:rsidR="00C77FDF">
        <w:rPr>
          <w:lang w:val="en-US"/>
        </w:rPr>
        <w:t xml:space="preserve">, </w:t>
      </w:r>
      <w:r w:rsidR="00C77FDF" w:rsidRPr="004D7B46">
        <w:rPr>
          <w:lang w:val="en-US"/>
        </w:rPr>
        <w:t xml:space="preserve">the groundwater head is </w:t>
      </w:r>
      <w:r w:rsidR="00C77FDF">
        <w:rPr>
          <w:lang w:val="en-US"/>
        </w:rPr>
        <w:t xml:space="preserve">set </w:t>
      </w:r>
      <w:r w:rsidR="00C77FDF" w:rsidRPr="004D7B46">
        <w:rPr>
          <w:lang w:val="en-US"/>
        </w:rPr>
        <w:t>equal to the groundwater surface level</w:t>
      </w:r>
      <w:r w:rsidR="00C77FDF">
        <w:rPr>
          <w:lang w:val="en-US"/>
        </w:rPr>
        <w:t>.</w:t>
      </w:r>
    </w:p>
    <w:p w:rsidR="00717899" w:rsidRPr="005E34F3" w:rsidRDefault="00717899" w:rsidP="00C77FDF">
      <w:pPr>
        <w:pStyle w:val="ListNumber"/>
        <w:numPr>
          <w:ilvl w:val="0"/>
          <w:numId w:val="29"/>
        </w:numPr>
        <w:rPr>
          <w:lang w:val="en-US"/>
        </w:rPr>
      </w:pPr>
      <w:r>
        <w:rPr>
          <w:lang w:val="en-US"/>
        </w:rPr>
        <w:t xml:space="preserve">In cells where there is </w:t>
      </w:r>
      <w:r w:rsidRPr="00C77FDF">
        <w:rPr>
          <w:lang w:val="en-US"/>
        </w:rPr>
        <w:t>surface water</w:t>
      </w:r>
      <w:r>
        <w:rPr>
          <w:lang w:val="en-US"/>
        </w:rPr>
        <w:t xml:space="preserve">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the surface of the bed, the </w:t>
      </w:r>
      <w:r w:rsidRPr="004D7B46">
        <w:rPr>
          <w:lang w:val="en-US"/>
        </w:rPr>
        <w:t xml:space="preserve">groundwater head is </w:t>
      </w:r>
      <w:r>
        <w:rPr>
          <w:lang w:val="en-US"/>
        </w:rPr>
        <w:t xml:space="preserve">set </w:t>
      </w:r>
      <w:r w:rsidRPr="004D7B46">
        <w:rPr>
          <w:lang w:val="en-US"/>
        </w:rPr>
        <w:t xml:space="preserve">equal to the surface </w:t>
      </w:r>
      <w:r>
        <w:rPr>
          <w:lang w:val="en-US"/>
        </w:rPr>
        <w:t xml:space="preserve">water </w:t>
      </w:r>
      <w:r w:rsidRPr="004D7B46">
        <w:rPr>
          <w:lang w:val="en-US"/>
        </w:rPr>
        <w:t>level</w:t>
      </w:r>
      <w:r>
        <w:rPr>
          <w:lang w:val="en-US"/>
        </w:rPr>
        <w:t>.</w:t>
      </w:r>
    </w:p>
    <w:p w:rsidR="005E34F3" w:rsidRPr="005E34F3" w:rsidRDefault="005E34F3" w:rsidP="005E34F3">
      <w:pPr>
        <w:pStyle w:val="ListNumber"/>
        <w:rPr>
          <w:iCs/>
          <w:szCs w:val="28"/>
          <w:lang w:val="en-US"/>
        </w:rPr>
      </w:pPr>
      <w:r>
        <w:rPr>
          <w:lang w:val="en-US"/>
        </w:rPr>
        <w:t xml:space="preserve">In cells where there is surface water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or less </w:t>
      </w:r>
      <w:r w:rsidRPr="00C77FDF">
        <w:rPr>
          <w:lang w:val="en-US"/>
        </w:rPr>
        <w:t xml:space="preserve">than </w:t>
      </w:r>
      <w:r w:rsidRPr="00C77FDF">
        <w:rPr>
          <w:i/>
          <w:lang w:val="en-US"/>
        </w:rPr>
        <w:t>d</w:t>
      </w:r>
      <w:r w:rsidRPr="00C77FDF">
        <w:rPr>
          <w:i/>
          <w:vertAlign w:val="subscript"/>
          <w:lang w:val="en-US"/>
        </w:rPr>
        <w:t>wetlayer</w:t>
      </w:r>
      <w:r>
        <w:rPr>
          <w:lang w:val="en-US"/>
        </w:rPr>
        <w:t xml:space="preserve"> below the surface of the bed, the </w:t>
      </w:r>
      <w:r w:rsidRPr="004D7B46">
        <w:rPr>
          <w:lang w:val="en-US"/>
        </w:rPr>
        <w:t>groundwater head is</w:t>
      </w:r>
      <w:r>
        <w:rPr>
          <w:lang w:val="en-US"/>
        </w:rPr>
        <w:t xml:space="preserve"> linearly weighted between that of the surface water level and the groundwater level, according to the distance from the groundwater surface to the surface of the bed. </w:t>
      </w:r>
    </w:p>
    <w:p w:rsidR="00091BB5" w:rsidRDefault="00091BB5" w:rsidP="00091BB5">
      <w:pPr>
        <w:rPr>
          <w:lang w:val="en-US"/>
        </w:rPr>
      </w:pPr>
    </w:p>
    <w:p w:rsidR="005E34F3" w:rsidRDefault="003F256A" w:rsidP="00091BB5">
      <w:pPr>
        <w:rPr>
          <w:lang w:val="en-US"/>
        </w:rPr>
      </w:pPr>
      <w:r>
        <w:rPr>
          <w:lang w:val="en-US"/>
        </w:rPr>
        <w:t xml:space="preserve">It should be noted that the numerical parameter </w:t>
      </w:r>
      <w:r w:rsidRPr="00C77FDF">
        <w:rPr>
          <w:i/>
          <w:lang w:val="en-US"/>
        </w:rPr>
        <w:t>d</w:t>
      </w:r>
      <w:r w:rsidRPr="00C77FDF">
        <w:rPr>
          <w:i/>
          <w:vertAlign w:val="subscript"/>
          <w:lang w:val="en-US"/>
        </w:rPr>
        <w:t>wetlayer</w:t>
      </w:r>
      <w:r>
        <w:rPr>
          <w:lang w:val="en-US"/>
        </w:rPr>
        <w:t xml:space="preserve"> is required to ensure numerical stability of the hydrostatic groundwater model. Larger values of </w:t>
      </w:r>
      <w:r w:rsidRPr="00C77FDF">
        <w:rPr>
          <w:i/>
          <w:lang w:val="en-US"/>
        </w:rPr>
        <w:t>d</w:t>
      </w:r>
      <w:r w:rsidRPr="00C77FDF">
        <w:rPr>
          <w:i/>
          <w:vertAlign w:val="subscript"/>
          <w:lang w:val="en-US"/>
        </w:rPr>
        <w:t>wetlayer</w:t>
      </w:r>
      <w:r w:rsidRPr="003F256A">
        <w:rPr>
          <w:lang w:val="en-US"/>
        </w:rPr>
        <w:t xml:space="preserve"> </w:t>
      </w:r>
      <w:r>
        <w:rPr>
          <w:lang w:val="en-US"/>
        </w:rPr>
        <w:t xml:space="preserve">will increase numerical stability, at the expense of numerical accuracy. </w:t>
      </w:r>
    </w:p>
    <w:p w:rsidR="003F256A" w:rsidRDefault="003F256A" w:rsidP="00091BB5">
      <w:pPr>
        <w:rPr>
          <w:lang w:val="en-US"/>
        </w:rPr>
      </w:pPr>
    </w:p>
    <w:p w:rsidR="003F256A" w:rsidRDefault="00511757" w:rsidP="003F256A">
      <w:pPr>
        <w:rPr>
          <w:i/>
          <w:lang w:val="en-US"/>
        </w:rPr>
      </w:pPr>
      <w:r>
        <w:rPr>
          <w:i/>
          <w:lang w:val="en-US"/>
        </w:rPr>
        <w:t>Non-h</w:t>
      </w:r>
      <w:r w:rsidR="003F256A">
        <w:rPr>
          <w:i/>
          <w:lang w:val="en-US"/>
        </w:rPr>
        <w:t>ydrostatic approach</w:t>
      </w:r>
    </w:p>
    <w:p w:rsidR="00511757" w:rsidRPr="004D7B46" w:rsidRDefault="00511757" w:rsidP="00511757">
      <w:pPr>
        <w:rPr>
          <w:lang w:val="en-US"/>
        </w:rPr>
      </w:pPr>
      <w:r w:rsidRPr="004D7B46">
        <w:rPr>
          <w:lang w:val="en-US"/>
        </w:rPr>
        <w:t>Groundwater flow in the swash and surf zone has been shown to be non-hydrostatic</w:t>
      </w:r>
      <w:r w:rsidR="009E3A8C">
        <w:rPr>
          <w:lang w:val="en-US"/>
        </w:rPr>
        <w:t xml:space="preserve"> </w:t>
      </w:r>
      <w:r w:rsidR="009E3A8C" w:rsidRPr="004D7B46">
        <w:rPr>
          <w:lang w:val="en-US"/>
        </w:rPr>
        <w:t>(e.g., Li and Barry 2000; Lee et al. 2007)</w:t>
      </w:r>
      <w:r w:rsidRPr="004D7B46">
        <w:rPr>
          <w:lang w:val="en-US"/>
        </w:rPr>
        <w:t xml:space="preserve">. </w:t>
      </w:r>
      <w:r w:rsidR="009E3A8C">
        <w:rPr>
          <w:lang w:val="en-US"/>
        </w:rPr>
        <w:t xml:space="preserve">In order to capture this, </w:t>
      </w:r>
      <w:r>
        <w:rPr>
          <w:lang w:val="en-US"/>
        </w:rPr>
        <w:t xml:space="preserve">it may be necessary </w:t>
      </w:r>
      <w:r w:rsidR="009E3A8C">
        <w:rPr>
          <w:lang w:val="en-US"/>
        </w:rPr>
        <w:t>in certain cases to reject</w:t>
      </w:r>
      <w:r w:rsidRPr="004D7B46">
        <w:rPr>
          <w:lang w:val="en-US"/>
        </w:rPr>
        <w:t xml:space="preserve"> the Dupuit–Forchheimer assumption of hydrostatic groundwater pressure. </w:t>
      </w:r>
    </w:p>
    <w:p w:rsidR="009E3A8C" w:rsidRDefault="009E3A8C" w:rsidP="00A63405">
      <w:pPr>
        <w:rPr>
          <w:i/>
          <w:lang w:val="en-US"/>
        </w:rPr>
      </w:pPr>
    </w:p>
    <w:p w:rsidR="00A63405" w:rsidRPr="004D7B46" w:rsidRDefault="003F256A" w:rsidP="00A63405">
      <w:pPr>
        <w:rPr>
          <w:lang w:val="en-US"/>
        </w:rPr>
      </w:pPr>
      <w:r w:rsidRPr="004D7B46">
        <w:rPr>
          <w:lang w:val="en-US"/>
        </w:rPr>
        <w:t xml:space="preserve">In the </w:t>
      </w:r>
      <w:r>
        <w:rPr>
          <w:lang w:val="en-US"/>
        </w:rPr>
        <w:t>non-hydrostatic approach</w:t>
      </w:r>
      <w:r w:rsidRPr="004D7B46">
        <w:rPr>
          <w:lang w:val="en-US"/>
        </w:rPr>
        <w:t xml:space="preserve">, the groundwater head is </w:t>
      </w:r>
      <w:r>
        <w:rPr>
          <w:lang w:val="en-US"/>
        </w:rPr>
        <w:t xml:space="preserve">not assumed to be constant in the vertical. </w:t>
      </w:r>
      <w:r w:rsidR="00A63405" w:rsidRPr="004D7B46">
        <w:rPr>
          <w:lang w:val="en-US"/>
        </w:rPr>
        <w:t xml:space="preserve">Since XBeach is depth-averaged, the model cannot compute true vertical profiles of the groundwater head and velocity. In order to estimate of the groundwater head variation over the vertical, a quasi-3D modelling approach is applied, which is set by </w:t>
      </w:r>
      <w:r w:rsidR="00610406">
        <w:rPr>
          <w:lang w:val="en-US"/>
        </w:rPr>
        <w:t xml:space="preserve">two boundary </w:t>
      </w:r>
      <w:r w:rsidR="00A63405" w:rsidRPr="004D7B46">
        <w:rPr>
          <w:lang w:val="en-US"/>
        </w:rPr>
        <w:t>conditions</w:t>
      </w:r>
      <w:r w:rsidR="00610406">
        <w:rPr>
          <w:lang w:val="en-US"/>
        </w:rPr>
        <w:t xml:space="preserve"> and one non-hydrostatic shape assumption</w:t>
      </w:r>
      <w:r w:rsidR="00A63405" w:rsidRPr="004D7B46">
        <w:rPr>
          <w:lang w:val="en-US"/>
        </w:rPr>
        <w:t>:</w:t>
      </w:r>
    </w:p>
    <w:p w:rsidR="00A63405" w:rsidRPr="004D7B46" w:rsidRDefault="00A63405" w:rsidP="00A63405">
      <w:pPr>
        <w:rPr>
          <w:lang w:val="en-US"/>
        </w:rPr>
      </w:pPr>
    </w:p>
    <w:p w:rsidR="00A63405" w:rsidRPr="004D7B46" w:rsidRDefault="00A63405" w:rsidP="00A63405">
      <w:pPr>
        <w:numPr>
          <w:ilvl w:val="0"/>
          <w:numId w:val="18"/>
        </w:numPr>
        <w:rPr>
          <w:lang w:val="en-US"/>
        </w:rPr>
      </w:pPr>
      <w:r w:rsidRPr="004D7B46">
        <w:rPr>
          <w:lang w:val="en-US"/>
        </w:rPr>
        <w:t>There is no exchange of groundwater between the aquifer and the impermeable layer below the aquifer</w:t>
      </w:r>
      <w:r w:rsidR="00AA2C35">
        <w:rPr>
          <w:lang w:val="en-US"/>
        </w:rPr>
        <w:t>.</w:t>
      </w:r>
    </w:p>
    <w:p w:rsidR="00A63405" w:rsidRPr="004D7B46" w:rsidRDefault="00A63405" w:rsidP="00A63405">
      <w:pPr>
        <w:numPr>
          <w:ilvl w:val="0"/>
          <w:numId w:val="18"/>
        </w:numPr>
        <w:rPr>
          <w:lang w:val="en-US"/>
        </w:rPr>
      </w:pPr>
      <w:r w:rsidRPr="004D7B46">
        <w:rPr>
          <w:lang w:val="en-US"/>
        </w:rPr>
        <w:t xml:space="preserve">The groundwater head at the upper surface of the groundwater is continuous with the head applied at the </w:t>
      </w:r>
      <w:r w:rsidR="00610406">
        <w:rPr>
          <w:lang w:val="en-US"/>
        </w:rPr>
        <w:t xml:space="preserve">groundwater </w:t>
      </w:r>
      <w:r w:rsidRPr="004D7B46">
        <w:rPr>
          <w:lang w:val="en-US"/>
        </w:rPr>
        <w:t>surface</w:t>
      </w:r>
      <w:r w:rsidR="00AA2C35">
        <w:rPr>
          <w:lang w:val="en-US"/>
        </w:rPr>
        <w:t>.</w:t>
      </w:r>
    </w:p>
    <w:p w:rsidR="00A63405" w:rsidRPr="004D7B46" w:rsidRDefault="00610406" w:rsidP="0041126A">
      <w:pPr>
        <w:numPr>
          <w:ilvl w:val="0"/>
          <w:numId w:val="18"/>
        </w:numPr>
        <w:rPr>
          <w:lang w:val="en-US"/>
        </w:rPr>
      </w:pPr>
      <w:r>
        <w:rPr>
          <w:lang w:val="en-US"/>
        </w:rPr>
        <w:t>The shape of the non-hydrostatic head profile is</w:t>
      </w:r>
      <w:r w:rsidR="00FF619C">
        <w:rPr>
          <w:lang w:val="en-US"/>
        </w:rPr>
        <w:t xml:space="preserve"> parabolic (keyword: </w:t>
      </w:r>
      <w:r w:rsidR="003E15AB" w:rsidRPr="003E15AB">
        <w:rPr>
          <w:i/>
          <w:lang w:val="en-US"/>
        </w:rPr>
        <w:t>gwheadmodel = parabolic</w:t>
      </w:r>
      <w:r w:rsidR="003E15AB">
        <w:rPr>
          <w:lang w:val="en-US"/>
        </w:rPr>
        <w:t>), implying that t</w:t>
      </w:r>
      <w:r w:rsidR="00A63405" w:rsidRPr="004D7B46">
        <w:rPr>
          <w:lang w:val="en-US"/>
        </w:rPr>
        <w:t>he vertical velocity increase</w:t>
      </w:r>
      <w:r w:rsidR="00FF619C">
        <w:rPr>
          <w:lang w:val="en-US"/>
        </w:rPr>
        <w:t>s</w:t>
      </w:r>
      <w:r w:rsidR="00A63405" w:rsidRPr="004D7B46">
        <w:rPr>
          <w:lang w:val="en-US"/>
        </w:rPr>
        <w:t xml:space="preserve"> or decrease</w:t>
      </w:r>
      <w:r w:rsidR="00FF619C">
        <w:rPr>
          <w:lang w:val="en-US"/>
        </w:rPr>
        <w:t>s</w:t>
      </w:r>
      <w:r w:rsidR="00A63405" w:rsidRPr="004D7B46">
        <w:rPr>
          <w:lang w:val="en-US"/>
        </w:rPr>
        <w:t xml:space="preserve"> linearly from the bottom of the aquifer to the upper surface of the groundwater</w:t>
      </w:r>
      <w:r w:rsidR="003E15AB">
        <w:rPr>
          <w:lang w:val="en-US"/>
        </w:rPr>
        <w:t xml:space="preserve">, or the non-hydrostatic head profile is hyperbolic (keyword: </w:t>
      </w:r>
      <w:r w:rsidR="003E15AB">
        <w:rPr>
          <w:i/>
          <w:lang w:val="en-US"/>
        </w:rPr>
        <w:t>gwheadmodel = exponential</w:t>
      </w:r>
      <w:r w:rsidR="003E15AB">
        <w:rPr>
          <w:lang w:val="en-US"/>
        </w:rPr>
        <w:t xml:space="preserve">), cf., </w:t>
      </w:r>
      <w:r w:rsidR="0041126A" w:rsidRPr="0041126A">
        <w:rPr>
          <w:lang w:val="en-US"/>
        </w:rPr>
        <w:t>Raubenheimer et al. (</w:t>
      </w:r>
      <w:commentRangeStart w:id="79"/>
      <w:r w:rsidR="0041126A" w:rsidRPr="0041126A">
        <w:rPr>
          <w:lang w:val="en-US"/>
        </w:rPr>
        <w:t>1998</w:t>
      </w:r>
      <w:commentRangeEnd w:id="79"/>
      <w:r w:rsidR="007E1D1E">
        <w:rPr>
          <w:rStyle w:val="CommentReference"/>
        </w:rPr>
        <w:commentReference w:id="79"/>
      </w:r>
      <w:r w:rsidR="0041126A" w:rsidRPr="0041126A">
        <w:rPr>
          <w:lang w:val="en-US"/>
        </w:rPr>
        <w:t>)</w:t>
      </w:r>
      <w:r w:rsidR="0041126A">
        <w:rPr>
          <w:lang w:val="en-US"/>
        </w:rPr>
        <w:t>.</w:t>
      </w:r>
    </w:p>
    <w:p w:rsidR="00A63405" w:rsidRPr="004D7B46" w:rsidRDefault="00A63405" w:rsidP="00A63405">
      <w:pPr>
        <w:rPr>
          <w:lang w:val="en-US"/>
        </w:rPr>
      </w:pPr>
    </w:p>
    <w:p w:rsidR="00A63405" w:rsidRPr="004D7B46" w:rsidRDefault="00A63405" w:rsidP="00A63405">
      <w:pPr>
        <w:rPr>
          <w:lang w:val="en-US"/>
        </w:rPr>
      </w:pPr>
      <w:r w:rsidRPr="004D7B46">
        <w:rPr>
          <w:lang w:val="en-US"/>
        </w:rPr>
        <w:t xml:space="preserve">The vertical groundwater head approximation can be solved for the three imposed conditions by a </w:t>
      </w:r>
      <w:r w:rsidR="00F8641A">
        <w:rPr>
          <w:lang w:val="en-US"/>
        </w:rPr>
        <w:t xml:space="preserve">vertical head function, shown here for the </w:t>
      </w:r>
      <w:r w:rsidRPr="004D7B46">
        <w:rPr>
          <w:lang w:val="en-US"/>
        </w:rPr>
        <w:t xml:space="preserve">parabolic </w:t>
      </w:r>
      <w:r w:rsidR="00F8641A">
        <w:rPr>
          <w:lang w:val="en-US"/>
        </w:rPr>
        <w:t>head assumption</w:t>
      </w:r>
      <w:r w:rsidRPr="004D7B46">
        <w:rPr>
          <w:lang w:val="en-US"/>
        </w:rPr>
        <w:t>. The depth-average value of the groundwater head is used to calculate the horizontal groundwater flux and is found by integrating the groundwater head approximation over the vertical:</w:t>
      </w:r>
    </w:p>
    <w:p w:rsidR="00A63405" w:rsidRPr="004D7B46" w:rsidRDefault="00A63405" w:rsidP="00A63405">
      <w:pPr>
        <w:rPr>
          <w:lang w:val="en-US"/>
        </w:rPr>
      </w:pPr>
    </w:p>
    <w:p w:rsidR="00A63405" w:rsidRPr="004D7B46" w:rsidRDefault="00A63405" w:rsidP="00A63405">
      <w:pPr>
        <w:pStyle w:val="MTDisplayEquation"/>
        <w:rPr>
          <w:lang w:val="en-US"/>
        </w:rPr>
      </w:pPr>
      <w:r w:rsidRPr="004D7B46">
        <w:rPr>
          <w:lang w:val="en-US"/>
        </w:rPr>
        <w:tab/>
      </w:r>
      <w:r w:rsidRPr="004D7B46">
        <w:rPr>
          <w:position w:val="-32"/>
          <w:lang w:val="en-US"/>
        </w:rPr>
        <w:object w:dxaOrig="3460" w:dyaOrig="780">
          <v:shape id="_x0000_i1231" type="#_x0000_t75" style="width:172.95pt;height:39.05pt" o:ole="">
            <v:imagedata r:id="rId97" o:title=""/>
          </v:shape>
          <o:OLEObject Type="Embed" ProgID="Equation.DSMT4" ShapeID="_x0000_i1231" DrawAspect="Content" ObjectID="_1485953022"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0" w:name="ZEqnNum576254"/>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33</w:instrText>
      </w:r>
      <w:r w:rsidRPr="004D7B46">
        <w:rPr>
          <w:noProof/>
          <w:lang w:val="en-US"/>
        </w:rPr>
        <w:fldChar w:fldCharType="end"/>
      </w:r>
      <w:r w:rsidRPr="004D7B46">
        <w:rPr>
          <w:lang w:val="en-US"/>
        </w:rPr>
        <w:instrText>)</w:instrText>
      </w:r>
      <w:bookmarkEnd w:id="80"/>
      <w:r w:rsidRPr="004D7B46">
        <w:rPr>
          <w:lang w:val="en-US"/>
        </w:rPr>
        <w:fldChar w:fldCharType="end"/>
      </w:r>
    </w:p>
    <w:p w:rsidR="00A63405" w:rsidRPr="004D7B46" w:rsidRDefault="00A63405" w:rsidP="00A63405">
      <w:pPr>
        <w:rPr>
          <w:lang w:val="en-US"/>
        </w:rPr>
      </w:pPr>
    </w:p>
    <w:p w:rsidR="00511757" w:rsidRDefault="00A63405" w:rsidP="00A63405">
      <w:pPr>
        <w:rPr>
          <w:lang w:val="en-US"/>
        </w:rPr>
      </w:pPr>
      <w:r w:rsidRPr="004D7B46">
        <w:rPr>
          <w:lang w:val="en-US"/>
        </w:rPr>
        <w:t xml:space="preserve">In </w:t>
      </w:r>
      <w:r w:rsidR="00F8641A">
        <w:rPr>
          <w:lang w:val="en-US"/>
        </w:rPr>
        <w:fldChar w:fldCharType="begin"/>
      </w:r>
      <w:r w:rsidR="00F8641A">
        <w:rPr>
          <w:lang w:val="en-US"/>
        </w:rPr>
        <w:instrText xml:space="preserve"> GOTOBUTTON ZEqnNum576254  \* MERGEFORMAT </w:instrText>
      </w:r>
      <w:r w:rsidR="00F8641A">
        <w:rPr>
          <w:lang w:val="en-US"/>
        </w:rPr>
        <w:fldChar w:fldCharType="begin"/>
      </w:r>
      <w:r w:rsidR="00F8641A">
        <w:rPr>
          <w:lang w:val="en-US"/>
        </w:rPr>
        <w:instrText xml:space="preserve"> REF ZEqnNum576254 \* Charformat \! \* MERGEFORMAT </w:instrText>
      </w:r>
      <w:r w:rsidR="00F8641A">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33</w:instrText>
      </w:r>
      <w:r w:rsidR="00DA67A9" w:rsidRPr="004D7B46">
        <w:rPr>
          <w:lang w:val="en-US"/>
        </w:rPr>
        <w:instrText>)</w:instrText>
      </w:r>
      <w:r w:rsidR="00F8641A">
        <w:rPr>
          <w:lang w:val="en-US"/>
        </w:rPr>
        <w:fldChar w:fldCharType="end"/>
      </w:r>
      <w:r w:rsidR="00F8641A">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and the height of the groundwater level above the bottom of the aquifer (</w:t>
      </w:r>
      <w:r w:rsidRPr="004D7B46">
        <w:rPr>
          <w:i/>
          <w:lang w:val="en-US"/>
        </w:rPr>
        <w:t>h</w:t>
      </w:r>
      <w:r w:rsidRPr="004D7B46">
        <w:rPr>
          <w:i/>
          <w:vertAlign w:val="subscript"/>
          <w:lang w:val="en-US"/>
        </w:rPr>
        <w:t>gw</w:t>
      </w:r>
      <w:r w:rsidRPr="004D7B46">
        <w:rPr>
          <w:lang w:val="en-US"/>
        </w:rPr>
        <w:t xml:space="preserve">). </w:t>
      </w:r>
    </w:p>
    <w:p w:rsidR="00511757" w:rsidRDefault="00511757" w:rsidP="00A63405">
      <w:pPr>
        <w:rPr>
          <w:lang w:val="en-US"/>
        </w:rPr>
      </w:pPr>
    </w:p>
    <w:p w:rsidR="005C7198" w:rsidRPr="005C7198" w:rsidRDefault="005C7198" w:rsidP="005C7198">
      <w:pPr>
        <w:rPr>
          <w:lang w:val="en-US"/>
        </w:rPr>
      </w:pPr>
      <w:r w:rsidRPr="005C7198">
        <w:rPr>
          <w:lang w:val="en-US"/>
        </w:rPr>
        <w:t xml:space="preserve">The </w:t>
      </w:r>
      <w:r>
        <w:rPr>
          <w:lang w:val="en-US"/>
        </w:rPr>
        <w:t xml:space="preserve">unknown </w:t>
      </w:r>
      <w:r w:rsidRPr="005C7198">
        <w:rPr>
          <w:lang w:val="en-US"/>
        </w:rPr>
        <w:t xml:space="preserve">curvature coefficient </w:t>
      </w:r>
      <w:r w:rsidRPr="004D7B46">
        <w:rPr>
          <w:lang w:val="en-US"/>
        </w:rPr>
        <w:t>(</w:t>
      </w:r>
      <w:r w:rsidRPr="004D7B46">
        <w:rPr>
          <w:i/>
          <w:lang w:val="en-US"/>
        </w:rPr>
        <w:t>β</w:t>
      </w:r>
      <w:r w:rsidRPr="004D7B46">
        <w:rPr>
          <w:lang w:val="en-US"/>
        </w:rPr>
        <w:t>)</w:t>
      </w:r>
      <w:r w:rsidRPr="005C7198">
        <w:rPr>
          <w:lang w:val="en-US"/>
        </w:rPr>
        <w:t xml:space="preserve"> in the vertical groundwater head approximation </w:t>
      </w:r>
      <w:r>
        <w:rPr>
          <w:lang w:val="en-US"/>
        </w:rPr>
        <w:fldChar w:fldCharType="begin"/>
      </w:r>
      <w:r>
        <w:rPr>
          <w:lang w:val="en-US"/>
        </w:rPr>
        <w:instrText xml:space="preserve"> GOTOBUTTON ZEqnNum576254  \* MERGEFORMAT </w:instrText>
      </w:r>
      <w:r>
        <w:rPr>
          <w:lang w:val="en-US"/>
        </w:rPr>
        <w:fldChar w:fldCharType="begin"/>
      </w:r>
      <w:r>
        <w:rPr>
          <w:lang w:val="en-US"/>
        </w:rPr>
        <w:instrText xml:space="preserve"> REF ZEqnNum576254 \* </w:instrText>
      </w:r>
      <w:r>
        <w:rPr>
          <w:lang w:val="en-US"/>
        </w:rPr>
        <w:lastRenderedPageBreak/>
        <w:instrText xml:space="preserve">Charformat \! \* MERGEFORMAT </w:instrText>
      </w:r>
      <w:r>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33</w:instrText>
      </w:r>
      <w:r w:rsidR="00DA67A9" w:rsidRPr="004D7B46">
        <w:rPr>
          <w:lang w:val="en-US"/>
        </w:rPr>
        <w:instrText>)</w:instrText>
      </w:r>
      <w:r>
        <w:rPr>
          <w:lang w:val="en-US"/>
        </w:rPr>
        <w:fldChar w:fldCharType="end"/>
      </w:r>
      <w:r>
        <w:rPr>
          <w:lang w:val="en-US"/>
        </w:rPr>
        <w:fldChar w:fldCharType="end"/>
      </w:r>
      <w:r w:rsidRPr="004D7B46">
        <w:rPr>
          <w:lang w:val="en-US"/>
        </w:rPr>
        <w:t xml:space="preserve"> </w:t>
      </w:r>
      <w:r w:rsidRPr="005C7198">
        <w:rPr>
          <w:lang w:val="en-US"/>
        </w:rPr>
        <w:t>is solved</w:t>
      </w:r>
      <w:r>
        <w:rPr>
          <w:lang w:val="en-US"/>
        </w:rPr>
        <w:t xml:space="preserve"> </w:t>
      </w:r>
      <w:r w:rsidRPr="005C7198">
        <w:rPr>
          <w:lang w:val="en-US"/>
        </w:rPr>
        <w:t xml:space="preserve">using the coupled equations for continuity </w:t>
      </w:r>
      <w:r>
        <w:rPr>
          <w:lang w:val="en-US"/>
        </w:rPr>
        <w:fldChar w:fldCharType="begin"/>
      </w:r>
      <w:r>
        <w:rPr>
          <w:lang w:val="en-US"/>
        </w:rPr>
        <w:instrText xml:space="preserve"> GOTOBUTTON ZEqnNum113258  \* MERGEFORMAT </w:instrText>
      </w:r>
      <w:r>
        <w:rPr>
          <w:lang w:val="en-US"/>
        </w:rPr>
        <w:fldChar w:fldCharType="begin"/>
      </w:r>
      <w:r>
        <w:rPr>
          <w:lang w:val="en-US"/>
        </w:rPr>
        <w:instrText xml:space="preserve"> REF ZEqnNum113258 \* Charformat \! \* MERGEFORMAT </w:instrText>
      </w:r>
      <w:r>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29</w:instrText>
      </w:r>
      <w:r w:rsidR="00DA67A9" w:rsidRPr="004D7B46">
        <w:rPr>
          <w:lang w:val="en-US"/>
        </w:rPr>
        <w:instrText>)</w:instrText>
      </w:r>
      <w:r>
        <w:rPr>
          <w:lang w:val="en-US"/>
        </w:rPr>
        <w:fldChar w:fldCharType="end"/>
      </w:r>
      <w:r>
        <w:rPr>
          <w:lang w:val="en-US"/>
        </w:rPr>
        <w:fldChar w:fldCharType="end"/>
      </w:r>
      <w:r>
        <w:rPr>
          <w:lang w:val="en-US"/>
        </w:rPr>
        <w:t xml:space="preserve"> </w:t>
      </w:r>
      <w:r w:rsidRPr="005C7198">
        <w:rPr>
          <w:lang w:val="en-US"/>
        </w:rPr>
        <w:t>and motion</w:t>
      </w:r>
      <w:r>
        <w:rPr>
          <w:lang w:val="en-US"/>
        </w:rPr>
        <w:t xml:space="preserve"> </w:t>
      </w:r>
      <w:r>
        <w:rPr>
          <w:lang w:val="en-US"/>
        </w:rPr>
        <w:fldChar w:fldCharType="begin"/>
      </w:r>
      <w:r>
        <w:rPr>
          <w:lang w:val="en-US"/>
        </w:rPr>
        <w:instrText xml:space="preserve"> GOTOBUTTON ZEqnNum953353  \* MERGEFORMAT </w:instrText>
      </w:r>
      <w:r>
        <w:rPr>
          <w:lang w:val="en-US"/>
        </w:rPr>
        <w:fldChar w:fldCharType="begin"/>
      </w:r>
      <w:r>
        <w:rPr>
          <w:lang w:val="en-US"/>
        </w:rPr>
        <w:instrText xml:space="preserve"> REF ZEqnNum953353 \* Charformat \! \* MERGEFORMAT </w:instrText>
      </w:r>
      <w:r>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31</w:instrText>
      </w:r>
      <w:r w:rsidR="00DA67A9" w:rsidRPr="004D7B46">
        <w:rPr>
          <w:lang w:val="en-US"/>
        </w:rPr>
        <w:instrText>)</w:instrText>
      </w:r>
      <w:r>
        <w:rPr>
          <w:lang w:val="en-US"/>
        </w:rPr>
        <w:fldChar w:fldCharType="end"/>
      </w:r>
      <w:r>
        <w:rPr>
          <w:lang w:val="en-US"/>
        </w:rPr>
        <w:fldChar w:fldCharType="end"/>
      </w:r>
      <w:r w:rsidRPr="005C7198">
        <w:rPr>
          <w:lang w:val="en-US"/>
        </w:rPr>
        <w:t>, thereby</w:t>
      </w:r>
      <w:r>
        <w:rPr>
          <w:lang w:val="en-US"/>
        </w:rPr>
        <w:t xml:space="preserve"> </w:t>
      </w:r>
      <w:r w:rsidRPr="005C7198">
        <w:rPr>
          <w:lang w:val="en-US"/>
        </w:rPr>
        <w:t>producing</w:t>
      </w:r>
      <w:r>
        <w:rPr>
          <w:lang w:val="en-US"/>
        </w:rPr>
        <w:t xml:space="preserve"> </w:t>
      </w:r>
      <w:r w:rsidRPr="005C7198">
        <w:rPr>
          <w:lang w:val="en-US"/>
        </w:rPr>
        <w:t>the depth-average</w:t>
      </w:r>
      <w:r>
        <w:rPr>
          <w:lang w:val="en-US"/>
        </w:rPr>
        <w:t xml:space="preserve"> </w:t>
      </w:r>
      <w:r w:rsidRPr="005C7198">
        <w:rPr>
          <w:lang w:val="en-US"/>
        </w:rPr>
        <w:t>horizontal</w:t>
      </w:r>
      <w:r>
        <w:rPr>
          <w:lang w:val="en-US"/>
        </w:rPr>
        <w:t xml:space="preserve"> </w:t>
      </w:r>
      <w:r w:rsidRPr="005C7198">
        <w:rPr>
          <w:lang w:val="en-US"/>
        </w:rPr>
        <w:t>groundwater head</w:t>
      </w:r>
      <w:r>
        <w:rPr>
          <w:lang w:val="en-US"/>
        </w:rPr>
        <w:t xml:space="preserve"> </w:t>
      </w:r>
      <w:r w:rsidRPr="005C7198">
        <w:rPr>
          <w:lang w:val="en-US"/>
        </w:rPr>
        <w:t>gradients</w:t>
      </w:r>
      <w:r>
        <w:rPr>
          <w:lang w:val="en-US"/>
        </w:rPr>
        <w:t xml:space="preserve"> </w:t>
      </w:r>
      <w:r w:rsidRPr="005C7198">
        <w:rPr>
          <w:lang w:val="en-US"/>
        </w:rPr>
        <w:t>and vertical</w:t>
      </w:r>
      <w:r>
        <w:rPr>
          <w:lang w:val="en-US"/>
        </w:rPr>
        <w:t xml:space="preserve"> </w:t>
      </w:r>
      <w:r w:rsidRPr="005C7198">
        <w:rPr>
          <w:lang w:val="en-US"/>
        </w:rPr>
        <w:t>head</w:t>
      </w:r>
      <w:r>
        <w:rPr>
          <w:lang w:val="en-US"/>
        </w:rPr>
        <w:t xml:space="preserve"> </w:t>
      </w:r>
      <w:r w:rsidRPr="005C7198">
        <w:rPr>
          <w:lang w:val="en-US"/>
        </w:rPr>
        <w:t>gradients at the groundwater surface</w:t>
      </w:r>
    </w:p>
    <w:p w:rsidR="00A63405" w:rsidRDefault="00A63405" w:rsidP="0032408E">
      <w:pPr>
        <w:rPr>
          <w:lang w:val="en-US"/>
        </w:rPr>
      </w:pPr>
    </w:p>
    <w:p w:rsidR="009E3A8C" w:rsidRPr="004D7B46" w:rsidRDefault="009E3A8C" w:rsidP="0032408E">
      <w:pPr>
        <w:rPr>
          <w:lang w:val="en-US"/>
        </w:rPr>
      </w:pPr>
      <w:r w:rsidRPr="004D7B46">
        <w:rPr>
          <w:lang w:val="en-US"/>
        </w:rPr>
        <w:t xml:space="preserve">Although the requirement for non-hydrostatic pressure has the benefit of being a more accurate representation of reality, </w:t>
      </w:r>
      <w:r>
        <w:rPr>
          <w:lang w:val="en-US"/>
        </w:rPr>
        <w:t xml:space="preserve">and does not require the numerical smoothing parameter </w:t>
      </w:r>
      <w:r w:rsidRPr="009E3A8C">
        <w:rPr>
          <w:i/>
          <w:lang w:val="en-US"/>
        </w:rPr>
        <w:t>d</w:t>
      </w:r>
      <w:r w:rsidRPr="009E3A8C">
        <w:rPr>
          <w:i/>
          <w:vertAlign w:val="subscript"/>
          <w:lang w:val="en-US"/>
        </w:rPr>
        <w:t>wetlayer</w:t>
      </w:r>
      <w:r>
        <w:rPr>
          <w:lang w:val="en-US"/>
        </w:rPr>
        <w:t xml:space="preserve">, </w:t>
      </w:r>
      <w:r w:rsidRPr="004D7B46">
        <w:rPr>
          <w:lang w:val="en-US"/>
        </w:rPr>
        <w:t>resolving the non-hydrostatic pressure field can be computationally expensive</w:t>
      </w:r>
      <w:r w:rsidR="005C7198">
        <w:rPr>
          <w:lang w:val="en-US"/>
        </w:rPr>
        <w:t>, particularly in 2DH applications</w:t>
      </w:r>
      <w:r w:rsidRPr="004D7B46">
        <w:rPr>
          <w:lang w:val="en-US"/>
        </w:rPr>
        <w:t>.</w:t>
      </w:r>
    </w:p>
    <w:p w:rsidR="006868B9" w:rsidRPr="004D7B46" w:rsidRDefault="00857D78" w:rsidP="004D7B46">
      <w:pPr>
        <w:pStyle w:val="Heading4"/>
        <w:jc w:val="both"/>
        <w:rPr>
          <w:lang w:val="en-US"/>
        </w:rPr>
      </w:pPr>
      <w:r w:rsidRPr="004D7B46">
        <w:rPr>
          <w:lang w:val="en-US"/>
        </w:rPr>
        <w:t>Exchange with surface water</w:t>
      </w:r>
    </w:p>
    <w:p w:rsidR="00DF2E1F" w:rsidRPr="004D7B46" w:rsidRDefault="00DB3917" w:rsidP="00DB3917">
      <w:pPr>
        <w:rPr>
          <w:lang w:val="en-US"/>
        </w:rPr>
      </w:pPr>
      <w:r w:rsidRPr="004D7B46">
        <w:rPr>
          <w:lang w:val="en-US"/>
        </w:rPr>
        <w:t xml:space="preserve">In the groundwater model there are three mechanisms for the </w:t>
      </w:r>
      <w:r w:rsidR="003A6A4E">
        <w:rPr>
          <w:lang w:val="en-US"/>
        </w:rPr>
        <w:t xml:space="preserve">vertical </w:t>
      </w:r>
      <w:r w:rsidRPr="004D7B46">
        <w:rPr>
          <w:lang w:val="en-US"/>
        </w:rPr>
        <w:t>exchange of groundwater and surface water: 1) submarine exchange, 2) infiltration and 3) exfiltration. The rate of exchange between the groundwater and surface water (</w:t>
      </w:r>
      <w:r w:rsidRPr="004D7B46">
        <w:rPr>
          <w:i/>
          <w:lang w:val="en-US"/>
        </w:rPr>
        <w:t>S</w:t>
      </w:r>
      <w:r w:rsidRPr="004D7B46">
        <w:rPr>
          <w:lang w:val="en-US"/>
        </w:rPr>
        <w:t xml:space="preserve">) is given in terms of surface water volume, and is defined positive when water is exchanged from the surface water to the groundwater. </w:t>
      </w:r>
    </w:p>
    <w:p w:rsidR="00DF2E1F" w:rsidRDefault="00DF2E1F" w:rsidP="00F322D0">
      <w:pPr>
        <w:rPr>
          <w:lang w:val="en-US"/>
        </w:rPr>
      </w:pPr>
    </w:p>
    <w:p w:rsidR="00F322D0" w:rsidRPr="004D7B46" w:rsidRDefault="00F322D0" w:rsidP="00F322D0">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F322D0" w:rsidRPr="004D7B46" w:rsidRDefault="00F322D0" w:rsidP="00F322D0">
      <w:pPr>
        <w:rPr>
          <w:lang w:val="en-US"/>
        </w:rPr>
      </w:pPr>
    </w:p>
    <w:p w:rsidR="00F322D0" w:rsidRPr="004D7B46" w:rsidRDefault="00F322D0" w:rsidP="00F322D0">
      <w:pPr>
        <w:pStyle w:val="MTDisplayEquation"/>
        <w:rPr>
          <w:lang w:val="en-US"/>
        </w:rPr>
      </w:pPr>
      <w:r w:rsidRPr="004D7B46">
        <w:rPr>
          <w:lang w:val="en-US"/>
        </w:rPr>
        <w:tab/>
      </w:r>
      <w:r w:rsidRPr="004D7B46">
        <w:rPr>
          <w:position w:val="-74"/>
          <w:lang w:val="en-US"/>
        </w:rPr>
        <w:object w:dxaOrig="2520" w:dyaOrig="1600">
          <v:shape id="_x0000_i2011" type="#_x0000_t75" style="width:126.5pt;height:81.4pt" o:ole="">
            <v:imagedata r:id="rId99" o:title=""/>
          </v:shape>
          <o:OLEObject Type="Embed" ProgID="Equation.DSMT4" ShapeID="_x0000_i2011" DrawAspect="Content" ObjectID="_1485953023"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1" w:name="ZEqnNum41842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34</w:instrText>
      </w:r>
      <w:r w:rsidRPr="004D7B46">
        <w:rPr>
          <w:noProof/>
          <w:lang w:val="en-US"/>
        </w:rPr>
        <w:fldChar w:fldCharType="end"/>
      </w:r>
      <w:r w:rsidRPr="004D7B46">
        <w:rPr>
          <w:lang w:val="en-US"/>
        </w:rPr>
        <w:instrText>)</w:instrText>
      </w:r>
      <w:bookmarkEnd w:id="81"/>
      <w:r w:rsidRPr="004D7B46">
        <w:rPr>
          <w:lang w:val="en-US"/>
        </w:rPr>
        <w:fldChar w:fldCharType="end"/>
      </w:r>
    </w:p>
    <w:p w:rsidR="00F322D0" w:rsidRDefault="00F322D0" w:rsidP="00F322D0">
      <w:pPr>
        <w:rPr>
          <w:lang w:val="en-US"/>
        </w:rPr>
      </w:pPr>
      <w:r w:rsidRPr="004D7B46">
        <w:rPr>
          <w:lang w:val="en-US"/>
        </w:rPr>
        <w:t xml:space="preserve">In </w:t>
      </w:r>
      <w:r>
        <w:rPr>
          <w:lang w:val="en-US"/>
        </w:rPr>
        <w:fldChar w:fldCharType="begin"/>
      </w:r>
      <w:r>
        <w:rPr>
          <w:lang w:val="en-US"/>
        </w:rPr>
        <w:instrText xml:space="preserve"> GOTOBUTTON ZEqnNum418429  \* MERGEFORMAT </w:instrText>
      </w:r>
      <w:r>
        <w:rPr>
          <w:lang w:val="en-US"/>
        </w:rPr>
        <w:fldChar w:fldCharType="begin"/>
      </w:r>
      <w:r>
        <w:rPr>
          <w:lang w:val="en-US"/>
        </w:rPr>
        <w:instrText xml:space="preserve"> REF ZEqnNum418429 \* Charformat \! \* MERGEFORMAT </w:instrText>
      </w:r>
      <w:r>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34</w:instrText>
      </w:r>
      <w:r w:rsidR="00DA67A9" w:rsidRPr="004D7B46">
        <w:rPr>
          <w:lang w:val="en-US"/>
        </w:rPr>
        <w:instrText>)</w:instrText>
      </w:r>
      <w:r>
        <w:rPr>
          <w:lang w:val="en-US"/>
        </w:rPr>
        <w:fldChar w:fldCharType="end"/>
      </w:r>
      <w:r>
        <w:rPr>
          <w:lang w:val="en-US"/>
        </w:rPr>
        <w:fldChar w:fldCharType="end"/>
      </w:r>
      <w:r w:rsidRPr="004D7B46">
        <w:rPr>
          <w:lang w:val="en-US"/>
        </w:rPr>
        <w:t xml:space="preserve"> the surface water-groundwater exchange flow of infiltration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 the surface water pressure at the bed (</w:t>
      </w:r>
      <w:r w:rsidRPr="004D7B46">
        <w:rPr>
          <w:position w:val="-14"/>
          <w:lang w:val="en-US"/>
        </w:rPr>
        <w:object w:dxaOrig="520" w:dyaOrig="440">
          <v:shape id="_x0000_i2012" type="#_x0000_t75" style="width:26.25pt;height:22.9pt" o:ole="">
            <v:imagedata r:id="rId101" o:title=""/>
          </v:shape>
          <o:OLEObject Type="Embed" ProgID="Equation.DSMT4" ShapeID="_x0000_i2012" DrawAspect="Content" ObjectID="_1485953024" r:id="rId102"/>
        </w:object>
      </w:r>
      <w:r w:rsidR="003E0BEA">
        <w:rPr>
          <w:lang w:val="en-US"/>
        </w:rPr>
        <w:t>) and the</w:t>
      </w:r>
      <w:r w:rsidRPr="004D7B46">
        <w:rPr>
          <w:lang w:val="en-US"/>
        </w:rPr>
        <w:t xml:space="preserve"> thickness of the wetting </w:t>
      </w:r>
      <w:r w:rsidR="008B5DE6">
        <w:rPr>
          <w:lang w:val="en-US"/>
        </w:rPr>
        <w:t>front</w:t>
      </w:r>
      <w:r w:rsidRPr="004D7B46">
        <w:rPr>
          <w:lang w:val="en-US"/>
        </w:rPr>
        <w:t xml:space="preserve"> (</w:t>
      </w:r>
      <w:r w:rsidRPr="004D7B46">
        <w:rPr>
          <w:i/>
          <w:position w:val="-14"/>
          <w:lang w:val="en-US"/>
        </w:rPr>
        <w:object w:dxaOrig="460" w:dyaOrig="380">
          <v:shape id="_x0000_i2013" type="#_x0000_t75" style="width:23.55pt;height:18.85pt" o:ole="">
            <v:imagedata r:id="rId103" o:title=""/>
          </v:shape>
          <o:OLEObject Type="Embed" ProgID="Equation.DSMT4" ShapeID="_x0000_i2013" DrawAspect="Content" ObjectID="_1485953025" r:id="rId104"/>
        </w:object>
      </w:r>
      <w:r w:rsidRPr="004D7B46">
        <w:rPr>
          <w:lang w:val="en-US"/>
        </w:rPr>
        <w:t>).</w:t>
      </w:r>
    </w:p>
    <w:p w:rsidR="00DF2E1F" w:rsidRPr="004D7B46" w:rsidRDefault="00DF2E1F" w:rsidP="00F322D0">
      <w:pPr>
        <w:rPr>
          <w:lang w:val="en-US"/>
        </w:rPr>
      </w:pPr>
    </w:p>
    <w:p w:rsidR="00F322D0" w:rsidRPr="004D7B46" w:rsidRDefault="00F322D0" w:rsidP="00F322D0">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F322D0" w:rsidRPr="004D7B46" w:rsidRDefault="00F322D0" w:rsidP="00F322D0">
      <w:pPr>
        <w:spacing w:line="240" w:lineRule="auto"/>
        <w:rPr>
          <w:lang w:val="en-US"/>
        </w:rPr>
      </w:pPr>
    </w:p>
    <w:p w:rsidR="00F322D0" w:rsidRPr="004D7B46" w:rsidRDefault="00F322D0" w:rsidP="00F322D0">
      <w:pPr>
        <w:spacing w:line="240" w:lineRule="auto"/>
        <w:rPr>
          <w:lang w:val="en-US"/>
        </w:rPr>
      </w:pPr>
      <w:r w:rsidRPr="004D7B46">
        <w:rPr>
          <w:lang w:val="en-US"/>
        </w:rPr>
        <w:t xml:space="preserve">Exfiltration </w:t>
      </w:r>
      <w:r w:rsidR="004B1791" w:rsidRPr="004D7B46">
        <w:rPr>
          <w:lang w:val="en-US"/>
        </w:rPr>
        <w:t>(</w:t>
      </w:r>
      <w:r w:rsidR="004B1791" w:rsidRPr="004D7B46">
        <w:rPr>
          <w:i/>
          <w:lang w:val="en-US"/>
        </w:rPr>
        <w:t>S</w:t>
      </w:r>
      <w:r w:rsidR="004B1791">
        <w:rPr>
          <w:i/>
          <w:vertAlign w:val="subscript"/>
          <w:lang w:val="en-US"/>
        </w:rPr>
        <w:t>exf</w:t>
      </w:r>
      <w:r w:rsidR="004B1791" w:rsidRPr="004D7B46">
        <w:rPr>
          <w:lang w:val="en-US"/>
        </w:rPr>
        <w:t>)</w:t>
      </w:r>
      <w:r w:rsidR="004B1791">
        <w:rPr>
          <w:lang w:val="en-US"/>
        </w:rPr>
        <w:t xml:space="preserve"> </w:t>
      </w:r>
      <w:r w:rsidRPr="004D7B46">
        <w:rPr>
          <w:lang w:val="en-US"/>
        </w:rPr>
        <w:t>occurs where the groundwater and surface water are not connected and the groundwater level exceeds the bed level. The rate of exfiltration is related to the rate of the groundwater level exceeding the bed level.</w:t>
      </w:r>
    </w:p>
    <w:p w:rsidR="00F322D0" w:rsidRPr="004D7B46" w:rsidRDefault="00F322D0" w:rsidP="00F322D0">
      <w:pPr>
        <w:spacing w:line="240" w:lineRule="auto"/>
        <w:rPr>
          <w:lang w:val="en-US"/>
        </w:rPr>
      </w:pPr>
    </w:p>
    <w:p w:rsidR="00F322D0" w:rsidRPr="004D7B46" w:rsidRDefault="00F322D0" w:rsidP="00F322D0">
      <w:pPr>
        <w:pStyle w:val="MTDisplayEquation"/>
        <w:rPr>
          <w:lang w:val="en-US"/>
        </w:rPr>
      </w:pPr>
      <w:r w:rsidRPr="004D7B46">
        <w:rPr>
          <w:lang w:val="en-US"/>
        </w:rPr>
        <w:tab/>
      </w:r>
      <w:r w:rsidR="007B3374" w:rsidRPr="004D7B46">
        <w:rPr>
          <w:position w:val="-24"/>
          <w:lang w:val="en-US"/>
        </w:rPr>
        <w:object w:dxaOrig="1980" w:dyaOrig="660">
          <v:shape id="_x0000_i2208" type="#_x0000_t75" style="width:99.6pt;height:32.95pt" o:ole="">
            <v:imagedata r:id="rId105" o:title=""/>
          </v:shape>
          <o:OLEObject Type="Embed" ProgID="Equation.DSMT4" ShapeID="_x0000_i2208" DrawAspect="Content" ObjectID="_1485953026"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35</w:instrText>
      </w:r>
      <w:r w:rsidRPr="004D7B46">
        <w:rPr>
          <w:noProof/>
          <w:lang w:val="en-US"/>
        </w:rPr>
        <w:fldChar w:fldCharType="end"/>
      </w:r>
      <w:r w:rsidRPr="004D7B46">
        <w:rPr>
          <w:lang w:val="en-US"/>
        </w:rPr>
        <w:instrText>)</w:instrText>
      </w:r>
      <w:r w:rsidRPr="004D7B46">
        <w:rPr>
          <w:lang w:val="en-US"/>
        </w:rPr>
        <w:fldChar w:fldCharType="end"/>
      </w:r>
    </w:p>
    <w:p w:rsidR="00F322D0" w:rsidRDefault="00F322D0" w:rsidP="004D7B46">
      <w:pPr>
        <w:spacing w:line="240" w:lineRule="auto"/>
        <w:rPr>
          <w:lang w:val="en-US"/>
        </w:rPr>
      </w:pPr>
    </w:p>
    <w:p w:rsidR="00564460" w:rsidRPr="004D7B46" w:rsidRDefault="00564460" w:rsidP="00564460">
      <w:pPr>
        <w:rPr>
          <w:lang w:val="en-US"/>
        </w:rPr>
      </w:pPr>
      <w:r w:rsidRPr="004D7B46">
        <w:rPr>
          <w:lang w:val="en-US"/>
        </w:rPr>
        <w:lastRenderedPageBreak/>
        <w:t xml:space="preserve">Submarine exchange </w:t>
      </w:r>
      <w:r w:rsidR="001578DB" w:rsidRPr="004D7B46">
        <w:rPr>
          <w:lang w:val="en-US"/>
        </w:rPr>
        <w:t>(</w:t>
      </w:r>
      <w:r w:rsidR="001578DB" w:rsidRPr="004D7B46">
        <w:rPr>
          <w:i/>
          <w:lang w:val="en-US"/>
        </w:rPr>
        <w:t>S</w:t>
      </w:r>
      <w:r w:rsidR="001578DB">
        <w:rPr>
          <w:i/>
          <w:vertAlign w:val="subscript"/>
          <w:lang w:val="en-US"/>
        </w:rPr>
        <w:t>sub</w:t>
      </w:r>
      <w:r w:rsidR="001578DB" w:rsidRPr="004D7B46">
        <w:rPr>
          <w:lang w:val="en-US"/>
        </w:rPr>
        <w:t>)</w:t>
      </w:r>
      <w:r w:rsidR="001578DB">
        <w:rPr>
          <w:lang w:val="en-US"/>
        </w:rPr>
        <w:t xml:space="preserve"> </w:t>
      </w:r>
      <w:r w:rsidRPr="004D7B46">
        <w:rPr>
          <w:lang w:val="en-US"/>
        </w:rPr>
        <w:t xml:space="preserve">represents the high and low frequency infiltration and exfiltration through the bed due pressure gradients across the saturated bed. This process only takes place where the groundwater and surface water are connected. </w:t>
      </w:r>
      <w:r>
        <w:rPr>
          <w:lang w:val="en-US"/>
        </w:rPr>
        <w:t>In the case of the non-hydrostatic groundwater model, t</w:t>
      </w:r>
      <w:r w:rsidRPr="004D7B46">
        <w:rPr>
          <w:lang w:val="en-US"/>
        </w:rPr>
        <w: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w:t>
      </w:r>
      <w:r>
        <w:rPr>
          <w:lang w:val="en-US"/>
        </w:rPr>
        <w:t xml:space="preserve"> (shown for the parabolic head approximation)</w:t>
      </w:r>
      <w:r w:rsidRPr="004D7B46">
        <w:rPr>
          <w:lang w:val="en-US"/>
        </w:rPr>
        <w:t>.</w:t>
      </w:r>
    </w:p>
    <w:p w:rsidR="00564460" w:rsidRPr="004D7B46" w:rsidRDefault="00564460" w:rsidP="00564460">
      <w:pPr>
        <w:rPr>
          <w:lang w:val="en-US"/>
        </w:rPr>
      </w:pPr>
    </w:p>
    <w:p w:rsidR="00564460" w:rsidRPr="004D7B46" w:rsidRDefault="00564460" w:rsidP="00564460">
      <w:pPr>
        <w:pStyle w:val="MTDisplayEquation"/>
        <w:rPr>
          <w:lang w:val="en-US"/>
        </w:rPr>
      </w:pPr>
      <w:r w:rsidRPr="004D7B46">
        <w:rPr>
          <w:lang w:val="en-US"/>
        </w:rPr>
        <w:tab/>
      </w:r>
      <w:r w:rsidRPr="004D7B46">
        <w:rPr>
          <w:position w:val="-14"/>
          <w:lang w:val="en-US"/>
        </w:rPr>
        <w:object w:dxaOrig="1440" w:dyaOrig="380">
          <v:shape id="_x0000_i2212" type="#_x0000_t75" style="width:1in;height:18.85pt" o:ole="">
            <v:imagedata r:id="rId107" o:title=""/>
          </v:shape>
          <o:OLEObject Type="Embed" ProgID="Equation.DSMT4" ShapeID="_x0000_i2212" DrawAspect="Content" ObjectID="_1485953027" r:id="rId10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36</w:instrText>
      </w:r>
      <w:r w:rsidRPr="004D7B46">
        <w:rPr>
          <w:noProof/>
          <w:lang w:val="en-US"/>
        </w:rPr>
        <w:fldChar w:fldCharType="end"/>
      </w:r>
      <w:r w:rsidRPr="004D7B46">
        <w:rPr>
          <w:lang w:val="en-US"/>
        </w:rPr>
        <w:instrText>)</w:instrText>
      </w:r>
      <w:r w:rsidRPr="004D7B46">
        <w:rPr>
          <w:lang w:val="en-US"/>
        </w:rPr>
        <w:fldChar w:fldCharType="end"/>
      </w:r>
    </w:p>
    <w:p w:rsidR="00564460" w:rsidRPr="004D7B46" w:rsidRDefault="00564460" w:rsidP="00564460">
      <w:pPr>
        <w:rPr>
          <w:lang w:val="en-US"/>
        </w:rPr>
      </w:pPr>
    </w:p>
    <w:p w:rsidR="00DF2E1F" w:rsidRDefault="00564460" w:rsidP="004D7B46">
      <w:pPr>
        <w:spacing w:line="240" w:lineRule="auto"/>
        <w:rPr>
          <w:lang w:val="en-US"/>
        </w:rPr>
      </w:pPr>
      <w:r>
        <w:rPr>
          <w:lang w:val="en-US"/>
        </w:rPr>
        <w:t xml:space="preserve">In the case of the hydrostatic groundwater model, the </w:t>
      </w:r>
      <w:r w:rsidR="00E52066">
        <w:rPr>
          <w:lang w:val="en-US"/>
        </w:rPr>
        <w:t>difference between the surface water head and the groundwater head is use</w:t>
      </w:r>
      <w:r w:rsidR="00DB3917">
        <w:rPr>
          <w:lang w:val="en-US"/>
        </w:rPr>
        <w:t xml:space="preserve">d to drive submarine discharge when </w:t>
      </w:r>
      <w:r w:rsidR="00E52066">
        <w:rPr>
          <w:lang w:val="en-US"/>
        </w:rPr>
        <w:t xml:space="preserve">the groundwater level is less than </w:t>
      </w:r>
      <w:r w:rsidR="00E52066" w:rsidRPr="00E52066">
        <w:rPr>
          <w:i/>
          <w:lang w:val="en-US"/>
        </w:rPr>
        <w:t>d</w:t>
      </w:r>
      <w:r w:rsidR="00E52066" w:rsidRPr="00E52066">
        <w:rPr>
          <w:i/>
          <w:vertAlign w:val="subscript"/>
          <w:lang w:val="en-US"/>
        </w:rPr>
        <w:t>wetlayer</w:t>
      </w:r>
      <w:r w:rsidR="00E52066">
        <w:rPr>
          <w:lang w:val="en-US"/>
        </w:rPr>
        <w:t xml:space="preserve"> from the bed surface. </w:t>
      </w:r>
    </w:p>
    <w:p w:rsidR="00FE71BC" w:rsidRDefault="00FE71BC" w:rsidP="004D7B46">
      <w:pPr>
        <w:spacing w:line="240" w:lineRule="auto"/>
        <w:rPr>
          <w:lang w:val="en-US"/>
        </w:rPr>
      </w:pPr>
    </w:p>
    <w:p w:rsidR="003A6A4E" w:rsidRDefault="003A6A4E" w:rsidP="004D7B46">
      <w:pPr>
        <w:spacing w:line="240" w:lineRule="auto"/>
        <w:rPr>
          <w:lang w:val="en-US"/>
        </w:rPr>
      </w:pPr>
      <w:r>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w:t>
      </w:r>
      <w:r w:rsidR="007E301E">
        <w:rPr>
          <w:lang w:val="en-US"/>
        </w:rPr>
        <w:t xml:space="preserve">cells (keyword: </w:t>
      </w:r>
      <w:r w:rsidR="007E301E" w:rsidRPr="007E301E">
        <w:rPr>
          <w:i/>
          <w:lang w:val="en-US"/>
        </w:rPr>
        <w:t>gwhorinfil = 1</w:t>
      </w:r>
      <w:r w:rsidR="007E301E">
        <w:rPr>
          <w:lang w:val="en-US"/>
        </w:rPr>
        <w:t xml:space="preserve">). </w:t>
      </w:r>
      <w:r w:rsidR="00712187">
        <w:rPr>
          <w:lang w:val="en-US"/>
        </w:rPr>
        <w:t xml:space="preserve">In this case the horizontal head gradient between the surface water and groundwater across vertical interface between </w:t>
      </w:r>
      <w:r w:rsidR="00EC31DA">
        <w:rPr>
          <w:lang w:val="en-US"/>
        </w:rPr>
        <w:t>the</w:t>
      </w:r>
      <w:r w:rsidR="00712187">
        <w:rPr>
          <w:lang w:val="en-US"/>
        </w:rPr>
        <w:t xml:space="preserve"> cells </w:t>
      </w:r>
      <w:r w:rsidR="00EC31DA">
        <w:rPr>
          <w:lang w:val="en-US"/>
        </w:rPr>
        <w:t>is used to determine the horizontal exchange flux:</w:t>
      </w:r>
    </w:p>
    <w:p w:rsidR="00EC31DA" w:rsidRDefault="00EC31DA" w:rsidP="004D7B46">
      <w:pPr>
        <w:spacing w:line="240" w:lineRule="auto"/>
        <w:rPr>
          <w:lang w:val="en-US"/>
        </w:rPr>
      </w:pPr>
    </w:p>
    <w:p w:rsidR="00EC31DA" w:rsidRPr="004D7B46" w:rsidRDefault="00EC31DA" w:rsidP="00EC31DA">
      <w:pPr>
        <w:pStyle w:val="MTDisplayEquation"/>
        <w:rPr>
          <w:lang w:val="en-US"/>
        </w:rPr>
      </w:pPr>
      <w:r w:rsidRPr="004D7B46">
        <w:rPr>
          <w:lang w:val="en-US"/>
        </w:rPr>
        <w:tab/>
      </w:r>
      <w:r w:rsidR="009E48F3" w:rsidRPr="009E48F3">
        <w:rPr>
          <w:position w:val="-24"/>
          <w:lang w:val="en-US"/>
        </w:rPr>
        <w:object w:dxaOrig="1660" w:dyaOrig="620">
          <v:shape id="_x0000_i2224" type="#_x0000_t75" style="width:82.75pt;height:30.95pt" o:ole="">
            <v:imagedata r:id="rId109" o:title=""/>
          </v:shape>
          <o:OLEObject Type="Embed" ProgID="Equation.DSMT4" ShapeID="_x0000_i2224" DrawAspect="Content" ObjectID="_1485953028" r:id="rId11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37</w:instrText>
      </w:r>
      <w:r w:rsidRPr="004D7B46">
        <w:rPr>
          <w:noProof/>
          <w:lang w:val="en-US"/>
        </w:rPr>
        <w:fldChar w:fldCharType="end"/>
      </w:r>
      <w:r w:rsidRPr="004D7B46">
        <w:rPr>
          <w:lang w:val="en-US"/>
        </w:rPr>
        <w:instrText>)</w:instrText>
      </w:r>
      <w:r w:rsidRPr="004D7B46">
        <w:rPr>
          <w:lang w:val="en-US"/>
        </w:rPr>
        <w:fldChar w:fldCharType="end"/>
      </w:r>
    </w:p>
    <w:p w:rsidR="00EC31DA" w:rsidRDefault="009E48F3" w:rsidP="004D7B46">
      <w:pPr>
        <w:spacing w:line="240" w:lineRule="auto"/>
        <w:rPr>
          <w:lang w:val="en-US"/>
        </w:rPr>
      </w:pPr>
      <w:proofErr w:type="gramStart"/>
      <w:r>
        <w:rPr>
          <w:lang w:val="en-US"/>
        </w:rPr>
        <w:t>where</w:t>
      </w:r>
      <w:proofErr w:type="gramEnd"/>
      <w:r>
        <w:rPr>
          <w:lang w:val="en-US"/>
        </w:rPr>
        <w:t xml:space="preserve"> </w:t>
      </w:r>
      <w:r w:rsidRPr="009E48F3">
        <w:rPr>
          <w:i/>
          <w:lang w:val="en-US"/>
        </w:rPr>
        <w:t>δH</w:t>
      </w:r>
      <w:r w:rsidRPr="009E48F3">
        <w:rPr>
          <w:i/>
          <w:vertAlign w:val="subscript"/>
          <w:lang w:val="en-US"/>
        </w:rPr>
        <w:t>s</w:t>
      </w:r>
      <w:r>
        <w:rPr>
          <w:lang w:val="en-US"/>
        </w:rPr>
        <w:t xml:space="preserve"> is the head gradient between the surface water and groundwater in neighboring cell, </w:t>
      </w:r>
      <w:r w:rsidRPr="009E48F3">
        <w:rPr>
          <w:i/>
          <w:lang w:val="en-US"/>
        </w:rPr>
        <w:t>δ</w:t>
      </w:r>
      <w:r>
        <w:rPr>
          <w:i/>
          <w:lang w:val="en-US"/>
        </w:rPr>
        <w:t>s</w:t>
      </w:r>
      <w:r>
        <w:rPr>
          <w:lang w:val="en-US"/>
        </w:rPr>
        <w:t xml:space="preserve"> is the gradient distance, defined as the numerical grid size, and </w:t>
      </w:r>
      <w:r w:rsidRPr="009E48F3">
        <w:rPr>
          <w:i/>
          <w:lang w:val="en-US"/>
        </w:rPr>
        <w:t>A</w:t>
      </w:r>
      <w:r>
        <w:rPr>
          <w:lang w:val="en-US"/>
        </w:rPr>
        <w:t xml:space="preserve"> is the surface area through which the exchange takes place, defined as the difference in bed level between the neighboring cells.</w:t>
      </w:r>
    </w:p>
    <w:p w:rsidR="003D48BA" w:rsidRDefault="003D48BA" w:rsidP="003D48BA">
      <w:pPr>
        <w:pStyle w:val="Heading4"/>
        <w:jc w:val="both"/>
        <w:rPr>
          <w:lang w:val="en-US"/>
        </w:rPr>
      </w:pPr>
      <w:r w:rsidRPr="004D7B46">
        <w:rPr>
          <w:lang w:val="en-US"/>
        </w:rPr>
        <w:t>Calculation of groundwater and surface water levels</w:t>
      </w:r>
    </w:p>
    <w:p w:rsidR="003D48BA" w:rsidRDefault="003D48BA" w:rsidP="003D48BA">
      <w:pPr>
        <w:rPr>
          <w:lang w:val="en-US"/>
        </w:rPr>
      </w:pPr>
      <w:r>
        <w:rPr>
          <w:lang w:val="en-US"/>
        </w:rPr>
        <w:t xml:space="preserve">Groundwater levels are updated </w:t>
      </w:r>
      <w:r w:rsidR="00F905B4">
        <w:rPr>
          <w:lang w:val="en-US"/>
        </w:rPr>
        <w:t>through the continuity relation:</w:t>
      </w:r>
    </w:p>
    <w:p w:rsidR="00F905B4" w:rsidRPr="003D48BA" w:rsidRDefault="00F905B4" w:rsidP="003D48BA">
      <w:pPr>
        <w:rPr>
          <w:lang w:val="en-US"/>
        </w:rPr>
      </w:pPr>
    </w:p>
    <w:p w:rsidR="003D48BA" w:rsidRPr="004D7B46" w:rsidRDefault="003D48BA" w:rsidP="003D48BA">
      <w:pPr>
        <w:pStyle w:val="MTDisplayEquation"/>
        <w:rPr>
          <w:lang w:val="en-US"/>
        </w:rPr>
      </w:pPr>
      <w:r w:rsidRPr="004D7B46">
        <w:rPr>
          <w:lang w:val="en-US"/>
        </w:rPr>
        <w:tab/>
      </w:r>
      <w:r w:rsidR="002333EA" w:rsidRPr="002333EA">
        <w:rPr>
          <w:position w:val="-28"/>
          <w:lang w:val="en-US"/>
        </w:rPr>
        <w:object w:dxaOrig="5140" w:dyaOrig="700">
          <v:shape id="_x0000_i2230" type="#_x0000_t75" style="width:257.05pt;height:35pt" o:ole="">
            <v:imagedata r:id="rId111" o:title=""/>
          </v:shape>
          <o:OLEObject Type="Embed" ProgID="Equation.DSMT4" ShapeID="_x0000_i2230" DrawAspect="Content" ObjectID="_1485953029"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38</w:instrText>
      </w:r>
      <w:r w:rsidRPr="004D7B46">
        <w:rPr>
          <w:noProof/>
          <w:lang w:val="en-US"/>
        </w:rPr>
        <w:fldChar w:fldCharType="end"/>
      </w:r>
      <w:r w:rsidRPr="004D7B46">
        <w:rPr>
          <w:lang w:val="en-US"/>
        </w:rPr>
        <w:instrText>)</w:instrText>
      </w:r>
      <w:r w:rsidRPr="004D7B46">
        <w:rPr>
          <w:lang w:val="en-US"/>
        </w:rPr>
        <w:fldChar w:fldCharType="end"/>
      </w:r>
    </w:p>
    <w:p w:rsidR="003D48BA" w:rsidRPr="004D7B46" w:rsidRDefault="003D48BA" w:rsidP="003D48BA">
      <w:pPr>
        <w:rPr>
          <w:lang w:val="en-US"/>
        </w:rPr>
      </w:pPr>
    </w:p>
    <w:p w:rsidR="003D48BA" w:rsidRPr="004D7B46" w:rsidRDefault="003D48BA" w:rsidP="003D48BA">
      <w:pPr>
        <w:rPr>
          <w:lang w:val="en-US"/>
        </w:rPr>
      </w:pPr>
      <w:r w:rsidRPr="004D7B46">
        <w:rPr>
          <w:lang w:val="en-US"/>
        </w:rPr>
        <w:t xml:space="preserve">In these same areas the surface water level is modified to account for </w:t>
      </w:r>
      <w:r w:rsidR="002333EA">
        <w:rPr>
          <w:lang w:val="en-US"/>
        </w:rPr>
        <w:t>exchange fluxes</w:t>
      </w:r>
      <w:r w:rsidRPr="004D7B46">
        <w:rPr>
          <w:lang w:val="en-US"/>
        </w:rPr>
        <w:t>:</w:t>
      </w:r>
    </w:p>
    <w:p w:rsidR="003D48BA" w:rsidRPr="004D7B46" w:rsidRDefault="003D48BA" w:rsidP="003D48BA">
      <w:pPr>
        <w:rPr>
          <w:lang w:val="en-US"/>
        </w:rPr>
      </w:pPr>
    </w:p>
    <w:p w:rsidR="00973855" w:rsidRPr="004D7B46" w:rsidRDefault="00973855" w:rsidP="00973855">
      <w:pPr>
        <w:pStyle w:val="MTDisplayEquation"/>
        <w:rPr>
          <w:lang w:val="en-US"/>
        </w:rPr>
      </w:pPr>
      <w:r w:rsidRPr="004D7B46">
        <w:rPr>
          <w:lang w:val="en-US"/>
        </w:rPr>
        <w:tab/>
      </w:r>
      <w:r w:rsidRPr="00973855">
        <w:rPr>
          <w:position w:val="-24"/>
          <w:lang w:val="en-US"/>
        </w:rPr>
        <w:object w:dxaOrig="2760" w:dyaOrig="620">
          <v:shape id="_x0000_i2236" type="#_x0000_t75" style="width:137.95pt;height:30.95pt" o:ole="">
            <v:imagedata r:id="rId113" o:title=""/>
          </v:shape>
          <o:OLEObject Type="Embed" ProgID="Equation.DSMT4" ShapeID="_x0000_i2236" DrawAspect="Content" ObjectID="_1485953030"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39</w:instrText>
      </w:r>
      <w:r w:rsidRPr="004D7B46">
        <w:rPr>
          <w:noProof/>
          <w:lang w:val="en-US"/>
        </w:rPr>
        <w:fldChar w:fldCharType="end"/>
      </w:r>
      <w:r w:rsidRPr="004D7B46">
        <w:rPr>
          <w:lang w:val="en-US"/>
        </w:rPr>
        <w:instrText>)</w:instrText>
      </w:r>
      <w:r w:rsidRPr="004D7B46">
        <w:rPr>
          <w:lang w:val="en-US"/>
        </w:rPr>
        <w:fldChar w:fldCharType="end"/>
      </w:r>
    </w:p>
    <w:p w:rsidR="003D48BA" w:rsidRPr="009E48F3" w:rsidRDefault="003D48BA" w:rsidP="003D48BA">
      <w:pPr>
        <w:spacing w:line="240" w:lineRule="auto"/>
        <w:rPr>
          <w:lang w:val="en-US"/>
        </w:rPr>
      </w:pPr>
    </w:p>
    <w:p w:rsidR="00FE71BC" w:rsidRPr="004D7B46" w:rsidRDefault="00FE71BC" w:rsidP="004D7B46">
      <w:pPr>
        <w:pStyle w:val="Heading4"/>
        <w:jc w:val="both"/>
        <w:rPr>
          <w:lang w:val="en-US"/>
        </w:rPr>
      </w:pPr>
      <w:r w:rsidRPr="004D7B46">
        <w:rPr>
          <w:lang w:val="en-US"/>
        </w:rPr>
        <w:t>Boundary conditions</w:t>
      </w:r>
    </w:p>
    <w:p w:rsidR="00120D1F" w:rsidRPr="004D7B46" w:rsidRDefault="00120D1F" w:rsidP="00120D1F">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r w:rsidR="00652218">
        <w:rPr>
          <w:lang w:val="en-US"/>
        </w:rPr>
        <w:t>:</w:t>
      </w:r>
    </w:p>
    <w:p w:rsidR="00120D1F" w:rsidRPr="004D7B46" w:rsidRDefault="00120D1F" w:rsidP="00120D1F">
      <w:pPr>
        <w:rPr>
          <w:lang w:val="en-US"/>
        </w:rPr>
      </w:pPr>
    </w:p>
    <w:p w:rsidR="00120D1F" w:rsidRPr="004D7B46" w:rsidRDefault="00652218" w:rsidP="00120D1F">
      <w:pPr>
        <w:numPr>
          <w:ilvl w:val="0"/>
          <w:numId w:val="13"/>
        </w:numPr>
        <w:rPr>
          <w:lang w:val="en-US"/>
        </w:rPr>
      </w:pPr>
      <w:r>
        <w:rPr>
          <w:lang w:val="en-US"/>
        </w:rPr>
        <w:t>A</w:t>
      </w:r>
      <w:r w:rsidR="00120D1F" w:rsidRPr="004D7B46">
        <w:rPr>
          <w:lang w:val="en-US"/>
        </w:rPr>
        <w:t xml:space="preserve"> zero </w:t>
      </w:r>
      <w:r>
        <w:rPr>
          <w:lang w:val="en-US"/>
        </w:rPr>
        <w:t>flux condition is imposed a</w:t>
      </w:r>
      <w:r w:rsidRPr="004D7B46">
        <w:rPr>
          <w:lang w:val="en-US"/>
        </w:rPr>
        <w:t>t the horizontal boundaries and bottom of the aquifer</w:t>
      </w:r>
      <w:r>
        <w:rPr>
          <w:lang w:val="en-US"/>
        </w:rPr>
        <w:t xml:space="preserve">. </w:t>
      </w:r>
    </w:p>
    <w:p w:rsidR="00541B22" w:rsidRPr="003D48BA" w:rsidRDefault="00120D1F" w:rsidP="004D7B46">
      <w:pPr>
        <w:pStyle w:val="ListBullet"/>
        <w:rPr>
          <w:lang w:val="en-US"/>
        </w:rPr>
      </w:pPr>
      <w:r w:rsidRPr="004D7B46">
        <w:rPr>
          <w:lang w:val="en-US"/>
        </w:rPr>
        <w:t xml:space="preserve">The initial condition for the solution is specified by the model user in terms of the </w:t>
      </w:r>
      <w:r w:rsidR="00652218">
        <w:rPr>
          <w:lang w:val="en-US"/>
        </w:rPr>
        <w:t xml:space="preserve">initial groundwater head (keyword: </w:t>
      </w:r>
      <w:r w:rsidR="00652218">
        <w:rPr>
          <w:i/>
          <w:lang w:val="en-US"/>
        </w:rPr>
        <w:t>gw0</w:t>
      </w:r>
      <w:r w:rsidR="00652218">
        <w:rPr>
          <w:lang w:val="en-US"/>
        </w:rPr>
        <w:t xml:space="preserve">, or </w:t>
      </w:r>
      <w:r w:rsidR="00652218">
        <w:rPr>
          <w:i/>
          <w:lang w:val="en-US"/>
        </w:rPr>
        <w:t>gw0file</w:t>
      </w:r>
      <w:r w:rsidR="00652218">
        <w:rPr>
          <w:lang w:val="en-US"/>
        </w:rPr>
        <w:t>).</w:t>
      </w:r>
    </w:p>
    <w:p w:rsidR="00EA2654" w:rsidRDefault="00EA2654" w:rsidP="004D7B46">
      <w:pPr>
        <w:spacing w:line="240" w:lineRule="auto"/>
        <w:rPr>
          <w:lang w:val="en-US"/>
        </w:rPr>
      </w:pPr>
    </w:p>
    <w:p w:rsidR="002276CB" w:rsidRPr="004D7B46" w:rsidRDefault="002276CB" w:rsidP="004D7B46">
      <w:pPr>
        <w:spacing w:line="240" w:lineRule="auto"/>
        <w:rPr>
          <w:b/>
          <w:iCs/>
          <w:szCs w:val="28"/>
          <w:lang w:val="en-US"/>
        </w:rPr>
      </w:pPr>
      <w:bookmarkStart w:id="82" w:name="_GoBack"/>
      <w:bookmarkEnd w:id="82"/>
      <w:r w:rsidRPr="004D7B46">
        <w:rPr>
          <w:lang w:val="en-US"/>
        </w:rPr>
        <w:br w:type="page"/>
      </w:r>
    </w:p>
    <w:p w:rsidR="009C4C27" w:rsidRPr="004D7B46" w:rsidRDefault="009C4C27" w:rsidP="004D7B46">
      <w:pPr>
        <w:pStyle w:val="Heading2"/>
        <w:jc w:val="both"/>
        <w:rPr>
          <w:lang w:val="en-US"/>
        </w:rPr>
      </w:pPr>
      <w:bookmarkStart w:id="83" w:name="_Toc412197878"/>
      <w:r w:rsidRPr="004D7B46">
        <w:rPr>
          <w:lang w:val="en-US"/>
        </w:rPr>
        <w:lastRenderedPageBreak/>
        <w:t>Sediment transport</w:t>
      </w:r>
      <w:bookmarkEnd w:id="83"/>
    </w:p>
    <w:p w:rsidR="009C4C27" w:rsidRPr="004D7B46" w:rsidRDefault="009C4C27" w:rsidP="004D7B46">
      <w:pPr>
        <w:pStyle w:val="Heading3"/>
        <w:jc w:val="both"/>
        <w:rPr>
          <w:lang w:val="en-US"/>
        </w:rPr>
      </w:pPr>
      <w:bookmarkStart w:id="84" w:name="_Toc412197879"/>
      <w:r w:rsidRPr="004D7B46">
        <w:rPr>
          <w:lang w:val="en-US"/>
        </w:rPr>
        <w:t>Advection-diffusion</w:t>
      </w:r>
      <w:bookmarkEnd w:id="84"/>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pt;height:36.35pt" o:ole="">
            <v:imagedata r:id="rId115" o:title=""/>
          </v:shape>
          <o:OLEObject Type="Embed" ProgID="Equation.DSMT4" ShapeID="_x0000_i1073" DrawAspect="Content" ObjectID="_1485953031"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5"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41</w:instrText>
      </w:r>
      <w:r w:rsidR="00883631" w:rsidRPr="004D7B46">
        <w:rPr>
          <w:noProof/>
          <w:lang w:val="en-US"/>
        </w:rPr>
        <w:fldChar w:fldCharType="end"/>
      </w:r>
      <w:r w:rsidRPr="004D7B46">
        <w:rPr>
          <w:lang w:val="en-US"/>
        </w:rPr>
        <w:instrText>)</w:instrText>
      </w:r>
      <w:bookmarkEnd w:id="85"/>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41</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8pt;height:37.7pt" o:ole="">
            <v:imagedata r:id="rId117" o:title=""/>
          </v:shape>
          <o:OLEObject Type="Embed" ProgID="Equation.DSMT4" ShapeID="_x0000_i1074" DrawAspect="Content" ObjectID="_1485953032"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42</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6" w:name="_Toc412197880"/>
      <w:r w:rsidRPr="004D7B46">
        <w:rPr>
          <w:lang w:val="en-US"/>
        </w:rPr>
        <w:t>General parameters</w:t>
      </w:r>
      <w:bookmarkEnd w:id="86"/>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46</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65pt;height:28.25pt" o:ole="">
            <v:imagedata r:id="rId119" o:title=""/>
          </v:shape>
          <o:OLEObject Type="Embed" ProgID="Equation.DSMT4" ShapeID="_x0000_i1075" DrawAspect="Content" ObjectID="_1485953033"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7"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43</w:instrText>
      </w:r>
      <w:r w:rsidR="00883631" w:rsidRPr="004D7B46">
        <w:rPr>
          <w:noProof/>
          <w:lang w:val="en-US"/>
        </w:rPr>
        <w:fldChar w:fldCharType="end"/>
      </w:r>
      <w:r w:rsidRPr="004D7B46">
        <w:rPr>
          <w:lang w:val="en-US"/>
        </w:rPr>
        <w:instrText>)</w:instrText>
      </w:r>
      <w:bookmarkEnd w:id="87"/>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0.8pt;height:40.35pt" o:ole="">
            <v:imagedata r:id="rId121" o:title=""/>
          </v:shape>
          <o:OLEObject Type="Embed" ProgID="Equation.DSMT4" ShapeID="_x0000_i1076" DrawAspect="Content" ObjectID="_1485953034"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44</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48</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7pt;height:36.35pt" o:ole="">
            <v:imagedata r:id="rId123" o:title=""/>
          </v:shape>
          <o:OLEObject Type="Embed" ProgID="Equation.DSMT4" ShapeID="_x0000_i1077" DrawAspect="Content" ObjectID="_1485953035"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8"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45</w:instrText>
      </w:r>
      <w:r w:rsidR="00883631" w:rsidRPr="004D7B46">
        <w:rPr>
          <w:noProof/>
          <w:lang w:val="en-US"/>
        </w:rPr>
        <w:fldChar w:fldCharType="end"/>
      </w:r>
      <w:r w:rsidRPr="004D7B46">
        <w:rPr>
          <w:lang w:val="en-US"/>
        </w:rPr>
        <w:instrText>)</w:instrText>
      </w:r>
      <w:bookmarkEnd w:id="88"/>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2.2pt;height:20.2pt" o:ole="">
            <v:imagedata r:id="rId125" o:title=""/>
          </v:shape>
          <o:OLEObject Type="Embed" ProgID="Equation.DSMT4" ShapeID="_x0000_i1078" DrawAspect="Content" ObjectID="_1485953036"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9" w:name="_Toc412197881"/>
      <w:r w:rsidRPr="004D7B46">
        <w:rPr>
          <w:lang w:val="en-US"/>
        </w:rPr>
        <w:t>Transport formulations</w:t>
      </w:r>
      <w:bookmarkEnd w:id="89"/>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50</w:instrText>
      </w:r>
      <w:r w:rsidR="00DA67A9" w:rsidRPr="004D7B46">
        <w:rPr>
          <w:lang w:val="en-US"/>
        </w:rPr>
        <w:instrText>)</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2pt;height:20.2pt" o:ole="">
            <v:imagedata r:id="rId127" o:title=""/>
          </v:shape>
          <o:OLEObject Type="Embed" ProgID="Equation.DSMT4" ShapeID="_x0000_i1079" DrawAspect="Content" ObjectID="_1485953037"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0"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47</w:instrText>
      </w:r>
      <w:r w:rsidR="00883631" w:rsidRPr="004D7B46">
        <w:rPr>
          <w:noProof/>
          <w:lang w:val="en-US"/>
        </w:rPr>
        <w:fldChar w:fldCharType="end"/>
      </w:r>
      <w:r w:rsidRPr="004D7B46">
        <w:rPr>
          <w:lang w:val="en-US"/>
        </w:rPr>
        <w:instrText>)</w:instrText>
      </w:r>
      <w:bookmarkEnd w:id="90"/>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45pt;height:92.2pt" o:ole="">
            <v:imagedata r:id="rId129" o:title=""/>
          </v:shape>
          <o:OLEObject Type="Embed" ProgID="Equation.DSMT4" ShapeID="_x0000_i1080" DrawAspect="Content" ObjectID="_1485953038"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35pt;height:40.35pt" o:ole="">
            <v:imagedata r:id="rId131" o:title=""/>
          </v:shape>
          <o:OLEObject Type="Embed" ProgID="Equation.DSMT4" ShapeID="_x0000_i1081" DrawAspect="Content" ObjectID="_1485953039"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1pt;height:10.1pt" o:ole="">
            <v:imagedata r:id="rId133" o:title=""/>
          </v:shape>
          <o:OLEObject Type="Embed" ProgID="Equation.DSMT4" ShapeID="_x0000_i1082" DrawAspect="Content" ObjectID="_1485953040" r:id="rId13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A67A9">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A67A9">
        <w:rPr>
          <w:noProof/>
          <w:lang w:val="en-US"/>
        </w:rPr>
        <w:instrText>50</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2.05pt;height:77.4pt" o:ole="">
            <v:imagedata r:id="rId135" o:title=""/>
          </v:shape>
          <o:OLEObject Type="Embed" ProgID="Equation.DSMT4" ShapeID="_x0000_i1083" DrawAspect="Content" ObjectID="_1485953041"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tab/>
      </w:r>
      <w:r w:rsidRPr="004D7B46">
        <w:rPr>
          <w:position w:val="-70"/>
          <w:lang w:val="en-US"/>
        </w:rPr>
        <w:object w:dxaOrig="2960" w:dyaOrig="1560">
          <v:shape id="_x0000_i1084" type="#_x0000_t75" style="width:148.7pt;height:77.4pt" o:ole="">
            <v:imagedata r:id="rId137" o:title=""/>
          </v:shape>
          <o:OLEObject Type="Embed" ProgID="Equation.DSMT4" ShapeID="_x0000_i1084" DrawAspect="Content" ObjectID="_1485953042" r:id="rId1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lastRenderedPageBreak/>
        <w:tab/>
      </w:r>
      <w:r w:rsidR="0082322E" w:rsidRPr="004D7B46">
        <w:rPr>
          <w:position w:val="-6"/>
          <w:lang w:val="en-US"/>
        </w:rPr>
        <w:object w:dxaOrig="100" w:dyaOrig="100">
          <v:shape id="_x0000_i1085" type="#_x0000_t75" style="width:5.4pt;height:5.4pt" o:ole="">
            <v:imagedata r:id="rId139" o:title=""/>
          </v:shape>
          <o:OLEObject Type="Embed" ProgID="Equation.DSMT4" ShapeID="_x0000_i1085" DrawAspect="Content" ObjectID="_1485953043" r:id="rId140"/>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95pt;height:63.25pt" o:ole="">
            <v:imagedata r:id="rId141" o:title=""/>
          </v:shape>
          <o:OLEObject Type="Embed" ProgID="Equation.DSMT4" ShapeID="_x0000_i1086" DrawAspect="Content" ObjectID="_1485953044"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65pt;height:41.7pt" o:ole="">
            <v:imagedata r:id="rId143" o:title=""/>
          </v:shape>
          <o:OLEObject Type="Embed" ProgID="Equation.DSMT4" ShapeID="_x0000_i1087" DrawAspect="Content" ObjectID="_1485953045" r:id="rId1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9pt;height:36.35pt" o:ole="">
            <v:imagedata r:id="rId145" o:title=""/>
          </v:shape>
          <o:OLEObject Type="Embed" ProgID="Equation.DSMT4" ShapeID="_x0000_i1088" DrawAspect="Content" ObjectID="_1485953046"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30.15pt;height:117.75pt" o:ole="">
            <v:imagedata r:id="rId147" o:title=""/>
          </v:shape>
          <o:OLEObject Type="Embed" ProgID="Equation.DSMT4" ShapeID="_x0000_i1089" DrawAspect="Content" ObjectID="_1485953047"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56</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1pt;height:50.45pt" o:ole="">
            <v:imagedata r:id="rId149" o:title=""/>
          </v:shape>
          <o:OLEObject Type="Embed" ProgID="Equation.DSMT4" ShapeID="_x0000_i1090" DrawAspect="Content" ObjectID="_1485953048"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57</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91" w:name="_Toc412197882"/>
      <w:r w:rsidRPr="004D7B46">
        <w:rPr>
          <w:lang w:val="en-US"/>
        </w:rPr>
        <w:t>Wave asymmetry</w:t>
      </w:r>
      <w:bookmarkEnd w:id="91"/>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2pt;height:73.35pt" o:ole="">
            <v:imagedata r:id="rId151" o:title=""/>
          </v:shape>
          <o:OLEObject Type="Embed" ProgID="Equation.DSMT4" ShapeID="_x0000_i1091" DrawAspect="Content" ObjectID="_1485953049"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58</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25pt;height:17.5pt" o:ole="">
            <v:imagedata r:id="rId153" o:title=""/>
          </v:shape>
          <o:OLEObject Type="Embed" ProgID="Equation.DSMT4" ShapeID="_x0000_i1092" DrawAspect="Content" ObjectID="_1485953050" r:id="rId154"/>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A67A9">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DA67A9">
        <w:rPr>
          <w:noProof/>
          <w:sz w:val="20"/>
          <w:szCs w:val="20"/>
          <w:lang w:val="en-US"/>
        </w:rPr>
        <w:instrText>59</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3pt;height:95.55pt" o:ole="">
            <v:imagedata r:id="rId155" o:title=""/>
          </v:shape>
          <o:OLEObject Type="Embed" ProgID="Equation.DSMT4" ShapeID="_x0000_i1093" DrawAspect="Content" ObjectID="_1485953051" r:id="rId156"/>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A67A9">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DA67A9">
        <w:rPr>
          <w:noProof/>
          <w:sz w:val="20"/>
          <w:szCs w:val="20"/>
          <w:lang w:val="en-US"/>
        </w:rPr>
        <w:instrText>60</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92" w:name="_Toc412197883"/>
      <w:r w:rsidRPr="004D7B46">
        <w:rPr>
          <w:lang w:val="en-US"/>
        </w:rPr>
        <w:lastRenderedPageBreak/>
        <w:t>Bottom updating</w:t>
      </w:r>
      <w:bookmarkEnd w:id="92"/>
    </w:p>
    <w:p w:rsidR="008C2325" w:rsidRPr="004D7B46" w:rsidRDefault="008C2325" w:rsidP="004D7B46">
      <w:pPr>
        <w:pStyle w:val="Heading3"/>
        <w:jc w:val="both"/>
        <w:rPr>
          <w:lang w:val="en-US"/>
        </w:rPr>
      </w:pPr>
      <w:bookmarkStart w:id="93" w:name="_Toc412197884"/>
      <w:r w:rsidRPr="004D7B46">
        <w:rPr>
          <w:lang w:val="en-US"/>
        </w:rPr>
        <w:t>Due to sediment fluxes</w:t>
      </w:r>
      <w:bookmarkEnd w:id="93"/>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7pt" o:ole="">
            <v:imagedata r:id="rId157" o:title=""/>
          </v:shape>
          <o:OLEObject Type="Embed" ProgID="Equation.DSMT4" ShapeID="_x0000_i1094" DrawAspect="Content" ObjectID="_1485953052" r:id="rId15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4"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61</w:instrText>
      </w:r>
      <w:r w:rsidR="00883631" w:rsidRPr="004D7B46">
        <w:rPr>
          <w:noProof/>
          <w:lang w:val="en-US"/>
        </w:rPr>
        <w:fldChar w:fldCharType="end"/>
      </w:r>
      <w:r w:rsidRPr="004D7B46">
        <w:rPr>
          <w:lang w:val="en-US"/>
        </w:rPr>
        <w:instrText>)</w:instrText>
      </w:r>
      <w:bookmarkEnd w:id="94"/>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61</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45pt;height:92.2pt" o:ole="">
            <v:imagedata r:id="rId159" o:title=""/>
          </v:shape>
          <o:OLEObject Type="Embed" ProgID="Equation.DSMT4" ShapeID="_x0000_i1095" DrawAspect="Content" ObjectID="_1485953053" r:id="rId16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62</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5" w:name="_Toc412197885"/>
      <w:r w:rsidRPr="004D7B46">
        <w:rPr>
          <w:lang w:val="en-US"/>
        </w:rPr>
        <w:t>Avalanching</w:t>
      </w:r>
      <w:bookmarkEnd w:id="95"/>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8pt;height:34.3pt" o:ole="">
            <v:imagedata r:id="rId161" o:title=""/>
          </v:shape>
          <o:OLEObject Type="Embed" ProgID="Equation.DSMT4" ShapeID="_x0000_i1096" DrawAspect="Content" ObjectID="_1485953054"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63</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67</w:instrText>
      </w:r>
      <w:r w:rsidR="00DA67A9" w:rsidRPr="004D7B46">
        <w:rPr>
          <w:lang w:val="en-US"/>
        </w:rPr>
        <w:instrText>)</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25pt;height:77.4pt" o:ole="">
            <v:imagedata r:id="rId163" o:title=""/>
          </v:shape>
          <o:OLEObject Type="Embed" ProgID="Equation.DSMT4" ShapeID="_x0000_i1097" DrawAspect="Content" ObjectID="_1485953055"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6"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64</w:instrText>
      </w:r>
      <w:r w:rsidR="00883631" w:rsidRPr="004D7B46">
        <w:rPr>
          <w:noProof/>
          <w:lang w:val="en-US"/>
        </w:rPr>
        <w:fldChar w:fldCharType="end"/>
      </w:r>
      <w:r w:rsidRPr="004D7B46">
        <w:rPr>
          <w:lang w:val="en-US"/>
        </w:rPr>
        <w:instrText>)</w:instrText>
      </w:r>
      <w:bookmarkEnd w:id="96"/>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7" w:name="_Toc412197886"/>
      <w:r w:rsidRPr="004D7B46">
        <w:rPr>
          <w:lang w:val="en-US"/>
        </w:rPr>
        <w:lastRenderedPageBreak/>
        <w:t>Bed composition</w:t>
      </w:r>
      <w:bookmarkEnd w:id="97"/>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8" w:name="_Toc412197887"/>
      <w:r w:rsidRPr="004D7B46">
        <w:rPr>
          <w:lang w:val="en-US"/>
        </w:rPr>
        <w:lastRenderedPageBreak/>
        <w:t>Boundary conditions</w:t>
      </w:r>
      <w:bookmarkEnd w:id="98"/>
    </w:p>
    <w:p w:rsidR="008E05D9" w:rsidRPr="004D7B46" w:rsidRDefault="008E05D9" w:rsidP="004D7B46">
      <w:pPr>
        <w:pStyle w:val="Heading2"/>
        <w:spacing w:line="240" w:lineRule="auto"/>
        <w:jc w:val="both"/>
        <w:rPr>
          <w:lang w:val="en-US"/>
        </w:rPr>
      </w:pPr>
      <w:bookmarkStart w:id="99" w:name="_Toc412197888"/>
      <w:r w:rsidRPr="004D7B46">
        <w:rPr>
          <w:lang w:val="en-US"/>
        </w:rPr>
        <w:t>Waves</w:t>
      </w:r>
      <w:bookmarkEnd w:id="99"/>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DA67A9">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DA67A9">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DA67A9">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100" w:name="_Ref410738028"/>
      <w:bookmarkStart w:id="101" w:name="_Toc412197889"/>
      <w:r w:rsidRPr="004D7B46">
        <w:rPr>
          <w:lang w:val="en-US"/>
        </w:rPr>
        <w:t>Spectra</w:t>
      </w:r>
      <w:bookmarkEnd w:id="100"/>
      <w:bookmarkEnd w:id="101"/>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102"/>
      <w:commentRangeStart w:id="103"/>
      <w:r w:rsidR="007E32CB" w:rsidRPr="004D7B46">
        <w:rPr>
          <w:i/>
          <w:lang w:val="en-US"/>
        </w:rPr>
        <w:t>number</w:t>
      </w:r>
      <w:commentRangeEnd w:id="102"/>
      <w:r w:rsidR="00C62831" w:rsidRPr="004D7B46">
        <w:rPr>
          <w:rStyle w:val="CommentReference"/>
          <w:lang w:val="en-US"/>
        </w:rPr>
        <w:commentReference w:id="102"/>
      </w:r>
      <w:commentRangeEnd w:id="103"/>
      <w:r w:rsidR="00C77D61" w:rsidRPr="004D7B46">
        <w:rPr>
          <w:rStyle w:val="CommentReference"/>
          <w:lang w:val="en-US"/>
        </w:rPr>
        <w:commentReference w:id="103"/>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4"/>
      <w:commentRangeStart w:id="105"/>
      <w:r w:rsidRPr="004D7B46">
        <w:rPr>
          <w:lang w:val="en-US"/>
        </w:rPr>
        <w:t>increasing</w:t>
      </w:r>
      <w:commentRangeEnd w:id="104"/>
      <w:r w:rsidR="00C62831" w:rsidRPr="004D7B46">
        <w:rPr>
          <w:rStyle w:val="CommentReference"/>
          <w:lang w:val="en-US"/>
        </w:rPr>
        <w:commentReference w:id="104"/>
      </w:r>
      <w:commentRangeEnd w:id="105"/>
      <w:r w:rsidR="00C77D61" w:rsidRPr="004D7B46">
        <w:rPr>
          <w:rStyle w:val="CommentReference"/>
          <w:lang w:val="en-US"/>
        </w:rPr>
        <w:commentReference w:id="105"/>
      </w:r>
      <w:del w:id="106"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7"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8" w:name="_Ref412015448"/>
      <w:bookmarkStart w:id="109" w:name="_Toc412197890"/>
      <w:r w:rsidRPr="004D7B46">
        <w:rPr>
          <w:lang w:val="en-US"/>
        </w:rPr>
        <w:t>Non-spectra</w:t>
      </w:r>
      <w:bookmarkEnd w:id="107"/>
      <w:bookmarkEnd w:id="108"/>
      <w:bookmarkEnd w:id="109"/>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10"/>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10"/>
      <w:r w:rsidR="001F0D99" w:rsidRPr="004D7B46">
        <w:rPr>
          <w:rStyle w:val="CommentReference"/>
          <w:lang w:val="en-US"/>
        </w:rPr>
        <w:commentReference w:id="110"/>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11" w:name="_Ref410738048"/>
      <w:bookmarkStart w:id="112" w:name="_Toc412197891"/>
      <w:r w:rsidRPr="004D7B46">
        <w:rPr>
          <w:lang w:val="en-US"/>
        </w:rPr>
        <w:t>Lateral boundary conditions</w:t>
      </w:r>
      <w:bookmarkEnd w:id="111"/>
      <w:bookmarkEnd w:id="112"/>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13" w:name="_Toc412197892"/>
      <w:commentRangeStart w:id="114"/>
      <w:r w:rsidRPr="004D7B46">
        <w:rPr>
          <w:lang w:val="en-US"/>
        </w:rPr>
        <w:lastRenderedPageBreak/>
        <w:t>Shallow water equations</w:t>
      </w:r>
      <w:commentRangeEnd w:id="114"/>
      <w:r w:rsidR="00300122" w:rsidRPr="004D7B46">
        <w:rPr>
          <w:rStyle w:val="CommentReference"/>
          <w:b w:val="0"/>
          <w:iCs w:val="0"/>
          <w:lang w:val="en-US"/>
        </w:rPr>
        <w:commentReference w:id="114"/>
      </w:r>
      <w:bookmarkEnd w:id="113"/>
    </w:p>
    <w:p w:rsidR="008E05D9" w:rsidRPr="004D7B46" w:rsidRDefault="008E05D9" w:rsidP="004D7B46">
      <w:pPr>
        <w:pStyle w:val="Heading3"/>
        <w:rPr>
          <w:lang w:val="en-US"/>
        </w:rPr>
      </w:pPr>
      <w:bookmarkStart w:id="115" w:name="_Toc412197893"/>
      <w:commentRangeStart w:id="116"/>
      <w:r w:rsidRPr="004D7B46">
        <w:rPr>
          <w:lang w:val="en-US"/>
        </w:rPr>
        <w:t>Absorbing-generating</w:t>
      </w:r>
      <w:commentRangeEnd w:id="116"/>
      <w:r w:rsidR="00300122" w:rsidRPr="004D7B46">
        <w:rPr>
          <w:rStyle w:val="CommentReference"/>
          <w:bCs w:val="0"/>
          <w:iCs w:val="0"/>
          <w:lang w:val="en-US"/>
        </w:rPr>
        <w:commentReference w:id="116"/>
      </w:r>
      <w:bookmarkEnd w:id="115"/>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7"/>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7"/>
      <w:proofErr w:type="gramEnd"/>
      <w:r w:rsidR="0009480C" w:rsidRPr="004D7B46">
        <w:rPr>
          <w:rStyle w:val="CommentReference"/>
          <w:lang w:val="en-US"/>
        </w:rPr>
        <w:commentReference w:id="117"/>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8"/>
      <w:r w:rsidR="00005EA8" w:rsidRPr="004C5AA7">
        <w:rPr>
          <w:i/>
          <w:lang w:val="en-US"/>
        </w:rPr>
        <w:t>aveflume</w:t>
      </w:r>
      <w:commentRangeEnd w:id="118"/>
      <w:r w:rsidR="00005EA8" w:rsidRPr="004C5AA7">
        <w:rPr>
          <w:rStyle w:val="CommentReference"/>
          <w:i/>
        </w:rPr>
        <w:commentReference w:id="118"/>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9" w:name="_Toc412197894"/>
      <w:r w:rsidRPr="004D7B46">
        <w:rPr>
          <w:lang w:val="en-US"/>
        </w:rPr>
        <w:t>River and point discharge</w:t>
      </w:r>
      <w:bookmarkEnd w:id="119"/>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20" w:name="_Toc412197895"/>
      <w:r w:rsidRPr="004D7B46">
        <w:rPr>
          <w:lang w:val="en-US"/>
        </w:rPr>
        <w:t>Ship motion</w:t>
      </w:r>
      <w:bookmarkEnd w:id="120"/>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21" w:name="_Toc412197896"/>
      <w:r w:rsidRPr="004D7B46">
        <w:rPr>
          <w:lang w:val="en-US"/>
        </w:rPr>
        <w:t>Lateral boundaries</w:t>
      </w:r>
      <w:bookmarkEnd w:id="121"/>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22" w:name="_Toc412197897"/>
      <w:r w:rsidRPr="004D7B46">
        <w:rPr>
          <w:lang w:val="en-US"/>
        </w:rPr>
        <w:t>Tide and surge</w:t>
      </w:r>
      <w:bookmarkEnd w:id="122"/>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23" w:name="_Toc412197898"/>
      <w:r w:rsidRPr="004D7B46">
        <w:rPr>
          <w:lang w:val="en-US"/>
        </w:rPr>
        <w:t>Sediment transport</w:t>
      </w:r>
      <w:bookmarkEnd w:id="123"/>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4" w:name="_Toc412197899"/>
      <w:r w:rsidRPr="004D7B46">
        <w:rPr>
          <w:lang w:val="en-US"/>
        </w:rPr>
        <w:lastRenderedPageBreak/>
        <w:t>Input description</w:t>
      </w:r>
      <w:bookmarkEnd w:id="124"/>
    </w:p>
    <w:p w:rsidR="00620A54" w:rsidRPr="004D7B46" w:rsidRDefault="00620A54" w:rsidP="004D7B46">
      <w:pPr>
        <w:pStyle w:val="Heading2"/>
        <w:spacing w:line="240" w:lineRule="auto"/>
        <w:jc w:val="both"/>
        <w:rPr>
          <w:lang w:val="en-US"/>
        </w:rPr>
      </w:pPr>
      <w:bookmarkStart w:id="125" w:name="_Toc285701663"/>
      <w:bookmarkStart w:id="126" w:name="_Toc412197900"/>
      <w:r w:rsidRPr="004D7B46">
        <w:rPr>
          <w:lang w:val="en-US"/>
        </w:rPr>
        <w:t>General</w:t>
      </w:r>
      <w:bookmarkEnd w:id="125"/>
      <w:bookmarkEnd w:id="126"/>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lastRenderedPageBreak/>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27" w:name="_Toc285701664"/>
      <w:bookmarkStart w:id="128" w:name="_Toc412197901"/>
      <w:r w:rsidRPr="004D7B46">
        <w:rPr>
          <w:lang w:val="en-US"/>
        </w:rPr>
        <w:t>Physical processes</w:t>
      </w:r>
      <w:bookmarkEnd w:id="127"/>
      <w:bookmarkEnd w:id="128"/>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29" w:name="_Ref285440913"/>
      <w:bookmarkStart w:id="130" w:name="_Ref285440915"/>
      <w:bookmarkStart w:id="131" w:name="_Ref285465495"/>
      <w:bookmarkStart w:id="132" w:name="_Ref285465497"/>
      <w:bookmarkStart w:id="133" w:name="_Toc285701665"/>
      <w:bookmarkStart w:id="134" w:name="_Toc412197902"/>
      <w:r w:rsidRPr="004D7B46">
        <w:rPr>
          <w:lang w:val="en-US"/>
        </w:rPr>
        <w:t>Grid and bathymetry</w:t>
      </w:r>
      <w:bookmarkEnd w:id="129"/>
      <w:bookmarkEnd w:id="130"/>
      <w:bookmarkEnd w:id="131"/>
      <w:bookmarkEnd w:id="132"/>
      <w:bookmarkEnd w:id="133"/>
      <w:bookmarkEnd w:id="134"/>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Name of the input </w:t>
            </w:r>
            <w:r w:rsidRPr="004D7B46">
              <w:lastRenderedPageBreak/>
              <w:t>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w:t>
            </w:r>
            <w:r w:rsidRPr="004D7B46">
              <w:lastRenderedPageBreak/>
              <w:t>x-coordinates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35" w:name="_Toc285701666"/>
      <w:bookmarkStart w:id="136" w:name="_Toc412197903"/>
      <w:r w:rsidRPr="004D7B46">
        <w:rPr>
          <w:lang w:val="en-US"/>
        </w:rPr>
        <w:t>Waves input</w:t>
      </w:r>
      <w:bookmarkEnd w:id="135"/>
      <w:bookmarkEnd w:id="136"/>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A67A9" w:rsidRPr="004D7B46">
        <w:rPr>
          <w:lang w:val="en-US"/>
        </w:rPr>
        <w:t>Temporally</w:t>
      </w:r>
      <w:proofErr w:type="gramEnd"/>
      <w:r w:rsidR="00DA67A9"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lastRenderedPageBreak/>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lastRenderedPageBreak/>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137" w:name="_Ref285383424"/>
      <w:bookmarkStart w:id="138" w:name="_Toc285701667"/>
      <w:bookmarkStart w:id="139" w:name="_Toc412197904"/>
      <w:r w:rsidRPr="004D7B46">
        <w:rPr>
          <w:lang w:val="en-US"/>
        </w:rPr>
        <w:lastRenderedPageBreak/>
        <w:t>Stationary wave boundary conditions</w:t>
      </w:r>
      <w:bookmarkEnd w:id="137"/>
      <w:bookmarkEnd w:id="138"/>
      <w:bookmarkEnd w:id="139"/>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w:t>
            </w:r>
            <w:r w:rsidRPr="004D7B46">
              <w:lastRenderedPageBreak/>
              <w:t>directional 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40" w:name="_Ref285375434"/>
      <w:bookmarkStart w:id="141" w:name="_Toc285701668"/>
      <w:bookmarkStart w:id="142" w:name="_Toc412197905"/>
      <w:r w:rsidRPr="004D7B46">
        <w:rPr>
          <w:lang w:val="en-US"/>
        </w:rPr>
        <w:t>Spectral wave boundary conditions</w:t>
      </w:r>
      <w:bookmarkEnd w:id="140"/>
      <w:bookmarkEnd w:id="141"/>
      <w:bookmarkEnd w:id="142"/>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w:t>
            </w:r>
            <w:r w:rsidRPr="004D7B46">
              <w:lastRenderedPageBreak/>
              <w:t>to rotate from 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w:t>
            </w:r>
            <w:r w:rsidRPr="004D7B46">
              <w:lastRenderedPageBreak/>
              <w:t>value of S 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143" w:name="_Ref285376842"/>
      <w:r w:rsidRPr="004D7B46">
        <w:rPr>
          <w:lang w:val="en-US"/>
        </w:rPr>
        <w:t>JONSWAP wave spectra</w:t>
      </w:r>
      <w:bookmarkEnd w:id="143"/>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lastRenderedPageBreak/>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A67A9" w:rsidRPr="004D7B46">
        <w:rPr>
          <w:lang w:val="en-US"/>
        </w:rPr>
        <w:t>Temporally</w:t>
      </w:r>
      <w:proofErr w:type="gramEnd"/>
      <w:r w:rsidR="00DA67A9"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lastRenderedPageBreak/>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A67A9" w:rsidRPr="004D7B46">
        <w:rPr>
          <w:lang w:val="en-US"/>
        </w:rPr>
        <w:t>Temporally</w:t>
      </w:r>
      <w:proofErr w:type="gramEnd"/>
      <w:r w:rsidR="00DA67A9"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lastRenderedPageBreak/>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5325C7" w:rsidRDefault="00620A54" w:rsidP="004D7B46">
      <w:pPr>
        <w:pStyle w:val="Code"/>
        <w:jc w:val="both"/>
        <w:rPr>
          <w:lang w:val="fr-FR"/>
        </w:rPr>
      </w:pPr>
      <w:r w:rsidRPr="005325C7">
        <w:rPr>
          <w:lang w:val="fr-FR"/>
        </w:rPr>
        <w:t>&lt;</w:t>
      </w:r>
      <w:proofErr w:type="gramStart"/>
      <w:r w:rsidRPr="005325C7">
        <w:rPr>
          <w:lang w:val="fr-FR"/>
        </w:rPr>
        <w:t>directions</w:t>
      </w:r>
      <w:proofErr w:type="gramEnd"/>
      <w:r w:rsidRPr="005325C7">
        <w:rPr>
          <w:lang w:val="fr-FR"/>
        </w:rPr>
        <w:t xml:space="preserve"> 1&gt;</w:t>
      </w:r>
    </w:p>
    <w:p w:rsidR="00620A54" w:rsidRPr="005325C7" w:rsidRDefault="00620A54" w:rsidP="004D7B46">
      <w:pPr>
        <w:pStyle w:val="Code"/>
        <w:jc w:val="both"/>
        <w:rPr>
          <w:lang w:val="fr-FR"/>
        </w:rPr>
      </w:pPr>
      <w:r w:rsidRPr="005325C7">
        <w:rPr>
          <w:lang w:val="fr-FR"/>
        </w:rPr>
        <w:t>&lt;</w:t>
      </w:r>
      <w:proofErr w:type="gramStart"/>
      <w:r w:rsidRPr="005325C7">
        <w:rPr>
          <w:lang w:val="fr-FR"/>
        </w:rPr>
        <w:t>directions</w:t>
      </w:r>
      <w:proofErr w:type="gramEnd"/>
      <w:r w:rsidRPr="005325C7">
        <w:rPr>
          <w:lang w:val="fr-FR"/>
        </w:rPr>
        <w:t xml:space="preserve"> 2&gt;</w:t>
      </w:r>
    </w:p>
    <w:p w:rsidR="00620A54" w:rsidRPr="005325C7" w:rsidRDefault="00620A54" w:rsidP="004D7B46">
      <w:pPr>
        <w:pStyle w:val="Code"/>
        <w:jc w:val="both"/>
        <w:rPr>
          <w:lang w:val="fr-FR"/>
        </w:rPr>
      </w:pPr>
      <w:r w:rsidRPr="005325C7">
        <w:rPr>
          <w:lang w:val="fr-FR"/>
        </w:rPr>
        <w:t>&lt;</w:t>
      </w:r>
      <w:proofErr w:type="gramStart"/>
      <w:r w:rsidRPr="005325C7">
        <w:rPr>
          <w:lang w:val="fr-FR"/>
        </w:rPr>
        <w:t>directions</w:t>
      </w:r>
      <w:proofErr w:type="gramEnd"/>
      <w:r w:rsidRPr="005325C7">
        <w:rPr>
          <w:lang w:val="fr-FR"/>
        </w:rPr>
        <w:t xml:space="preserve"> 3&gt;</w:t>
      </w:r>
    </w:p>
    <w:p w:rsidR="00620A54" w:rsidRPr="005325C7" w:rsidRDefault="00620A54" w:rsidP="004D7B46">
      <w:pPr>
        <w:pStyle w:val="Code"/>
        <w:jc w:val="both"/>
        <w:rPr>
          <w:lang w:val="fr-FR"/>
        </w:rPr>
      </w:pPr>
      <w:r w:rsidRPr="005325C7">
        <w:rPr>
          <w:lang w:val="fr-FR"/>
        </w:rPr>
        <w:t>...</w:t>
      </w:r>
    </w:p>
    <w:p w:rsidR="00620A54" w:rsidRPr="005325C7" w:rsidRDefault="00620A54" w:rsidP="004D7B46">
      <w:pPr>
        <w:pStyle w:val="Code"/>
        <w:jc w:val="both"/>
        <w:rPr>
          <w:lang w:val="fr-FR"/>
        </w:rPr>
      </w:pPr>
      <w:r w:rsidRPr="005325C7">
        <w:rPr>
          <w:lang w:val="fr-FR"/>
        </w:rPr>
        <w:lastRenderedPageBreak/>
        <w:t>&lt;</w:t>
      </w:r>
      <w:proofErr w:type="gramStart"/>
      <w:r w:rsidRPr="005325C7">
        <w:rPr>
          <w:lang w:val="fr-FR"/>
        </w:rPr>
        <w:t>directions</w:t>
      </w:r>
      <w:proofErr w:type="gramEnd"/>
      <w:r w:rsidRPr="005325C7">
        <w:rPr>
          <w:lang w:val="fr-FR"/>
        </w:rPr>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A67A9" w:rsidRPr="004D7B46">
        <w:rPr>
          <w:lang w:val="en-US"/>
        </w:rPr>
        <w:t>Temporally</w:t>
      </w:r>
      <w:proofErr w:type="gramEnd"/>
      <w:r w:rsidR="00DA67A9"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lastRenderedPageBreak/>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144" w:name="_Toc285701669"/>
      <w:bookmarkStart w:id="145" w:name="_Toc412197906"/>
      <w:r w:rsidRPr="004D7B46">
        <w:rPr>
          <w:lang w:val="en-US"/>
        </w:rPr>
        <w:t>Boundary conditions for non-hydrostatic model</w:t>
      </w:r>
      <w:bookmarkEnd w:id="144"/>
      <w:bookmarkEnd w:id="145"/>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146" w:name="_Toc285701670"/>
      <w:bookmarkStart w:id="147" w:name="_Toc412197907"/>
      <w:r w:rsidRPr="004D7B46">
        <w:rPr>
          <w:lang w:val="en-US"/>
        </w:rPr>
        <w:t>Special types of wave boundary conditions</w:t>
      </w:r>
      <w:bookmarkEnd w:id="146"/>
      <w:bookmarkEnd w:id="147"/>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148" w:name="_Ref285374442"/>
      <w:bookmarkStart w:id="149" w:name="_Toc285701671"/>
      <w:bookmarkStart w:id="150" w:name="_Toc412197908"/>
      <w:r w:rsidRPr="004D7B46">
        <w:rPr>
          <w:lang w:val="en-US"/>
        </w:rPr>
        <w:t>Temporally and/or spatially varying wave boundary conditions</w:t>
      </w:r>
      <w:bookmarkEnd w:id="148"/>
      <w:bookmarkEnd w:id="149"/>
      <w:bookmarkEnd w:id="150"/>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lastRenderedPageBreak/>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151" w:name="_Toc285701672"/>
      <w:bookmarkStart w:id="152" w:name="_Toc412197909"/>
      <w:r w:rsidRPr="004D7B46">
        <w:rPr>
          <w:lang w:val="en-US"/>
        </w:rPr>
        <w:t>Notes on the generation of wave boundary conditions</w:t>
      </w:r>
      <w:bookmarkEnd w:id="151"/>
      <w:bookmarkEnd w:id="152"/>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w:t>
      </w:r>
      <w:r w:rsidRPr="004D7B46">
        <w:rPr>
          <w:lang w:val="en-US"/>
        </w:rPr>
        <w:lastRenderedPageBreak/>
        <w:t>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153" w:name="_Toc285701673"/>
      <w:bookmarkStart w:id="154" w:name="_Toc412197910"/>
      <w:r w:rsidRPr="004D7B46">
        <w:rPr>
          <w:lang w:val="en-US"/>
        </w:rPr>
        <w:t>Flow, tide and surge input</w:t>
      </w:r>
      <w:bookmarkEnd w:id="153"/>
      <w:bookmarkEnd w:id="154"/>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155" w:name="_Ref285375281"/>
      <w:bookmarkStart w:id="156" w:name="_Toc285701674"/>
      <w:bookmarkStart w:id="157" w:name="_Toc412197911"/>
      <w:r w:rsidRPr="004D7B46">
        <w:rPr>
          <w:lang w:val="en-US"/>
        </w:rPr>
        <w:t>Flow boundary conditions</w:t>
      </w:r>
      <w:bookmarkEnd w:id="155"/>
      <w:bookmarkEnd w:id="156"/>
      <w:bookmarkEnd w:id="157"/>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order of wave steering, 1 = first order wave steering (short 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58" w:name="_Ref285440556"/>
      <w:bookmarkStart w:id="159" w:name="_Toc285701675"/>
      <w:bookmarkStart w:id="160" w:name="_Toc412197912"/>
      <w:r w:rsidRPr="004D7B46">
        <w:rPr>
          <w:lang w:val="en-US"/>
        </w:rPr>
        <w:t>Time-varying tide/surge</w:t>
      </w:r>
      <w:bookmarkEnd w:id="158"/>
      <w:bookmarkEnd w:id="159"/>
      <w:bookmarkEnd w:id="160"/>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1" w:name="_Toc285701676"/>
      <w:bookmarkStart w:id="162" w:name="_Toc412197913"/>
      <w:r w:rsidRPr="004D7B46">
        <w:rPr>
          <w:lang w:val="en-US"/>
        </w:rPr>
        <w:t>Water level (dam break)</w:t>
      </w:r>
      <w:bookmarkEnd w:id="161"/>
      <w:bookmarkEnd w:id="162"/>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for </w:t>
            </w:r>
            <w:r w:rsidRPr="004D7B46">
              <w:lastRenderedPageBreak/>
              <w:t>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inital 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3" w:name="_Toc285701677"/>
      <w:bookmarkStart w:id="164" w:name="_Toc412197914"/>
      <w:r w:rsidRPr="004D7B46">
        <w:rPr>
          <w:lang w:val="en-US"/>
        </w:rPr>
        <w:t>Wind input</w:t>
      </w:r>
      <w:bookmarkEnd w:id="163"/>
      <w:bookmarkEnd w:id="164"/>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5" w:name="_Toc285701678"/>
      <w:bookmarkStart w:id="166" w:name="_Toc412197915"/>
      <w:r w:rsidRPr="004D7B46">
        <w:rPr>
          <w:lang w:val="en-US"/>
        </w:rPr>
        <w:t>Sediment input</w:t>
      </w:r>
      <w:bookmarkEnd w:id="165"/>
      <w:bookmarkEnd w:id="166"/>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lastRenderedPageBreak/>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fldChar w:fldCharType="separate"/>
      </w:r>
      <w:r w:rsidR="00DA67A9">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fldChar w:fldCharType="separate"/>
      </w:r>
      <w:r w:rsidR="00DA67A9">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lastRenderedPageBreak/>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Critical </w:t>
            </w:r>
            <w:r w:rsidRPr="004D7B46">
              <w:lastRenderedPageBreak/>
              <w:t>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 xml:space="preserve">size(par%ucrcal </w:t>
            </w:r>
            <w:r w:rsidRPr="004D7B46">
              <w:rPr>
                <w:highlight w:val="yellow"/>
              </w:rPr>
              <w:lastRenderedPageBreak/>
              <w:t>-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7" w:name="_Toc285701679"/>
      <w:bookmarkStart w:id="168" w:name="_Toc412197916"/>
      <w:r w:rsidRPr="004D7B46">
        <w:rPr>
          <w:lang w:val="en-US"/>
        </w:rPr>
        <w:lastRenderedPageBreak/>
        <w:t>Vegetation input</w:t>
      </w:r>
      <w:bookmarkEnd w:id="167"/>
      <w:bookmarkEnd w:id="168"/>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9" w:name="_Toc285701680"/>
      <w:bookmarkStart w:id="170" w:name="_Toc412197917"/>
      <w:r w:rsidRPr="004D7B46">
        <w:rPr>
          <w:lang w:val="en-US"/>
        </w:rPr>
        <w:lastRenderedPageBreak/>
        <w:t>Discharge input</w:t>
      </w:r>
      <w:bookmarkEnd w:id="169"/>
      <w:bookmarkEnd w:id="170"/>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Number of discharge </w:t>
            </w:r>
            <w:r w:rsidRPr="004D7B46">
              <w:lastRenderedPageBreak/>
              <w:t>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lastRenderedPageBreak/>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1" w:name="_Toc285701681"/>
      <w:bookmarkStart w:id="172" w:name="_Toc412197918"/>
      <w:r w:rsidRPr="004D7B46">
        <w:rPr>
          <w:lang w:val="en-US"/>
        </w:rPr>
        <w:t>Drifters input</w:t>
      </w:r>
      <w:bookmarkEnd w:id="171"/>
      <w:bookmarkEnd w:id="172"/>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5325C7" w:rsidRDefault="00620A54" w:rsidP="004D7B46">
      <w:pPr>
        <w:pStyle w:val="Code"/>
        <w:jc w:val="both"/>
        <w:rPr>
          <w:lang w:val="fr-FR"/>
        </w:rPr>
      </w:pPr>
      <w:r w:rsidRPr="005325C7">
        <w:rPr>
          <w:lang w:val="fr-FR"/>
        </w:rPr>
        <w:t>&lt;x 2&gt; &lt;y 2&gt; &lt;t_start 2&gt; &lt;t_end 2&gt;</w:t>
      </w:r>
    </w:p>
    <w:p w:rsidR="00620A54" w:rsidRPr="005325C7" w:rsidRDefault="00620A54" w:rsidP="004D7B46">
      <w:pPr>
        <w:pStyle w:val="Code"/>
        <w:jc w:val="both"/>
        <w:rPr>
          <w:lang w:val="fr-FR"/>
        </w:rPr>
      </w:pPr>
      <w:r w:rsidRPr="005325C7">
        <w:rPr>
          <w:lang w:val="fr-FR"/>
        </w:rPr>
        <w:t>&lt;x 3&gt; &lt;y 3&gt; &lt;t_start 3&gt; &lt;t_end 3&gt;</w:t>
      </w:r>
    </w:p>
    <w:p w:rsidR="00620A54" w:rsidRPr="005325C7" w:rsidRDefault="00620A54" w:rsidP="004D7B46">
      <w:pPr>
        <w:pStyle w:val="Code"/>
        <w:jc w:val="both"/>
        <w:rPr>
          <w:lang w:val="de-DE"/>
        </w:rPr>
      </w:pPr>
      <w:r w:rsidRPr="005325C7">
        <w:rPr>
          <w:lang w:val="de-DE"/>
        </w:rPr>
        <w:t>...</w:t>
      </w:r>
    </w:p>
    <w:p w:rsidR="00620A54" w:rsidRPr="005325C7" w:rsidRDefault="00620A54" w:rsidP="004D7B46">
      <w:pPr>
        <w:pStyle w:val="Code"/>
        <w:jc w:val="both"/>
        <w:rPr>
          <w:lang w:val="de-DE"/>
        </w:rPr>
      </w:pPr>
      <w:r w:rsidRPr="005325C7">
        <w:rPr>
          <w:lang w:val="de-DE"/>
        </w:rPr>
        <w:t>&lt;x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3" w:name="_Toc285701682"/>
      <w:bookmarkStart w:id="174" w:name="_Toc412197919"/>
      <w:r w:rsidRPr="004D7B46">
        <w:rPr>
          <w:lang w:val="en-US"/>
        </w:rPr>
        <w:t>Ship input</w:t>
      </w:r>
      <w:bookmarkEnd w:id="173"/>
      <w:bookmarkEnd w:id="174"/>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lastRenderedPageBreak/>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5325C7" w:rsidRDefault="00620A54" w:rsidP="004D7B46">
      <w:pPr>
        <w:pStyle w:val="Codeheader"/>
        <w:rPr>
          <w:lang w:val="fr-FR"/>
        </w:rPr>
      </w:pPr>
      <w:proofErr w:type="gramStart"/>
      <w:r w:rsidRPr="005325C7">
        <w:rPr>
          <w:lang w:val="fr-FR"/>
        </w:rPr>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5" w:name="_Ref285455080"/>
      <w:bookmarkStart w:id="176" w:name="_Ref285455082"/>
      <w:bookmarkStart w:id="177" w:name="_Toc285701683"/>
      <w:bookmarkStart w:id="178" w:name="_Toc412197920"/>
      <w:r w:rsidRPr="004D7B46">
        <w:rPr>
          <w:lang w:val="en-US"/>
        </w:rPr>
        <w:t>Output selection</w:t>
      </w:r>
      <w:bookmarkEnd w:id="175"/>
      <w:bookmarkEnd w:id="176"/>
      <w:bookmarkEnd w:id="177"/>
      <w:bookmarkEnd w:id="178"/>
    </w:p>
    <w:p w:rsidR="00620A54" w:rsidRPr="004D7B46" w:rsidRDefault="00620A54" w:rsidP="004D7B46">
      <w:pPr>
        <w:pStyle w:val="BodyText"/>
        <w:rPr>
          <w:lang w:val="en-US"/>
        </w:rPr>
      </w:pPr>
      <w:r w:rsidRPr="004D7B46">
        <w:rPr>
          <w:lang w:val="en-US"/>
        </w:rPr>
        <w:t xml:space="preserve">Output selection determines what data computed by XBeach is written to a file in terms of location and time and in what format. The output types, output times and output formats </w:t>
      </w:r>
      <w:r w:rsidRPr="004D7B46">
        <w:rPr>
          <w:lang w:val="en-US"/>
        </w:rPr>
        <w:lastRenderedPageBreak/>
        <w:t>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Mnems of mean output variables (by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Name of file containing </w:t>
            </w:r>
            <w:r w:rsidRPr="004D7B46">
              <w:lastRenderedPageBreak/>
              <w:t>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79" w:name="_Toc285701684"/>
      <w:bookmarkStart w:id="180" w:name="_Toc412197921"/>
      <w:r w:rsidRPr="004D7B46">
        <w:rPr>
          <w:lang w:val="en-US"/>
        </w:rPr>
        <w:t>Output types</w:t>
      </w:r>
      <w:bookmarkEnd w:id="179"/>
      <w:bookmarkEnd w:id="180"/>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xml:space="preserve">, immediately followed by the </w:t>
      </w:r>
      <w:r w:rsidRPr="004D7B46">
        <w:rPr>
          <w:lang w:val="en-US"/>
        </w:rPr>
        <w:lastRenderedPageBreak/>
        <w:t>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181" w:name="_Ref285459027"/>
      <w:bookmarkStart w:id="182" w:name="_Toc285701685"/>
      <w:bookmarkStart w:id="183" w:name="_Toc412197922"/>
      <w:r w:rsidRPr="004D7B46">
        <w:rPr>
          <w:lang w:val="en-US"/>
        </w:rPr>
        <w:t>Output times</w:t>
      </w:r>
      <w:bookmarkEnd w:id="181"/>
      <w:bookmarkEnd w:id="182"/>
      <w:bookmarkEnd w:id="183"/>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lastRenderedPageBreak/>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lastRenderedPageBreak/>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184" w:name="_Toc285701686"/>
      <w:bookmarkStart w:id="185" w:name="_Toc412197923"/>
      <w:r w:rsidRPr="004D7B46">
        <w:rPr>
          <w:lang w:val="en-US"/>
        </w:rPr>
        <w:t>Output format</w:t>
      </w:r>
      <w:bookmarkEnd w:id="184"/>
      <w:bookmarkEnd w:id="185"/>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w:t>
      </w:r>
      <w:r w:rsidRPr="004D7B46">
        <w:rPr>
          <w:lang w:val="en-US"/>
        </w:rPr>
        <w:lastRenderedPageBreak/>
        <w:t xml:space="preserve">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lastRenderedPageBreak/>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186" w:name="_Toc285701687"/>
      <w:bookmarkStart w:id="187" w:name="_Toc412197924"/>
      <w:r w:rsidRPr="004D7B46">
        <w:rPr>
          <w:lang w:val="en-US"/>
        </w:rPr>
        <w:t>Time parameters</w:t>
      </w:r>
      <w:bookmarkEnd w:id="186"/>
      <w:bookmarkEnd w:id="187"/>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188" w:name="_Toc412197925"/>
      <w:r w:rsidRPr="004D7B46">
        <w:rPr>
          <w:lang w:val="en-US"/>
        </w:rPr>
        <w:lastRenderedPageBreak/>
        <w:t>Bibliography</w:t>
      </w:r>
      <w:bookmarkEnd w:id="188"/>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5325C7">
        <w:rPr>
          <w:rFonts w:ascii="Arial" w:hAnsi="Arial" w:cs="Arial"/>
          <w:sz w:val="21"/>
          <w:lang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5325C7">
        <w:rPr>
          <w:rFonts w:ascii="Arial" w:hAnsi="Arial" w:cs="Arial"/>
          <w:sz w:val="21"/>
          <w:lang w:val="de-DE" w:eastAsia="en-US"/>
        </w:rPr>
        <w:lastRenderedPageBreak/>
        <w:t xml:space="preserve">Soulsby, R. (1997). Dynamics of Marine Sands.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proofErr w:type="gramStart"/>
      <w:r w:rsidRPr="005325C7">
        <w:rPr>
          <w:rFonts w:ascii="Arial" w:hAnsi="Arial" w:cs="Arial"/>
          <w:sz w:val="21"/>
          <w:lang w:eastAsia="en-US"/>
        </w:rPr>
        <w:t>Verboom, G.K., G.S. Stelling and M.J. Officier (1981).</w:t>
      </w:r>
      <w:proofErr w:type="gramEnd"/>
      <w:r w:rsidRPr="005325C7">
        <w:rPr>
          <w:rFonts w:ascii="Arial" w:hAnsi="Arial" w:cs="Arial"/>
          <w:sz w:val="21"/>
          <w:lang w:eastAsia="en-US"/>
        </w:rPr>
        <w:t xml:space="preserve">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5325C7">
        <w:rPr>
          <w:rFonts w:ascii="Arial" w:hAnsi="Arial" w:cs="Arial"/>
          <w:sz w:val="21"/>
          <w:lang w:eastAsia="en-US"/>
        </w:rPr>
        <w:t>van</w:t>
      </w:r>
      <w:proofErr w:type="gramEnd"/>
      <w:r w:rsidRPr="005325C7">
        <w:rPr>
          <w:rFonts w:ascii="Arial" w:hAnsi="Arial" w:cs="Arial"/>
          <w:sz w:val="21"/>
          <w:lang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5325C7">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proofErr w:type="gramStart"/>
      <w:r w:rsidRPr="005325C7">
        <w:t>Van Rooijen, A.A., Van Thiel de Vries, J.S.M., McCall, R.T., Van Dongeren, A.R., Roelvink, J.A., Reniers, A.J.H.M. (2015).</w:t>
      </w:r>
      <w:proofErr w:type="gramEnd"/>
      <w:r w:rsidRPr="005325C7">
        <w:t xml:space="preserve">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189" w:name="_Toc412197926"/>
      <w:r w:rsidRPr="004D7B46">
        <w:rPr>
          <w:lang w:val="en-US"/>
        </w:rPr>
        <w:lastRenderedPageBreak/>
        <w:t>Appendices</w:t>
      </w:r>
      <w:bookmarkEnd w:id="189"/>
    </w:p>
    <w:p w:rsidR="00C170C9" w:rsidRPr="004D7B46" w:rsidRDefault="00C170C9" w:rsidP="004D7B46">
      <w:pPr>
        <w:pStyle w:val="Heading2"/>
        <w:jc w:val="both"/>
        <w:rPr>
          <w:lang w:val="en-US"/>
        </w:rPr>
      </w:pPr>
      <w:bookmarkStart w:id="190" w:name="_Toc412197927"/>
      <w:r w:rsidRPr="004D7B46">
        <w:rPr>
          <w:lang w:val="en-US"/>
        </w:rPr>
        <w:t>Practical</w:t>
      </w:r>
      <w:r w:rsidR="00734E22" w:rsidRPr="004D7B46">
        <w:rPr>
          <w:lang w:val="en-US"/>
        </w:rPr>
        <w:t>: getting started (based on Joost den Bieman)</w:t>
      </w:r>
      <w:bookmarkEnd w:id="190"/>
    </w:p>
    <w:p w:rsidR="00734E22" w:rsidRPr="004D7B46" w:rsidRDefault="00734E22" w:rsidP="004D7B46">
      <w:pPr>
        <w:pStyle w:val="Heading3"/>
        <w:jc w:val="both"/>
        <w:rPr>
          <w:lang w:val="en-US"/>
        </w:rPr>
      </w:pPr>
      <w:bookmarkStart w:id="191" w:name="_Toc412197928"/>
      <w:r w:rsidRPr="004D7B46">
        <w:rPr>
          <w:lang w:val="en-US"/>
        </w:rPr>
        <w:t>Introduction</w:t>
      </w:r>
      <w:bookmarkEnd w:id="191"/>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A67A9">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A67A9">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66"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192" w:name="_Ref411957789"/>
      <w:bookmarkStart w:id="193" w:name="_Ref411957793"/>
      <w:bookmarkStart w:id="194" w:name="_Toc412197929"/>
      <w:r w:rsidRPr="004D7B46">
        <w:rPr>
          <w:lang w:val="en-US"/>
        </w:rPr>
        <w:t>XBeach grid definitions</w:t>
      </w:r>
      <w:bookmarkEnd w:id="192"/>
      <w:bookmarkEnd w:id="193"/>
      <w:bookmarkEnd w:id="194"/>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68</w:instrText>
      </w:r>
      <w:r w:rsidR="00DA67A9" w:rsidRPr="004D7B46">
        <w:rPr>
          <w:lang w:val="en-US"/>
        </w:rPr>
        <w:instrText>)</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3.8pt;height:73.35pt" o:ole="">
            <v:imagedata r:id="rId167" o:title=""/>
          </v:shape>
          <o:OLEObject Type="Embed" ProgID="Equation.DSMT4" ShapeID="_x0000_i1098" DrawAspect="Content" ObjectID="_1485953056"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195"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A67A9">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65</w:instrText>
      </w:r>
      <w:r w:rsidR="00883631" w:rsidRPr="004D7B46">
        <w:rPr>
          <w:noProof/>
          <w:lang w:val="en-US"/>
        </w:rPr>
        <w:fldChar w:fldCharType="end"/>
      </w:r>
      <w:r w:rsidRPr="004D7B46">
        <w:rPr>
          <w:lang w:val="en-US"/>
        </w:rPr>
        <w:instrText>)</w:instrText>
      </w:r>
      <w:bookmarkEnd w:id="195"/>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lastRenderedPageBreak/>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w:t>
      </w:r>
      <w:r w:rsidRPr="004D7B46">
        <w:rPr>
          <w:lang w:val="en-US"/>
        </w:rPr>
        <w:lastRenderedPageBreak/>
        <w:t xml:space="preserve">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196" w:name="_Ref411957808"/>
      <w:bookmarkStart w:id="197" w:name="_Toc412197930"/>
      <w:r w:rsidRPr="004D7B46">
        <w:rPr>
          <w:lang w:val="en-US"/>
        </w:rPr>
        <w:lastRenderedPageBreak/>
        <w:t>Grid creation tutorial</w:t>
      </w:r>
      <w:bookmarkEnd w:id="196"/>
      <w:bookmarkEnd w:id="197"/>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2"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lastRenderedPageBreak/>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 xml:space="preserve">true when using world </w:t>
      </w:r>
      <w:r w:rsidRPr="004D7B46">
        <w:rPr>
          <w:lang w:val="en-US"/>
        </w:rPr>
        <w:lastRenderedPageBreak/>
        <w:t>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198" w:name="_Toc412197931"/>
      <w:commentRangeStart w:id="199"/>
      <w:r w:rsidRPr="004D7B46">
        <w:rPr>
          <w:lang w:val="en-US"/>
        </w:rPr>
        <w:lastRenderedPageBreak/>
        <w:t>Hands on exercises</w:t>
      </w:r>
      <w:commentRangeEnd w:id="199"/>
      <w:r w:rsidRPr="004D7B46">
        <w:rPr>
          <w:rStyle w:val="CommentReference"/>
          <w:b w:val="0"/>
          <w:iCs w:val="0"/>
          <w:lang w:val="en-US"/>
        </w:rPr>
        <w:commentReference w:id="199"/>
      </w:r>
      <w:r w:rsidR="002F0371">
        <w:rPr>
          <w:lang w:val="en-US"/>
        </w:rPr>
        <w:t xml:space="preserve"> (</w:t>
      </w:r>
      <w:r w:rsidR="00CE645D">
        <w:rPr>
          <w:lang w:val="en-US"/>
        </w:rPr>
        <w:t>based on b</w:t>
      </w:r>
      <w:r w:rsidR="002F0371">
        <w:rPr>
          <w:lang w:val="en-US"/>
        </w:rPr>
        <w:t>asic XBeach exercises)</w:t>
      </w:r>
      <w:bookmarkEnd w:id="198"/>
    </w:p>
    <w:p w:rsidR="00F3579D" w:rsidRDefault="00F3579D" w:rsidP="00F3579D">
      <w:pPr>
        <w:rPr>
          <w:lang w:val="en-US"/>
        </w:rPr>
      </w:pPr>
    </w:p>
    <w:p w:rsidR="00F3579D" w:rsidRPr="00F3579D" w:rsidRDefault="000B0735" w:rsidP="00F3579D">
      <w:pPr>
        <w:pStyle w:val="Heading3"/>
        <w:rPr>
          <w:lang w:val="en-US"/>
        </w:rPr>
      </w:pPr>
      <w:bookmarkStart w:id="200" w:name="_Toc412197932"/>
      <w:r w:rsidRPr="004D7B46">
        <w:rPr>
          <w:lang w:val="en-US"/>
        </w:rPr>
        <w:t>Dune erosion at Delfland, Netherlands (1D)</w:t>
      </w:r>
      <w:bookmarkEnd w:id="200"/>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201" w:name="_Toc412197933"/>
      <w:r w:rsidRPr="00F3579D">
        <w:lastRenderedPageBreak/>
        <w:t>Nourishment scenarios near Kijkduin, Holland (1D)</w:t>
      </w:r>
      <w:bookmarkEnd w:id="201"/>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202" w:name="_Toc412197934"/>
      <w:r w:rsidRPr="00F3579D">
        <w:t xml:space="preserve">Overwash at Santa Rosa </w:t>
      </w:r>
      <w:proofErr w:type="gramStart"/>
      <w:r w:rsidRPr="00F3579D">
        <w:t>Island ,</w:t>
      </w:r>
      <w:proofErr w:type="gramEnd"/>
      <w:r w:rsidRPr="00F3579D">
        <w:t xml:space="preserve"> USA (2DH)</w:t>
      </w:r>
      <w:bookmarkEnd w:id="202"/>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203" w:name="_Toc412197935"/>
      <w:r w:rsidRPr="00F3579D">
        <w:lastRenderedPageBreak/>
        <w:t>Yanchep perched beach and natural breakwater (2DH)</w:t>
      </w:r>
      <w:bookmarkEnd w:id="203"/>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204" w:name="_Toc412197936"/>
      <w:r w:rsidRPr="004D7B46">
        <w:rPr>
          <w:lang w:val="en-US"/>
        </w:rPr>
        <w:lastRenderedPageBreak/>
        <w:t>Advanced model coefficients</w:t>
      </w:r>
      <w:bookmarkEnd w:id="204"/>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205" w:name="_Ref285372503"/>
      <w:bookmarkStart w:id="206" w:name="_Toc285701689"/>
      <w:bookmarkStart w:id="207" w:name="_Toc412197937"/>
      <w:r w:rsidRPr="004D7B46">
        <w:rPr>
          <w:lang w:val="en-US"/>
        </w:rPr>
        <w:t>Wave numerics</w:t>
      </w:r>
      <w:bookmarkEnd w:id="205"/>
      <w:bookmarkEnd w:id="206"/>
      <w:bookmarkEnd w:id="207"/>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08" w:name="_Ref285372511"/>
      <w:bookmarkStart w:id="209" w:name="_Ref285372521"/>
      <w:bookmarkStart w:id="210" w:name="_Toc285701690"/>
      <w:bookmarkStart w:id="211" w:name="_Toc412197938"/>
      <w:r w:rsidRPr="004D7B46">
        <w:rPr>
          <w:lang w:val="en-US"/>
        </w:rPr>
        <w:t>Wave dissipation</w:t>
      </w:r>
      <w:bookmarkEnd w:id="208"/>
      <w:bookmarkEnd w:id="209"/>
      <w:bookmarkEnd w:id="210"/>
      <w:bookmarkEnd w:id="211"/>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32408E"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w:t>
            </w:r>
            <w:r w:rsidRPr="004D7B46">
              <w:lastRenderedPageBreak/>
              <w:t>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w:t>
            </w:r>
            <w:r w:rsidRPr="004D7B46">
              <w:rPr>
                <w:lang w:val="nl-NL"/>
              </w:rPr>
              <w:lastRenderedPageBreak/>
              <w:t xml:space="preserve">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2" w:name="_Ref285372514"/>
      <w:bookmarkStart w:id="213" w:name="_Ref285372522"/>
      <w:bookmarkStart w:id="214" w:name="_Toc285701691"/>
      <w:bookmarkStart w:id="215" w:name="_Toc412197939"/>
      <w:r w:rsidRPr="004D7B46">
        <w:rPr>
          <w:lang w:val="en-US"/>
        </w:rPr>
        <w:lastRenderedPageBreak/>
        <w:t>Rollers</w:t>
      </w:r>
      <w:bookmarkEnd w:id="212"/>
      <w:bookmarkEnd w:id="213"/>
      <w:bookmarkEnd w:id="214"/>
      <w:bookmarkEnd w:id="215"/>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6" w:name="_Ref285372515"/>
      <w:bookmarkStart w:id="217" w:name="_Ref285372523"/>
      <w:bookmarkStart w:id="218" w:name="_Toc285701692"/>
      <w:bookmarkStart w:id="219" w:name="_Toc412197940"/>
      <w:r w:rsidRPr="004D7B46">
        <w:rPr>
          <w:lang w:val="en-US"/>
        </w:rPr>
        <w:t>Wave-current interaction</w:t>
      </w:r>
      <w:bookmarkEnd w:id="216"/>
      <w:bookmarkEnd w:id="217"/>
      <w:bookmarkEnd w:id="218"/>
      <w:bookmarkEnd w:id="219"/>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20" w:name="_Ref285436490"/>
      <w:bookmarkStart w:id="221" w:name="_Ref285436526"/>
      <w:bookmarkStart w:id="222" w:name="_Toc285701693"/>
      <w:bookmarkStart w:id="223" w:name="_Toc412197941"/>
      <w:r w:rsidRPr="004D7B46">
        <w:rPr>
          <w:lang w:val="en-US"/>
        </w:rPr>
        <w:t>Bed friction and viscosity</w:t>
      </w:r>
      <w:bookmarkEnd w:id="220"/>
      <w:bookmarkEnd w:id="221"/>
      <w:bookmarkEnd w:id="222"/>
      <w:bookmarkEnd w:id="223"/>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24" w:name="_Ref285436493"/>
      <w:bookmarkStart w:id="225" w:name="_Ref285436496"/>
      <w:bookmarkStart w:id="226" w:name="_Ref285436513"/>
      <w:bookmarkStart w:id="227" w:name="_Toc285701694"/>
      <w:bookmarkStart w:id="228" w:name="_Toc412197942"/>
      <w:r w:rsidRPr="004D7B46">
        <w:rPr>
          <w:lang w:val="en-US"/>
        </w:rPr>
        <w:t>Flow numerics</w:t>
      </w:r>
      <w:bookmarkEnd w:id="224"/>
      <w:bookmarkEnd w:id="225"/>
      <w:bookmarkEnd w:id="226"/>
      <w:bookmarkEnd w:id="227"/>
      <w:bookmarkEnd w:id="228"/>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determine conservation of </w:t>
            </w:r>
            <w:r w:rsidRPr="004D7B46">
              <w:lastRenderedPageBreak/>
              <w:t>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29" w:name="_Ref285442761"/>
      <w:bookmarkStart w:id="230" w:name="_Ref285442763"/>
      <w:bookmarkStart w:id="231" w:name="_Toc285701695"/>
      <w:bookmarkStart w:id="232" w:name="_Toc412197943"/>
      <w:r w:rsidRPr="004D7B46">
        <w:rPr>
          <w:lang w:val="en-US"/>
        </w:rPr>
        <w:t>Sediment transport</w:t>
      </w:r>
      <w:bookmarkEnd w:id="229"/>
      <w:bookmarkEnd w:id="230"/>
      <w:bookmarkEnd w:id="231"/>
      <w:bookmarkEnd w:id="232"/>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diffusion equation </w:t>
            </w:r>
            <w:r w:rsidRPr="004D7B46">
              <w:lastRenderedPageBreak/>
              <w:t>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critical shields </w:t>
            </w:r>
            <w:r w:rsidRPr="004D7B46">
              <w:lastRenderedPageBreak/>
              <w:t>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enable long </w:t>
            </w:r>
            <w:r w:rsidRPr="004D7B46">
              <w:lastRenderedPageBreak/>
              <w:t>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or long wave </w:t>
            </w:r>
            <w:r w:rsidRPr="004D7B46">
              <w:lastRenderedPageBreak/>
              <w:t>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3" w:name="_Ref285442766"/>
      <w:bookmarkStart w:id="234" w:name="_Ref285442768"/>
      <w:bookmarkStart w:id="235" w:name="_Toc285701696"/>
      <w:bookmarkStart w:id="236" w:name="_Toc412197944"/>
      <w:r w:rsidRPr="004D7B46">
        <w:rPr>
          <w:lang w:val="en-US"/>
        </w:rPr>
        <w:t>Sediment transport numerics</w:t>
      </w:r>
      <w:bookmarkEnd w:id="233"/>
      <w:bookmarkEnd w:id="234"/>
      <w:bookmarkEnd w:id="235"/>
      <w:bookmarkEnd w:id="236"/>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37" w:name="_Toc285701697"/>
      <w:bookmarkStart w:id="238" w:name="_Toc412197945"/>
      <w:r w:rsidRPr="004D7B46">
        <w:rPr>
          <w:lang w:val="en-US"/>
        </w:rPr>
        <w:t>Quasi-3D sediment transport</w:t>
      </w:r>
      <w:bookmarkEnd w:id="237"/>
      <w:bookmarkEnd w:id="238"/>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Molecular </w:t>
            </w:r>
            <w:r w:rsidRPr="004D7B46">
              <w:lastRenderedPageBreak/>
              <w:t>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0.0 - </w:t>
            </w:r>
            <w:r w:rsidRPr="004D7B46">
              <w:lastRenderedPageBreak/>
              <w:t>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9" w:name="_Toc285701698"/>
      <w:bookmarkStart w:id="240" w:name="_Toc412197946"/>
      <w:r w:rsidRPr="004D7B46">
        <w:rPr>
          <w:lang w:val="en-US"/>
        </w:rPr>
        <w:t>Morphology</w:t>
      </w:r>
      <w:bookmarkEnd w:id="239"/>
      <w:bookmarkEnd w:id="240"/>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adjusting </w:t>
            </w:r>
            <w:r w:rsidRPr="004D7B46">
              <w:lastRenderedPageBreak/>
              <w:t>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1" w:name="_Ref285364238"/>
      <w:bookmarkStart w:id="242" w:name="_Toc285701699"/>
      <w:bookmarkStart w:id="243" w:name="_Toc412197947"/>
      <w:r w:rsidRPr="004D7B46">
        <w:rPr>
          <w:lang w:val="en-US"/>
        </w:rPr>
        <w:t>Bed update</w:t>
      </w:r>
      <w:bookmarkEnd w:id="241"/>
      <w:bookmarkEnd w:id="242"/>
      <w:bookmarkEnd w:id="243"/>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Number of </w:t>
            </w:r>
            <w:r w:rsidRPr="004D7B46">
              <w:lastRenderedPageBreak/>
              <w:t>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4" w:name="_Toc285701700"/>
      <w:bookmarkStart w:id="245" w:name="_Toc412197948"/>
      <w:r w:rsidRPr="004D7B46">
        <w:rPr>
          <w:lang w:val="en-US"/>
        </w:rPr>
        <w:t>Groundwater flow</w:t>
      </w:r>
      <w:bookmarkEnd w:id="244"/>
      <w:bookmarkEnd w:id="245"/>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A67A9">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6" w:name="_Toc285701701"/>
      <w:bookmarkStart w:id="247" w:name="_Toc412197949"/>
      <w:r w:rsidRPr="004D7B46">
        <w:rPr>
          <w:lang w:val="en-US"/>
        </w:rPr>
        <w:t>Non-hydrostatic correction</w:t>
      </w:r>
      <w:bookmarkEnd w:id="246"/>
      <w:bookmarkEnd w:id="247"/>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w:t>
            </w:r>
            <w:r w:rsidRPr="004D7B46">
              <w:lastRenderedPageBreak/>
              <w:t xml:space="preserve">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8" w:name="_Toc285701702"/>
      <w:bookmarkStart w:id="249" w:name="_Toc412197950"/>
      <w:r w:rsidRPr="004D7B46">
        <w:rPr>
          <w:lang w:val="en-US"/>
        </w:rPr>
        <w:t>Physical constants</w:t>
      </w:r>
      <w:bookmarkEnd w:id="248"/>
      <w:bookmarkEnd w:id="249"/>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50" w:name="_Toc285701703"/>
      <w:bookmarkStart w:id="251" w:name="_Toc412197951"/>
      <w:r w:rsidRPr="004D7B46">
        <w:rPr>
          <w:lang w:val="en-US"/>
        </w:rPr>
        <w:t>Coriolis force</w:t>
      </w:r>
      <w:bookmarkEnd w:id="250"/>
      <w:bookmarkEnd w:id="251"/>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52" w:name="_Toc285701704"/>
      <w:bookmarkStart w:id="253" w:name="_Toc412197952"/>
      <w:r w:rsidRPr="004D7B46">
        <w:rPr>
          <w:lang w:val="en-US"/>
        </w:rPr>
        <w:t>MPI</w:t>
      </w:r>
      <w:bookmarkEnd w:id="252"/>
      <w:bookmarkEnd w:id="253"/>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w:t>
      </w:r>
      <w:r w:rsidRPr="004D7B46">
        <w:rPr>
          <w:lang w:val="en-US"/>
        </w:rPr>
        <w:lastRenderedPageBreak/>
        <w:t xml:space="preserve">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54" w:name="_Toc285701705"/>
      <w:bookmarkStart w:id="255" w:name="_Toc412197953"/>
      <w:r w:rsidRPr="004D7B46">
        <w:rPr>
          <w:lang w:val="en-US"/>
        </w:rPr>
        <w:t>Output projection</w:t>
      </w:r>
      <w:bookmarkEnd w:id="254"/>
      <w:bookmarkEnd w:id="255"/>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256" w:name="_Toc412197954"/>
      <w:r w:rsidRPr="004D7B46">
        <w:rPr>
          <w:lang w:val="en-US"/>
        </w:rPr>
        <w:lastRenderedPageBreak/>
        <w:t>Numerical implementation</w:t>
      </w:r>
      <w:bookmarkEnd w:id="256"/>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257" w:name="_Toc412197955"/>
      <w:r w:rsidRPr="004D7B46">
        <w:rPr>
          <w:lang w:val="en-US"/>
        </w:rPr>
        <w:t>Grid types</w:t>
      </w:r>
      <w:bookmarkEnd w:id="257"/>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258" w:name="_Toc412197956"/>
      <w:r w:rsidRPr="004D7B46">
        <w:rPr>
          <w:lang w:val="en-US"/>
        </w:rPr>
        <w:t>Grid set-up</w:t>
      </w:r>
      <w:bookmarkEnd w:id="258"/>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 xml:space="preserve">Figure </w:t>
      </w:r>
      <w:r w:rsidR="00DA67A9">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15pt;height:14.8pt" o:ole="">
            <v:imagedata r:id="rId174" o:title=""/>
          </v:shape>
          <o:OLEObject Type="Embed" ProgID="Equation.DSMT4" ShapeID="_x0000_i1099" DrawAspect="Content" ObjectID="_1485953057" r:id="rId175"/>
        </w:object>
      </w:r>
      <w:proofErr w:type="gramStart"/>
      <w:r w:rsidRPr="004D7B46">
        <w:rPr>
          <w:lang w:val="en-US"/>
        </w:rPr>
        <w:t xml:space="preserve">and </w:t>
      </w:r>
      <w:proofErr w:type="gramEnd"/>
      <w:r w:rsidRPr="004D7B46">
        <w:rPr>
          <w:position w:val="-6"/>
          <w:lang w:val="en-US"/>
        </w:rPr>
        <w:object w:dxaOrig="340" w:dyaOrig="279">
          <v:shape id="_x0000_i1100" type="#_x0000_t75" style="width:16.8pt;height:14.8pt" o:ole="">
            <v:imagedata r:id="rId176" o:title=""/>
          </v:shape>
          <o:OLEObject Type="Embed" ProgID="Equation.DSMT4" ShapeID="_x0000_i1100" DrawAspect="Content" ObjectID="_1485953058" r:id="rId177"/>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DA67A9" w:rsidRPr="004D7B46">
        <w:rPr>
          <w:lang w:val="en-US"/>
        </w:rPr>
        <w:t xml:space="preserve">Figure </w:t>
      </w:r>
      <w:r w:rsidR="00DA67A9">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8"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259" w:name="_Ref411936920"/>
      <w:bookmarkStart w:id="260"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DA67A9">
        <w:rPr>
          <w:noProof/>
          <w:lang w:val="en-US"/>
        </w:rPr>
        <w:t>1</w:t>
      </w:r>
      <w:r w:rsidRPr="004D7B46">
        <w:rPr>
          <w:noProof/>
          <w:lang w:val="en-US"/>
        </w:rPr>
        <w:fldChar w:fldCharType="end"/>
      </w:r>
      <w:bookmarkEnd w:id="259"/>
      <w:r w:rsidRPr="004D7B46">
        <w:rPr>
          <w:lang w:val="en-US"/>
        </w:rPr>
        <w:t xml:space="preserve"> Location of staggered grid points (left panel); definition of grid distances (middle) and terms in volume balance (right)</w:t>
      </w:r>
      <w:bookmarkEnd w:id="260"/>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261" w:name="_Toc410145831"/>
      <w:bookmarkStart w:id="262" w:name="_Toc412197957"/>
      <w:r w:rsidRPr="004D7B46">
        <w:rPr>
          <w:lang w:val="en-US"/>
        </w:rPr>
        <w:t>Shallow water equations</w:t>
      </w:r>
      <w:bookmarkEnd w:id="261"/>
      <w:bookmarkEnd w:id="262"/>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4pt;height:30.95pt" o:ole="">
            <v:imagedata r:id="rId179" o:title=""/>
          </v:shape>
          <o:OLEObject Type="Embed" ProgID="Equation.DSMT4" ShapeID="_x0000_i1101" DrawAspect="Content" ObjectID="_1485953059" r:id="rId180"/>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1.95pt;height:51.8pt" o:ole="">
            <v:imagedata r:id="rId181" o:title=""/>
          </v:shape>
          <o:OLEObject Type="Embed" ProgID="Equation.DSMT4" ShapeID="_x0000_i1102" DrawAspect="Content" ObjectID="_1485953060" r:id="rId182"/>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DA67A9" w:rsidRPr="00DA67A9">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65pt" o:ole="">
            <v:imagedata r:id="rId183" o:title=""/>
          </v:shape>
          <o:OLEObject Type="Embed" ProgID="Equation.DSMT4" ShapeID="_x0000_i1103" DrawAspect="Content" ObjectID="_1485953061" r:id="rId184"/>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68</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1pt;height:12.8pt" o:ole="">
            <v:imagedata r:id="rId185" o:title=""/>
          </v:shape>
          <o:OLEObject Type="Embed" ProgID="Equation.DSMT4" ShapeID="_x0000_i1104" DrawAspect="Content" ObjectID="_1485953062" r:id="rId186"/>
        </w:object>
      </w:r>
      <w:r w:rsidRPr="004D7B46">
        <w:rPr>
          <w:lang w:val="en-US"/>
        </w:rPr>
        <w:t xml:space="preserve"> the density, g acceleration of gravity, </w:t>
      </w:r>
      <w:r w:rsidRPr="004D7B46">
        <w:rPr>
          <w:position w:val="-14"/>
          <w:lang w:val="en-US"/>
        </w:rPr>
        <w:object w:dxaOrig="1100" w:dyaOrig="380">
          <v:shape id="_x0000_i1105" type="#_x0000_t75" style="width:55.2pt;height:18.85pt" o:ole="">
            <v:imagedata r:id="rId187" o:title=""/>
          </v:shape>
          <o:OLEObject Type="Embed" ProgID="Equation.DSMT4" ShapeID="_x0000_i1105" DrawAspect="Content" ObjectID="_1485953063" r:id="rId188"/>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45pt;height:30.95pt" o:ole="">
            <v:imagedata r:id="rId189" o:title=""/>
          </v:shape>
          <o:OLEObject Type="Embed" ProgID="Equation.DSMT4" ShapeID="_x0000_i1106" DrawAspect="Content" ObjectID="_1485953064" r:id="rId19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69</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4.25pt;height:36.35pt" o:ole="">
            <v:imagedata r:id="rId191" o:title=""/>
          </v:shape>
          <o:OLEObject Type="Embed" ProgID="Equation.DSMT4" ShapeID="_x0000_i1107" DrawAspect="Content" ObjectID="_1485953065" r:id="rId19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3"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263"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DA67A9">
        <w:rPr>
          <w:b/>
          <w:bCs w:val="0"/>
          <w:noProof/>
          <w:lang w:val="en-US"/>
        </w:rPr>
        <w:t>2</w:t>
      </w:r>
      <w:r w:rsidRPr="004D7B46">
        <w:rPr>
          <w:b/>
          <w:bCs w:val="0"/>
          <w:lang w:val="en-US"/>
        </w:rPr>
        <w:fldChar w:fldCharType="end"/>
      </w:r>
      <w:bookmarkEnd w:id="263"/>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75</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76</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2pt;height:14.8pt" o:ole="">
            <v:imagedata r:id="rId194" o:title=""/>
          </v:shape>
          <o:OLEObject Type="Embed" ProgID="Equation.DSMT4" ShapeID="_x0000_i1108" DrawAspect="Content" ObjectID="_1485953066" r:id="rId195"/>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95pt;height:92.2pt" o:ole="">
            <v:imagedata r:id="rId196" o:title=""/>
          </v:shape>
          <o:OLEObject Type="Embed" ProgID="Equation.DSMT4" ShapeID="_x0000_i1109" DrawAspect="Content" ObjectID="_1485953067" r:id="rId197"/>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4"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71</w:instrText>
      </w:r>
      <w:r w:rsidRPr="004D7B46">
        <w:rPr>
          <w:noProof/>
          <w:lang w:val="en-US"/>
        </w:rPr>
        <w:fldChar w:fldCharType="end"/>
      </w:r>
      <w:r w:rsidRPr="004D7B46">
        <w:rPr>
          <w:lang w:val="en-US"/>
        </w:rPr>
        <w:instrText>)</w:instrText>
      </w:r>
      <w:bookmarkEnd w:id="264"/>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4.9pt;height:107.65pt" o:ole="">
            <v:imagedata r:id="rId198" o:title=""/>
          </v:shape>
          <o:OLEObject Type="Embed" ProgID="Equation.DSMT4" ShapeID="_x0000_i1110" DrawAspect="Content" ObjectID="_1485953068" r:id="rId199"/>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5"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72</w:instrText>
      </w:r>
      <w:r w:rsidRPr="004D7B46">
        <w:rPr>
          <w:noProof/>
          <w:lang w:val="en-US"/>
        </w:rPr>
        <w:fldChar w:fldCharType="end"/>
      </w:r>
      <w:r w:rsidRPr="004D7B46">
        <w:rPr>
          <w:lang w:val="en-US"/>
        </w:rPr>
        <w:instrText>)</w:instrText>
      </w:r>
      <w:bookmarkEnd w:id="265"/>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76</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1pt;height:152.75pt" o:ole="">
            <v:imagedata r:id="rId200" o:title=""/>
          </v:shape>
          <o:OLEObject Type="Embed" ProgID="Equation.DSMT4" ShapeID="_x0000_i1111" DrawAspect="Content" ObjectID="_1485953069" r:id="rId201"/>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6"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73</w:instrText>
      </w:r>
      <w:r w:rsidRPr="004D7B46">
        <w:rPr>
          <w:noProof/>
          <w:lang w:val="en-US"/>
        </w:rPr>
        <w:fldChar w:fldCharType="end"/>
      </w:r>
      <w:r w:rsidRPr="004D7B46">
        <w:rPr>
          <w:lang w:val="en-US"/>
        </w:rPr>
        <w:instrText>)</w:instrText>
      </w:r>
      <w:bookmarkEnd w:id="266"/>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DA67A9" w:rsidRPr="00DA67A9">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2"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267"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DA67A9">
        <w:rPr>
          <w:b/>
          <w:bCs w:val="0"/>
          <w:noProof/>
          <w:lang w:val="en-US"/>
        </w:rPr>
        <w:t>3</w:t>
      </w:r>
      <w:r w:rsidRPr="004D7B46">
        <w:rPr>
          <w:b/>
          <w:bCs w:val="0"/>
          <w:lang w:val="en-US"/>
        </w:rPr>
        <w:fldChar w:fldCharType="end"/>
      </w:r>
      <w:bookmarkEnd w:id="267"/>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268" w:name="_Toc412197958"/>
      <w:r w:rsidRPr="004D7B46">
        <w:rPr>
          <w:lang w:val="en-US"/>
        </w:rPr>
        <w:t>Wave action balance</w:t>
      </w:r>
      <w:bookmarkEnd w:id="268"/>
    </w:p>
    <w:p w:rsidR="00313B40" w:rsidRPr="004D7B46" w:rsidRDefault="00313B40" w:rsidP="004D7B46">
      <w:pPr>
        <w:pStyle w:val="Heading4"/>
        <w:jc w:val="both"/>
        <w:rPr>
          <w:lang w:val="en-US"/>
        </w:rPr>
      </w:pPr>
      <w:bookmarkStart w:id="269" w:name="_Toc410145830"/>
      <w:r w:rsidRPr="004D7B46">
        <w:rPr>
          <w:lang w:val="en-US"/>
        </w:rPr>
        <w:t>Nonstationary solver</w:t>
      </w:r>
      <w:bookmarkEnd w:id="269"/>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4pt;height:33.65pt" o:ole="">
            <v:imagedata r:id="rId203" o:title=""/>
          </v:shape>
          <o:OLEObject Type="Embed" ProgID="Equation.DSMT4" ShapeID="_x0000_i1112" DrawAspect="Content" ObjectID="_1485953070" r:id="rId20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15pt;height:18.85pt" o:ole="">
            <v:imagedata r:id="rId205" o:title=""/>
          </v:shape>
          <o:OLEObject Type="Embed" ProgID="Equation.DSMT4" ShapeID="_x0000_i1113" DrawAspect="Content" ObjectID="_1485953071" r:id="rId206"/>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 xml:space="preserve">Again, the advection terms are the only ones affected by the curvilinear scheme so we will discuss their treatment in detail. The control volume is the same as for the mass balance. In </w:t>
      </w:r>
      <w:r w:rsidRPr="004D7B46">
        <w:rPr>
          <w:lang w:val="en-US"/>
        </w:rPr>
        <w:lastRenderedPageBreak/>
        <w:t>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78</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4.05pt;height:217.35pt" o:ole="">
            <v:imagedata r:id="rId207" o:title=""/>
          </v:shape>
          <o:OLEObject Type="Embed" ProgID="Equation.DSMT4" ShapeID="_x0000_i1114" DrawAspect="Content" ObjectID="_1485953072" r:id="rId2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0"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75</w:instrText>
      </w:r>
      <w:r w:rsidRPr="004D7B46">
        <w:rPr>
          <w:noProof/>
          <w:lang w:val="en-US"/>
        </w:rPr>
        <w:fldChar w:fldCharType="end"/>
      </w:r>
      <w:r w:rsidRPr="004D7B46">
        <w:rPr>
          <w:lang w:val="en-US"/>
        </w:rPr>
        <w:instrText>)</w:instrText>
      </w:r>
      <w:bookmarkEnd w:id="270"/>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1.7pt;height:38.35pt" o:ole="">
            <v:imagedata r:id="rId209" o:title=""/>
          </v:shape>
          <o:OLEObject Type="Embed" ProgID="Equation.DSMT4" ShapeID="_x0000_i1115" DrawAspect="Content" ObjectID="_1485953073" r:id="rId210"/>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1"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76</w:instrText>
      </w:r>
      <w:r w:rsidRPr="004D7B46">
        <w:rPr>
          <w:noProof/>
          <w:lang w:val="en-US"/>
        </w:rPr>
        <w:fldChar w:fldCharType="end"/>
      </w:r>
      <w:r w:rsidRPr="004D7B46">
        <w:rPr>
          <w:lang w:val="en-US"/>
        </w:rPr>
        <w:instrText>)</w:instrText>
      </w:r>
      <w:bookmarkEnd w:id="271"/>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272" w:name="_Toc410145829"/>
      <w:r w:rsidRPr="004D7B46">
        <w:rPr>
          <w:lang w:val="en-US"/>
        </w:rPr>
        <w:t>Stationary solver</w:t>
      </w:r>
      <w:bookmarkEnd w:id="272"/>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76</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273" w:name="_Toc412197959"/>
      <w:r w:rsidRPr="004D7B46">
        <w:rPr>
          <w:lang w:val="en-US"/>
        </w:rPr>
        <w:t>Shallow water equations</w:t>
      </w:r>
      <w:bookmarkEnd w:id="273"/>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274" w:name="_Toc412197960"/>
      <w:r w:rsidRPr="004D7B46">
        <w:rPr>
          <w:lang w:val="en-US"/>
        </w:rPr>
        <w:lastRenderedPageBreak/>
        <w:t>Groundwater flow</w:t>
      </w:r>
      <w:bookmarkEnd w:id="274"/>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25pt;height:18.85pt" o:ole="">
            <v:imagedata r:id="rId211" o:title=""/>
          </v:shape>
          <o:OLEObject Type="Embed" ProgID="Equation.DSMT4" ShapeID="_x0000_i1116" DrawAspect="Content" ObjectID="_1485953074" r:id="rId2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5"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77</w:instrText>
      </w:r>
      <w:r w:rsidRPr="004D7B46">
        <w:rPr>
          <w:noProof/>
          <w:lang w:val="en-US"/>
        </w:rPr>
        <w:fldChar w:fldCharType="end"/>
      </w:r>
      <w:r w:rsidRPr="004D7B46">
        <w:rPr>
          <w:lang w:val="en-US"/>
        </w:rPr>
        <w:instrText>)</w:instrText>
      </w:r>
      <w:bookmarkEnd w:id="275"/>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77</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34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9pt;height:86.15pt" o:ole="">
            <v:imagedata r:id="rId213" o:title=""/>
          </v:shape>
          <o:OLEObject Type="Embed" ProgID="Equation.DSMT4" ShapeID="_x0000_i1117" DrawAspect="Content" ObjectID="_1485953075" r:id="rId2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6"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78</w:instrText>
      </w:r>
      <w:r w:rsidRPr="004D7B46">
        <w:rPr>
          <w:noProof/>
          <w:lang w:val="en-US"/>
        </w:rPr>
        <w:fldChar w:fldCharType="end"/>
      </w:r>
      <w:r w:rsidRPr="004D7B46">
        <w:rPr>
          <w:lang w:val="en-US"/>
        </w:rPr>
        <w:instrText>)</w:instrText>
      </w:r>
      <w:bookmarkEnd w:id="276"/>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78</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2pt;height:74.7pt" o:ole="">
            <v:imagedata r:id="rId215" o:title=""/>
          </v:shape>
          <o:OLEObject Type="Embed" ProgID="Equation.DSMT4" ShapeID="_x0000_i1118" DrawAspect="Content" ObjectID="_1485953076"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7"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79</w:instrText>
      </w:r>
      <w:r w:rsidRPr="004D7B46">
        <w:rPr>
          <w:noProof/>
          <w:lang w:val="en-US"/>
        </w:rPr>
        <w:fldChar w:fldCharType="end"/>
      </w:r>
      <w:r w:rsidRPr="004D7B46">
        <w:rPr>
          <w:lang w:val="en-US"/>
        </w:rPr>
        <w:instrText>)</w:instrText>
      </w:r>
      <w:bookmarkEnd w:id="277"/>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7pt;height:39.05pt" o:ole="">
            <v:imagedata r:id="rId217" o:title=""/>
          </v:shape>
          <o:OLEObject Type="Embed" ProgID="Equation.DSMT4" ShapeID="_x0000_i1119" DrawAspect="Content" ObjectID="_1485953077"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8"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80</w:instrText>
      </w:r>
      <w:r w:rsidRPr="004D7B46">
        <w:rPr>
          <w:noProof/>
          <w:lang w:val="en-US"/>
        </w:rPr>
        <w:fldChar w:fldCharType="end"/>
      </w:r>
      <w:r w:rsidRPr="004D7B46">
        <w:rPr>
          <w:lang w:val="en-US"/>
        </w:rPr>
        <w:instrText>)</w:instrText>
      </w:r>
      <w:bookmarkEnd w:id="278"/>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lastRenderedPageBreak/>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79</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5.9pt;height:40.35pt" o:ole="">
            <v:imagedata r:id="rId219" o:title=""/>
          </v:shape>
          <o:OLEObject Type="Embed" ProgID="Equation.DSMT4" ShapeID="_x0000_i1120" DrawAspect="Content" ObjectID="_1485953078"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2.95pt;height:105.65pt" o:ole="">
            <v:imagedata r:id="rId221" o:title=""/>
          </v:shape>
          <o:OLEObject Type="Embed" ProgID="Equation.DSMT4" ShapeID="_x0000_i1121" DrawAspect="Content" ObjectID="_1485953079"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82</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35pt;height:32.95pt" o:ole="">
            <v:imagedata r:id="rId223" o:title=""/>
          </v:shape>
          <o:OLEObject Type="Embed" ProgID="Equation.DSMT4" ShapeID="_x0000_i1122" DrawAspect="Content" ObjectID="_1485953080"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35pt;height:67.3pt" o:ole="">
            <v:imagedata r:id="rId225" o:title=""/>
          </v:shape>
          <o:OLEObject Type="Embed" ProgID="Equation.DSMT4" ShapeID="_x0000_i1123" DrawAspect="Content" ObjectID="_1485953081"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100.25pt" o:ole="">
            <v:imagedata r:id="rId227" o:title=""/>
          </v:shape>
          <o:OLEObject Type="Embed" ProgID="Equation.DSMT4" ShapeID="_x0000_i1124" DrawAspect="Content" ObjectID="_1485953082"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9"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85</w:instrText>
      </w:r>
      <w:r w:rsidRPr="004D7B46">
        <w:rPr>
          <w:noProof/>
          <w:lang w:val="en-US"/>
        </w:rPr>
        <w:fldChar w:fldCharType="end"/>
      </w:r>
      <w:r w:rsidRPr="004D7B46">
        <w:rPr>
          <w:lang w:val="en-US"/>
        </w:rPr>
        <w:instrText>)</w:instrText>
      </w:r>
      <w:bookmarkEnd w:id="27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85</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5pt;height:126.5pt" o:ole="">
            <v:imagedata r:id="rId229" o:title=""/>
          </v:shape>
          <o:OLEObject Type="Embed" ProgID="Equation.DSMT4" ShapeID="_x0000_i1125" DrawAspect="Content" ObjectID="_1485953083"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86</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25pt;height:61.9pt" o:ole="">
            <v:imagedata r:id="rId231" o:title=""/>
          </v:shape>
          <o:OLEObject Type="Embed" ProgID="Equation.DSMT4" ShapeID="_x0000_i1126" DrawAspect="Content" ObjectID="_1485953084"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87</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1.8pt;height:20.2pt" o:ole="">
            <v:imagedata r:id="rId233" o:title=""/>
          </v:shape>
          <o:OLEObject Type="Embed" ProgID="Equation.DSMT4" ShapeID="_x0000_i1127" DrawAspect="Content" ObjectID="_1485953085"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0"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88</w:instrText>
      </w:r>
      <w:r w:rsidRPr="004D7B46">
        <w:rPr>
          <w:noProof/>
          <w:lang w:val="en-US"/>
        </w:rPr>
        <w:fldChar w:fldCharType="end"/>
      </w:r>
      <w:r w:rsidRPr="004D7B46">
        <w:rPr>
          <w:lang w:val="en-US"/>
        </w:rPr>
        <w:instrText>)</w:instrText>
      </w:r>
      <w:bookmarkEnd w:id="280"/>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88</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960" w:dyaOrig="400">
          <v:shape id="_x0000_i1128" type="#_x0000_t75" style="width:198.5pt;height:20.2pt" o:ole="">
            <v:imagedata r:id="rId235" o:title=""/>
          </v:shape>
          <o:OLEObject Type="Embed" ProgID="Equation.DSMT4" ShapeID="_x0000_i1128" DrawAspect="Content" ObjectID="_1485953086"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1"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89</w:instrText>
      </w:r>
      <w:r w:rsidRPr="004D7B46">
        <w:rPr>
          <w:noProof/>
          <w:lang w:val="en-US"/>
        </w:rPr>
        <w:fldChar w:fldCharType="end"/>
      </w:r>
      <w:r w:rsidRPr="004D7B46">
        <w:rPr>
          <w:lang w:val="en-US"/>
        </w:rPr>
        <w:instrText>)</w:instrText>
      </w:r>
      <w:bookmarkEnd w:id="281"/>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89</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1.8pt;height:14.8pt" o:ole="">
            <v:imagedata r:id="rId237" o:title=""/>
          </v:shape>
          <o:OLEObject Type="Embed" ProgID="Equation.DSMT4" ShapeID="_x0000_i1129" DrawAspect="Content" ObjectID="_1485953087"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2"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90</w:instrText>
      </w:r>
      <w:r w:rsidRPr="004D7B46">
        <w:rPr>
          <w:noProof/>
          <w:lang w:val="en-US"/>
        </w:rPr>
        <w:fldChar w:fldCharType="end"/>
      </w:r>
      <w:r w:rsidRPr="004D7B46">
        <w:rPr>
          <w:lang w:val="en-US"/>
        </w:rPr>
        <w:instrText>)</w:instrText>
      </w:r>
      <w:bookmarkEnd w:id="282"/>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90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85</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88</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90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25pt;height:2in" o:ole="">
            <v:imagedata r:id="rId239" o:title=""/>
          </v:shape>
          <o:OLEObject Type="Embed" ProgID="Equation.DSMT4" ShapeID="_x0000_i1130" DrawAspect="Content" ObjectID="_1485953088"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90</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9pt;height:40.35pt" o:ole="">
            <v:imagedata r:id="rId241" o:title=""/>
          </v:shape>
          <o:OLEObject Type="Embed" ProgID="Equation.DSMT4" ShapeID="_x0000_i1131" DrawAspect="Content" ObjectID="_1485953089"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283" w:name="_Toc412197961"/>
      <w:r w:rsidRPr="004D7B46">
        <w:rPr>
          <w:lang w:val="en-US"/>
        </w:rPr>
        <w:t>Sediment transport</w:t>
      </w:r>
      <w:bookmarkEnd w:id="283"/>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6pt;height:36.35pt" o:ole="">
            <v:imagedata r:id="rId243" o:title=""/>
          </v:shape>
          <o:OLEObject Type="Embed" ProgID="Equation.DSMT4" ShapeID="_x0000_i1132" DrawAspect="Content" ObjectID="_1485953090" r:id="rId24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35pt" o:ole="">
            <v:imagedata r:id="rId245" o:title=""/>
          </v:shape>
          <o:OLEObject Type="Embed" ProgID="Equation.DSMT4" ShapeID="_x0000_i1133" DrawAspect="Content" ObjectID="_1485953091" r:id="rId24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5pt;height:40.35pt" o:ole="">
            <v:imagedata r:id="rId247" o:title=""/>
          </v:shape>
          <o:OLEObject Type="Embed" ProgID="Equation.DSMT4" ShapeID="_x0000_i1134" DrawAspect="Content" ObjectID="_1485953092" r:id="rId24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55pt;height:38.35pt" o:ole="">
            <v:imagedata r:id="rId249" o:title=""/>
          </v:shape>
          <o:OLEObject Type="Embed" ProgID="Equation.DSMT4" ShapeID="_x0000_i1135" DrawAspect="Content" ObjectID="_1485953093"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1.2pt;height:30.95pt" o:ole="">
            <v:imagedata r:id="rId251" o:title=""/>
          </v:shape>
          <o:OLEObject Type="Embed" ProgID="Equation.DSMT4" ShapeID="_x0000_i1136" DrawAspect="Content" ObjectID="_1485953094" r:id="rId25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4.9pt;height:36.35pt" o:ole="">
            <v:imagedata r:id="rId253" o:title=""/>
          </v:shape>
          <o:OLEObject Type="Embed" ProgID="Equation.DSMT4" ShapeID="_x0000_i1137" DrawAspect="Content" ObjectID="_1485953095"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98</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1pt;height:14.8pt" o:ole="">
            <v:imagedata r:id="rId255" o:title=""/>
          </v:shape>
          <o:OLEObject Type="Embed" ProgID="Equation.DSMT4" ShapeID="_x0000_i1138" DrawAspect="Content" ObjectID="_1485953096" r:id="rId256"/>
        </w:object>
      </w:r>
      <w:r w:rsidRPr="004D7B46">
        <w:rPr>
          <w:lang w:val="en-US"/>
        </w:rPr>
        <w:t xml:space="preserve">-method, where </w:t>
      </w:r>
      <w:r w:rsidRPr="004D7B46">
        <w:rPr>
          <w:position w:val="-6"/>
          <w:lang w:val="en-US"/>
        </w:rPr>
        <w:object w:dxaOrig="520" w:dyaOrig="279">
          <v:shape id="_x0000_i1139" type="#_x0000_t75" style="width:26.25pt;height:14.8pt" o:ole="">
            <v:imagedata r:id="rId257" o:title=""/>
          </v:shape>
          <o:OLEObject Type="Embed" ProgID="Equation.DSMT4" ShapeID="_x0000_i1139" DrawAspect="Content" ObjectID="_1485953097" r:id="rId258"/>
        </w:object>
      </w:r>
      <w:r w:rsidRPr="004D7B46">
        <w:rPr>
          <w:lang w:val="en-US"/>
        </w:rPr>
        <w:t xml:space="preserve"> means a fully upwind approximation, and </w:t>
      </w:r>
      <w:r w:rsidRPr="004D7B46">
        <w:rPr>
          <w:position w:val="-6"/>
          <w:lang w:val="en-US"/>
        </w:rPr>
        <w:object w:dxaOrig="740" w:dyaOrig="279">
          <v:shape id="_x0000_i1140" type="#_x0000_t75" style="width:36.35pt;height:14.8pt" o:ole="">
            <v:imagedata r:id="rId259" o:title=""/>
          </v:shape>
          <o:OLEObject Type="Embed" ProgID="Equation.DSMT4" ShapeID="_x0000_i1140" DrawAspect="Content" ObjectID="_1485953098" r:id="rId260"/>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95pt;height:41.7pt" o:ole="">
            <v:imagedata r:id="rId261" o:title=""/>
          </v:shape>
          <o:OLEObject Type="Embed" ProgID="Equation.DSMT4" ShapeID="_x0000_i1141" DrawAspect="Content" ObjectID="_1485953099" r:id="rId262"/>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99</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1.1pt;height:40.35pt" o:ole="">
            <v:imagedata r:id="rId263" o:title=""/>
          </v:shape>
          <o:OLEObject Type="Embed" ProgID="Equation.DSMT4" ShapeID="_x0000_i1142" DrawAspect="Content" ObjectID="_1485953100" r:id="rId26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100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284" w:name="_Toc412197962"/>
      <w:r w:rsidRPr="004D7B46">
        <w:rPr>
          <w:lang w:val="en-US"/>
        </w:rPr>
        <w:t>Bottom updating schemes</w:t>
      </w:r>
      <w:bookmarkEnd w:id="284"/>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104</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DA67A9" w:rsidRPr="004D7B46">
        <w:rPr>
          <w:lang w:val="en-US"/>
        </w:rPr>
        <w:instrText>(</w:instrText>
      </w:r>
      <w:r w:rsidR="00DA67A9">
        <w:rPr>
          <w:lang w:val="en-US"/>
        </w:rPr>
        <w:instrText>1</w:instrText>
      </w:r>
      <w:r w:rsidR="00DA67A9" w:rsidRPr="004D7B46">
        <w:rPr>
          <w:lang w:val="en-US"/>
        </w:rPr>
        <w:instrText>.</w:instrText>
      </w:r>
      <w:r w:rsidR="00DA67A9">
        <w:rPr>
          <w:lang w:val="en-US"/>
        </w:rPr>
        <w:instrText>105</w:instrText>
      </w:r>
      <w:r w:rsidR="00DA67A9"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2pt;height:30.95pt" o:ole="">
            <v:imagedata r:id="rId265" o:title=""/>
          </v:shape>
          <o:OLEObject Type="Embed" ProgID="Equation.DSMT4" ShapeID="_x0000_i1143" DrawAspect="Content" ObjectID="_1485953101" r:id="rId26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5"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101</w:instrText>
      </w:r>
      <w:r w:rsidRPr="004D7B46">
        <w:rPr>
          <w:noProof/>
          <w:lang w:val="en-US"/>
        </w:rPr>
        <w:fldChar w:fldCharType="end"/>
      </w:r>
      <w:r w:rsidRPr="004D7B46">
        <w:rPr>
          <w:lang w:val="en-US"/>
        </w:rPr>
        <w:instrText>)</w:instrText>
      </w:r>
      <w:bookmarkEnd w:id="285"/>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2pt;height:30.95pt" o:ole="">
            <v:imagedata r:id="rId267" o:title=""/>
          </v:shape>
          <o:OLEObject Type="Embed" ProgID="Equation.DSMT4" ShapeID="_x0000_i1144" DrawAspect="Content" ObjectID="_1485953102"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6"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A67A9">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A67A9">
        <w:rPr>
          <w:noProof/>
          <w:lang w:val="en-US"/>
        </w:rPr>
        <w:instrText>102</w:instrText>
      </w:r>
      <w:r w:rsidRPr="004D7B46">
        <w:rPr>
          <w:noProof/>
          <w:lang w:val="en-US"/>
        </w:rPr>
        <w:fldChar w:fldCharType="end"/>
      </w:r>
      <w:r w:rsidRPr="004D7B46">
        <w:rPr>
          <w:lang w:val="en-US"/>
        </w:rPr>
        <w:instrText>)</w:instrText>
      </w:r>
      <w:bookmarkEnd w:id="286"/>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287"/>
      <w:r w:rsidRPr="004D7B46">
        <w:rPr>
          <w:lang w:val="en-US"/>
        </w:rPr>
        <w:t>Bed composition</w:t>
      </w:r>
    </w:p>
    <w:p w:rsidR="00FE461F" w:rsidRPr="004D7B46" w:rsidRDefault="00FE461F" w:rsidP="004D7B46">
      <w:pPr>
        <w:pStyle w:val="BodyText"/>
        <w:rPr>
          <w:lang w:val="en-US"/>
        </w:rPr>
      </w:pPr>
      <w:r w:rsidRPr="004D7B46">
        <w:rPr>
          <w:lang w:val="en-US"/>
        </w:rPr>
        <w:t xml:space="preserve">If the effect of different sediment fractions, sorting and armouring are of importance, a bed composition constituting multiple sediment fractions can be defined. Each sediment fraction is </w:t>
      </w:r>
      <w:r w:rsidRPr="004D7B46">
        <w:rPr>
          <w:lang w:val="en-US"/>
        </w:rPr>
        <w:lastRenderedPageBreak/>
        <w:t>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287"/>
      <w:r w:rsidR="00587AD5" w:rsidRPr="004D7B46">
        <w:rPr>
          <w:rStyle w:val="CommentReference"/>
          <w:lang w:val="en-US"/>
        </w:rPr>
        <w:commentReference w:id="287"/>
      </w:r>
    </w:p>
    <w:p w:rsidR="00A52150" w:rsidRPr="004D7B46" w:rsidRDefault="00734E22" w:rsidP="004D7B46">
      <w:pPr>
        <w:pStyle w:val="Heading3"/>
        <w:jc w:val="both"/>
        <w:rPr>
          <w:lang w:val="en-US"/>
        </w:rPr>
      </w:pPr>
      <w:bookmarkStart w:id="288" w:name="_Toc412197963"/>
      <w:r w:rsidRPr="004D7B46">
        <w:rPr>
          <w:lang w:val="en-US"/>
        </w:rPr>
        <w:t>Non-hydrostatic</w:t>
      </w:r>
      <w:bookmarkEnd w:id="288"/>
    </w:p>
    <w:p w:rsidR="00A52150" w:rsidRPr="004D7B46" w:rsidRDefault="00A52150" w:rsidP="004D7B46">
      <w:pPr>
        <w:pStyle w:val="Heading4"/>
        <w:jc w:val="both"/>
        <w:rPr>
          <w:lang w:val="en-US"/>
        </w:rPr>
      </w:pPr>
      <w:bookmarkStart w:id="289" w:name="_Ref207199275"/>
      <w:bookmarkStart w:id="290" w:name="_Toc211006490"/>
      <w:bookmarkStart w:id="291" w:name="_Toc211933742"/>
      <w:bookmarkStart w:id="292" w:name="_Toc212190842"/>
      <w:bookmarkStart w:id="293" w:name="_Toc249984915"/>
      <w:bookmarkStart w:id="294" w:name="_Toc249985008"/>
      <w:r w:rsidRPr="004D7B46">
        <w:rPr>
          <w:lang w:val="en-US"/>
        </w:rPr>
        <w:t>Global continuity equation</w:t>
      </w:r>
      <w:bookmarkEnd w:id="289"/>
      <w:bookmarkEnd w:id="290"/>
      <w:bookmarkEnd w:id="291"/>
      <w:bookmarkEnd w:id="292"/>
      <w:bookmarkEnd w:id="293"/>
      <w:bookmarkEnd w:id="294"/>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2pt;height:28.25pt" o:ole="">
            <v:imagedata r:id="rId269" o:title=""/>
          </v:shape>
          <o:OLEObject Type="Embed" ProgID="Equation.DSMT4" ShapeID="_x0000_i1145" DrawAspect="Content" ObjectID="_1485953103" r:id="rId2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5"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103</w:instrText>
      </w:r>
      <w:r w:rsidR="00883631" w:rsidRPr="004D7B46">
        <w:rPr>
          <w:noProof/>
          <w:lang w:val="en-US"/>
        </w:rPr>
        <w:fldChar w:fldCharType="end"/>
      </w:r>
      <w:r w:rsidRPr="004D7B46">
        <w:rPr>
          <w:lang w:val="en-US"/>
        </w:rPr>
        <w:instrText>)</w:instrText>
      </w:r>
      <w:bookmarkEnd w:id="29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103</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6pt;height:30.3pt" o:ole="">
            <v:imagedata r:id="rId271" o:title=""/>
          </v:shape>
          <o:OLEObject Type="Embed" ProgID="Equation.DSMT4" ShapeID="_x0000_i1146" DrawAspect="Content" ObjectID="_1485953104" r:id="rId27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6"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104</w:instrText>
      </w:r>
      <w:r w:rsidR="00883631" w:rsidRPr="004D7B46">
        <w:rPr>
          <w:noProof/>
          <w:lang w:val="en-US"/>
        </w:rPr>
        <w:fldChar w:fldCharType="end"/>
      </w:r>
      <w:r w:rsidRPr="004D7B46">
        <w:rPr>
          <w:lang w:val="en-US"/>
        </w:rPr>
        <w:instrText>)</w:instrText>
      </w:r>
      <w:bookmarkEnd w:id="29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lastRenderedPageBreak/>
        <w:t xml:space="preserve">With </w:t>
      </w:r>
      <w:proofErr w:type="gramEnd"/>
      <w:r w:rsidRPr="004D7B46">
        <w:rPr>
          <w:rFonts w:cs="Tahoma"/>
          <w:position w:val="-12"/>
          <w:lang w:val="en-US"/>
        </w:rPr>
        <w:object w:dxaOrig="1620" w:dyaOrig="340">
          <v:shape id="_x0000_i1147" type="#_x0000_t75" style="width:80.75pt;height:16.8pt" o:ole="">
            <v:imagedata r:id="rId273" o:title=""/>
          </v:shape>
          <o:OLEObject Type="Embed" ProgID="Equation.DSMT4" ShapeID="_x0000_i1147" DrawAspect="Content" ObjectID="_1485953105" r:id="rId274"/>
        </w:object>
      </w:r>
      <w:r w:rsidRPr="004D7B46">
        <w:rPr>
          <w:rFonts w:cs="Tahoma"/>
          <w:lang w:val="en-US"/>
        </w:rPr>
        <w:t>,</w:t>
      </w:r>
      <w:r w:rsidRPr="004D7B46">
        <w:rPr>
          <w:rFonts w:cs="Tahoma"/>
          <w:position w:val="-12"/>
          <w:lang w:val="en-US"/>
        </w:rPr>
        <w:object w:dxaOrig="1579" w:dyaOrig="340">
          <v:shape id="_x0000_i1148" type="#_x0000_t75" style="width:79.4pt;height:16.8pt" o:ole="">
            <v:imagedata r:id="rId275" o:title=""/>
          </v:shape>
          <o:OLEObject Type="Embed" ProgID="Equation.DSMT4" ShapeID="_x0000_i1148" DrawAspect="Content" ObjectID="_1485953106" r:id="rId276"/>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25pt;height:55.2pt" o:ole="">
            <v:imagedata r:id="rId277" o:title=""/>
          </v:shape>
          <o:OLEObject Type="Embed" ProgID="Equation.DSMT4" ShapeID="_x0000_i1149" DrawAspect="Content" ObjectID="_1485953107" r:id="rId27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7"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105</w:instrText>
      </w:r>
      <w:r w:rsidR="00883631" w:rsidRPr="004D7B46">
        <w:rPr>
          <w:noProof/>
          <w:lang w:val="en-US"/>
        </w:rPr>
        <w:fldChar w:fldCharType="end"/>
      </w:r>
      <w:r w:rsidRPr="004D7B46">
        <w:rPr>
          <w:lang w:val="en-US"/>
        </w:rPr>
        <w:instrText>)</w:instrText>
      </w:r>
      <w:bookmarkEnd w:id="29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8.85pt;height:16.15pt" o:ole="">
            <v:imagedata r:id="rId279" o:title=""/>
          </v:shape>
          <o:OLEObject Type="Embed" ProgID="Equation.DSMT4" ShapeID="_x0000_i1150" DrawAspect="Content" ObjectID="_1485953108" r:id="rId280"/>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6.8pt;height:16.15pt" o:ole="">
            <v:imagedata r:id="rId281" o:title=""/>
          </v:shape>
          <o:OLEObject Type="Embed" ProgID="Equation.DSMT4" ShapeID="_x0000_i1151" DrawAspect="Content" ObjectID="_1485953109" r:id="rId282"/>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2pt;height:30.3pt" o:ole="">
            <v:imagedata r:id="rId283" o:title=""/>
          </v:shape>
          <o:OLEObject Type="Embed" ProgID="Equation.DSMT4" ShapeID="_x0000_i1152" DrawAspect="Content" ObjectID="_1485953110" r:id="rId2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8"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106</w:instrText>
      </w:r>
      <w:r w:rsidR="00883631" w:rsidRPr="004D7B46">
        <w:rPr>
          <w:noProof/>
          <w:lang w:val="en-US"/>
        </w:rPr>
        <w:fldChar w:fldCharType="end"/>
      </w:r>
      <w:r w:rsidRPr="004D7B46">
        <w:rPr>
          <w:lang w:val="en-US"/>
        </w:rPr>
        <w:instrText>)</w:instrText>
      </w:r>
      <w:bookmarkEnd w:id="298"/>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3" type="#_x0000_t75" style="width:96.2pt;height:16.8pt" o:ole="">
            <v:imagedata r:id="rId285" o:title=""/>
          </v:shape>
          <o:OLEObject Type="Embed" ProgID="Equation.DSMT4" ShapeID="_x0000_i1153" DrawAspect="Content" ObjectID="_1485953111" r:id="rId286"/>
        </w:object>
      </w:r>
      <w:r w:rsidRPr="004D7B46">
        <w:rPr>
          <w:rFonts w:cs="Tahoma"/>
          <w:lang w:val="en-US"/>
        </w:rPr>
        <w:t xml:space="preserve"> and </w:t>
      </w:r>
      <w:r w:rsidRPr="004D7B46">
        <w:rPr>
          <w:rFonts w:cs="Tahoma"/>
          <w:position w:val="-8"/>
          <w:lang w:val="en-US"/>
        </w:rPr>
        <w:object w:dxaOrig="620" w:dyaOrig="300">
          <v:shape id="_x0000_i1154" type="#_x0000_t75" style="width:30.95pt;height:14.8pt" o:ole="">
            <v:imagedata r:id="rId287" o:title=""/>
          </v:shape>
          <o:OLEObject Type="Embed" ProgID="Equation.DSMT4" ShapeID="_x0000_i1154" DrawAspect="Content" ObjectID="_1485953112" r:id="rId288"/>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90.3pt;height:30.3pt" o:ole="">
            <v:imagedata r:id="rId289" o:title=""/>
          </v:shape>
          <o:OLEObject Type="Embed" ProgID="Equation.DSMT4" ShapeID="_x0000_i1155" DrawAspect="Content" ObjectID="_1485953113" r:id="rId2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9"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107</w:instrText>
      </w:r>
      <w:r w:rsidR="00883631" w:rsidRPr="004D7B46">
        <w:rPr>
          <w:noProof/>
          <w:lang w:val="en-US"/>
        </w:rPr>
        <w:fldChar w:fldCharType="end"/>
      </w:r>
      <w:r w:rsidRPr="004D7B46">
        <w:rPr>
          <w:lang w:val="en-US"/>
        </w:rPr>
        <w:instrText>)</w:instrText>
      </w:r>
      <w:bookmarkEnd w:id="299"/>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25pt;height:16.8pt" o:ole="">
            <v:imagedata r:id="rId291" o:title=""/>
          </v:shape>
          <o:OLEObject Type="Embed" ProgID="Equation.DSMT4" ShapeID="_x0000_i1156" DrawAspect="Content" ObjectID="_1485953114" r:id="rId292"/>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3pt;height:16.15pt" o:ole="">
            <v:imagedata r:id="rId293" o:title=""/>
          </v:shape>
          <o:OLEObject Type="Embed" ProgID="Equation.DSMT4" ShapeID="_x0000_i1157" DrawAspect="Content" ObjectID="_1485953115" r:id="rId294"/>
        </w:object>
      </w:r>
      <w:r w:rsidRPr="004D7B46">
        <w:rPr>
          <w:lang w:val="en-US"/>
        </w:rPr>
        <w:t xml:space="preserve"> and </w:t>
      </w:r>
      <w:r w:rsidRPr="004D7B46">
        <w:rPr>
          <w:position w:val="-8"/>
          <w:lang w:val="en-US"/>
        </w:rPr>
        <w:object w:dxaOrig="639" w:dyaOrig="300">
          <v:shape id="_x0000_i1158" type="#_x0000_t75" style="width:31.65pt;height:14.8pt" o:ole="">
            <v:imagedata r:id="rId295" o:title=""/>
          </v:shape>
          <o:OLEObject Type="Embed" ProgID="Equation.DSMT4" ShapeID="_x0000_i1158" DrawAspect="Content" ObjectID="_1485953116" r:id="rId296"/>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6.9pt;height:16.8pt" o:ole="">
            <v:imagedata r:id="rId297" o:title=""/>
          </v:shape>
          <o:OLEObject Type="Embed" ProgID="Equation.DSMT4" ShapeID="_x0000_i1159" DrawAspect="Content" ObjectID="_1485953117" r:id="rId298"/>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4.85pt;height:16.8pt" o:ole="">
            <v:imagedata r:id="rId299" o:title=""/>
          </v:shape>
          <o:OLEObject Type="Embed" ProgID="Equation.DSMT4" ShapeID="_x0000_i1160" DrawAspect="Content" ObjectID="_1485953118" r:id="rId30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0"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108</w:instrText>
      </w:r>
      <w:r w:rsidR="00883631" w:rsidRPr="004D7B46">
        <w:rPr>
          <w:noProof/>
          <w:lang w:val="en-US"/>
        </w:rPr>
        <w:fldChar w:fldCharType="end"/>
      </w:r>
      <w:r w:rsidRPr="004D7B46">
        <w:rPr>
          <w:lang w:val="en-US"/>
        </w:rPr>
        <w:instrText>)</w:instrText>
      </w:r>
      <w:bookmarkEnd w:id="30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301" w:name="_Toc249984916"/>
      <w:bookmarkStart w:id="302" w:name="_Toc249985009"/>
      <w:r w:rsidRPr="004D7B46">
        <w:rPr>
          <w:lang w:val="en-US"/>
        </w:rPr>
        <w:t>Local continuity equation</w:t>
      </w:r>
      <w:bookmarkEnd w:id="301"/>
      <w:bookmarkEnd w:id="302"/>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28"/>
          <w:lang w:val="en-US"/>
        </w:rPr>
        <w:object w:dxaOrig="4060" w:dyaOrig="639">
          <v:shape id="_x0000_i1161" type="#_x0000_t75" style="width:203.2pt;height:31.65pt" o:ole="">
            <v:imagedata r:id="rId301" o:title=""/>
          </v:shape>
          <o:OLEObject Type="Embed" ProgID="Equation.DSMT4" ShapeID="_x0000_i1161" DrawAspect="Content" ObjectID="_1485953119" r:id="rId30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3"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109</w:instrText>
      </w:r>
      <w:r w:rsidR="00883631" w:rsidRPr="004D7B46">
        <w:rPr>
          <w:noProof/>
          <w:lang w:val="en-US"/>
        </w:rPr>
        <w:fldChar w:fldCharType="end"/>
      </w:r>
      <w:r w:rsidRPr="004D7B46">
        <w:rPr>
          <w:lang w:val="en-US"/>
        </w:rPr>
        <w:instrText>)</w:instrText>
      </w:r>
      <w:bookmarkEnd w:id="30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25pt;height:30.95pt" o:ole="">
            <v:imagedata r:id="rId303" o:title=""/>
          </v:shape>
          <o:OLEObject Type="Embed" ProgID="Equation.DSMT4" ShapeID="_x0000_i1162" DrawAspect="Content" ObjectID="_1485953120"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4"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110</w:instrText>
      </w:r>
      <w:r w:rsidR="00883631" w:rsidRPr="004D7B46">
        <w:rPr>
          <w:noProof/>
          <w:lang w:val="en-US"/>
        </w:rPr>
        <w:fldChar w:fldCharType="end"/>
      </w:r>
      <w:r w:rsidRPr="004D7B46">
        <w:rPr>
          <w:lang w:val="en-US"/>
        </w:rPr>
        <w:instrText>)</w:instrText>
      </w:r>
      <w:bookmarkEnd w:id="30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45pt;height:16.15pt" o:ole="">
            <v:imagedata r:id="rId305" o:title=""/>
          </v:shape>
          <o:OLEObject Type="Embed" ProgID="Equation.DSMT4" ShapeID="_x0000_i1163" DrawAspect="Content" ObjectID="_1485953121" r:id="rId306"/>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305" w:name="_Toc249984917"/>
      <w:bookmarkStart w:id="306" w:name="_Toc249985010"/>
      <w:r w:rsidRPr="004D7B46">
        <w:rPr>
          <w:lang w:val="en-US"/>
        </w:rPr>
        <w:t>Horizontal Momentum</w:t>
      </w:r>
      <w:bookmarkEnd w:id="305"/>
      <w:bookmarkEnd w:id="306"/>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8.85pt;height:12.8pt" o:ole="">
            <v:imagedata r:id="rId307" o:title=""/>
          </v:shape>
          <o:OLEObject Type="Embed" ProgID="Equation.DSMT4" ShapeID="_x0000_i1164" DrawAspect="Content" ObjectID="_1485953122" r:id="rId308"/>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24"/>
          <w:lang w:val="en-US"/>
        </w:rPr>
        <w:object w:dxaOrig="6900" w:dyaOrig="580">
          <v:shape id="_x0000_i1165" type="#_x0000_t75" style="width:345.2pt;height:28.95pt" o:ole="">
            <v:imagedata r:id="rId309" o:title=""/>
          </v:shape>
          <o:OLEObject Type="Embed" ProgID="Equation.DSMT4" ShapeID="_x0000_i1165" DrawAspect="Content" ObjectID="_1485953123" r:id="rId31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7"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111</w:instrText>
      </w:r>
      <w:r w:rsidR="00883631" w:rsidRPr="004D7B46">
        <w:rPr>
          <w:noProof/>
          <w:lang w:val="en-US"/>
        </w:rPr>
        <w:fldChar w:fldCharType="end"/>
      </w:r>
      <w:r w:rsidRPr="004D7B46">
        <w:rPr>
          <w:lang w:val="en-US"/>
        </w:rPr>
        <w:instrText>)</w:instrText>
      </w:r>
      <w:bookmarkEnd w:id="30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39.8pt;height:69.3pt" o:ole="">
            <v:imagedata r:id="rId311" o:title=""/>
          </v:shape>
          <o:OLEObject Type="Embed" ProgID="Equation.DSMT4" ShapeID="_x0000_i1166" DrawAspect="Content" ObjectID="_1485953124" r:id="rId3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8"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112</w:instrText>
      </w:r>
      <w:r w:rsidR="00883631" w:rsidRPr="004D7B46">
        <w:rPr>
          <w:noProof/>
          <w:lang w:val="en-US"/>
        </w:rPr>
        <w:fldChar w:fldCharType="end"/>
      </w:r>
      <w:r w:rsidRPr="004D7B46">
        <w:rPr>
          <w:lang w:val="en-US"/>
        </w:rPr>
        <w:instrText>)</w:instrText>
      </w:r>
      <w:bookmarkEnd w:id="30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8.85pt;height:100.95pt" o:ole="">
            <v:imagedata r:id="rId313" o:title=""/>
          </v:shape>
          <o:OLEObject Type="Embed" ProgID="Equation.DSMT4" ShapeID="_x0000_i1167" DrawAspect="Content" ObjectID="_1485953125"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113</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8.25pt;height:16.8pt" o:ole="">
            <v:imagedata r:id="rId315" o:title=""/>
          </v:shape>
          <o:OLEObject Type="Embed" ProgID="Equation.DSMT4" ShapeID="_x0000_i1168" DrawAspect="Content" ObjectID="_1485953126" r:id="rId316"/>
        </w:object>
      </w:r>
      <w:r w:rsidRPr="004D7B46">
        <w:rPr>
          <w:rFonts w:cs="Tahoma"/>
          <w:lang w:val="en-US"/>
        </w:rPr>
        <w:t xml:space="preserve"> and </w:t>
      </w:r>
      <w:r w:rsidRPr="004D7B46">
        <w:rPr>
          <w:rFonts w:cs="Tahoma"/>
          <w:position w:val="-12"/>
          <w:lang w:val="en-US"/>
        </w:rPr>
        <w:object w:dxaOrig="660" w:dyaOrig="400">
          <v:shape id="_x0000_i1169" type="#_x0000_t75" style="width:32.95pt;height:20.2pt" o:ole="">
            <v:imagedata r:id="rId317" o:title=""/>
          </v:shape>
          <o:OLEObject Type="Embed" ProgID="Equation.DSMT4" ShapeID="_x0000_i1169" DrawAspect="Content" ObjectID="_1485953127" r:id="rId318"/>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8.8pt;height:16.15pt" o:ole="">
            <v:imagedata r:id="rId319" o:title=""/>
          </v:shape>
          <o:OLEObject Type="Embed" ProgID="Equation.DSMT4" ShapeID="_x0000_i1170" DrawAspect="Content" ObjectID="_1485953128" r:id="rId32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9"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114</w:instrText>
      </w:r>
      <w:r w:rsidR="00883631" w:rsidRPr="004D7B46">
        <w:rPr>
          <w:noProof/>
          <w:lang w:val="en-US"/>
        </w:rPr>
        <w:fldChar w:fldCharType="end"/>
      </w:r>
      <w:r w:rsidRPr="004D7B46">
        <w:rPr>
          <w:lang w:val="en-US"/>
        </w:rPr>
        <w:instrText>)</w:instrText>
      </w:r>
      <w:bookmarkEnd w:id="309"/>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8.95pt;height:16.15pt" o:ole="">
            <v:imagedata r:id="rId321" o:title=""/>
          </v:shape>
          <o:OLEObject Type="Embed" ProgID="Equation.DSMT4" ShapeID="_x0000_i1171" DrawAspect="Content" ObjectID="_1485953129" r:id="rId322"/>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2pt;height:16.15pt" o:ole="">
            <v:imagedata r:id="rId323" o:title=""/>
          </v:shape>
          <o:OLEObject Type="Embed" ProgID="Equation.DSMT4" ShapeID="_x0000_i1172" DrawAspect="Content" ObjectID="_1485953130" r:id="rId324"/>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8.95pt;height:16.15pt" o:ole="">
            <v:imagedata r:id="rId325" o:title=""/>
          </v:shape>
          <o:OLEObject Type="Embed" ProgID="Equation.DSMT4" ShapeID="_x0000_i1173" DrawAspect="Content" ObjectID="_1485953131" r:id="rId326"/>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0.95pt;height:30.95pt" o:ole="">
            <v:imagedata r:id="rId327" o:title=""/>
          </v:shape>
          <o:OLEObject Type="Embed" ProgID="Equation.DSMT4" ShapeID="_x0000_i1174" DrawAspect="Content" ObjectID="_1485953132" r:id="rId32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2pt;height:16.15pt" o:ole="">
            <v:imagedata r:id="rId329" o:title=""/>
          </v:shape>
          <o:OLEObject Type="Embed" ProgID="Equation.DSMT4" ShapeID="_x0000_i1175" DrawAspect="Content" ObjectID="_1485953133" r:id="rId330"/>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1.9pt;height:16.15pt" o:ole="">
            <v:imagedata r:id="rId331" o:title=""/>
          </v:shape>
          <o:OLEObject Type="Embed" ProgID="Equation.DSMT4" ShapeID="_x0000_i1176" DrawAspect="Content" ObjectID="_1485953134" r:id="rId332"/>
        </w:object>
      </w:r>
      <w:r w:rsidRPr="004D7B46">
        <w:rPr>
          <w:lang w:val="en-US"/>
        </w:rPr>
        <w:t xml:space="preserve">, in which </w:t>
      </w:r>
      <w:r w:rsidRPr="004D7B46">
        <w:rPr>
          <w:position w:val="-10"/>
          <w:lang w:val="en-US"/>
        </w:rPr>
        <w:object w:dxaOrig="480" w:dyaOrig="320">
          <v:shape id="_x0000_i1177" type="#_x0000_t75" style="width:24.2pt;height:16.15pt" o:ole="">
            <v:imagedata r:id="rId333" o:title=""/>
          </v:shape>
          <o:OLEObject Type="Embed" ProgID="Equation.DSMT4" ShapeID="_x0000_i1177" DrawAspect="Content" ObjectID="_1485953135" r:id="rId334"/>
        </w:object>
      </w:r>
      <w:r w:rsidRPr="004D7B46">
        <w:rPr>
          <w:lang w:val="en-US"/>
        </w:rPr>
        <w:t xml:space="preserve"> is the pressure at the bottom. Furthermore </w:t>
      </w:r>
      <w:r w:rsidRPr="004D7B46">
        <w:rPr>
          <w:position w:val="-12"/>
          <w:lang w:val="en-US"/>
        </w:rPr>
        <w:object w:dxaOrig="480" w:dyaOrig="340">
          <v:shape id="_x0000_i1178" type="#_x0000_t75" style="width:24.2pt;height:16.8pt" o:ole="">
            <v:imagedata r:id="rId335" o:title=""/>
          </v:shape>
          <o:OLEObject Type="Embed" ProgID="Equation.DSMT4" ShapeID="_x0000_i1178" DrawAspect="Content" ObjectID="_1485953136" r:id="rId336"/>
        </w:object>
      </w:r>
      <w:r w:rsidRPr="004D7B46">
        <w:rPr>
          <w:lang w:val="en-US"/>
        </w:rPr>
        <w:t xml:space="preserve"> is given as</w:t>
      </w:r>
      <w:r w:rsidRPr="004D7B46">
        <w:rPr>
          <w:position w:val="-14"/>
          <w:lang w:val="en-US"/>
        </w:rPr>
        <w:object w:dxaOrig="1980" w:dyaOrig="380">
          <v:shape id="_x0000_i1179" type="#_x0000_t75" style="width:98.25pt;height:18.85pt" o:ole="">
            <v:imagedata r:id="rId337" o:title=""/>
          </v:shape>
          <o:OLEObject Type="Embed" ProgID="Equation.DSMT4" ShapeID="_x0000_i1179" DrawAspect="Content" ObjectID="_1485953137" r:id="rId338"/>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112</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112</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w:t>
      </w:r>
      <w:r w:rsidRPr="004D7B46">
        <w:rPr>
          <w:rFonts w:cs="Tahoma"/>
          <w:lang w:val="en-US"/>
        </w:rPr>
        <w:lastRenderedPageBreak/>
        <w:t xml:space="preserve">terms of </w:t>
      </w:r>
      <w:r w:rsidRPr="004D7B46">
        <w:rPr>
          <w:rFonts w:cs="Tahoma"/>
          <w:position w:val="-6"/>
          <w:lang w:val="en-US"/>
        </w:rPr>
        <w:object w:dxaOrig="240" w:dyaOrig="260">
          <v:shape id="_x0000_i1180" type="#_x0000_t75" style="width:12.1pt;height:12.8pt" o:ole="">
            <v:imagedata r:id="rId339" o:title=""/>
          </v:shape>
          <o:OLEObject Type="Embed" ProgID="Equation.DSMT4" ShapeID="_x0000_i1180" DrawAspect="Content" ObjectID="_1485953138" r:id="rId340"/>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35pt;height:20.2pt" o:ole="">
            <v:imagedata r:id="rId341" o:title=""/>
          </v:shape>
          <o:OLEObject Type="Embed" ProgID="Equation.DSMT4" ShapeID="_x0000_i1181" DrawAspect="Content" ObjectID="_1485953139" r:id="rId342"/>
        </w:object>
      </w:r>
      <w:r w:rsidRPr="004D7B46">
        <w:rPr>
          <w:rFonts w:cs="Tahoma"/>
          <w:lang w:val="en-US"/>
        </w:rPr>
        <w:t xml:space="preserve"> and </w:t>
      </w:r>
      <w:r w:rsidRPr="004D7B46">
        <w:rPr>
          <w:rFonts w:cs="Tahoma"/>
          <w:position w:val="-16"/>
          <w:lang w:val="en-US"/>
        </w:rPr>
        <w:object w:dxaOrig="800" w:dyaOrig="420">
          <v:shape id="_x0000_i1182" type="#_x0000_t75" style="width:40.35pt;height:20.2pt" o:ole="">
            <v:imagedata r:id="rId343" o:title=""/>
          </v:shape>
          <o:OLEObject Type="Embed" ProgID="Equation.DSMT4" ShapeID="_x0000_i1182" DrawAspect="Content" ObjectID="_1485953140" r:id="rId344"/>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75pt;height:18.85pt" o:ole="">
            <v:imagedata r:id="rId345" o:title=""/>
          </v:shape>
          <o:OLEObject Type="Embed" ProgID="Equation.DSMT4" ShapeID="_x0000_i1183" DrawAspect="Content" ObjectID="_1485953141" r:id="rId346"/>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75pt;height:16.15pt" o:ole="">
            <v:imagedata r:id="rId347" o:title=""/>
          </v:shape>
          <o:OLEObject Type="Embed" ProgID="Equation.DSMT4" ShapeID="_x0000_i1184" DrawAspect="Content" ObjectID="_1485953142" r:id="rId348"/>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104</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35pt;height:20.2pt" o:ole="">
            <v:imagedata r:id="rId349" o:title=""/>
          </v:shape>
          <o:OLEObject Type="Embed" ProgID="Equation.DSMT4" ShapeID="_x0000_i1185" DrawAspect="Content" ObjectID="_1485953143" r:id="rId350"/>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6" type="#_x0000_t75" style="width:319.65pt;height:30.95pt" o:ole="">
            <v:imagedata r:id="rId351" o:title=""/>
          </v:shape>
          <o:OLEObject Type="Embed" ProgID="Equation.DSMT4" ShapeID="_x0000_i1186" DrawAspect="Content" ObjectID="_1485953144" r:id="rId3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0"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116</w:instrText>
      </w:r>
      <w:r w:rsidR="00883631" w:rsidRPr="004D7B46">
        <w:rPr>
          <w:noProof/>
          <w:lang w:val="en-US"/>
        </w:rPr>
        <w:fldChar w:fldCharType="end"/>
      </w:r>
      <w:r w:rsidRPr="004D7B46">
        <w:rPr>
          <w:lang w:val="en-US"/>
        </w:rPr>
        <w:instrText>)</w:instrText>
      </w:r>
      <w:bookmarkEnd w:id="310"/>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75pt;height:18.85pt" o:ole="">
            <v:imagedata r:id="rId353" o:title=""/>
          </v:shape>
          <o:OLEObject Type="Embed" ProgID="Equation.DSMT4" ShapeID="_x0000_i1187" DrawAspect="Content" ObjectID="_1485953145" r:id="rId354"/>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116</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112</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55pt;height:14.8pt" o:ole="">
            <v:imagedata r:id="rId355" o:title=""/>
          </v:shape>
          <o:OLEObject Type="Embed" ProgID="Equation.DSMT4" ShapeID="_x0000_i1188" DrawAspect="Content" ObjectID="_1485953146" r:id="rId356"/>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2.8pt;height:125.15pt" o:ole="">
            <v:imagedata r:id="rId357" o:title=""/>
          </v:shape>
          <o:OLEObject Type="Embed" ProgID="Equation.DSMT4" ShapeID="_x0000_i1189" DrawAspect="Content" ObjectID="_1485953147" r:id="rId3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1"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117</w:instrText>
      </w:r>
      <w:r w:rsidR="00883631" w:rsidRPr="004D7B46">
        <w:rPr>
          <w:noProof/>
          <w:lang w:val="en-US"/>
        </w:rPr>
        <w:fldChar w:fldCharType="end"/>
      </w:r>
      <w:r w:rsidRPr="004D7B46">
        <w:rPr>
          <w:lang w:val="en-US"/>
        </w:rPr>
        <w:instrText>)</w:instrText>
      </w:r>
      <w:bookmarkEnd w:id="311"/>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2pt;height:16.15pt" o:ole="">
            <v:imagedata r:id="rId359" o:title=""/>
          </v:shape>
          <o:OLEObject Type="Embed" ProgID="Equation.DSMT4" ShapeID="_x0000_i1190" DrawAspect="Content" ObjectID="_1485953148" r:id="rId360"/>
        </w:object>
      </w:r>
      <w:r w:rsidRPr="004D7B46">
        <w:rPr>
          <w:rFonts w:cs="Tahoma"/>
          <w:lang w:val="en-US"/>
        </w:rPr>
        <w:t>and</w:t>
      </w:r>
      <w:r w:rsidRPr="004D7B46">
        <w:rPr>
          <w:rFonts w:cs="Tahoma"/>
          <w:position w:val="-10"/>
          <w:lang w:val="en-US"/>
        </w:rPr>
        <w:object w:dxaOrig="480" w:dyaOrig="320">
          <v:shape id="_x0000_i1191" type="#_x0000_t75" style="width:24.2pt;height:16.15pt" o:ole="">
            <v:imagedata r:id="rId361" o:title=""/>
          </v:shape>
          <o:OLEObject Type="Embed" ProgID="Equation.DSMT4" ShapeID="_x0000_i1191" DrawAspect="Content" ObjectID="_1485953149" r:id="rId362"/>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w:instrText>
      </w:r>
      <w:r w:rsidRPr="004D7B46">
        <w:rPr>
          <w:rFonts w:cs="Tahoma"/>
          <w:lang w:val="en-US"/>
        </w:rPr>
        <w:lastRenderedPageBreak/>
        <w:instrText>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117</w:instrText>
      </w:r>
      <w:r w:rsidR="00DA67A9"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15pt;height:67.3pt" o:ole="">
            <v:imagedata r:id="rId363" o:title=""/>
          </v:shape>
          <o:OLEObject Type="Embed" ProgID="Equation.DSMT4" ShapeID="_x0000_i1192" DrawAspect="Content" ObjectID="_1485953150" r:id="rId36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118</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1.25pt;height:131.2pt" o:ole="">
            <v:imagedata r:id="rId365" o:title=""/>
          </v:shape>
          <o:OLEObject Type="Embed" ProgID="Equation.DSMT4" ShapeID="_x0000_i1193" DrawAspect="Content" ObjectID="_1485953151" r:id="rId36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2"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119</w:instrText>
      </w:r>
      <w:r w:rsidR="00883631" w:rsidRPr="004D7B46">
        <w:rPr>
          <w:noProof/>
          <w:lang w:val="en-US"/>
        </w:rPr>
        <w:fldChar w:fldCharType="end"/>
      </w:r>
      <w:r w:rsidRPr="004D7B46">
        <w:rPr>
          <w:lang w:val="en-US"/>
        </w:rPr>
        <w:instrText>)</w:instrText>
      </w:r>
      <w:bookmarkEnd w:id="312"/>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4" type="#_x0000_t75" style="width:30.95pt;height:14.8pt" o:ole="">
            <v:imagedata r:id="rId367" o:title=""/>
          </v:shape>
          <o:OLEObject Type="Embed" ProgID="Equation.DSMT4" ShapeID="_x0000_i1194" DrawAspect="Content" ObjectID="_1485953152" r:id="rId368"/>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6.85pt;height:30.3pt" o:ole="">
            <v:imagedata r:id="rId369" o:title=""/>
          </v:shape>
          <o:OLEObject Type="Embed" ProgID="Equation.DSMT4" ShapeID="_x0000_i1195" DrawAspect="Content" ObjectID="_1485953153"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3"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120</w:instrText>
      </w:r>
      <w:r w:rsidR="00883631" w:rsidRPr="004D7B46">
        <w:rPr>
          <w:noProof/>
          <w:lang w:val="en-US"/>
        </w:rPr>
        <w:fldChar w:fldCharType="end"/>
      </w:r>
      <w:r w:rsidRPr="004D7B46">
        <w:rPr>
          <w:lang w:val="en-US"/>
        </w:rPr>
        <w:instrText>)</w:instrText>
      </w:r>
      <w:bookmarkEnd w:id="31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1pt;height:12.1pt" o:ole="">
            <v:imagedata r:id="rId371" o:title=""/>
          </v:shape>
          <o:OLEObject Type="Embed" ProgID="Equation.DSMT4" ShapeID="_x0000_i1196" DrawAspect="Content" ObjectID="_1485953154" r:id="rId372"/>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7pt;height:14.8pt" o:ole="">
            <v:imagedata r:id="rId373" o:title=""/>
          </v:shape>
          <o:OLEObject Type="Embed" ProgID="Equation.DSMT4" ShapeID="_x0000_i1197" DrawAspect="Content" ObjectID="_1485953155" r:id="rId374"/>
        </w:object>
      </w:r>
      <w:r w:rsidRPr="004D7B46">
        <w:rPr>
          <w:rFonts w:cs="Tahoma"/>
          <w:lang w:val="en-US"/>
        </w:rPr>
        <w:t>,</w:t>
      </w:r>
      <w:r w:rsidRPr="004D7B46">
        <w:rPr>
          <w:rFonts w:cs="Tahoma"/>
          <w:position w:val="-8"/>
          <w:lang w:val="en-US"/>
        </w:rPr>
        <w:object w:dxaOrig="480" w:dyaOrig="300">
          <v:shape id="_x0000_i1198" type="#_x0000_t75" style="width:24.2pt;height:14.8pt" o:ole="">
            <v:imagedata r:id="rId375" o:title=""/>
          </v:shape>
          <o:OLEObject Type="Embed" ProgID="Equation.DSMT4" ShapeID="_x0000_i1198" DrawAspect="Content" ObjectID="_1485953156" r:id="rId376"/>
        </w:object>
      </w:r>
      <w:r w:rsidRPr="004D7B46">
        <w:rPr>
          <w:rFonts w:cs="Tahoma"/>
          <w:lang w:val="en-US"/>
        </w:rPr>
        <w:t xml:space="preserve"> and</w:t>
      </w:r>
      <w:r w:rsidRPr="004D7B46">
        <w:rPr>
          <w:rFonts w:cs="Tahoma"/>
          <w:position w:val="-8"/>
          <w:lang w:val="en-US"/>
        </w:rPr>
        <w:object w:dxaOrig="720" w:dyaOrig="300">
          <v:shape id="_x0000_i1199" type="#_x0000_t75" style="width:36.35pt;height:14.8pt" o:ole="">
            <v:imagedata r:id="rId377" o:title=""/>
          </v:shape>
          <o:OLEObject Type="Embed" ProgID="Equation.DSMT4" ShapeID="_x0000_i1199" DrawAspect="Content" ObjectID="_1485953157" r:id="rId378"/>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314" w:name="_Toc249984918"/>
      <w:bookmarkStart w:id="315" w:name="_Toc249985011"/>
      <w:r w:rsidRPr="004D7B46">
        <w:rPr>
          <w:lang w:val="en-US"/>
        </w:rPr>
        <w:t>Vertical momentum equation</w:t>
      </w:r>
      <w:bookmarkEnd w:id="314"/>
      <w:bookmarkEnd w:id="315"/>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DA67A9">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2pt;height:62.6pt" o:ole="">
            <v:imagedata r:id="rId379" o:title=""/>
          </v:shape>
          <o:OLEObject Type="Embed" ProgID="Equation.DSMT4" ShapeID="_x0000_i1200" DrawAspect="Content" ObjectID="_1485953158" r:id="rId38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6"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121</w:instrText>
      </w:r>
      <w:r w:rsidR="00883631" w:rsidRPr="004D7B46">
        <w:rPr>
          <w:noProof/>
          <w:lang w:val="en-US"/>
        </w:rPr>
        <w:fldChar w:fldCharType="end"/>
      </w:r>
      <w:r w:rsidRPr="004D7B46">
        <w:rPr>
          <w:lang w:val="en-US"/>
        </w:rPr>
        <w:instrText>)</w:instrText>
      </w:r>
      <w:bookmarkEnd w:id="31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55pt;height:16.15pt" o:ole="">
            <v:imagedata r:id="rId381" o:title=""/>
          </v:shape>
          <o:OLEObject Type="Embed" ProgID="Equation.DSMT4" ShapeID="_x0000_i1201" DrawAspect="Content" ObjectID="_1485953159" r:id="rId382"/>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2pt;height:16.8pt" o:ole="">
            <v:imagedata r:id="rId383" o:title=""/>
          </v:shape>
          <o:OLEObject Type="Embed" ProgID="Equation.DSMT4" ShapeID="_x0000_i1202" DrawAspect="Content" ObjectID="_1485953160" r:id="rId384"/>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4pt;height:18.85pt" o:ole="">
            <v:imagedata r:id="rId385" o:title=""/>
          </v:shape>
          <o:OLEObject Type="Embed" ProgID="Equation.DSMT4" ShapeID="_x0000_i1203" DrawAspect="Content" ObjectID="_1485953161" r:id="rId38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7"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122</w:instrText>
      </w:r>
      <w:r w:rsidR="00883631" w:rsidRPr="004D7B46">
        <w:rPr>
          <w:noProof/>
          <w:lang w:val="en-US"/>
        </w:rPr>
        <w:fldChar w:fldCharType="end"/>
      </w:r>
      <w:r w:rsidRPr="004D7B46">
        <w:rPr>
          <w:lang w:val="en-US"/>
        </w:rPr>
        <w:instrText>)</w:instrText>
      </w:r>
      <w:bookmarkEnd w:id="31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6pt;height:28.95pt" o:ole="">
            <v:imagedata r:id="rId387" o:title=""/>
          </v:shape>
          <o:OLEObject Type="Embed" ProgID="Equation.DSMT4" ShapeID="_x0000_i1204" DrawAspect="Content" ObjectID="_1485953162" r:id="rId3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8"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123</w:instrText>
      </w:r>
      <w:r w:rsidR="00883631" w:rsidRPr="004D7B46">
        <w:rPr>
          <w:noProof/>
          <w:lang w:val="en-US"/>
        </w:rPr>
        <w:fldChar w:fldCharType="end"/>
      </w:r>
      <w:r w:rsidRPr="004D7B46">
        <w:rPr>
          <w:lang w:val="en-US"/>
        </w:rPr>
        <w:instrText>)</w:instrText>
      </w:r>
      <w:bookmarkEnd w:id="318"/>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2pt;height:18.85pt" o:ole="">
            <v:imagedata r:id="rId389" o:title=""/>
          </v:shape>
          <o:OLEObject Type="Embed" ProgID="Equation.DSMT4" ShapeID="_x0000_i1205" DrawAspect="Content" ObjectID="_1485953163" r:id="rId390"/>
        </w:object>
      </w:r>
      <w:r w:rsidRPr="004D7B46">
        <w:rPr>
          <w:rFonts w:cs="Tahoma"/>
          <w:lang w:val="en-US"/>
        </w:rPr>
        <w:t xml:space="preserve"> and </w:t>
      </w:r>
      <w:r w:rsidRPr="004D7B46">
        <w:rPr>
          <w:rFonts w:cs="Tahoma"/>
          <w:position w:val="-12"/>
          <w:lang w:val="en-US"/>
        </w:rPr>
        <w:object w:dxaOrig="499" w:dyaOrig="360">
          <v:shape id="_x0000_i1206" type="#_x0000_t75" style="width:24.2pt;height:18.85pt" o:ole="">
            <v:imagedata r:id="rId391" o:title=""/>
          </v:shape>
          <o:OLEObject Type="Embed" ProgID="Equation.DSMT4" ShapeID="_x0000_i1206" DrawAspect="Content" ObjectID="_1485953164" r:id="rId392"/>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105</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05pt;height:65.25pt" o:ole="">
            <v:imagedata r:id="rId393" o:title=""/>
          </v:shape>
          <o:OLEObject Type="Embed" ProgID="Equation.DSMT4" ShapeID="_x0000_i1207" DrawAspect="Content" ObjectID="_1485953165" r:id="rId3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124</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121</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122</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123</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55pt;height:14.8pt" o:ole="">
            <v:imagedata r:id="rId395" o:title=""/>
          </v:shape>
          <o:OLEObject Type="Embed" ProgID="Equation.DSMT4" ShapeID="_x0000_i1208" DrawAspect="Content" ObjectID="_1485953166" r:id="rId396"/>
        </w:object>
      </w:r>
      <w:r w:rsidRPr="004D7B46">
        <w:rPr>
          <w:rFonts w:cs="Tahoma"/>
          <w:lang w:val="en-US"/>
        </w:rPr>
        <w:t xml:space="preserve"> and </w:t>
      </w:r>
      <w:r w:rsidRPr="004D7B46">
        <w:rPr>
          <w:rFonts w:cs="Tahoma"/>
          <w:position w:val="-8"/>
          <w:lang w:val="en-US"/>
        </w:rPr>
        <w:object w:dxaOrig="480" w:dyaOrig="300">
          <v:shape id="_x0000_i1209" type="#_x0000_t75" style="width:24.2pt;height:14.8pt" o:ole="">
            <v:imagedata r:id="rId397" o:title=""/>
          </v:shape>
          <o:OLEObject Type="Embed" ProgID="Equation.DSMT4" ShapeID="_x0000_i1209" DrawAspect="Content" ObjectID="_1485953167" r:id="rId398"/>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80.2pt;height:30.95pt" o:ole="">
            <v:imagedata r:id="rId399" o:title=""/>
          </v:shape>
          <o:OLEObject Type="Embed" ProgID="Equation.DSMT4" ShapeID="_x0000_i1210" DrawAspect="Content" ObjectID="_1485953168" r:id="rId40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9"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A67A9">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A67A9">
        <w:rPr>
          <w:noProof/>
          <w:lang w:val="en-US"/>
        </w:rPr>
        <w:instrText>125</w:instrText>
      </w:r>
      <w:r w:rsidR="00883631" w:rsidRPr="004D7B46">
        <w:rPr>
          <w:noProof/>
          <w:lang w:val="en-US"/>
        </w:rPr>
        <w:fldChar w:fldCharType="end"/>
      </w:r>
      <w:r w:rsidRPr="004D7B46">
        <w:rPr>
          <w:lang w:val="en-US"/>
        </w:rPr>
        <w:instrText>)</w:instrText>
      </w:r>
      <w:bookmarkEnd w:id="319"/>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2.95pt;height:16.15pt" o:ole="">
            <v:imagedata r:id="rId401" o:title=""/>
          </v:shape>
          <o:OLEObject Type="Embed" ProgID="Equation.DSMT4" ShapeID="_x0000_i1211" DrawAspect="Content" ObjectID="_1485953169" r:id="rId402"/>
        </w:object>
      </w:r>
      <w:r w:rsidRPr="004D7B46">
        <w:rPr>
          <w:rFonts w:cs="Tahoma"/>
          <w:lang w:val="en-US"/>
        </w:rPr>
        <w:t xml:space="preserve"> and </w:t>
      </w:r>
      <w:r w:rsidRPr="004D7B46">
        <w:rPr>
          <w:rFonts w:cs="Tahoma"/>
          <w:position w:val="-8"/>
          <w:lang w:val="en-US"/>
        </w:rPr>
        <w:object w:dxaOrig="660" w:dyaOrig="320">
          <v:shape id="_x0000_i1212" type="#_x0000_t75" style="width:32.95pt;height:16.15pt" o:ole="">
            <v:imagedata r:id="rId403" o:title=""/>
          </v:shape>
          <o:OLEObject Type="Embed" ProgID="Equation.DSMT4" ShapeID="_x0000_i1212" DrawAspect="Content" ObjectID="_1485953170" r:id="rId404"/>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120</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122</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65pt;height:18.85pt" o:ole="">
            <v:imagedata r:id="rId405" o:title=""/>
          </v:shape>
          <o:OLEObject Type="Embed" ProgID="Equation.DSMT4" ShapeID="_x0000_i1213" DrawAspect="Content" ObjectID="_1485953171" r:id="rId406"/>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2pt;height:16.15pt" o:ole="">
            <v:imagedata r:id="rId407" o:title=""/>
          </v:shape>
          <o:OLEObject Type="Embed" ProgID="Equation.DSMT4" ShapeID="_x0000_i1214" DrawAspect="Content" ObjectID="_1485953172" r:id="rId408"/>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121</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DA67A9" w:rsidRPr="004D7B46">
        <w:rPr>
          <w:lang w:val="en-US"/>
        </w:rPr>
        <w:instrText>(</w:instrText>
      </w:r>
      <w:r w:rsidR="00DA67A9">
        <w:rPr>
          <w:lang w:val="en-US"/>
        </w:rPr>
        <w:instrText>0</w:instrText>
      </w:r>
      <w:r w:rsidR="00DA67A9" w:rsidRPr="004D7B46">
        <w:rPr>
          <w:lang w:val="en-US"/>
        </w:rPr>
        <w:instrText>.</w:instrText>
      </w:r>
      <w:r w:rsidR="00DA67A9">
        <w:rPr>
          <w:lang w:val="en-US"/>
        </w:rPr>
        <w:instrText>125</w:instrText>
      </w:r>
      <w:r w:rsidR="00DA67A9"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lastRenderedPageBreak/>
        <w:t xml:space="preserve">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w:instrText>
      </w:r>
      <w:r w:rsidRPr="004D7B46">
        <w:rPr>
          <w:rFonts w:cs="Tahoma"/>
          <w:lang w:val="en-US"/>
        </w:rPr>
        <w:lastRenderedPageBreak/>
        <w:instrText>&lt;/author&gt;&lt;author&gt;Stelling,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09"/>
      <w:headerReference w:type="default" r:id="rId410"/>
      <w:footerReference w:type="even" r:id="rId411"/>
      <w:footerReference w:type="default" r:id="rId412"/>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17T10:11:00Z" w:initials="KN">
    <w:p w:rsidR="007B3374" w:rsidRPr="00AF4A36" w:rsidRDefault="007B3374">
      <w:pPr>
        <w:pStyle w:val="CommentText"/>
        <w:rPr>
          <w:lang w:val="nl-NL"/>
        </w:rPr>
      </w:pPr>
      <w:r>
        <w:rPr>
          <w:rStyle w:val="CommentReference"/>
        </w:rPr>
        <w:annotationRef/>
      </w:r>
      <w:r>
        <w:rPr>
          <w:lang w:val="nl-NL"/>
        </w:rPr>
        <w:t>Waarom is dit 0 en niet 0.05</w:t>
      </w:r>
      <w:r w:rsidRPr="00AF4A36">
        <w:rPr>
          <w:lang w:val="nl-NL"/>
        </w:rPr>
        <w:t>?</w:t>
      </w:r>
    </w:p>
  </w:comment>
  <w:comment w:id="60" w:author="Arnold van Rooijen" w:date="2015-02-18T12:20:00Z" w:initials="AvR">
    <w:p w:rsidR="007B3374" w:rsidRDefault="007B3374" w:rsidP="00E465ED">
      <w:pPr>
        <w:pStyle w:val="CommentText"/>
      </w:pPr>
      <w:r>
        <w:rPr>
          <w:rStyle w:val="CommentReference"/>
        </w:rPr>
        <w:annotationRef/>
      </w:r>
      <w:r>
        <w:t>Probably somewhere else in manual</w:t>
      </w:r>
    </w:p>
  </w:comment>
  <w:comment w:id="79" w:author="Robert McCall" w:date="2015-02-20T10:41:00Z" w:initials="RM">
    <w:p w:rsidR="007B3374" w:rsidRDefault="007B3374" w:rsidP="007E1D1E">
      <w:pPr>
        <w:pStyle w:val="CommentText"/>
      </w:pPr>
      <w:r>
        <w:rPr>
          <w:rStyle w:val="CommentReference"/>
        </w:rPr>
        <w:annotationRef/>
      </w:r>
      <w:r w:rsidRPr="007E1D1E">
        <w:rPr>
          <w:lang w:val="de-DE"/>
        </w:rPr>
        <w:t xml:space="preserve">Reference: Raubenheimer, B., Elgar, S., Guza, R. T., 1998. </w:t>
      </w:r>
      <w:r>
        <w:t>Estimating wave heights from pressure measured in sand bed. Journal of Waterway, Port, Coastal and Ocean Engineering 124:3, 151–155.</w:t>
      </w:r>
    </w:p>
  </w:comment>
  <w:comment w:id="102" w:author="Ap van Dongeren" w:date="2015-02-13T14:04:00Z" w:initials="AvD">
    <w:p w:rsidR="007B3374" w:rsidRPr="00154BE2" w:rsidRDefault="007B3374">
      <w:pPr>
        <w:pStyle w:val="CommentText"/>
      </w:pPr>
      <w:r>
        <w:rPr>
          <w:rStyle w:val="CommentReference"/>
        </w:rPr>
        <w:annotationRef/>
      </w:r>
      <w:r w:rsidRPr="00154BE2">
        <w:t>What is this used for?</w:t>
      </w:r>
    </w:p>
  </w:comment>
  <w:comment w:id="103" w:author="Kees Nederhoff" w:date="2015-02-16T13:00:00Z" w:initials="KN">
    <w:p w:rsidR="007B3374" w:rsidRPr="00C77D61" w:rsidRDefault="007B3374">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4" w:author="Ap van Dongeren" w:date="2015-02-13T14:06:00Z" w:initials="AvD">
    <w:p w:rsidR="007B3374" w:rsidRPr="00C62831" w:rsidRDefault="007B3374">
      <w:pPr>
        <w:pStyle w:val="CommentText"/>
        <w:rPr>
          <w:lang w:val="nl-NL"/>
        </w:rPr>
      </w:pPr>
      <w:r>
        <w:rPr>
          <w:rStyle w:val="CommentReference"/>
        </w:rPr>
        <w:annotationRef/>
      </w:r>
      <w:r w:rsidRPr="00C62831">
        <w:rPr>
          <w:lang w:val="nl-NL"/>
        </w:rPr>
        <w:t>Maw mag je van -90 naar +270?</w:t>
      </w:r>
    </w:p>
  </w:comment>
  <w:comment w:id="105" w:author="Kees Nederhoff" w:date="2015-02-17T10:05:00Z" w:initials="KN">
    <w:p w:rsidR="007B3374" w:rsidRPr="00C77D61" w:rsidRDefault="007B3374">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10" w:author="Ap van Dongeren" w:date="2015-02-13T14:14:00Z" w:initials="AvD">
    <w:p w:rsidR="007B3374" w:rsidRPr="001F0D99" w:rsidRDefault="007B3374">
      <w:pPr>
        <w:pStyle w:val="CommentText"/>
        <w:rPr>
          <w:lang w:val="nl-NL"/>
        </w:rPr>
      </w:pPr>
      <w:r>
        <w:rPr>
          <w:rStyle w:val="CommentReference"/>
        </w:rPr>
        <w:annotationRef/>
      </w:r>
      <w:r w:rsidRPr="001F0D99">
        <w:rPr>
          <w:lang w:val="nl-NL"/>
        </w:rPr>
        <w:t>Hier moeten we ff naar kijken met Robert, of we dit willen handhaven.</w:t>
      </w:r>
    </w:p>
  </w:comment>
  <w:comment w:id="114" w:author="Kees Nederhoff" w:date="2015-02-16T13:28:00Z" w:initials="KN">
    <w:p w:rsidR="007B3374" w:rsidRPr="00300122" w:rsidRDefault="007B3374">
      <w:pPr>
        <w:pStyle w:val="CommentText"/>
        <w:rPr>
          <w:lang w:val="nl-NL"/>
        </w:rPr>
      </w:pPr>
      <w:r>
        <w:rPr>
          <w:rStyle w:val="CommentReference"/>
        </w:rPr>
        <w:annotationRef/>
      </w:r>
      <w:r w:rsidRPr="00300122">
        <w:rPr>
          <w:lang w:val="nl-NL"/>
        </w:rPr>
        <w:t>Volgrode iets wat vreemd? Logischer is ‘front’, ‘lateral’, ‘tide and surge’, ‘river’, ‘ship’.</w:t>
      </w:r>
    </w:p>
  </w:comment>
  <w:comment w:id="116" w:author="Kees Nederhoff" w:date="2015-02-16T13:28:00Z" w:initials="KN">
    <w:p w:rsidR="007B3374" w:rsidRPr="00300122" w:rsidRDefault="007B3374">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7" w:author="Kees Nederhoff" w:date="2015-02-18T09:44:00Z" w:initials="KN">
    <w:p w:rsidR="007B3374" w:rsidRPr="0009480C" w:rsidRDefault="007B3374">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8" w:author="Kees Nederhoff" w:date="2015-02-18T09:44:00Z" w:initials="KN">
    <w:p w:rsidR="007B3374" w:rsidRPr="00CE645D" w:rsidRDefault="007B3374">
      <w:pPr>
        <w:pStyle w:val="CommentText"/>
        <w:rPr>
          <w:lang w:val="nl-NL"/>
        </w:rPr>
      </w:pPr>
      <w:r>
        <w:rPr>
          <w:rStyle w:val="CommentReference"/>
        </w:rPr>
        <w:annotationRef/>
      </w:r>
      <w:r w:rsidRPr="00CE645D">
        <w:rPr>
          <w:lang w:val="nl-NL"/>
        </w:rPr>
        <w:t>Hoe werkt dit?</w:t>
      </w:r>
    </w:p>
  </w:comment>
  <w:comment w:id="199" w:author="Kees Nederhoff" w:date="2015-02-17T18:04:00Z" w:initials="KN">
    <w:p w:rsidR="007B3374" w:rsidRPr="004D7B46" w:rsidRDefault="007B3374">
      <w:pPr>
        <w:pStyle w:val="CommentText"/>
        <w:rPr>
          <w:lang w:val="nl-NL"/>
        </w:rPr>
      </w:pPr>
      <w:r>
        <w:rPr>
          <w:rStyle w:val="CommentReference"/>
        </w:rPr>
        <w:annotationRef/>
      </w:r>
      <w:r w:rsidRPr="004D7B46">
        <w:rPr>
          <w:lang w:val="nl-NL"/>
        </w:rPr>
        <w:t>Informatie moet ergens online staan</w:t>
      </w:r>
    </w:p>
  </w:comment>
  <w:comment w:id="287" w:author="Kees Nederhoff" w:date="2015-02-17T17:48:00Z" w:initials="KN">
    <w:p w:rsidR="007B3374" w:rsidRPr="00587AD5" w:rsidRDefault="007B3374">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374" w:rsidRDefault="007B3374">
      <w:r>
        <w:separator/>
      </w:r>
    </w:p>
  </w:endnote>
  <w:endnote w:type="continuationSeparator" w:id="0">
    <w:p w:rsidR="007B3374" w:rsidRDefault="007B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7B3374">
      <w:tc>
        <w:tcPr>
          <w:tcW w:w="8413" w:type="dxa"/>
          <w:shd w:val="clear" w:color="auto" w:fill="auto"/>
        </w:tcPr>
        <w:p w:rsidR="007B3374" w:rsidRDefault="007B3374" w:rsidP="00817CCC">
          <w:pPr>
            <w:pStyle w:val="Huisstijl-Gegeven"/>
          </w:pPr>
          <w:bookmarkStart w:id="5" w:name="bmProject1" w:colFirst="0" w:colLast="0"/>
        </w:p>
      </w:tc>
    </w:tr>
    <w:bookmarkEnd w:id="5"/>
  </w:tbl>
  <w:p w:rsidR="007B3374" w:rsidRDefault="007B3374" w:rsidP="00E43C26"/>
  <w:p w:rsidR="007B3374" w:rsidRDefault="007B3374" w:rsidP="00E43C26"/>
  <w:p w:rsidR="007B3374" w:rsidRDefault="007B3374" w:rsidP="00E43C26"/>
  <w:p w:rsidR="007B3374" w:rsidRDefault="007B3374" w:rsidP="00E43C26"/>
  <w:tbl>
    <w:tblPr>
      <w:tblW w:w="8420" w:type="dxa"/>
      <w:tblLayout w:type="fixed"/>
      <w:tblCellMar>
        <w:left w:w="0" w:type="dxa"/>
        <w:right w:w="0" w:type="dxa"/>
      </w:tblCellMar>
      <w:tblLook w:val="0000" w:firstRow="0" w:lastRow="0" w:firstColumn="0" w:lastColumn="0" w:noHBand="0" w:noVBand="0"/>
    </w:tblPr>
    <w:tblGrid>
      <w:gridCol w:w="8420"/>
    </w:tblGrid>
    <w:tr w:rsidR="007B3374">
      <w:tc>
        <w:tcPr>
          <w:tcW w:w="8420" w:type="dxa"/>
          <w:shd w:val="clear" w:color="auto" w:fill="auto"/>
        </w:tcPr>
        <w:p w:rsidR="007B3374" w:rsidRPr="000B5D5D" w:rsidRDefault="007B3374" w:rsidP="00E43C26">
          <w:pPr>
            <w:pStyle w:val="Huisstijl-Voettekst"/>
          </w:pPr>
          <w:bookmarkStart w:id="6" w:name="bmCopyrightSectie1_1" w:colFirst="0" w:colLast="0"/>
          <w:bookmarkStart w:id="7" w:name="bmReportCmdVersion" w:colFirst="0" w:colLast="0"/>
          <w:r>
            <w:t>© Deltares, 2015, B</w:t>
          </w:r>
        </w:p>
      </w:tc>
    </w:tr>
    <w:bookmarkEnd w:id="6"/>
    <w:bookmarkEnd w:id="7"/>
  </w:tbl>
  <w:p w:rsidR="007B3374" w:rsidRDefault="007B3374" w:rsidP="00E43C26">
    <w:pPr>
      <w:pStyle w:val="Footer"/>
    </w:pPr>
  </w:p>
  <w:p w:rsidR="007B3374" w:rsidRDefault="007B3374" w:rsidP="00E43C26">
    <w:pPr>
      <w:pStyle w:val="Footer"/>
    </w:pPr>
  </w:p>
  <w:p w:rsidR="007B3374" w:rsidRDefault="007B3374" w:rsidP="00E43C26">
    <w:pPr>
      <w:pStyle w:val="Footer"/>
    </w:pPr>
  </w:p>
  <w:p w:rsidR="007B3374" w:rsidRPr="008F1D52" w:rsidRDefault="007B3374"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DA67A9">
      <w:rPr>
        <w:noProof/>
      </w:rPr>
      <w:instrText>1</w:instrText>
    </w:r>
    <w:r>
      <w:rPr>
        <w:noProof/>
      </w:rPr>
      <w:fldChar w:fldCharType="end"/>
    </w:r>
    <w:r w:rsidRPr="000E1715">
      <w:instrText>"</w:instrText>
    </w:r>
    <w:r w:rsidRPr="000E1715">
      <w:fldChar w:fldCharType="separate"/>
    </w:r>
    <w:bookmarkStart w:id="8" w:name="Seq1"/>
    <w:r w:rsidR="00DA67A9">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E43C26">
    <w:pPr>
      <w:pStyle w:val="Footer"/>
    </w:pPr>
  </w:p>
  <w:p w:rsidR="007B3374" w:rsidRDefault="007B3374" w:rsidP="00E43C26">
    <w:pPr>
      <w:pStyle w:val="Footer"/>
    </w:pPr>
  </w:p>
  <w:p w:rsidR="007B3374" w:rsidRDefault="007B3374" w:rsidP="00E43C26">
    <w:pPr>
      <w:pStyle w:val="Footer"/>
    </w:pPr>
  </w:p>
  <w:p w:rsidR="007B3374" w:rsidRDefault="007B3374" w:rsidP="00E43C26">
    <w:pPr>
      <w:pStyle w:val="Footer"/>
    </w:pPr>
  </w:p>
  <w:p w:rsidR="007B3374" w:rsidRPr="00E43C26" w:rsidRDefault="007B3374"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B3374" w:rsidRPr="004C2206">
      <w:tc>
        <w:tcPr>
          <w:tcW w:w="7656" w:type="dxa"/>
          <w:shd w:val="clear" w:color="auto" w:fill="auto"/>
        </w:tcPr>
        <w:p w:rsidR="007B3374" w:rsidRPr="004C2206" w:rsidRDefault="007B3374" w:rsidP="00A22DA3">
          <w:pPr>
            <w:pStyle w:val="Huisstijl-Koptekst"/>
          </w:pPr>
          <w:bookmarkStart w:id="23" w:name="bmVoettekstSectie2_2" w:colFirst="0" w:colLast="0"/>
          <w:r>
            <w:t>XBeach Manual</w:t>
          </w:r>
        </w:p>
      </w:tc>
      <w:tc>
        <w:tcPr>
          <w:tcW w:w="766" w:type="dxa"/>
        </w:tcPr>
        <w:p w:rsidR="007B3374" w:rsidRPr="00B32B0E" w:rsidRDefault="007B3374" w:rsidP="00A22DA3">
          <w:pPr>
            <w:pStyle w:val="Huisstijl-Pagina"/>
          </w:pPr>
        </w:p>
      </w:tc>
    </w:tr>
    <w:bookmarkEnd w:id="23"/>
  </w:tbl>
  <w:p w:rsidR="007B3374" w:rsidRPr="00A22DA3" w:rsidRDefault="007B3374"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B3374" w:rsidRPr="004C2206">
      <w:tc>
        <w:tcPr>
          <w:tcW w:w="7656" w:type="dxa"/>
          <w:shd w:val="clear" w:color="auto" w:fill="auto"/>
        </w:tcPr>
        <w:p w:rsidR="007B3374" w:rsidRPr="004C2206" w:rsidRDefault="007B3374" w:rsidP="000C5FE2">
          <w:pPr>
            <w:pStyle w:val="Huisstijl-Koptekst"/>
          </w:pPr>
          <w:bookmarkStart w:id="24" w:name="bmVoettekstSectie2_1" w:colFirst="0" w:colLast="0"/>
          <w:r>
            <w:t>XBeach Manual</w:t>
          </w:r>
        </w:p>
      </w:tc>
      <w:tc>
        <w:tcPr>
          <w:tcW w:w="766" w:type="dxa"/>
        </w:tcPr>
        <w:p w:rsidR="007B3374" w:rsidRPr="00B32B0E" w:rsidRDefault="007B3374" w:rsidP="00E43C26">
          <w:pPr>
            <w:pStyle w:val="Huisstijl-Pagina"/>
          </w:pPr>
        </w:p>
      </w:tc>
    </w:tr>
  </w:tbl>
  <w:bookmarkEnd w:id="24"/>
  <w:p w:rsidR="007B3374" w:rsidRPr="00EB7C9E" w:rsidRDefault="007B3374"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DA67A9">
      <w:rPr>
        <w:noProof/>
      </w:rPr>
      <w:instrText>1</w:instrText>
    </w:r>
    <w:r>
      <w:rPr>
        <w:noProof/>
      </w:rPr>
      <w:fldChar w:fldCharType="end"/>
    </w:r>
    <w:r w:rsidRPr="000E1715">
      <w:instrText>"</w:instrText>
    </w:r>
    <w:r w:rsidRPr="000E1715">
      <w:fldChar w:fldCharType="separate"/>
    </w:r>
    <w:bookmarkStart w:id="25" w:name="Seq2"/>
    <w:r w:rsidR="00DA67A9">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B3374" w:rsidRPr="004C2206">
      <w:tc>
        <w:tcPr>
          <w:tcW w:w="7656" w:type="dxa"/>
          <w:shd w:val="clear" w:color="auto" w:fill="auto"/>
        </w:tcPr>
        <w:p w:rsidR="007B3374" w:rsidRPr="004C2206" w:rsidRDefault="007B3374" w:rsidP="00E43C26">
          <w:pPr>
            <w:pStyle w:val="Huisstijl-Koptekst"/>
          </w:pPr>
        </w:p>
      </w:tc>
      <w:tc>
        <w:tcPr>
          <w:tcW w:w="766" w:type="dxa"/>
        </w:tcPr>
        <w:p w:rsidR="007B3374" w:rsidRPr="00B32B0E" w:rsidRDefault="007B3374" w:rsidP="00E43C26">
          <w:pPr>
            <w:pStyle w:val="Huisstijl-Pagina"/>
          </w:pPr>
        </w:p>
      </w:tc>
    </w:tr>
  </w:tbl>
  <w:p w:rsidR="007B3374" w:rsidRPr="00EB7C9E" w:rsidRDefault="007B3374"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7B3374">
                            <w:tc>
                              <w:tcPr>
                                <w:tcW w:w="7784" w:type="dxa"/>
                                <w:shd w:val="clear" w:color="auto" w:fill="auto"/>
                              </w:tcPr>
                              <w:p w:rsidR="007B3374" w:rsidRDefault="007B3374" w:rsidP="001220C3">
                                <w:pPr>
                                  <w:pStyle w:val="Huisstijl-Koptekst"/>
                                  <w:jc w:val="right"/>
                                </w:pPr>
                                <w:bookmarkStart w:id="34" w:name="bmVoettekstSectie3_2" w:colFirst="0" w:colLast="0"/>
                                <w:r>
                                  <w:t>XBeach Manual</w:t>
                                </w:r>
                              </w:p>
                            </w:tc>
                          </w:tr>
                          <w:bookmarkEnd w:id="34"/>
                        </w:tbl>
                        <w:p w:rsidR="007B3374" w:rsidRDefault="007B3374"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7B3374">
                      <w:tc>
                        <w:tcPr>
                          <w:tcW w:w="7784" w:type="dxa"/>
                          <w:shd w:val="clear" w:color="auto" w:fill="auto"/>
                        </w:tcPr>
                        <w:p w:rsidR="007B3374" w:rsidRDefault="007B3374" w:rsidP="001220C3">
                          <w:pPr>
                            <w:pStyle w:val="Huisstijl-Koptekst"/>
                            <w:jc w:val="right"/>
                          </w:pPr>
                          <w:bookmarkStart w:id="35" w:name="bmVoettekstSectie3_2" w:colFirst="0" w:colLast="0"/>
                          <w:r>
                            <w:t>XBeach Manual</w:t>
                          </w:r>
                        </w:p>
                      </w:tc>
                    </w:tr>
                    <w:bookmarkEnd w:id="35"/>
                  </w:tbl>
                  <w:p w:rsidR="007B3374" w:rsidRDefault="007B3374"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7B3374" w:rsidRPr="004C2206">
      <w:tc>
        <w:tcPr>
          <w:tcW w:w="854" w:type="dxa"/>
        </w:tcPr>
        <w:p w:rsidR="007B3374" w:rsidRPr="00A21DE8" w:rsidRDefault="007B3374" w:rsidP="00A45B92">
          <w:pPr>
            <w:pStyle w:val="Huisstijl-Pagina"/>
            <w:jc w:val="left"/>
          </w:pPr>
          <w:r w:rsidRPr="007D5040">
            <w:fldChar w:fldCharType="begin"/>
          </w:r>
          <w:r w:rsidRPr="007D5040">
            <w:instrText xml:space="preserve"> PAGE</w:instrText>
          </w:r>
          <w:r w:rsidRPr="007D5040">
            <w:fldChar w:fldCharType="separate"/>
          </w:r>
          <w:r w:rsidR="00DA67A9">
            <w:t>ii</w:t>
          </w:r>
          <w:r w:rsidRPr="007D5040">
            <w:fldChar w:fldCharType="end"/>
          </w:r>
        </w:p>
      </w:tc>
    </w:tr>
  </w:tbl>
  <w:p w:rsidR="007B3374" w:rsidRPr="00B24026" w:rsidRDefault="007B3374"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B3374">
                            <w:tc>
                              <w:tcPr>
                                <w:tcW w:w="1094" w:type="dxa"/>
                                <w:shd w:val="clear" w:color="auto" w:fill="auto"/>
                                <w:tcMar>
                                  <w:right w:w="85" w:type="dxa"/>
                                </w:tcMar>
                              </w:tcPr>
                              <w:p w:rsidR="007B3374" w:rsidRPr="007D5040" w:rsidRDefault="007B3374" w:rsidP="004E27A9">
                                <w:pPr>
                                  <w:pStyle w:val="Huisstijl-Pagina"/>
                                </w:pPr>
                                <w:r w:rsidRPr="007D5040">
                                  <w:fldChar w:fldCharType="begin"/>
                                </w:r>
                                <w:r w:rsidRPr="007D5040">
                                  <w:instrText xml:space="preserve"> PAGE</w:instrText>
                                </w:r>
                                <w:r w:rsidRPr="007D5040">
                                  <w:fldChar w:fldCharType="separate"/>
                                </w:r>
                                <w:r w:rsidR="00DA67A9">
                                  <w:t>iii</w:t>
                                </w:r>
                                <w:r w:rsidRPr="007D5040">
                                  <w:fldChar w:fldCharType="end"/>
                                </w:r>
                              </w:p>
                            </w:tc>
                          </w:tr>
                        </w:tbl>
                        <w:p w:rsidR="007B3374" w:rsidRDefault="007B3374"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B3374">
                      <w:tc>
                        <w:tcPr>
                          <w:tcW w:w="1094" w:type="dxa"/>
                          <w:shd w:val="clear" w:color="auto" w:fill="auto"/>
                          <w:tcMar>
                            <w:right w:w="85" w:type="dxa"/>
                          </w:tcMar>
                        </w:tcPr>
                        <w:p w:rsidR="007B3374" w:rsidRPr="007D5040" w:rsidRDefault="007B3374" w:rsidP="004E27A9">
                          <w:pPr>
                            <w:pStyle w:val="Huisstijl-Pagina"/>
                          </w:pPr>
                          <w:r w:rsidRPr="007D5040">
                            <w:fldChar w:fldCharType="begin"/>
                          </w:r>
                          <w:r w:rsidRPr="007D5040">
                            <w:instrText xml:space="preserve"> PAGE</w:instrText>
                          </w:r>
                          <w:r w:rsidRPr="007D5040">
                            <w:fldChar w:fldCharType="separate"/>
                          </w:r>
                          <w:r w:rsidR="00DA67A9">
                            <w:t>iii</w:t>
                          </w:r>
                          <w:r w:rsidRPr="007D5040">
                            <w:fldChar w:fldCharType="end"/>
                          </w:r>
                        </w:p>
                      </w:tc>
                    </w:tr>
                  </w:tbl>
                  <w:p w:rsidR="007B3374" w:rsidRDefault="007B3374"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7B3374" w:rsidRPr="004C2206">
      <w:tc>
        <w:tcPr>
          <w:tcW w:w="7371" w:type="dxa"/>
          <w:shd w:val="clear" w:color="auto" w:fill="auto"/>
        </w:tcPr>
        <w:p w:rsidR="007B3374" w:rsidRPr="004C2206" w:rsidRDefault="007B3374" w:rsidP="006A0A14">
          <w:pPr>
            <w:pStyle w:val="Huisstijl-Koptekst"/>
          </w:pPr>
          <w:bookmarkStart w:id="36" w:name="bmVoettekstSectie3_1" w:colFirst="0" w:colLast="0"/>
          <w:r>
            <w:t>XBeach Manual</w:t>
          </w:r>
        </w:p>
      </w:tc>
    </w:tr>
  </w:tbl>
  <w:bookmarkEnd w:id="36"/>
  <w:p w:rsidR="007B3374" w:rsidRPr="000E1715" w:rsidRDefault="007B3374"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DA67A9">
      <w:rPr>
        <w:noProof/>
      </w:rPr>
      <w:instrText>3</w:instrText>
    </w:r>
    <w:r>
      <w:rPr>
        <w:noProof/>
      </w:rPr>
      <w:fldChar w:fldCharType="end"/>
    </w:r>
    <w:r w:rsidRPr="000E1715">
      <w:instrText>"</w:instrText>
    </w:r>
    <w:r w:rsidRPr="000E1715">
      <w:fldChar w:fldCharType="separate"/>
    </w:r>
    <w:bookmarkStart w:id="37" w:name="Seq3"/>
    <w:r w:rsidR="00DA67A9">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7B3374" w:rsidRPr="004C2206" w:rsidTr="00426356">
                            <w:tc>
                              <w:tcPr>
                                <w:tcW w:w="1176" w:type="dxa"/>
                              </w:tcPr>
                              <w:bookmarkStart w:id="327" w:name="bmPagina2" w:colFirst="0" w:colLast="0"/>
                              <w:p w:rsidR="007B3374" w:rsidRPr="00A21DE8" w:rsidRDefault="007B3374" w:rsidP="00F3579D">
                                <w:pPr>
                                  <w:pStyle w:val="Huisstijl-Pagina"/>
                                  <w:jc w:val="left"/>
                                </w:pPr>
                                <w:r>
                                  <w:fldChar w:fldCharType="begin"/>
                                </w:r>
                                <w:r>
                                  <w:instrText xml:space="preserve"> PAGE  \* MERGEFORMAT </w:instrText>
                                </w:r>
                                <w:r>
                                  <w:fldChar w:fldCharType="separate"/>
                                </w:r>
                                <w:r w:rsidR="00EA2654">
                                  <w:t>62</w:t>
                                </w:r>
                                <w:r>
                                  <w:fldChar w:fldCharType="end"/>
                                </w:r>
                                <w:r>
                                  <w:t xml:space="preserve"> of 105</w:t>
                                </w:r>
                              </w:p>
                            </w:tc>
                          </w:tr>
                          <w:bookmarkEnd w:id="327"/>
                        </w:tbl>
                        <w:p w:rsidR="007B3374" w:rsidRDefault="007B3374"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7B3374" w:rsidRPr="004C2206" w:rsidTr="00426356">
                      <w:tc>
                        <w:tcPr>
                          <w:tcW w:w="1176" w:type="dxa"/>
                        </w:tcPr>
                        <w:bookmarkStart w:id="328" w:name="bmPagina2" w:colFirst="0" w:colLast="0"/>
                        <w:p w:rsidR="007B3374" w:rsidRPr="00A21DE8" w:rsidRDefault="007B3374" w:rsidP="00F3579D">
                          <w:pPr>
                            <w:pStyle w:val="Huisstijl-Pagina"/>
                            <w:jc w:val="left"/>
                          </w:pPr>
                          <w:r>
                            <w:fldChar w:fldCharType="begin"/>
                          </w:r>
                          <w:r>
                            <w:instrText xml:space="preserve"> PAGE  \* MERGEFORMAT </w:instrText>
                          </w:r>
                          <w:r>
                            <w:fldChar w:fldCharType="separate"/>
                          </w:r>
                          <w:r w:rsidR="00EA2654">
                            <w:t>62</w:t>
                          </w:r>
                          <w:r>
                            <w:fldChar w:fldCharType="end"/>
                          </w:r>
                          <w:r>
                            <w:t xml:space="preserve"> of 105</w:t>
                          </w:r>
                        </w:p>
                      </w:tc>
                    </w:tr>
                    <w:bookmarkEnd w:id="328"/>
                  </w:tbl>
                  <w:p w:rsidR="007B3374" w:rsidRDefault="007B3374"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7B3374" w:rsidRPr="004C2206" w:rsidTr="009E3CFF">
      <w:trPr>
        <w:jc w:val="right"/>
      </w:trPr>
      <w:tc>
        <w:tcPr>
          <w:tcW w:w="7371" w:type="dxa"/>
          <w:shd w:val="clear" w:color="auto" w:fill="auto"/>
          <w:tcMar>
            <w:right w:w="28" w:type="dxa"/>
          </w:tcMar>
        </w:tcPr>
        <w:p w:rsidR="007B3374" w:rsidRPr="004C2206" w:rsidRDefault="007B3374" w:rsidP="00C20E72">
          <w:pPr>
            <w:pStyle w:val="Huisstijl-Koptekst"/>
            <w:jc w:val="right"/>
          </w:pPr>
          <w:bookmarkStart w:id="329" w:name="bmVoettekstSectie4_2" w:colFirst="0" w:colLast="0"/>
          <w:r>
            <w:t>XBeach Manual</w:t>
          </w:r>
        </w:p>
      </w:tc>
    </w:tr>
    <w:bookmarkEnd w:id="329"/>
  </w:tbl>
  <w:p w:rsidR="007B3374" w:rsidRPr="006C06A2" w:rsidRDefault="007B3374"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B3374">
                            <w:trPr>
                              <w:trHeight w:val="568"/>
                            </w:trPr>
                            <w:tc>
                              <w:tcPr>
                                <w:tcW w:w="1094" w:type="dxa"/>
                                <w:shd w:val="clear" w:color="auto" w:fill="auto"/>
                                <w:tcMar>
                                  <w:right w:w="85" w:type="dxa"/>
                                </w:tcMar>
                              </w:tcPr>
                              <w:bookmarkStart w:id="330" w:name="bmPagina1" w:colFirst="0" w:colLast="0"/>
                              <w:bookmarkStart w:id="331" w:name="bmTotPag" w:colFirst="0" w:colLast="0"/>
                              <w:p w:rsidR="007B3374" w:rsidRPr="007D5040" w:rsidRDefault="007B3374" w:rsidP="00F3579D">
                                <w:pPr>
                                  <w:pStyle w:val="Huisstijl-Pagina"/>
                                </w:pPr>
                                <w:r>
                                  <w:fldChar w:fldCharType="begin"/>
                                </w:r>
                                <w:r>
                                  <w:instrText xml:space="preserve"> PAGE  \* MERGEFORMAT </w:instrText>
                                </w:r>
                                <w:r>
                                  <w:fldChar w:fldCharType="separate"/>
                                </w:r>
                                <w:r w:rsidR="00EA2654">
                                  <w:t>63</w:t>
                                </w:r>
                                <w:r>
                                  <w:fldChar w:fldCharType="end"/>
                                </w:r>
                                <w:r>
                                  <w:t xml:space="preserve"> of 105</w:t>
                                </w:r>
                              </w:p>
                            </w:tc>
                          </w:tr>
                          <w:bookmarkEnd w:id="330"/>
                          <w:bookmarkEnd w:id="331"/>
                        </w:tbl>
                        <w:p w:rsidR="007B3374" w:rsidRDefault="007B3374"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B3374">
                      <w:trPr>
                        <w:trHeight w:val="568"/>
                      </w:trPr>
                      <w:tc>
                        <w:tcPr>
                          <w:tcW w:w="1094" w:type="dxa"/>
                          <w:shd w:val="clear" w:color="auto" w:fill="auto"/>
                          <w:tcMar>
                            <w:right w:w="85" w:type="dxa"/>
                          </w:tcMar>
                        </w:tcPr>
                        <w:bookmarkStart w:id="332" w:name="bmPagina1" w:colFirst="0" w:colLast="0"/>
                        <w:bookmarkStart w:id="333" w:name="bmTotPag" w:colFirst="0" w:colLast="0"/>
                        <w:p w:rsidR="007B3374" w:rsidRPr="007D5040" w:rsidRDefault="007B3374" w:rsidP="00F3579D">
                          <w:pPr>
                            <w:pStyle w:val="Huisstijl-Pagina"/>
                          </w:pPr>
                          <w:r>
                            <w:fldChar w:fldCharType="begin"/>
                          </w:r>
                          <w:r>
                            <w:instrText xml:space="preserve"> PAGE  \* MERGEFORMAT </w:instrText>
                          </w:r>
                          <w:r>
                            <w:fldChar w:fldCharType="separate"/>
                          </w:r>
                          <w:r w:rsidR="00EA2654">
                            <w:t>63</w:t>
                          </w:r>
                          <w:r>
                            <w:fldChar w:fldCharType="end"/>
                          </w:r>
                          <w:r>
                            <w:t xml:space="preserve"> of 105</w:t>
                          </w:r>
                        </w:p>
                      </w:tc>
                    </w:tr>
                    <w:bookmarkEnd w:id="332"/>
                    <w:bookmarkEnd w:id="333"/>
                  </w:tbl>
                  <w:p w:rsidR="007B3374" w:rsidRDefault="007B3374"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7B3374" w:rsidRPr="004C2206">
      <w:tc>
        <w:tcPr>
          <w:tcW w:w="7371" w:type="dxa"/>
          <w:shd w:val="clear" w:color="auto" w:fill="auto"/>
        </w:tcPr>
        <w:p w:rsidR="007B3374" w:rsidRPr="004C2206" w:rsidRDefault="007B3374" w:rsidP="000C5FE2">
          <w:pPr>
            <w:pStyle w:val="Huisstijl-Koptekst"/>
          </w:pPr>
          <w:bookmarkStart w:id="334" w:name="bmVoettekstSectie4_1" w:colFirst="0" w:colLast="0"/>
          <w:r>
            <w:t>XBeach Manual</w:t>
          </w:r>
        </w:p>
      </w:tc>
    </w:tr>
    <w:bookmarkEnd w:id="334"/>
  </w:tbl>
  <w:p w:rsidR="007B3374" w:rsidRPr="00EB7C9E" w:rsidRDefault="007B3374"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374" w:rsidRDefault="007B3374">
      <w:r>
        <w:separator/>
      </w:r>
    </w:p>
  </w:footnote>
  <w:footnote w:type="continuationSeparator" w:id="0">
    <w:p w:rsidR="007B3374" w:rsidRDefault="007B33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7B3374">
                            <w:tc>
                              <w:tcPr>
                                <w:tcW w:w="6237" w:type="dxa"/>
                                <w:shd w:val="clear" w:color="auto" w:fill="auto"/>
                              </w:tcPr>
                              <w:p w:rsidR="007B3374" w:rsidRPr="00564E53" w:rsidRDefault="007B3374" w:rsidP="00564E53">
                                <w:pPr>
                                  <w:pStyle w:val="Huisstijl-Gegeven"/>
                                </w:pPr>
                                <w:bookmarkStart w:id="0" w:name="bmAuteurs1" w:colFirst="0" w:colLast="0"/>
                              </w:p>
                            </w:tc>
                          </w:tr>
                          <w:bookmarkEnd w:id="0"/>
                        </w:tbl>
                        <w:p w:rsidR="007B3374" w:rsidRDefault="007B3374" w:rsidP="000369FA">
                          <w:pPr>
                            <w:pStyle w:val="Header"/>
                          </w:pPr>
                        </w:p>
                        <w:p w:rsidR="007B3374" w:rsidRDefault="007B33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7B3374">
                      <w:tc>
                        <w:tcPr>
                          <w:tcW w:w="6237" w:type="dxa"/>
                          <w:shd w:val="clear" w:color="auto" w:fill="auto"/>
                        </w:tcPr>
                        <w:p w:rsidR="007B3374" w:rsidRPr="00564E53" w:rsidRDefault="007B3374" w:rsidP="00564E53">
                          <w:pPr>
                            <w:pStyle w:val="Huisstijl-Gegeven"/>
                          </w:pPr>
                          <w:bookmarkStart w:id="1" w:name="bmAuteurs1" w:colFirst="0" w:colLast="0"/>
                        </w:p>
                      </w:tc>
                    </w:tr>
                    <w:bookmarkEnd w:id="1"/>
                  </w:tbl>
                  <w:p w:rsidR="007B3374" w:rsidRDefault="007B3374" w:rsidP="000369FA">
                    <w:pPr>
                      <w:pStyle w:val="Header"/>
                    </w:pPr>
                  </w:p>
                  <w:p w:rsidR="007B3374" w:rsidRDefault="007B3374"/>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7B3374" w:rsidRDefault="007B3374"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7B3374" w:rsidRDefault="007B3374" w:rsidP="00580167"/>
                </w:txbxContent>
              </v:textbox>
              <w10:wrap anchorx="page" anchory="page"/>
            </v:shape>
          </w:pict>
        </mc:Fallback>
      </mc:AlternateContent>
    </w:r>
  </w:p>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p w:rsidR="007B3374" w:rsidRDefault="007B3374"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7B3374" w:rsidRPr="004C2206">
      <w:trPr>
        <w:trHeight w:hRule="exact" w:val="2041"/>
      </w:trPr>
      <w:tc>
        <w:tcPr>
          <w:tcW w:w="6237" w:type="dxa"/>
          <w:shd w:val="clear" w:color="auto" w:fill="auto"/>
        </w:tcPr>
        <w:p w:rsidR="007B3374" w:rsidRDefault="007B3374" w:rsidP="003363CC">
          <w:pPr>
            <w:pStyle w:val="Huisstijl-Titel"/>
          </w:pPr>
          <w:bookmarkStart w:id="4" w:name="bmTitel1" w:colFirst="0" w:colLast="0"/>
          <w:r>
            <w:t>XBeach Manual</w:t>
          </w:r>
        </w:p>
        <w:p w:rsidR="007B3374" w:rsidRDefault="007B3374" w:rsidP="003363CC">
          <w:pPr>
            <w:pStyle w:val="Huisstijl-Subtitel"/>
          </w:pPr>
        </w:p>
        <w:p w:rsidR="007B3374" w:rsidRDefault="007B3374" w:rsidP="003363CC">
          <w:pPr>
            <w:pStyle w:val="Huisstijl-Subtitel"/>
          </w:pPr>
        </w:p>
      </w:tc>
    </w:tr>
    <w:bookmarkEnd w:id="4"/>
  </w:tbl>
  <w:p w:rsidR="007B3374" w:rsidRDefault="007B3374" w:rsidP="00580167">
    <w:pPr>
      <w:rPr>
        <w:lang w:val="en-US"/>
      </w:rPr>
    </w:pPr>
  </w:p>
  <w:p w:rsidR="007B3374" w:rsidRDefault="007B3374" w:rsidP="00580167">
    <w:pPr>
      <w:rPr>
        <w:lang w:val="en-US"/>
      </w:rPr>
    </w:pPr>
  </w:p>
  <w:p w:rsidR="007B3374" w:rsidRDefault="007B3374" w:rsidP="00580167">
    <w:pPr>
      <w:rPr>
        <w:lang w:val="en-US"/>
      </w:rPr>
    </w:pPr>
  </w:p>
  <w:p w:rsidR="007B3374" w:rsidRPr="00580167" w:rsidRDefault="007B3374"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7B3374" w:rsidTr="00426356">
                            <w:tc>
                              <w:tcPr>
                                <w:tcW w:w="11732" w:type="dxa"/>
                              </w:tcPr>
                              <w:p w:rsidR="007B3374" w:rsidRDefault="007B3374">
                                <w:bookmarkStart w:id="9" w:name="bmLogo0" w:colFirst="0" w:colLast="0"/>
                              </w:p>
                            </w:tc>
                          </w:tr>
                          <w:bookmarkEnd w:id="9"/>
                        </w:tbl>
                        <w:p w:rsidR="007B3374" w:rsidRDefault="007B33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7B3374" w:rsidTr="00426356">
                      <w:tc>
                        <w:tcPr>
                          <w:tcW w:w="11732" w:type="dxa"/>
                        </w:tcPr>
                        <w:p w:rsidR="007B3374" w:rsidRDefault="007B3374">
                          <w:bookmarkStart w:id="10" w:name="bmLogo0" w:colFirst="0" w:colLast="0"/>
                        </w:p>
                      </w:tc>
                    </w:tr>
                    <w:bookmarkEnd w:id="10"/>
                  </w:tbl>
                  <w:p w:rsidR="007B3374" w:rsidRDefault="007B3374"/>
                </w:txbxContent>
              </v:textbox>
              <w10:wrap anchorx="page" anchory="page"/>
            </v:shape>
          </w:pict>
        </mc:Fallback>
      </mc:AlternateContent>
    </w:r>
  </w:p>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p w:rsidR="007B3374" w:rsidRDefault="007B3374"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7B3374" w:rsidRPr="004C2206">
      <w:trPr>
        <w:trHeight w:hRule="exact" w:val="2041"/>
      </w:trPr>
      <w:tc>
        <w:tcPr>
          <w:tcW w:w="5245" w:type="dxa"/>
          <w:shd w:val="clear" w:color="auto" w:fill="auto"/>
        </w:tcPr>
        <w:p w:rsidR="007B3374" w:rsidRDefault="007B3374" w:rsidP="003363CC">
          <w:pPr>
            <w:pStyle w:val="Huisstijl-Titel"/>
          </w:pPr>
          <w:bookmarkStart w:id="11" w:name="bmTitel0" w:colFirst="0" w:colLast="0"/>
          <w:r>
            <w:t>XBeach Manual</w:t>
          </w:r>
        </w:p>
        <w:p w:rsidR="007B3374" w:rsidRDefault="007B3374" w:rsidP="003363CC">
          <w:pPr>
            <w:pStyle w:val="Huisstijl-Subtitel"/>
          </w:pPr>
        </w:p>
        <w:p w:rsidR="007B3374" w:rsidRDefault="007B3374" w:rsidP="003363CC">
          <w:pPr>
            <w:pStyle w:val="Huisstijl-Subtitel"/>
          </w:pPr>
        </w:p>
      </w:tc>
    </w:tr>
    <w:bookmarkEnd w:id="11"/>
  </w:tbl>
  <w:p w:rsidR="007B3374" w:rsidRDefault="007B3374" w:rsidP="00A1473F">
    <w:pPr>
      <w:rPr>
        <w:lang w:val="en-US"/>
      </w:rPr>
    </w:pPr>
  </w:p>
  <w:p w:rsidR="007B3374" w:rsidRDefault="007B3374" w:rsidP="00A1473F">
    <w:pPr>
      <w:rPr>
        <w:lang w:val="en-US"/>
      </w:rPr>
    </w:pPr>
  </w:p>
  <w:p w:rsidR="007B3374" w:rsidRDefault="007B3374" w:rsidP="00A1473F">
    <w:pPr>
      <w:rPr>
        <w:lang w:val="en-US"/>
      </w:rPr>
    </w:pPr>
  </w:p>
  <w:p w:rsidR="007B3374" w:rsidRDefault="007B3374"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672ACD">
    <w:pPr>
      <w:pStyle w:val="Header"/>
    </w:pPr>
  </w:p>
  <w:p w:rsidR="007B3374" w:rsidRDefault="007B3374" w:rsidP="00672ACD">
    <w:pPr>
      <w:pStyle w:val="Header"/>
    </w:pPr>
  </w:p>
  <w:p w:rsidR="007B3374" w:rsidRDefault="007B3374" w:rsidP="00672ACD">
    <w:pPr>
      <w:pStyle w:val="Header"/>
    </w:pPr>
  </w:p>
  <w:p w:rsidR="007B3374" w:rsidRDefault="007B3374"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7B3374" w:rsidRPr="004C2206">
      <w:tc>
        <w:tcPr>
          <w:tcW w:w="4004" w:type="dxa"/>
          <w:gridSpan w:val="2"/>
          <w:shd w:val="clear" w:color="auto" w:fill="auto"/>
        </w:tcPr>
        <w:p w:rsidR="007B3374" w:rsidRPr="00EF1CDD" w:rsidRDefault="007B3374" w:rsidP="003363CC">
          <w:pPr>
            <w:pStyle w:val="Huisstijl-Gegeven"/>
          </w:pPr>
          <w:bookmarkStart w:id="17" w:name="tblGegevensSectie2b" w:colFirst="0" w:colLast="3"/>
        </w:p>
      </w:tc>
      <w:tc>
        <w:tcPr>
          <w:tcW w:w="4745" w:type="dxa"/>
          <w:gridSpan w:val="3"/>
          <w:tcBorders>
            <w:left w:val="nil"/>
          </w:tcBorders>
          <w:shd w:val="clear" w:color="auto" w:fill="auto"/>
        </w:tcPr>
        <w:p w:rsidR="007B3374" w:rsidRDefault="007B3374" w:rsidP="003363CC">
          <w:pPr>
            <w:pStyle w:val="Huisstijl-Kopje"/>
          </w:pPr>
          <w:r>
            <w:t>Title</w:t>
          </w:r>
        </w:p>
        <w:p w:rsidR="007B3374" w:rsidRPr="00EF1CDD" w:rsidRDefault="007B3374" w:rsidP="003363CC">
          <w:pPr>
            <w:pStyle w:val="Huisstijl-Gegeven"/>
          </w:pPr>
          <w:r>
            <w:t>XBeach Manual</w:t>
          </w:r>
        </w:p>
      </w:tc>
    </w:tr>
    <w:tr w:rsidR="007B3374" w:rsidRPr="004C2206">
      <w:tc>
        <w:tcPr>
          <w:tcW w:w="5246" w:type="dxa"/>
          <w:gridSpan w:val="3"/>
          <w:shd w:val="clear" w:color="auto" w:fill="auto"/>
        </w:tcPr>
        <w:p w:rsidR="007B3374" w:rsidRPr="004C2206" w:rsidRDefault="007B3374" w:rsidP="003363CC">
          <w:pPr>
            <w:pStyle w:val="Huisstijl-Gegeven"/>
          </w:pPr>
        </w:p>
      </w:tc>
      <w:tc>
        <w:tcPr>
          <w:tcW w:w="3503" w:type="dxa"/>
          <w:gridSpan w:val="2"/>
        </w:tcPr>
        <w:p w:rsidR="007B3374" w:rsidRPr="004C2206" w:rsidRDefault="007B3374" w:rsidP="003363CC">
          <w:pPr>
            <w:pStyle w:val="Huisstijl-Gegeven"/>
          </w:pPr>
        </w:p>
      </w:tc>
    </w:tr>
    <w:tr w:rsidR="007B3374" w:rsidRPr="004C2206">
      <w:tc>
        <w:tcPr>
          <w:tcW w:w="2694" w:type="dxa"/>
          <w:shd w:val="clear" w:color="auto" w:fill="auto"/>
        </w:tcPr>
        <w:p w:rsidR="007B3374" w:rsidRDefault="007B3374" w:rsidP="003363CC">
          <w:pPr>
            <w:pStyle w:val="Huisstijl-Kopje"/>
          </w:pPr>
          <w:r>
            <w:t>Pages</w:t>
          </w:r>
        </w:p>
        <w:p w:rsidR="007B3374" w:rsidRPr="004C2206" w:rsidRDefault="007B3374" w:rsidP="003363CC">
          <w:pPr>
            <w:pStyle w:val="Huisstijl-Gegeven"/>
          </w:pPr>
          <w:fldSimple w:instr=" DOCVARIABLE  TotAantalPag  \* MERGEFORMAT ">
            <w:r>
              <w:t>8</w:t>
            </w:r>
          </w:fldSimple>
        </w:p>
      </w:tc>
      <w:tc>
        <w:tcPr>
          <w:tcW w:w="2552" w:type="dxa"/>
          <w:gridSpan w:val="2"/>
          <w:shd w:val="clear" w:color="auto" w:fill="auto"/>
        </w:tcPr>
        <w:p w:rsidR="007B3374" w:rsidRPr="004C2206" w:rsidRDefault="007B3374" w:rsidP="00A22DA3">
          <w:pPr>
            <w:tabs>
              <w:tab w:val="left" w:pos="1680"/>
            </w:tabs>
            <w:ind w:left="1680" w:hanging="1680"/>
          </w:pPr>
        </w:p>
      </w:tc>
      <w:tc>
        <w:tcPr>
          <w:tcW w:w="2552" w:type="dxa"/>
        </w:tcPr>
        <w:p w:rsidR="007B3374" w:rsidRPr="004C2206" w:rsidRDefault="007B3374" w:rsidP="00A22DA3">
          <w:pPr>
            <w:pStyle w:val="Huisstijl-Gegeven"/>
            <w:tabs>
              <w:tab w:val="left" w:pos="2552"/>
            </w:tabs>
          </w:pPr>
        </w:p>
      </w:tc>
      <w:tc>
        <w:tcPr>
          <w:tcW w:w="951" w:type="dxa"/>
        </w:tcPr>
        <w:p w:rsidR="007B3374" w:rsidRPr="004C2206" w:rsidRDefault="007B3374" w:rsidP="00A22DA3">
          <w:pPr>
            <w:pStyle w:val="Huisstijl-Gegeven"/>
            <w:tabs>
              <w:tab w:val="left" w:pos="2552"/>
            </w:tabs>
          </w:pPr>
        </w:p>
      </w:tc>
    </w:tr>
    <w:tr w:rsidR="007B3374" w:rsidRPr="004C2206">
      <w:tc>
        <w:tcPr>
          <w:tcW w:w="8749" w:type="dxa"/>
          <w:gridSpan w:val="5"/>
          <w:shd w:val="clear" w:color="auto" w:fill="auto"/>
        </w:tcPr>
        <w:p w:rsidR="007B3374" w:rsidRPr="004C2206" w:rsidRDefault="007B3374" w:rsidP="00A22DA3">
          <w:pPr>
            <w:pStyle w:val="Huisstijl-Gegeven"/>
            <w:tabs>
              <w:tab w:val="left" w:pos="2552"/>
            </w:tabs>
          </w:pPr>
        </w:p>
      </w:tc>
    </w:tr>
  </w:tbl>
  <w:bookmarkEnd w:id="17"/>
  <w:p w:rsidR="007B3374" w:rsidRPr="00672ACD" w:rsidRDefault="007B3374"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7B3374" w:rsidRDefault="007B3374"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7B3374" w:rsidRDefault="007B3374"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7B3374" w:rsidRDefault="007B3374"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7B3374" w:rsidRDefault="007B3374" w:rsidP="001A6A5C"/>
                </w:txbxContent>
              </v:textbox>
              <w10:wrap anchorx="page" anchory="page"/>
              <w10:anchorlock/>
            </v:shape>
          </w:pict>
        </mc:Fallback>
      </mc:AlternateContent>
    </w:r>
  </w:p>
  <w:p w:rsidR="007B3374" w:rsidRDefault="007B3374" w:rsidP="005C6157">
    <w:pPr>
      <w:pStyle w:val="Header"/>
    </w:pPr>
  </w:p>
  <w:p w:rsidR="007B3374" w:rsidRDefault="007B3374" w:rsidP="005C6157">
    <w:pPr>
      <w:pStyle w:val="Header"/>
    </w:pPr>
  </w:p>
  <w:p w:rsidR="007B3374" w:rsidRDefault="007B3374"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7B3374" w:rsidRPr="004C2206">
      <w:tc>
        <w:tcPr>
          <w:tcW w:w="8749" w:type="dxa"/>
          <w:gridSpan w:val="4"/>
          <w:shd w:val="clear" w:color="auto" w:fill="auto"/>
        </w:tcPr>
        <w:p w:rsidR="007B3374" w:rsidRDefault="007B3374" w:rsidP="003363CC">
          <w:pPr>
            <w:pStyle w:val="Huisstijl-Kopje"/>
          </w:pPr>
          <w:bookmarkStart w:id="22" w:name="tblGegevensSectie2a" w:colFirst="0" w:colLast="3"/>
          <w:r>
            <w:t>Title</w:t>
          </w:r>
        </w:p>
        <w:p w:rsidR="007B3374" w:rsidRPr="00EF1CDD" w:rsidRDefault="007B3374" w:rsidP="003363CC">
          <w:pPr>
            <w:pStyle w:val="Huisstijl-Gegeven"/>
          </w:pPr>
          <w:r>
            <w:t>XBeach Manual</w:t>
          </w:r>
        </w:p>
      </w:tc>
    </w:tr>
    <w:tr w:rsidR="007B3374" w:rsidRPr="004C2206">
      <w:tc>
        <w:tcPr>
          <w:tcW w:w="5246" w:type="dxa"/>
          <w:gridSpan w:val="2"/>
          <w:shd w:val="clear" w:color="auto" w:fill="auto"/>
        </w:tcPr>
        <w:p w:rsidR="007B3374" w:rsidRPr="004C2206" w:rsidRDefault="007B3374" w:rsidP="003363CC">
          <w:pPr>
            <w:pStyle w:val="Huisstijl-Gegeven"/>
          </w:pPr>
        </w:p>
      </w:tc>
      <w:tc>
        <w:tcPr>
          <w:tcW w:w="3503" w:type="dxa"/>
          <w:gridSpan w:val="2"/>
        </w:tcPr>
        <w:p w:rsidR="007B3374" w:rsidRPr="004C2206" w:rsidRDefault="007B3374" w:rsidP="003363CC">
          <w:pPr>
            <w:pStyle w:val="Huisstijl-Gegeven"/>
          </w:pPr>
        </w:p>
      </w:tc>
    </w:tr>
    <w:tr w:rsidR="007B3374" w:rsidRPr="004C2206">
      <w:tc>
        <w:tcPr>
          <w:tcW w:w="2694" w:type="dxa"/>
          <w:shd w:val="clear" w:color="auto" w:fill="auto"/>
        </w:tcPr>
        <w:p w:rsidR="007B3374" w:rsidRDefault="007B3374" w:rsidP="003363CC">
          <w:pPr>
            <w:pStyle w:val="Huisstijl-Kopje"/>
          </w:pPr>
          <w:r>
            <w:t>Pages</w:t>
          </w:r>
        </w:p>
        <w:p w:rsidR="007B3374" w:rsidRPr="004C2206" w:rsidRDefault="007B3374" w:rsidP="003363CC">
          <w:pPr>
            <w:pStyle w:val="Huisstijl-Gegeven"/>
          </w:pPr>
          <w:r>
            <w:t>105</w:t>
          </w:r>
        </w:p>
      </w:tc>
      <w:tc>
        <w:tcPr>
          <w:tcW w:w="2552" w:type="dxa"/>
          <w:shd w:val="clear" w:color="auto" w:fill="auto"/>
        </w:tcPr>
        <w:p w:rsidR="007B3374" w:rsidRPr="004C2206" w:rsidRDefault="007B3374" w:rsidP="005C6157">
          <w:pPr>
            <w:tabs>
              <w:tab w:val="left" w:pos="1680"/>
            </w:tabs>
            <w:ind w:left="1680" w:hanging="1680"/>
          </w:pPr>
        </w:p>
      </w:tc>
      <w:tc>
        <w:tcPr>
          <w:tcW w:w="2552" w:type="dxa"/>
        </w:tcPr>
        <w:p w:rsidR="007B3374" w:rsidRPr="004C2206" w:rsidRDefault="007B3374" w:rsidP="005C6157">
          <w:pPr>
            <w:pStyle w:val="Huisstijl-Gegeven"/>
            <w:tabs>
              <w:tab w:val="left" w:pos="2552"/>
            </w:tabs>
          </w:pPr>
        </w:p>
      </w:tc>
      <w:tc>
        <w:tcPr>
          <w:tcW w:w="951" w:type="dxa"/>
        </w:tcPr>
        <w:p w:rsidR="007B3374" w:rsidRPr="004C2206" w:rsidRDefault="007B3374" w:rsidP="005C6157">
          <w:pPr>
            <w:pStyle w:val="Huisstijl-Gegeven"/>
            <w:tabs>
              <w:tab w:val="left" w:pos="2552"/>
            </w:tabs>
          </w:pPr>
        </w:p>
      </w:tc>
    </w:tr>
    <w:tr w:rsidR="007B3374" w:rsidRPr="004C2206">
      <w:tc>
        <w:tcPr>
          <w:tcW w:w="8749" w:type="dxa"/>
          <w:gridSpan w:val="4"/>
          <w:shd w:val="clear" w:color="auto" w:fill="auto"/>
        </w:tcPr>
        <w:p w:rsidR="007B3374" w:rsidRPr="004C2206" w:rsidRDefault="007B3374" w:rsidP="005C6157">
          <w:pPr>
            <w:pStyle w:val="Huisstijl-Gegeven"/>
            <w:tabs>
              <w:tab w:val="left" w:pos="2552"/>
            </w:tabs>
          </w:pPr>
        </w:p>
      </w:tc>
    </w:tr>
    <w:bookmarkEnd w:id="22"/>
  </w:tbl>
  <w:p w:rsidR="007B3374" w:rsidRPr="005C6157" w:rsidRDefault="007B3374"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7B3374">
                            <w:trPr>
                              <w:trHeight w:val="1701"/>
                            </w:trPr>
                            <w:tc>
                              <w:tcPr>
                                <w:tcW w:w="5103" w:type="dxa"/>
                                <w:shd w:val="clear" w:color="auto" w:fill="auto"/>
                              </w:tcPr>
                              <w:p w:rsidR="007B3374" w:rsidRDefault="007B3374" w:rsidP="00A2242F"/>
                            </w:tc>
                          </w:tr>
                        </w:tbl>
                        <w:p w:rsidR="007B3374" w:rsidRDefault="007B3374"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7B3374">
                      <w:trPr>
                        <w:trHeight w:val="1701"/>
                      </w:trPr>
                      <w:tc>
                        <w:tcPr>
                          <w:tcW w:w="5103" w:type="dxa"/>
                          <w:shd w:val="clear" w:color="auto" w:fill="auto"/>
                        </w:tcPr>
                        <w:p w:rsidR="007B3374" w:rsidRDefault="007B3374" w:rsidP="00A2242F"/>
                      </w:tc>
                    </w:tr>
                  </w:tbl>
                  <w:p w:rsidR="007B3374" w:rsidRDefault="007B3374" w:rsidP="005C6157"/>
                </w:txbxContent>
              </v:textbox>
              <w10:wrap anchorx="margin" anchory="page"/>
            </v:shape>
          </w:pict>
        </mc:Fallback>
      </mc:AlternateContent>
    </w:r>
  </w:p>
  <w:p w:rsidR="007B3374" w:rsidRDefault="007B3374" w:rsidP="005C6157">
    <w:pPr>
      <w:pStyle w:val="Header"/>
    </w:pPr>
  </w:p>
  <w:p w:rsidR="007B3374" w:rsidRDefault="007B3374" w:rsidP="005C6157">
    <w:pPr>
      <w:pStyle w:val="Header"/>
    </w:pPr>
  </w:p>
  <w:p w:rsidR="007B3374" w:rsidRDefault="007B3374"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7B3374" w:rsidRPr="004C2206">
      <w:tc>
        <w:tcPr>
          <w:tcW w:w="8735" w:type="dxa"/>
          <w:gridSpan w:val="4"/>
          <w:shd w:val="clear" w:color="auto" w:fill="auto"/>
        </w:tcPr>
        <w:p w:rsidR="007B3374" w:rsidRPr="00EF1CDD" w:rsidRDefault="007B3374" w:rsidP="005C6157">
          <w:pPr>
            <w:pStyle w:val="Huisstijl-Gegeven"/>
          </w:pPr>
        </w:p>
      </w:tc>
    </w:tr>
    <w:tr w:rsidR="007B3374" w:rsidRPr="004C2206">
      <w:tc>
        <w:tcPr>
          <w:tcW w:w="5104" w:type="dxa"/>
          <w:gridSpan w:val="2"/>
          <w:shd w:val="clear" w:color="auto" w:fill="auto"/>
        </w:tcPr>
        <w:p w:rsidR="007B3374" w:rsidRPr="004C2206" w:rsidRDefault="007B3374" w:rsidP="005C6157">
          <w:pPr>
            <w:tabs>
              <w:tab w:val="left" w:pos="1680"/>
            </w:tabs>
            <w:ind w:left="1680" w:hanging="1680"/>
          </w:pPr>
        </w:p>
      </w:tc>
      <w:tc>
        <w:tcPr>
          <w:tcW w:w="3631" w:type="dxa"/>
          <w:gridSpan w:val="2"/>
        </w:tcPr>
        <w:p w:rsidR="007B3374" w:rsidRPr="004C2206" w:rsidRDefault="007B3374" w:rsidP="005C6157">
          <w:pPr>
            <w:pStyle w:val="Huisstijl-Gegeven"/>
            <w:tabs>
              <w:tab w:val="left" w:pos="2552"/>
            </w:tabs>
          </w:pPr>
        </w:p>
      </w:tc>
    </w:tr>
    <w:tr w:rsidR="007B3374" w:rsidRPr="004C2206">
      <w:tc>
        <w:tcPr>
          <w:tcW w:w="2552" w:type="dxa"/>
          <w:shd w:val="clear" w:color="auto" w:fill="auto"/>
        </w:tcPr>
        <w:p w:rsidR="007B3374" w:rsidRPr="004C2206" w:rsidRDefault="007B3374" w:rsidP="005C6157">
          <w:pPr>
            <w:pStyle w:val="Huisstijl-Gegeven"/>
          </w:pPr>
        </w:p>
      </w:tc>
      <w:tc>
        <w:tcPr>
          <w:tcW w:w="2552" w:type="dxa"/>
          <w:shd w:val="clear" w:color="auto" w:fill="auto"/>
        </w:tcPr>
        <w:p w:rsidR="007B3374" w:rsidRPr="004C2206" w:rsidRDefault="007B3374" w:rsidP="005C6157">
          <w:pPr>
            <w:tabs>
              <w:tab w:val="left" w:pos="1680"/>
            </w:tabs>
            <w:ind w:left="1680" w:hanging="1680"/>
          </w:pPr>
        </w:p>
      </w:tc>
      <w:tc>
        <w:tcPr>
          <w:tcW w:w="2552" w:type="dxa"/>
        </w:tcPr>
        <w:p w:rsidR="007B3374" w:rsidRPr="004C2206" w:rsidRDefault="007B3374" w:rsidP="005C6157">
          <w:pPr>
            <w:pStyle w:val="Huisstijl-Gegeven"/>
            <w:tabs>
              <w:tab w:val="left" w:pos="2552"/>
            </w:tabs>
          </w:pPr>
        </w:p>
      </w:tc>
      <w:tc>
        <w:tcPr>
          <w:tcW w:w="1079" w:type="dxa"/>
        </w:tcPr>
        <w:p w:rsidR="007B3374" w:rsidRPr="004C2206" w:rsidRDefault="007B3374" w:rsidP="005C6157">
          <w:pPr>
            <w:pStyle w:val="Huisstijl-Gegeven"/>
            <w:tabs>
              <w:tab w:val="left" w:pos="2552"/>
            </w:tabs>
          </w:pPr>
        </w:p>
      </w:tc>
    </w:tr>
  </w:tbl>
  <w:p w:rsidR="007B3374" w:rsidRPr="00B170CC" w:rsidRDefault="007B3374"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B3374">
                            <w:tc>
                              <w:tcPr>
                                <w:tcW w:w="5501" w:type="dxa"/>
                                <w:shd w:val="clear" w:color="auto" w:fill="auto"/>
                              </w:tcPr>
                              <w:p w:rsidR="007B3374" w:rsidRDefault="007B3374" w:rsidP="001220C3">
                                <w:pPr>
                                  <w:pStyle w:val="Huisstijl-Koptekst"/>
                                  <w:jc w:val="right"/>
                                </w:pPr>
                                <w:bookmarkStart w:id="27" w:name="bmKoptekstSectie3_2" w:colFirst="0" w:colLast="0"/>
                                <w:r>
                                  <w:t>27 January 2015, draft</w:t>
                                </w:r>
                              </w:p>
                            </w:tc>
                          </w:tr>
                          <w:bookmarkEnd w:id="27"/>
                        </w:tbl>
                        <w:p w:rsidR="007B3374" w:rsidRDefault="007B3374"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B3374">
                      <w:tc>
                        <w:tcPr>
                          <w:tcW w:w="5501" w:type="dxa"/>
                          <w:shd w:val="clear" w:color="auto" w:fill="auto"/>
                        </w:tcPr>
                        <w:p w:rsidR="007B3374" w:rsidRDefault="007B3374" w:rsidP="001220C3">
                          <w:pPr>
                            <w:pStyle w:val="Huisstijl-Koptekst"/>
                            <w:jc w:val="right"/>
                          </w:pPr>
                          <w:bookmarkStart w:id="28" w:name="bmKoptekstSectie3_2" w:colFirst="0" w:colLast="0"/>
                          <w:r>
                            <w:t>27 January 2015, draft</w:t>
                          </w:r>
                        </w:p>
                      </w:tc>
                    </w:tr>
                    <w:bookmarkEnd w:id="28"/>
                  </w:tbl>
                  <w:p w:rsidR="007B3374" w:rsidRDefault="007B3374" w:rsidP="001220C3"/>
                </w:txbxContent>
              </v:textbox>
              <w10:wrap anchorx="margin"/>
            </v:shape>
          </w:pict>
        </mc:Fallback>
      </mc:AlternateContent>
    </w:r>
  </w:p>
  <w:p w:rsidR="007B3374" w:rsidRPr="00982765" w:rsidRDefault="007B3374"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29"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7B3374" w:rsidRDefault="007B3374"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30"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7B3374" w:rsidRDefault="007B3374" w:rsidP="00B24026"/>
                </w:txbxContent>
              </v:textbox>
              <w10:wrap anchorx="margin" anchory="page"/>
              <w10:anchorlock/>
            </v:shape>
          </w:pict>
        </mc:Fallback>
      </mc:AlternateContent>
    </w:r>
  </w:p>
  <w:p w:rsidR="007B3374" w:rsidRPr="00672ACD" w:rsidRDefault="007B3374" w:rsidP="00B24026">
    <w:pPr>
      <w:pStyle w:val="Header"/>
    </w:pPr>
  </w:p>
  <w:p w:rsidR="007B3374" w:rsidRPr="00B24026" w:rsidRDefault="007B3374"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7B3374" w:rsidRPr="004C2206">
      <w:tc>
        <w:tcPr>
          <w:tcW w:w="5529" w:type="dxa"/>
          <w:shd w:val="clear" w:color="auto" w:fill="auto"/>
        </w:tcPr>
        <w:p w:rsidR="007B3374" w:rsidRPr="004C2206" w:rsidRDefault="007B3374" w:rsidP="00A00A21">
          <w:pPr>
            <w:pStyle w:val="Huisstijl-Koptekst"/>
          </w:pPr>
          <w:bookmarkStart w:id="31" w:name="bmKoptekstSectie3_1" w:colFirst="0" w:colLast="0"/>
          <w:r>
            <w:t>27 January 2015, draft</w:t>
          </w:r>
        </w:p>
      </w:tc>
    </w:tr>
  </w:tbl>
  <w:bookmarkEnd w:id="31"/>
  <w:p w:rsidR="007B3374" w:rsidRPr="00982765" w:rsidRDefault="007B3374"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32"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7B3374" w:rsidRDefault="007B3374"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33"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7B3374" w:rsidRDefault="007B3374"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B3374">
                            <w:tc>
                              <w:tcPr>
                                <w:tcW w:w="5501" w:type="dxa"/>
                                <w:shd w:val="clear" w:color="auto" w:fill="auto"/>
                                <w:tcMar>
                                  <w:right w:w="85" w:type="dxa"/>
                                </w:tcMar>
                              </w:tcPr>
                              <w:p w:rsidR="007B3374" w:rsidRDefault="007B3374" w:rsidP="001220C3">
                                <w:pPr>
                                  <w:pStyle w:val="Huisstijl-Koptekst"/>
                                  <w:jc w:val="right"/>
                                </w:pPr>
                                <w:bookmarkStart w:id="320" w:name="bmKoptekstSectie4_2" w:colFirst="0" w:colLast="0"/>
                                <w:r>
                                  <w:t>27 January 2015, draft</w:t>
                                </w:r>
                              </w:p>
                            </w:tc>
                          </w:tr>
                          <w:bookmarkEnd w:id="320"/>
                        </w:tbl>
                        <w:p w:rsidR="007B3374" w:rsidRDefault="007B3374"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B3374">
                      <w:tc>
                        <w:tcPr>
                          <w:tcW w:w="5501" w:type="dxa"/>
                          <w:shd w:val="clear" w:color="auto" w:fill="auto"/>
                          <w:tcMar>
                            <w:right w:w="85" w:type="dxa"/>
                          </w:tcMar>
                        </w:tcPr>
                        <w:p w:rsidR="007B3374" w:rsidRDefault="007B3374" w:rsidP="001220C3">
                          <w:pPr>
                            <w:pStyle w:val="Huisstijl-Koptekst"/>
                            <w:jc w:val="right"/>
                          </w:pPr>
                          <w:bookmarkStart w:id="321" w:name="bmKoptekstSectie4_2" w:colFirst="0" w:colLast="0"/>
                          <w:r>
                            <w:t>27 January 2015, draft</w:t>
                          </w:r>
                        </w:p>
                      </w:tc>
                    </w:tr>
                    <w:bookmarkEnd w:id="321"/>
                  </w:tbl>
                  <w:p w:rsidR="007B3374" w:rsidRDefault="007B3374" w:rsidP="001220C3"/>
                </w:txbxContent>
              </v:textbox>
              <w10:wrap anchorx="margin"/>
            </v:shape>
          </w:pict>
        </mc:Fallback>
      </mc:AlternateContent>
    </w:r>
  </w:p>
  <w:p w:rsidR="007B3374" w:rsidRPr="00982765" w:rsidRDefault="007B3374"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322"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2"/>
                        </w:tbl>
                        <w:p w:rsidR="007B3374" w:rsidRDefault="007B3374"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bookmarkStart w:id="323"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3"/>
                  </w:tbl>
                  <w:p w:rsidR="007B3374" w:rsidRDefault="007B3374" w:rsidP="00B24026"/>
                </w:txbxContent>
              </v:textbox>
              <w10:wrap anchorx="margin" anchory="page"/>
              <w10:anchorlock/>
            </v:shape>
          </w:pict>
        </mc:Fallback>
      </mc:AlternateContent>
    </w:r>
  </w:p>
  <w:p w:rsidR="007B3374" w:rsidRPr="00672ACD" w:rsidRDefault="007B3374" w:rsidP="00B24026">
    <w:pPr>
      <w:pStyle w:val="Header"/>
    </w:pPr>
  </w:p>
  <w:p w:rsidR="007B3374" w:rsidRPr="00B24026" w:rsidRDefault="007B3374" w:rsidP="00B24026">
    <w:pPr>
      <w:pStyle w:val="Header"/>
    </w:pPr>
  </w:p>
  <w:p w:rsidR="007B3374" w:rsidRPr="00B24026" w:rsidRDefault="007B3374"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374" w:rsidRDefault="007B3374"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324"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4"/>
                        </w:tbl>
                        <w:p w:rsidR="007B3374" w:rsidRDefault="007B3374"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B3374">
                      <w:trPr>
                        <w:trHeight w:val="1701"/>
                      </w:trPr>
                      <w:tc>
                        <w:tcPr>
                          <w:tcW w:w="4560" w:type="dxa"/>
                          <w:shd w:val="clear" w:color="auto" w:fill="auto"/>
                        </w:tcPr>
                        <w:p w:rsidR="007B3374" w:rsidRDefault="007B3374" w:rsidP="003363CC">
                          <w:pPr>
                            <w:jc w:val="right"/>
                          </w:pPr>
                          <w:bookmarkStart w:id="325"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5"/>
                  </w:tbl>
                  <w:p w:rsidR="007B3374" w:rsidRDefault="007B3374"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7B3374" w:rsidRPr="004C2206">
      <w:tc>
        <w:tcPr>
          <w:tcW w:w="5812" w:type="dxa"/>
          <w:shd w:val="clear" w:color="auto" w:fill="auto"/>
        </w:tcPr>
        <w:p w:rsidR="007B3374" w:rsidRPr="004C2206" w:rsidRDefault="007B3374" w:rsidP="00A00A21">
          <w:pPr>
            <w:pStyle w:val="Huisstijl-Koptekst"/>
          </w:pPr>
          <w:bookmarkStart w:id="326" w:name="bmKoptekstSectie4_1" w:colFirst="0" w:colLast="0"/>
          <w:r>
            <w:t>27 January 2015, draft</w:t>
          </w:r>
        </w:p>
      </w:tc>
    </w:tr>
    <w:bookmarkEnd w:id="326"/>
  </w:tbl>
  <w:p w:rsidR="007B3374" w:rsidRPr="00982765" w:rsidRDefault="007B3374"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661904"/>
    <w:multiLevelType w:val="hybridMultilevel"/>
    <w:tmpl w:val="B2E6C8E4"/>
    <w:lvl w:ilvl="0" w:tplc="45CAED3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2">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4">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32"/>
  </w:num>
  <w:num w:numId="3">
    <w:abstractNumId w:val="3"/>
  </w:num>
  <w:num w:numId="4">
    <w:abstractNumId w:val="4"/>
  </w:num>
  <w:num w:numId="5">
    <w:abstractNumId w:val="2"/>
  </w:num>
  <w:num w:numId="6">
    <w:abstractNumId w:val="1"/>
  </w:num>
  <w:num w:numId="7">
    <w:abstractNumId w:val="0"/>
  </w:num>
  <w:num w:numId="8">
    <w:abstractNumId w:val="27"/>
  </w:num>
  <w:num w:numId="9">
    <w:abstractNumId w:val="26"/>
  </w:num>
  <w:num w:numId="10">
    <w:abstractNumId w:val="31"/>
  </w:num>
  <w:num w:numId="11">
    <w:abstractNumId w:val="34"/>
  </w:num>
  <w:num w:numId="12">
    <w:abstractNumId w:val="21"/>
  </w:num>
  <w:num w:numId="13">
    <w:abstractNumId w:val="11"/>
  </w:num>
  <w:num w:numId="14">
    <w:abstractNumId w:val="11"/>
  </w:num>
  <w:num w:numId="15">
    <w:abstractNumId w:val="11"/>
  </w:num>
  <w:num w:numId="16">
    <w:abstractNumId w:val="11"/>
  </w:num>
  <w:num w:numId="17">
    <w:abstractNumId w:val="7"/>
  </w:num>
  <w:num w:numId="18">
    <w:abstractNumId w:val="13"/>
    <w:lvlOverride w:ilvl="1">
      <w:lvl w:ilvl="1">
        <w:start w:val="1"/>
        <w:numFmt w:val="decimal"/>
        <w:lvlText w:val="%1.%2"/>
        <w:lvlJc w:val="left"/>
        <w:pPr>
          <w:tabs>
            <w:tab w:val="num" w:pos="510"/>
          </w:tabs>
          <w:ind w:left="510" w:hanging="510"/>
        </w:pPr>
        <w:rPr>
          <w:rFonts w:hint="default"/>
        </w:rPr>
      </w:lvl>
    </w:lvlOverride>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3"/>
  </w:num>
  <w:num w:numId="26">
    <w:abstractNumId w:val="8"/>
  </w:num>
  <w:num w:numId="27">
    <w:abstractNumId w:val="30"/>
  </w:num>
  <w:num w:numId="28">
    <w:abstractNumId w:val="3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8"/>
  </w:num>
  <w:num w:numId="35">
    <w:abstractNumId w:val="9"/>
  </w:num>
  <w:num w:numId="36">
    <w:abstractNumId w:val="25"/>
  </w:num>
  <w:num w:numId="37">
    <w:abstractNumId w:val="5"/>
  </w:num>
  <w:num w:numId="38">
    <w:abstractNumId w:val="24"/>
  </w:num>
  <w:num w:numId="39">
    <w:abstractNumId w:val="16"/>
  </w:num>
  <w:num w:numId="40">
    <w:abstractNumId w:val="22"/>
  </w:num>
  <w:num w:numId="41">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5EA8"/>
    <w:rsid w:val="000133A1"/>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1BB5"/>
    <w:rsid w:val="000921A6"/>
    <w:rsid w:val="0009480C"/>
    <w:rsid w:val="000A7F85"/>
    <w:rsid w:val="000B0735"/>
    <w:rsid w:val="000B5D5D"/>
    <w:rsid w:val="000B656E"/>
    <w:rsid w:val="000C5FE2"/>
    <w:rsid w:val="000D3C82"/>
    <w:rsid w:val="000D68B7"/>
    <w:rsid w:val="000D6C53"/>
    <w:rsid w:val="000D75E6"/>
    <w:rsid w:val="000E1715"/>
    <w:rsid w:val="000E2FAB"/>
    <w:rsid w:val="000E48A3"/>
    <w:rsid w:val="000F2627"/>
    <w:rsid w:val="000F2B61"/>
    <w:rsid w:val="000F7560"/>
    <w:rsid w:val="000F7986"/>
    <w:rsid w:val="000F7CB2"/>
    <w:rsid w:val="000F7E89"/>
    <w:rsid w:val="00116131"/>
    <w:rsid w:val="001163BC"/>
    <w:rsid w:val="00120D1F"/>
    <w:rsid w:val="001220C3"/>
    <w:rsid w:val="00126332"/>
    <w:rsid w:val="00127085"/>
    <w:rsid w:val="00127086"/>
    <w:rsid w:val="00127E17"/>
    <w:rsid w:val="00151657"/>
    <w:rsid w:val="00151E27"/>
    <w:rsid w:val="00153E68"/>
    <w:rsid w:val="00154BE2"/>
    <w:rsid w:val="001578DB"/>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1F7608"/>
    <w:rsid w:val="00214827"/>
    <w:rsid w:val="00214DE6"/>
    <w:rsid w:val="002177F1"/>
    <w:rsid w:val="002276CB"/>
    <w:rsid w:val="002333EA"/>
    <w:rsid w:val="00241B94"/>
    <w:rsid w:val="0024380D"/>
    <w:rsid w:val="00250E5A"/>
    <w:rsid w:val="00254B06"/>
    <w:rsid w:val="0026108D"/>
    <w:rsid w:val="00265025"/>
    <w:rsid w:val="002779CC"/>
    <w:rsid w:val="0028539C"/>
    <w:rsid w:val="002909C4"/>
    <w:rsid w:val="00293815"/>
    <w:rsid w:val="002B2DDB"/>
    <w:rsid w:val="002C7AE0"/>
    <w:rsid w:val="002D554C"/>
    <w:rsid w:val="002D5858"/>
    <w:rsid w:val="002E67AF"/>
    <w:rsid w:val="002F0371"/>
    <w:rsid w:val="002F08C7"/>
    <w:rsid w:val="00300122"/>
    <w:rsid w:val="00301CB2"/>
    <w:rsid w:val="003126C9"/>
    <w:rsid w:val="00313B40"/>
    <w:rsid w:val="0032408E"/>
    <w:rsid w:val="00334A78"/>
    <w:rsid w:val="00335622"/>
    <w:rsid w:val="003363CC"/>
    <w:rsid w:val="00346078"/>
    <w:rsid w:val="0034637D"/>
    <w:rsid w:val="003518EF"/>
    <w:rsid w:val="0035275D"/>
    <w:rsid w:val="00354EC7"/>
    <w:rsid w:val="00362414"/>
    <w:rsid w:val="0036457F"/>
    <w:rsid w:val="0037416E"/>
    <w:rsid w:val="0037613D"/>
    <w:rsid w:val="003770CB"/>
    <w:rsid w:val="00380784"/>
    <w:rsid w:val="00386EDA"/>
    <w:rsid w:val="0039110F"/>
    <w:rsid w:val="003A4857"/>
    <w:rsid w:val="003A6419"/>
    <w:rsid w:val="003A6A4E"/>
    <w:rsid w:val="003B0006"/>
    <w:rsid w:val="003B16D2"/>
    <w:rsid w:val="003B4B11"/>
    <w:rsid w:val="003D1543"/>
    <w:rsid w:val="003D22D1"/>
    <w:rsid w:val="003D48BA"/>
    <w:rsid w:val="003E0BEA"/>
    <w:rsid w:val="003E15AB"/>
    <w:rsid w:val="003F256A"/>
    <w:rsid w:val="003F2996"/>
    <w:rsid w:val="0041126A"/>
    <w:rsid w:val="00426356"/>
    <w:rsid w:val="00427213"/>
    <w:rsid w:val="00440D74"/>
    <w:rsid w:val="00443A14"/>
    <w:rsid w:val="00445A1A"/>
    <w:rsid w:val="00450C44"/>
    <w:rsid w:val="00451CD8"/>
    <w:rsid w:val="004609B8"/>
    <w:rsid w:val="00462763"/>
    <w:rsid w:val="0046323E"/>
    <w:rsid w:val="00467FE2"/>
    <w:rsid w:val="004707FE"/>
    <w:rsid w:val="004734A1"/>
    <w:rsid w:val="00485CC2"/>
    <w:rsid w:val="0048627D"/>
    <w:rsid w:val="00486BDF"/>
    <w:rsid w:val="004951FC"/>
    <w:rsid w:val="00497015"/>
    <w:rsid w:val="00497EEA"/>
    <w:rsid w:val="004A5502"/>
    <w:rsid w:val="004B1791"/>
    <w:rsid w:val="004C00DD"/>
    <w:rsid w:val="004C2206"/>
    <w:rsid w:val="004C2E93"/>
    <w:rsid w:val="004C33FD"/>
    <w:rsid w:val="004C437C"/>
    <w:rsid w:val="004C5AA7"/>
    <w:rsid w:val="004D3AE5"/>
    <w:rsid w:val="004D7B46"/>
    <w:rsid w:val="004E27A9"/>
    <w:rsid w:val="004E5E65"/>
    <w:rsid w:val="004F347F"/>
    <w:rsid w:val="00503BBE"/>
    <w:rsid w:val="00504E55"/>
    <w:rsid w:val="00511757"/>
    <w:rsid w:val="005149BD"/>
    <w:rsid w:val="00517EF9"/>
    <w:rsid w:val="00526BA1"/>
    <w:rsid w:val="005325C7"/>
    <w:rsid w:val="00532742"/>
    <w:rsid w:val="005412DC"/>
    <w:rsid w:val="00541B22"/>
    <w:rsid w:val="00543743"/>
    <w:rsid w:val="00543B00"/>
    <w:rsid w:val="0054650C"/>
    <w:rsid w:val="00561A7A"/>
    <w:rsid w:val="00564460"/>
    <w:rsid w:val="00564E53"/>
    <w:rsid w:val="00572654"/>
    <w:rsid w:val="00575475"/>
    <w:rsid w:val="00580167"/>
    <w:rsid w:val="00581079"/>
    <w:rsid w:val="00585E95"/>
    <w:rsid w:val="00587AD5"/>
    <w:rsid w:val="005A226E"/>
    <w:rsid w:val="005A4C3A"/>
    <w:rsid w:val="005A5BF6"/>
    <w:rsid w:val="005A6455"/>
    <w:rsid w:val="005B259B"/>
    <w:rsid w:val="005B6B63"/>
    <w:rsid w:val="005B799C"/>
    <w:rsid w:val="005C0002"/>
    <w:rsid w:val="005C300C"/>
    <w:rsid w:val="005C6157"/>
    <w:rsid w:val="005C7198"/>
    <w:rsid w:val="005D783A"/>
    <w:rsid w:val="005E34F3"/>
    <w:rsid w:val="005F0535"/>
    <w:rsid w:val="005F0E58"/>
    <w:rsid w:val="005F18CA"/>
    <w:rsid w:val="005F191E"/>
    <w:rsid w:val="00600772"/>
    <w:rsid w:val="0060323D"/>
    <w:rsid w:val="00610406"/>
    <w:rsid w:val="00612845"/>
    <w:rsid w:val="00620A54"/>
    <w:rsid w:val="00634651"/>
    <w:rsid w:val="006437F3"/>
    <w:rsid w:val="00643B6B"/>
    <w:rsid w:val="006517FF"/>
    <w:rsid w:val="00652218"/>
    <w:rsid w:val="00654BE9"/>
    <w:rsid w:val="0065776D"/>
    <w:rsid w:val="00661216"/>
    <w:rsid w:val="00667874"/>
    <w:rsid w:val="00672ACD"/>
    <w:rsid w:val="006735C2"/>
    <w:rsid w:val="0067431E"/>
    <w:rsid w:val="00677F3C"/>
    <w:rsid w:val="00681291"/>
    <w:rsid w:val="006868B9"/>
    <w:rsid w:val="00693549"/>
    <w:rsid w:val="00694D36"/>
    <w:rsid w:val="00697B8A"/>
    <w:rsid w:val="006A0A14"/>
    <w:rsid w:val="006C06A2"/>
    <w:rsid w:val="006C73D5"/>
    <w:rsid w:val="006D432A"/>
    <w:rsid w:val="006E7349"/>
    <w:rsid w:val="006F77BC"/>
    <w:rsid w:val="00710CB9"/>
    <w:rsid w:val="00712187"/>
    <w:rsid w:val="00717899"/>
    <w:rsid w:val="007250D0"/>
    <w:rsid w:val="00726178"/>
    <w:rsid w:val="007263D2"/>
    <w:rsid w:val="00734E22"/>
    <w:rsid w:val="00742426"/>
    <w:rsid w:val="00750606"/>
    <w:rsid w:val="00751572"/>
    <w:rsid w:val="00760FCE"/>
    <w:rsid w:val="0076281C"/>
    <w:rsid w:val="00764EF6"/>
    <w:rsid w:val="007651C6"/>
    <w:rsid w:val="00767D0D"/>
    <w:rsid w:val="00782DC5"/>
    <w:rsid w:val="007A2CEB"/>
    <w:rsid w:val="007B3374"/>
    <w:rsid w:val="007B5F9A"/>
    <w:rsid w:val="007C1889"/>
    <w:rsid w:val="007C234C"/>
    <w:rsid w:val="007C2623"/>
    <w:rsid w:val="007C3E6B"/>
    <w:rsid w:val="007D5040"/>
    <w:rsid w:val="007D6712"/>
    <w:rsid w:val="007E1D1E"/>
    <w:rsid w:val="007E301E"/>
    <w:rsid w:val="007E32CB"/>
    <w:rsid w:val="007E3909"/>
    <w:rsid w:val="008144E5"/>
    <w:rsid w:val="00817CCC"/>
    <w:rsid w:val="0082322E"/>
    <w:rsid w:val="008258F5"/>
    <w:rsid w:val="00840330"/>
    <w:rsid w:val="00845F81"/>
    <w:rsid w:val="008468BA"/>
    <w:rsid w:val="00852810"/>
    <w:rsid w:val="00854C84"/>
    <w:rsid w:val="00857D78"/>
    <w:rsid w:val="00864C9E"/>
    <w:rsid w:val="00864F21"/>
    <w:rsid w:val="00867999"/>
    <w:rsid w:val="0087712B"/>
    <w:rsid w:val="00880F74"/>
    <w:rsid w:val="00883631"/>
    <w:rsid w:val="00884F59"/>
    <w:rsid w:val="0088730B"/>
    <w:rsid w:val="00887B75"/>
    <w:rsid w:val="0089534E"/>
    <w:rsid w:val="008A157B"/>
    <w:rsid w:val="008A23A1"/>
    <w:rsid w:val="008A3C5F"/>
    <w:rsid w:val="008A4FDE"/>
    <w:rsid w:val="008A7576"/>
    <w:rsid w:val="008B1324"/>
    <w:rsid w:val="008B5DE6"/>
    <w:rsid w:val="008C0875"/>
    <w:rsid w:val="008C2325"/>
    <w:rsid w:val="008C4282"/>
    <w:rsid w:val="008E05D9"/>
    <w:rsid w:val="008E2CEB"/>
    <w:rsid w:val="008F1625"/>
    <w:rsid w:val="008F1D52"/>
    <w:rsid w:val="008F31AE"/>
    <w:rsid w:val="008F5F93"/>
    <w:rsid w:val="008F78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3855"/>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A8C"/>
    <w:rsid w:val="009E3CFF"/>
    <w:rsid w:val="009E48F3"/>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26233"/>
    <w:rsid w:val="00A37D9C"/>
    <w:rsid w:val="00A45B92"/>
    <w:rsid w:val="00A52150"/>
    <w:rsid w:val="00A527B3"/>
    <w:rsid w:val="00A63405"/>
    <w:rsid w:val="00A65370"/>
    <w:rsid w:val="00A673B7"/>
    <w:rsid w:val="00A730A0"/>
    <w:rsid w:val="00A74B63"/>
    <w:rsid w:val="00A77411"/>
    <w:rsid w:val="00A93064"/>
    <w:rsid w:val="00AA01CC"/>
    <w:rsid w:val="00AA055D"/>
    <w:rsid w:val="00AA20F1"/>
    <w:rsid w:val="00AA2C35"/>
    <w:rsid w:val="00AA68D5"/>
    <w:rsid w:val="00AC30F3"/>
    <w:rsid w:val="00AD1317"/>
    <w:rsid w:val="00AD6A78"/>
    <w:rsid w:val="00AD6D59"/>
    <w:rsid w:val="00AE08CB"/>
    <w:rsid w:val="00AF4A36"/>
    <w:rsid w:val="00AF57A5"/>
    <w:rsid w:val="00AF659F"/>
    <w:rsid w:val="00B011B1"/>
    <w:rsid w:val="00B055A9"/>
    <w:rsid w:val="00B110F9"/>
    <w:rsid w:val="00B170CC"/>
    <w:rsid w:val="00B2095E"/>
    <w:rsid w:val="00B21768"/>
    <w:rsid w:val="00B24026"/>
    <w:rsid w:val="00B3216C"/>
    <w:rsid w:val="00B32B0E"/>
    <w:rsid w:val="00B34A16"/>
    <w:rsid w:val="00B34D5D"/>
    <w:rsid w:val="00B4092B"/>
    <w:rsid w:val="00B47D26"/>
    <w:rsid w:val="00B5487A"/>
    <w:rsid w:val="00B54BCC"/>
    <w:rsid w:val="00B54FB5"/>
    <w:rsid w:val="00B6140B"/>
    <w:rsid w:val="00B62C1C"/>
    <w:rsid w:val="00B6711C"/>
    <w:rsid w:val="00B67AE0"/>
    <w:rsid w:val="00B71B53"/>
    <w:rsid w:val="00B81B0E"/>
    <w:rsid w:val="00B91E8A"/>
    <w:rsid w:val="00BA307F"/>
    <w:rsid w:val="00BA628F"/>
    <w:rsid w:val="00BA6CF5"/>
    <w:rsid w:val="00BB3879"/>
    <w:rsid w:val="00BC3325"/>
    <w:rsid w:val="00BC7D41"/>
    <w:rsid w:val="00BD3CC9"/>
    <w:rsid w:val="00BE65B5"/>
    <w:rsid w:val="00BF5D29"/>
    <w:rsid w:val="00C032DC"/>
    <w:rsid w:val="00C044DA"/>
    <w:rsid w:val="00C170C9"/>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77FDF"/>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464E8"/>
    <w:rsid w:val="00D575A5"/>
    <w:rsid w:val="00D616FB"/>
    <w:rsid w:val="00D745C1"/>
    <w:rsid w:val="00D86807"/>
    <w:rsid w:val="00D91068"/>
    <w:rsid w:val="00D93787"/>
    <w:rsid w:val="00D94EAE"/>
    <w:rsid w:val="00D96A86"/>
    <w:rsid w:val="00DA4079"/>
    <w:rsid w:val="00DA67A9"/>
    <w:rsid w:val="00DB3917"/>
    <w:rsid w:val="00DC55D8"/>
    <w:rsid w:val="00DC705B"/>
    <w:rsid w:val="00DD5E03"/>
    <w:rsid w:val="00DD70B9"/>
    <w:rsid w:val="00DE10C9"/>
    <w:rsid w:val="00DE4870"/>
    <w:rsid w:val="00DE6E72"/>
    <w:rsid w:val="00DF2E1F"/>
    <w:rsid w:val="00E000C1"/>
    <w:rsid w:val="00E00681"/>
    <w:rsid w:val="00E05966"/>
    <w:rsid w:val="00E07BFB"/>
    <w:rsid w:val="00E12D88"/>
    <w:rsid w:val="00E13FCF"/>
    <w:rsid w:val="00E178EC"/>
    <w:rsid w:val="00E23841"/>
    <w:rsid w:val="00E266CF"/>
    <w:rsid w:val="00E32292"/>
    <w:rsid w:val="00E43C26"/>
    <w:rsid w:val="00E465ED"/>
    <w:rsid w:val="00E5143D"/>
    <w:rsid w:val="00E52066"/>
    <w:rsid w:val="00E644CB"/>
    <w:rsid w:val="00E67307"/>
    <w:rsid w:val="00E71C76"/>
    <w:rsid w:val="00E728B8"/>
    <w:rsid w:val="00E75CB0"/>
    <w:rsid w:val="00E82392"/>
    <w:rsid w:val="00E84D1E"/>
    <w:rsid w:val="00E850E3"/>
    <w:rsid w:val="00E900F6"/>
    <w:rsid w:val="00EA2654"/>
    <w:rsid w:val="00EA7570"/>
    <w:rsid w:val="00EB2594"/>
    <w:rsid w:val="00EB7AC6"/>
    <w:rsid w:val="00EB7C9E"/>
    <w:rsid w:val="00EC2F6D"/>
    <w:rsid w:val="00EC31DA"/>
    <w:rsid w:val="00EC7A1A"/>
    <w:rsid w:val="00ED3482"/>
    <w:rsid w:val="00EE1A48"/>
    <w:rsid w:val="00EE1B16"/>
    <w:rsid w:val="00EF1CDD"/>
    <w:rsid w:val="00F02F5A"/>
    <w:rsid w:val="00F03DB4"/>
    <w:rsid w:val="00F07219"/>
    <w:rsid w:val="00F1095D"/>
    <w:rsid w:val="00F128D8"/>
    <w:rsid w:val="00F15B77"/>
    <w:rsid w:val="00F317B0"/>
    <w:rsid w:val="00F322D0"/>
    <w:rsid w:val="00F3579D"/>
    <w:rsid w:val="00F421FD"/>
    <w:rsid w:val="00F43BE9"/>
    <w:rsid w:val="00F638E8"/>
    <w:rsid w:val="00F7036A"/>
    <w:rsid w:val="00F74A5C"/>
    <w:rsid w:val="00F812C3"/>
    <w:rsid w:val="00F82B93"/>
    <w:rsid w:val="00F85264"/>
    <w:rsid w:val="00F8641A"/>
    <w:rsid w:val="00F9045A"/>
    <w:rsid w:val="00F905B4"/>
    <w:rsid w:val="00F93FCA"/>
    <w:rsid w:val="00F96AF3"/>
    <w:rsid w:val="00FA63F1"/>
    <w:rsid w:val="00FB0F87"/>
    <w:rsid w:val="00FB3C01"/>
    <w:rsid w:val="00FB6A52"/>
    <w:rsid w:val="00FD0F3F"/>
    <w:rsid w:val="00FE3E69"/>
    <w:rsid w:val="00FE461F"/>
    <w:rsid w:val="00FE71BC"/>
    <w:rsid w:val="00FF1242"/>
    <w:rsid w:val="00FF619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uiPriority w:val="39"/>
    <w:rsid w:val="00003097"/>
    <w:pPr>
      <w:tabs>
        <w:tab w:val="right" w:pos="8419"/>
      </w:tabs>
      <w:spacing w:before="255"/>
      <w:ind w:hanging="255"/>
      <w:jc w:val="left"/>
    </w:pPr>
    <w:rPr>
      <w:b/>
    </w:rPr>
  </w:style>
  <w:style w:type="paragraph" w:styleId="TOC2">
    <w:name w:val="toc 2"/>
    <w:basedOn w:val="Normal"/>
    <w:next w:val="Normal"/>
    <w:uiPriority w:val="39"/>
    <w:rsid w:val="00003097"/>
    <w:pPr>
      <w:tabs>
        <w:tab w:val="right" w:pos="8419"/>
      </w:tabs>
      <w:ind w:left="510" w:hanging="510"/>
      <w:jc w:val="left"/>
    </w:pPr>
  </w:style>
  <w:style w:type="paragraph" w:styleId="TOC3">
    <w:name w:val="toc 3"/>
    <w:basedOn w:val="Normal"/>
    <w:next w:val="Normal"/>
    <w:uiPriority w:val="39"/>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uiPriority w:val="39"/>
    <w:rsid w:val="00003097"/>
    <w:pPr>
      <w:tabs>
        <w:tab w:val="right" w:pos="8419"/>
      </w:tabs>
      <w:spacing w:before="255"/>
      <w:ind w:hanging="255"/>
      <w:jc w:val="left"/>
    </w:pPr>
    <w:rPr>
      <w:b/>
    </w:rPr>
  </w:style>
  <w:style w:type="paragraph" w:styleId="TOC2">
    <w:name w:val="toc 2"/>
    <w:basedOn w:val="Normal"/>
    <w:next w:val="Normal"/>
    <w:uiPriority w:val="39"/>
    <w:rsid w:val="00003097"/>
    <w:pPr>
      <w:tabs>
        <w:tab w:val="right" w:pos="8419"/>
      </w:tabs>
      <w:ind w:left="510" w:hanging="510"/>
      <w:jc w:val="left"/>
    </w:pPr>
  </w:style>
  <w:style w:type="paragraph" w:styleId="TOC3">
    <w:name w:val="toc 3"/>
    <w:basedOn w:val="Normal"/>
    <w:next w:val="Normal"/>
    <w:uiPriority w:val="39"/>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image" Target="media/image75.emf"/><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oleObject" Target="embeddings/oleObject69.bin"/><Relationship Id="rId181" Type="http://schemas.openxmlformats.org/officeDocument/2006/relationships/image" Target="media/image82.wmf"/><Relationship Id="rId216" Type="http://schemas.openxmlformats.org/officeDocument/2006/relationships/oleObject" Target="embeddings/oleObject92.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6.png"/><Relationship Id="rId192" Type="http://schemas.openxmlformats.org/officeDocument/2006/relationships/oleObject" Target="embeddings/oleObject81.bin"/><Relationship Id="rId206" Type="http://schemas.openxmlformats.org/officeDocument/2006/relationships/oleObject" Target="embeddings/oleObject87.bin"/><Relationship Id="rId227" Type="http://schemas.openxmlformats.org/officeDocument/2006/relationships/image" Target="media/image106.wmf"/><Relationship Id="rId413" Type="http://schemas.openxmlformats.org/officeDocument/2006/relationships/fontTable" Target="fontTable.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oleObject" Target="embeddings/oleObject76.bin"/><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hyperlink" Target="http://oss.deltares.nl/web/xbeach/source-code-and-exe" TargetMode="External"/><Relationship Id="rId193" Type="http://schemas.openxmlformats.org/officeDocument/2006/relationships/image" Target="media/image88.e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theme" Target="theme/theme1.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7.png"/><Relationship Id="rId194" Type="http://schemas.openxmlformats.org/officeDocument/2006/relationships/image" Target="media/image89.wmf"/><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8.wmf"/><Relationship Id="rId195" Type="http://schemas.openxmlformats.org/officeDocument/2006/relationships/oleObject" Target="embeddings/oleObject82.bin"/><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oleObject" Target="embeddings/oleObject73.bin"/><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image" Target="media/image90.wmf"/><Relationship Id="rId200" Type="http://schemas.openxmlformats.org/officeDocument/2006/relationships/image" Target="media/image92.wmf"/><Relationship Id="rId382" Type="http://schemas.openxmlformats.org/officeDocument/2006/relationships/oleObject" Target="embeddings/oleObject175.bin"/><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png"/><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image" Target="media/image79.wmf"/><Relationship Id="rId197" Type="http://schemas.openxmlformats.org/officeDocument/2006/relationships/oleObject" Target="embeddings/oleObject83.bin"/><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hyperlink" Target="http://publicwiki.deltares.nl/display/OET/Join+OpenEarth" TargetMode="External"/><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oleObject" Target="embeddings/oleObject74.bin"/><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e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header" Target="header8.xml"/><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image" Target="media/image94.wmf"/><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header" Target="header9.xml"/><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2.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image" Target="media/image81.wmf"/><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oleObject" Target="embeddings/oleObject86.bin"/><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footer" Target="footer8.xml"/><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wmf"/><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oleObject" Target="embeddings/oleObject75.bin"/><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image" Target="media/image95.wmf"/><Relationship Id="rId247" Type="http://schemas.openxmlformats.org/officeDocument/2006/relationships/image" Target="media/image116.wmf"/><Relationship Id="rId412" Type="http://schemas.openxmlformats.org/officeDocument/2006/relationships/footer" Target="footer9.xml"/><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725D2070-BD50-4183-82BC-7889D915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588</TotalTime>
  <Pages>115</Pages>
  <Words>35312</Words>
  <Characters>201285</Characters>
  <Application>Microsoft Office Word</Application>
  <DocSecurity>0</DocSecurity>
  <Lines>1677</Lines>
  <Paragraphs>472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236125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Robert McCall</cp:lastModifiedBy>
  <cp:revision>126</cp:revision>
  <cp:lastPrinted>2007-12-31T13:24:00Z</cp:lastPrinted>
  <dcterms:created xsi:type="dcterms:W3CDTF">2015-02-13T11:48:00Z</dcterms:created>
  <dcterms:modified xsi:type="dcterms:W3CDTF">2015-02-20T11:16:00Z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