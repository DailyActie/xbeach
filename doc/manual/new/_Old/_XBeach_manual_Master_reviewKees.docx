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1"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1"/>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2"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3" w:name="bmVersie" w:colFirst="0" w:colLast="0"/>
            <w:bookmarkStart w:id="14"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r>
              <w:rPr>
                <w:lang w:val="en-US"/>
              </w:rPr>
              <w:t>feb</w:t>
            </w:r>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bookmarkEnd w:id="14"/>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2"/>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5"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5"/>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4" w:name="bmTOC"/>
      <w:bookmarkEnd w:id="24"/>
      <w:r w:rsidRPr="004D7B46">
        <w:rPr>
          <w:lang w:val="en-US"/>
        </w:rPr>
        <w:lastRenderedPageBreak/>
        <w:t>Contents</w:t>
      </w:r>
    </w:p>
    <w:p w:rsidR="00333C34" w:rsidRDefault="000C5FE2">
      <w:pPr>
        <w:pStyle w:val="TOC1"/>
        <w:rPr>
          <w:ins w:id="25" w:author="Kees Nederhoff" w:date="2015-02-20T11:50:00Z"/>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ins w:id="26" w:author="Kees Nederhoff" w:date="2015-02-20T11:50:00Z">
        <w:r w:rsidR="00333C34" w:rsidRPr="00906DAE">
          <w:rPr>
            <w:noProof/>
            <w:lang w:val="en-US"/>
          </w:rPr>
          <w:t>1</w:t>
        </w:r>
        <w:r w:rsidR="00333C34">
          <w:rPr>
            <w:rFonts w:asciiTheme="minorHAnsi" w:eastAsiaTheme="minorEastAsia" w:hAnsiTheme="minorHAnsi" w:cstheme="minorBidi"/>
            <w:b w:val="0"/>
            <w:noProof/>
            <w:sz w:val="22"/>
            <w:szCs w:val="22"/>
            <w:lang w:eastAsia="zh-CN"/>
          </w:rPr>
          <w:tab/>
        </w:r>
        <w:r w:rsidR="00333C34" w:rsidRPr="00906DAE">
          <w:rPr>
            <w:noProof/>
            <w:lang w:val="en-US"/>
          </w:rPr>
          <w:t>Introduction</w:t>
        </w:r>
        <w:r w:rsidR="00333C34">
          <w:rPr>
            <w:noProof/>
          </w:rPr>
          <w:tab/>
        </w:r>
        <w:r w:rsidR="00333C34">
          <w:rPr>
            <w:noProof/>
          </w:rPr>
          <w:fldChar w:fldCharType="begin"/>
        </w:r>
        <w:r w:rsidR="00333C34">
          <w:rPr>
            <w:noProof/>
          </w:rPr>
          <w:instrText xml:space="preserve"> PAGEREF _Toc412196349 \h </w:instrText>
        </w:r>
      </w:ins>
      <w:r w:rsidR="00333C34">
        <w:rPr>
          <w:noProof/>
        </w:rPr>
      </w:r>
      <w:r w:rsidR="00333C34">
        <w:rPr>
          <w:noProof/>
        </w:rPr>
        <w:fldChar w:fldCharType="separate"/>
      </w:r>
      <w:ins w:id="27" w:author="Kees Nederhoff" w:date="2015-02-20T11:50:00Z">
        <w:r w:rsidR="00333C34">
          <w:rPr>
            <w:noProof/>
          </w:rPr>
          <w:t>1</w:t>
        </w:r>
        <w:r w:rsidR="00333C34">
          <w:rPr>
            <w:noProof/>
          </w:rPr>
          <w:fldChar w:fldCharType="end"/>
        </w:r>
      </w:ins>
    </w:p>
    <w:p w:rsidR="00333C34" w:rsidRDefault="00333C34">
      <w:pPr>
        <w:pStyle w:val="TOC1"/>
        <w:rPr>
          <w:ins w:id="28" w:author="Kees Nederhoff" w:date="2015-02-20T11:50:00Z"/>
          <w:rFonts w:asciiTheme="minorHAnsi" w:eastAsiaTheme="minorEastAsia" w:hAnsiTheme="minorHAnsi" w:cstheme="minorBidi"/>
          <w:b w:val="0"/>
          <w:noProof/>
          <w:sz w:val="22"/>
          <w:szCs w:val="22"/>
          <w:lang w:eastAsia="zh-CN"/>
        </w:rPr>
      </w:pPr>
      <w:ins w:id="29" w:author="Kees Nederhoff" w:date="2015-02-20T11:50:00Z">
        <w:r w:rsidRPr="00906DAE">
          <w:rPr>
            <w:noProof/>
            <w:lang w:val="en-US"/>
          </w:rPr>
          <w:t>2</w:t>
        </w:r>
        <w:r>
          <w:rPr>
            <w:rFonts w:asciiTheme="minorHAnsi" w:eastAsiaTheme="minorEastAsia" w:hAnsiTheme="minorHAnsi" w:cstheme="minorBidi"/>
            <w:b w:val="0"/>
            <w:noProof/>
            <w:sz w:val="22"/>
            <w:szCs w:val="22"/>
            <w:lang w:eastAsia="zh-CN"/>
          </w:rPr>
          <w:tab/>
        </w:r>
        <w:r w:rsidRPr="00906DAE">
          <w:rPr>
            <w:noProof/>
            <w:lang w:val="en-US"/>
          </w:rPr>
          <w:t>Processes and model formulation</w:t>
        </w:r>
        <w:r>
          <w:rPr>
            <w:noProof/>
          </w:rPr>
          <w:tab/>
        </w:r>
        <w:r>
          <w:rPr>
            <w:noProof/>
          </w:rPr>
          <w:fldChar w:fldCharType="begin"/>
        </w:r>
        <w:r>
          <w:rPr>
            <w:noProof/>
          </w:rPr>
          <w:instrText xml:space="preserve"> PAGEREF _Toc412196350 \h </w:instrText>
        </w:r>
      </w:ins>
      <w:r>
        <w:rPr>
          <w:noProof/>
        </w:rPr>
      </w:r>
      <w:r>
        <w:rPr>
          <w:noProof/>
        </w:rPr>
        <w:fldChar w:fldCharType="separate"/>
      </w:r>
      <w:ins w:id="30" w:author="Kees Nederhoff" w:date="2015-02-20T11:50:00Z">
        <w:r>
          <w:rPr>
            <w:noProof/>
          </w:rPr>
          <w:t>2</w:t>
        </w:r>
        <w:r>
          <w:rPr>
            <w:noProof/>
          </w:rPr>
          <w:fldChar w:fldCharType="end"/>
        </w:r>
      </w:ins>
    </w:p>
    <w:p w:rsidR="00333C34" w:rsidRDefault="00333C34">
      <w:pPr>
        <w:pStyle w:val="TOC2"/>
        <w:rPr>
          <w:ins w:id="31" w:author="Kees Nederhoff" w:date="2015-02-20T11:50:00Z"/>
          <w:rFonts w:asciiTheme="minorHAnsi" w:eastAsiaTheme="minorEastAsia" w:hAnsiTheme="minorHAnsi" w:cstheme="minorBidi"/>
          <w:noProof/>
          <w:sz w:val="22"/>
          <w:szCs w:val="22"/>
          <w:lang w:eastAsia="zh-CN"/>
        </w:rPr>
      </w:pPr>
      <w:ins w:id="32" w:author="Kees Nederhoff" w:date="2015-02-20T11:50:00Z">
        <w:r w:rsidRPr="00906DAE">
          <w:rPr>
            <w:noProof/>
            <w:lang w:val="en-US"/>
          </w:rPr>
          <w:t>2.1</w:t>
        </w:r>
        <w:r>
          <w:rPr>
            <w:rFonts w:asciiTheme="minorHAnsi" w:eastAsiaTheme="minorEastAsia" w:hAnsiTheme="minorHAnsi" w:cstheme="minorBidi"/>
            <w:noProof/>
            <w:sz w:val="22"/>
            <w:szCs w:val="22"/>
            <w:lang w:eastAsia="zh-CN"/>
          </w:rPr>
          <w:tab/>
        </w:r>
        <w:r w:rsidRPr="00906DAE">
          <w:rPr>
            <w:noProof/>
            <w:lang w:val="en-US"/>
          </w:rPr>
          <w:t>Domain and definitions</w:t>
        </w:r>
        <w:r>
          <w:rPr>
            <w:noProof/>
          </w:rPr>
          <w:tab/>
        </w:r>
        <w:r>
          <w:rPr>
            <w:noProof/>
          </w:rPr>
          <w:fldChar w:fldCharType="begin"/>
        </w:r>
        <w:r>
          <w:rPr>
            <w:noProof/>
          </w:rPr>
          <w:instrText xml:space="preserve"> PAGEREF _Toc412196351 \h </w:instrText>
        </w:r>
      </w:ins>
      <w:r>
        <w:rPr>
          <w:noProof/>
        </w:rPr>
      </w:r>
      <w:r>
        <w:rPr>
          <w:noProof/>
        </w:rPr>
        <w:fldChar w:fldCharType="separate"/>
      </w:r>
      <w:ins w:id="33" w:author="Kees Nederhoff" w:date="2015-02-20T11:50:00Z">
        <w:r>
          <w:rPr>
            <w:noProof/>
          </w:rPr>
          <w:t>2</w:t>
        </w:r>
        <w:r>
          <w:rPr>
            <w:noProof/>
          </w:rPr>
          <w:fldChar w:fldCharType="end"/>
        </w:r>
      </w:ins>
    </w:p>
    <w:p w:rsidR="00333C34" w:rsidRDefault="00333C34">
      <w:pPr>
        <w:pStyle w:val="TOC2"/>
        <w:rPr>
          <w:ins w:id="34" w:author="Kees Nederhoff" w:date="2015-02-20T11:50:00Z"/>
          <w:rFonts w:asciiTheme="minorHAnsi" w:eastAsiaTheme="minorEastAsia" w:hAnsiTheme="minorHAnsi" w:cstheme="minorBidi"/>
          <w:noProof/>
          <w:sz w:val="22"/>
          <w:szCs w:val="22"/>
          <w:lang w:eastAsia="zh-CN"/>
        </w:rPr>
      </w:pPr>
      <w:ins w:id="35" w:author="Kees Nederhoff" w:date="2015-02-20T11:50:00Z">
        <w:r w:rsidRPr="00906DAE">
          <w:rPr>
            <w:noProof/>
            <w:lang w:val="en-US"/>
          </w:rPr>
          <w:t>2.2</w:t>
        </w:r>
        <w:r>
          <w:rPr>
            <w:rFonts w:asciiTheme="minorHAnsi" w:eastAsiaTheme="minorEastAsia" w:hAnsiTheme="minorHAnsi" w:cstheme="minorBidi"/>
            <w:noProof/>
            <w:sz w:val="22"/>
            <w:szCs w:val="22"/>
            <w:lang w:eastAsia="zh-CN"/>
          </w:rPr>
          <w:tab/>
        </w:r>
        <w:r w:rsidRPr="00906DAE">
          <w:rPr>
            <w:noProof/>
            <w:lang w:val="en-US"/>
          </w:rPr>
          <w:t>Hydrodynamics options</w:t>
        </w:r>
        <w:r>
          <w:rPr>
            <w:noProof/>
          </w:rPr>
          <w:tab/>
        </w:r>
        <w:r>
          <w:rPr>
            <w:noProof/>
          </w:rPr>
          <w:fldChar w:fldCharType="begin"/>
        </w:r>
        <w:r>
          <w:rPr>
            <w:noProof/>
          </w:rPr>
          <w:instrText xml:space="preserve"> PAGEREF _Toc412196352 \h </w:instrText>
        </w:r>
      </w:ins>
      <w:r>
        <w:rPr>
          <w:noProof/>
        </w:rPr>
      </w:r>
      <w:r>
        <w:rPr>
          <w:noProof/>
        </w:rPr>
        <w:fldChar w:fldCharType="separate"/>
      </w:r>
      <w:ins w:id="36" w:author="Kees Nederhoff" w:date="2015-02-20T11:50:00Z">
        <w:r>
          <w:rPr>
            <w:noProof/>
          </w:rPr>
          <w:t>2</w:t>
        </w:r>
        <w:r>
          <w:rPr>
            <w:noProof/>
          </w:rPr>
          <w:fldChar w:fldCharType="end"/>
        </w:r>
      </w:ins>
    </w:p>
    <w:p w:rsidR="00333C34" w:rsidRDefault="00333C34">
      <w:pPr>
        <w:pStyle w:val="TOC3"/>
        <w:tabs>
          <w:tab w:val="left" w:pos="1276"/>
        </w:tabs>
        <w:rPr>
          <w:ins w:id="37" w:author="Kees Nederhoff" w:date="2015-02-20T11:50:00Z"/>
          <w:rFonts w:asciiTheme="minorHAnsi" w:eastAsiaTheme="minorEastAsia" w:hAnsiTheme="minorHAnsi" w:cstheme="minorBidi"/>
          <w:noProof/>
          <w:sz w:val="22"/>
          <w:szCs w:val="22"/>
          <w:lang w:eastAsia="zh-CN"/>
        </w:rPr>
      </w:pPr>
      <w:ins w:id="38" w:author="Kees Nederhoff" w:date="2015-02-20T11:50:00Z">
        <w:r w:rsidRPr="00906DAE">
          <w:rPr>
            <w:noProof/>
            <w:lang w:val="en-US"/>
          </w:rPr>
          <w:t>2.2.1</w:t>
        </w:r>
        <w:r>
          <w:rPr>
            <w:rFonts w:asciiTheme="minorHAnsi" w:eastAsiaTheme="minorEastAsia" w:hAnsiTheme="minorHAnsi" w:cstheme="minorBidi"/>
            <w:noProof/>
            <w:sz w:val="22"/>
            <w:szCs w:val="22"/>
            <w:lang w:eastAsia="zh-CN"/>
          </w:rPr>
          <w:tab/>
        </w:r>
        <w:r w:rsidRPr="00906DAE">
          <w:rPr>
            <w:noProof/>
            <w:lang w:val="en-US"/>
          </w:rPr>
          <w:t>Stationary mode</w:t>
        </w:r>
        <w:r>
          <w:rPr>
            <w:noProof/>
          </w:rPr>
          <w:tab/>
        </w:r>
        <w:r>
          <w:rPr>
            <w:noProof/>
          </w:rPr>
          <w:fldChar w:fldCharType="begin"/>
        </w:r>
        <w:r>
          <w:rPr>
            <w:noProof/>
          </w:rPr>
          <w:instrText xml:space="preserve"> PAGEREF _Toc412196353 \h </w:instrText>
        </w:r>
      </w:ins>
      <w:r>
        <w:rPr>
          <w:noProof/>
        </w:rPr>
      </w:r>
      <w:r>
        <w:rPr>
          <w:noProof/>
        </w:rPr>
        <w:fldChar w:fldCharType="separate"/>
      </w:r>
      <w:ins w:id="39" w:author="Kees Nederhoff" w:date="2015-02-20T11:50:00Z">
        <w:r>
          <w:rPr>
            <w:noProof/>
          </w:rPr>
          <w:t>2</w:t>
        </w:r>
        <w:r>
          <w:rPr>
            <w:noProof/>
          </w:rPr>
          <w:fldChar w:fldCharType="end"/>
        </w:r>
      </w:ins>
    </w:p>
    <w:p w:rsidR="00333C34" w:rsidRDefault="00333C34">
      <w:pPr>
        <w:pStyle w:val="TOC3"/>
        <w:tabs>
          <w:tab w:val="left" w:pos="1276"/>
        </w:tabs>
        <w:rPr>
          <w:ins w:id="40" w:author="Kees Nederhoff" w:date="2015-02-20T11:50:00Z"/>
          <w:rFonts w:asciiTheme="minorHAnsi" w:eastAsiaTheme="minorEastAsia" w:hAnsiTheme="minorHAnsi" w:cstheme="minorBidi"/>
          <w:noProof/>
          <w:sz w:val="22"/>
          <w:szCs w:val="22"/>
          <w:lang w:eastAsia="zh-CN"/>
        </w:rPr>
      </w:pPr>
      <w:ins w:id="41" w:author="Kees Nederhoff" w:date="2015-02-20T11:50:00Z">
        <w:r w:rsidRPr="00906DAE">
          <w:rPr>
            <w:noProof/>
            <w:lang w:val="en-US"/>
          </w:rPr>
          <w:t>2.2.2</w:t>
        </w:r>
        <w:r>
          <w:rPr>
            <w:rFonts w:asciiTheme="minorHAnsi" w:eastAsiaTheme="minorEastAsia" w:hAnsiTheme="minorHAnsi" w:cstheme="minorBidi"/>
            <w:noProof/>
            <w:sz w:val="22"/>
            <w:szCs w:val="22"/>
            <w:lang w:eastAsia="zh-CN"/>
          </w:rPr>
          <w:tab/>
        </w:r>
        <w:r w:rsidRPr="00906DAE">
          <w:rPr>
            <w:noProof/>
            <w:lang w:val="en-US"/>
          </w:rPr>
          <w:t>Non-stationary (surfbeat) mode</w:t>
        </w:r>
        <w:r>
          <w:rPr>
            <w:noProof/>
          </w:rPr>
          <w:tab/>
        </w:r>
        <w:r>
          <w:rPr>
            <w:noProof/>
          </w:rPr>
          <w:fldChar w:fldCharType="begin"/>
        </w:r>
        <w:r>
          <w:rPr>
            <w:noProof/>
          </w:rPr>
          <w:instrText xml:space="preserve"> PAGEREF _Toc412196354 \h </w:instrText>
        </w:r>
      </w:ins>
      <w:r>
        <w:rPr>
          <w:noProof/>
        </w:rPr>
      </w:r>
      <w:r>
        <w:rPr>
          <w:noProof/>
        </w:rPr>
        <w:fldChar w:fldCharType="separate"/>
      </w:r>
      <w:ins w:id="42" w:author="Kees Nederhoff" w:date="2015-02-20T11:50:00Z">
        <w:r>
          <w:rPr>
            <w:noProof/>
          </w:rPr>
          <w:t>2</w:t>
        </w:r>
        <w:r>
          <w:rPr>
            <w:noProof/>
          </w:rPr>
          <w:fldChar w:fldCharType="end"/>
        </w:r>
      </w:ins>
    </w:p>
    <w:p w:rsidR="00333C34" w:rsidRDefault="00333C34">
      <w:pPr>
        <w:pStyle w:val="TOC3"/>
        <w:tabs>
          <w:tab w:val="left" w:pos="1276"/>
        </w:tabs>
        <w:rPr>
          <w:ins w:id="43" w:author="Kees Nederhoff" w:date="2015-02-20T11:50:00Z"/>
          <w:rFonts w:asciiTheme="minorHAnsi" w:eastAsiaTheme="minorEastAsia" w:hAnsiTheme="minorHAnsi" w:cstheme="minorBidi"/>
          <w:noProof/>
          <w:sz w:val="22"/>
          <w:szCs w:val="22"/>
          <w:lang w:eastAsia="zh-CN"/>
        </w:rPr>
      </w:pPr>
      <w:ins w:id="44" w:author="Kees Nederhoff" w:date="2015-02-20T11:50:00Z">
        <w:r w:rsidRPr="00906DAE">
          <w:rPr>
            <w:noProof/>
            <w:lang w:val="en-US"/>
          </w:rPr>
          <w:t>2.2.3</w:t>
        </w:r>
        <w:r>
          <w:rPr>
            <w:rFonts w:asciiTheme="minorHAnsi" w:eastAsiaTheme="minorEastAsia" w:hAnsiTheme="minorHAnsi" w:cstheme="minorBidi"/>
            <w:noProof/>
            <w:sz w:val="22"/>
            <w:szCs w:val="22"/>
            <w:lang w:eastAsia="zh-CN"/>
          </w:rPr>
          <w:tab/>
        </w:r>
        <w:r w:rsidRPr="00906DAE">
          <w:rPr>
            <w:noProof/>
            <w:lang w:val="en-US"/>
          </w:rPr>
          <w:t>Wave resolving mode</w:t>
        </w:r>
        <w:r>
          <w:rPr>
            <w:noProof/>
          </w:rPr>
          <w:tab/>
        </w:r>
        <w:r>
          <w:rPr>
            <w:noProof/>
          </w:rPr>
          <w:fldChar w:fldCharType="begin"/>
        </w:r>
        <w:r>
          <w:rPr>
            <w:noProof/>
          </w:rPr>
          <w:instrText xml:space="preserve"> PAGEREF _Toc412196355 \h </w:instrText>
        </w:r>
      </w:ins>
      <w:r>
        <w:rPr>
          <w:noProof/>
        </w:rPr>
      </w:r>
      <w:r>
        <w:rPr>
          <w:noProof/>
        </w:rPr>
        <w:fldChar w:fldCharType="separate"/>
      </w:r>
      <w:ins w:id="45" w:author="Kees Nederhoff" w:date="2015-02-20T11:50:00Z">
        <w:r>
          <w:rPr>
            <w:noProof/>
          </w:rPr>
          <w:t>2</w:t>
        </w:r>
        <w:r>
          <w:rPr>
            <w:noProof/>
          </w:rPr>
          <w:fldChar w:fldCharType="end"/>
        </w:r>
      </w:ins>
    </w:p>
    <w:p w:rsidR="00333C34" w:rsidRDefault="00333C34">
      <w:pPr>
        <w:pStyle w:val="TOC2"/>
        <w:rPr>
          <w:ins w:id="46" w:author="Kees Nederhoff" w:date="2015-02-20T11:50:00Z"/>
          <w:rFonts w:asciiTheme="minorHAnsi" w:eastAsiaTheme="minorEastAsia" w:hAnsiTheme="minorHAnsi" w:cstheme="minorBidi"/>
          <w:noProof/>
          <w:sz w:val="22"/>
          <w:szCs w:val="22"/>
          <w:lang w:eastAsia="zh-CN"/>
        </w:rPr>
      </w:pPr>
      <w:ins w:id="47" w:author="Kees Nederhoff" w:date="2015-02-20T11:50:00Z">
        <w:r w:rsidRPr="00906DAE">
          <w:rPr>
            <w:noProof/>
            <w:lang w:val="en-US"/>
          </w:rPr>
          <w:t>2.3</w:t>
        </w:r>
        <w:r>
          <w:rPr>
            <w:rFonts w:asciiTheme="minorHAnsi" w:eastAsiaTheme="minorEastAsia" w:hAnsiTheme="minorHAnsi" w:cstheme="minorBidi"/>
            <w:noProof/>
            <w:sz w:val="22"/>
            <w:szCs w:val="22"/>
            <w:lang w:eastAsia="zh-CN"/>
          </w:rPr>
          <w:tab/>
        </w:r>
        <w:r w:rsidRPr="00906DAE">
          <w:rPr>
            <w:noProof/>
            <w:lang w:val="en-US"/>
          </w:rPr>
          <w:t>Short wave propagation</w:t>
        </w:r>
        <w:r>
          <w:rPr>
            <w:noProof/>
          </w:rPr>
          <w:tab/>
        </w:r>
        <w:r>
          <w:rPr>
            <w:noProof/>
          </w:rPr>
          <w:fldChar w:fldCharType="begin"/>
        </w:r>
        <w:r>
          <w:rPr>
            <w:noProof/>
          </w:rPr>
          <w:instrText xml:space="preserve"> PAGEREF _Toc412196356 \h </w:instrText>
        </w:r>
      </w:ins>
      <w:r>
        <w:rPr>
          <w:noProof/>
        </w:rPr>
      </w:r>
      <w:r>
        <w:rPr>
          <w:noProof/>
        </w:rPr>
        <w:fldChar w:fldCharType="separate"/>
      </w:r>
      <w:ins w:id="48" w:author="Kees Nederhoff" w:date="2015-02-20T11:50:00Z">
        <w:r>
          <w:rPr>
            <w:noProof/>
          </w:rPr>
          <w:t>3</w:t>
        </w:r>
        <w:r>
          <w:rPr>
            <w:noProof/>
          </w:rPr>
          <w:fldChar w:fldCharType="end"/>
        </w:r>
      </w:ins>
    </w:p>
    <w:p w:rsidR="00333C34" w:rsidRDefault="00333C34">
      <w:pPr>
        <w:pStyle w:val="TOC3"/>
        <w:tabs>
          <w:tab w:val="left" w:pos="1276"/>
        </w:tabs>
        <w:rPr>
          <w:ins w:id="49" w:author="Kees Nederhoff" w:date="2015-02-20T11:50:00Z"/>
          <w:rFonts w:asciiTheme="minorHAnsi" w:eastAsiaTheme="minorEastAsia" w:hAnsiTheme="minorHAnsi" w:cstheme="minorBidi"/>
          <w:noProof/>
          <w:sz w:val="22"/>
          <w:szCs w:val="22"/>
          <w:lang w:eastAsia="zh-CN"/>
        </w:rPr>
      </w:pPr>
      <w:ins w:id="50" w:author="Kees Nederhoff" w:date="2015-02-20T11:50:00Z">
        <w:r w:rsidRPr="00906DAE">
          <w:rPr>
            <w:noProof/>
            <w:lang w:val="en-US"/>
          </w:rPr>
          <w:t>2.3.1</w:t>
        </w:r>
        <w:r>
          <w:rPr>
            <w:rFonts w:asciiTheme="minorHAnsi" w:eastAsiaTheme="minorEastAsia" w:hAnsiTheme="minorHAnsi" w:cstheme="minorBidi"/>
            <w:noProof/>
            <w:sz w:val="22"/>
            <w:szCs w:val="22"/>
            <w:lang w:eastAsia="zh-CN"/>
          </w:rPr>
          <w:tab/>
        </w:r>
        <w:r w:rsidRPr="00906DAE">
          <w:rPr>
            <w:noProof/>
            <w:lang w:val="en-US"/>
          </w:rPr>
          <w:t>Wave action balance</w:t>
        </w:r>
        <w:r>
          <w:rPr>
            <w:noProof/>
          </w:rPr>
          <w:tab/>
        </w:r>
        <w:r>
          <w:rPr>
            <w:noProof/>
          </w:rPr>
          <w:fldChar w:fldCharType="begin"/>
        </w:r>
        <w:r>
          <w:rPr>
            <w:noProof/>
          </w:rPr>
          <w:instrText xml:space="preserve"> PAGEREF _Toc412196357 \h </w:instrText>
        </w:r>
      </w:ins>
      <w:r>
        <w:rPr>
          <w:noProof/>
        </w:rPr>
      </w:r>
      <w:r>
        <w:rPr>
          <w:noProof/>
        </w:rPr>
        <w:fldChar w:fldCharType="separate"/>
      </w:r>
      <w:ins w:id="51" w:author="Kees Nederhoff" w:date="2015-02-20T11:50:00Z">
        <w:r>
          <w:rPr>
            <w:noProof/>
          </w:rPr>
          <w:t>3</w:t>
        </w:r>
        <w:r>
          <w:rPr>
            <w:noProof/>
          </w:rPr>
          <w:fldChar w:fldCharType="end"/>
        </w:r>
      </w:ins>
    </w:p>
    <w:p w:rsidR="00333C34" w:rsidRDefault="00333C34">
      <w:pPr>
        <w:pStyle w:val="TOC3"/>
        <w:tabs>
          <w:tab w:val="left" w:pos="1276"/>
        </w:tabs>
        <w:rPr>
          <w:ins w:id="52" w:author="Kees Nederhoff" w:date="2015-02-20T11:50:00Z"/>
          <w:rFonts w:asciiTheme="minorHAnsi" w:eastAsiaTheme="minorEastAsia" w:hAnsiTheme="minorHAnsi" w:cstheme="minorBidi"/>
          <w:noProof/>
          <w:sz w:val="22"/>
          <w:szCs w:val="22"/>
          <w:lang w:eastAsia="zh-CN"/>
        </w:rPr>
      </w:pPr>
      <w:ins w:id="53" w:author="Kees Nederhoff" w:date="2015-02-20T11:50:00Z">
        <w:r w:rsidRPr="00906DAE">
          <w:rPr>
            <w:noProof/>
            <w:lang w:val="en-US"/>
          </w:rPr>
          <w:t>2.3.2</w:t>
        </w:r>
        <w:r>
          <w:rPr>
            <w:rFonts w:asciiTheme="minorHAnsi" w:eastAsiaTheme="minorEastAsia" w:hAnsiTheme="minorHAnsi" w:cstheme="minorBidi"/>
            <w:noProof/>
            <w:sz w:val="22"/>
            <w:szCs w:val="22"/>
            <w:lang w:eastAsia="zh-CN"/>
          </w:rPr>
          <w:tab/>
        </w:r>
        <w:r w:rsidRPr="00906DAE">
          <w:rPr>
            <w:noProof/>
            <w:lang w:val="en-US"/>
          </w:rPr>
          <w:t>Dissipation</w:t>
        </w:r>
        <w:r>
          <w:rPr>
            <w:noProof/>
          </w:rPr>
          <w:tab/>
        </w:r>
        <w:r>
          <w:rPr>
            <w:noProof/>
          </w:rPr>
          <w:fldChar w:fldCharType="begin"/>
        </w:r>
        <w:r>
          <w:rPr>
            <w:noProof/>
          </w:rPr>
          <w:instrText xml:space="preserve"> PAGEREF _Toc412196358 \h </w:instrText>
        </w:r>
      </w:ins>
      <w:r>
        <w:rPr>
          <w:noProof/>
        </w:rPr>
      </w:r>
      <w:r>
        <w:rPr>
          <w:noProof/>
        </w:rPr>
        <w:fldChar w:fldCharType="separate"/>
      </w:r>
      <w:ins w:id="54" w:author="Kees Nederhoff" w:date="2015-02-20T11:50:00Z">
        <w:r>
          <w:rPr>
            <w:noProof/>
          </w:rPr>
          <w:t>4</w:t>
        </w:r>
        <w:r>
          <w:rPr>
            <w:noProof/>
          </w:rPr>
          <w:fldChar w:fldCharType="end"/>
        </w:r>
      </w:ins>
    </w:p>
    <w:p w:rsidR="00333C34" w:rsidRDefault="00333C34">
      <w:pPr>
        <w:pStyle w:val="TOC3"/>
        <w:tabs>
          <w:tab w:val="left" w:pos="1276"/>
        </w:tabs>
        <w:rPr>
          <w:ins w:id="55" w:author="Kees Nederhoff" w:date="2015-02-20T11:50:00Z"/>
          <w:rFonts w:asciiTheme="minorHAnsi" w:eastAsiaTheme="minorEastAsia" w:hAnsiTheme="minorHAnsi" w:cstheme="minorBidi"/>
          <w:noProof/>
          <w:sz w:val="22"/>
          <w:szCs w:val="22"/>
          <w:lang w:eastAsia="zh-CN"/>
        </w:rPr>
      </w:pPr>
      <w:ins w:id="56" w:author="Kees Nederhoff" w:date="2015-02-20T11:50:00Z">
        <w:r w:rsidRPr="00906DAE">
          <w:rPr>
            <w:noProof/>
            <w:lang w:val="en-US"/>
          </w:rPr>
          <w:t>2.3.3</w:t>
        </w:r>
        <w:r>
          <w:rPr>
            <w:rFonts w:asciiTheme="minorHAnsi" w:eastAsiaTheme="minorEastAsia" w:hAnsiTheme="minorHAnsi" w:cstheme="minorBidi"/>
            <w:noProof/>
            <w:sz w:val="22"/>
            <w:szCs w:val="22"/>
            <w:lang w:eastAsia="zh-CN"/>
          </w:rPr>
          <w:tab/>
        </w:r>
        <w:r w:rsidRPr="00906DAE">
          <w:rPr>
            <w:noProof/>
            <w:lang w:val="en-US"/>
          </w:rPr>
          <w:t>Roller energy balance</w:t>
        </w:r>
        <w:r>
          <w:rPr>
            <w:noProof/>
          </w:rPr>
          <w:tab/>
        </w:r>
        <w:r>
          <w:rPr>
            <w:noProof/>
          </w:rPr>
          <w:fldChar w:fldCharType="begin"/>
        </w:r>
        <w:r>
          <w:rPr>
            <w:noProof/>
          </w:rPr>
          <w:instrText xml:space="preserve"> PAGEREF _Toc412196359 \h </w:instrText>
        </w:r>
      </w:ins>
      <w:r>
        <w:rPr>
          <w:noProof/>
        </w:rPr>
      </w:r>
      <w:r>
        <w:rPr>
          <w:noProof/>
        </w:rPr>
        <w:fldChar w:fldCharType="separate"/>
      </w:r>
      <w:ins w:id="57" w:author="Kees Nederhoff" w:date="2015-02-20T11:50:00Z">
        <w:r>
          <w:rPr>
            <w:noProof/>
          </w:rPr>
          <w:t>7</w:t>
        </w:r>
        <w:r>
          <w:rPr>
            <w:noProof/>
          </w:rPr>
          <w:fldChar w:fldCharType="end"/>
        </w:r>
      </w:ins>
    </w:p>
    <w:p w:rsidR="00333C34" w:rsidRDefault="00333C34">
      <w:pPr>
        <w:pStyle w:val="TOC2"/>
        <w:rPr>
          <w:ins w:id="58" w:author="Kees Nederhoff" w:date="2015-02-20T11:50:00Z"/>
          <w:rFonts w:asciiTheme="minorHAnsi" w:eastAsiaTheme="minorEastAsia" w:hAnsiTheme="minorHAnsi" w:cstheme="minorBidi"/>
          <w:noProof/>
          <w:sz w:val="22"/>
          <w:szCs w:val="22"/>
          <w:lang w:eastAsia="zh-CN"/>
        </w:rPr>
      </w:pPr>
      <w:ins w:id="59" w:author="Kees Nederhoff" w:date="2015-02-20T11:50:00Z">
        <w:r w:rsidRPr="00906DAE">
          <w:rPr>
            <w:noProof/>
            <w:lang w:val="en-US"/>
          </w:rPr>
          <w:t>2.4</w:t>
        </w:r>
        <w:r>
          <w:rPr>
            <w:rFonts w:asciiTheme="minorHAnsi" w:eastAsiaTheme="minorEastAsia" w:hAnsiTheme="minorHAnsi" w:cstheme="minorBidi"/>
            <w:noProof/>
            <w:sz w:val="22"/>
            <w:szCs w:val="22"/>
            <w:lang w:eastAsia="zh-CN"/>
          </w:rPr>
          <w:tab/>
        </w:r>
        <w:r w:rsidRPr="00906DAE">
          <w:rPr>
            <w:noProof/>
            <w:lang w:val="en-US"/>
          </w:rPr>
          <w:t>Shallow water equations</w:t>
        </w:r>
        <w:r>
          <w:rPr>
            <w:noProof/>
          </w:rPr>
          <w:tab/>
        </w:r>
        <w:r>
          <w:rPr>
            <w:noProof/>
          </w:rPr>
          <w:fldChar w:fldCharType="begin"/>
        </w:r>
        <w:r>
          <w:rPr>
            <w:noProof/>
          </w:rPr>
          <w:instrText xml:space="preserve"> PAGEREF _Toc412196360 \h </w:instrText>
        </w:r>
      </w:ins>
      <w:r>
        <w:rPr>
          <w:noProof/>
        </w:rPr>
      </w:r>
      <w:r>
        <w:rPr>
          <w:noProof/>
        </w:rPr>
        <w:fldChar w:fldCharType="separate"/>
      </w:r>
      <w:ins w:id="60" w:author="Kees Nederhoff" w:date="2015-02-20T11:50:00Z">
        <w:r>
          <w:rPr>
            <w:noProof/>
          </w:rPr>
          <w:t>8</w:t>
        </w:r>
        <w:r>
          <w:rPr>
            <w:noProof/>
          </w:rPr>
          <w:fldChar w:fldCharType="end"/>
        </w:r>
      </w:ins>
    </w:p>
    <w:p w:rsidR="00333C34" w:rsidRDefault="00333C34">
      <w:pPr>
        <w:pStyle w:val="TOC3"/>
        <w:tabs>
          <w:tab w:val="left" w:pos="1276"/>
        </w:tabs>
        <w:rPr>
          <w:ins w:id="61" w:author="Kees Nederhoff" w:date="2015-02-20T11:50:00Z"/>
          <w:rFonts w:asciiTheme="minorHAnsi" w:eastAsiaTheme="minorEastAsia" w:hAnsiTheme="minorHAnsi" w:cstheme="minorBidi"/>
          <w:noProof/>
          <w:sz w:val="22"/>
          <w:szCs w:val="22"/>
          <w:lang w:eastAsia="zh-CN"/>
        </w:rPr>
      </w:pPr>
      <w:ins w:id="62" w:author="Kees Nederhoff" w:date="2015-02-20T11:50:00Z">
        <w:r w:rsidRPr="00906DAE">
          <w:rPr>
            <w:noProof/>
            <w:lang w:val="en-US"/>
          </w:rPr>
          <w:t>2.4.1</w:t>
        </w:r>
        <w:r>
          <w:rPr>
            <w:rFonts w:asciiTheme="minorHAnsi" w:eastAsiaTheme="minorEastAsia" w:hAnsiTheme="minorHAnsi" w:cstheme="minorBidi"/>
            <w:noProof/>
            <w:sz w:val="22"/>
            <w:szCs w:val="22"/>
            <w:lang w:eastAsia="zh-CN"/>
          </w:rPr>
          <w:tab/>
        </w:r>
        <w:r w:rsidRPr="00906DAE">
          <w:rPr>
            <w:noProof/>
            <w:lang w:val="en-US"/>
          </w:rPr>
          <w:t>Horizontal viscosity</w:t>
        </w:r>
        <w:r>
          <w:rPr>
            <w:noProof/>
          </w:rPr>
          <w:tab/>
        </w:r>
        <w:r>
          <w:rPr>
            <w:noProof/>
          </w:rPr>
          <w:fldChar w:fldCharType="begin"/>
        </w:r>
        <w:r>
          <w:rPr>
            <w:noProof/>
          </w:rPr>
          <w:instrText xml:space="preserve"> PAGEREF _Toc412196361 \h </w:instrText>
        </w:r>
      </w:ins>
      <w:r>
        <w:rPr>
          <w:noProof/>
        </w:rPr>
      </w:r>
      <w:r>
        <w:rPr>
          <w:noProof/>
        </w:rPr>
        <w:fldChar w:fldCharType="separate"/>
      </w:r>
      <w:ins w:id="63" w:author="Kees Nederhoff" w:date="2015-02-20T11:50:00Z">
        <w:r>
          <w:rPr>
            <w:noProof/>
          </w:rPr>
          <w:t>8</w:t>
        </w:r>
        <w:r>
          <w:rPr>
            <w:noProof/>
          </w:rPr>
          <w:fldChar w:fldCharType="end"/>
        </w:r>
      </w:ins>
    </w:p>
    <w:p w:rsidR="00333C34" w:rsidRDefault="00333C34">
      <w:pPr>
        <w:pStyle w:val="TOC3"/>
        <w:tabs>
          <w:tab w:val="left" w:pos="1276"/>
        </w:tabs>
        <w:rPr>
          <w:ins w:id="64" w:author="Kees Nederhoff" w:date="2015-02-20T11:50:00Z"/>
          <w:rFonts w:asciiTheme="minorHAnsi" w:eastAsiaTheme="minorEastAsia" w:hAnsiTheme="minorHAnsi" w:cstheme="minorBidi"/>
          <w:noProof/>
          <w:sz w:val="22"/>
          <w:szCs w:val="22"/>
          <w:lang w:eastAsia="zh-CN"/>
        </w:rPr>
      </w:pPr>
      <w:ins w:id="65" w:author="Kees Nederhoff" w:date="2015-02-20T11:50:00Z">
        <w:r w:rsidRPr="00906DAE">
          <w:rPr>
            <w:noProof/>
            <w:lang w:val="en-US"/>
          </w:rPr>
          <w:t>2.4.2</w:t>
        </w:r>
        <w:r>
          <w:rPr>
            <w:rFonts w:asciiTheme="minorHAnsi" w:eastAsiaTheme="minorEastAsia" w:hAnsiTheme="minorHAnsi" w:cstheme="minorBidi"/>
            <w:noProof/>
            <w:sz w:val="22"/>
            <w:szCs w:val="22"/>
            <w:lang w:eastAsia="zh-CN"/>
          </w:rPr>
          <w:tab/>
        </w:r>
        <w:r w:rsidRPr="00906DAE">
          <w:rPr>
            <w:noProof/>
            <w:lang w:val="en-US"/>
          </w:rPr>
          <w:t>Bed shear stress</w:t>
        </w:r>
        <w:r>
          <w:rPr>
            <w:noProof/>
          </w:rPr>
          <w:tab/>
        </w:r>
        <w:r>
          <w:rPr>
            <w:noProof/>
          </w:rPr>
          <w:fldChar w:fldCharType="begin"/>
        </w:r>
        <w:r>
          <w:rPr>
            <w:noProof/>
          </w:rPr>
          <w:instrText xml:space="preserve"> PAGEREF _Toc412196362 \h </w:instrText>
        </w:r>
      </w:ins>
      <w:r>
        <w:rPr>
          <w:noProof/>
        </w:rPr>
      </w:r>
      <w:r>
        <w:rPr>
          <w:noProof/>
        </w:rPr>
        <w:fldChar w:fldCharType="separate"/>
      </w:r>
      <w:ins w:id="66" w:author="Kees Nederhoff" w:date="2015-02-20T11:50:00Z">
        <w:r>
          <w:rPr>
            <w:noProof/>
          </w:rPr>
          <w:t>9</w:t>
        </w:r>
        <w:r>
          <w:rPr>
            <w:noProof/>
          </w:rPr>
          <w:fldChar w:fldCharType="end"/>
        </w:r>
      </w:ins>
    </w:p>
    <w:p w:rsidR="00333C34" w:rsidRDefault="00333C34">
      <w:pPr>
        <w:pStyle w:val="TOC2"/>
        <w:rPr>
          <w:ins w:id="67" w:author="Kees Nederhoff" w:date="2015-02-20T11:50:00Z"/>
          <w:rFonts w:asciiTheme="minorHAnsi" w:eastAsiaTheme="minorEastAsia" w:hAnsiTheme="minorHAnsi" w:cstheme="minorBidi"/>
          <w:noProof/>
          <w:sz w:val="22"/>
          <w:szCs w:val="22"/>
          <w:lang w:eastAsia="zh-CN"/>
        </w:rPr>
      </w:pPr>
      <w:ins w:id="68" w:author="Kees Nederhoff" w:date="2015-02-20T11:50:00Z">
        <w:r w:rsidRPr="00906DAE">
          <w:rPr>
            <w:noProof/>
            <w:lang w:val="en-US"/>
          </w:rPr>
          <w:t>2.5</w:t>
        </w:r>
        <w:r>
          <w:rPr>
            <w:rFonts w:asciiTheme="minorHAnsi" w:eastAsiaTheme="minorEastAsia" w:hAnsiTheme="minorHAnsi" w:cstheme="minorBidi"/>
            <w:noProof/>
            <w:sz w:val="22"/>
            <w:szCs w:val="22"/>
            <w:lang w:eastAsia="zh-CN"/>
          </w:rPr>
          <w:tab/>
        </w:r>
        <w:r w:rsidRPr="00906DAE">
          <w:rPr>
            <w:noProof/>
            <w:lang w:val="en-US"/>
          </w:rPr>
          <w:t>Nonhydrostatic pressure correction</w:t>
        </w:r>
        <w:r>
          <w:rPr>
            <w:noProof/>
          </w:rPr>
          <w:tab/>
        </w:r>
        <w:r>
          <w:rPr>
            <w:noProof/>
          </w:rPr>
          <w:fldChar w:fldCharType="begin"/>
        </w:r>
        <w:r>
          <w:rPr>
            <w:noProof/>
          </w:rPr>
          <w:instrText xml:space="preserve"> PAGEREF _Toc412196363 \h </w:instrText>
        </w:r>
      </w:ins>
      <w:r>
        <w:rPr>
          <w:noProof/>
        </w:rPr>
      </w:r>
      <w:r>
        <w:rPr>
          <w:noProof/>
        </w:rPr>
        <w:fldChar w:fldCharType="separate"/>
      </w:r>
      <w:ins w:id="69" w:author="Kees Nederhoff" w:date="2015-02-20T11:50:00Z">
        <w:r>
          <w:rPr>
            <w:noProof/>
          </w:rPr>
          <w:t>9</w:t>
        </w:r>
        <w:r>
          <w:rPr>
            <w:noProof/>
          </w:rPr>
          <w:fldChar w:fldCharType="end"/>
        </w:r>
      </w:ins>
    </w:p>
    <w:p w:rsidR="00333C34" w:rsidRDefault="00333C34">
      <w:pPr>
        <w:pStyle w:val="TOC2"/>
        <w:rPr>
          <w:ins w:id="70" w:author="Kees Nederhoff" w:date="2015-02-20T11:50:00Z"/>
          <w:rFonts w:asciiTheme="minorHAnsi" w:eastAsiaTheme="minorEastAsia" w:hAnsiTheme="minorHAnsi" w:cstheme="minorBidi"/>
          <w:noProof/>
          <w:sz w:val="22"/>
          <w:szCs w:val="22"/>
          <w:lang w:eastAsia="zh-CN"/>
        </w:rPr>
      </w:pPr>
      <w:ins w:id="71" w:author="Kees Nederhoff" w:date="2015-02-20T11:50:00Z">
        <w:r w:rsidRPr="00906DAE">
          <w:rPr>
            <w:noProof/>
            <w:lang w:val="en-US"/>
          </w:rPr>
          <w:t>2.6</w:t>
        </w:r>
        <w:r>
          <w:rPr>
            <w:rFonts w:asciiTheme="minorHAnsi" w:eastAsiaTheme="minorEastAsia" w:hAnsiTheme="minorHAnsi" w:cstheme="minorBidi"/>
            <w:noProof/>
            <w:sz w:val="22"/>
            <w:szCs w:val="22"/>
            <w:lang w:eastAsia="zh-CN"/>
          </w:rPr>
          <w:tab/>
        </w:r>
        <w:r w:rsidRPr="00906DAE">
          <w:rPr>
            <w:noProof/>
            <w:lang w:val="en-US"/>
          </w:rPr>
          <w:t>Groundwater flow</w:t>
        </w:r>
        <w:r>
          <w:rPr>
            <w:noProof/>
          </w:rPr>
          <w:tab/>
        </w:r>
        <w:r>
          <w:rPr>
            <w:noProof/>
          </w:rPr>
          <w:fldChar w:fldCharType="begin"/>
        </w:r>
        <w:r>
          <w:rPr>
            <w:noProof/>
          </w:rPr>
          <w:instrText xml:space="preserve"> PAGEREF _Toc412196364 \h </w:instrText>
        </w:r>
      </w:ins>
      <w:r>
        <w:rPr>
          <w:noProof/>
        </w:rPr>
      </w:r>
      <w:r>
        <w:rPr>
          <w:noProof/>
        </w:rPr>
        <w:fldChar w:fldCharType="separate"/>
      </w:r>
      <w:ins w:id="72" w:author="Kees Nederhoff" w:date="2015-02-20T11:50:00Z">
        <w:r>
          <w:rPr>
            <w:noProof/>
          </w:rPr>
          <w:t>10</w:t>
        </w:r>
        <w:r>
          <w:rPr>
            <w:noProof/>
          </w:rPr>
          <w:fldChar w:fldCharType="end"/>
        </w:r>
      </w:ins>
    </w:p>
    <w:p w:rsidR="00333C34" w:rsidRPr="00333C34" w:rsidRDefault="00333C34">
      <w:pPr>
        <w:pStyle w:val="TOC3"/>
        <w:tabs>
          <w:tab w:val="left" w:pos="1276"/>
        </w:tabs>
        <w:rPr>
          <w:ins w:id="73" w:author="Kees Nederhoff" w:date="2015-02-20T11:50:00Z"/>
          <w:rFonts w:asciiTheme="minorHAnsi" w:eastAsiaTheme="minorEastAsia" w:hAnsiTheme="minorHAnsi" w:cstheme="minorBidi"/>
          <w:noProof/>
          <w:sz w:val="22"/>
          <w:szCs w:val="22"/>
          <w:lang w:val="fr-FR" w:eastAsia="zh-CN"/>
          <w:rPrChange w:id="74" w:author="Kees Nederhoff" w:date="2015-02-20T11:50:00Z">
            <w:rPr>
              <w:ins w:id="75" w:author="Kees Nederhoff" w:date="2015-02-20T11:50:00Z"/>
              <w:rFonts w:asciiTheme="minorHAnsi" w:eastAsiaTheme="minorEastAsia" w:hAnsiTheme="minorHAnsi" w:cstheme="minorBidi"/>
              <w:noProof/>
              <w:sz w:val="22"/>
              <w:szCs w:val="22"/>
              <w:lang w:eastAsia="zh-CN"/>
            </w:rPr>
          </w:rPrChange>
        </w:rPr>
      </w:pPr>
      <w:ins w:id="76" w:author="Kees Nederhoff" w:date="2015-02-20T11:50:00Z">
        <w:r w:rsidRPr="00333C34">
          <w:rPr>
            <w:noProof/>
            <w:lang w:val="fr-FR"/>
            <w:rPrChange w:id="77" w:author="Kees Nederhoff" w:date="2015-02-20T11:50:00Z">
              <w:rPr>
                <w:noProof/>
                <w:lang w:val="en-US"/>
              </w:rPr>
            </w:rPrChange>
          </w:rPr>
          <w:t>2.6.1</w:t>
        </w:r>
        <w:r w:rsidRPr="00333C34">
          <w:rPr>
            <w:rFonts w:asciiTheme="minorHAnsi" w:eastAsiaTheme="minorEastAsia" w:hAnsiTheme="minorHAnsi" w:cstheme="minorBidi"/>
            <w:noProof/>
            <w:sz w:val="22"/>
            <w:szCs w:val="22"/>
            <w:lang w:val="fr-FR" w:eastAsia="zh-CN"/>
            <w:rPrChange w:id="78" w:author="Kees Nederhoff" w:date="2015-02-20T11:50:00Z">
              <w:rPr>
                <w:rFonts w:asciiTheme="minorHAnsi" w:eastAsiaTheme="minorEastAsia" w:hAnsiTheme="minorHAnsi" w:cstheme="minorBidi"/>
                <w:noProof/>
                <w:sz w:val="22"/>
                <w:szCs w:val="22"/>
                <w:lang w:eastAsia="zh-CN"/>
              </w:rPr>
            </w:rPrChange>
          </w:rPr>
          <w:tab/>
        </w:r>
        <w:r w:rsidRPr="00333C34">
          <w:rPr>
            <w:noProof/>
            <w:lang w:val="fr-FR"/>
            <w:rPrChange w:id="79" w:author="Kees Nederhoff" w:date="2015-02-20T11:50:00Z">
              <w:rPr>
                <w:noProof/>
                <w:lang w:val="en-US"/>
              </w:rPr>
            </w:rPrChange>
          </w:rPr>
          <w:t>Hydrostatic</w:t>
        </w:r>
        <w:r w:rsidRPr="00333C34">
          <w:rPr>
            <w:noProof/>
            <w:lang w:val="fr-FR"/>
            <w:rPrChange w:id="80" w:author="Kees Nederhoff" w:date="2015-02-20T11:50:00Z">
              <w:rPr>
                <w:noProof/>
              </w:rPr>
            </w:rPrChange>
          </w:rPr>
          <w:tab/>
        </w:r>
        <w:r>
          <w:rPr>
            <w:noProof/>
          </w:rPr>
          <w:fldChar w:fldCharType="begin"/>
        </w:r>
        <w:r w:rsidRPr="00333C34">
          <w:rPr>
            <w:noProof/>
            <w:lang w:val="fr-FR"/>
            <w:rPrChange w:id="81" w:author="Kees Nederhoff" w:date="2015-02-20T11:50:00Z">
              <w:rPr>
                <w:noProof/>
              </w:rPr>
            </w:rPrChange>
          </w:rPr>
          <w:instrText xml:space="preserve"> PAGEREF _Toc412196365 \h </w:instrText>
        </w:r>
      </w:ins>
      <w:r>
        <w:rPr>
          <w:noProof/>
        </w:rPr>
      </w:r>
      <w:r>
        <w:rPr>
          <w:noProof/>
        </w:rPr>
        <w:fldChar w:fldCharType="separate"/>
      </w:r>
      <w:ins w:id="82" w:author="Kees Nederhoff" w:date="2015-02-20T11:50:00Z">
        <w:r w:rsidRPr="00333C34">
          <w:rPr>
            <w:noProof/>
            <w:lang w:val="fr-FR"/>
            <w:rPrChange w:id="83" w:author="Kees Nederhoff" w:date="2015-02-20T11:50:00Z">
              <w:rPr>
                <w:noProof/>
              </w:rPr>
            </w:rPrChange>
          </w:rPr>
          <w:t>10</w:t>
        </w:r>
        <w:r>
          <w:rPr>
            <w:noProof/>
          </w:rPr>
          <w:fldChar w:fldCharType="end"/>
        </w:r>
      </w:ins>
    </w:p>
    <w:p w:rsidR="00333C34" w:rsidRPr="00333C34" w:rsidRDefault="00333C34">
      <w:pPr>
        <w:pStyle w:val="TOC3"/>
        <w:tabs>
          <w:tab w:val="left" w:pos="1276"/>
        </w:tabs>
        <w:rPr>
          <w:ins w:id="84" w:author="Kees Nederhoff" w:date="2015-02-20T11:50:00Z"/>
          <w:rFonts w:asciiTheme="minorHAnsi" w:eastAsiaTheme="minorEastAsia" w:hAnsiTheme="minorHAnsi" w:cstheme="minorBidi"/>
          <w:noProof/>
          <w:sz w:val="22"/>
          <w:szCs w:val="22"/>
          <w:lang w:val="fr-FR" w:eastAsia="zh-CN"/>
          <w:rPrChange w:id="85" w:author="Kees Nederhoff" w:date="2015-02-20T11:50:00Z">
            <w:rPr>
              <w:ins w:id="86" w:author="Kees Nederhoff" w:date="2015-02-20T11:50:00Z"/>
              <w:rFonts w:asciiTheme="minorHAnsi" w:eastAsiaTheme="minorEastAsia" w:hAnsiTheme="minorHAnsi" w:cstheme="minorBidi"/>
              <w:noProof/>
              <w:sz w:val="22"/>
              <w:szCs w:val="22"/>
              <w:lang w:eastAsia="zh-CN"/>
            </w:rPr>
          </w:rPrChange>
        </w:rPr>
      </w:pPr>
      <w:ins w:id="87" w:author="Kees Nederhoff" w:date="2015-02-20T11:50:00Z">
        <w:r w:rsidRPr="00333C34">
          <w:rPr>
            <w:noProof/>
            <w:lang w:val="fr-FR"/>
            <w:rPrChange w:id="88" w:author="Kees Nederhoff" w:date="2015-02-20T11:50:00Z">
              <w:rPr>
                <w:noProof/>
                <w:lang w:val="en-US"/>
              </w:rPr>
            </w:rPrChange>
          </w:rPr>
          <w:t>2.6.2</w:t>
        </w:r>
        <w:r w:rsidRPr="00333C34">
          <w:rPr>
            <w:rFonts w:asciiTheme="minorHAnsi" w:eastAsiaTheme="minorEastAsia" w:hAnsiTheme="minorHAnsi" w:cstheme="minorBidi"/>
            <w:noProof/>
            <w:sz w:val="22"/>
            <w:szCs w:val="22"/>
            <w:lang w:val="fr-FR" w:eastAsia="zh-CN"/>
            <w:rPrChange w:id="89" w:author="Kees Nederhoff" w:date="2015-02-20T11:50:00Z">
              <w:rPr>
                <w:rFonts w:asciiTheme="minorHAnsi" w:eastAsiaTheme="minorEastAsia" w:hAnsiTheme="minorHAnsi" w:cstheme="minorBidi"/>
                <w:noProof/>
                <w:sz w:val="22"/>
                <w:szCs w:val="22"/>
                <w:lang w:eastAsia="zh-CN"/>
              </w:rPr>
            </w:rPrChange>
          </w:rPr>
          <w:tab/>
        </w:r>
        <w:r w:rsidRPr="00333C34">
          <w:rPr>
            <w:noProof/>
            <w:lang w:val="fr-FR"/>
            <w:rPrChange w:id="90" w:author="Kees Nederhoff" w:date="2015-02-20T11:50:00Z">
              <w:rPr>
                <w:noProof/>
                <w:lang w:val="en-US"/>
              </w:rPr>
            </w:rPrChange>
          </w:rPr>
          <w:t>Non-hydrostatic</w:t>
        </w:r>
        <w:r w:rsidRPr="00333C34">
          <w:rPr>
            <w:noProof/>
            <w:lang w:val="fr-FR"/>
            <w:rPrChange w:id="91" w:author="Kees Nederhoff" w:date="2015-02-20T11:50:00Z">
              <w:rPr>
                <w:noProof/>
              </w:rPr>
            </w:rPrChange>
          </w:rPr>
          <w:tab/>
        </w:r>
        <w:r>
          <w:rPr>
            <w:noProof/>
          </w:rPr>
          <w:fldChar w:fldCharType="begin"/>
        </w:r>
        <w:r w:rsidRPr="00333C34">
          <w:rPr>
            <w:noProof/>
            <w:lang w:val="fr-FR"/>
            <w:rPrChange w:id="92" w:author="Kees Nederhoff" w:date="2015-02-20T11:50:00Z">
              <w:rPr>
                <w:noProof/>
              </w:rPr>
            </w:rPrChange>
          </w:rPr>
          <w:instrText xml:space="preserve"> PAGEREF _Toc412196366 \h </w:instrText>
        </w:r>
      </w:ins>
      <w:r>
        <w:rPr>
          <w:noProof/>
        </w:rPr>
      </w:r>
      <w:r>
        <w:rPr>
          <w:noProof/>
        </w:rPr>
        <w:fldChar w:fldCharType="separate"/>
      </w:r>
      <w:ins w:id="93" w:author="Kees Nederhoff" w:date="2015-02-20T11:50:00Z">
        <w:r w:rsidRPr="00333C34">
          <w:rPr>
            <w:noProof/>
            <w:lang w:val="fr-FR"/>
            <w:rPrChange w:id="94" w:author="Kees Nederhoff" w:date="2015-02-20T11:50:00Z">
              <w:rPr>
                <w:noProof/>
              </w:rPr>
            </w:rPrChange>
          </w:rPr>
          <w:t>12</w:t>
        </w:r>
        <w:r>
          <w:rPr>
            <w:noProof/>
          </w:rPr>
          <w:fldChar w:fldCharType="end"/>
        </w:r>
      </w:ins>
    </w:p>
    <w:p w:rsidR="00333C34" w:rsidRPr="00333C34" w:rsidRDefault="00333C34">
      <w:pPr>
        <w:pStyle w:val="TOC2"/>
        <w:rPr>
          <w:ins w:id="95" w:author="Kees Nederhoff" w:date="2015-02-20T11:50:00Z"/>
          <w:rFonts w:asciiTheme="minorHAnsi" w:eastAsiaTheme="minorEastAsia" w:hAnsiTheme="minorHAnsi" w:cstheme="minorBidi"/>
          <w:noProof/>
          <w:sz w:val="22"/>
          <w:szCs w:val="22"/>
          <w:lang w:val="fr-FR" w:eastAsia="zh-CN"/>
          <w:rPrChange w:id="96" w:author="Kees Nederhoff" w:date="2015-02-20T11:50:00Z">
            <w:rPr>
              <w:ins w:id="97" w:author="Kees Nederhoff" w:date="2015-02-20T11:50:00Z"/>
              <w:rFonts w:asciiTheme="minorHAnsi" w:eastAsiaTheme="minorEastAsia" w:hAnsiTheme="minorHAnsi" w:cstheme="minorBidi"/>
              <w:noProof/>
              <w:sz w:val="22"/>
              <w:szCs w:val="22"/>
              <w:lang w:eastAsia="zh-CN"/>
            </w:rPr>
          </w:rPrChange>
        </w:rPr>
      </w:pPr>
      <w:ins w:id="98" w:author="Kees Nederhoff" w:date="2015-02-20T11:50:00Z">
        <w:r w:rsidRPr="00333C34">
          <w:rPr>
            <w:noProof/>
            <w:lang w:val="fr-FR"/>
            <w:rPrChange w:id="99" w:author="Kees Nederhoff" w:date="2015-02-20T11:50:00Z">
              <w:rPr>
                <w:noProof/>
                <w:lang w:val="en-US"/>
              </w:rPr>
            </w:rPrChange>
          </w:rPr>
          <w:t>2.7</w:t>
        </w:r>
        <w:r w:rsidRPr="00333C34">
          <w:rPr>
            <w:rFonts w:asciiTheme="minorHAnsi" w:eastAsiaTheme="minorEastAsia" w:hAnsiTheme="minorHAnsi" w:cstheme="minorBidi"/>
            <w:noProof/>
            <w:sz w:val="22"/>
            <w:szCs w:val="22"/>
            <w:lang w:val="fr-FR" w:eastAsia="zh-CN"/>
            <w:rPrChange w:id="100" w:author="Kees Nederhoff" w:date="2015-02-20T11:50:00Z">
              <w:rPr>
                <w:rFonts w:asciiTheme="minorHAnsi" w:eastAsiaTheme="minorEastAsia" w:hAnsiTheme="minorHAnsi" w:cstheme="minorBidi"/>
                <w:noProof/>
                <w:sz w:val="22"/>
                <w:szCs w:val="22"/>
                <w:lang w:eastAsia="zh-CN"/>
              </w:rPr>
            </w:rPrChange>
          </w:rPr>
          <w:tab/>
        </w:r>
        <w:r w:rsidRPr="00333C34">
          <w:rPr>
            <w:noProof/>
            <w:lang w:val="fr-FR"/>
            <w:rPrChange w:id="101" w:author="Kees Nederhoff" w:date="2015-02-20T11:50:00Z">
              <w:rPr>
                <w:noProof/>
                <w:lang w:val="en-US"/>
              </w:rPr>
            </w:rPrChange>
          </w:rPr>
          <w:t>Sediment transport</w:t>
        </w:r>
        <w:r w:rsidRPr="00333C34">
          <w:rPr>
            <w:noProof/>
            <w:lang w:val="fr-FR"/>
            <w:rPrChange w:id="102" w:author="Kees Nederhoff" w:date="2015-02-20T11:50:00Z">
              <w:rPr>
                <w:noProof/>
              </w:rPr>
            </w:rPrChange>
          </w:rPr>
          <w:tab/>
        </w:r>
        <w:r>
          <w:rPr>
            <w:noProof/>
          </w:rPr>
          <w:fldChar w:fldCharType="begin"/>
        </w:r>
        <w:r w:rsidRPr="00333C34">
          <w:rPr>
            <w:noProof/>
            <w:lang w:val="fr-FR"/>
            <w:rPrChange w:id="103" w:author="Kees Nederhoff" w:date="2015-02-20T11:50:00Z">
              <w:rPr>
                <w:noProof/>
              </w:rPr>
            </w:rPrChange>
          </w:rPr>
          <w:instrText xml:space="preserve"> PAGEREF _Toc412196367 \h </w:instrText>
        </w:r>
      </w:ins>
      <w:r>
        <w:rPr>
          <w:noProof/>
        </w:rPr>
      </w:r>
      <w:r>
        <w:rPr>
          <w:noProof/>
        </w:rPr>
        <w:fldChar w:fldCharType="separate"/>
      </w:r>
      <w:ins w:id="104" w:author="Kees Nederhoff" w:date="2015-02-20T11:50:00Z">
        <w:r w:rsidRPr="00333C34">
          <w:rPr>
            <w:noProof/>
            <w:lang w:val="fr-FR"/>
            <w:rPrChange w:id="105" w:author="Kees Nederhoff" w:date="2015-02-20T11:50:00Z">
              <w:rPr>
                <w:noProof/>
              </w:rPr>
            </w:rPrChange>
          </w:rPr>
          <w:t>17</w:t>
        </w:r>
        <w:r>
          <w:rPr>
            <w:noProof/>
          </w:rPr>
          <w:fldChar w:fldCharType="end"/>
        </w:r>
      </w:ins>
    </w:p>
    <w:p w:rsidR="00333C34" w:rsidRDefault="00333C34">
      <w:pPr>
        <w:pStyle w:val="TOC3"/>
        <w:tabs>
          <w:tab w:val="left" w:pos="1276"/>
        </w:tabs>
        <w:rPr>
          <w:ins w:id="106" w:author="Kees Nederhoff" w:date="2015-02-20T11:50:00Z"/>
          <w:rFonts w:asciiTheme="minorHAnsi" w:eastAsiaTheme="minorEastAsia" w:hAnsiTheme="minorHAnsi" w:cstheme="minorBidi"/>
          <w:noProof/>
          <w:sz w:val="22"/>
          <w:szCs w:val="22"/>
          <w:lang w:eastAsia="zh-CN"/>
        </w:rPr>
      </w:pPr>
      <w:ins w:id="107" w:author="Kees Nederhoff" w:date="2015-02-20T11:50:00Z">
        <w:r w:rsidRPr="00906DAE">
          <w:rPr>
            <w:noProof/>
            <w:lang w:val="en-US"/>
          </w:rPr>
          <w:t>2.7.1</w:t>
        </w:r>
        <w:r>
          <w:rPr>
            <w:rFonts w:asciiTheme="minorHAnsi" w:eastAsiaTheme="minorEastAsia" w:hAnsiTheme="minorHAnsi" w:cstheme="minorBidi"/>
            <w:noProof/>
            <w:sz w:val="22"/>
            <w:szCs w:val="22"/>
            <w:lang w:eastAsia="zh-CN"/>
          </w:rPr>
          <w:tab/>
        </w:r>
        <w:r w:rsidRPr="00906DAE">
          <w:rPr>
            <w:noProof/>
            <w:lang w:val="en-US"/>
          </w:rPr>
          <w:t>Advection-diffusion</w:t>
        </w:r>
        <w:r>
          <w:rPr>
            <w:noProof/>
          </w:rPr>
          <w:tab/>
        </w:r>
        <w:r>
          <w:rPr>
            <w:noProof/>
          </w:rPr>
          <w:fldChar w:fldCharType="begin"/>
        </w:r>
        <w:r>
          <w:rPr>
            <w:noProof/>
          </w:rPr>
          <w:instrText xml:space="preserve"> PAGEREF _Toc412196368 \h </w:instrText>
        </w:r>
      </w:ins>
      <w:r>
        <w:rPr>
          <w:noProof/>
        </w:rPr>
      </w:r>
      <w:r>
        <w:rPr>
          <w:noProof/>
        </w:rPr>
        <w:fldChar w:fldCharType="separate"/>
      </w:r>
      <w:ins w:id="108" w:author="Kees Nederhoff" w:date="2015-02-20T11:50:00Z">
        <w:r>
          <w:rPr>
            <w:noProof/>
          </w:rPr>
          <w:t>17</w:t>
        </w:r>
        <w:r>
          <w:rPr>
            <w:noProof/>
          </w:rPr>
          <w:fldChar w:fldCharType="end"/>
        </w:r>
      </w:ins>
    </w:p>
    <w:p w:rsidR="00333C34" w:rsidRDefault="00333C34">
      <w:pPr>
        <w:pStyle w:val="TOC3"/>
        <w:tabs>
          <w:tab w:val="left" w:pos="1276"/>
        </w:tabs>
        <w:rPr>
          <w:ins w:id="109" w:author="Kees Nederhoff" w:date="2015-02-20T11:50:00Z"/>
          <w:rFonts w:asciiTheme="minorHAnsi" w:eastAsiaTheme="minorEastAsia" w:hAnsiTheme="minorHAnsi" w:cstheme="minorBidi"/>
          <w:noProof/>
          <w:sz w:val="22"/>
          <w:szCs w:val="22"/>
          <w:lang w:eastAsia="zh-CN"/>
        </w:rPr>
      </w:pPr>
      <w:ins w:id="110" w:author="Kees Nederhoff" w:date="2015-02-20T11:50:00Z">
        <w:r w:rsidRPr="00906DAE">
          <w:rPr>
            <w:noProof/>
            <w:lang w:val="en-US"/>
          </w:rPr>
          <w:t>2.7.2</w:t>
        </w:r>
        <w:r>
          <w:rPr>
            <w:rFonts w:asciiTheme="minorHAnsi" w:eastAsiaTheme="minorEastAsia" w:hAnsiTheme="minorHAnsi" w:cstheme="minorBidi"/>
            <w:noProof/>
            <w:sz w:val="22"/>
            <w:szCs w:val="22"/>
            <w:lang w:eastAsia="zh-CN"/>
          </w:rPr>
          <w:tab/>
        </w:r>
        <w:r w:rsidRPr="00906DAE">
          <w:rPr>
            <w:noProof/>
            <w:lang w:val="en-US"/>
          </w:rPr>
          <w:t>General parameters</w:t>
        </w:r>
        <w:r>
          <w:rPr>
            <w:noProof/>
          </w:rPr>
          <w:tab/>
        </w:r>
        <w:r>
          <w:rPr>
            <w:noProof/>
          </w:rPr>
          <w:fldChar w:fldCharType="begin"/>
        </w:r>
        <w:r>
          <w:rPr>
            <w:noProof/>
          </w:rPr>
          <w:instrText xml:space="preserve"> PAGEREF _Toc412196369 \h </w:instrText>
        </w:r>
      </w:ins>
      <w:r>
        <w:rPr>
          <w:noProof/>
        </w:rPr>
      </w:r>
      <w:r>
        <w:rPr>
          <w:noProof/>
        </w:rPr>
        <w:fldChar w:fldCharType="separate"/>
      </w:r>
      <w:ins w:id="111" w:author="Kees Nederhoff" w:date="2015-02-20T11:50:00Z">
        <w:r>
          <w:rPr>
            <w:noProof/>
          </w:rPr>
          <w:t>17</w:t>
        </w:r>
        <w:r>
          <w:rPr>
            <w:noProof/>
          </w:rPr>
          <w:fldChar w:fldCharType="end"/>
        </w:r>
      </w:ins>
    </w:p>
    <w:p w:rsidR="00333C34" w:rsidRDefault="00333C34">
      <w:pPr>
        <w:pStyle w:val="TOC3"/>
        <w:tabs>
          <w:tab w:val="left" w:pos="1276"/>
        </w:tabs>
        <w:rPr>
          <w:ins w:id="112" w:author="Kees Nederhoff" w:date="2015-02-20T11:50:00Z"/>
          <w:rFonts w:asciiTheme="minorHAnsi" w:eastAsiaTheme="minorEastAsia" w:hAnsiTheme="minorHAnsi" w:cstheme="minorBidi"/>
          <w:noProof/>
          <w:sz w:val="22"/>
          <w:szCs w:val="22"/>
          <w:lang w:eastAsia="zh-CN"/>
        </w:rPr>
      </w:pPr>
      <w:ins w:id="113" w:author="Kees Nederhoff" w:date="2015-02-20T11:50:00Z">
        <w:r w:rsidRPr="00906DAE">
          <w:rPr>
            <w:noProof/>
            <w:lang w:val="en-US"/>
          </w:rPr>
          <w:t>2.7.3</w:t>
        </w:r>
        <w:r>
          <w:rPr>
            <w:rFonts w:asciiTheme="minorHAnsi" w:eastAsiaTheme="minorEastAsia" w:hAnsiTheme="minorHAnsi" w:cstheme="minorBidi"/>
            <w:noProof/>
            <w:sz w:val="22"/>
            <w:szCs w:val="22"/>
            <w:lang w:eastAsia="zh-CN"/>
          </w:rPr>
          <w:tab/>
        </w:r>
        <w:r w:rsidRPr="00906DAE">
          <w:rPr>
            <w:noProof/>
            <w:lang w:val="en-US"/>
          </w:rPr>
          <w:t>Transport formulations</w:t>
        </w:r>
        <w:r>
          <w:rPr>
            <w:noProof/>
          </w:rPr>
          <w:tab/>
        </w:r>
        <w:r>
          <w:rPr>
            <w:noProof/>
          </w:rPr>
          <w:fldChar w:fldCharType="begin"/>
        </w:r>
        <w:r>
          <w:rPr>
            <w:noProof/>
          </w:rPr>
          <w:instrText xml:space="preserve"> PAGEREF _Toc412196370 \h </w:instrText>
        </w:r>
      </w:ins>
      <w:r>
        <w:rPr>
          <w:noProof/>
        </w:rPr>
      </w:r>
      <w:r>
        <w:rPr>
          <w:noProof/>
        </w:rPr>
        <w:fldChar w:fldCharType="separate"/>
      </w:r>
      <w:ins w:id="114" w:author="Kees Nederhoff" w:date="2015-02-20T11:50:00Z">
        <w:r>
          <w:rPr>
            <w:noProof/>
          </w:rPr>
          <w:t>18</w:t>
        </w:r>
        <w:r>
          <w:rPr>
            <w:noProof/>
          </w:rPr>
          <w:fldChar w:fldCharType="end"/>
        </w:r>
      </w:ins>
    </w:p>
    <w:p w:rsidR="00333C34" w:rsidRDefault="00333C34">
      <w:pPr>
        <w:pStyle w:val="TOC3"/>
        <w:tabs>
          <w:tab w:val="left" w:pos="1276"/>
        </w:tabs>
        <w:rPr>
          <w:ins w:id="115" w:author="Kees Nederhoff" w:date="2015-02-20T11:50:00Z"/>
          <w:rFonts w:asciiTheme="minorHAnsi" w:eastAsiaTheme="minorEastAsia" w:hAnsiTheme="minorHAnsi" w:cstheme="minorBidi"/>
          <w:noProof/>
          <w:sz w:val="22"/>
          <w:szCs w:val="22"/>
          <w:lang w:eastAsia="zh-CN"/>
        </w:rPr>
      </w:pPr>
      <w:ins w:id="116" w:author="Kees Nederhoff" w:date="2015-02-20T11:50:00Z">
        <w:r w:rsidRPr="00906DAE">
          <w:rPr>
            <w:noProof/>
            <w:lang w:val="en-US"/>
          </w:rPr>
          <w:t>2.7.4</w:t>
        </w:r>
        <w:r>
          <w:rPr>
            <w:rFonts w:asciiTheme="minorHAnsi" w:eastAsiaTheme="minorEastAsia" w:hAnsiTheme="minorHAnsi" w:cstheme="minorBidi"/>
            <w:noProof/>
            <w:sz w:val="22"/>
            <w:szCs w:val="22"/>
            <w:lang w:eastAsia="zh-CN"/>
          </w:rPr>
          <w:tab/>
        </w:r>
        <w:r w:rsidRPr="00906DAE">
          <w:rPr>
            <w:noProof/>
            <w:lang w:val="en-US"/>
          </w:rPr>
          <w:t>Wave asymmetry</w:t>
        </w:r>
        <w:r>
          <w:rPr>
            <w:noProof/>
          </w:rPr>
          <w:tab/>
        </w:r>
        <w:r>
          <w:rPr>
            <w:noProof/>
          </w:rPr>
          <w:fldChar w:fldCharType="begin"/>
        </w:r>
        <w:r>
          <w:rPr>
            <w:noProof/>
          </w:rPr>
          <w:instrText xml:space="preserve"> PAGEREF _Toc412196371 \h </w:instrText>
        </w:r>
      </w:ins>
      <w:r>
        <w:rPr>
          <w:noProof/>
        </w:rPr>
      </w:r>
      <w:r>
        <w:rPr>
          <w:noProof/>
        </w:rPr>
        <w:fldChar w:fldCharType="separate"/>
      </w:r>
      <w:ins w:id="117" w:author="Kees Nederhoff" w:date="2015-02-20T11:50:00Z">
        <w:r>
          <w:rPr>
            <w:noProof/>
          </w:rPr>
          <w:t>20</w:t>
        </w:r>
        <w:r>
          <w:rPr>
            <w:noProof/>
          </w:rPr>
          <w:fldChar w:fldCharType="end"/>
        </w:r>
      </w:ins>
    </w:p>
    <w:p w:rsidR="00333C34" w:rsidRDefault="00333C34">
      <w:pPr>
        <w:pStyle w:val="TOC2"/>
        <w:rPr>
          <w:ins w:id="118" w:author="Kees Nederhoff" w:date="2015-02-20T11:50:00Z"/>
          <w:rFonts w:asciiTheme="minorHAnsi" w:eastAsiaTheme="minorEastAsia" w:hAnsiTheme="minorHAnsi" w:cstheme="minorBidi"/>
          <w:noProof/>
          <w:sz w:val="22"/>
          <w:szCs w:val="22"/>
          <w:lang w:eastAsia="zh-CN"/>
        </w:rPr>
      </w:pPr>
      <w:ins w:id="119" w:author="Kees Nederhoff" w:date="2015-02-20T11:50:00Z">
        <w:r w:rsidRPr="00906DAE">
          <w:rPr>
            <w:noProof/>
            <w:lang w:val="en-US"/>
          </w:rPr>
          <w:t>2.8</w:t>
        </w:r>
        <w:r>
          <w:rPr>
            <w:rFonts w:asciiTheme="minorHAnsi" w:eastAsiaTheme="minorEastAsia" w:hAnsiTheme="minorHAnsi" w:cstheme="minorBidi"/>
            <w:noProof/>
            <w:sz w:val="22"/>
            <w:szCs w:val="22"/>
            <w:lang w:eastAsia="zh-CN"/>
          </w:rPr>
          <w:tab/>
        </w:r>
        <w:r w:rsidRPr="00906DAE">
          <w:rPr>
            <w:noProof/>
            <w:lang w:val="en-US"/>
          </w:rPr>
          <w:t>Bottom updating</w:t>
        </w:r>
        <w:r>
          <w:rPr>
            <w:noProof/>
          </w:rPr>
          <w:tab/>
        </w:r>
        <w:r>
          <w:rPr>
            <w:noProof/>
          </w:rPr>
          <w:fldChar w:fldCharType="begin"/>
        </w:r>
        <w:r>
          <w:rPr>
            <w:noProof/>
          </w:rPr>
          <w:instrText xml:space="preserve"> PAGEREF _Toc412196372 \h </w:instrText>
        </w:r>
      </w:ins>
      <w:r>
        <w:rPr>
          <w:noProof/>
        </w:rPr>
      </w:r>
      <w:r>
        <w:rPr>
          <w:noProof/>
        </w:rPr>
        <w:fldChar w:fldCharType="separate"/>
      </w:r>
      <w:ins w:id="120" w:author="Kees Nederhoff" w:date="2015-02-20T11:50:00Z">
        <w:r>
          <w:rPr>
            <w:noProof/>
          </w:rPr>
          <w:t>21</w:t>
        </w:r>
        <w:r>
          <w:rPr>
            <w:noProof/>
          </w:rPr>
          <w:fldChar w:fldCharType="end"/>
        </w:r>
      </w:ins>
    </w:p>
    <w:p w:rsidR="00333C34" w:rsidRDefault="00333C34">
      <w:pPr>
        <w:pStyle w:val="TOC3"/>
        <w:tabs>
          <w:tab w:val="left" w:pos="1276"/>
        </w:tabs>
        <w:rPr>
          <w:ins w:id="121" w:author="Kees Nederhoff" w:date="2015-02-20T11:50:00Z"/>
          <w:rFonts w:asciiTheme="minorHAnsi" w:eastAsiaTheme="minorEastAsia" w:hAnsiTheme="minorHAnsi" w:cstheme="minorBidi"/>
          <w:noProof/>
          <w:sz w:val="22"/>
          <w:szCs w:val="22"/>
          <w:lang w:eastAsia="zh-CN"/>
        </w:rPr>
      </w:pPr>
      <w:ins w:id="122" w:author="Kees Nederhoff" w:date="2015-02-20T11:50:00Z">
        <w:r w:rsidRPr="00906DAE">
          <w:rPr>
            <w:noProof/>
            <w:lang w:val="en-US"/>
          </w:rPr>
          <w:t>2.8.1</w:t>
        </w:r>
        <w:r>
          <w:rPr>
            <w:rFonts w:asciiTheme="minorHAnsi" w:eastAsiaTheme="minorEastAsia" w:hAnsiTheme="minorHAnsi" w:cstheme="minorBidi"/>
            <w:noProof/>
            <w:sz w:val="22"/>
            <w:szCs w:val="22"/>
            <w:lang w:eastAsia="zh-CN"/>
          </w:rPr>
          <w:tab/>
        </w:r>
        <w:r w:rsidRPr="00906DAE">
          <w:rPr>
            <w:noProof/>
            <w:lang w:val="en-US"/>
          </w:rPr>
          <w:t>Due to sediment fluxes</w:t>
        </w:r>
        <w:r>
          <w:rPr>
            <w:noProof/>
          </w:rPr>
          <w:tab/>
        </w:r>
        <w:r>
          <w:rPr>
            <w:noProof/>
          </w:rPr>
          <w:fldChar w:fldCharType="begin"/>
        </w:r>
        <w:r>
          <w:rPr>
            <w:noProof/>
          </w:rPr>
          <w:instrText xml:space="preserve"> PAGEREF _Toc412196373 \h </w:instrText>
        </w:r>
      </w:ins>
      <w:r>
        <w:rPr>
          <w:noProof/>
        </w:rPr>
      </w:r>
      <w:r>
        <w:rPr>
          <w:noProof/>
        </w:rPr>
        <w:fldChar w:fldCharType="separate"/>
      </w:r>
      <w:ins w:id="123" w:author="Kees Nederhoff" w:date="2015-02-20T11:50:00Z">
        <w:r>
          <w:rPr>
            <w:noProof/>
          </w:rPr>
          <w:t>21</w:t>
        </w:r>
        <w:r>
          <w:rPr>
            <w:noProof/>
          </w:rPr>
          <w:fldChar w:fldCharType="end"/>
        </w:r>
      </w:ins>
    </w:p>
    <w:p w:rsidR="00333C34" w:rsidRDefault="00333C34">
      <w:pPr>
        <w:pStyle w:val="TOC3"/>
        <w:tabs>
          <w:tab w:val="left" w:pos="1276"/>
        </w:tabs>
        <w:rPr>
          <w:ins w:id="124" w:author="Kees Nederhoff" w:date="2015-02-20T11:50:00Z"/>
          <w:rFonts w:asciiTheme="minorHAnsi" w:eastAsiaTheme="minorEastAsia" w:hAnsiTheme="minorHAnsi" w:cstheme="minorBidi"/>
          <w:noProof/>
          <w:sz w:val="22"/>
          <w:szCs w:val="22"/>
          <w:lang w:eastAsia="zh-CN"/>
        </w:rPr>
      </w:pPr>
      <w:ins w:id="125" w:author="Kees Nederhoff" w:date="2015-02-20T11:50:00Z">
        <w:r w:rsidRPr="00906DAE">
          <w:rPr>
            <w:noProof/>
            <w:lang w:val="en-US"/>
          </w:rPr>
          <w:t>2.8.2</w:t>
        </w:r>
        <w:r>
          <w:rPr>
            <w:rFonts w:asciiTheme="minorHAnsi" w:eastAsiaTheme="minorEastAsia" w:hAnsiTheme="minorHAnsi" w:cstheme="minorBidi"/>
            <w:noProof/>
            <w:sz w:val="22"/>
            <w:szCs w:val="22"/>
            <w:lang w:eastAsia="zh-CN"/>
          </w:rPr>
          <w:tab/>
        </w:r>
        <w:r w:rsidRPr="00906DAE">
          <w:rPr>
            <w:noProof/>
            <w:lang w:val="en-US"/>
          </w:rPr>
          <w:t>Avalanching</w:t>
        </w:r>
        <w:r>
          <w:rPr>
            <w:noProof/>
          </w:rPr>
          <w:tab/>
        </w:r>
        <w:r>
          <w:rPr>
            <w:noProof/>
          </w:rPr>
          <w:fldChar w:fldCharType="begin"/>
        </w:r>
        <w:r>
          <w:rPr>
            <w:noProof/>
          </w:rPr>
          <w:instrText xml:space="preserve"> PAGEREF _Toc412196374 \h </w:instrText>
        </w:r>
      </w:ins>
      <w:r>
        <w:rPr>
          <w:noProof/>
        </w:rPr>
      </w:r>
      <w:r>
        <w:rPr>
          <w:noProof/>
        </w:rPr>
        <w:fldChar w:fldCharType="separate"/>
      </w:r>
      <w:ins w:id="126" w:author="Kees Nederhoff" w:date="2015-02-20T11:50:00Z">
        <w:r>
          <w:rPr>
            <w:noProof/>
          </w:rPr>
          <w:t>21</w:t>
        </w:r>
        <w:r>
          <w:rPr>
            <w:noProof/>
          </w:rPr>
          <w:fldChar w:fldCharType="end"/>
        </w:r>
      </w:ins>
    </w:p>
    <w:p w:rsidR="00333C34" w:rsidRDefault="00333C34">
      <w:pPr>
        <w:pStyle w:val="TOC3"/>
        <w:tabs>
          <w:tab w:val="left" w:pos="1276"/>
        </w:tabs>
        <w:rPr>
          <w:ins w:id="127" w:author="Kees Nederhoff" w:date="2015-02-20T11:50:00Z"/>
          <w:rFonts w:asciiTheme="minorHAnsi" w:eastAsiaTheme="minorEastAsia" w:hAnsiTheme="minorHAnsi" w:cstheme="minorBidi"/>
          <w:noProof/>
          <w:sz w:val="22"/>
          <w:szCs w:val="22"/>
          <w:lang w:eastAsia="zh-CN"/>
        </w:rPr>
      </w:pPr>
      <w:ins w:id="128" w:author="Kees Nederhoff" w:date="2015-02-20T11:50:00Z">
        <w:r w:rsidRPr="00906DAE">
          <w:rPr>
            <w:noProof/>
            <w:lang w:val="en-US"/>
          </w:rPr>
          <w:t>2.8.3</w:t>
        </w:r>
        <w:r>
          <w:rPr>
            <w:rFonts w:asciiTheme="minorHAnsi" w:eastAsiaTheme="minorEastAsia" w:hAnsiTheme="minorHAnsi" w:cstheme="minorBidi"/>
            <w:noProof/>
            <w:sz w:val="22"/>
            <w:szCs w:val="22"/>
            <w:lang w:eastAsia="zh-CN"/>
          </w:rPr>
          <w:tab/>
        </w:r>
        <w:r w:rsidRPr="00906DAE">
          <w:rPr>
            <w:noProof/>
            <w:lang w:val="en-US"/>
          </w:rPr>
          <w:t>Bed composition</w:t>
        </w:r>
        <w:r>
          <w:rPr>
            <w:noProof/>
          </w:rPr>
          <w:tab/>
        </w:r>
        <w:r>
          <w:rPr>
            <w:noProof/>
          </w:rPr>
          <w:fldChar w:fldCharType="begin"/>
        </w:r>
        <w:r>
          <w:rPr>
            <w:noProof/>
          </w:rPr>
          <w:instrText xml:space="preserve"> PAGEREF _Toc412196375 \h </w:instrText>
        </w:r>
      </w:ins>
      <w:r>
        <w:rPr>
          <w:noProof/>
        </w:rPr>
      </w:r>
      <w:r>
        <w:rPr>
          <w:noProof/>
        </w:rPr>
        <w:fldChar w:fldCharType="separate"/>
      </w:r>
      <w:ins w:id="129" w:author="Kees Nederhoff" w:date="2015-02-20T11:50:00Z">
        <w:r>
          <w:rPr>
            <w:noProof/>
          </w:rPr>
          <w:t>22</w:t>
        </w:r>
        <w:r>
          <w:rPr>
            <w:noProof/>
          </w:rPr>
          <w:fldChar w:fldCharType="end"/>
        </w:r>
      </w:ins>
    </w:p>
    <w:p w:rsidR="00333C34" w:rsidRDefault="00333C34">
      <w:pPr>
        <w:pStyle w:val="TOC1"/>
        <w:rPr>
          <w:ins w:id="130" w:author="Kees Nederhoff" w:date="2015-02-20T11:50:00Z"/>
          <w:rFonts w:asciiTheme="minorHAnsi" w:eastAsiaTheme="minorEastAsia" w:hAnsiTheme="minorHAnsi" w:cstheme="minorBidi"/>
          <w:b w:val="0"/>
          <w:noProof/>
          <w:sz w:val="22"/>
          <w:szCs w:val="22"/>
          <w:lang w:eastAsia="zh-CN"/>
        </w:rPr>
      </w:pPr>
      <w:ins w:id="131" w:author="Kees Nederhoff" w:date="2015-02-20T11:50:00Z">
        <w:r w:rsidRPr="00906DAE">
          <w:rPr>
            <w:noProof/>
            <w:lang w:val="en-US"/>
          </w:rPr>
          <w:t>3</w:t>
        </w:r>
        <w:r>
          <w:rPr>
            <w:rFonts w:asciiTheme="minorHAnsi" w:eastAsiaTheme="minorEastAsia" w:hAnsiTheme="minorHAnsi" w:cstheme="minorBidi"/>
            <w:b w:val="0"/>
            <w:noProof/>
            <w:sz w:val="22"/>
            <w:szCs w:val="22"/>
            <w:lang w:eastAsia="zh-CN"/>
          </w:rPr>
          <w:tab/>
        </w:r>
        <w:r w:rsidRPr="00906DAE">
          <w:rPr>
            <w:noProof/>
            <w:lang w:val="en-US"/>
          </w:rPr>
          <w:t>Boundary conditions</w:t>
        </w:r>
        <w:r>
          <w:rPr>
            <w:noProof/>
          </w:rPr>
          <w:tab/>
        </w:r>
        <w:r>
          <w:rPr>
            <w:noProof/>
          </w:rPr>
          <w:fldChar w:fldCharType="begin"/>
        </w:r>
        <w:r>
          <w:rPr>
            <w:noProof/>
          </w:rPr>
          <w:instrText xml:space="preserve"> PAGEREF _Toc412196376 \h </w:instrText>
        </w:r>
      </w:ins>
      <w:r>
        <w:rPr>
          <w:noProof/>
        </w:rPr>
      </w:r>
      <w:r>
        <w:rPr>
          <w:noProof/>
        </w:rPr>
        <w:fldChar w:fldCharType="separate"/>
      </w:r>
      <w:ins w:id="132" w:author="Kees Nederhoff" w:date="2015-02-20T11:50:00Z">
        <w:r>
          <w:rPr>
            <w:noProof/>
          </w:rPr>
          <w:t>23</w:t>
        </w:r>
        <w:r>
          <w:rPr>
            <w:noProof/>
          </w:rPr>
          <w:fldChar w:fldCharType="end"/>
        </w:r>
      </w:ins>
    </w:p>
    <w:p w:rsidR="00333C34" w:rsidRDefault="00333C34">
      <w:pPr>
        <w:pStyle w:val="TOC2"/>
        <w:rPr>
          <w:ins w:id="133" w:author="Kees Nederhoff" w:date="2015-02-20T11:50:00Z"/>
          <w:rFonts w:asciiTheme="minorHAnsi" w:eastAsiaTheme="minorEastAsia" w:hAnsiTheme="minorHAnsi" w:cstheme="minorBidi"/>
          <w:noProof/>
          <w:sz w:val="22"/>
          <w:szCs w:val="22"/>
          <w:lang w:eastAsia="zh-CN"/>
        </w:rPr>
      </w:pPr>
      <w:ins w:id="134" w:author="Kees Nederhoff" w:date="2015-02-20T11:50:00Z">
        <w:r w:rsidRPr="00906DAE">
          <w:rPr>
            <w:noProof/>
            <w:lang w:val="en-US"/>
          </w:rPr>
          <w:t>3.1</w:t>
        </w:r>
        <w:r>
          <w:rPr>
            <w:rFonts w:asciiTheme="minorHAnsi" w:eastAsiaTheme="minorEastAsia" w:hAnsiTheme="minorHAnsi" w:cstheme="minorBidi"/>
            <w:noProof/>
            <w:sz w:val="22"/>
            <w:szCs w:val="22"/>
            <w:lang w:eastAsia="zh-CN"/>
          </w:rPr>
          <w:tab/>
        </w:r>
        <w:r w:rsidRPr="00906DAE">
          <w:rPr>
            <w:noProof/>
            <w:lang w:val="en-US"/>
          </w:rPr>
          <w:t>Waves</w:t>
        </w:r>
        <w:r>
          <w:rPr>
            <w:noProof/>
          </w:rPr>
          <w:tab/>
        </w:r>
        <w:r>
          <w:rPr>
            <w:noProof/>
          </w:rPr>
          <w:fldChar w:fldCharType="begin"/>
        </w:r>
        <w:r>
          <w:rPr>
            <w:noProof/>
          </w:rPr>
          <w:instrText xml:space="preserve"> PAGEREF _Toc412196377 \h </w:instrText>
        </w:r>
      </w:ins>
      <w:r>
        <w:rPr>
          <w:noProof/>
        </w:rPr>
      </w:r>
      <w:r>
        <w:rPr>
          <w:noProof/>
        </w:rPr>
        <w:fldChar w:fldCharType="separate"/>
      </w:r>
      <w:ins w:id="135" w:author="Kees Nederhoff" w:date="2015-02-20T11:50:00Z">
        <w:r>
          <w:rPr>
            <w:noProof/>
          </w:rPr>
          <w:t>23</w:t>
        </w:r>
        <w:r>
          <w:rPr>
            <w:noProof/>
          </w:rPr>
          <w:fldChar w:fldCharType="end"/>
        </w:r>
      </w:ins>
    </w:p>
    <w:p w:rsidR="00333C34" w:rsidRDefault="00333C34">
      <w:pPr>
        <w:pStyle w:val="TOC3"/>
        <w:tabs>
          <w:tab w:val="left" w:pos="1276"/>
        </w:tabs>
        <w:rPr>
          <w:ins w:id="136" w:author="Kees Nederhoff" w:date="2015-02-20T11:50:00Z"/>
          <w:rFonts w:asciiTheme="minorHAnsi" w:eastAsiaTheme="minorEastAsia" w:hAnsiTheme="minorHAnsi" w:cstheme="minorBidi"/>
          <w:noProof/>
          <w:sz w:val="22"/>
          <w:szCs w:val="22"/>
          <w:lang w:eastAsia="zh-CN"/>
        </w:rPr>
      </w:pPr>
      <w:ins w:id="137" w:author="Kees Nederhoff" w:date="2015-02-20T11:50:00Z">
        <w:r w:rsidRPr="00906DAE">
          <w:rPr>
            <w:noProof/>
            <w:lang w:val="en-US"/>
          </w:rPr>
          <w:t>3.1.1</w:t>
        </w:r>
        <w:r>
          <w:rPr>
            <w:rFonts w:asciiTheme="minorHAnsi" w:eastAsiaTheme="minorEastAsia" w:hAnsiTheme="minorHAnsi" w:cstheme="minorBidi"/>
            <w:noProof/>
            <w:sz w:val="22"/>
            <w:szCs w:val="22"/>
            <w:lang w:eastAsia="zh-CN"/>
          </w:rPr>
          <w:tab/>
        </w:r>
        <w:r w:rsidRPr="00906DAE">
          <w:rPr>
            <w:noProof/>
            <w:lang w:val="en-US"/>
          </w:rPr>
          <w:t>Spectra</w:t>
        </w:r>
        <w:r>
          <w:rPr>
            <w:noProof/>
          </w:rPr>
          <w:tab/>
        </w:r>
        <w:r>
          <w:rPr>
            <w:noProof/>
          </w:rPr>
          <w:fldChar w:fldCharType="begin"/>
        </w:r>
        <w:r>
          <w:rPr>
            <w:noProof/>
          </w:rPr>
          <w:instrText xml:space="preserve"> PAGEREF _Toc412196378 \h </w:instrText>
        </w:r>
      </w:ins>
      <w:r>
        <w:rPr>
          <w:noProof/>
        </w:rPr>
      </w:r>
      <w:r>
        <w:rPr>
          <w:noProof/>
        </w:rPr>
        <w:fldChar w:fldCharType="separate"/>
      </w:r>
      <w:ins w:id="138" w:author="Kees Nederhoff" w:date="2015-02-20T11:50:00Z">
        <w:r>
          <w:rPr>
            <w:noProof/>
          </w:rPr>
          <w:t>23</w:t>
        </w:r>
        <w:r>
          <w:rPr>
            <w:noProof/>
          </w:rPr>
          <w:fldChar w:fldCharType="end"/>
        </w:r>
      </w:ins>
    </w:p>
    <w:p w:rsidR="00333C34" w:rsidRDefault="00333C34">
      <w:pPr>
        <w:pStyle w:val="TOC3"/>
        <w:tabs>
          <w:tab w:val="left" w:pos="1276"/>
        </w:tabs>
        <w:rPr>
          <w:ins w:id="139" w:author="Kees Nederhoff" w:date="2015-02-20T11:50:00Z"/>
          <w:rFonts w:asciiTheme="minorHAnsi" w:eastAsiaTheme="minorEastAsia" w:hAnsiTheme="minorHAnsi" w:cstheme="minorBidi"/>
          <w:noProof/>
          <w:sz w:val="22"/>
          <w:szCs w:val="22"/>
          <w:lang w:eastAsia="zh-CN"/>
        </w:rPr>
      </w:pPr>
      <w:ins w:id="140" w:author="Kees Nederhoff" w:date="2015-02-20T11:50:00Z">
        <w:r w:rsidRPr="00906DAE">
          <w:rPr>
            <w:noProof/>
            <w:lang w:val="en-US"/>
          </w:rPr>
          <w:t>3.1.2</w:t>
        </w:r>
        <w:r>
          <w:rPr>
            <w:rFonts w:asciiTheme="minorHAnsi" w:eastAsiaTheme="minorEastAsia" w:hAnsiTheme="minorHAnsi" w:cstheme="minorBidi"/>
            <w:noProof/>
            <w:sz w:val="22"/>
            <w:szCs w:val="22"/>
            <w:lang w:eastAsia="zh-CN"/>
          </w:rPr>
          <w:tab/>
        </w:r>
        <w:r w:rsidRPr="00906DAE">
          <w:rPr>
            <w:noProof/>
            <w:lang w:val="en-US"/>
          </w:rPr>
          <w:t>Non-spectra</w:t>
        </w:r>
        <w:r>
          <w:rPr>
            <w:noProof/>
          </w:rPr>
          <w:tab/>
        </w:r>
        <w:r>
          <w:rPr>
            <w:noProof/>
          </w:rPr>
          <w:fldChar w:fldCharType="begin"/>
        </w:r>
        <w:r>
          <w:rPr>
            <w:noProof/>
          </w:rPr>
          <w:instrText xml:space="preserve"> PAGEREF _Toc412196379 \h </w:instrText>
        </w:r>
      </w:ins>
      <w:r>
        <w:rPr>
          <w:noProof/>
        </w:rPr>
      </w:r>
      <w:r>
        <w:rPr>
          <w:noProof/>
        </w:rPr>
        <w:fldChar w:fldCharType="separate"/>
      </w:r>
      <w:ins w:id="141" w:author="Kees Nederhoff" w:date="2015-02-20T11:50:00Z">
        <w:r>
          <w:rPr>
            <w:noProof/>
          </w:rPr>
          <w:t>24</w:t>
        </w:r>
        <w:r>
          <w:rPr>
            <w:noProof/>
          </w:rPr>
          <w:fldChar w:fldCharType="end"/>
        </w:r>
      </w:ins>
    </w:p>
    <w:p w:rsidR="00333C34" w:rsidRDefault="00333C34">
      <w:pPr>
        <w:pStyle w:val="TOC3"/>
        <w:tabs>
          <w:tab w:val="left" w:pos="1276"/>
        </w:tabs>
        <w:rPr>
          <w:ins w:id="142" w:author="Kees Nederhoff" w:date="2015-02-20T11:50:00Z"/>
          <w:rFonts w:asciiTheme="minorHAnsi" w:eastAsiaTheme="minorEastAsia" w:hAnsiTheme="minorHAnsi" w:cstheme="minorBidi"/>
          <w:noProof/>
          <w:sz w:val="22"/>
          <w:szCs w:val="22"/>
          <w:lang w:eastAsia="zh-CN"/>
        </w:rPr>
      </w:pPr>
      <w:ins w:id="143" w:author="Kees Nederhoff" w:date="2015-02-20T11:50:00Z">
        <w:r w:rsidRPr="00906DAE">
          <w:rPr>
            <w:noProof/>
            <w:lang w:val="en-US"/>
          </w:rPr>
          <w:t>3.1.3</w:t>
        </w:r>
        <w:r>
          <w:rPr>
            <w:rFonts w:asciiTheme="minorHAnsi" w:eastAsiaTheme="minorEastAsia" w:hAnsiTheme="minorHAnsi" w:cstheme="minorBidi"/>
            <w:noProof/>
            <w:sz w:val="22"/>
            <w:szCs w:val="22"/>
            <w:lang w:eastAsia="zh-CN"/>
          </w:rPr>
          <w:tab/>
        </w:r>
        <w:r w:rsidRPr="00906DAE">
          <w:rPr>
            <w:noProof/>
            <w:lang w:val="en-US"/>
          </w:rPr>
          <w:t>Lateral boundary conditions</w:t>
        </w:r>
        <w:r>
          <w:rPr>
            <w:noProof/>
          </w:rPr>
          <w:tab/>
        </w:r>
        <w:r>
          <w:rPr>
            <w:noProof/>
          </w:rPr>
          <w:fldChar w:fldCharType="begin"/>
        </w:r>
        <w:r>
          <w:rPr>
            <w:noProof/>
          </w:rPr>
          <w:instrText xml:space="preserve"> PAGEREF _Toc412196380 \h </w:instrText>
        </w:r>
      </w:ins>
      <w:r>
        <w:rPr>
          <w:noProof/>
        </w:rPr>
      </w:r>
      <w:r>
        <w:rPr>
          <w:noProof/>
        </w:rPr>
        <w:fldChar w:fldCharType="separate"/>
      </w:r>
      <w:ins w:id="144" w:author="Kees Nederhoff" w:date="2015-02-20T11:50:00Z">
        <w:r>
          <w:rPr>
            <w:noProof/>
          </w:rPr>
          <w:t>24</w:t>
        </w:r>
        <w:r>
          <w:rPr>
            <w:noProof/>
          </w:rPr>
          <w:fldChar w:fldCharType="end"/>
        </w:r>
      </w:ins>
    </w:p>
    <w:p w:rsidR="00333C34" w:rsidRDefault="00333C34">
      <w:pPr>
        <w:pStyle w:val="TOC2"/>
        <w:rPr>
          <w:ins w:id="145" w:author="Kees Nederhoff" w:date="2015-02-20T11:50:00Z"/>
          <w:rFonts w:asciiTheme="minorHAnsi" w:eastAsiaTheme="minorEastAsia" w:hAnsiTheme="minorHAnsi" w:cstheme="minorBidi"/>
          <w:noProof/>
          <w:sz w:val="22"/>
          <w:szCs w:val="22"/>
          <w:lang w:eastAsia="zh-CN"/>
        </w:rPr>
      </w:pPr>
      <w:ins w:id="146" w:author="Kees Nederhoff" w:date="2015-02-20T11:50:00Z">
        <w:r w:rsidRPr="00906DAE">
          <w:rPr>
            <w:noProof/>
            <w:lang w:val="en-US"/>
          </w:rPr>
          <w:t>3.2</w:t>
        </w:r>
        <w:r>
          <w:rPr>
            <w:rFonts w:asciiTheme="minorHAnsi" w:eastAsiaTheme="minorEastAsia" w:hAnsiTheme="minorHAnsi" w:cstheme="minorBidi"/>
            <w:noProof/>
            <w:sz w:val="22"/>
            <w:szCs w:val="22"/>
            <w:lang w:eastAsia="zh-CN"/>
          </w:rPr>
          <w:tab/>
        </w:r>
        <w:r w:rsidRPr="00906DAE">
          <w:rPr>
            <w:noProof/>
            <w:lang w:val="en-US"/>
          </w:rPr>
          <w:t>Shallow water equations</w:t>
        </w:r>
        <w:r>
          <w:rPr>
            <w:noProof/>
          </w:rPr>
          <w:tab/>
        </w:r>
        <w:r>
          <w:rPr>
            <w:noProof/>
          </w:rPr>
          <w:fldChar w:fldCharType="begin"/>
        </w:r>
        <w:r>
          <w:rPr>
            <w:noProof/>
          </w:rPr>
          <w:instrText xml:space="preserve"> PAGEREF _Toc412196381 \h </w:instrText>
        </w:r>
      </w:ins>
      <w:r>
        <w:rPr>
          <w:noProof/>
        </w:rPr>
      </w:r>
      <w:r>
        <w:rPr>
          <w:noProof/>
        </w:rPr>
        <w:fldChar w:fldCharType="separate"/>
      </w:r>
      <w:ins w:id="147" w:author="Kees Nederhoff" w:date="2015-02-20T11:50:00Z">
        <w:r>
          <w:rPr>
            <w:noProof/>
          </w:rPr>
          <w:t>25</w:t>
        </w:r>
        <w:r>
          <w:rPr>
            <w:noProof/>
          </w:rPr>
          <w:fldChar w:fldCharType="end"/>
        </w:r>
      </w:ins>
    </w:p>
    <w:p w:rsidR="00333C34" w:rsidRDefault="00333C34">
      <w:pPr>
        <w:pStyle w:val="TOC3"/>
        <w:tabs>
          <w:tab w:val="left" w:pos="1276"/>
        </w:tabs>
        <w:rPr>
          <w:ins w:id="148" w:author="Kees Nederhoff" w:date="2015-02-20T11:50:00Z"/>
          <w:rFonts w:asciiTheme="minorHAnsi" w:eastAsiaTheme="minorEastAsia" w:hAnsiTheme="minorHAnsi" w:cstheme="minorBidi"/>
          <w:noProof/>
          <w:sz w:val="22"/>
          <w:szCs w:val="22"/>
          <w:lang w:eastAsia="zh-CN"/>
        </w:rPr>
      </w:pPr>
      <w:ins w:id="149" w:author="Kees Nederhoff" w:date="2015-02-20T11:50:00Z">
        <w:r w:rsidRPr="00906DAE">
          <w:rPr>
            <w:noProof/>
            <w:lang w:val="en-US"/>
          </w:rPr>
          <w:t>3.2.1</w:t>
        </w:r>
        <w:r>
          <w:rPr>
            <w:rFonts w:asciiTheme="minorHAnsi" w:eastAsiaTheme="minorEastAsia" w:hAnsiTheme="minorHAnsi" w:cstheme="minorBidi"/>
            <w:noProof/>
            <w:sz w:val="22"/>
            <w:szCs w:val="22"/>
            <w:lang w:eastAsia="zh-CN"/>
          </w:rPr>
          <w:tab/>
        </w:r>
        <w:r w:rsidRPr="00906DAE">
          <w:rPr>
            <w:noProof/>
            <w:lang w:val="en-US"/>
          </w:rPr>
          <w:t>Absorbing-generating</w:t>
        </w:r>
        <w:r>
          <w:rPr>
            <w:noProof/>
          </w:rPr>
          <w:tab/>
        </w:r>
        <w:r>
          <w:rPr>
            <w:noProof/>
          </w:rPr>
          <w:fldChar w:fldCharType="begin"/>
        </w:r>
        <w:r>
          <w:rPr>
            <w:noProof/>
          </w:rPr>
          <w:instrText xml:space="preserve"> PAGEREF _Toc412196382 \h </w:instrText>
        </w:r>
      </w:ins>
      <w:r>
        <w:rPr>
          <w:noProof/>
        </w:rPr>
      </w:r>
      <w:r>
        <w:rPr>
          <w:noProof/>
        </w:rPr>
        <w:fldChar w:fldCharType="separate"/>
      </w:r>
      <w:ins w:id="150" w:author="Kees Nederhoff" w:date="2015-02-20T11:50:00Z">
        <w:r>
          <w:rPr>
            <w:noProof/>
          </w:rPr>
          <w:t>25</w:t>
        </w:r>
        <w:r>
          <w:rPr>
            <w:noProof/>
          </w:rPr>
          <w:fldChar w:fldCharType="end"/>
        </w:r>
      </w:ins>
    </w:p>
    <w:p w:rsidR="00333C34" w:rsidRDefault="00333C34">
      <w:pPr>
        <w:pStyle w:val="TOC3"/>
        <w:tabs>
          <w:tab w:val="left" w:pos="1276"/>
        </w:tabs>
        <w:rPr>
          <w:ins w:id="151" w:author="Kees Nederhoff" w:date="2015-02-20T11:50:00Z"/>
          <w:rFonts w:asciiTheme="minorHAnsi" w:eastAsiaTheme="minorEastAsia" w:hAnsiTheme="minorHAnsi" w:cstheme="minorBidi"/>
          <w:noProof/>
          <w:sz w:val="22"/>
          <w:szCs w:val="22"/>
          <w:lang w:eastAsia="zh-CN"/>
        </w:rPr>
      </w:pPr>
      <w:ins w:id="152" w:author="Kees Nederhoff" w:date="2015-02-20T11:50:00Z">
        <w:r w:rsidRPr="00906DAE">
          <w:rPr>
            <w:noProof/>
            <w:color w:val="FF0000"/>
            <w:lang w:val="en-US"/>
          </w:rPr>
          <w:t>3.2.2</w:t>
        </w:r>
        <w:r>
          <w:rPr>
            <w:rFonts w:asciiTheme="minorHAnsi" w:eastAsiaTheme="minorEastAsia" w:hAnsiTheme="minorHAnsi" w:cstheme="minorBidi"/>
            <w:noProof/>
            <w:sz w:val="22"/>
            <w:szCs w:val="22"/>
            <w:lang w:eastAsia="zh-CN"/>
          </w:rPr>
          <w:tab/>
        </w:r>
        <w:r w:rsidRPr="00906DAE">
          <w:rPr>
            <w:noProof/>
            <w:lang w:val="en-US"/>
          </w:rPr>
          <w:t>River and point discharge</w:t>
        </w:r>
        <w:r>
          <w:rPr>
            <w:noProof/>
          </w:rPr>
          <w:tab/>
        </w:r>
        <w:r>
          <w:rPr>
            <w:noProof/>
          </w:rPr>
          <w:fldChar w:fldCharType="begin"/>
        </w:r>
        <w:r>
          <w:rPr>
            <w:noProof/>
          </w:rPr>
          <w:instrText xml:space="preserve"> PAGEREF _Toc412196383 \h </w:instrText>
        </w:r>
      </w:ins>
      <w:r>
        <w:rPr>
          <w:noProof/>
        </w:rPr>
      </w:r>
      <w:r>
        <w:rPr>
          <w:noProof/>
        </w:rPr>
        <w:fldChar w:fldCharType="separate"/>
      </w:r>
      <w:ins w:id="153" w:author="Kees Nederhoff" w:date="2015-02-20T11:50:00Z">
        <w:r>
          <w:rPr>
            <w:noProof/>
          </w:rPr>
          <w:t>25</w:t>
        </w:r>
        <w:r>
          <w:rPr>
            <w:noProof/>
          </w:rPr>
          <w:fldChar w:fldCharType="end"/>
        </w:r>
      </w:ins>
    </w:p>
    <w:p w:rsidR="00333C34" w:rsidRDefault="00333C34">
      <w:pPr>
        <w:pStyle w:val="TOC3"/>
        <w:tabs>
          <w:tab w:val="left" w:pos="1276"/>
        </w:tabs>
        <w:rPr>
          <w:ins w:id="154" w:author="Kees Nederhoff" w:date="2015-02-20T11:50:00Z"/>
          <w:rFonts w:asciiTheme="minorHAnsi" w:eastAsiaTheme="minorEastAsia" w:hAnsiTheme="minorHAnsi" w:cstheme="minorBidi"/>
          <w:noProof/>
          <w:sz w:val="22"/>
          <w:szCs w:val="22"/>
          <w:lang w:eastAsia="zh-CN"/>
        </w:rPr>
      </w:pPr>
      <w:ins w:id="155" w:author="Kees Nederhoff" w:date="2015-02-20T11:50:00Z">
        <w:r w:rsidRPr="00906DAE">
          <w:rPr>
            <w:noProof/>
            <w:lang w:val="en-US"/>
          </w:rPr>
          <w:t>3.2.3</w:t>
        </w:r>
        <w:r>
          <w:rPr>
            <w:rFonts w:asciiTheme="minorHAnsi" w:eastAsiaTheme="minorEastAsia" w:hAnsiTheme="minorHAnsi" w:cstheme="minorBidi"/>
            <w:noProof/>
            <w:sz w:val="22"/>
            <w:szCs w:val="22"/>
            <w:lang w:eastAsia="zh-CN"/>
          </w:rPr>
          <w:tab/>
        </w:r>
        <w:r w:rsidRPr="00906DAE">
          <w:rPr>
            <w:noProof/>
            <w:lang w:val="en-US"/>
          </w:rPr>
          <w:t>Ship motion</w:t>
        </w:r>
        <w:r>
          <w:rPr>
            <w:noProof/>
          </w:rPr>
          <w:tab/>
        </w:r>
        <w:r>
          <w:rPr>
            <w:noProof/>
          </w:rPr>
          <w:fldChar w:fldCharType="begin"/>
        </w:r>
        <w:r>
          <w:rPr>
            <w:noProof/>
          </w:rPr>
          <w:instrText xml:space="preserve"> PAGEREF _Toc412196384 \h </w:instrText>
        </w:r>
      </w:ins>
      <w:r>
        <w:rPr>
          <w:noProof/>
        </w:rPr>
      </w:r>
      <w:r>
        <w:rPr>
          <w:noProof/>
        </w:rPr>
        <w:fldChar w:fldCharType="separate"/>
      </w:r>
      <w:ins w:id="156" w:author="Kees Nederhoff" w:date="2015-02-20T11:50:00Z">
        <w:r>
          <w:rPr>
            <w:noProof/>
          </w:rPr>
          <w:t>26</w:t>
        </w:r>
        <w:r>
          <w:rPr>
            <w:noProof/>
          </w:rPr>
          <w:fldChar w:fldCharType="end"/>
        </w:r>
      </w:ins>
    </w:p>
    <w:p w:rsidR="00333C34" w:rsidRDefault="00333C34">
      <w:pPr>
        <w:pStyle w:val="TOC3"/>
        <w:tabs>
          <w:tab w:val="left" w:pos="1276"/>
        </w:tabs>
        <w:rPr>
          <w:ins w:id="157" w:author="Kees Nederhoff" w:date="2015-02-20T11:50:00Z"/>
          <w:rFonts w:asciiTheme="minorHAnsi" w:eastAsiaTheme="minorEastAsia" w:hAnsiTheme="minorHAnsi" w:cstheme="minorBidi"/>
          <w:noProof/>
          <w:sz w:val="22"/>
          <w:szCs w:val="22"/>
          <w:lang w:eastAsia="zh-CN"/>
        </w:rPr>
      </w:pPr>
      <w:ins w:id="158" w:author="Kees Nederhoff" w:date="2015-02-20T11:50:00Z">
        <w:r w:rsidRPr="00906DAE">
          <w:rPr>
            <w:noProof/>
            <w:lang w:val="en-US"/>
          </w:rPr>
          <w:t>3.2.4</w:t>
        </w:r>
        <w:r>
          <w:rPr>
            <w:rFonts w:asciiTheme="minorHAnsi" w:eastAsiaTheme="minorEastAsia" w:hAnsiTheme="minorHAnsi" w:cstheme="minorBidi"/>
            <w:noProof/>
            <w:sz w:val="22"/>
            <w:szCs w:val="22"/>
            <w:lang w:eastAsia="zh-CN"/>
          </w:rPr>
          <w:tab/>
        </w:r>
        <w:r w:rsidRPr="00906DAE">
          <w:rPr>
            <w:noProof/>
            <w:lang w:val="en-US"/>
          </w:rPr>
          <w:t>Lateral boundaries</w:t>
        </w:r>
        <w:r>
          <w:rPr>
            <w:noProof/>
          </w:rPr>
          <w:tab/>
        </w:r>
        <w:r>
          <w:rPr>
            <w:noProof/>
          </w:rPr>
          <w:fldChar w:fldCharType="begin"/>
        </w:r>
        <w:r>
          <w:rPr>
            <w:noProof/>
          </w:rPr>
          <w:instrText xml:space="preserve"> PAGEREF _Toc412196385 \h </w:instrText>
        </w:r>
      </w:ins>
      <w:r>
        <w:rPr>
          <w:noProof/>
        </w:rPr>
      </w:r>
      <w:r>
        <w:rPr>
          <w:noProof/>
        </w:rPr>
        <w:fldChar w:fldCharType="separate"/>
      </w:r>
      <w:ins w:id="159" w:author="Kees Nederhoff" w:date="2015-02-20T11:50:00Z">
        <w:r>
          <w:rPr>
            <w:noProof/>
          </w:rPr>
          <w:t>26</w:t>
        </w:r>
        <w:r>
          <w:rPr>
            <w:noProof/>
          </w:rPr>
          <w:fldChar w:fldCharType="end"/>
        </w:r>
      </w:ins>
    </w:p>
    <w:p w:rsidR="00333C34" w:rsidRDefault="00333C34">
      <w:pPr>
        <w:pStyle w:val="TOC3"/>
        <w:tabs>
          <w:tab w:val="left" w:pos="1276"/>
        </w:tabs>
        <w:rPr>
          <w:ins w:id="160" w:author="Kees Nederhoff" w:date="2015-02-20T11:50:00Z"/>
          <w:rFonts w:asciiTheme="minorHAnsi" w:eastAsiaTheme="minorEastAsia" w:hAnsiTheme="minorHAnsi" w:cstheme="minorBidi"/>
          <w:noProof/>
          <w:sz w:val="22"/>
          <w:szCs w:val="22"/>
          <w:lang w:eastAsia="zh-CN"/>
        </w:rPr>
      </w:pPr>
      <w:ins w:id="161" w:author="Kees Nederhoff" w:date="2015-02-20T11:50:00Z">
        <w:r w:rsidRPr="00906DAE">
          <w:rPr>
            <w:noProof/>
            <w:lang w:val="en-US"/>
          </w:rPr>
          <w:t>3.2.5</w:t>
        </w:r>
        <w:r>
          <w:rPr>
            <w:rFonts w:asciiTheme="minorHAnsi" w:eastAsiaTheme="minorEastAsia" w:hAnsiTheme="minorHAnsi" w:cstheme="minorBidi"/>
            <w:noProof/>
            <w:sz w:val="22"/>
            <w:szCs w:val="22"/>
            <w:lang w:eastAsia="zh-CN"/>
          </w:rPr>
          <w:tab/>
        </w:r>
        <w:r w:rsidRPr="00906DAE">
          <w:rPr>
            <w:noProof/>
            <w:lang w:val="en-US"/>
          </w:rPr>
          <w:t>Tide and surge</w:t>
        </w:r>
        <w:r>
          <w:rPr>
            <w:noProof/>
          </w:rPr>
          <w:tab/>
        </w:r>
        <w:r>
          <w:rPr>
            <w:noProof/>
          </w:rPr>
          <w:fldChar w:fldCharType="begin"/>
        </w:r>
        <w:r>
          <w:rPr>
            <w:noProof/>
          </w:rPr>
          <w:instrText xml:space="preserve"> PAGEREF _Toc412196386 \h </w:instrText>
        </w:r>
      </w:ins>
      <w:r>
        <w:rPr>
          <w:noProof/>
        </w:rPr>
      </w:r>
      <w:r>
        <w:rPr>
          <w:noProof/>
        </w:rPr>
        <w:fldChar w:fldCharType="separate"/>
      </w:r>
      <w:ins w:id="162" w:author="Kees Nederhoff" w:date="2015-02-20T11:50:00Z">
        <w:r>
          <w:rPr>
            <w:noProof/>
          </w:rPr>
          <w:t>26</w:t>
        </w:r>
        <w:r>
          <w:rPr>
            <w:noProof/>
          </w:rPr>
          <w:fldChar w:fldCharType="end"/>
        </w:r>
      </w:ins>
    </w:p>
    <w:p w:rsidR="00333C34" w:rsidRDefault="00333C34">
      <w:pPr>
        <w:pStyle w:val="TOC2"/>
        <w:rPr>
          <w:ins w:id="163" w:author="Kees Nederhoff" w:date="2015-02-20T11:50:00Z"/>
          <w:rFonts w:asciiTheme="minorHAnsi" w:eastAsiaTheme="minorEastAsia" w:hAnsiTheme="minorHAnsi" w:cstheme="minorBidi"/>
          <w:noProof/>
          <w:sz w:val="22"/>
          <w:szCs w:val="22"/>
          <w:lang w:eastAsia="zh-CN"/>
        </w:rPr>
      </w:pPr>
      <w:ins w:id="164" w:author="Kees Nederhoff" w:date="2015-02-20T11:50:00Z">
        <w:r w:rsidRPr="00906DAE">
          <w:rPr>
            <w:noProof/>
            <w:lang w:val="en-US"/>
          </w:rPr>
          <w:t>3.3</w:t>
        </w:r>
        <w:r>
          <w:rPr>
            <w:rFonts w:asciiTheme="minorHAnsi" w:eastAsiaTheme="minorEastAsia" w:hAnsiTheme="minorHAnsi" w:cstheme="minorBidi"/>
            <w:noProof/>
            <w:sz w:val="22"/>
            <w:szCs w:val="22"/>
            <w:lang w:eastAsia="zh-CN"/>
          </w:rPr>
          <w:tab/>
        </w:r>
        <w:r w:rsidRPr="00906DAE">
          <w:rPr>
            <w:noProof/>
            <w:lang w:val="en-US"/>
          </w:rPr>
          <w:t>Sediment transport</w:t>
        </w:r>
        <w:r>
          <w:rPr>
            <w:noProof/>
          </w:rPr>
          <w:tab/>
        </w:r>
        <w:r>
          <w:rPr>
            <w:noProof/>
          </w:rPr>
          <w:fldChar w:fldCharType="begin"/>
        </w:r>
        <w:r>
          <w:rPr>
            <w:noProof/>
          </w:rPr>
          <w:instrText xml:space="preserve"> PAGEREF _Toc412196387 \h </w:instrText>
        </w:r>
      </w:ins>
      <w:r>
        <w:rPr>
          <w:noProof/>
        </w:rPr>
      </w:r>
      <w:r>
        <w:rPr>
          <w:noProof/>
        </w:rPr>
        <w:fldChar w:fldCharType="separate"/>
      </w:r>
      <w:ins w:id="165" w:author="Kees Nederhoff" w:date="2015-02-20T11:50:00Z">
        <w:r>
          <w:rPr>
            <w:noProof/>
          </w:rPr>
          <w:t>27</w:t>
        </w:r>
        <w:r>
          <w:rPr>
            <w:noProof/>
          </w:rPr>
          <w:fldChar w:fldCharType="end"/>
        </w:r>
      </w:ins>
    </w:p>
    <w:p w:rsidR="00333C34" w:rsidRDefault="00333C34">
      <w:pPr>
        <w:pStyle w:val="TOC1"/>
        <w:rPr>
          <w:ins w:id="166" w:author="Kees Nederhoff" w:date="2015-02-20T11:50:00Z"/>
          <w:rFonts w:asciiTheme="minorHAnsi" w:eastAsiaTheme="minorEastAsia" w:hAnsiTheme="minorHAnsi" w:cstheme="minorBidi"/>
          <w:b w:val="0"/>
          <w:noProof/>
          <w:sz w:val="22"/>
          <w:szCs w:val="22"/>
          <w:lang w:eastAsia="zh-CN"/>
        </w:rPr>
      </w:pPr>
      <w:ins w:id="167" w:author="Kees Nederhoff" w:date="2015-02-20T11:50:00Z">
        <w:r w:rsidRPr="00906DAE">
          <w:rPr>
            <w:noProof/>
            <w:lang w:val="en-US"/>
          </w:rPr>
          <w:t>4</w:t>
        </w:r>
        <w:r>
          <w:rPr>
            <w:rFonts w:asciiTheme="minorHAnsi" w:eastAsiaTheme="minorEastAsia" w:hAnsiTheme="minorHAnsi" w:cstheme="minorBidi"/>
            <w:b w:val="0"/>
            <w:noProof/>
            <w:sz w:val="22"/>
            <w:szCs w:val="22"/>
            <w:lang w:eastAsia="zh-CN"/>
          </w:rPr>
          <w:tab/>
        </w:r>
        <w:r w:rsidRPr="00906DAE">
          <w:rPr>
            <w:noProof/>
            <w:lang w:val="en-US"/>
          </w:rPr>
          <w:t>Input description</w:t>
        </w:r>
        <w:r>
          <w:rPr>
            <w:noProof/>
          </w:rPr>
          <w:tab/>
        </w:r>
        <w:r>
          <w:rPr>
            <w:noProof/>
          </w:rPr>
          <w:fldChar w:fldCharType="begin"/>
        </w:r>
        <w:r>
          <w:rPr>
            <w:noProof/>
          </w:rPr>
          <w:instrText xml:space="preserve"> PAGEREF _Toc412196388 \h </w:instrText>
        </w:r>
      </w:ins>
      <w:r>
        <w:rPr>
          <w:noProof/>
        </w:rPr>
      </w:r>
      <w:r>
        <w:rPr>
          <w:noProof/>
        </w:rPr>
        <w:fldChar w:fldCharType="separate"/>
      </w:r>
      <w:ins w:id="168" w:author="Kees Nederhoff" w:date="2015-02-20T11:50:00Z">
        <w:r>
          <w:rPr>
            <w:noProof/>
          </w:rPr>
          <w:t>28</w:t>
        </w:r>
        <w:r>
          <w:rPr>
            <w:noProof/>
          </w:rPr>
          <w:fldChar w:fldCharType="end"/>
        </w:r>
      </w:ins>
    </w:p>
    <w:p w:rsidR="00333C34" w:rsidRDefault="00333C34">
      <w:pPr>
        <w:pStyle w:val="TOC2"/>
        <w:rPr>
          <w:ins w:id="169" w:author="Kees Nederhoff" w:date="2015-02-20T11:50:00Z"/>
          <w:rFonts w:asciiTheme="minorHAnsi" w:eastAsiaTheme="minorEastAsia" w:hAnsiTheme="minorHAnsi" w:cstheme="minorBidi"/>
          <w:noProof/>
          <w:sz w:val="22"/>
          <w:szCs w:val="22"/>
          <w:lang w:eastAsia="zh-CN"/>
        </w:rPr>
      </w:pPr>
      <w:ins w:id="170" w:author="Kees Nederhoff" w:date="2015-02-20T11:50:00Z">
        <w:r w:rsidRPr="00906DAE">
          <w:rPr>
            <w:noProof/>
            <w:lang w:val="en-US"/>
          </w:rPr>
          <w:t>4.1</w:t>
        </w:r>
        <w:r>
          <w:rPr>
            <w:rFonts w:asciiTheme="minorHAnsi" w:eastAsiaTheme="minorEastAsia" w:hAnsiTheme="minorHAnsi" w:cstheme="minorBidi"/>
            <w:noProof/>
            <w:sz w:val="22"/>
            <w:szCs w:val="22"/>
            <w:lang w:eastAsia="zh-CN"/>
          </w:rPr>
          <w:tab/>
        </w:r>
        <w:r w:rsidRPr="00906DAE">
          <w:rPr>
            <w:noProof/>
            <w:lang w:val="en-US"/>
          </w:rPr>
          <w:t>General</w:t>
        </w:r>
        <w:r>
          <w:rPr>
            <w:noProof/>
          </w:rPr>
          <w:tab/>
        </w:r>
        <w:r>
          <w:rPr>
            <w:noProof/>
          </w:rPr>
          <w:fldChar w:fldCharType="begin"/>
        </w:r>
        <w:r>
          <w:rPr>
            <w:noProof/>
          </w:rPr>
          <w:instrText xml:space="preserve"> PAGEREF _Toc412196389 \h </w:instrText>
        </w:r>
      </w:ins>
      <w:r>
        <w:rPr>
          <w:noProof/>
        </w:rPr>
      </w:r>
      <w:r>
        <w:rPr>
          <w:noProof/>
        </w:rPr>
        <w:fldChar w:fldCharType="separate"/>
      </w:r>
      <w:ins w:id="171" w:author="Kees Nederhoff" w:date="2015-02-20T11:50:00Z">
        <w:r>
          <w:rPr>
            <w:noProof/>
          </w:rPr>
          <w:t>28</w:t>
        </w:r>
        <w:r>
          <w:rPr>
            <w:noProof/>
          </w:rPr>
          <w:fldChar w:fldCharType="end"/>
        </w:r>
      </w:ins>
    </w:p>
    <w:p w:rsidR="00333C34" w:rsidRDefault="00333C34">
      <w:pPr>
        <w:pStyle w:val="TOC2"/>
        <w:rPr>
          <w:ins w:id="172" w:author="Kees Nederhoff" w:date="2015-02-20T11:50:00Z"/>
          <w:rFonts w:asciiTheme="minorHAnsi" w:eastAsiaTheme="minorEastAsia" w:hAnsiTheme="minorHAnsi" w:cstheme="minorBidi"/>
          <w:noProof/>
          <w:sz w:val="22"/>
          <w:szCs w:val="22"/>
          <w:lang w:eastAsia="zh-CN"/>
        </w:rPr>
      </w:pPr>
      <w:ins w:id="173" w:author="Kees Nederhoff" w:date="2015-02-20T11:50:00Z">
        <w:r w:rsidRPr="00906DAE">
          <w:rPr>
            <w:noProof/>
            <w:lang w:val="en-US"/>
          </w:rPr>
          <w:t>4.2</w:t>
        </w:r>
        <w:r>
          <w:rPr>
            <w:rFonts w:asciiTheme="minorHAnsi" w:eastAsiaTheme="minorEastAsia" w:hAnsiTheme="minorHAnsi" w:cstheme="minorBidi"/>
            <w:noProof/>
            <w:sz w:val="22"/>
            <w:szCs w:val="22"/>
            <w:lang w:eastAsia="zh-CN"/>
          </w:rPr>
          <w:tab/>
        </w:r>
        <w:r w:rsidRPr="00906DAE">
          <w:rPr>
            <w:noProof/>
            <w:lang w:val="en-US"/>
          </w:rPr>
          <w:t>Physical processes</w:t>
        </w:r>
        <w:r>
          <w:rPr>
            <w:noProof/>
          </w:rPr>
          <w:tab/>
        </w:r>
        <w:r>
          <w:rPr>
            <w:noProof/>
          </w:rPr>
          <w:fldChar w:fldCharType="begin"/>
        </w:r>
        <w:r>
          <w:rPr>
            <w:noProof/>
          </w:rPr>
          <w:instrText xml:space="preserve"> PAGEREF _Toc412196390 \h </w:instrText>
        </w:r>
      </w:ins>
      <w:r>
        <w:rPr>
          <w:noProof/>
        </w:rPr>
      </w:r>
      <w:r>
        <w:rPr>
          <w:noProof/>
        </w:rPr>
        <w:fldChar w:fldCharType="separate"/>
      </w:r>
      <w:ins w:id="174" w:author="Kees Nederhoff" w:date="2015-02-20T11:50:00Z">
        <w:r>
          <w:rPr>
            <w:noProof/>
          </w:rPr>
          <w:t>29</w:t>
        </w:r>
        <w:r>
          <w:rPr>
            <w:noProof/>
          </w:rPr>
          <w:fldChar w:fldCharType="end"/>
        </w:r>
      </w:ins>
    </w:p>
    <w:p w:rsidR="00333C34" w:rsidRDefault="00333C34">
      <w:pPr>
        <w:pStyle w:val="TOC2"/>
        <w:rPr>
          <w:ins w:id="175" w:author="Kees Nederhoff" w:date="2015-02-20T11:50:00Z"/>
          <w:rFonts w:asciiTheme="minorHAnsi" w:eastAsiaTheme="minorEastAsia" w:hAnsiTheme="minorHAnsi" w:cstheme="minorBidi"/>
          <w:noProof/>
          <w:sz w:val="22"/>
          <w:szCs w:val="22"/>
          <w:lang w:eastAsia="zh-CN"/>
        </w:rPr>
      </w:pPr>
      <w:ins w:id="176" w:author="Kees Nederhoff" w:date="2015-02-20T11:50:00Z">
        <w:r w:rsidRPr="00906DAE">
          <w:rPr>
            <w:noProof/>
            <w:lang w:val="en-US"/>
          </w:rPr>
          <w:t>4.3</w:t>
        </w:r>
        <w:r>
          <w:rPr>
            <w:rFonts w:asciiTheme="minorHAnsi" w:eastAsiaTheme="minorEastAsia" w:hAnsiTheme="minorHAnsi" w:cstheme="minorBidi"/>
            <w:noProof/>
            <w:sz w:val="22"/>
            <w:szCs w:val="22"/>
            <w:lang w:eastAsia="zh-CN"/>
          </w:rPr>
          <w:tab/>
        </w:r>
        <w:r w:rsidRPr="00906DAE">
          <w:rPr>
            <w:noProof/>
            <w:lang w:val="en-US"/>
          </w:rPr>
          <w:t>Grid and bathymetry</w:t>
        </w:r>
        <w:r>
          <w:rPr>
            <w:noProof/>
          </w:rPr>
          <w:tab/>
        </w:r>
        <w:r>
          <w:rPr>
            <w:noProof/>
          </w:rPr>
          <w:fldChar w:fldCharType="begin"/>
        </w:r>
        <w:r>
          <w:rPr>
            <w:noProof/>
          </w:rPr>
          <w:instrText xml:space="preserve"> PAGEREF _Toc412196391 \h </w:instrText>
        </w:r>
      </w:ins>
      <w:r>
        <w:rPr>
          <w:noProof/>
        </w:rPr>
      </w:r>
      <w:r>
        <w:rPr>
          <w:noProof/>
        </w:rPr>
        <w:fldChar w:fldCharType="separate"/>
      </w:r>
      <w:ins w:id="177" w:author="Kees Nederhoff" w:date="2015-02-20T11:50:00Z">
        <w:r>
          <w:rPr>
            <w:noProof/>
          </w:rPr>
          <w:t>30</w:t>
        </w:r>
        <w:r>
          <w:rPr>
            <w:noProof/>
          </w:rPr>
          <w:fldChar w:fldCharType="end"/>
        </w:r>
      </w:ins>
    </w:p>
    <w:p w:rsidR="00333C34" w:rsidRDefault="00333C34">
      <w:pPr>
        <w:pStyle w:val="TOC2"/>
        <w:rPr>
          <w:ins w:id="178" w:author="Kees Nederhoff" w:date="2015-02-20T11:50:00Z"/>
          <w:rFonts w:asciiTheme="minorHAnsi" w:eastAsiaTheme="minorEastAsia" w:hAnsiTheme="minorHAnsi" w:cstheme="minorBidi"/>
          <w:noProof/>
          <w:sz w:val="22"/>
          <w:szCs w:val="22"/>
          <w:lang w:eastAsia="zh-CN"/>
        </w:rPr>
      </w:pPr>
      <w:ins w:id="179" w:author="Kees Nederhoff" w:date="2015-02-20T11:50:00Z">
        <w:r w:rsidRPr="00906DAE">
          <w:rPr>
            <w:noProof/>
            <w:lang w:val="en-US"/>
          </w:rPr>
          <w:t>4.4</w:t>
        </w:r>
        <w:r>
          <w:rPr>
            <w:rFonts w:asciiTheme="minorHAnsi" w:eastAsiaTheme="minorEastAsia" w:hAnsiTheme="minorHAnsi" w:cstheme="minorBidi"/>
            <w:noProof/>
            <w:sz w:val="22"/>
            <w:szCs w:val="22"/>
            <w:lang w:eastAsia="zh-CN"/>
          </w:rPr>
          <w:tab/>
        </w:r>
        <w:r w:rsidRPr="00906DAE">
          <w:rPr>
            <w:noProof/>
            <w:lang w:val="en-US"/>
          </w:rPr>
          <w:t>Waves input</w:t>
        </w:r>
        <w:r>
          <w:rPr>
            <w:noProof/>
          </w:rPr>
          <w:tab/>
        </w:r>
        <w:r>
          <w:rPr>
            <w:noProof/>
          </w:rPr>
          <w:fldChar w:fldCharType="begin"/>
        </w:r>
        <w:r>
          <w:rPr>
            <w:noProof/>
          </w:rPr>
          <w:instrText xml:space="preserve"> PAGEREF _Toc412196392 \h </w:instrText>
        </w:r>
      </w:ins>
      <w:r>
        <w:rPr>
          <w:noProof/>
        </w:rPr>
      </w:r>
      <w:r>
        <w:rPr>
          <w:noProof/>
        </w:rPr>
        <w:fldChar w:fldCharType="separate"/>
      </w:r>
      <w:ins w:id="180" w:author="Kees Nederhoff" w:date="2015-02-20T11:50:00Z">
        <w:r>
          <w:rPr>
            <w:noProof/>
          </w:rPr>
          <w:t>33</w:t>
        </w:r>
        <w:r>
          <w:rPr>
            <w:noProof/>
          </w:rPr>
          <w:fldChar w:fldCharType="end"/>
        </w:r>
      </w:ins>
    </w:p>
    <w:p w:rsidR="00333C34" w:rsidRDefault="00333C34">
      <w:pPr>
        <w:pStyle w:val="TOC3"/>
        <w:tabs>
          <w:tab w:val="left" w:pos="1276"/>
        </w:tabs>
        <w:rPr>
          <w:ins w:id="181" w:author="Kees Nederhoff" w:date="2015-02-20T11:50:00Z"/>
          <w:rFonts w:asciiTheme="minorHAnsi" w:eastAsiaTheme="minorEastAsia" w:hAnsiTheme="minorHAnsi" w:cstheme="minorBidi"/>
          <w:noProof/>
          <w:sz w:val="22"/>
          <w:szCs w:val="22"/>
          <w:lang w:eastAsia="zh-CN"/>
        </w:rPr>
      </w:pPr>
      <w:ins w:id="182" w:author="Kees Nederhoff" w:date="2015-02-20T11:50:00Z">
        <w:r w:rsidRPr="00906DAE">
          <w:rPr>
            <w:noProof/>
            <w:lang w:val="en-US"/>
          </w:rPr>
          <w:lastRenderedPageBreak/>
          <w:t>4.4.1</w:t>
        </w:r>
        <w:r>
          <w:rPr>
            <w:rFonts w:asciiTheme="minorHAnsi" w:eastAsiaTheme="minorEastAsia" w:hAnsiTheme="minorHAnsi" w:cstheme="minorBidi"/>
            <w:noProof/>
            <w:sz w:val="22"/>
            <w:szCs w:val="22"/>
            <w:lang w:eastAsia="zh-CN"/>
          </w:rPr>
          <w:tab/>
        </w:r>
        <w:r w:rsidRPr="00906DAE">
          <w:rPr>
            <w:noProof/>
            <w:lang w:val="en-US"/>
          </w:rPr>
          <w:t>Stationary wave boundary conditions</w:t>
        </w:r>
        <w:r>
          <w:rPr>
            <w:noProof/>
          </w:rPr>
          <w:tab/>
        </w:r>
        <w:r>
          <w:rPr>
            <w:noProof/>
          </w:rPr>
          <w:fldChar w:fldCharType="begin"/>
        </w:r>
        <w:r>
          <w:rPr>
            <w:noProof/>
          </w:rPr>
          <w:instrText xml:space="preserve"> PAGEREF _Toc412196393 \h </w:instrText>
        </w:r>
      </w:ins>
      <w:r>
        <w:rPr>
          <w:noProof/>
        </w:rPr>
      </w:r>
      <w:r>
        <w:rPr>
          <w:noProof/>
        </w:rPr>
        <w:fldChar w:fldCharType="separate"/>
      </w:r>
      <w:ins w:id="183" w:author="Kees Nederhoff" w:date="2015-02-20T11:50:00Z">
        <w:r>
          <w:rPr>
            <w:noProof/>
          </w:rPr>
          <w:t>35</w:t>
        </w:r>
        <w:r>
          <w:rPr>
            <w:noProof/>
          </w:rPr>
          <w:fldChar w:fldCharType="end"/>
        </w:r>
      </w:ins>
    </w:p>
    <w:p w:rsidR="00333C34" w:rsidRDefault="00333C34">
      <w:pPr>
        <w:pStyle w:val="TOC3"/>
        <w:tabs>
          <w:tab w:val="left" w:pos="1276"/>
        </w:tabs>
        <w:rPr>
          <w:ins w:id="184" w:author="Kees Nederhoff" w:date="2015-02-20T11:50:00Z"/>
          <w:rFonts w:asciiTheme="minorHAnsi" w:eastAsiaTheme="minorEastAsia" w:hAnsiTheme="minorHAnsi" w:cstheme="minorBidi"/>
          <w:noProof/>
          <w:sz w:val="22"/>
          <w:szCs w:val="22"/>
          <w:lang w:eastAsia="zh-CN"/>
        </w:rPr>
      </w:pPr>
      <w:ins w:id="185" w:author="Kees Nederhoff" w:date="2015-02-20T11:50:00Z">
        <w:r w:rsidRPr="00906DAE">
          <w:rPr>
            <w:noProof/>
            <w:lang w:val="en-US"/>
          </w:rPr>
          <w:t>4.4.2</w:t>
        </w:r>
        <w:r>
          <w:rPr>
            <w:rFonts w:asciiTheme="minorHAnsi" w:eastAsiaTheme="minorEastAsia" w:hAnsiTheme="minorHAnsi" w:cstheme="minorBidi"/>
            <w:noProof/>
            <w:sz w:val="22"/>
            <w:szCs w:val="22"/>
            <w:lang w:eastAsia="zh-CN"/>
          </w:rPr>
          <w:tab/>
        </w:r>
        <w:r w:rsidRPr="00906DAE">
          <w:rPr>
            <w:noProof/>
            <w:lang w:val="en-US"/>
          </w:rPr>
          <w:t>Spectral wave boundary conditions</w:t>
        </w:r>
        <w:r>
          <w:rPr>
            <w:noProof/>
          </w:rPr>
          <w:tab/>
        </w:r>
        <w:r>
          <w:rPr>
            <w:noProof/>
          </w:rPr>
          <w:fldChar w:fldCharType="begin"/>
        </w:r>
        <w:r>
          <w:rPr>
            <w:noProof/>
          </w:rPr>
          <w:instrText xml:space="preserve"> PAGEREF _Toc412196394 \h </w:instrText>
        </w:r>
      </w:ins>
      <w:r>
        <w:rPr>
          <w:noProof/>
        </w:rPr>
      </w:r>
      <w:r>
        <w:rPr>
          <w:noProof/>
        </w:rPr>
        <w:fldChar w:fldCharType="separate"/>
      </w:r>
      <w:ins w:id="186" w:author="Kees Nederhoff" w:date="2015-02-20T11:50:00Z">
        <w:r>
          <w:rPr>
            <w:noProof/>
          </w:rPr>
          <w:t>36</w:t>
        </w:r>
        <w:r>
          <w:rPr>
            <w:noProof/>
          </w:rPr>
          <w:fldChar w:fldCharType="end"/>
        </w:r>
      </w:ins>
    </w:p>
    <w:p w:rsidR="00333C34" w:rsidRDefault="00333C34">
      <w:pPr>
        <w:pStyle w:val="TOC3"/>
        <w:tabs>
          <w:tab w:val="left" w:pos="1276"/>
        </w:tabs>
        <w:rPr>
          <w:ins w:id="187" w:author="Kees Nederhoff" w:date="2015-02-20T11:50:00Z"/>
          <w:rFonts w:asciiTheme="minorHAnsi" w:eastAsiaTheme="minorEastAsia" w:hAnsiTheme="minorHAnsi" w:cstheme="minorBidi"/>
          <w:noProof/>
          <w:sz w:val="22"/>
          <w:szCs w:val="22"/>
          <w:lang w:eastAsia="zh-CN"/>
        </w:rPr>
      </w:pPr>
      <w:ins w:id="188" w:author="Kees Nederhoff" w:date="2015-02-20T11:50:00Z">
        <w:r w:rsidRPr="00906DAE">
          <w:rPr>
            <w:noProof/>
            <w:lang w:val="en-US"/>
          </w:rPr>
          <w:t>4.4.3</w:t>
        </w:r>
        <w:r>
          <w:rPr>
            <w:rFonts w:asciiTheme="minorHAnsi" w:eastAsiaTheme="minorEastAsia" w:hAnsiTheme="minorHAnsi" w:cstheme="minorBidi"/>
            <w:noProof/>
            <w:sz w:val="22"/>
            <w:szCs w:val="22"/>
            <w:lang w:eastAsia="zh-CN"/>
          </w:rPr>
          <w:tab/>
        </w:r>
        <w:r w:rsidRPr="00906DAE">
          <w:rPr>
            <w:noProof/>
            <w:lang w:val="en-US"/>
          </w:rPr>
          <w:t>Boundary conditions for non-hydrostatic model</w:t>
        </w:r>
        <w:r>
          <w:rPr>
            <w:noProof/>
          </w:rPr>
          <w:tab/>
        </w:r>
        <w:r>
          <w:rPr>
            <w:noProof/>
          </w:rPr>
          <w:fldChar w:fldCharType="begin"/>
        </w:r>
        <w:r>
          <w:rPr>
            <w:noProof/>
          </w:rPr>
          <w:instrText xml:space="preserve"> PAGEREF _Toc412196395 \h </w:instrText>
        </w:r>
      </w:ins>
      <w:r>
        <w:rPr>
          <w:noProof/>
        </w:rPr>
      </w:r>
      <w:r>
        <w:rPr>
          <w:noProof/>
        </w:rPr>
        <w:fldChar w:fldCharType="separate"/>
      </w:r>
      <w:ins w:id="189" w:author="Kees Nederhoff" w:date="2015-02-20T11:50:00Z">
        <w:r>
          <w:rPr>
            <w:noProof/>
          </w:rPr>
          <w:t>43</w:t>
        </w:r>
        <w:r>
          <w:rPr>
            <w:noProof/>
          </w:rPr>
          <w:fldChar w:fldCharType="end"/>
        </w:r>
      </w:ins>
    </w:p>
    <w:p w:rsidR="00333C34" w:rsidRDefault="00333C34">
      <w:pPr>
        <w:pStyle w:val="TOC3"/>
        <w:tabs>
          <w:tab w:val="left" w:pos="1276"/>
        </w:tabs>
        <w:rPr>
          <w:ins w:id="190" w:author="Kees Nederhoff" w:date="2015-02-20T11:50:00Z"/>
          <w:rFonts w:asciiTheme="minorHAnsi" w:eastAsiaTheme="minorEastAsia" w:hAnsiTheme="minorHAnsi" w:cstheme="minorBidi"/>
          <w:noProof/>
          <w:sz w:val="22"/>
          <w:szCs w:val="22"/>
          <w:lang w:eastAsia="zh-CN"/>
        </w:rPr>
      </w:pPr>
      <w:ins w:id="191" w:author="Kees Nederhoff" w:date="2015-02-20T11:50:00Z">
        <w:r w:rsidRPr="00906DAE">
          <w:rPr>
            <w:noProof/>
            <w:lang w:val="en-US"/>
          </w:rPr>
          <w:t>4.4.4</w:t>
        </w:r>
        <w:r>
          <w:rPr>
            <w:rFonts w:asciiTheme="minorHAnsi" w:eastAsiaTheme="minorEastAsia" w:hAnsiTheme="minorHAnsi" w:cstheme="minorBidi"/>
            <w:noProof/>
            <w:sz w:val="22"/>
            <w:szCs w:val="22"/>
            <w:lang w:eastAsia="zh-CN"/>
          </w:rPr>
          <w:tab/>
        </w:r>
        <w:r w:rsidRPr="00906DAE">
          <w:rPr>
            <w:noProof/>
            <w:lang w:val="en-US"/>
          </w:rPr>
          <w:t>Special types of wave boundary conditions</w:t>
        </w:r>
        <w:r>
          <w:rPr>
            <w:noProof/>
          </w:rPr>
          <w:tab/>
        </w:r>
        <w:r>
          <w:rPr>
            <w:noProof/>
          </w:rPr>
          <w:fldChar w:fldCharType="begin"/>
        </w:r>
        <w:r>
          <w:rPr>
            <w:noProof/>
          </w:rPr>
          <w:instrText xml:space="preserve"> PAGEREF _Toc412196396 \h </w:instrText>
        </w:r>
      </w:ins>
      <w:r>
        <w:rPr>
          <w:noProof/>
        </w:rPr>
      </w:r>
      <w:r>
        <w:rPr>
          <w:noProof/>
        </w:rPr>
        <w:fldChar w:fldCharType="separate"/>
      </w:r>
      <w:ins w:id="192" w:author="Kees Nederhoff" w:date="2015-02-20T11:50:00Z">
        <w:r>
          <w:rPr>
            <w:noProof/>
          </w:rPr>
          <w:t>43</w:t>
        </w:r>
        <w:r>
          <w:rPr>
            <w:noProof/>
          </w:rPr>
          <w:fldChar w:fldCharType="end"/>
        </w:r>
      </w:ins>
    </w:p>
    <w:p w:rsidR="00333C34" w:rsidRDefault="00333C34">
      <w:pPr>
        <w:pStyle w:val="TOC3"/>
        <w:tabs>
          <w:tab w:val="left" w:pos="1276"/>
        </w:tabs>
        <w:rPr>
          <w:ins w:id="193" w:author="Kees Nederhoff" w:date="2015-02-20T11:50:00Z"/>
          <w:rFonts w:asciiTheme="minorHAnsi" w:eastAsiaTheme="minorEastAsia" w:hAnsiTheme="minorHAnsi" w:cstheme="minorBidi"/>
          <w:noProof/>
          <w:sz w:val="22"/>
          <w:szCs w:val="22"/>
          <w:lang w:eastAsia="zh-CN"/>
        </w:rPr>
      </w:pPr>
      <w:ins w:id="194" w:author="Kees Nederhoff" w:date="2015-02-20T11:50:00Z">
        <w:r w:rsidRPr="00906DAE">
          <w:rPr>
            <w:noProof/>
            <w:lang w:val="en-US"/>
          </w:rPr>
          <w:t>4.4.5</w:t>
        </w:r>
        <w:r>
          <w:rPr>
            <w:rFonts w:asciiTheme="minorHAnsi" w:eastAsiaTheme="minorEastAsia" w:hAnsiTheme="minorHAnsi" w:cstheme="minorBidi"/>
            <w:noProof/>
            <w:sz w:val="22"/>
            <w:szCs w:val="22"/>
            <w:lang w:eastAsia="zh-CN"/>
          </w:rPr>
          <w:tab/>
        </w:r>
        <w:r w:rsidRPr="00906DAE">
          <w:rPr>
            <w:noProof/>
            <w:lang w:val="en-US"/>
          </w:rPr>
          <w:t>Temporally and/or spatially varying wave boundary conditions</w:t>
        </w:r>
        <w:r>
          <w:rPr>
            <w:noProof/>
          </w:rPr>
          <w:tab/>
        </w:r>
        <w:r>
          <w:rPr>
            <w:noProof/>
          </w:rPr>
          <w:fldChar w:fldCharType="begin"/>
        </w:r>
        <w:r>
          <w:rPr>
            <w:noProof/>
          </w:rPr>
          <w:instrText xml:space="preserve"> PAGEREF _Toc412196397 \h </w:instrText>
        </w:r>
      </w:ins>
      <w:r>
        <w:rPr>
          <w:noProof/>
        </w:rPr>
      </w:r>
      <w:r>
        <w:rPr>
          <w:noProof/>
        </w:rPr>
        <w:fldChar w:fldCharType="separate"/>
      </w:r>
      <w:ins w:id="195" w:author="Kees Nederhoff" w:date="2015-02-20T11:50:00Z">
        <w:r>
          <w:rPr>
            <w:noProof/>
          </w:rPr>
          <w:t>43</w:t>
        </w:r>
        <w:r>
          <w:rPr>
            <w:noProof/>
          </w:rPr>
          <w:fldChar w:fldCharType="end"/>
        </w:r>
      </w:ins>
    </w:p>
    <w:p w:rsidR="00333C34" w:rsidRDefault="00333C34">
      <w:pPr>
        <w:pStyle w:val="TOC3"/>
        <w:tabs>
          <w:tab w:val="left" w:pos="1276"/>
        </w:tabs>
        <w:rPr>
          <w:ins w:id="196" w:author="Kees Nederhoff" w:date="2015-02-20T11:50:00Z"/>
          <w:rFonts w:asciiTheme="minorHAnsi" w:eastAsiaTheme="minorEastAsia" w:hAnsiTheme="minorHAnsi" w:cstheme="minorBidi"/>
          <w:noProof/>
          <w:sz w:val="22"/>
          <w:szCs w:val="22"/>
          <w:lang w:eastAsia="zh-CN"/>
        </w:rPr>
      </w:pPr>
      <w:ins w:id="197" w:author="Kees Nederhoff" w:date="2015-02-20T11:50:00Z">
        <w:r w:rsidRPr="00906DAE">
          <w:rPr>
            <w:noProof/>
            <w:lang w:val="en-US"/>
          </w:rPr>
          <w:t>4.4.6</w:t>
        </w:r>
        <w:r>
          <w:rPr>
            <w:rFonts w:asciiTheme="minorHAnsi" w:eastAsiaTheme="minorEastAsia" w:hAnsiTheme="minorHAnsi" w:cstheme="minorBidi"/>
            <w:noProof/>
            <w:sz w:val="22"/>
            <w:szCs w:val="22"/>
            <w:lang w:eastAsia="zh-CN"/>
          </w:rPr>
          <w:tab/>
        </w:r>
        <w:r w:rsidRPr="00906DAE">
          <w:rPr>
            <w:noProof/>
            <w:lang w:val="en-US"/>
          </w:rPr>
          <w:t>Notes on the generation of wave boundary conditions</w:t>
        </w:r>
        <w:r>
          <w:rPr>
            <w:noProof/>
          </w:rPr>
          <w:tab/>
        </w:r>
        <w:r>
          <w:rPr>
            <w:noProof/>
          </w:rPr>
          <w:fldChar w:fldCharType="begin"/>
        </w:r>
        <w:r>
          <w:rPr>
            <w:noProof/>
          </w:rPr>
          <w:instrText xml:space="preserve"> PAGEREF _Toc412196398 \h </w:instrText>
        </w:r>
      </w:ins>
      <w:r>
        <w:rPr>
          <w:noProof/>
        </w:rPr>
      </w:r>
      <w:r>
        <w:rPr>
          <w:noProof/>
        </w:rPr>
        <w:fldChar w:fldCharType="separate"/>
      </w:r>
      <w:ins w:id="198" w:author="Kees Nederhoff" w:date="2015-02-20T11:50:00Z">
        <w:r>
          <w:rPr>
            <w:noProof/>
          </w:rPr>
          <w:t>44</w:t>
        </w:r>
        <w:r>
          <w:rPr>
            <w:noProof/>
          </w:rPr>
          <w:fldChar w:fldCharType="end"/>
        </w:r>
      </w:ins>
    </w:p>
    <w:p w:rsidR="00333C34" w:rsidRDefault="00333C34">
      <w:pPr>
        <w:pStyle w:val="TOC2"/>
        <w:rPr>
          <w:ins w:id="199" w:author="Kees Nederhoff" w:date="2015-02-20T11:50:00Z"/>
          <w:rFonts w:asciiTheme="minorHAnsi" w:eastAsiaTheme="minorEastAsia" w:hAnsiTheme="minorHAnsi" w:cstheme="minorBidi"/>
          <w:noProof/>
          <w:sz w:val="22"/>
          <w:szCs w:val="22"/>
          <w:lang w:eastAsia="zh-CN"/>
        </w:rPr>
      </w:pPr>
      <w:ins w:id="200" w:author="Kees Nederhoff" w:date="2015-02-20T11:50:00Z">
        <w:r w:rsidRPr="00906DAE">
          <w:rPr>
            <w:noProof/>
            <w:lang w:val="en-US"/>
          </w:rPr>
          <w:t>4.5</w:t>
        </w:r>
        <w:r>
          <w:rPr>
            <w:rFonts w:asciiTheme="minorHAnsi" w:eastAsiaTheme="minorEastAsia" w:hAnsiTheme="minorHAnsi" w:cstheme="minorBidi"/>
            <w:noProof/>
            <w:sz w:val="22"/>
            <w:szCs w:val="22"/>
            <w:lang w:eastAsia="zh-CN"/>
          </w:rPr>
          <w:tab/>
        </w:r>
        <w:r w:rsidRPr="00906DAE">
          <w:rPr>
            <w:noProof/>
            <w:lang w:val="en-US"/>
          </w:rPr>
          <w:t>Flow, tide and surge input</w:t>
        </w:r>
        <w:r>
          <w:rPr>
            <w:noProof/>
          </w:rPr>
          <w:tab/>
        </w:r>
        <w:r>
          <w:rPr>
            <w:noProof/>
          </w:rPr>
          <w:fldChar w:fldCharType="begin"/>
        </w:r>
        <w:r>
          <w:rPr>
            <w:noProof/>
          </w:rPr>
          <w:instrText xml:space="preserve"> PAGEREF _Toc412196399 \h </w:instrText>
        </w:r>
      </w:ins>
      <w:r>
        <w:rPr>
          <w:noProof/>
        </w:rPr>
      </w:r>
      <w:r>
        <w:rPr>
          <w:noProof/>
        </w:rPr>
        <w:fldChar w:fldCharType="separate"/>
      </w:r>
      <w:ins w:id="201" w:author="Kees Nederhoff" w:date="2015-02-20T11:50:00Z">
        <w:r>
          <w:rPr>
            <w:noProof/>
          </w:rPr>
          <w:t>45</w:t>
        </w:r>
        <w:r>
          <w:rPr>
            <w:noProof/>
          </w:rPr>
          <w:fldChar w:fldCharType="end"/>
        </w:r>
      </w:ins>
    </w:p>
    <w:p w:rsidR="00333C34" w:rsidRDefault="00333C34">
      <w:pPr>
        <w:pStyle w:val="TOC3"/>
        <w:tabs>
          <w:tab w:val="left" w:pos="1276"/>
        </w:tabs>
        <w:rPr>
          <w:ins w:id="202" w:author="Kees Nederhoff" w:date="2015-02-20T11:50:00Z"/>
          <w:rFonts w:asciiTheme="minorHAnsi" w:eastAsiaTheme="minorEastAsia" w:hAnsiTheme="minorHAnsi" w:cstheme="minorBidi"/>
          <w:noProof/>
          <w:sz w:val="22"/>
          <w:szCs w:val="22"/>
          <w:lang w:eastAsia="zh-CN"/>
        </w:rPr>
      </w:pPr>
      <w:ins w:id="203" w:author="Kees Nederhoff" w:date="2015-02-20T11:50:00Z">
        <w:r w:rsidRPr="00906DAE">
          <w:rPr>
            <w:noProof/>
            <w:lang w:val="en-US"/>
          </w:rPr>
          <w:t>4.5.1</w:t>
        </w:r>
        <w:r>
          <w:rPr>
            <w:rFonts w:asciiTheme="minorHAnsi" w:eastAsiaTheme="minorEastAsia" w:hAnsiTheme="minorHAnsi" w:cstheme="minorBidi"/>
            <w:noProof/>
            <w:sz w:val="22"/>
            <w:szCs w:val="22"/>
            <w:lang w:eastAsia="zh-CN"/>
          </w:rPr>
          <w:tab/>
        </w:r>
        <w:r w:rsidRPr="00906DAE">
          <w:rPr>
            <w:noProof/>
            <w:lang w:val="en-US"/>
          </w:rPr>
          <w:t>Flow boundary conditions</w:t>
        </w:r>
        <w:r>
          <w:rPr>
            <w:noProof/>
          </w:rPr>
          <w:tab/>
        </w:r>
        <w:r>
          <w:rPr>
            <w:noProof/>
          </w:rPr>
          <w:fldChar w:fldCharType="begin"/>
        </w:r>
        <w:r>
          <w:rPr>
            <w:noProof/>
          </w:rPr>
          <w:instrText xml:space="preserve"> PAGEREF _Toc412196400 \h </w:instrText>
        </w:r>
      </w:ins>
      <w:r>
        <w:rPr>
          <w:noProof/>
        </w:rPr>
      </w:r>
      <w:r>
        <w:rPr>
          <w:noProof/>
        </w:rPr>
        <w:fldChar w:fldCharType="separate"/>
      </w:r>
      <w:ins w:id="204" w:author="Kees Nederhoff" w:date="2015-02-20T11:50:00Z">
        <w:r>
          <w:rPr>
            <w:noProof/>
          </w:rPr>
          <w:t>45</w:t>
        </w:r>
        <w:r>
          <w:rPr>
            <w:noProof/>
          </w:rPr>
          <w:fldChar w:fldCharType="end"/>
        </w:r>
      </w:ins>
    </w:p>
    <w:p w:rsidR="00333C34" w:rsidRDefault="00333C34">
      <w:pPr>
        <w:pStyle w:val="TOC3"/>
        <w:tabs>
          <w:tab w:val="left" w:pos="1276"/>
        </w:tabs>
        <w:rPr>
          <w:ins w:id="205" w:author="Kees Nederhoff" w:date="2015-02-20T11:50:00Z"/>
          <w:rFonts w:asciiTheme="minorHAnsi" w:eastAsiaTheme="minorEastAsia" w:hAnsiTheme="minorHAnsi" w:cstheme="minorBidi"/>
          <w:noProof/>
          <w:sz w:val="22"/>
          <w:szCs w:val="22"/>
          <w:lang w:eastAsia="zh-CN"/>
        </w:rPr>
      </w:pPr>
      <w:ins w:id="206" w:author="Kees Nederhoff" w:date="2015-02-20T11:50:00Z">
        <w:r w:rsidRPr="00906DAE">
          <w:rPr>
            <w:noProof/>
            <w:lang w:val="en-US"/>
          </w:rPr>
          <w:t>4.5.2</w:t>
        </w:r>
        <w:r>
          <w:rPr>
            <w:rFonts w:asciiTheme="minorHAnsi" w:eastAsiaTheme="minorEastAsia" w:hAnsiTheme="minorHAnsi" w:cstheme="minorBidi"/>
            <w:noProof/>
            <w:sz w:val="22"/>
            <w:szCs w:val="22"/>
            <w:lang w:eastAsia="zh-CN"/>
          </w:rPr>
          <w:tab/>
        </w:r>
        <w:r w:rsidRPr="00906DAE">
          <w:rPr>
            <w:noProof/>
            <w:lang w:val="en-US"/>
          </w:rPr>
          <w:t>Time-varying tide/surge</w:t>
        </w:r>
        <w:r>
          <w:rPr>
            <w:noProof/>
          </w:rPr>
          <w:tab/>
        </w:r>
        <w:r>
          <w:rPr>
            <w:noProof/>
          </w:rPr>
          <w:fldChar w:fldCharType="begin"/>
        </w:r>
        <w:r>
          <w:rPr>
            <w:noProof/>
          </w:rPr>
          <w:instrText xml:space="preserve"> PAGEREF _Toc412196401 \h </w:instrText>
        </w:r>
      </w:ins>
      <w:r>
        <w:rPr>
          <w:noProof/>
        </w:rPr>
      </w:r>
      <w:r>
        <w:rPr>
          <w:noProof/>
        </w:rPr>
        <w:fldChar w:fldCharType="separate"/>
      </w:r>
      <w:ins w:id="207" w:author="Kees Nederhoff" w:date="2015-02-20T11:50:00Z">
        <w:r>
          <w:rPr>
            <w:noProof/>
          </w:rPr>
          <w:t>47</w:t>
        </w:r>
        <w:r>
          <w:rPr>
            <w:noProof/>
          </w:rPr>
          <w:fldChar w:fldCharType="end"/>
        </w:r>
      </w:ins>
    </w:p>
    <w:p w:rsidR="00333C34" w:rsidRDefault="00333C34">
      <w:pPr>
        <w:pStyle w:val="TOC2"/>
        <w:rPr>
          <w:ins w:id="208" w:author="Kees Nederhoff" w:date="2015-02-20T11:50:00Z"/>
          <w:rFonts w:asciiTheme="minorHAnsi" w:eastAsiaTheme="minorEastAsia" w:hAnsiTheme="minorHAnsi" w:cstheme="minorBidi"/>
          <w:noProof/>
          <w:sz w:val="22"/>
          <w:szCs w:val="22"/>
          <w:lang w:eastAsia="zh-CN"/>
        </w:rPr>
      </w:pPr>
      <w:ins w:id="209" w:author="Kees Nederhoff" w:date="2015-02-20T11:50:00Z">
        <w:r w:rsidRPr="00906DAE">
          <w:rPr>
            <w:noProof/>
            <w:lang w:val="en-US"/>
          </w:rPr>
          <w:t>4.6</w:t>
        </w:r>
        <w:r>
          <w:rPr>
            <w:rFonts w:asciiTheme="minorHAnsi" w:eastAsiaTheme="minorEastAsia" w:hAnsiTheme="minorHAnsi" w:cstheme="minorBidi"/>
            <w:noProof/>
            <w:sz w:val="22"/>
            <w:szCs w:val="22"/>
            <w:lang w:eastAsia="zh-CN"/>
          </w:rPr>
          <w:tab/>
        </w:r>
        <w:r w:rsidRPr="00906DAE">
          <w:rPr>
            <w:noProof/>
            <w:lang w:val="en-US"/>
          </w:rPr>
          <w:t>Water level (dam break)</w:t>
        </w:r>
        <w:r>
          <w:rPr>
            <w:noProof/>
          </w:rPr>
          <w:tab/>
        </w:r>
        <w:r>
          <w:rPr>
            <w:noProof/>
          </w:rPr>
          <w:fldChar w:fldCharType="begin"/>
        </w:r>
        <w:r>
          <w:rPr>
            <w:noProof/>
          </w:rPr>
          <w:instrText xml:space="preserve"> PAGEREF _Toc412196402 \h </w:instrText>
        </w:r>
      </w:ins>
      <w:r>
        <w:rPr>
          <w:noProof/>
        </w:rPr>
      </w:r>
      <w:r>
        <w:rPr>
          <w:noProof/>
        </w:rPr>
        <w:fldChar w:fldCharType="separate"/>
      </w:r>
      <w:ins w:id="210" w:author="Kees Nederhoff" w:date="2015-02-20T11:50:00Z">
        <w:r>
          <w:rPr>
            <w:noProof/>
          </w:rPr>
          <w:t>48</w:t>
        </w:r>
        <w:r>
          <w:rPr>
            <w:noProof/>
          </w:rPr>
          <w:fldChar w:fldCharType="end"/>
        </w:r>
      </w:ins>
    </w:p>
    <w:p w:rsidR="00333C34" w:rsidRDefault="00333C34">
      <w:pPr>
        <w:pStyle w:val="TOC2"/>
        <w:rPr>
          <w:ins w:id="211" w:author="Kees Nederhoff" w:date="2015-02-20T11:50:00Z"/>
          <w:rFonts w:asciiTheme="minorHAnsi" w:eastAsiaTheme="minorEastAsia" w:hAnsiTheme="minorHAnsi" w:cstheme="minorBidi"/>
          <w:noProof/>
          <w:sz w:val="22"/>
          <w:szCs w:val="22"/>
          <w:lang w:eastAsia="zh-CN"/>
        </w:rPr>
      </w:pPr>
      <w:ins w:id="212" w:author="Kees Nederhoff" w:date="2015-02-20T11:50:00Z">
        <w:r w:rsidRPr="00906DAE">
          <w:rPr>
            <w:noProof/>
            <w:lang w:val="en-US"/>
          </w:rPr>
          <w:t>4.7</w:t>
        </w:r>
        <w:r>
          <w:rPr>
            <w:rFonts w:asciiTheme="minorHAnsi" w:eastAsiaTheme="minorEastAsia" w:hAnsiTheme="minorHAnsi" w:cstheme="minorBidi"/>
            <w:noProof/>
            <w:sz w:val="22"/>
            <w:szCs w:val="22"/>
            <w:lang w:eastAsia="zh-CN"/>
          </w:rPr>
          <w:tab/>
        </w:r>
        <w:r w:rsidRPr="00906DAE">
          <w:rPr>
            <w:noProof/>
            <w:lang w:val="en-US"/>
          </w:rPr>
          <w:t>Wind input</w:t>
        </w:r>
        <w:r>
          <w:rPr>
            <w:noProof/>
          </w:rPr>
          <w:tab/>
        </w:r>
        <w:r>
          <w:rPr>
            <w:noProof/>
          </w:rPr>
          <w:fldChar w:fldCharType="begin"/>
        </w:r>
        <w:r>
          <w:rPr>
            <w:noProof/>
          </w:rPr>
          <w:instrText xml:space="preserve"> PAGEREF _Toc412196403 \h </w:instrText>
        </w:r>
      </w:ins>
      <w:r>
        <w:rPr>
          <w:noProof/>
        </w:rPr>
      </w:r>
      <w:r>
        <w:rPr>
          <w:noProof/>
        </w:rPr>
        <w:fldChar w:fldCharType="separate"/>
      </w:r>
      <w:ins w:id="213" w:author="Kees Nederhoff" w:date="2015-02-20T11:50:00Z">
        <w:r>
          <w:rPr>
            <w:noProof/>
          </w:rPr>
          <w:t>49</w:t>
        </w:r>
        <w:r>
          <w:rPr>
            <w:noProof/>
          </w:rPr>
          <w:fldChar w:fldCharType="end"/>
        </w:r>
      </w:ins>
    </w:p>
    <w:p w:rsidR="00333C34" w:rsidRDefault="00333C34">
      <w:pPr>
        <w:pStyle w:val="TOC2"/>
        <w:rPr>
          <w:ins w:id="214" w:author="Kees Nederhoff" w:date="2015-02-20T11:50:00Z"/>
          <w:rFonts w:asciiTheme="minorHAnsi" w:eastAsiaTheme="minorEastAsia" w:hAnsiTheme="minorHAnsi" w:cstheme="minorBidi"/>
          <w:noProof/>
          <w:sz w:val="22"/>
          <w:szCs w:val="22"/>
          <w:lang w:eastAsia="zh-CN"/>
        </w:rPr>
      </w:pPr>
      <w:ins w:id="215" w:author="Kees Nederhoff" w:date="2015-02-20T11:50:00Z">
        <w:r w:rsidRPr="00906DAE">
          <w:rPr>
            <w:noProof/>
            <w:lang w:val="en-US"/>
          </w:rPr>
          <w:t>4.8</w:t>
        </w:r>
        <w:r>
          <w:rPr>
            <w:rFonts w:asciiTheme="minorHAnsi" w:eastAsiaTheme="minorEastAsia" w:hAnsiTheme="minorHAnsi" w:cstheme="minorBidi"/>
            <w:noProof/>
            <w:sz w:val="22"/>
            <w:szCs w:val="22"/>
            <w:lang w:eastAsia="zh-CN"/>
          </w:rPr>
          <w:tab/>
        </w:r>
        <w:r w:rsidRPr="00906DAE">
          <w:rPr>
            <w:noProof/>
            <w:lang w:val="en-US"/>
          </w:rPr>
          <w:t>Sediment input</w:t>
        </w:r>
        <w:r>
          <w:rPr>
            <w:noProof/>
          </w:rPr>
          <w:tab/>
        </w:r>
        <w:r>
          <w:rPr>
            <w:noProof/>
          </w:rPr>
          <w:fldChar w:fldCharType="begin"/>
        </w:r>
        <w:r>
          <w:rPr>
            <w:noProof/>
          </w:rPr>
          <w:instrText xml:space="preserve"> PAGEREF _Toc412196404 \h </w:instrText>
        </w:r>
      </w:ins>
      <w:r>
        <w:rPr>
          <w:noProof/>
        </w:rPr>
      </w:r>
      <w:r>
        <w:rPr>
          <w:noProof/>
        </w:rPr>
        <w:fldChar w:fldCharType="separate"/>
      </w:r>
      <w:ins w:id="216" w:author="Kees Nederhoff" w:date="2015-02-20T11:50:00Z">
        <w:r>
          <w:rPr>
            <w:noProof/>
          </w:rPr>
          <w:t>49</w:t>
        </w:r>
        <w:r>
          <w:rPr>
            <w:noProof/>
          </w:rPr>
          <w:fldChar w:fldCharType="end"/>
        </w:r>
      </w:ins>
    </w:p>
    <w:p w:rsidR="00333C34" w:rsidRDefault="00333C34">
      <w:pPr>
        <w:pStyle w:val="TOC2"/>
        <w:rPr>
          <w:ins w:id="217" w:author="Kees Nederhoff" w:date="2015-02-20T11:50:00Z"/>
          <w:rFonts w:asciiTheme="minorHAnsi" w:eastAsiaTheme="minorEastAsia" w:hAnsiTheme="minorHAnsi" w:cstheme="minorBidi"/>
          <w:noProof/>
          <w:sz w:val="22"/>
          <w:szCs w:val="22"/>
          <w:lang w:eastAsia="zh-CN"/>
        </w:rPr>
      </w:pPr>
      <w:ins w:id="218" w:author="Kees Nederhoff" w:date="2015-02-20T11:50:00Z">
        <w:r w:rsidRPr="00906DAE">
          <w:rPr>
            <w:noProof/>
            <w:lang w:val="en-US"/>
          </w:rPr>
          <w:t>4.9</w:t>
        </w:r>
        <w:r>
          <w:rPr>
            <w:rFonts w:asciiTheme="minorHAnsi" w:eastAsiaTheme="minorEastAsia" w:hAnsiTheme="minorHAnsi" w:cstheme="minorBidi"/>
            <w:noProof/>
            <w:sz w:val="22"/>
            <w:szCs w:val="22"/>
            <w:lang w:eastAsia="zh-CN"/>
          </w:rPr>
          <w:tab/>
        </w:r>
        <w:r w:rsidRPr="00906DAE">
          <w:rPr>
            <w:noProof/>
            <w:lang w:val="en-US"/>
          </w:rPr>
          <w:t>Vegetation input</w:t>
        </w:r>
        <w:r>
          <w:rPr>
            <w:noProof/>
          </w:rPr>
          <w:tab/>
        </w:r>
        <w:r>
          <w:rPr>
            <w:noProof/>
          </w:rPr>
          <w:fldChar w:fldCharType="begin"/>
        </w:r>
        <w:r>
          <w:rPr>
            <w:noProof/>
          </w:rPr>
          <w:instrText xml:space="preserve"> PAGEREF _Toc412196405 \h </w:instrText>
        </w:r>
      </w:ins>
      <w:r>
        <w:rPr>
          <w:noProof/>
        </w:rPr>
      </w:r>
      <w:r>
        <w:rPr>
          <w:noProof/>
        </w:rPr>
        <w:fldChar w:fldCharType="separate"/>
      </w:r>
      <w:ins w:id="219" w:author="Kees Nederhoff" w:date="2015-02-20T11:50:00Z">
        <w:r>
          <w:rPr>
            <w:noProof/>
          </w:rPr>
          <w:t>51</w:t>
        </w:r>
        <w:r>
          <w:rPr>
            <w:noProof/>
          </w:rPr>
          <w:fldChar w:fldCharType="end"/>
        </w:r>
      </w:ins>
    </w:p>
    <w:p w:rsidR="00333C34" w:rsidRDefault="00333C34">
      <w:pPr>
        <w:pStyle w:val="TOC2"/>
        <w:rPr>
          <w:ins w:id="220" w:author="Kees Nederhoff" w:date="2015-02-20T11:50:00Z"/>
          <w:rFonts w:asciiTheme="minorHAnsi" w:eastAsiaTheme="minorEastAsia" w:hAnsiTheme="minorHAnsi" w:cstheme="minorBidi"/>
          <w:noProof/>
          <w:sz w:val="22"/>
          <w:szCs w:val="22"/>
          <w:lang w:eastAsia="zh-CN"/>
        </w:rPr>
      </w:pPr>
      <w:ins w:id="221" w:author="Kees Nederhoff" w:date="2015-02-20T11:50:00Z">
        <w:r w:rsidRPr="00906DAE">
          <w:rPr>
            <w:noProof/>
            <w:lang w:val="en-US"/>
          </w:rPr>
          <w:t>4.10</w:t>
        </w:r>
        <w:r>
          <w:rPr>
            <w:rFonts w:asciiTheme="minorHAnsi" w:eastAsiaTheme="minorEastAsia" w:hAnsiTheme="minorHAnsi" w:cstheme="minorBidi"/>
            <w:noProof/>
            <w:sz w:val="22"/>
            <w:szCs w:val="22"/>
            <w:lang w:eastAsia="zh-CN"/>
          </w:rPr>
          <w:tab/>
        </w:r>
        <w:r w:rsidRPr="00906DAE">
          <w:rPr>
            <w:noProof/>
            <w:lang w:val="en-US"/>
          </w:rPr>
          <w:t>Discharge input</w:t>
        </w:r>
        <w:r>
          <w:rPr>
            <w:noProof/>
          </w:rPr>
          <w:tab/>
        </w:r>
        <w:r>
          <w:rPr>
            <w:noProof/>
          </w:rPr>
          <w:fldChar w:fldCharType="begin"/>
        </w:r>
        <w:r>
          <w:rPr>
            <w:noProof/>
          </w:rPr>
          <w:instrText xml:space="preserve"> PAGEREF _Toc412196406 \h </w:instrText>
        </w:r>
      </w:ins>
      <w:r>
        <w:rPr>
          <w:noProof/>
        </w:rPr>
      </w:r>
      <w:r>
        <w:rPr>
          <w:noProof/>
        </w:rPr>
        <w:fldChar w:fldCharType="separate"/>
      </w:r>
      <w:ins w:id="222" w:author="Kees Nederhoff" w:date="2015-02-20T11:50:00Z">
        <w:r>
          <w:rPr>
            <w:noProof/>
          </w:rPr>
          <w:t>52</w:t>
        </w:r>
        <w:r>
          <w:rPr>
            <w:noProof/>
          </w:rPr>
          <w:fldChar w:fldCharType="end"/>
        </w:r>
      </w:ins>
    </w:p>
    <w:p w:rsidR="00333C34" w:rsidRDefault="00333C34">
      <w:pPr>
        <w:pStyle w:val="TOC2"/>
        <w:rPr>
          <w:ins w:id="223" w:author="Kees Nederhoff" w:date="2015-02-20T11:50:00Z"/>
          <w:rFonts w:asciiTheme="minorHAnsi" w:eastAsiaTheme="minorEastAsia" w:hAnsiTheme="minorHAnsi" w:cstheme="minorBidi"/>
          <w:noProof/>
          <w:sz w:val="22"/>
          <w:szCs w:val="22"/>
          <w:lang w:eastAsia="zh-CN"/>
        </w:rPr>
      </w:pPr>
      <w:ins w:id="224" w:author="Kees Nederhoff" w:date="2015-02-20T11:50:00Z">
        <w:r w:rsidRPr="00906DAE">
          <w:rPr>
            <w:noProof/>
            <w:lang w:val="en-US"/>
          </w:rPr>
          <w:t>4.11</w:t>
        </w:r>
        <w:r>
          <w:rPr>
            <w:rFonts w:asciiTheme="minorHAnsi" w:eastAsiaTheme="minorEastAsia" w:hAnsiTheme="minorHAnsi" w:cstheme="minorBidi"/>
            <w:noProof/>
            <w:sz w:val="22"/>
            <w:szCs w:val="22"/>
            <w:lang w:eastAsia="zh-CN"/>
          </w:rPr>
          <w:tab/>
        </w:r>
        <w:r w:rsidRPr="00906DAE">
          <w:rPr>
            <w:noProof/>
            <w:lang w:val="en-US"/>
          </w:rPr>
          <w:t>Drifters input</w:t>
        </w:r>
        <w:r>
          <w:rPr>
            <w:noProof/>
          </w:rPr>
          <w:tab/>
        </w:r>
        <w:r>
          <w:rPr>
            <w:noProof/>
          </w:rPr>
          <w:fldChar w:fldCharType="begin"/>
        </w:r>
        <w:r>
          <w:rPr>
            <w:noProof/>
          </w:rPr>
          <w:instrText xml:space="preserve"> PAGEREF _Toc412196407 \h </w:instrText>
        </w:r>
      </w:ins>
      <w:r>
        <w:rPr>
          <w:noProof/>
        </w:rPr>
      </w:r>
      <w:r>
        <w:rPr>
          <w:noProof/>
        </w:rPr>
        <w:fldChar w:fldCharType="separate"/>
      </w:r>
      <w:ins w:id="225" w:author="Kees Nederhoff" w:date="2015-02-20T11:50:00Z">
        <w:r>
          <w:rPr>
            <w:noProof/>
          </w:rPr>
          <w:t>53</w:t>
        </w:r>
        <w:r>
          <w:rPr>
            <w:noProof/>
          </w:rPr>
          <w:fldChar w:fldCharType="end"/>
        </w:r>
      </w:ins>
    </w:p>
    <w:p w:rsidR="00333C34" w:rsidRDefault="00333C34">
      <w:pPr>
        <w:pStyle w:val="TOC2"/>
        <w:rPr>
          <w:ins w:id="226" w:author="Kees Nederhoff" w:date="2015-02-20T11:50:00Z"/>
          <w:rFonts w:asciiTheme="minorHAnsi" w:eastAsiaTheme="minorEastAsia" w:hAnsiTheme="minorHAnsi" w:cstheme="minorBidi"/>
          <w:noProof/>
          <w:sz w:val="22"/>
          <w:szCs w:val="22"/>
          <w:lang w:eastAsia="zh-CN"/>
        </w:rPr>
      </w:pPr>
      <w:ins w:id="227" w:author="Kees Nederhoff" w:date="2015-02-20T11:50:00Z">
        <w:r w:rsidRPr="00906DAE">
          <w:rPr>
            <w:noProof/>
            <w:lang w:val="en-US"/>
          </w:rPr>
          <w:t>4.12</w:t>
        </w:r>
        <w:r>
          <w:rPr>
            <w:rFonts w:asciiTheme="minorHAnsi" w:eastAsiaTheme="minorEastAsia" w:hAnsiTheme="minorHAnsi" w:cstheme="minorBidi"/>
            <w:noProof/>
            <w:sz w:val="22"/>
            <w:szCs w:val="22"/>
            <w:lang w:eastAsia="zh-CN"/>
          </w:rPr>
          <w:tab/>
        </w:r>
        <w:r w:rsidRPr="00906DAE">
          <w:rPr>
            <w:noProof/>
            <w:lang w:val="en-US"/>
          </w:rPr>
          <w:t>Ship input</w:t>
        </w:r>
        <w:r>
          <w:rPr>
            <w:noProof/>
          </w:rPr>
          <w:tab/>
        </w:r>
        <w:r>
          <w:rPr>
            <w:noProof/>
          </w:rPr>
          <w:fldChar w:fldCharType="begin"/>
        </w:r>
        <w:r>
          <w:rPr>
            <w:noProof/>
          </w:rPr>
          <w:instrText xml:space="preserve"> PAGEREF _Toc412196408 \h </w:instrText>
        </w:r>
      </w:ins>
      <w:r>
        <w:rPr>
          <w:noProof/>
        </w:rPr>
      </w:r>
      <w:r>
        <w:rPr>
          <w:noProof/>
        </w:rPr>
        <w:fldChar w:fldCharType="separate"/>
      </w:r>
      <w:ins w:id="228" w:author="Kees Nederhoff" w:date="2015-02-20T11:50:00Z">
        <w:r>
          <w:rPr>
            <w:noProof/>
          </w:rPr>
          <w:t>54</w:t>
        </w:r>
        <w:r>
          <w:rPr>
            <w:noProof/>
          </w:rPr>
          <w:fldChar w:fldCharType="end"/>
        </w:r>
      </w:ins>
    </w:p>
    <w:p w:rsidR="00333C34" w:rsidRDefault="00333C34">
      <w:pPr>
        <w:pStyle w:val="TOC2"/>
        <w:rPr>
          <w:ins w:id="229" w:author="Kees Nederhoff" w:date="2015-02-20T11:50:00Z"/>
          <w:rFonts w:asciiTheme="minorHAnsi" w:eastAsiaTheme="minorEastAsia" w:hAnsiTheme="minorHAnsi" w:cstheme="minorBidi"/>
          <w:noProof/>
          <w:sz w:val="22"/>
          <w:szCs w:val="22"/>
          <w:lang w:eastAsia="zh-CN"/>
        </w:rPr>
      </w:pPr>
      <w:ins w:id="230" w:author="Kees Nederhoff" w:date="2015-02-20T11:50:00Z">
        <w:r w:rsidRPr="00906DAE">
          <w:rPr>
            <w:noProof/>
            <w:lang w:val="en-US"/>
          </w:rPr>
          <w:t>4.13</w:t>
        </w:r>
        <w:r>
          <w:rPr>
            <w:rFonts w:asciiTheme="minorHAnsi" w:eastAsiaTheme="minorEastAsia" w:hAnsiTheme="minorHAnsi" w:cstheme="minorBidi"/>
            <w:noProof/>
            <w:sz w:val="22"/>
            <w:szCs w:val="22"/>
            <w:lang w:eastAsia="zh-CN"/>
          </w:rPr>
          <w:tab/>
        </w:r>
        <w:r w:rsidRPr="00906DAE">
          <w:rPr>
            <w:noProof/>
            <w:lang w:val="en-US"/>
          </w:rPr>
          <w:t>Output selection</w:t>
        </w:r>
        <w:r>
          <w:rPr>
            <w:noProof/>
          </w:rPr>
          <w:tab/>
        </w:r>
        <w:r>
          <w:rPr>
            <w:noProof/>
          </w:rPr>
          <w:fldChar w:fldCharType="begin"/>
        </w:r>
        <w:r>
          <w:rPr>
            <w:noProof/>
          </w:rPr>
          <w:instrText xml:space="preserve"> PAGEREF _Toc412196409 \h </w:instrText>
        </w:r>
      </w:ins>
      <w:r>
        <w:rPr>
          <w:noProof/>
        </w:rPr>
      </w:r>
      <w:r>
        <w:rPr>
          <w:noProof/>
        </w:rPr>
        <w:fldChar w:fldCharType="separate"/>
      </w:r>
      <w:ins w:id="231" w:author="Kees Nederhoff" w:date="2015-02-20T11:50:00Z">
        <w:r>
          <w:rPr>
            <w:noProof/>
          </w:rPr>
          <w:t>55</w:t>
        </w:r>
        <w:r>
          <w:rPr>
            <w:noProof/>
          </w:rPr>
          <w:fldChar w:fldCharType="end"/>
        </w:r>
      </w:ins>
    </w:p>
    <w:p w:rsidR="00333C34" w:rsidRDefault="00333C34">
      <w:pPr>
        <w:pStyle w:val="TOC3"/>
        <w:tabs>
          <w:tab w:val="left" w:pos="1760"/>
        </w:tabs>
        <w:rPr>
          <w:ins w:id="232" w:author="Kees Nederhoff" w:date="2015-02-20T11:50:00Z"/>
          <w:rFonts w:asciiTheme="minorHAnsi" w:eastAsiaTheme="minorEastAsia" w:hAnsiTheme="minorHAnsi" w:cstheme="minorBidi"/>
          <w:noProof/>
          <w:sz w:val="22"/>
          <w:szCs w:val="22"/>
          <w:lang w:eastAsia="zh-CN"/>
        </w:rPr>
      </w:pPr>
      <w:ins w:id="233" w:author="Kees Nederhoff" w:date="2015-02-20T11:50:00Z">
        <w:r w:rsidRPr="00906DAE">
          <w:rPr>
            <w:noProof/>
            <w:lang w:val="en-US"/>
          </w:rPr>
          <w:t>4.13.1</w:t>
        </w:r>
        <w:r>
          <w:rPr>
            <w:rFonts w:asciiTheme="minorHAnsi" w:eastAsiaTheme="minorEastAsia" w:hAnsiTheme="minorHAnsi" w:cstheme="minorBidi"/>
            <w:noProof/>
            <w:sz w:val="22"/>
            <w:szCs w:val="22"/>
            <w:lang w:eastAsia="zh-CN"/>
          </w:rPr>
          <w:tab/>
        </w:r>
        <w:r w:rsidRPr="00906DAE">
          <w:rPr>
            <w:noProof/>
            <w:lang w:val="en-US"/>
          </w:rPr>
          <w:t>Output types</w:t>
        </w:r>
        <w:r>
          <w:rPr>
            <w:noProof/>
          </w:rPr>
          <w:tab/>
        </w:r>
        <w:r>
          <w:rPr>
            <w:noProof/>
          </w:rPr>
          <w:fldChar w:fldCharType="begin"/>
        </w:r>
        <w:r>
          <w:rPr>
            <w:noProof/>
          </w:rPr>
          <w:instrText xml:space="preserve"> PAGEREF _Toc412196410 \h </w:instrText>
        </w:r>
      </w:ins>
      <w:r>
        <w:rPr>
          <w:noProof/>
        </w:rPr>
      </w:r>
      <w:r>
        <w:rPr>
          <w:noProof/>
        </w:rPr>
        <w:fldChar w:fldCharType="separate"/>
      </w:r>
      <w:ins w:id="234" w:author="Kees Nederhoff" w:date="2015-02-20T11:50:00Z">
        <w:r>
          <w:rPr>
            <w:noProof/>
          </w:rPr>
          <w:t>58</w:t>
        </w:r>
        <w:r>
          <w:rPr>
            <w:noProof/>
          </w:rPr>
          <w:fldChar w:fldCharType="end"/>
        </w:r>
      </w:ins>
    </w:p>
    <w:p w:rsidR="00333C34" w:rsidRDefault="00333C34">
      <w:pPr>
        <w:pStyle w:val="TOC3"/>
        <w:tabs>
          <w:tab w:val="left" w:pos="1760"/>
        </w:tabs>
        <w:rPr>
          <w:ins w:id="235" w:author="Kees Nederhoff" w:date="2015-02-20T11:50:00Z"/>
          <w:rFonts w:asciiTheme="minorHAnsi" w:eastAsiaTheme="minorEastAsia" w:hAnsiTheme="minorHAnsi" w:cstheme="minorBidi"/>
          <w:noProof/>
          <w:sz w:val="22"/>
          <w:szCs w:val="22"/>
          <w:lang w:eastAsia="zh-CN"/>
        </w:rPr>
      </w:pPr>
      <w:ins w:id="236" w:author="Kees Nederhoff" w:date="2015-02-20T11:50:00Z">
        <w:r w:rsidRPr="00906DAE">
          <w:rPr>
            <w:noProof/>
            <w:lang w:val="en-US"/>
          </w:rPr>
          <w:t>4.13.2</w:t>
        </w:r>
        <w:r>
          <w:rPr>
            <w:rFonts w:asciiTheme="minorHAnsi" w:eastAsiaTheme="minorEastAsia" w:hAnsiTheme="minorHAnsi" w:cstheme="minorBidi"/>
            <w:noProof/>
            <w:sz w:val="22"/>
            <w:szCs w:val="22"/>
            <w:lang w:eastAsia="zh-CN"/>
          </w:rPr>
          <w:tab/>
        </w:r>
        <w:r w:rsidRPr="00906DAE">
          <w:rPr>
            <w:noProof/>
            <w:lang w:val="en-US"/>
          </w:rPr>
          <w:t>Output times</w:t>
        </w:r>
        <w:r>
          <w:rPr>
            <w:noProof/>
          </w:rPr>
          <w:tab/>
        </w:r>
        <w:r>
          <w:rPr>
            <w:noProof/>
          </w:rPr>
          <w:fldChar w:fldCharType="begin"/>
        </w:r>
        <w:r>
          <w:rPr>
            <w:noProof/>
          </w:rPr>
          <w:instrText xml:space="preserve"> PAGEREF _Toc412196411 \h </w:instrText>
        </w:r>
      </w:ins>
      <w:r>
        <w:rPr>
          <w:noProof/>
        </w:rPr>
      </w:r>
      <w:r>
        <w:rPr>
          <w:noProof/>
        </w:rPr>
        <w:fldChar w:fldCharType="separate"/>
      </w:r>
      <w:ins w:id="237" w:author="Kees Nederhoff" w:date="2015-02-20T11:50:00Z">
        <w:r>
          <w:rPr>
            <w:noProof/>
          </w:rPr>
          <w:t>59</w:t>
        </w:r>
        <w:r>
          <w:rPr>
            <w:noProof/>
          </w:rPr>
          <w:fldChar w:fldCharType="end"/>
        </w:r>
      </w:ins>
    </w:p>
    <w:p w:rsidR="00333C34" w:rsidRDefault="00333C34">
      <w:pPr>
        <w:pStyle w:val="TOC3"/>
        <w:tabs>
          <w:tab w:val="left" w:pos="1760"/>
        </w:tabs>
        <w:rPr>
          <w:ins w:id="238" w:author="Kees Nederhoff" w:date="2015-02-20T11:50:00Z"/>
          <w:rFonts w:asciiTheme="minorHAnsi" w:eastAsiaTheme="minorEastAsia" w:hAnsiTheme="minorHAnsi" w:cstheme="minorBidi"/>
          <w:noProof/>
          <w:sz w:val="22"/>
          <w:szCs w:val="22"/>
          <w:lang w:eastAsia="zh-CN"/>
        </w:rPr>
      </w:pPr>
      <w:ins w:id="239" w:author="Kees Nederhoff" w:date="2015-02-20T11:50:00Z">
        <w:r w:rsidRPr="00906DAE">
          <w:rPr>
            <w:noProof/>
            <w:lang w:val="en-US"/>
          </w:rPr>
          <w:t>4.13.3</w:t>
        </w:r>
        <w:r>
          <w:rPr>
            <w:rFonts w:asciiTheme="minorHAnsi" w:eastAsiaTheme="minorEastAsia" w:hAnsiTheme="minorHAnsi" w:cstheme="minorBidi"/>
            <w:noProof/>
            <w:sz w:val="22"/>
            <w:szCs w:val="22"/>
            <w:lang w:eastAsia="zh-CN"/>
          </w:rPr>
          <w:tab/>
        </w:r>
        <w:r w:rsidRPr="00906DAE">
          <w:rPr>
            <w:noProof/>
            <w:lang w:val="en-US"/>
          </w:rPr>
          <w:t>Output format</w:t>
        </w:r>
        <w:r>
          <w:rPr>
            <w:noProof/>
          </w:rPr>
          <w:tab/>
        </w:r>
        <w:r>
          <w:rPr>
            <w:noProof/>
          </w:rPr>
          <w:fldChar w:fldCharType="begin"/>
        </w:r>
        <w:r>
          <w:rPr>
            <w:noProof/>
          </w:rPr>
          <w:instrText xml:space="preserve"> PAGEREF _Toc412196412 \h </w:instrText>
        </w:r>
      </w:ins>
      <w:r>
        <w:rPr>
          <w:noProof/>
        </w:rPr>
      </w:r>
      <w:r>
        <w:rPr>
          <w:noProof/>
        </w:rPr>
        <w:fldChar w:fldCharType="separate"/>
      </w:r>
      <w:ins w:id="240" w:author="Kees Nederhoff" w:date="2015-02-20T11:50:00Z">
        <w:r>
          <w:rPr>
            <w:noProof/>
          </w:rPr>
          <w:t>61</w:t>
        </w:r>
        <w:r>
          <w:rPr>
            <w:noProof/>
          </w:rPr>
          <w:fldChar w:fldCharType="end"/>
        </w:r>
      </w:ins>
    </w:p>
    <w:p w:rsidR="00333C34" w:rsidRDefault="00333C34">
      <w:pPr>
        <w:pStyle w:val="TOC2"/>
        <w:rPr>
          <w:ins w:id="241" w:author="Kees Nederhoff" w:date="2015-02-20T11:50:00Z"/>
          <w:rFonts w:asciiTheme="minorHAnsi" w:eastAsiaTheme="minorEastAsia" w:hAnsiTheme="minorHAnsi" w:cstheme="minorBidi"/>
          <w:noProof/>
          <w:sz w:val="22"/>
          <w:szCs w:val="22"/>
          <w:lang w:eastAsia="zh-CN"/>
        </w:rPr>
      </w:pPr>
      <w:ins w:id="242" w:author="Kees Nederhoff" w:date="2015-02-20T11:50:00Z">
        <w:r w:rsidRPr="00906DAE">
          <w:rPr>
            <w:noProof/>
            <w:lang w:val="en-US"/>
          </w:rPr>
          <w:t>4.14</w:t>
        </w:r>
        <w:r>
          <w:rPr>
            <w:rFonts w:asciiTheme="minorHAnsi" w:eastAsiaTheme="minorEastAsia" w:hAnsiTheme="minorHAnsi" w:cstheme="minorBidi"/>
            <w:noProof/>
            <w:sz w:val="22"/>
            <w:szCs w:val="22"/>
            <w:lang w:eastAsia="zh-CN"/>
          </w:rPr>
          <w:tab/>
        </w:r>
        <w:r w:rsidRPr="00906DAE">
          <w:rPr>
            <w:noProof/>
            <w:lang w:val="en-US"/>
          </w:rPr>
          <w:t>Time parameters</w:t>
        </w:r>
        <w:r>
          <w:rPr>
            <w:noProof/>
          </w:rPr>
          <w:tab/>
        </w:r>
        <w:r>
          <w:rPr>
            <w:noProof/>
          </w:rPr>
          <w:fldChar w:fldCharType="begin"/>
        </w:r>
        <w:r>
          <w:rPr>
            <w:noProof/>
          </w:rPr>
          <w:instrText xml:space="preserve"> PAGEREF _Toc412196413 \h </w:instrText>
        </w:r>
      </w:ins>
      <w:r>
        <w:rPr>
          <w:noProof/>
        </w:rPr>
      </w:r>
      <w:r>
        <w:rPr>
          <w:noProof/>
        </w:rPr>
        <w:fldChar w:fldCharType="separate"/>
      </w:r>
      <w:ins w:id="243" w:author="Kees Nederhoff" w:date="2015-02-20T11:50:00Z">
        <w:r>
          <w:rPr>
            <w:noProof/>
          </w:rPr>
          <w:t>62</w:t>
        </w:r>
        <w:r>
          <w:rPr>
            <w:noProof/>
          </w:rPr>
          <w:fldChar w:fldCharType="end"/>
        </w:r>
      </w:ins>
    </w:p>
    <w:p w:rsidR="00333C34" w:rsidRDefault="00333C34">
      <w:pPr>
        <w:pStyle w:val="TOC1"/>
        <w:rPr>
          <w:ins w:id="244" w:author="Kees Nederhoff" w:date="2015-02-20T11:50:00Z"/>
          <w:rFonts w:asciiTheme="minorHAnsi" w:eastAsiaTheme="minorEastAsia" w:hAnsiTheme="minorHAnsi" w:cstheme="minorBidi"/>
          <w:b w:val="0"/>
          <w:noProof/>
          <w:sz w:val="22"/>
          <w:szCs w:val="22"/>
          <w:lang w:eastAsia="zh-CN"/>
        </w:rPr>
      </w:pPr>
      <w:ins w:id="245" w:author="Kees Nederhoff" w:date="2015-02-20T11:50:00Z">
        <w:r w:rsidRPr="00906DAE">
          <w:rPr>
            <w:noProof/>
            <w:lang w:val="en-US"/>
          </w:rPr>
          <w:t>5</w:t>
        </w:r>
        <w:r>
          <w:rPr>
            <w:rFonts w:asciiTheme="minorHAnsi" w:eastAsiaTheme="minorEastAsia" w:hAnsiTheme="minorHAnsi" w:cstheme="minorBidi"/>
            <w:b w:val="0"/>
            <w:noProof/>
            <w:sz w:val="22"/>
            <w:szCs w:val="22"/>
            <w:lang w:eastAsia="zh-CN"/>
          </w:rPr>
          <w:tab/>
        </w:r>
        <w:r w:rsidRPr="00906DAE">
          <w:rPr>
            <w:noProof/>
            <w:lang w:val="en-US"/>
          </w:rPr>
          <w:t>Bibliography</w:t>
        </w:r>
        <w:r>
          <w:rPr>
            <w:noProof/>
          </w:rPr>
          <w:tab/>
        </w:r>
        <w:r>
          <w:rPr>
            <w:noProof/>
          </w:rPr>
          <w:fldChar w:fldCharType="begin"/>
        </w:r>
        <w:r>
          <w:rPr>
            <w:noProof/>
          </w:rPr>
          <w:instrText xml:space="preserve"> PAGEREF _Toc412196414 \h </w:instrText>
        </w:r>
      </w:ins>
      <w:r>
        <w:rPr>
          <w:noProof/>
        </w:rPr>
      </w:r>
      <w:r>
        <w:rPr>
          <w:noProof/>
        </w:rPr>
        <w:fldChar w:fldCharType="separate"/>
      </w:r>
      <w:ins w:id="246" w:author="Kees Nederhoff" w:date="2015-02-20T11:50:00Z">
        <w:r>
          <w:rPr>
            <w:noProof/>
          </w:rPr>
          <w:t>64</w:t>
        </w:r>
        <w:r>
          <w:rPr>
            <w:noProof/>
          </w:rPr>
          <w:fldChar w:fldCharType="end"/>
        </w:r>
      </w:ins>
    </w:p>
    <w:p w:rsidR="00333C34" w:rsidRDefault="00333C34">
      <w:pPr>
        <w:pStyle w:val="TOC1"/>
        <w:rPr>
          <w:ins w:id="247" w:author="Kees Nederhoff" w:date="2015-02-20T11:50:00Z"/>
          <w:rFonts w:asciiTheme="minorHAnsi" w:eastAsiaTheme="minorEastAsia" w:hAnsiTheme="minorHAnsi" w:cstheme="minorBidi"/>
          <w:b w:val="0"/>
          <w:noProof/>
          <w:sz w:val="22"/>
          <w:szCs w:val="22"/>
          <w:lang w:eastAsia="zh-CN"/>
        </w:rPr>
      </w:pPr>
      <w:ins w:id="248" w:author="Kees Nederhoff" w:date="2015-02-20T11:50:00Z">
        <w:r w:rsidRPr="00906DAE">
          <w:rPr>
            <w:noProof/>
            <w:lang w:val="en-US"/>
          </w:rPr>
          <w:t>6</w:t>
        </w:r>
        <w:r>
          <w:rPr>
            <w:rFonts w:asciiTheme="minorHAnsi" w:eastAsiaTheme="minorEastAsia" w:hAnsiTheme="minorHAnsi" w:cstheme="minorBidi"/>
            <w:b w:val="0"/>
            <w:noProof/>
            <w:sz w:val="22"/>
            <w:szCs w:val="22"/>
            <w:lang w:eastAsia="zh-CN"/>
          </w:rPr>
          <w:tab/>
        </w:r>
        <w:r w:rsidRPr="00906DAE">
          <w:rPr>
            <w:noProof/>
            <w:lang w:val="en-US"/>
          </w:rPr>
          <w:t>Appendices</w:t>
        </w:r>
        <w:r>
          <w:rPr>
            <w:noProof/>
          </w:rPr>
          <w:tab/>
        </w:r>
        <w:r>
          <w:rPr>
            <w:noProof/>
          </w:rPr>
          <w:fldChar w:fldCharType="begin"/>
        </w:r>
        <w:r>
          <w:rPr>
            <w:noProof/>
          </w:rPr>
          <w:instrText xml:space="preserve"> PAGEREF _Toc412196415 \h </w:instrText>
        </w:r>
      </w:ins>
      <w:r>
        <w:rPr>
          <w:noProof/>
        </w:rPr>
      </w:r>
      <w:r>
        <w:rPr>
          <w:noProof/>
        </w:rPr>
        <w:fldChar w:fldCharType="separate"/>
      </w:r>
      <w:ins w:id="249" w:author="Kees Nederhoff" w:date="2015-02-20T11:50:00Z">
        <w:r>
          <w:rPr>
            <w:noProof/>
          </w:rPr>
          <w:t>66</w:t>
        </w:r>
        <w:r>
          <w:rPr>
            <w:noProof/>
          </w:rPr>
          <w:fldChar w:fldCharType="end"/>
        </w:r>
      </w:ins>
    </w:p>
    <w:p w:rsidR="00333C34" w:rsidRDefault="00333C34">
      <w:pPr>
        <w:pStyle w:val="TOC2"/>
        <w:rPr>
          <w:ins w:id="250" w:author="Kees Nederhoff" w:date="2015-02-20T11:50:00Z"/>
          <w:rFonts w:asciiTheme="minorHAnsi" w:eastAsiaTheme="minorEastAsia" w:hAnsiTheme="minorHAnsi" w:cstheme="minorBidi"/>
          <w:noProof/>
          <w:sz w:val="22"/>
          <w:szCs w:val="22"/>
          <w:lang w:eastAsia="zh-CN"/>
        </w:rPr>
      </w:pPr>
      <w:ins w:id="251" w:author="Kees Nederhoff" w:date="2015-02-20T11:50:00Z">
        <w:r w:rsidRPr="00906DAE">
          <w:rPr>
            <w:noProof/>
            <w:lang w:val="en-US"/>
          </w:rPr>
          <w:t>6.1</w:t>
        </w:r>
        <w:r>
          <w:rPr>
            <w:rFonts w:asciiTheme="minorHAnsi" w:eastAsiaTheme="minorEastAsia" w:hAnsiTheme="minorHAnsi" w:cstheme="minorBidi"/>
            <w:noProof/>
            <w:sz w:val="22"/>
            <w:szCs w:val="22"/>
            <w:lang w:eastAsia="zh-CN"/>
          </w:rPr>
          <w:tab/>
        </w:r>
        <w:r w:rsidRPr="00906DAE">
          <w:rPr>
            <w:noProof/>
            <w:lang w:val="en-US"/>
          </w:rPr>
          <w:t>Hands on exercises (based on basic XBeach exercises)</w:t>
        </w:r>
        <w:r>
          <w:rPr>
            <w:noProof/>
          </w:rPr>
          <w:tab/>
        </w:r>
        <w:r>
          <w:rPr>
            <w:noProof/>
          </w:rPr>
          <w:fldChar w:fldCharType="begin"/>
        </w:r>
        <w:r>
          <w:rPr>
            <w:noProof/>
          </w:rPr>
          <w:instrText xml:space="preserve"> PAGEREF _Toc412196416 \h </w:instrText>
        </w:r>
      </w:ins>
      <w:r>
        <w:rPr>
          <w:noProof/>
        </w:rPr>
      </w:r>
      <w:r>
        <w:rPr>
          <w:noProof/>
        </w:rPr>
        <w:fldChar w:fldCharType="separate"/>
      </w:r>
      <w:ins w:id="252" w:author="Kees Nederhoff" w:date="2015-02-20T11:50:00Z">
        <w:r>
          <w:rPr>
            <w:noProof/>
          </w:rPr>
          <w:t>66</w:t>
        </w:r>
        <w:r>
          <w:rPr>
            <w:noProof/>
          </w:rPr>
          <w:fldChar w:fldCharType="end"/>
        </w:r>
      </w:ins>
    </w:p>
    <w:p w:rsidR="00333C34" w:rsidRDefault="00333C34">
      <w:pPr>
        <w:pStyle w:val="TOC3"/>
        <w:tabs>
          <w:tab w:val="left" w:pos="1276"/>
        </w:tabs>
        <w:rPr>
          <w:ins w:id="253" w:author="Kees Nederhoff" w:date="2015-02-20T11:50:00Z"/>
          <w:rFonts w:asciiTheme="minorHAnsi" w:eastAsiaTheme="minorEastAsia" w:hAnsiTheme="minorHAnsi" w:cstheme="minorBidi"/>
          <w:noProof/>
          <w:sz w:val="22"/>
          <w:szCs w:val="22"/>
          <w:lang w:eastAsia="zh-CN"/>
        </w:rPr>
      </w:pPr>
      <w:ins w:id="254" w:author="Kees Nederhoff" w:date="2015-02-20T11:50:00Z">
        <w:r w:rsidRPr="00906DAE">
          <w:rPr>
            <w:noProof/>
            <w:lang w:val="en-US"/>
          </w:rPr>
          <w:t>6.1.1</w:t>
        </w:r>
        <w:r>
          <w:rPr>
            <w:rFonts w:asciiTheme="minorHAnsi" w:eastAsiaTheme="minorEastAsia" w:hAnsiTheme="minorHAnsi" w:cstheme="minorBidi"/>
            <w:noProof/>
            <w:sz w:val="22"/>
            <w:szCs w:val="22"/>
            <w:lang w:eastAsia="zh-CN"/>
          </w:rPr>
          <w:tab/>
        </w:r>
        <w:r w:rsidRPr="00906DAE">
          <w:rPr>
            <w:noProof/>
            <w:lang w:val="en-US"/>
          </w:rPr>
          <w:t>Dune erosion at Delfland, Netherlands (1D)</w:t>
        </w:r>
        <w:r>
          <w:rPr>
            <w:noProof/>
          </w:rPr>
          <w:tab/>
        </w:r>
        <w:r>
          <w:rPr>
            <w:noProof/>
          </w:rPr>
          <w:fldChar w:fldCharType="begin"/>
        </w:r>
        <w:r>
          <w:rPr>
            <w:noProof/>
          </w:rPr>
          <w:instrText xml:space="preserve"> PAGEREF _Toc412196417 \h </w:instrText>
        </w:r>
      </w:ins>
      <w:r>
        <w:rPr>
          <w:noProof/>
        </w:rPr>
      </w:r>
      <w:r>
        <w:rPr>
          <w:noProof/>
        </w:rPr>
        <w:fldChar w:fldCharType="separate"/>
      </w:r>
      <w:ins w:id="255" w:author="Kees Nederhoff" w:date="2015-02-20T11:50:00Z">
        <w:r>
          <w:rPr>
            <w:noProof/>
          </w:rPr>
          <w:t>66</w:t>
        </w:r>
        <w:r>
          <w:rPr>
            <w:noProof/>
          </w:rPr>
          <w:fldChar w:fldCharType="end"/>
        </w:r>
      </w:ins>
    </w:p>
    <w:p w:rsidR="00333C34" w:rsidRDefault="00333C34">
      <w:pPr>
        <w:pStyle w:val="TOC3"/>
        <w:tabs>
          <w:tab w:val="left" w:pos="1276"/>
        </w:tabs>
        <w:rPr>
          <w:ins w:id="256" w:author="Kees Nederhoff" w:date="2015-02-20T11:50:00Z"/>
          <w:rFonts w:asciiTheme="minorHAnsi" w:eastAsiaTheme="minorEastAsia" w:hAnsiTheme="minorHAnsi" w:cstheme="minorBidi"/>
          <w:noProof/>
          <w:sz w:val="22"/>
          <w:szCs w:val="22"/>
          <w:lang w:eastAsia="zh-CN"/>
        </w:rPr>
      </w:pPr>
      <w:ins w:id="257" w:author="Kees Nederhoff" w:date="2015-02-20T11:50:00Z">
        <w:r>
          <w:rPr>
            <w:noProof/>
          </w:rPr>
          <w:t>6.1.2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_Toc412196418 \h </w:instrText>
        </w:r>
      </w:ins>
      <w:r>
        <w:rPr>
          <w:noProof/>
        </w:rPr>
      </w:r>
      <w:r>
        <w:rPr>
          <w:noProof/>
        </w:rPr>
        <w:fldChar w:fldCharType="separate"/>
      </w:r>
      <w:ins w:id="258" w:author="Kees Nederhoff" w:date="2015-02-20T11:50:00Z">
        <w:r>
          <w:rPr>
            <w:noProof/>
          </w:rPr>
          <w:t>67</w:t>
        </w:r>
        <w:r>
          <w:rPr>
            <w:noProof/>
          </w:rPr>
          <w:fldChar w:fldCharType="end"/>
        </w:r>
      </w:ins>
    </w:p>
    <w:p w:rsidR="00333C34" w:rsidRDefault="00333C34">
      <w:pPr>
        <w:pStyle w:val="TOC3"/>
        <w:tabs>
          <w:tab w:val="left" w:pos="1276"/>
        </w:tabs>
        <w:rPr>
          <w:ins w:id="259" w:author="Kees Nederhoff" w:date="2015-02-20T11:50:00Z"/>
          <w:rFonts w:asciiTheme="minorHAnsi" w:eastAsiaTheme="minorEastAsia" w:hAnsiTheme="minorHAnsi" w:cstheme="minorBidi"/>
          <w:noProof/>
          <w:sz w:val="22"/>
          <w:szCs w:val="22"/>
          <w:lang w:eastAsia="zh-CN"/>
        </w:rPr>
      </w:pPr>
      <w:ins w:id="260" w:author="Kees Nederhoff" w:date="2015-02-20T11:50:00Z">
        <w:r>
          <w:rPr>
            <w:noProof/>
          </w:rPr>
          <w:t>6.1.3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_Toc412196419 \h </w:instrText>
        </w:r>
      </w:ins>
      <w:r>
        <w:rPr>
          <w:noProof/>
        </w:rPr>
      </w:r>
      <w:r>
        <w:rPr>
          <w:noProof/>
        </w:rPr>
        <w:fldChar w:fldCharType="separate"/>
      </w:r>
      <w:ins w:id="261" w:author="Kees Nederhoff" w:date="2015-02-20T11:50:00Z">
        <w:r>
          <w:rPr>
            <w:noProof/>
          </w:rPr>
          <w:t>68</w:t>
        </w:r>
        <w:r>
          <w:rPr>
            <w:noProof/>
          </w:rPr>
          <w:fldChar w:fldCharType="end"/>
        </w:r>
      </w:ins>
    </w:p>
    <w:p w:rsidR="00333C34" w:rsidRDefault="00333C34">
      <w:pPr>
        <w:pStyle w:val="TOC3"/>
        <w:tabs>
          <w:tab w:val="left" w:pos="1276"/>
        </w:tabs>
        <w:rPr>
          <w:ins w:id="262" w:author="Kees Nederhoff" w:date="2015-02-20T11:50:00Z"/>
          <w:rFonts w:asciiTheme="minorHAnsi" w:eastAsiaTheme="minorEastAsia" w:hAnsiTheme="minorHAnsi" w:cstheme="minorBidi"/>
          <w:noProof/>
          <w:sz w:val="22"/>
          <w:szCs w:val="22"/>
          <w:lang w:eastAsia="zh-CN"/>
        </w:rPr>
      </w:pPr>
      <w:ins w:id="263" w:author="Kees Nederhoff" w:date="2015-02-20T11:50:00Z">
        <w:r>
          <w:rPr>
            <w:noProof/>
          </w:rPr>
          <w:t>6.1.4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_Toc412196420 \h </w:instrText>
        </w:r>
      </w:ins>
      <w:r>
        <w:rPr>
          <w:noProof/>
        </w:rPr>
      </w:r>
      <w:r>
        <w:rPr>
          <w:noProof/>
        </w:rPr>
        <w:fldChar w:fldCharType="separate"/>
      </w:r>
      <w:ins w:id="264" w:author="Kees Nederhoff" w:date="2015-02-20T11:50:00Z">
        <w:r>
          <w:rPr>
            <w:noProof/>
          </w:rPr>
          <w:t>69</w:t>
        </w:r>
        <w:r>
          <w:rPr>
            <w:noProof/>
          </w:rPr>
          <w:fldChar w:fldCharType="end"/>
        </w:r>
      </w:ins>
    </w:p>
    <w:p w:rsidR="00333C34" w:rsidRDefault="00333C34">
      <w:pPr>
        <w:pStyle w:val="TOC2"/>
        <w:rPr>
          <w:ins w:id="265" w:author="Kees Nederhoff" w:date="2015-02-20T11:50:00Z"/>
          <w:rFonts w:asciiTheme="minorHAnsi" w:eastAsiaTheme="minorEastAsia" w:hAnsiTheme="minorHAnsi" w:cstheme="minorBidi"/>
          <w:noProof/>
          <w:sz w:val="22"/>
          <w:szCs w:val="22"/>
          <w:lang w:eastAsia="zh-CN"/>
        </w:rPr>
      </w:pPr>
      <w:ins w:id="266" w:author="Kees Nederhoff" w:date="2015-02-20T11:50:00Z">
        <w:r w:rsidRPr="00906DAE">
          <w:rPr>
            <w:noProof/>
            <w:lang w:val="en-US"/>
          </w:rPr>
          <w:t>6.2</w:t>
        </w:r>
        <w:r>
          <w:rPr>
            <w:rFonts w:asciiTheme="minorHAnsi" w:eastAsiaTheme="minorEastAsia" w:hAnsiTheme="minorHAnsi" w:cstheme="minorBidi"/>
            <w:noProof/>
            <w:sz w:val="22"/>
            <w:szCs w:val="22"/>
            <w:lang w:eastAsia="zh-CN"/>
          </w:rPr>
          <w:tab/>
        </w:r>
        <w:r w:rsidRPr="00906DAE">
          <w:rPr>
            <w:noProof/>
            <w:lang w:val="en-US"/>
          </w:rPr>
          <w:t>Advanced model coefficients</w:t>
        </w:r>
        <w:r>
          <w:rPr>
            <w:noProof/>
          </w:rPr>
          <w:tab/>
        </w:r>
        <w:r>
          <w:rPr>
            <w:noProof/>
          </w:rPr>
          <w:fldChar w:fldCharType="begin"/>
        </w:r>
        <w:r>
          <w:rPr>
            <w:noProof/>
          </w:rPr>
          <w:instrText xml:space="preserve"> PAGEREF _Toc412196421 \h </w:instrText>
        </w:r>
      </w:ins>
      <w:r>
        <w:rPr>
          <w:noProof/>
        </w:rPr>
      </w:r>
      <w:r>
        <w:rPr>
          <w:noProof/>
        </w:rPr>
        <w:fldChar w:fldCharType="separate"/>
      </w:r>
      <w:ins w:id="267" w:author="Kees Nederhoff" w:date="2015-02-20T11:50:00Z">
        <w:r>
          <w:rPr>
            <w:noProof/>
          </w:rPr>
          <w:t>70</w:t>
        </w:r>
        <w:r>
          <w:rPr>
            <w:noProof/>
          </w:rPr>
          <w:fldChar w:fldCharType="end"/>
        </w:r>
      </w:ins>
    </w:p>
    <w:p w:rsidR="00333C34" w:rsidRDefault="00333C34">
      <w:pPr>
        <w:pStyle w:val="TOC3"/>
        <w:tabs>
          <w:tab w:val="left" w:pos="1276"/>
        </w:tabs>
        <w:rPr>
          <w:ins w:id="268" w:author="Kees Nederhoff" w:date="2015-02-20T11:50:00Z"/>
          <w:rFonts w:asciiTheme="minorHAnsi" w:eastAsiaTheme="minorEastAsia" w:hAnsiTheme="minorHAnsi" w:cstheme="minorBidi"/>
          <w:noProof/>
          <w:sz w:val="22"/>
          <w:szCs w:val="22"/>
          <w:lang w:eastAsia="zh-CN"/>
        </w:rPr>
      </w:pPr>
      <w:ins w:id="269" w:author="Kees Nederhoff" w:date="2015-02-20T11:50:00Z">
        <w:r w:rsidRPr="00906DAE">
          <w:rPr>
            <w:noProof/>
            <w:lang w:val="en-US"/>
          </w:rPr>
          <w:t>6.2.1</w:t>
        </w:r>
        <w:r>
          <w:rPr>
            <w:rFonts w:asciiTheme="minorHAnsi" w:eastAsiaTheme="minorEastAsia" w:hAnsiTheme="minorHAnsi" w:cstheme="minorBidi"/>
            <w:noProof/>
            <w:sz w:val="22"/>
            <w:szCs w:val="22"/>
            <w:lang w:eastAsia="zh-CN"/>
          </w:rPr>
          <w:tab/>
        </w:r>
        <w:r w:rsidRPr="00906DAE">
          <w:rPr>
            <w:noProof/>
            <w:lang w:val="en-US"/>
          </w:rPr>
          <w:t>Wave numerics</w:t>
        </w:r>
        <w:r>
          <w:rPr>
            <w:noProof/>
          </w:rPr>
          <w:tab/>
        </w:r>
        <w:r>
          <w:rPr>
            <w:noProof/>
          </w:rPr>
          <w:fldChar w:fldCharType="begin"/>
        </w:r>
        <w:r>
          <w:rPr>
            <w:noProof/>
          </w:rPr>
          <w:instrText xml:space="preserve"> PAGEREF _Toc412196422 \h </w:instrText>
        </w:r>
      </w:ins>
      <w:r>
        <w:rPr>
          <w:noProof/>
        </w:rPr>
      </w:r>
      <w:r>
        <w:rPr>
          <w:noProof/>
        </w:rPr>
        <w:fldChar w:fldCharType="separate"/>
      </w:r>
      <w:ins w:id="270" w:author="Kees Nederhoff" w:date="2015-02-20T11:50:00Z">
        <w:r>
          <w:rPr>
            <w:noProof/>
          </w:rPr>
          <w:t>70</w:t>
        </w:r>
        <w:r>
          <w:rPr>
            <w:noProof/>
          </w:rPr>
          <w:fldChar w:fldCharType="end"/>
        </w:r>
      </w:ins>
    </w:p>
    <w:p w:rsidR="00333C34" w:rsidRDefault="00333C34">
      <w:pPr>
        <w:pStyle w:val="TOC3"/>
        <w:tabs>
          <w:tab w:val="left" w:pos="1276"/>
        </w:tabs>
        <w:rPr>
          <w:ins w:id="271" w:author="Kees Nederhoff" w:date="2015-02-20T11:50:00Z"/>
          <w:rFonts w:asciiTheme="minorHAnsi" w:eastAsiaTheme="minorEastAsia" w:hAnsiTheme="minorHAnsi" w:cstheme="minorBidi"/>
          <w:noProof/>
          <w:sz w:val="22"/>
          <w:szCs w:val="22"/>
          <w:lang w:eastAsia="zh-CN"/>
        </w:rPr>
      </w:pPr>
      <w:ins w:id="272" w:author="Kees Nederhoff" w:date="2015-02-20T11:50:00Z">
        <w:r w:rsidRPr="00906DAE">
          <w:rPr>
            <w:noProof/>
            <w:lang w:val="en-US"/>
          </w:rPr>
          <w:t>6.2.2</w:t>
        </w:r>
        <w:r>
          <w:rPr>
            <w:rFonts w:asciiTheme="minorHAnsi" w:eastAsiaTheme="minorEastAsia" w:hAnsiTheme="minorHAnsi" w:cstheme="minorBidi"/>
            <w:noProof/>
            <w:sz w:val="22"/>
            <w:szCs w:val="22"/>
            <w:lang w:eastAsia="zh-CN"/>
          </w:rPr>
          <w:tab/>
        </w:r>
        <w:r w:rsidRPr="00906DAE">
          <w:rPr>
            <w:noProof/>
            <w:lang w:val="en-US"/>
          </w:rPr>
          <w:t>Wave dissipation</w:t>
        </w:r>
        <w:r>
          <w:rPr>
            <w:noProof/>
          </w:rPr>
          <w:tab/>
        </w:r>
        <w:r>
          <w:rPr>
            <w:noProof/>
          </w:rPr>
          <w:fldChar w:fldCharType="begin"/>
        </w:r>
        <w:r>
          <w:rPr>
            <w:noProof/>
          </w:rPr>
          <w:instrText xml:space="preserve"> PAGEREF _Toc412196423 \h </w:instrText>
        </w:r>
      </w:ins>
      <w:r>
        <w:rPr>
          <w:noProof/>
        </w:rPr>
      </w:r>
      <w:r>
        <w:rPr>
          <w:noProof/>
        </w:rPr>
        <w:fldChar w:fldCharType="separate"/>
      </w:r>
      <w:ins w:id="273" w:author="Kees Nederhoff" w:date="2015-02-20T11:50:00Z">
        <w:r>
          <w:rPr>
            <w:noProof/>
          </w:rPr>
          <w:t>70</w:t>
        </w:r>
        <w:r>
          <w:rPr>
            <w:noProof/>
          </w:rPr>
          <w:fldChar w:fldCharType="end"/>
        </w:r>
      </w:ins>
    </w:p>
    <w:p w:rsidR="00333C34" w:rsidRDefault="00333C34">
      <w:pPr>
        <w:pStyle w:val="TOC3"/>
        <w:tabs>
          <w:tab w:val="left" w:pos="1276"/>
        </w:tabs>
        <w:rPr>
          <w:ins w:id="274" w:author="Kees Nederhoff" w:date="2015-02-20T11:50:00Z"/>
          <w:rFonts w:asciiTheme="minorHAnsi" w:eastAsiaTheme="minorEastAsia" w:hAnsiTheme="minorHAnsi" w:cstheme="minorBidi"/>
          <w:noProof/>
          <w:sz w:val="22"/>
          <w:szCs w:val="22"/>
          <w:lang w:eastAsia="zh-CN"/>
        </w:rPr>
      </w:pPr>
      <w:ins w:id="275" w:author="Kees Nederhoff" w:date="2015-02-20T11:50:00Z">
        <w:r w:rsidRPr="00906DAE">
          <w:rPr>
            <w:noProof/>
            <w:lang w:val="en-US"/>
          </w:rPr>
          <w:t>6.2.3</w:t>
        </w:r>
        <w:r>
          <w:rPr>
            <w:rFonts w:asciiTheme="minorHAnsi" w:eastAsiaTheme="minorEastAsia" w:hAnsiTheme="minorHAnsi" w:cstheme="minorBidi"/>
            <w:noProof/>
            <w:sz w:val="22"/>
            <w:szCs w:val="22"/>
            <w:lang w:eastAsia="zh-CN"/>
          </w:rPr>
          <w:tab/>
        </w:r>
        <w:r w:rsidRPr="00906DAE">
          <w:rPr>
            <w:noProof/>
            <w:lang w:val="en-US"/>
          </w:rPr>
          <w:t>Rollers</w:t>
        </w:r>
        <w:r>
          <w:rPr>
            <w:noProof/>
          </w:rPr>
          <w:tab/>
        </w:r>
        <w:r>
          <w:rPr>
            <w:noProof/>
          </w:rPr>
          <w:fldChar w:fldCharType="begin"/>
        </w:r>
        <w:r>
          <w:rPr>
            <w:noProof/>
          </w:rPr>
          <w:instrText xml:space="preserve"> PAGEREF _Toc412196424 \h </w:instrText>
        </w:r>
      </w:ins>
      <w:r>
        <w:rPr>
          <w:noProof/>
        </w:rPr>
      </w:r>
      <w:r>
        <w:rPr>
          <w:noProof/>
        </w:rPr>
        <w:fldChar w:fldCharType="separate"/>
      </w:r>
      <w:ins w:id="276" w:author="Kees Nederhoff" w:date="2015-02-20T11:50:00Z">
        <w:r>
          <w:rPr>
            <w:noProof/>
          </w:rPr>
          <w:t>72</w:t>
        </w:r>
        <w:r>
          <w:rPr>
            <w:noProof/>
          </w:rPr>
          <w:fldChar w:fldCharType="end"/>
        </w:r>
      </w:ins>
    </w:p>
    <w:p w:rsidR="00333C34" w:rsidRDefault="00333C34">
      <w:pPr>
        <w:pStyle w:val="TOC3"/>
        <w:tabs>
          <w:tab w:val="left" w:pos="1276"/>
        </w:tabs>
        <w:rPr>
          <w:ins w:id="277" w:author="Kees Nederhoff" w:date="2015-02-20T11:50:00Z"/>
          <w:rFonts w:asciiTheme="minorHAnsi" w:eastAsiaTheme="minorEastAsia" w:hAnsiTheme="minorHAnsi" w:cstheme="minorBidi"/>
          <w:noProof/>
          <w:sz w:val="22"/>
          <w:szCs w:val="22"/>
          <w:lang w:eastAsia="zh-CN"/>
        </w:rPr>
      </w:pPr>
      <w:ins w:id="278" w:author="Kees Nederhoff" w:date="2015-02-20T11:50:00Z">
        <w:r w:rsidRPr="00906DAE">
          <w:rPr>
            <w:noProof/>
            <w:lang w:val="en-US"/>
          </w:rPr>
          <w:t>6.2.4</w:t>
        </w:r>
        <w:r>
          <w:rPr>
            <w:rFonts w:asciiTheme="minorHAnsi" w:eastAsiaTheme="minorEastAsia" w:hAnsiTheme="minorHAnsi" w:cstheme="minorBidi"/>
            <w:noProof/>
            <w:sz w:val="22"/>
            <w:szCs w:val="22"/>
            <w:lang w:eastAsia="zh-CN"/>
          </w:rPr>
          <w:tab/>
        </w:r>
        <w:r w:rsidRPr="00906DAE">
          <w:rPr>
            <w:noProof/>
            <w:lang w:val="en-US"/>
          </w:rPr>
          <w:t>Wave-current interaction</w:t>
        </w:r>
        <w:r>
          <w:rPr>
            <w:noProof/>
          </w:rPr>
          <w:tab/>
        </w:r>
        <w:r>
          <w:rPr>
            <w:noProof/>
          </w:rPr>
          <w:fldChar w:fldCharType="begin"/>
        </w:r>
        <w:r>
          <w:rPr>
            <w:noProof/>
          </w:rPr>
          <w:instrText xml:space="preserve"> PAGEREF _Toc412196425 \h </w:instrText>
        </w:r>
      </w:ins>
      <w:r>
        <w:rPr>
          <w:noProof/>
        </w:rPr>
      </w:r>
      <w:r>
        <w:rPr>
          <w:noProof/>
        </w:rPr>
        <w:fldChar w:fldCharType="separate"/>
      </w:r>
      <w:ins w:id="279" w:author="Kees Nederhoff" w:date="2015-02-20T11:50:00Z">
        <w:r>
          <w:rPr>
            <w:noProof/>
          </w:rPr>
          <w:t>72</w:t>
        </w:r>
        <w:r>
          <w:rPr>
            <w:noProof/>
          </w:rPr>
          <w:fldChar w:fldCharType="end"/>
        </w:r>
      </w:ins>
    </w:p>
    <w:p w:rsidR="00333C34" w:rsidRDefault="00333C34">
      <w:pPr>
        <w:pStyle w:val="TOC3"/>
        <w:tabs>
          <w:tab w:val="left" w:pos="1276"/>
        </w:tabs>
        <w:rPr>
          <w:ins w:id="280" w:author="Kees Nederhoff" w:date="2015-02-20T11:50:00Z"/>
          <w:rFonts w:asciiTheme="minorHAnsi" w:eastAsiaTheme="minorEastAsia" w:hAnsiTheme="minorHAnsi" w:cstheme="minorBidi"/>
          <w:noProof/>
          <w:sz w:val="22"/>
          <w:szCs w:val="22"/>
          <w:lang w:eastAsia="zh-CN"/>
        </w:rPr>
      </w:pPr>
      <w:ins w:id="281" w:author="Kees Nederhoff" w:date="2015-02-20T11:50:00Z">
        <w:r w:rsidRPr="00906DAE">
          <w:rPr>
            <w:noProof/>
            <w:lang w:val="en-US"/>
          </w:rPr>
          <w:t>6.2.5</w:t>
        </w:r>
        <w:r>
          <w:rPr>
            <w:rFonts w:asciiTheme="minorHAnsi" w:eastAsiaTheme="minorEastAsia" w:hAnsiTheme="minorHAnsi" w:cstheme="minorBidi"/>
            <w:noProof/>
            <w:sz w:val="22"/>
            <w:szCs w:val="22"/>
            <w:lang w:eastAsia="zh-CN"/>
          </w:rPr>
          <w:tab/>
        </w:r>
        <w:r w:rsidRPr="00906DAE">
          <w:rPr>
            <w:noProof/>
            <w:lang w:val="en-US"/>
          </w:rPr>
          <w:t>Bed friction and viscosity</w:t>
        </w:r>
        <w:r>
          <w:rPr>
            <w:noProof/>
          </w:rPr>
          <w:tab/>
        </w:r>
        <w:r>
          <w:rPr>
            <w:noProof/>
          </w:rPr>
          <w:fldChar w:fldCharType="begin"/>
        </w:r>
        <w:r>
          <w:rPr>
            <w:noProof/>
          </w:rPr>
          <w:instrText xml:space="preserve"> PAGEREF _Toc412196426 \h </w:instrText>
        </w:r>
      </w:ins>
      <w:r>
        <w:rPr>
          <w:noProof/>
        </w:rPr>
      </w:r>
      <w:r>
        <w:rPr>
          <w:noProof/>
        </w:rPr>
        <w:fldChar w:fldCharType="separate"/>
      </w:r>
      <w:ins w:id="282" w:author="Kees Nederhoff" w:date="2015-02-20T11:50:00Z">
        <w:r>
          <w:rPr>
            <w:noProof/>
          </w:rPr>
          <w:t>72</w:t>
        </w:r>
        <w:r>
          <w:rPr>
            <w:noProof/>
          </w:rPr>
          <w:fldChar w:fldCharType="end"/>
        </w:r>
      </w:ins>
    </w:p>
    <w:p w:rsidR="00333C34" w:rsidRDefault="00333C34">
      <w:pPr>
        <w:pStyle w:val="TOC3"/>
        <w:tabs>
          <w:tab w:val="left" w:pos="1276"/>
        </w:tabs>
        <w:rPr>
          <w:ins w:id="283" w:author="Kees Nederhoff" w:date="2015-02-20T11:50:00Z"/>
          <w:rFonts w:asciiTheme="minorHAnsi" w:eastAsiaTheme="minorEastAsia" w:hAnsiTheme="minorHAnsi" w:cstheme="minorBidi"/>
          <w:noProof/>
          <w:sz w:val="22"/>
          <w:szCs w:val="22"/>
          <w:lang w:eastAsia="zh-CN"/>
        </w:rPr>
      </w:pPr>
      <w:ins w:id="284" w:author="Kees Nederhoff" w:date="2015-02-20T11:50:00Z">
        <w:r w:rsidRPr="00906DAE">
          <w:rPr>
            <w:noProof/>
            <w:lang w:val="en-US"/>
          </w:rPr>
          <w:t>6.2.6</w:t>
        </w:r>
        <w:r>
          <w:rPr>
            <w:rFonts w:asciiTheme="minorHAnsi" w:eastAsiaTheme="minorEastAsia" w:hAnsiTheme="minorHAnsi" w:cstheme="minorBidi"/>
            <w:noProof/>
            <w:sz w:val="22"/>
            <w:szCs w:val="22"/>
            <w:lang w:eastAsia="zh-CN"/>
          </w:rPr>
          <w:tab/>
        </w:r>
        <w:r w:rsidRPr="00906DAE">
          <w:rPr>
            <w:noProof/>
            <w:lang w:val="en-US"/>
          </w:rPr>
          <w:t>Flow numerics</w:t>
        </w:r>
        <w:r>
          <w:rPr>
            <w:noProof/>
          </w:rPr>
          <w:tab/>
        </w:r>
        <w:r>
          <w:rPr>
            <w:noProof/>
          </w:rPr>
          <w:fldChar w:fldCharType="begin"/>
        </w:r>
        <w:r>
          <w:rPr>
            <w:noProof/>
          </w:rPr>
          <w:instrText xml:space="preserve"> PAGEREF _Toc412196427 \h </w:instrText>
        </w:r>
      </w:ins>
      <w:r>
        <w:rPr>
          <w:noProof/>
        </w:rPr>
      </w:r>
      <w:r>
        <w:rPr>
          <w:noProof/>
        </w:rPr>
        <w:fldChar w:fldCharType="separate"/>
      </w:r>
      <w:ins w:id="285" w:author="Kees Nederhoff" w:date="2015-02-20T11:50:00Z">
        <w:r>
          <w:rPr>
            <w:noProof/>
          </w:rPr>
          <w:t>73</w:t>
        </w:r>
        <w:r>
          <w:rPr>
            <w:noProof/>
          </w:rPr>
          <w:fldChar w:fldCharType="end"/>
        </w:r>
      </w:ins>
    </w:p>
    <w:p w:rsidR="00333C34" w:rsidRDefault="00333C34">
      <w:pPr>
        <w:pStyle w:val="TOC3"/>
        <w:tabs>
          <w:tab w:val="left" w:pos="1276"/>
        </w:tabs>
        <w:rPr>
          <w:ins w:id="286" w:author="Kees Nederhoff" w:date="2015-02-20T11:50:00Z"/>
          <w:rFonts w:asciiTheme="minorHAnsi" w:eastAsiaTheme="minorEastAsia" w:hAnsiTheme="minorHAnsi" w:cstheme="minorBidi"/>
          <w:noProof/>
          <w:sz w:val="22"/>
          <w:szCs w:val="22"/>
          <w:lang w:eastAsia="zh-CN"/>
        </w:rPr>
      </w:pPr>
      <w:ins w:id="287" w:author="Kees Nederhoff" w:date="2015-02-20T11:50:00Z">
        <w:r w:rsidRPr="00906DAE">
          <w:rPr>
            <w:noProof/>
            <w:lang w:val="en-US"/>
          </w:rPr>
          <w:t>6.2.7</w:t>
        </w:r>
        <w:r>
          <w:rPr>
            <w:rFonts w:asciiTheme="minorHAnsi" w:eastAsiaTheme="minorEastAsia" w:hAnsiTheme="minorHAnsi" w:cstheme="minorBidi"/>
            <w:noProof/>
            <w:sz w:val="22"/>
            <w:szCs w:val="22"/>
            <w:lang w:eastAsia="zh-CN"/>
          </w:rPr>
          <w:tab/>
        </w:r>
        <w:r w:rsidRPr="00906DAE">
          <w:rPr>
            <w:noProof/>
            <w:lang w:val="en-US"/>
          </w:rPr>
          <w:t>Sediment transport</w:t>
        </w:r>
        <w:r>
          <w:rPr>
            <w:noProof/>
          </w:rPr>
          <w:tab/>
        </w:r>
        <w:r>
          <w:rPr>
            <w:noProof/>
          </w:rPr>
          <w:fldChar w:fldCharType="begin"/>
        </w:r>
        <w:r>
          <w:rPr>
            <w:noProof/>
          </w:rPr>
          <w:instrText xml:space="preserve"> PAGEREF _Toc412196428 \h </w:instrText>
        </w:r>
      </w:ins>
      <w:r>
        <w:rPr>
          <w:noProof/>
        </w:rPr>
      </w:r>
      <w:r>
        <w:rPr>
          <w:noProof/>
        </w:rPr>
        <w:fldChar w:fldCharType="separate"/>
      </w:r>
      <w:ins w:id="288" w:author="Kees Nederhoff" w:date="2015-02-20T11:50:00Z">
        <w:r>
          <w:rPr>
            <w:noProof/>
          </w:rPr>
          <w:t>74</w:t>
        </w:r>
        <w:r>
          <w:rPr>
            <w:noProof/>
          </w:rPr>
          <w:fldChar w:fldCharType="end"/>
        </w:r>
      </w:ins>
    </w:p>
    <w:p w:rsidR="00333C34" w:rsidRDefault="00333C34">
      <w:pPr>
        <w:pStyle w:val="TOC3"/>
        <w:tabs>
          <w:tab w:val="left" w:pos="1276"/>
        </w:tabs>
        <w:rPr>
          <w:ins w:id="289" w:author="Kees Nederhoff" w:date="2015-02-20T11:50:00Z"/>
          <w:rFonts w:asciiTheme="minorHAnsi" w:eastAsiaTheme="minorEastAsia" w:hAnsiTheme="minorHAnsi" w:cstheme="minorBidi"/>
          <w:noProof/>
          <w:sz w:val="22"/>
          <w:szCs w:val="22"/>
          <w:lang w:eastAsia="zh-CN"/>
        </w:rPr>
      </w:pPr>
      <w:ins w:id="290" w:author="Kees Nederhoff" w:date="2015-02-20T11:50:00Z">
        <w:r w:rsidRPr="00906DAE">
          <w:rPr>
            <w:noProof/>
            <w:lang w:val="en-US"/>
          </w:rPr>
          <w:t>6.2.8</w:t>
        </w:r>
        <w:r>
          <w:rPr>
            <w:rFonts w:asciiTheme="minorHAnsi" w:eastAsiaTheme="minorEastAsia" w:hAnsiTheme="minorHAnsi" w:cstheme="minorBidi"/>
            <w:noProof/>
            <w:sz w:val="22"/>
            <w:szCs w:val="22"/>
            <w:lang w:eastAsia="zh-CN"/>
          </w:rPr>
          <w:tab/>
        </w:r>
        <w:r w:rsidRPr="00906DAE">
          <w:rPr>
            <w:noProof/>
            <w:lang w:val="en-US"/>
          </w:rPr>
          <w:t>Sediment transport numerics</w:t>
        </w:r>
        <w:r>
          <w:rPr>
            <w:noProof/>
          </w:rPr>
          <w:tab/>
        </w:r>
        <w:r>
          <w:rPr>
            <w:noProof/>
          </w:rPr>
          <w:fldChar w:fldCharType="begin"/>
        </w:r>
        <w:r>
          <w:rPr>
            <w:noProof/>
          </w:rPr>
          <w:instrText xml:space="preserve"> PAGEREF _Toc412196429 \h </w:instrText>
        </w:r>
      </w:ins>
      <w:r>
        <w:rPr>
          <w:noProof/>
        </w:rPr>
      </w:r>
      <w:r>
        <w:rPr>
          <w:noProof/>
        </w:rPr>
        <w:fldChar w:fldCharType="separate"/>
      </w:r>
      <w:ins w:id="291" w:author="Kees Nederhoff" w:date="2015-02-20T11:50:00Z">
        <w:r>
          <w:rPr>
            <w:noProof/>
          </w:rPr>
          <w:t>78</w:t>
        </w:r>
        <w:r>
          <w:rPr>
            <w:noProof/>
          </w:rPr>
          <w:fldChar w:fldCharType="end"/>
        </w:r>
      </w:ins>
    </w:p>
    <w:p w:rsidR="00333C34" w:rsidRDefault="00333C34">
      <w:pPr>
        <w:pStyle w:val="TOC3"/>
        <w:tabs>
          <w:tab w:val="left" w:pos="1276"/>
        </w:tabs>
        <w:rPr>
          <w:ins w:id="292" w:author="Kees Nederhoff" w:date="2015-02-20T11:50:00Z"/>
          <w:rFonts w:asciiTheme="minorHAnsi" w:eastAsiaTheme="minorEastAsia" w:hAnsiTheme="minorHAnsi" w:cstheme="minorBidi"/>
          <w:noProof/>
          <w:sz w:val="22"/>
          <w:szCs w:val="22"/>
          <w:lang w:eastAsia="zh-CN"/>
        </w:rPr>
      </w:pPr>
      <w:ins w:id="293" w:author="Kees Nederhoff" w:date="2015-02-20T11:50:00Z">
        <w:r w:rsidRPr="00906DAE">
          <w:rPr>
            <w:noProof/>
            <w:lang w:val="en-US"/>
          </w:rPr>
          <w:t>6.2.9</w:t>
        </w:r>
        <w:r>
          <w:rPr>
            <w:rFonts w:asciiTheme="minorHAnsi" w:eastAsiaTheme="minorEastAsia" w:hAnsiTheme="minorHAnsi" w:cstheme="minorBidi"/>
            <w:noProof/>
            <w:sz w:val="22"/>
            <w:szCs w:val="22"/>
            <w:lang w:eastAsia="zh-CN"/>
          </w:rPr>
          <w:tab/>
        </w:r>
        <w:r w:rsidRPr="00906DAE">
          <w:rPr>
            <w:noProof/>
            <w:lang w:val="en-US"/>
          </w:rPr>
          <w:t>Quasi-3D sediment transport</w:t>
        </w:r>
        <w:r>
          <w:rPr>
            <w:noProof/>
          </w:rPr>
          <w:tab/>
        </w:r>
        <w:r>
          <w:rPr>
            <w:noProof/>
          </w:rPr>
          <w:fldChar w:fldCharType="begin"/>
        </w:r>
        <w:r>
          <w:rPr>
            <w:noProof/>
          </w:rPr>
          <w:instrText xml:space="preserve"> PAGEREF _Toc412196430 \h </w:instrText>
        </w:r>
      </w:ins>
      <w:r>
        <w:rPr>
          <w:noProof/>
        </w:rPr>
      </w:r>
      <w:r>
        <w:rPr>
          <w:noProof/>
        </w:rPr>
        <w:fldChar w:fldCharType="separate"/>
      </w:r>
      <w:ins w:id="294" w:author="Kees Nederhoff" w:date="2015-02-20T11:50:00Z">
        <w:r>
          <w:rPr>
            <w:noProof/>
          </w:rPr>
          <w:t>78</w:t>
        </w:r>
        <w:r>
          <w:rPr>
            <w:noProof/>
          </w:rPr>
          <w:fldChar w:fldCharType="end"/>
        </w:r>
      </w:ins>
    </w:p>
    <w:p w:rsidR="00333C34" w:rsidRDefault="00333C34">
      <w:pPr>
        <w:pStyle w:val="TOC3"/>
        <w:tabs>
          <w:tab w:val="left" w:pos="1760"/>
        </w:tabs>
        <w:rPr>
          <w:ins w:id="295" w:author="Kees Nederhoff" w:date="2015-02-20T11:50:00Z"/>
          <w:rFonts w:asciiTheme="minorHAnsi" w:eastAsiaTheme="minorEastAsia" w:hAnsiTheme="minorHAnsi" w:cstheme="minorBidi"/>
          <w:noProof/>
          <w:sz w:val="22"/>
          <w:szCs w:val="22"/>
          <w:lang w:eastAsia="zh-CN"/>
        </w:rPr>
      </w:pPr>
      <w:ins w:id="296" w:author="Kees Nederhoff" w:date="2015-02-20T11:50:00Z">
        <w:r w:rsidRPr="00906DAE">
          <w:rPr>
            <w:noProof/>
            <w:lang w:val="en-US"/>
          </w:rPr>
          <w:t>6.2.10</w:t>
        </w:r>
        <w:r>
          <w:rPr>
            <w:rFonts w:asciiTheme="minorHAnsi" w:eastAsiaTheme="minorEastAsia" w:hAnsiTheme="minorHAnsi" w:cstheme="minorBidi"/>
            <w:noProof/>
            <w:sz w:val="22"/>
            <w:szCs w:val="22"/>
            <w:lang w:eastAsia="zh-CN"/>
          </w:rPr>
          <w:tab/>
        </w:r>
        <w:r w:rsidRPr="00906DAE">
          <w:rPr>
            <w:noProof/>
            <w:lang w:val="en-US"/>
          </w:rPr>
          <w:t>Morphology</w:t>
        </w:r>
        <w:r>
          <w:rPr>
            <w:noProof/>
          </w:rPr>
          <w:tab/>
        </w:r>
        <w:r>
          <w:rPr>
            <w:noProof/>
          </w:rPr>
          <w:fldChar w:fldCharType="begin"/>
        </w:r>
        <w:r>
          <w:rPr>
            <w:noProof/>
          </w:rPr>
          <w:instrText xml:space="preserve"> PAGEREF _Toc412196431 \h </w:instrText>
        </w:r>
      </w:ins>
      <w:r>
        <w:rPr>
          <w:noProof/>
        </w:rPr>
      </w:r>
      <w:r>
        <w:rPr>
          <w:noProof/>
        </w:rPr>
        <w:fldChar w:fldCharType="separate"/>
      </w:r>
      <w:ins w:id="297" w:author="Kees Nederhoff" w:date="2015-02-20T11:50:00Z">
        <w:r>
          <w:rPr>
            <w:noProof/>
          </w:rPr>
          <w:t>79</w:t>
        </w:r>
        <w:r>
          <w:rPr>
            <w:noProof/>
          </w:rPr>
          <w:fldChar w:fldCharType="end"/>
        </w:r>
      </w:ins>
    </w:p>
    <w:p w:rsidR="00333C34" w:rsidRDefault="00333C34">
      <w:pPr>
        <w:pStyle w:val="TOC3"/>
        <w:tabs>
          <w:tab w:val="left" w:pos="1760"/>
        </w:tabs>
        <w:rPr>
          <w:ins w:id="298" w:author="Kees Nederhoff" w:date="2015-02-20T11:50:00Z"/>
          <w:rFonts w:asciiTheme="minorHAnsi" w:eastAsiaTheme="minorEastAsia" w:hAnsiTheme="minorHAnsi" w:cstheme="minorBidi"/>
          <w:noProof/>
          <w:sz w:val="22"/>
          <w:szCs w:val="22"/>
          <w:lang w:eastAsia="zh-CN"/>
        </w:rPr>
      </w:pPr>
      <w:ins w:id="299" w:author="Kees Nederhoff" w:date="2015-02-20T11:50:00Z">
        <w:r w:rsidRPr="00906DAE">
          <w:rPr>
            <w:noProof/>
            <w:lang w:val="en-US"/>
          </w:rPr>
          <w:t>6.2.11</w:t>
        </w:r>
        <w:r>
          <w:rPr>
            <w:rFonts w:asciiTheme="minorHAnsi" w:eastAsiaTheme="minorEastAsia" w:hAnsiTheme="minorHAnsi" w:cstheme="minorBidi"/>
            <w:noProof/>
            <w:sz w:val="22"/>
            <w:szCs w:val="22"/>
            <w:lang w:eastAsia="zh-CN"/>
          </w:rPr>
          <w:tab/>
        </w:r>
        <w:r w:rsidRPr="00906DAE">
          <w:rPr>
            <w:noProof/>
            <w:lang w:val="en-US"/>
          </w:rPr>
          <w:t>Bed update</w:t>
        </w:r>
        <w:r>
          <w:rPr>
            <w:noProof/>
          </w:rPr>
          <w:tab/>
        </w:r>
        <w:r>
          <w:rPr>
            <w:noProof/>
          </w:rPr>
          <w:fldChar w:fldCharType="begin"/>
        </w:r>
        <w:r>
          <w:rPr>
            <w:noProof/>
          </w:rPr>
          <w:instrText xml:space="preserve"> PAGEREF _Toc412196432 \h </w:instrText>
        </w:r>
      </w:ins>
      <w:r>
        <w:rPr>
          <w:noProof/>
        </w:rPr>
      </w:r>
      <w:r>
        <w:rPr>
          <w:noProof/>
        </w:rPr>
        <w:fldChar w:fldCharType="separate"/>
      </w:r>
      <w:ins w:id="300" w:author="Kees Nederhoff" w:date="2015-02-20T11:50:00Z">
        <w:r>
          <w:rPr>
            <w:noProof/>
          </w:rPr>
          <w:t>80</w:t>
        </w:r>
        <w:r>
          <w:rPr>
            <w:noProof/>
          </w:rPr>
          <w:fldChar w:fldCharType="end"/>
        </w:r>
      </w:ins>
    </w:p>
    <w:p w:rsidR="00333C34" w:rsidRDefault="00333C34">
      <w:pPr>
        <w:pStyle w:val="TOC3"/>
        <w:tabs>
          <w:tab w:val="left" w:pos="1760"/>
        </w:tabs>
        <w:rPr>
          <w:ins w:id="301" w:author="Kees Nederhoff" w:date="2015-02-20T11:50:00Z"/>
          <w:rFonts w:asciiTheme="minorHAnsi" w:eastAsiaTheme="minorEastAsia" w:hAnsiTheme="minorHAnsi" w:cstheme="minorBidi"/>
          <w:noProof/>
          <w:sz w:val="22"/>
          <w:szCs w:val="22"/>
          <w:lang w:eastAsia="zh-CN"/>
        </w:rPr>
      </w:pPr>
      <w:ins w:id="302" w:author="Kees Nederhoff" w:date="2015-02-20T11:50:00Z">
        <w:r w:rsidRPr="00906DAE">
          <w:rPr>
            <w:noProof/>
            <w:lang w:val="en-US"/>
          </w:rPr>
          <w:t>6.2.12</w:t>
        </w:r>
        <w:r>
          <w:rPr>
            <w:rFonts w:asciiTheme="minorHAnsi" w:eastAsiaTheme="minorEastAsia" w:hAnsiTheme="minorHAnsi" w:cstheme="minorBidi"/>
            <w:noProof/>
            <w:sz w:val="22"/>
            <w:szCs w:val="22"/>
            <w:lang w:eastAsia="zh-CN"/>
          </w:rPr>
          <w:tab/>
        </w:r>
        <w:r w:rsidRPr="00906DAE">
          <w:rPr>
            <w:noProof/>
            <w:lang w:val="en-US"/>
          </w:rPr>
          <w:t>Groundwater flow</w:t>
        </w:r>
        <w:r>
          <w:rPr>
            <w:noProof/>
          </w:rPr>
          <w:tab/>
        </w:r>
        <w:r>
          <w:rPr>
            <w:noProof/>
          </w:rPr>
          <w:fldChar w:fldCharType="begin"/>
        </w:r>
        <w:r>
          <w:rPr>
            <w:noProof/>
          </w:rPr>
          <w:instrText xml:space="preserve"> PAGEREF _Toc412196433 \h </w:instrText>
        </w:r>
      </w:ins>
      <w:r>
        <w:rPr>
          <w:noProof/>
        </w:rPr>
      </w:r>
      <w:r>
        <w:rPr>
          <w:noProof/>
        </w:rPr>
        <w:fldChar w:fldCharType="separate"/>
      </w:r>
      <w:ins w:id="303" w:author="Kees Nederhoff" w:date="2015-02-20T11:50:00Z">
        <w:r>
          <w:rPr>
            <w:noProof/>
          </w:rPr>
          <w:t>81</w:t>
        </w:r>
        <w:r>
          <w:rPr>
            <w:noProof/>
          </w:rPr>
          <w:fldChar w:fldCharType="end"/>
        </w:r>
      </w:ins>
    </w:p>
    <w:p w:rsidR="00333C34" w:rsidRDefault="00333C34">
      <w:pPr>
        <w:pStyle w:val="TOC3"/>
        <w:tabs>
          <w:tab w:val="left" w:pos="1760"/>
        </w:tabs>
        <w:rPr>
          <w:ins w:id="304" w:author="Kees Nederhoff" w:date="2015-02-20T11:50:00Z"/>
          <w:rFonts w:asciiTheme="minorHAnsi" w:eastAsiaTheme="minorEastAsia" w:hAnsiTheme="minorHAnsi" w:cstheme="minorBidi"/>
          <w:noProof/>
          <w:sz w:val="22"/>
          <w:szCs w:val="22"/>
          <w:lang w:eastAsia="zh-CN"/>
        </w:rPr>
      </w:pPr>
      <w:ins w:id="305" w:author="Kees Nederhoff" w:date="2015-02-20T11:50:00Z">
        <w:r w:rsidRPr="00906DAE">
          <w:rPr>
            <w:noProof/>
            <w:lang w:val="en-US"/>
          </w:rPr>
          <w:t>6.2.13</w:t>
        </w:r>
        <w:r>
          <w:rPr>
            <w:rFonts w:asciiTheme="minorHAnsi" w:eastAsiaTheme="minorEastAsia" w:hAnsiTheme="minorHAnsi" w:cstheme="minorBidi"/>
            <w:noProof/>
            <w:sz w:val="22"/>
            <w:szCs w:val="22"/>
            <w:lang w:eastAsia="zh-CN"/>
          </w:rPr>
          <w:tab/>
        </w:r>
        <w:r w:rsidRPr="00906DAE">
          <w:rPr>
            <w:noProof/>
            <w:lang w:val="en-US"/>
          </w:rPr>
          <w:t>Non-hydrostatic correction</w:t>
        </w:r>
        <w:r>
          <w:rPr>
            <w:noProof/>
          </w:rPr>
          <w:tab/>
        </w:r>
        <w:r>
          <w:rPr>
            <w:noProof/>
          </w:rPr>
          <w:fldChar w:fldCharType="begin"/>
        </w:r>
        <w:r>
          <w:rPr>
            <w:noProof/>
          </w:rPr>
          <w:instrText xml:space="preserve"> PAGEREF _Toc412196434 \h </w:instrText>
        </w:r>
      </w:ins>
      <w:r>
        <w:rPr>
          <w:noProof/>
        </w:rPr>
      </w:r>
      <w:r>
        <w:rPr>
          <w:noProof/>
        </w:rPr>
        <w:fldChar w:fldCharType="separate"/>
      </w:r>
      <w:ins w:id="306" w:author="Kees Nederhoff" w:date="2015-02-20T11:50:00Z">
        <w:r>
          <w:rPr>
            <w:noProof/>
          </w:rPr>
          <w:t>82</w:t>
        </w:r>
        <w:r>
          <w:rPr>
            <w:noProof/>
          </w:rPr>
          <w:fldChar w:fldCharType="end"/>
        </w:r>
      </w:ins>
    </w:p>
    <w:p w:rsidR="00333C34" w:rsidRDefault="00333C34">
      <w:pPr>
        <w:pStyle w:val="TOC3"/>
        <w:tabs>
          <w:tab w:val="left" w:pos="1760"/>
        </w:tabs>
        <w:rPr>
          <w:ins w:id="307" w:author="Kees Nederhoff" w:date="2015-02-20T11:50:00Z"/>
          <w:rFonts w:asciiTheme="minorHAnsi" w:eastAsiaTheme="minorEastAsia" w:hAnsiTheme="minorHAnsi" w:cstheme="minorBidi"/>
          <w:noProof/>
          <w:sz w:val="22"/>
          <w:szCs w:val="22"/>
          <w:lang w:eastAsia="zh-CN"/>
        </w:rPr>
      </w:pPr>
      <w:ins w:id="308" w:author="Kees Nederhoff" w:date="2015-02-20T11:50:00Z">
        <w:r w:rsidRPr="00906DAE">
          <w:rPr>
            <w:noProof/>
            <w:lang w:val="en-US"/>
          </w:rPr>
          <w:t>6.2.14</w:t>
        </w:r>
        <w:r>
          <w:rPr>
            <w:rFonts w:asciiTheme="minorHAnsi" w:eastAsiaTheme="minorEastAsia" w:hAnsiTheme="minorHAnsi" w:cstheme="minorBidi"/>
            <w:noProof/>
            <w:sz w:val="22"/>
            <w:szCs w:val="22"/>
            <w:lang w:eastAsia="zh-CN"/>
          </w:rPr>
          <w:tab/>
        </w:r>
        <w:r w:rsidRPr="00906DAE">
          <w:rPr>
            <w:noProof/>
            <w:lang w:val="en-US"/>
          </w:rPr>
          <w:t>Physical constants</w:t>
        </w:r>
        <w:r>
          <w:rPr>
            <w:noProof/>
          </w:rPr>
          <w:tab/>
        </w:r>
        <w:r>
          <w:rPr>
            <w:noProof/>
          </w:rPr>
          <w:fldChar w:fldCharType="begin"/>
        </w:r>
        <w:r>
          <w:rPr>
            <w:noProof/>
          </w:rPr>
          <w:instrText xml:space="preserve"> PAGEREF _Toc412196435 \h </w:instrText>
        </w:r>
      </w:ins>
      <w:r>
        <w:rPr>
          <w:noProof/>
        </w:rPr>
      </w:r>
      <w:r>
        <w:rPr>
          <w:noProof/>
        </w:rPr>
        <w:fldChar w:fldCharType="separate"/>
      </w:r>
      <w:ins w:id="309" w:author="Kees Nederhoff" w:date="2015-02-20T11:50:00Z">
        <w:r>
          <w:rPr>
            <w:noProof/>
          </w:rPr>
          <w:t>84</w:t>
        </w:r>
        <w:r>
          <w:rPr>
            <w:noProof/>
          </w:rPr>
          <w:fldChar w:fldCharType="end"/>
        </w:r>
      </w:ins>
    </w:p>
    <w:p w:rsidR="00333C34" w:rsidRDefault="00333C34">
      <w:pPr>
        <w:pStyle w:val="TOC3"/>
        <w:tabs>
          <w:tab w:val="left" w:pos="1760"/>
        </w:tabs>
        <w:rPr>
          <w:ins w:id="310" w:author="Kees Nederhoff" w:date="2015-02-20T11:50:00Z"/>
          <w:rFonts w:asciiTheme="minorHAnsi" w:eastAsiaTheme="minorEastAsia" w:hAnsiTheme="minorHAnsi" w:cstheme="minorBidi"/>
          <w:noProof/>
          <w:sz w:val="22"/>
          <w:szCs w:val="22"/>
          <w:lang w:eastAsia="zh-CN"/>
        </w:rPr>
      </w:pPr>
      <w:ins w:id="311" w:author="Kees Nederhoff" w:date="2015-02-20T11:50:00Z">
        <w:r w:rsidRPr="00906DAE">
          <w:rPr>
            <w:noProof/>
            <w:lang w:val="en-US"/>
          </w:rPr>
          <w:t>6.2.15</w:t>
        </w:r>
        <w:r>
          <w:rPr>
            <w:rFonts w:asciiTheme="minorHAnsi" w:eastAsiaTheme="minorEastAsia" w:hAnsiTheme="minorHAnsi" w:cstheme="minorBidi"/>
            <w:noProof/>
            <w:sz w:val="22"/>
            <w:szCs w:val="22"/>
            <w:lang w:eastAsia="zh-CN"/>
          </w:rPr>
          <w:tab/>
        </w:r>
        <w:r w:rsidRPr="00906DAE">
          <w:rPr>
            <w:noProof/>
            <w:lang w:val="en-US"/>
          </w:rPr>
          <w:t>Coriolis force</w:t>
        </w:r>
        <w:r>
          <w:rPr>
            <w:noProof/>
          </w:rPr>
          <w:tab/>
        </w:r>
        <w:r>
          <w:rPr>
            <w:noProof/>
          </w:rPr>
          <w:fldChar w:fldCharType="begin"/>
        </w:r>
        <w:r>
          <w:rPr>
            <w:noProof/>
          </w:rPr>
          <w:instrText xml:space="preserve"> PAGEREF _Toc412196436 \h </w:instrText>
        </w:r>
      </w:ins>
      <w:r>
        <w:rPr>
          <w:noProof/>
        </w:rPr>
      </w:r>
      <w:r>
        <w:rPr>
          <w:noProof/>
        </w:rPr>
        <w:fldChar w:fldCharType="separate"/>
      </w:r>
      <w:ins w:id="312" w:author="Kees Nederhoff" w:date="2015-02-20T11:50:00Z">
        <w:r>
          <w:rPr>
            <w:noProof/>
          </w:rPr>
          <w:t>84</w:t>
        </w:r>
        <w:r>
          <w:rPr>
            <w:noProof/>
          </w:rPr>
          <w:fldChar w:fldCharType="end"/>
        </w:r>
      </w:ins>
    </w:p>
    <w:p w:rsidR="00333C34" w:rsidRDefault="00333C34">
      <w:pPr>
        <w:pStyle w:val="TOC3"/>
        <w:tabs>
          <w:tab w:val="left" w:pos="1760"/>
        </w:tabs>
        <w:rPr>
          <w:ins w:id="313" w:author="Kees Nederhoff" w:date="2015-02-20T11:50:00Z"/>
          <w:rFonts w:asciiTheme="minorHAnsi" w:eastAsiaTheme="minorEastAsia" w:hAnsiTheme="minorHAnsi" w:cstheme="minorBidi"/>
          <w:noProof/>
          <w:sz w:val="22"/>
          <w:szCs w:val="22"/>
          <w:lang w:eastAsia="zh-CN"/>
        </w:rPr>
      </w:pPr>
      <w:ins w:id="314" w:author="Kees Nederhoff" w:date="2015-02-20T11:50:00Z">
        <w:r w:rsidRPr="00906DAE">
          <w:rPr>
            <w:noProof/>
            <w:lang w:val="en-US"/>
          </w:rPr>
          <w:t>6.2.16</w:t>
        </w:r>
        <w:r>
          <w:rPr>
            <w:rFonts w:asciiTheme="minorHAnsi" w:eastAsiaTheme="minorEastAsia" w:hAnsiTheme="minorHAnsi" w:cstheme="minorBidi"/>
            <w:noProof/>
            <w:sz w:val="22"/>
            <w:szCs w:val="22"/>
            <w:lang w:eastAsia="zh-CN"/>
          </w:rPr>
          <w:tab/>
        </w:r>
        <w:r w:rsidRPr="00906DAE">
          <w:rPr>
            <w:noProof/>
            <w:lang w:val="en-US"/>
          </w:rPr>
          <w:t>MPI</w:t>
        </w:r>
        <w:r>
          <w:rPr>
            <w:noProof/>
          </w:rPr>
          <w:tab/>
        </w:r>
        <w:r>
          <w:rPr>
            <w:noProof/>
          </w:rPr>
          <w:fldChar w:fldCharType="begin"/>
        </w:r>
        <w:r>
          <w:rPr>
            <w:noProof/>
          </w:rPr>
          <w:instrText xml:space="preserve"> PAGEREF _Toc412196437 \h </w:instrText>
        </w:r>
      </w:ins>
      <w:r>
        <w:rPr>
          <w:noProof/>
        </w:rPr>
      </w:r>
      <w:r>
        <w:rPr>
          <w:noProof/>
        </w:rPr>
        <w:fldChar w:fldCharType="separate"/>
      </w:r>
      <w:ins w:id="315" w:author="Kees Nederhoff" w:date="2015-02-20T11:50:00Z">
        <w:r>
          <w:rPr>
            <w:noProof/>
          </w:rPr>
          <w:t>85</w:t>
        </w:r>
        <w:r>
          <w:rPr>
            <w:noProof/>
          </w:rPr>
          <w:fldChar w:fldCharType="end"/>
        </w:r>
      </w:ins>
    </w:p>
    <w:p w:rsidR="00333C34" w:rsidRDefault="00333C34">
      <w:pPr>
        <w:pStyle w:val="TOC3"/>
        <w:tabs>
          <w:tab w:val="left" w:pos="1760"/>
        </w:tabs>
        <w:rPr>
          <w:ins w:id="316" w:author="Kees Nederhoff" w:date="2015-02-20T11:50:00Z"/>
          <w:rFonts w:asciiTheme="minorHAnsi" w:eastAsiaTheme="minorEastAsia" w:hAnsiTheme="minorHAnsi" w:cstheme="minorBidi"/>
          <w:noProof/>
          <w:sz w:val="22"/>
          <w:szCs w:val="22"/>
          <w:lang w:eastAsia="zh-CN"/>
        </w:rPr>
      </w:pPr>
      <w:ins w:id="317" w:author="Kees Nederhoff" w:date="2015-02-20T11:50:00Z">
        <w:r w:rsidRPr="00906DAE">
          <w:rPr>
            <w:noProof/>
            <w:lang w:val="en-US"/>
          </w:rPr>
          <w:t>6.2.17</w:t>
        </w:r>
        <w:r>
          <w:rPr>
            <w:rFonts w:asciiTheme="minorHAnsi" w:eastAsiaTheme="minorEastAsia" w:hAnsiTheme="minorHAnsi" w:cstheme="minorBidi"/>
            <w:noProof/>
            <w:sz w:val="22"/>
            <w:szCs w:val="22"/>
            <w:lang w:eastAsia="zh-CN"/>
          </w:rPr>
          <w:tab/>
        </w:r>
        <w:r w:rsidRPr="00906DAE">
          <w:rPr>
            <w:noProof/>
            <w:lang w:val="en-US"/>
          </w:rPr>
          <w:t>Output projection</w:t>
        </w:r>
        <w:r>
          <w:rPr>
            <w:noProof/>
          </w:rPr>
          <w:tab/>
        </w:r>
        <w:r>
          <w:rPr>
            <w:noProof/>
          </w:rPr>
          <w:fldChar w:fldCharType="begin"/>
        </w:r>
        <w:r>
          <w:rPr>
            <w:noProof/>
          </w:rPr>
          <w:instrText xml:space="preserve"> PAGEREF _Toc412196438 \h </w:instrText>
        </w:r>
      </w:ins>
      <w:r>
        <w:rPr>
          <w:noProof/>
        </w:rPr>
      </w:r>
      <w:r>
        <w:rPr>
          <w:noProof/>
        </w:rPr>
        <w:fldChar w:fldCharType="separate"/>
      </w:r>
      <w:ins w:id="318" w:author="Kees Nederhoff" w:date="2015-02-20T11:50:00Z">
        <w:r>
          <w:rPr>
            <w:noProof/>
          </w:rPr>
          <w:t>85</w:t>
        </w:r>
        <w:r>
          <w:rPr>
            <w:noProof/>
          </w:rPr>
          <w:fldChar w:fldCharType="end"/>
        </w:r>
      </w:ins>
    </w:p>
    <w:p w:rsidR="00333C34" w:rsidRDefault="00333C34">
      <w:pPr>
        <w:pStyle w:val="TOC2"/>
        <w:rPr>
          <w:ins w:id="319" w:author="Kees Nederhoff" w:date="2015-02-20T11:50:00Z"/>
          <w:rFonts w:asciiTheme="minorHAnsi" w:eastAsiaTheme="minorEastAsia" w:hAnsiTheme="minorHAnsi" w:cstheme="minorBidi"/>
          <w:noProof/>
          <w:sz w:val="22"/>
          <w:szCs w:val="22"/>
          <w:lang w:eastAsia="zh-CN"/>
        </w:rPr>
      </w:pPr>
      <w:ins w:id="320" w:author="Kees Nederhoff" w:date="2015-02-20T11:50:00Z">
        <w:r w:rsidRPr="00906DAE">
          <w:rPr>
            <w:noProof/>
            <w:lang w:val="en-US"/>
          </w:rPr>
          <w:t>6.3</w:t>
        </w:r>
        <w:r>
          <w:rPr>
            <w:rFonts w:asciiTheme="minorHAnsi" w:eastAsiaTheme="minorEastAsia" w:hAnsiTheme="minorHAnsi" w:cstheme="minorBidi"/>
            <w:noProof/>
            <w:sz w:val="22"/>
            <w:szCs w:val="22"/>
            <w:lang w:eastAsia="zh-CN"/>
          </w:rPr>
          <w:tab/>
        </w:r>
        <w:r w:rsidRPr="00906DAE">
          <w:rPr>
            <w:noProof/>
            <w:lang w:val="en-US"/>
          </w:rPr>
          <w:t>Numerical implementation</w:t>
        </w:r>
        <w:r>
          <w:rPr>
            <w:noProof/>
          </w:rPr>
          <w:tab/>
        </w:r>
        <w:r>
          <w:rPr>
            <w:noProof/>
          </w:rPr>
          <w:fldChar w:fldCharType="begin"/>
        </w:r>
        <w:r>
          <w:rPr>
            <w:noProof/>
          </w:rPr>
          <w:instrText xml:space="preserve"> PAGEREF _Toc412196439 \h </w:instrText>
        </w:r>
      </w:ins>
      <w:r>
        <w:rPr>
          <w:noProof/>
        </w:rPr>
      </w:r>
      <w:r>
        <w:rPr>
          <w:noProof/>
        </w:rPr>
        <w:fldChar w:fldCharType="separate"/>
      </w:r>
      <w:ins w:id="321" w:author="Kees Nederhoff" w:date="2015-02-20T11:50:00Z">
        <w:r>
          <w:rPr>
            <w:noProof/>
          </w:rPr>
          <w:t>87</w:t>
        </w:r>
        <w:r>
          <w:rPr>
            <w:noProof/>
          </w:rPr>
          <w:fldChar w:fldCharType="end"/>
        </w:r>
      </w:ins>
    </w:p>
    <w:p w:rsidR="00333C34" w:rsidRDefault="00333C34">
      <w:pPr>
        <w:pStyle w:val="TOC3"/>
        <w:tabs>
          <w:tab w:val="left" w:pos="1276"/>
        </w:tabs>
        <w:rPr>
          <w:ins w:id="322" w:author="Kees Nederhoff" w:date="2015-02-20T11:50:00Z"/>
          <w:rFonts w:asciiTheme="minorHAnsi" w:eastAsiaTheme="minorEastAsia" w:hAnsiTheme="minorHAnsi" w:cstheme="minorBidi"/>
          <w:noProof/>
          <w:sz w:val="22"/>
          <w:szCs w:val="22"/>
          <w:lang w:eastAsia="zh-CN"/>
        </w:rPr>
      </w:pPr>
      <w:ins w:id="323" w:author="Kees Nederhoff" w:date="2015-02-20T11:50:00Z">
        <w:r w:rsidRPr="00906DAE">
          <w:rPr>
            <w:noProof/>
            <w:lang w:val="en-US"/>
          </w:rPr>
          <w:t>6.3.1</w:t>
        </w:r>
        <w:r>
          <w:rPr>
            <w:rFonts w:asciiTheme="minorHAnsi" w:eastAsiaTheme="minorEastAsia" w:hAnsiTheme="minorHAnsi" w:cstheme="minorBidi"/>
            <w:noProof/>
            <w:sz w:val="22"/>
            <w:szCs w:val="22"/>
            <w:lang w:eastAsia="zh-CN"/>
          </w:rPr>
          <w:tab/>
        </w:r>
        <w:r w:rsidRPr="00906DAE">
          <w:rPr>
            <w:noProof/>
            <w:lang w:val="en-US"/>
          </w:rPr>
          <w:t>Grid types</w:t>
        </w:r>
        <w:r>
          <w:rPr>
            <w:noProof/>
          </w:rPr>
          <w:tab/>
        </w:r>
        <w:r>
          <w:rPr>
            <w:noProof/>
          </w:rPr>
          <w:fldChar w:fldCharType="begin"/>
        </w:r>
        <w:r>
          <w:rPr>
            <w:noProof/>
          </w:rPr>
          <w:instrText xml:space="preserve"> PAGEREF _Toc412196440 \h </w:instrText>
        </w:r>
      </w:ins>
      <w:r>
        <w:rPr>
          <w:noProof/>
        </w:rPr>
      </w:r>
      <w:r>
        <w:rPr>
          <w:noProof/>
        </w:rPr>
        <w:fldChar w:fldCharType="separate"/>
      </w:r>
      <w:ins w:id="324" w:author="Kees Nederhoff" w:date="2015-02-20T11:50:00Z">
        <w:r>
          <w:rPr>
            <w:noProof/>
          </w:rPr>
          <w:t>87</w:t>
        </w:r>
        <w:r>
          <w:rPr>
            <w:noProof/>
          </w:rPr>
          <w:fldChar w:fldCharType="end"/>
        </w:r>
      </w:ins>
    </w:p>
    <w:p w:rsidR="00333C34" w:rsidRDefault="00333C34">
      <w:pPr>
        <w:pStyle w:val="TOC3"/>
        <w:tabs>
          <w:tab w:val="left" w:pos="1276"/>
        </w:tabs>
        <w:rPr>
          <w:ins w:id="325" w:author="Kees Nederhoff" w:date="2015-02-20T11:50:00Z"/>
          <w:rFonts w:asciiTheme="minorHAnsi" w:eastAsiaTheme="minorEastAsia" w:hAnsiTheme="minorHAnsi" w:cstheme="minorBidi"/>
          <w:noProof/>
          <w:sz w:val="22"/>
          <w:szCs w:val="22"/>
          <w:lang w:eastAsia="zh-CN"/>
        </w:rPr>
      </w:pPr>
      <w:ins w:id="326" w:author="Kees Nederhoff" w:date="2015-02-20T11:50:00Z">
        <w:r w:rsidRPr="00906DAE">
          <w:rPr>
            <w:noProof/>
            <w:lang w:val="en-US"/>
          </w:rPr>
          <w:t>6.3.2</w:t>
        </w:r>
        <w:r>
          <w:rPr>
            <w:rFonts w:asciiTheme="minorHAnsi" w:eastAsiaTheme="minorEastAsia" w:hAnsiTheme="minorHAnsi" w:cstheme="minorBidi"/>
            <w:noProof/>
            <w:sz w:val="22"/>
            <w:szCs w:val="22"/>
            <w:lang w:eastAsia="zh-CN"/>
          </w:rPr>
          <w:tab/>
        </w:r>
        <w:r w:rsidRPr="00906DAE">
          <w:rPr>
            <w:noProof/>
            <w:lang w:val="en-US"/>
          </w:rPr>
          <w:t>Grid set-up</w:t>
        </w:r>
        <w:r>
          <w:rPr>
            <w:noProof/>
          </w:rPr>
          <w:tab/>
        </w:r>
        <w:r>
          <w:rPr>
            <w:noProof/>
          </w:rPr>
          <w:fldChar w:fldCharType="begin"/>
        </w:r>
        <w:r>
          <w:rPr>
            <w:noProof/>
          </w:rPr>
          <w:instrText xml:space="preserve"> PAGEREF _Toc412196441 \h </w:instrText>
        </w:r>
      </w:ins>
      <w:r>
        <w:rPr>
          <w:noProof/>
        </w:rPr>
      </w:r>
      <w:r>
        <w:rPr>
          <w:noProof/>
        </w:rPr>
        <w:fldChar w:fldCharType="separate"/>
      </w:r>
      <w:ins w:id="327" w:author="Kees Nederhoff" w:date="2015-02-20T11:50:00Z">
        <w:r>
          <w:rPr>
            <w:noProof/>
          </w:rPr>
          <w:t>87</w:t>
        </w:r>
        <w:r>
          <w:rPr>
            <w:noProof/>
          </w:rPr>
          <w:fldChar w:fldCharType="end"/>
        </w:r>
      </w:ins>
    </w:p>
    <w:p w:rsidR="00333C34" w:rsidRDefault="00333C34">
      <w:pPr>
        <w:pStyle w:val="TOC3"/>
        <w:tabs>
          <w:tab w:val="left" w:pos="1276"/>
        </w:tabs>
        <w:rPr>
          <w:ins w:id="328" w:author="Kees Nederhoff" w:date="2015-02-20T11:50:00Z"/>
          <w:rFonts w:asciiTheme="minorHAnsi" w:eastAsiaTheme="minorEastAsia" w:hAnsiTheme="minorHAnsi" w:cstheme="minorBidi"/>
          <w:noProof/>
          <w:sz w:val="22"/>
          <w:szCs w:val="22"/>
          <w:lang w:eastAsia="zh-CN"/>
        </w:rPr>
      </w:pPr>
      <w:ins w:id="329" w:author="Kees Nederhoff" w:date="2015-02-20T11:50:00Z">
        <w:r w:rsidRPr="00906DAE">
          <w:rPr>
            <w:noProof/>
            <w:lang w:val="en-US"/>
          </w:rPr>
          <w:lastRenderedPageBreak/>
          <w:t>6.3.3</w:t>
        </w:r>
        <w:r>
          <w:rPr>
            <w:rFonts w:asciiTheme="minorHAnsi" w:eastAsiaTheme="minorEastAsia" w:hAnsiTheme="minorHAnsi" w:cstheme="minorBidi"/>
            <w:noProof/>
            <w:sz w:val="22"/>
            <w:szCs w:val="22"/>
            <w:lang w:eastAsia="zh-CN"/>
          </w:rPr>
          <w:tab/>
        </w:r>
        <w:r w:rsidRPr="00906DAE">
          <w:rPr>
            <w:noProof/>
            <w:lang w:val="en-US"/>
          </w:rPr>
          <w:t>Shallow water equations</w:t>
        </w:r>
        <w:r>
          <w:rPr>
            <w:noProof/>
          </w:rPr>
          <w:tab/>
        </w:r>
        <w:r>
          <w:rPr>
            <w:noProof/>
          </w:rPr>
          <w:fldChar w:fldCharType="begin"/>
        </w:r>
        <w:r>
          <w:rPr>
            <w:noProof/>
          </w:rPr>
          <w:instrText xml:space="preserve"> PAGEREF _Toc412196442 \h </w:instrText>
        </w:r>
      </w:ins>
      <w:r>
        <w:rPr>
          <w:noProof/>
        </w:rPr>
      </w:r>
      <w:r>
        <w:rPr>
          <w:noProof/>
        </w:rPr>
        <w:fldChar w:fldCharType="separate"/>
      </w:r>
      <w:ins w:id="330" w:author="Kees Nederhoff" w:date="2015-02-20T11:50:00Z">
        <w:r>
          <w:rPr>
            <w:noProof/>
          </w:rPr>
          <w:t>87</w:t>
        </w:r>
        <w:r>
          <w:rPr>
            <w:noProof/>
          </w:rPr>
          <w:fldChar w:fldCharType="end"/>
        </w:r>
      </w:ins>
    </w:p>
    <w:p w:rsidR="00333C34" w:rsidRDefault="00333C34">
      <w:pPr>
        <w:pStyle w:val="TOC3"/>
        <w:tabs>
          <w:tab w:val="left" w:pos="1276"/>
        </w:tabs>
        <w:rPr>
          <w:ins w:id="331" w:author="Kees Nederhoff" w:date="2015-02-20T11:50:00Z"/>
          <w:rFonts w:asciiTheme="minorHAnsi" w:eastAsiaTheme="minorEastAsia" w:hAnsiTheme="minorHAnsi" w:cstheme="minorBidi"/>
          <w:noProof/>
          <w:sz w:val="22"/>
          <w:szCs w:val="22"/>
          <w:lang w:eastAsia="zh-CN"/>
        </w:rPr>
      </w:pPr>
      <w:ins w:id="332" w:author="Kees Nederhoff" w:date="2015-02-20T11:50:00Z">
        <w:r w:rsidRPr="00906DAE">
          <w:rPr>
            <w:noProof/>
            <w:lang w:val="en-US"/>
          </w:rPr>
          <w:t>6.3.4</w:t>
        </w:r>
        <w:r>
          <w:rPr>
            <w:rFonts w:asciiTheme="minorHAnsi" w:eastAsiaTheme="minorEastAsia" w:hAnsiTheme="minorHAnsi" w:cstheme="minorBidi"/>
            <w:noProof/>
            <w:sz w:val="22"/>
            <w:szCs w:val="22"/>
            <w:lang w:eastAsia="zh-CN"/>
          </w:rPr>
          <w:tab/>
        </w:r>
        <w:r w:rsidRPr="00906DAE">
          <w:rPr>
            <w:noProof/>
            <w:lang w:val="en-US"/>
          </w:rPr>
          <w:t>Wave action balance</w:t>
        </w:r>
        <w:r>
          <w:rPr>
            <w:noProof/>
          </w:rPr>
          <w:tab/>
        </w:r>
        <w:r>
          <w:rPr>
            <w:noProof/>
          </w:rPr>
          <w:fldChar w:fldCharType="begin"/>
        </w:r>
        <w:r>
          <w:rPr>
            <w:noProof/>
          </w:rPr>
          <w:instrText xml:space="preserve"> PAGEREF _Toc412196443 \h </w:instrText>
        </w:r>
      </w:ins>
      <w:r>
        <w:rPr>
          <w:noProof/>
        </w:rPr>
      </w:r>
      <w:r>
        <w:rPr>
          <w:noProof/>
        </w:rPr>
        <w:fldChar w:fldCharType="separate"/>
      </w:r>
      <w:ins w:id="333" w:author="Kees Nederhoff" w:date="2015-02-20T11:50:00Z">
        <w:r>
          <w:rPr>
            <w:noProof/>
          </w:rPr>
          <w:t>90</w:t>
        </w:r>
        <w:r>
          <w:rPr>
            <w:noProof/>
          </w:rPr>
          <w:fldChar w:fldCharType="end"/>
        </w:r>
      </w:ins>
    </w:p>
    <w:p w:rsidR="00333C34" w:rsidRDefault="00333C34">
      <w:pPr>
        <w:pStyle w:val="TOC3"/>
        <w:tabs>
          <w:tab w:val="left" w:pos="1276"/>
        </w:tabs>
        <w:rPr>
          <w:ins w:id="334" w:author="Kees Nederhoff" w:date="2015-02-20T11:50:00Z"/>
          <w:rFonts w:asciiTheme="minorHAnsi" w:eastAsiaTheme="minorEastAsia" w:hAnsiTheme="minorHAnsi" w:cstheme="minorBidi"/>
          <w:noProof/>
          <w:sz w:val="22"/>
          <w:szCs w:val="22"/>
          <w:lang w:eastAsia="zh-CN"/>
        </w:rPr>
      </w:pPr>
      <w:ins w:id="335" w:author="Kees Nederhoff" w:date="2015-02-20T11:50:00Z">
        <w:r w:rsidRPr="00906DAE">
          <w:rPr>
            <w:noProof/>
            <w:lang w:val="en-US"/>
          </w:rPr>
          <w:t>6.3.5</w:t>
        </w:r>
        <w:r>
          <w:rPr>
            <w:rFonts w:asciiTheme="minorHAnsi" w:eastAsiaTheme="minorEastAsia" w:hAnsiTheme="minorHAnsi" w:cstheme="minorBidi"/>
            <w:noProof/>
            <w:sz w:val="22"/>
            <w:szCs w:val="22"/>
            <w:lang w:eastAsia="zh-CN"/>
          </w:rPr>
          <w:tab/>
        </w:r>
        <w:r w:rsidRPr="00906DAE">
          <w:rPr>
            <w:noProof/>
            <w:lang w:val="en-US"/>
          </w:rPr>
          <w:t>Shallow water equations</w:t>
        </w:r>
        <w:r>
          <w:rPr>
            <w:noProof/>
          </w:rPr>
          <w:tab/>
        </w:r>
        <w:r>
          <w:rPr>
            <w:noProof/>
          </w:rPr>
          <w:fldChar w:fldCharType="begin"/>
        </w:r>
        <w:r>
          <w:rPr>
            <w:noProof/>
          </w:rPr>
          <w:instrText xml:space="preserve"> PAGEREF _Toc412196444 \h </w:instrText>
        </w:r>
      </w:ins>
      <w:r>
        <w:rPr>
          <w:noProof/>
        </w:rPr>
      </w:r>
      <w:r>
        <w:rPr>
          <w:noProof/>
        </w:rPr>
        <w:fldChar w:fldCharType="separate"/>
      </w:r>
      <w:ins w:id="336" w:author="Kees Nederhoff" w:date="2015-02-20T11:50:00Z">
        <w:r>
          <w:rPr>
            <w:noProof/>
          </w:rPr>
          <w:t>91</w:t>
        </w:r>
        <w:r>
          <w:rPr>
            <w:noProof/>
          </w:rPr>
          <w:fldChar w:fldCharType="end"/>
        </w:r>
      </w:ins>
    </w:p>
    <w:p w:rsidR="00333C34" w:rsidRDefault="00333C34">
      <w:pPr>
        <w:pStyle w:val="TOC3"/>
        <w:tabs>
          <w:tab w:val="left" w:pos="1276"/>
        </w:tabs>
        <w:rPr>
          <w:ins w:id="337" w:author="Kees Nederhoff" w:date="2015-02-20T11:50:00Z"/>
          <w:rFonts w:asciiTheme="minorHAnsi" w:eastAsiaTheme="minorEastAsia" w:hAnsiTheme="minorHAnsi" w:cstheme="minorBidi"/>
          <w:noProof/>
          <w:sz w:val="22"/>
          <w:szCs w:val="22"/>
          <w:lang w:eastAsia="zh-CN"/>
        </w:rPr>
      </w:pPr>
      <w:ins w:id="338" w:author="Kees Nederhoff" w:date="2015-02-20T11:50:00Z">
        <w:r w:rsidRPr="00906DAE">
          <w:rPr>
            <w:noProof/>
            <w:lang w:val="en-US"/>
          </w:rPr>
          <w:t>6.3.6</w:t>
        </w:r>
        <w:r>
          <w:rPr>
            <w:rFonts w:asciiTheme="minorHAnsi" w:eastAsiaTheme="minorEastAsia" w:hAnsiTheme="minorHAnsi" w:cstheme="minorBidi"/>
            <w:noProof/>
            <w:sz w:val="22"/>
            <w:szCs w:val="22"/>
            <w:lang w:eastAsia="zh-CN"/>
          </w:rPr>
          <w:tab/>
        </w:r>
        <w:r w:rsidRPr="00906DAE">
          <w:rPr>
            <w:noProof/>
            <w:lang w:val="en-US"/>
          </w:rPr>
          <w:t>Groundwater flow</w:t>
        </w:r>
        <w:r>
          <w:rPr>
            <w:noProof/>
          </w:rPr>
          <w:tab/>
        </w:r>
        <w:r>
          <w:rPr>
            <w:noProof/>
          </w:rPr>
          <w:fldChar w:fldCharType="begin"/>
        </w:r>
        <w:r>
          <w:rPr>
            <w:noProof/>
          </w:rPr>
          <w:instrText xml:space="preserve"> PAGEREF _Toc412196445 \h </w:instrText>
        </w:r>
      </w:ins>
      <w:r>
        <w:rPr>
          <w:noProof/>
        </w:rPr>
      </w:r>
      <w:r>
        <w:rPr>
          <w:noProof/>
        </w:rPr>
        <w:fldChar w:fldCharType="separate"/>
      </w:r>
      <w:ins w:id="339" w:author="Kees Nederhoff" w:date="2015-02-20T11:50:00Z">
        <w:r>
          <w:rPr>
            <w:noProof/>
          </w:rPr>
          <w:t>91</w:t>
        </w:r>
        <w:r>
          <w:rPr>
            <w:noProof/>
          </w:rPr>
          <w:fldChar w:fldCharType="end"/>
        </w:r>
      </w:ins>
    </w:p>
    <w:p w:rsidR="00333C34" w:rsidRDefault="00333C34">
      <w:pPr>
        <w:pStyle w:val="TOC3"/>
        <w:tabs>
          <w:tab w:val="left" w:pos="1276"/>
        </w:tabs>
        <w:rPr>
          <w:ins w:id="340" w:author="Kees Nederhoff" w:date="2015-02-20T11:50:00Z"/>
          <w:rFonts w:asciiTheme="minorHAnsi" w:eastAsiaTheme="minorEastAsia" w:hAnsiTheme="minorHAnsi" w:cstheme="minorBidi"/>
          <w:noProof/>
          <w:sz w:val="22"/>
          <w:szCs w:val="22"/>
          <w:lang w:eastAsia="zh-CN"/>
        </w:rPr>
      </w:pPr>
      <w:ins w:id="341" w:author="Kees Nederhoff" w:date="2015-02-20T11:50:00Z">
        <w:r w:rsidRPr="00906DAE">
          <w:rPr>
            <w:noProof/>
            <w:lang w:val="en-US"/>
          </w:rPr>
          <w:t>6.3.7</w:t>
        </w:r>
        <w:r>
          <w:rPr>
            <w:rFonts w:asciiTheme="minorHAnsi" w:eastAsiaTheme="minorEastAsia" w:hAnsiTheme="minorHAnsi" w:cstheme="minorBidi"/>
            <w:noProof/>
            <w:sz w:val="22"/>
            <w:szCs w:val="22"/>
            <w:lang w:eastAsia="zh-CN"/>
          </w:rPr>
          <w:tab/>
        </w:r>
        <w:r w:rsidRPr="00906DAE">
          <w:rPr>
            <w:noProof/>
            <w:lang w:val="en-US"/>
          </w:rPr>
          <w:t>Sediment transport</w:t>
        </w:r>
        <w:r>
          <w:rPr>
            <w:noProof/>
          </w:rPr>
          <w:tab/>
        </w:r>
        <w:r>
          <w:rPr>
            <w:noProof/>
          </w:rPr>
          <w:fldChar w:fldCharType="begin"/>
        </w:r>
        <w:r>
          <w:rPr>
            <w:noProof/>
          </w:rPr>
          <w:instrText xml:space="preserve"> PAGEREF _Toc412196446 \h </w:instrText>
        </w:r>
      </w:ins>
      <w:r>
        <w:rPr>
          <w:noProof/>
        </w:rPr>
      </w:r>
      <w:r>
        <w:rPr>
          <w:noProof/>
        </w:rPr>
        <w:fldChar w:fldCharType="separate"/>
      </w:r>
      <w:ins w:id="342" w:author="Kees Nederhoff" w:date="2015-02-20T11:50:00Z">
        <w:r>
          <w:rPr>
            <w:noProof/>
          </w:rPr>
          <w:t>96</w:t>
        </w:r>
        <w:r>
          <w:rPr>
            <w:noProof/>
          </w:rPr>
          <w:fldChar w:fldCharType="end"/>
        </w:r>
      </w:ins>
    </w:p>
    <w:p w:rsidR="00333C34" w:rsidRDefault="00333C34">
      <w:pPr>
        <w:pStyle w:val="TOC3"/>
        <w:tabs>
          <w:tab w:val="left" w:pos="1276"/>
        </w:tabs>
        <w:rPr>
          <w:ins w:id="343" w:author="Kees Nederhoff" w:date="2015-02-20T11:50:00Z"/>
          <w:rFonts w:asciiTheme="minorHAnsi" w:eastAsiaTheme="minorEastAsia" w:hAnsiTheme="minorHAnsi" w:cstheme="minorBidi"/>
          <w:noProof/>
          <w:sz w:val="22"/>
          <w:szCs w:val="22"/>
          <w:lang w:eastAsia="zh-CN"/>
        </w:rPr>
      </w:pPr>
      <w:ins w:id="344" w:author="Kees Nederhoff" w:date="2015-02-20T11:50:00Z">
        <w:r w:rsidRPr="00906DAE">
          <w:rPr>
            <w:noProof/>
            <w:lang w:val="en-US"/>
          </w:rPr>
          <w:t>6.3.8</w:t>
        </w:r>
        <w:r>
          <w:rPr>
            <w:rFonts w:asciiTheme="minorHAnsi" w:eastAsiaTheme="minorEastAsia" w:hAnsiTheme="minorHAnsi" w:cstheme="minorBidi"/>
            <w:noProof/>
            <w:sz w:val="22"/>
            <w:szCs w:val="22"/>
            <w:lang w:eastAsia="zh-CN"/>
          </w:rPr>
          <w:tab/>
        </w:r>
        <w:r w:rsidRPr="00906DAE">
          <w:rPr>
            <w:noProof/>
            <w:lang w:val="en-US"/>
          </w:rPr>
          <w:t>Bottom updating schemes</w:t>
        </w:r>
        <w:r>
          <w:rPr>
            <w:noProof/>
          </w:rPr>
          <w:tab/>
        </w:r>
        <w:r>
          <w:rPr>
            <w:noProof/>
          </w:rPr>
          <w:fldChar w:fldCharType="begin"/>
        </w:r>
        <w:r>
          <w:rPr>
            <w:noProof/>
          </w:rPr>
          <w:instrText xml:space="preserve"> PAGEREF _Toc412196447 \h </w:instrText>
        </w:r>
      </w:ins>
      <w:r>
        <w:rPr>
          <w:noProof/>
        </w:rPr>
      </w:r>
      <w:r>
        <w:rPr>
          <w:noProof/>
        </w:rPr>
        <w:fldChar w:fldCharType="separate"/>
      </w:r>
      <w:ins w:id="345" w:author="Kees Nederhoff" w:date="2015-02-20T11:50:00Z">
        <w:r>
          <w:rPr>
            <w:noProof/>
          </w:rPr>
          <w:t>97</w:t>
        </w:r>
        <w:r>
          <w:rPr>
            <w:noProof/>
          </w:rPr>
          <w:fldChar w:fldCharType="end"/>
        </w:r>
      </w:ins>
    </w:p>
    <w:p w:rsidR="00333C34" w:rsidRDefault="00333C34">
      <w:pPr>
        <w:pStyle w:val="TOC3"/>
        <w:tabs>
          <w:tab w:val="left" w:pos="1276"/>
        </w:tabs>
        <w:rPr>
          <w:ins w:id="346" w:author="Kees Nederhoff" w:date="2015-02-20T11:50:00Z"/>
          <w:rFonts w:asciiTheme="minorHAnsi" w:eastAsiaTheme="minorEastAsia" w:hAnsiTheme="minorHAnsi" w:cstheme="minorBidi"/>
          <w:noProof/>
          <w:sz w:val="22"/>
          <w:szCs w:val="22"/>
          <w:lang w:eastAsia="zh-CN"/>
        </w:rPr>
      </w:pPr>
      <w:ins w:id="347" w:author="Kees Nederhoff" w:date="2015-02-20T11:50:00Z">
        <w:r w:rsidRPr="00906DAE">
          <w:rPr>
            <w:noProof/>
            <w:lang w:val="en-US"/>
          </w:rPr>
          <w:t>6.3.9</w:t>
        </w:r>
        <w:r>
          <w:rPr>
            <w:rFonts w:asciiTheme="minorHAnsi" w:eastAsiaTheme="minorEastAsia" w:hAnsiTheme="minorHAnsi" w:cstheme="minorBidi"/>
            <w:noProof/>
            <w:sz w:val="22"/>
            <w:szCs w:val="22"/>
            <w:lang w:eastAsia="zh-CN"/>
          </w:rPr>
          <w:tab/>
        </w:r>
        <w:r w:rsidRPr="00906DAE">
          <w:rPr>
            <w:noProof/>
            <w:lang w:val="en-US"/>
          </w:rPr>
          <w:t>Non-hydrostatic</w:t>
        </w:r>
        <w:r>
          <w:rPr>
            <w:noProof/>
          </w:rPr>
          <w:tab/>
        </w:r>
        <w:r>
          <w:rPr>
            <w:noProof/>
          </w:rPr>
          <w:fldChar w:fldCharType="begin"/>
        </w:r>
        <w:r>
          <w:rPr>
            <w:noProof/>
          </w:rPr>
          <w:instrText xml:space="preserve"> PAGEREF _Toc412196448 \h </w:instrText>
        </w:r>
      </w:ins>
      <w:r>
        <w:rPr>
          <w:noProof/>
        </w:rPr>
      </w:r>
      <w:r>
        <w:rPr>
          <w:noProof/>
        </w:rPr>
        <w:fldChar w:fldCharType="separate"/>
      </w:r>
      <w:ins w:id="348" w:author="Kees Nederhoff" w:date="2015-02-20T11:50:00Z">
        <w:r>
          <w:rPr>
            <w:noProof/>
          </w:rPr>
          <w:t>98</w:t>
        </w:r>
        <w:r>
          <w:rPr>
            <w:noProof/>
          </w:rPr>
          <w:fldChar w:fldCharType="end"/>
        </w:r>
      </w:ins>
    </w:p>
    <w:p w:rsidR="00F3579D" w:rsidDel="00333C34" w:rsidRDefault="00F3579D">
      <w:pPr>
        <w:pStyle w:val="TOC1"/>
        <w:rPr>
          <w:del w:id="349" w:author="Kees Nederhoff" w:date="2015-02-20T11:50:00Z"/>
          <w:rFonts w:asciiTheme="minorHAnsi" w:eastAsiaTheme="minorEastAsia" w:hAnsiTheme="minorHAnsi" w:cstheme="minorBidi"/>
          <w:b w:val="0"/>
          <w:noProof/>
          <w:sz w:val="22"/>
          <w:szCs w:val="22"/>
          <w:lang w:eastAsia="zh-CN"/>
        </w:rPr>
      </w:pPr>
      <w:del w:id="350" w:author="Kees Nederhoff" w:date="2015-02-20T11:50:00Z">
        <w:r w:rsidRPr="00EE2D05" w:rsidDel="00333C34">
          <w:rPr>
            <w:noProof/>
            <w:lang w:val="en-US"/>
          </w:rPr>
          <w:delText>1</w:delText>
        </w:r>
        <w:r w:rsidDel="00333C34">
          <w:rPr>
            <w:rFonts w:asciiTheme="minorHAnsi" w:eastAsiaTheme="minorEastAsia" w:hAnsiTheme="minorHAnsi" w:cstheme="minorBidi"/>
            <w:b w:val="0"/>
            <w:noProof/>
            <w:sz w:val="22"/>
            <w:szCs w:val="22"/>
            <w:lang w:eastAsia="zh-CN"/>
          </w:rPr>
          <w:tab/>
        </w:r>
        <w:r w:rsidRPr="00EE2D05" w:rsidDel="00333C34">
          <w:rPr>
            <w:noProof/>
            <w:lang w:val="en-US"/>
          </w:rPr>
          <w:delText>Introduction</w:delText>
        </w:r>
        <w:r w:rsidDel="00333C34">
          <w:rPr>
            <w:noProof/>
          </w:rPr>
          <w:tab/>
          <w:delText>1</w:delText>
        </w:r>
      </w:del>
    </w:p>
    <w:p w:rsidR="00F3579D" w:rsidDel="00333C34" w:rsidRDefault="00F3579D">
      <w:pPr>
        <w:pStyle w:val="TOC1"/>
        <w:rPr>
          <w:del w:id="351" w:author="Kees Nederhoff" w:date="2015-02-20T11:50:00Z"/>
          <w:rFonts w:asciiTheme="minorHAnsi" w:eastAsiaTheme="minorEastAsia" w:hAnsiTheme="minorHAnsi" w:cstheme="minorBidi"/>
          <w:b w:val="0"/>
          <w:noProof/>
          <w:sz w:val="22"/>
          <w:szCs w:val="22"/>
          <w:lang w:eastAsia="zh-CN"/>
        </w:rPr>
      </w:pPr>
      <w:del w:id="352" w:author="Kees Nederhoff" w:date="2015-02-20T11:50:00Z">
        <w:r w:rsidRPr="00EE2D05" w:rsidDel="00333C34">
          <w:rPr>
            <w:noProof/>
            <w:lang w:val="en-US"/>
          </w:rPr>
          <w:delText>2</w:delText>
        </w:r>
        <w:r w:rsidDel="00333C34">
          <w:rPr>
            <w:rFonts w:asciiTheme="minorHAnsi" w:eastAsiaTheme="minorEastAsia" w:hAnsiTheme="minorHAnsi" w:cstheme="minorBidi"/>
            <w:b w:val="0"/>
            <w:noProof/>
            <w:sz w:val="22"/>
            <w:szCs w:val="22"/>
            <w:lang w:eastAsia="zh-CN"/>
          </w:rPr>
          <w:tab/>
        </w:r>
        <w:r w:rsidRPr="00EE2D05" w:rsidDel="00333C34">
          <w:rPr>
            <w:noProof/>
            <w:lang w:val="en-US"/>
          </w:rPr>
          <w:delText>Processes and model formulation</w:delText>
        </w:r>
        <w:r w:rsidDel="00333C34">
          <w:rPr>
            <w:noProof/>
          </w:rPr>
          <w:tab/>
          <w:delText>2</w:delText>
        </w:r>
      </w:del>
    </w:p>
    <w:p w:rsidR="00F3579D" w:rsidDel="00333C34" w:rsidRDefault="00F3579D">
      <w:pPr>
        <w:pStyle w:val="TOC2"/>
        <w:rPr>
          <w:del w:id="353" w:author="Kees Nederhoff" w:date="2015-02-20T11:50:00Z"/>
          <w:rFonts w:asciiTheme="minorHAnsi" w:eastAsiaTheme="minorEastAsia" w:hAnsiTheme="minorHAnsi" w:cstheme="minorBidi"/>
          <w:noProof/>
          <w:sz w:val="22"/>
          <w:szCs w:val="22"/>
          <w:lang w:eastAsia="zh-CN"/>
        </w:rPr>
      </w:pPr>
      <w:del w:id="354" w:author="Kees Nederhoff" w:date="2015-02-20T11:50:00Z">
        <w:r w:rsidRPr="00EE2D05" w:rsidDel="00333C34">
          <w:rPr>
            <w:noProof/>
            <w:lang w:val="en-US"/>
          </w:rPr>
          <w:delText>2.1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Domain and definitions</w:delText>
        </w:r>
        <w:r w:rsidDel="00333C34">
          <w:rPr>
            <w:noProof/>
          </w:rPr>
          <w:tab/>
          <w:delText>2</w:delText>
        </w:r>
      </w:del>
    </w:p>
    <w:p w:rsidR="00F3579D" w:rsidDel="00333C34" w:rsidRDefault="00F3579D">
      <w:pPr>
        <w:pStyle w:val="TOC2"/>
        <w:rPr>
          <w:del w:id="355" w:author="Kees Nederhoff" w:date="2015-02-20T11:50:00Z"/>
          <w:rFonts w:asciiTheme="minorHAnsi" w:eastAsiaTheme="minorEastAsia" w:hAnsiTheme="minorHAnsi" w:cstheme="minorBidi"/>
          <w:noProof/>
          <w:sz w:val="22"/>
          <w:szCs w:val="22"/>
          <w:lang w:eastAsia="zh-CN"/>
        </w:rPr>
      </w:pPr>
      <w:del w:id="356" w:author="Kees Nederhoff" w:date="2015-02-20T11:50:00Z">
        <w:r w:rsidRPr="00EE2D05" w:rsidDel="00333C34">
          <w:rPr>
            <w:noProof/>
            <w:lang w:val="en-US"/>
          </w:rPr>
          <w:delText>2.2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Hydrodynamics options</w:delText>
        </w:r>
        <w:r w:rsidDel="00333C34">
          <w:rPr>
            <w:noProof/>
          </w:rPr>
          <w:tab/>
          <w:delText>2</w:delText>
        </w:r>
      </w:del>
    </w:p>
    <w:p w:rsidR="00F3579D" w:rsidDel="00333C34" w:rsidRDefault="00F3579D">
      <w:pPr>
        <w:pStyle w:val="TOC3"/>
        <w:tabs>
          <w:tab w:val="left" w:pos="1276"/>
        </w:tabs>
        <w:rPr>
          <w:del w:id="357" w:author="Kees Nederhoff" w:date="2015-02-20T11:50:00Z"/>
          <w:rFonts w:asciiTheme="minorHAnsi" w:eastAsiaTheme="minorEastAsia" w:hAnsiTheme="minorHAnsi" w:cstheme="minorBidi"/>
          <w:noProof/>
          <w:sz w:val="22"/>
          <w:szCs w:val="22"/>
          <w:lang w:eastAsia="zh-CN"/>
        </w:rPr>
      </w:pPr>
      <w:del w:id="358" w:author="Kees Nederhoff" w:date="2015-02-20T11:50:00Z">
        <w:r w:rsidRPr="00EE2D05" w:rsidDel="00333C34">
          <w:rPr>
            <w:noProof/>
            <w:lang w:val="en-US"/>
          </w:rPr>
          <w:delText>2.2.1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Stationary mode</w:delText>
        </w:r>
        <w:r w:rsidDel="00333C34">
          <w:rPr>
            <w:noProof/>
          </w:rPr>
          <w:tab/>
          <w:delText>2</w:delText>
        </w:r>
      </w:del>
    </w:p>
    <w:p w:rsidR="00F3579D" w:rsidDel="00333C34" w:rsidRDefault="00F3579D">
      <w:pPr>
        <w:pStyle w:val="TOC3"/>
        <w:tabs>
          <w:tab w:val="left" w:pos="1276"/>
        </w:tabs>
        <w:rPr>
          <w:del w:id="359" w:author="Kees Nederhoff" w:date="2015-02-20T11:50:00Z"/>
          <w:rFonts w:asciiTheme="minorHAnsi" w:eastAsiaTheme="minorEastAsia" w:hAnsiTheme="minorHAnsi" w:cstheme="minorBidi"/>
          <w:noProof/>
          <w:sz w:val="22"/>
          <w:szCs w:val="22"/>
          <w:lang w:eastAsia="zh-CN"/>
        </w:rPr>
      </w:pPr>
      <w:del w:id="360" w:author="Kees Nederhoff" w:date="2015-02-20T11:50:00Z">
        <w:r w:rsidRPr="00EE2D05" w:rsidDel="00333C34">
          <w:rPr>
            <w:noProof/>
            <w:lang w:val="en-US"/>
          </w:rPr>
          <w:delText>2.2.2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Non-stationary (surfbeat) mode</w:delText>
        </w:r>
        <w:r w:rsidDel="00333C34">
          <w:rPr>
            <w:noProof/>
          </w:rPr>
          <w:tab/>
          <w:delText>2</w:delText>
        </w:r>
      </w:del>
    </w:p>
    <w:p w:rsidR="00F3579D" w:rsidDel="00333C34" w:rsidRDefault="00F3579D">
      <w:pPr>
        <w:pStyle w:val="TOC3"/>
        <w:tabs>
          <w:tab w:val="left" w:pos="1276"/>
        </w:tabs>
        <w:rPr>
          <w:del w:id="361" w:author="Kees Nederhoff" w:date="2015-02-20T11:50:00Z"/>
          <w:rFonts w:asciiTheme="minorHAnsi" w:eastAsiaTheme="minorEastAsia" w:hAnsiTheme="minorHAnsi" w:cstheme="minorBidi"/>
          <w:noProof/>
          <w:sz w:val="22"/>
          <w:szCs w:val="22"/>
          <w:lang w:eastAsia="zh-CN"/>
        </w:rPr>
      </w:pPr>
      <w:del w:id="362" w:author="Kees Nederhoff" w:date="2015-02-20T11:50:00Z">
        <w:r w:rsidRPr="00EE2D05" w:rsidDel="00333C34">
          <w:rPr>
            <w:noProof/>
            <w:lang w:val="en-US"/>
          </w:rPr>
          <w:delText>2.2.3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 resolving mode</w:delText>
        </w:r>
        <w:r w:rsidDel="00333C34">
          <w:rPr>
            <w:noProof/>
          </w:rPr>
          <w:tab/>
          <w:delText>2</w:delText>
        </w:r>
      </w:del>
    </w:p>
    <w:p w:rsidR="00F3579D" w:rsidDel="00333C34" w:rsidRDefault="00F3579D">
      <w:pPr>
        <w:pStyle w:val="TOC2"/>
        <w:rPr>
          <w:del w:id="363" w:author="Kees Nederhoff" w:date="2015-02-20T11:50:00Z"/>
          <w:rFonts w:asciiTheme="minorHAnsi" w:eastAsiaTheme="minorEastAsia" w:hAnsiTheme="minorHAnsi" w:cstheme="minorBidi"/>
          <w:noProof/>
          <w:sz w:val="22"/>
          <w:szCs w:val="22"/>
          <w:lang w:eastAsia="zh-CN"/>
        </w:rPr>
      </w:pPr>
      <w:del w:id="364" w:author="Kees Nederhoff" w:date="2015-02-20T11:50:00Z">
        <w:r w:rsidRPr="00EE2D05" w:rsidDel="00333C34">
          <w:rPr>
            <w:noProof/>
            <w:lang w:val="en-US"/>
          </w:rPr>
          <w:delText>2.3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Short wave propagation</w:delText>
        </w:r>
        <w:r w:rsidDel="00333C34">
          <w:rPr>
            <w:noProof/>
          </w:rPr>
          <w:tab/>
          <w:delText>3</w:delText>
        </w:r>
      </w:del>
    </w:p>
    <w:p w:rsidR="00F3579D" w:rsidDel="00333C34" w:rsidRDefault="00F3579D">
      <w:pPr>
        <w:pStyle w:val="TOC3"/>
        <w:tabs>
          <w:tab w:val="left" w:pos="1276"/>
        </w:tabs>
        <w:rPr>
          <w:del w:id="365" w:author="Kees Nederhoff" w:date="2015-02-20T11:50:00Z"/>
          <w:rFonts w:asciiTheme="minorHAnsi" w:eastAsiaTheme="minorEastAsia" w:hAnsiTheme="minorHAnsi" w:cstheme="minorBidi"/>
          <w:noProof/>
          <w:sz w:val="22"/>
          <w:szCs w:val="22"/>
          <w:lang w:eastAsia="zh-CN"/>
        </w:rPr>
      </w:pPr>
      <w:del w:id="366" w:author="Kees Nederhoff" w:date="2015-02-20T11:50:00Z">
        <w:r w:rsidRPr="00EE2D05" w:rsidDel="00333C34">
          <w:rPr>
            <w:noProof/>
            <w:lang w:val="en-US"/>
          </w:rPr>
          <w:delText>2.3.1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 action balance</w:delText>
        </w:r>
        <w:r w:rsidDel="00333C34">
          <w:rPr>
            <w:noProof/>
          </w:rPr>
          <w:tab/>
          <w:delText>3</w:delText>
        </w:r>
      </w:del>
    </w:p>
    <w:p w:rsidR="00F3579D" w:rsidDel="00333C34" w:rsidRDefault="00F3579D">
      <w:pPr>
        <w:pStyle w:val="TOC3"/>
        <w:tabs>
          <w:tab w:val="left" w:pos="1276"/>
        </w:tabs>
        <w:rPr>
          <w:del w:id="367" w:author="Kees Nederhoff" w:date="2015-02-20T11:50:00Z"/>
          <w:rFonts w:asciiTheme="minorHAnsi" w:eastAsiaTheme="minorEastAsia" w:hAnsiTheme="minorHAnsi" w:cstheme="minorBidi"/>
          <w:noProof/>
          <w:sz w:val="22"/>
          <w:szCs w:val="22"/>
          <w:lang w:eastAsia="zh-CN"/>
        </w:rPr>
      </w:pPr>
      <w:del w:id="368" w:author="Kees Nederhoff" w:date="2015-02-20T11:50:00Z">
        <w:r w:rsidRPr="00EE2D05" w:rsidDel="00333C34">
          <w:rPr>
            <w:noProof/>
            <w:lang w:val="en-US"/>
          </w:rPr>
          <w:delText>2.3.2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Dissipation</w:delText>
        </w:r>
        <w:r w:rsidDel="00333C34">
          <w:rPr>
            <w:noProof/>
          </w:rPr>
          <w:tab/>
          <w:delText>4</w:delText>
        </w:r>
      </w:del>
    </w:p>
    <w:p w:rsidR="00F3579D" w:rsidDel="00333C34" w:rsidRDefault="00F3579D">
      <w:pPr>
        <w:pStyle w:val="TOC3"/>
        <w:tabs>
          <w:tab w:val="left" w:pos="1276"/>
        </w:tabs>
        <w:rPr>
          <w:del w:id="369" w:author="Kees Nederhoff" w:date="2015-02-20T11:50:00Z"/>
          <w:rFonts w:asciiTheme="minorHAnsi" w:eastAsiaTheme="minorEastAsia" w:hAnsiTheme="minorHAnsi" w:cstheme="minorBidi"/>
          <w:noProof/>
          <w:sz w:val="22"/>
          <w:szCs w:val="22"/>
          <w:lang w:eastAsia="zh-CN"/>
        </w:rPr>
      </w:pPr>
      <w:del w:id="370" w:author="Kees Nederhoff" w:date="2015-02-20T11:50:00Z">
        <w:r w:rsidRPr="00EE2D05" w:rsidDel="00333C34">
          <w:rPr>
            <w:noProof/>
            <w:lang w:val="en-US"/>
          </w:rPr>
          <w:delText>2.3.3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Roller energy balance</w:delText>
        </w:r>
        <w:r w:rsidDel="00333C34">
          <w:rPr>
            <w:noProof/>
          </w:rPr>
          <w:tab/>
          <w:delText>6</w:delText>
        </w:r>
      </w:del>
    </w:p>
    <w:p w:rsidR="00F3579D" w:rsidDel="00333C34" w:rsidRDefault="00F3579D">
      <w:pPr>
        <w:pStyle w:val="TOC2"/>
        <w:rPr>
          <w:del w:id="371" w:author="Kees Nederhoff" w:date="2015-02-20T11:50:00Z"/>
          <w:rFonts w:asciiTheme="minorHAnsi" w:eastAsiaTheme="minorEastAsia" w:hAnsiTheme="minorHAnsi" w:cstheme="minorBidi"/>
          <w:noProof/>
          <w:sz w:val="22"/>
          <w:szCs w:val="22"/>
          <w:lang w:eastAsia="zh-CN"/>
        </w:rPr>
      </w:pPr>
      <w:del w:id="372" w:author="Kees Nederhoff" w:date="2015-02-20T11:50:00Z">
        <w:r w:rsidRPr="00EE2D05" w:rsidDel="00333C34">
          <w:rPr>
            <w:noProof/>
            <w:lang w:val="en-US"/>
          </w:rPr>
          <w:delText>2.4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Shallow water equations</w:delText>
        </w:r>
        <w:r w:rsidDel="00333C34">
          <w:rPr>
            <w:noProof/>
          </w:rPr>
          <w:tab/>
          <w:delText>7</w:delText>
        </w:r>
      </w:del>
    </w:p>
    <w:p w:rsidR="00F3579D" w:rsidDel="00333C34" w:rsidRDefault="00F3579D">
      <w:pPr>
        <w:pStyle w:val="TOC3"/>
        <w:tabs>
          <w:tab w:val="left" w:pos="1276"/>
        </w:tabs>
        <w:rPr>
          <w:del w:id="373" w:author="Kees Nederhoff" w:date="2015-02-20T11:50:00Z"/>
          <w:rFonts w:asciiTheme="minorHAnsi" w:eastAsiaTheme="minorEastAsia" w:hAnsiTheme="minorHAnsi" w:cstheme="minorBidi"/>
          <w:noProof/>
          <w:sz w:val="22"/>
          <w:szCs w:val="22"/>
          <w:lang w:eastAsia="zh-CN"/>
        </w:rPr>
      </w:pPr>
      <w:del w:id="374" w:author="Kees Nederhoff" w:date="2015-02-20T11:50:00Z">
        <w:r w:rsidRPr="00EE2D05" w:rsidDel="00333C34">
          <w:rPr>
            <w:noProof/>
            <w:lang w:val="en-US"/>
          </w:rPr>
          <w:delText>2.4.1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Horizontal viscosity</w:delText>
        </w:r>
        <w:r w:rsidDel="00333C34">
          <w:rPr>
            <w:noProof/>
          </w:rPr>
          <w:tab/>
          <w:delText>7</w:delText>
        </w:r>
      </w:del>
    </w:p>
    <w:p w:rsidR="00F3579D" w:rsidDel="00333C34" w:rsidRDefault="00F3579D">
      <w:pPr>
        <w:pStyle w:val="TOC3"/>
        <w:tabs>
          <w:tab w:val="left" w:pos="1276"/>
        </w:tabs>
        <w:rPr>
          <w:del w:id="375" w:author="Kees Nederhoff" w:date="2015-02-20T11:50:00Z"/>
          <w:rFonts w:asciiTheme="minorHAnsi" w:eastAsiaTheme="minorEastAsia" w:hAnsiTheme="minorHAnsi" w:cstheme="minorBidi"/>
          <w:noProof/>
          <w:sz w:val="22"/>
          <w:szCs w:val="22"/>
          <w:lang w:eastAsia="zh-CN"/>
        </w:rPr>
      </w:pPr>
      <w:del w:id="376" w:author="Kees Nederhoff" w:date="2015-02-20T11:50:00Z">
        <w:r w:rsidRPr="00EE2D05" w:rsidDel="00333C34">
          <w:rPr>
            <w:noProof/>
            <w:lang w:val="en-US"/>
          </w:rPr>
          <w:delText>2.4.2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Bed shear stress</w:delText>
        </w:r>
        <w:r w:rsidDel="00333C34">
          <w:rPr>
            <w:noProof/>
          </w:rPr>
          <w:tab/>
          <w:delText>8</w:delText>
        </w:r>
      </w:del>
    </w:p>
    <w:p w:rsidR="00F3579D" w:rsidDel="00333C34" w:rsidRDefault="00F3579D">
      <w:pPr>
        <w:pStyle w:val="TOC2"/>
        <w:rPr>
          <w:del w:id="377" w:author="Kees Nederhoff" w:date="2015-02-20T11:50:00Z"/>
          <w:rFonts w:asciiTheme="minorHAnsi" w:eastAsiaTheme="minorEastAsia" w:hAnsiTheme="minorHAnsi" w:cstheme="minorBidi"/>
          <w:noProof/>
          <w:sz w:val="22"/>
          <w:szCs w:val="22"/>
          <w:lang w:eastAsia="zh-CN"/>
        </w:rPr>
      </w:pPr>
      <w:del w:id="378" w:author="Kees Nederhoff" w:date="2015-02-20T11:50:00Z">
        <w:r w:rsidRPr="00EE2D05" w:rsidDel="00333C34">
          <w:rPr>
            <w:noProof/>
            <w:lang w:val="en-US"/>
          </w:rPr>
          <w:delText>2.5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Nonhydrostatic pressure correction</w:delText>
        </w:r>
        <w:r w:rsidDel="00333C34">
          <w:rPr>
            <w:noProof/>
          </w:rPr>
          <w:tab/>
          <w:delText>8</w:delText>
        </w:r>
      </w:del>
    </w:p>
    <w:p w:rsidR="00F3579D" w:rsidDel="00333C34" w:rsidRDefault="00F3579D">
      <w:pPr>
        <w:pStyle w:val="TOC2"/>
        <w:rPr>
          <w:del w:id="379" w:author="Kees Nederhoff" w:date="2015-02-20T11:50:00Z"/>
          <w:rFonts w:asciiTheme="minorHAnsi" w:eastAsiaTheme="minorEastAsia" w:hAnsiTheme="minorHAnsi" w:cstheme="minorBidi"/>
          <w:noProof/>
          <w:sz w:val="22"/>
          <w:szCs w:val="22"/>
          <w:lang w:eastAsia="zh-CN"/>
        </w:rPr>
      </w:pPr>
      <w:del w:id="380" w:author="Kees Nederhoff" w:date="2015-02-20T11:50:00Z">
        <w:r w:rsidRPr="00EE2D05" w:rsidDel="00333C34">
          <w:rPr>
            <w:noProof/>
            <w:lang w:val="en-US"/>
          </w:rPr>
          <w:delText>2.6</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Groundwater flow</w:delText>
        </w:r>
        <w:r w:rsidDel="00333C34">
          <w:rPr>
            <w:noProof/>
          </w:rPr>
          <w:tab/>
          <w:delText>9</w:delText>
        </w:r>
      </w:del>
    </w:p>
    <w:p w:rsidR="00F3579D" w:rsidRPr="00F3579D" w:rsidDel="00333C34" w:rsidRDefault="00F3579D">
      <w:pPr>
        <w:pStyle w:val="TOC3"/>
        <w:tabs>
          <w:tab w:val="left" w:pos="1276"/>
        </w:tabs>
        <w:rPr>
          <w:del w:id="381" w:author="Kees Nederhoff" w:date="2015-02-20T11:50:00Z"/>
          <w:rFonts w:asciiTheme="minorHAnsi" w:eastAsiaTheme="minorEastAsia" w:hAnsiTheme="minorHAnsi" w:cstheme="minorBidi"/>
          <w:noProof/>
          <w:sz w:val="22"/>
          <w:szCs w:val="22"/>
          <w:lang w:val="fr-FR" w:eastAsia="zh-CN"/>
        </w:rPr>
      </w:pPr>
      <w:del w:id="382" w:author="Kees Nederhoff" w:date="2015-02-20T11:50:00Z">
        <w:r w:rsidRPr="00F3579D" w:rsidDel="00333C34">
          <w:rPr>
            <w:noProof/>
            <w:lang w:val="fr-FR"/>
          </w:rPr>
          <w:delText>2.6.1</w:delText>
        </w:r>
        <w:r w:rsidRPr="00F3579D" w:rsidDel="00333C34">
          <w:rPr>
            <w:rFonts w:asciiTheme="minorHAnsi" w:eastAsiaTheme="minorEastAsia" w:hAnsiTheme="minorHAnsi" w:cstheme="minorBidi"/>
            <w:noProof/>
            <w:sz w:val="22"/>
            <w:szCs w:val="22"/>
            <w:lang w:val="fr-FR" w:eastAsia="zh-CN"/>
          </w:rPr>
          <w:tab/>
        </w:r>
        <w:r w:rsidRPr="00F3579D" w:rsidDel="00333C34">
          <w:rPr>
            <w:noProof/>
            <w:lang w:val="fr-FR"/>
          </w:rPr>
          <w:delText>Hydrostatic</w:delText>
        </w:r>
        <w:r w:rsidRPr="00F3579D" w:rsidDel="00333C34">
          <w:rPr>
            <w:noProof/>
            <w:lang w:val="fr-FR"/>
          </w:rPr>
          <w:tab/>
          <w:delText>9</w:delText>
        </w:r>
      </w:del>
    </w:p>
    <w:p w:rsidR="00F3579D" w:rsidRPr="00F3579D" w:rsidDel="00333C34" w:rsidRDefault="00F3579D">
      <w:pPr>
        <w:pStyle w:val="TOC3"/>
        <w:tabs>
          <w:tab w:val="left" w:pos="1276"/>
        </w:tabs>
        <w:rPr>
          <w:del w:id="383" w:author="Kees Nederhoff" w:date="2015-02-20T11:50:00Z"/>
          <w:rFonts w:asciiTheme="minorHAnsi" w:eastAsiaTheme="minorEastAsia" w:hAnsiTheme="minorHAnsi" w:cstheme="minorBidi"/>
          <w:noProof/>
          <w:sz w:val="22"/>
          <w:szCs w:val="22"/>
          <w:lang w:val="fr-FR" w:eastAsia="zh-CN"/>
        </w:rPr>
      </w:pPr>
      <w:del w:id="384" w:author="Kees Nederhoff" w:date="2015-02-20T11:50:00Z">
        <w:r w:rsidRPr="00F3579D" w:rsidDel="00333C34">
          <w:rPr>
            <w:noProof/>
            <w:lang w:val="fr-FR"/>
          </w:rPr>
          <w:delText>2.6.2</w:delText>
        </w:r>
        <w:r w:rsidRPr="00F3579D" w:rsidDel="00333C34">
          <w:rPr>
            <w:rFonts w:asciiTheme="minorHAnsi" w:eastAsiaTheme="minorEastAsia" w:hAnsiTheme="minorHAnsi" w:cstheme="minorBidi"/>
            <w:noProof/>
            <w:sz w:val="22"/>
            <w:szCs w:val="22"/>
            <w:lang w:val="fr-FR" w:eastAsia="zh-CN"/>
          </w:rPr>
          <w:tab/>
        </w:r>
        <w:r w:rsidRPr="00F3579D" w:rsidDel="00333C34">
          <w:rPr>
            <w:noProof/>
            <w:lang w:val="fr-FR"/>
          </w:rPr>
          <w:delText>Non-hydrostatic</w:delText>
        </w:r>
        <w:r w:rsidRPr="00F3579D" w:rsidDel="00333C34">
          <w:rPr>
            <w:noProof/>
            <w:lang w:val="fr-FR"/>
          </w:rPr>
          <w:tab/>
          <w:delText>12</w:delText>
        </w:r>
      </w:del>
    </w:p>
    <w:p w:rsidR="00F3579D" w:rsidRPr="00F3579D" w:rsidDel="00333C34" w:rsidRDefault="00F3579D">
      <w:pPr>
        <w:pStyle w:val="TOC2"/>
        <w:rPr>
          <w:del w:id="385" w:author="Kees Nederhoff" w:date="2015-02-20T11:50:00Z"/>
          <w:rFonts w:asciiTheme="minorHAnsi" w:eastAsiaTheme="minorEastAsia" w:hAnsiTheme="minorHAnsi" w:cstheme="minorBidi"/>
          <w:noProof/>
          <w:sz w:val="22"/>
          <w:szCs w:val="22"/>
          <w:lang w:val="fr-FR" w:eastAsia="zh-CN"/>
        </w:rPr>
      </w:pPr>
      <w:del w:id="386" w:author="Kees Nederhoff" w:date="2015-02-20T11:50:00Z">
        <w:r w:rsidRPr="00F3579D" w:rsidDel="00333C34">
          <w:rPr>
            <w:noProof/>
            <w:lang w:val="fr-FR"/>
          </w:rPr>
          <w:delText>2.7</w:delText>
        </w:r>
        <w:r w:rsidRPr="00F3579D" w:rsidDel="00333C34">
          <w:rPr>
            <w:rFonts w:asciiTheme="minorHAnsi" w:eastAsiaTheme="minorEastAsia" w:hAnsiTheme="minorHAnsi" w:cstheme="minorBidi"/>
            <w:noProof/>
            <w:sz w:val="22"/>
            <w:szCs w:val="22"/>
            <w:lang w:val="fr-FR" w:eastAsia="zh-CN"/>
          </w:rPr>
          <w:tab/>
        </w:r>
        <w:r w:rsidRPr="00F3579D" w:rsidDel="00333C34">
          <w:rPr>
            <w:noProof/>
            <w:lang w:val="fr-FR"/>
          </w:rPr>
          <w:delText>Sediment transport</w:delText>
        </w:r>
        <w:r w:rsidRPr="00F3579D" w:rsidDel="00333C34">
          <w:rPr>
            <w:noProof/>
            <w:lang w:val="fr-FR"/>
          </w:rPr>
          <w:tab/>
          <w:delText>16</w:delText>
        </w:r>
      </w:del>
    </w:p>
    <w:p w:rsidR="00F3579D" w:rsidDel="00333C34" w:rsidRDefault="00F3579D">
      <w:pPr>
        <w:pStyle w:val="TOC3"/>
        <w:tabs>
          <w:tab w:val="left" w:pos="1276"/>
        </w:tabs>
        <w:rPr>
          <w:del w:id="387" w:author="Kees Nederhoff" w:date="2015-02-20T11:50:00Z"/>
          <w:rFonts w:asciiTheme="minorHAnsi" w:eastAsiaTheme="minorEastAsia" w:hAnsiTheme="minorHAnsi" w:cstheme="minorBidi"/>
          <w:noProof/>
          <w:sz w:val="22"/>
          <w:szCs w:val="22"/>
          <w:lang w:eastAsia="zh-CN"/>
        </w:rPr>
      </w:pPr>
      <w:del w:id="388" w:author="Kees Nederhoff" w:date="2015-02-20T11:50:00Z">
        <w:r w:rsidRPr="00EE2D05" w:rsidDel="00333C34">
          <w:rPr>
            <w:noProof/>
            <w:lang w:val="en-US"/>
          </w:rPr>
          <w:delText>2.7.1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Advection-diffusion</w:delText>
        </w:r>
        <w:r w:rsidDel="00333C34">
          <w:rPr>
            <w:noProof/>
          </w:rPr>
          <w:tab/>
          <w:delText>16</w:delText>
        </w:r>
      </w:del>
    </w:p>
    <w:p w:rsidR="00F3579D" w:rsidDel="00333C34" w:rsidRDefault="00F3579D">
      <w:pPr>
        <w:pStyle w:val="TOC3"/>
        <w:tabs>
          <w:tab w:val="left" w:pos="1276"/>
        </w:tabs>
        <w:rPr>
          <w:del w:id="389" w:author="Kees Nederhoff" w:date="2015-02-20T11:50:00Z"/>
          <w:rFonts w:asciiTheme="minorHAnsi" w:eastAsiaTheme="minorEastAsia" w:hAnsiTheme="minorHAnsi" w:cstheme="minorBidi"/>
          <w:noProof/>
          <w:sz w:val="22"/>
          <w:szCs w:val="22"/>
          <w:lang w:eastAsia="zh-CN"/>
        </w:rPr>
      </w:pPr>
      <w:del w:id="390" w:author="Kees Nederhoff" w:date="2015-02-20T11:50:00Z">
        <w:r w:rsidRPr="00EE2D05" w:rsidDel="00333C34">
          <w:rPr>
            <w:noProof/>
            <w:lang w:val="en-US"/>
          </w:rPr>
          <w:delText>2.7.2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General parameters</w:delText>
        </w:r>
        <w:r w:rsidDel="00333C34">
          <w:rPr>
            <w:noProof/>
          </w:rPr>
          <w:tab/>
          <w:delText>16</w:delText>
        </w:r>
      </w:del>
    </w:p>
    <w:p w:rsidR="00F3579D" w:rsidDel="00333C34" w:rsidRDefault="00F3579D">
      <w:pPr>
        <w:pStyle w:val="TOC3"/>
        <w:tabs>
          <w:tab w:val="left" w:pos="1276"/>
        </w:tabs>
        <w:rPr>
          <w:del w:id="391" w:author="Kees Nederhoff" w:date="2015-02-20T11:50:00Z"/>
          <w:rFonts w:asciiTheme="minorHAnsi" w:eastAsiaTheme="minorEastAsia" w:hAnsiTheme="minorHAnsi" w:cstheme="minorBidi"/>
          <w:noProof/>
          <w:sz w:val="22"/>
          <w:szCs w:val="22"/>
          <w:lang w:eastAsia="zh-CN"/>
        </w:rPr>
      </w:pPr>
      <w:del w:id="392" w:author="Kees Nederhoff" w:date="2015-02-20T11:50:00Z">
        <w:r w:rsidRPr="00EE2D05" w:rsidDel="00333C34">
          <w:rPr>
            <w:noProof/>
            <w:lang w:val="en-US"/>
          </w:rPr>
          <w:delText>2.7.3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Transport formulations</w:delText>
        </w:r>
        <w:r w:rsidDel="00333C34">
          <w:rPr>
            <w:noProof/>
          </w:rPr>
          <w:tab/>
          <w:delText>17</w:delText>
        </w:r>
      </w:del>
    </w:p>
    <w:p w:rsidR="00F3579D" w:rsidDel="00333C34" w:rsidRDefault="00F3579D">
      <w:pPr>
        <w:pStyle w:val="TOC3"/>
        <w:tabs>
          <w:tab w:val="left" w:pos="1276"/>
        </w:tabs>
        <w:rPr>
          <w:del w:id="393" w:author="Kees Nederhoff" w:date="2015-02-20T11:50:00Z"/>
          <w:rFonts w:asciiTheme="minorHAnsi" w:eastAsiaTheme="minorEastAsia" w:hAnsiTheme="minorHAnsi" w:cstheme="minorBidi"/>
          <w:noProof/>
          <w:sz w:val="22"/>
          <w:szCs w:val="22"/>
          <w:lang w:eastAsia="zh-CN"/>
        </w:rPr>
      </w:pPr>
      <w:del w:id="394" w:author="Kees Nederhoff" w:date="2015-02-20T11:50:00Z">
        <w:r w:rsidRPr="00EE2D05" w:rsidDel="00333C34">
          <w:rPr>
            <w:noProof/>
            <w:lang w:val="en-US"/>
          </w:rPr>
          <w:delText>2.7.4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 asymmetry</w:delText>
        </w:r>
        <w:r w:rsidDel="00333C34">
          <w:rPr>
            <w:noProof/>
          </w:rPr>
          <w:tab/>
          <w:delText>19</w:delText>
        </w:r>
      </w:del>
    </w:p>
    <w:p w:rsidR="00F3579D" w:rsidDel="00333C34" w:rsidRDefault="00F3579D">
      <w:pPr>
        <w:pStyle w:val="TOC2"/>
        <w:rPr>
          <w:del w:id="395" w:author="Kees Nederhoff" w:date="2015-02-20T11:50:00Z"/>
          <w:rFonts w:asciiTheme="minorHAnsi" w:eastAsiaTheme="minorEastAsia" w:hAnsiTheme="minorHAnsi" w:cstheme="minorBidi"/>
          <w:noProof/>
          <w:sz w:val="22"/>
          <w:szCs w:val="22"/>
          <w:lang w:eastAsia="zh-CN"/>
        </w:rPr>
      </w:pPr>
      <w:del w:id="396" w:author="Kees Nederhoff" w:date="2015-02-20T11:50:00Z">
        <w:r w:rsidRPr="00EE2D05" w:rsidDel="00333C34">
          <w:rPr>
            <w:noProof/>
            <w:lang w:val="en-US"/>
          </w:rPr>
          <w:delText>2.8</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Bottom updating</w:delText>
        </w:r>
        <w:r w:rsidDel="00333C34">
          <w:rPr>
            <w:noProof/>
          </w:rPr>
          <w:tab/>
          <w:delText>20</w:delText>
        </w:r>
      </w:del>
    </w:p>
    <w:p w:rsidR="00F3579D" w:rsidDel="00333C34" w:rsidRDefault="00F3579D">
      <w:pPr>
        <w:pStyle w:val="TOC3"/>
        <w:tabs>
          <w:tab w:val="left" w:pos="1276"/>
        </w:tabs>
        <w:rPr>
          <w:del w:id="397" w:author="Kees Nederhoff" w:date="2015-02-20T11:50:00Z"/>
          <w:rFonts w:asciiTheme="minorHAnsi" w:eastAsiaTheme="minorEastAsia" w:hAnsiTheme="minorHAnsi" w:cstheme="minorBidi"/>
          <w:noProof/>
          <w:sz w:val="22"/>
          <w:szCs w:val="22"/>
          <w:lang w:eastAsia="zh-CN"/>
        </w:rPr>
      </w:pPr>
      <w:del w:id="398" w:author="Kees Nederhoff" w:date="2015-02-20T11:50:00Z">
        <w:r w:rsidRPr="00EE2D05" w:rsidDel="00333C34">
          <w:rPr>
            <w:noProof/>
            <w:lang w:val="en-US"/>
          </w:rPr>
          <w:delText>2.8.1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Due to sediment fluxes</w:delText>
        </w:r>
        <w:r w:rsidDel="00333C34">
          <w:rPr>
            <w:noProof/>
          </w:rPr>
          <w:tab/>
          <w:delText>20</w:delText>
        </w:r>
      </w:del>
    </w:p>
    <w:p w:rsidR="00F3579D" w:rsidDel="00333C34" w:rsidRDefault="00F3579D">
      <w:pPr>
        <w:pStyle w:val="TOC3"/>
        <w:tabs>
          <w:tab w:val="left" w:pos="1276"/>
        </w:tabs>
        <w:rPr>
          <w:del w:id="399" w:author="Kees Nederhoff" w:date="2015-02-20T11:50:00Z"/>
          <w:rFonts w:asciiTheme="minorHAnsi" w:eastAsiaTheme="minorEastAsia" w:hAnsiTheme="minorHAnsi" w:cstheme="minorBidi"/>
          <w:noProof/>
          <w:sz w:val="22"/>
          <w:szCs w:val="22"/>
          <w:lang w:eastAsia="zh-CN"/>
        </w:rPr>
      </w:pPr>
      <w:del w:id="400" w:author="Kees Nederhoff" w:date="2015-02-20T11:50:00Z">
        <w:r w:rsidRPr="00EE2D05" w:rsidDel="00333C34">
          <w:rPr>
            <w:noProof/>
            <w:lang w:val="en-US"/>
          </w:rPr>
          <w:delText>2.8.2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Avalanching</w:delText>
        </w:r>
        <w:r w:rsidDel="00333C34">
          <w:rPr>
            <w:noProof/>
          </w:rPr>
          <w:tab/>
          <w:delText>20</w:delText>
        </w:r>
      </w:del>
    </w:p>
    <w:p w:rsidR="00F3579D" w:rsidDel="00333C34" w:rsidRDefault="00F3579D">
      <w:pPr>
        <w:pStyle w:val="TOC3"/>
        <w:tabs>
          <w:tab w:val="left" w:pos="1276"/>
        </w:tabs>
        <w:rPr>
          <w:del w:id="401" w:author="Kees Nederhoff" w:date="2015-02-20T11:50:00Z"/>
          <w:rFonts w:asciiTheme="minorHAnsi" w:eastAsiaTheme="minorEastAsia" w:hAnsiTheme="minorHAnsi" w:cstheme="minorBidi"/>
          <w:noProof/>
          <w:sz w:val="22"/>
          <w:szCs w:val="22"/>
          <w:lang w:eastAsia="zh-CN"/>
        </w:rPr>
      </w:pPr>
      <w:del w:id="402" w:author="Kees Nederhoff" w:date="2015-02-20T11:50:00Z">
        <w:r w:rsidRPr="00EE2D05" w:rsidDel="00333C34">
          <w:rPr>
            <w:noProof/>
            <w:lang w:val="en-US"/>
          </w:rPr>
          <w:delText>2.8.3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Bed composition</w:delText>
        </w:r>
        <w:r w:rsidDel="00333C34">
          <w:rPr>
            <w:noProof/>
          </w:rPr>
          <w:tab/>
          <w:delText>21</w:delText>
        </w:r>
      </w:del>
    </w:p>
    <w:p w:rsidR="00F3579D" w:rsidDel="00333C34" w:rsidRDefault="00F3579D">
      <w:pPr>
        <w:pStyle w:val="TOC1"/>
        <w:rPr>
          <w:del w:id="403" w:author="Kees Nederhoff" w:date="2015-02-20T11:50:00Z"/>
          <w:rFonts w:asciiTheme="minorHAnsi" w:eastAsiaTheme="minorEastAsia" w:hAnsiTheme="minorHAnsi" w:cstheme="minorBidi"/>
          <w:b w:val="0"/>
          <w:noProof/>
          <w:sz w:val="22"/>
          <w:szCs w:val="22"/>
          <w:lang w:eastAsia="zh-CN"/>
        </w:rPr>
      </w:pPr>
      <w:del w:id="404" w:author="Kees Nederhoff" w:date="2015-02-20T11:50:00Z">
        <w:r w:rsidRPr="00EE2D05" w:rsidDel="00333C34">
          <w:rPr>
            <w:noProof/>
            <w:lang w:val="en-US"/>
          </w:rPr>
          <w:delText>3</w:delText>
        </w:r>
        <w:r w:rsidDel="00333C34">
          <w:rPr>
            <w:rFonts w:asciiTheme="minorHAnsi" w:eastAsiaTheme="minorEastAsia" w:hAnsiTheme="minorHAnsi" w:cstheme="minorBidi"/>
            <w:b w:val="0"/>
            <w:noProof/>
            <w:sz w:val="22"/>
            <w:szCs w:val="22"/>
            <w:lang w:eastAsia="zh-CN"/>
          </w:rPr>
          <w:tab/>
        </w:r>
        <w:r w:rsidRPr="00EE2D05" w:rsidDel="00333C34">
          <w:rPr>
            <w:noProof/>
            <w:lang w:val="en-US"/>
          </w:rPr>
          <w:delText>Boundary conditions</w:delText>
        </w:r>
        <w:r w:rsidDel="00333C34">
          <w:rPr>
            <w:noProof/>
          </w:rPr>
          <w:tab/>
          <w:delText>22</w:delText>
        </w:r>
      </w:del>
    </w:p>
    <w:p w:rsidR="00F3579D" w:rsidDel="00333C34" w:rsidRDefault="00F3579D">
      <w:pPr>
        <w:pStyle w:val="TOC2"/>
        <w:rPr>
          <w:del w:id="405" w:author="Kees Nederhoff" w:date="2015-02-20T11:50:00Z"/>
          <w:rFonts w:asciiTheme="minorHAnsi" w:eastAsiaTheme="minorEastAsia" w:hAnsiTheme="minorHAnsi" w:cstheme="minorBidi"/>
          <w:noProof/>
          <w:sz w:val="22"/>
          <w:szCs w:val="22"/>
          <w:lang w:eastAsia="zh-CN"/>
        </w:rPr>
      </w:pPr>
      <w:del w:id="406" w:author="Kees Nederhoff" w:date="2015-02-20T11:50:00Z">
        <w:r w:rsidRPr="00EE2D05" w:rsidDel="00333C34">
          <w:rPr>
            <w:noProof/>
            <w:lang w:val="en-US"/>
          </w:rPr>
          <w:delText>3.1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Waves</w:delText>
        </w:r>
        <w:r w:rsidDel="00333C34">
          <w:rPr>
            <w:noProof/>
          </w:rPr>
          <w:tab/>
          <w:delText>22</w:delText>
        </w:r>
      </w:del>
    </w:p>
    <w:p w:rsidR="00F3579D" w:rsidDel="00333C34" w:rsidRDefault="00F3579D">
      <w:pPr>
        <w:pStyle w:val="TOC3"/>
        <w:tabs>
          <w:tab w:val="left" w:pos="1276"/>
        </w:tabs>
        <w:rPr>
          <w:del w:id="407" w:author="Kees Nederhoff" w:date="2015-02-20T11:50:00Z"/>
          <w:rFonts w:asciiTheme="minorHAnsi" w:eastAsiaTheme="minorEastAsia" w:hAnsiTheme="minorHAnsi" w:cstheme="minorBidi"/>
          <w:noProof/>
          <w:sz w:val="22"/>
          <w:szCs w:val="22"/>
          <w:lang w:eastAsia="zh-CN"/>
        </w:rPr>
      </w:pPr>
      <w:del w:id="408" w:author="Kees Nederhoff" w:date="2015-02-20T11:50:00Z">
        <w:r w:rsidRPr="00EE2D05" w:rsidDel="00333C34">
          <w:rPr>
            <w:noProof/>
            <w:lang w:val="en-US"/>
          </w:rPr>
          <w:delText>3.1.1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Spectra</w:delText>
        </w:r>
        <w:r w:rsidDel="00333C34">
          <w:rPr>
            <w:noProof/>
          </w:rPr>
          <w:tab/>
          <w:delText>22</w:delText>
        </w:r>
      </w:del>
    </w:p>
    <w:p w:rsidR="00F3579D" w:rsidDel="00333C34" w:rsidRDefault="00F3579D">
      <w:pPr>
        <w:pStyle w:val="TOC3"/>
        <w:tabs>
          <w:tab w:val="left" w:pos="1276"/>
        </w:tabs>
        <w:rPr>
          <w:del w:id="409" w:author="Kees Nederhoff" w:date="2015-02-20T11:50:00Z"/>
          <w:rFonts w:asciiTheme="minorHAnsi" w:eastAsiaTheme="minorEastAsia" w:hAnsiTheme="minorHAnsi" w:cstheme="minorBidi"/>
          <w:noProof/>
          <w:sz w:val="22"/>
          <w:szCs w:val="22"/>
          <w:lang w:eastAsia="zh-CN"/>
        </w:rPr>
      </w:pPr>
      <w:del w:id="410" w:author="Kees Nederhoff" w:date="2015-02-20T11:50:00Z">
        <w:r w:rsidRPr="00EE2D05" w:rsidDel="00333C34">
          <w:rPr>
            <w:noProof/>
            <w:lang w:val="en-US"/>
          </w:rPr>
          <w:delText>3.1.2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Non-spectra</w:delText>
        </w:r>
        <w:r w:rsidDel="00333C34">
          <w:rPr>
            <w:noProof/>
          </w:rPr>
          <w:tab/>
          <w:delText>23</w:delText>
        </w:r>
      </w:del>
    </w:p>
    <w:p w:rsidR="00F3579D" w:rsidDel="00333C34" w:rsidRDefault="00F3579D">
      <w:pPr>
        <w:pStyle w:val="TOC3"/>
        <w:tabs>
          <w:tab w:val="left" w:pos="1276"/>
        </w:tabs>
        <w:rPr>
          <w:del w:id="411" w:author="Kees Nederhoff" w:date="2015-02-20T11:50:00Z"/>
          <w:rFonts w:asciiTheme="minorHAnsi" w:eastAsiaTheme="minorEastAsia" w:hAnsiTheme="minorHAnsi" w:cstheme="minorBidi"/>
          <w:noProof/>
          <w:sz w:val="22"/>
          <w:szCs w:val="22"/>
          <w:lang w:eastAsia="zh-CN"/>
        </w:rPr>
      </w:pPr>
      <w:del w:id="412" w:author="Kees Nederhoff" w:date="2015-02-20T11:50:00Z">
        <w:r w:rsidRPr="00EE2D05" w:rsidDel="00333C34">
          <w:rPr>
            <w:noProof/>
            <w:lang w:val="en-US"/>
          </w:rPr>
          <w:delText>3.1.3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Lateral boundary conditions</w:delText>
        </w:r>
        <w:r w:rsidDel="00333C34">
          <w:rPr>
            <w:noProof/>
          </w:rPr>
          <w:tab/>
          <w:delText>23</w:delText>
        </w:r>
      </w:del>
    </w:p>
    <w:p w:rsidR="00F3579D" w:rsidDel="00333C34" w:rsidRDefault="00F3579D">
      <w:pPr>
        <w:pStyle w:val="TOC2"/>
        <w:rPr>
          <w:del w:id="413" w:author="Kees Nederhoff" w:date="2015-02-20T11:50:00Z"/>
          <w:rFonts w:asciiTheme="minorHAnsi" w:eastAsiaTheme="minorEastAsia" w:hAnsiTheme="minorHAnsi" w:cstheme="minorBidi"/>
          <w:noProof/>
          <w:sz w:val="22"/>
          <w:szCs w:val="22"/>
          <w:lang w:eastAsia="zh-CN"/>
        </w:rPr>
      </w:pPr>
      <w:del w:id="414" w:author="Kees Nederhoff" w:date="2015-02-20T11:50:00Z">
        <w:r w:rsidRPr="00EE2D05" w:rsidDel="00333C34">
          <w:rPr>
            <w:noProof/>
            <w:lang w:val="en-US"/>
          </w:rPr>
          <w:delText>3.2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Shallow water equations</w:delText>
        </w:r>
        <w:r w:rsidDel="00333C34">
          <w:rPr>
            <w:noProof/>
          </w:rPr>
          <w:tab/>
          <w:delText>24</w:delText>
        </w:r>
      </w:del>
    </w:p>
    <w:p w:rsidR="00F3579D" w:rsidDel="00333C34" w:rsidRDefault="00F3579D">
      <w:pPr>
        <w:pStyle w:val="TOC3"/>
        <w:tabs>
          <w:tab w:val="left" w:pos="1276"/>
        </w:tabs>
        <w:rPr>
          <w:del w:id="415" w:author="Kees Nederhoff" w:date="2015-02-20T11:50:00Z"/>
          <w:rFonts w:asciiTheme="minorHAnsi" w:eastAsiaTheme="minorEastAsia" w:hAnsiTheme="minorHAnsi" w:cstheme="minorBidi"/>
          <w:noProof/>
          <w:sz w:val="22"/>
          <w:szCs w:val="22"/>
          <w:lang w:eastAsia="zh-CN"/>
        </w:rPr>
      </w:pPr>
      <w:del w:id="416" w:author="Kees Nederhoff" w:date="2015-02-20T11:50:00Z">
        <w:r w:rsidRPr="00EE2D05" w:rsidDel="00333C34">
          <w:rPr>
            <w:noProof/>
            <w:lang w:val="en-US"/>
          </w:rPr>
          <w:delText>3.2.1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Absorbing-generating</w:delText>
        </w:r>
        <w:r w:rsidDel="00333C34">
          <w:rPr>
            <w:noProof/>
          </w:rPr>
          <w:tab/>
          <w:delText>24</w:delText>
        </w:r>
      </w:del>
    </w:p>
    <w:p w:rsidR="00F3579D" w:rsidDel="00333C34" w:rsidRDefault="00F3579D">
      <w:pPr>
        <w:pStyle w:val="TOC3"/>
        <w:tabs>
          <w:tab w:val="left" w:pos="1276"/>
        </w:tabs>
        <w:rPr>
          <w:del w:id="417" w:author="Kees Nederhoff" w:date="2015-02-20T11:50:00Z"/>
          <w:rFonts w:asciiTheme="minorHAnsi" w:eastAsiaTheme="minorEastAsia" w:hAnsiTheme="minorHAnsi" w:cstheme="minorBidi"/>
          <w:noProof/>
          <w:sz w:val="22"/>
          <w:szCs w:val="22"/>
          <w:lang w:eastAsia="zh-CN"/>
        </w:rPr>
      </w:pPr>
      <w:del w:id="418" w:author="Kees Nederhoff" w:date="2015-02-20T11:50:00Z">
        <w:r w:rsidRPr="00EE2D05" w:rsidDel="00333C34">
          <w:rPr>
            <w:noProof/>
            <w:lang w:val="en-US"/>
          </w:rPr>
          <w:delText>3.2.2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River and point discharge</w:delText>
        </w:r>
        <w:r w:rsidDel="00333C34">
          <w:rPr>
            <w:noProof/>
          </w:rPr>
          <w:tab/>
          <w:delText>24</w:delText>
        </w:r>
      </w:del>
    </w:p>
    <w:p w:rsidR="00F3579D" w:rsidDel="00333C34" w:rsidRDefault="00F3579D">
      <w:pPr>
        <w:pStyle w:val="TOC3"/>
        <w:tabs>
          <w:tab w:val="left" w:pos="1276"/>
        </w:tabs>
        <w:rPr>
          <w:del w:id="419" w:author="Kees Nederhoff" w:date="2015-02-20T11:50:00Z"/>
          <w:rFonts w:asciiTheme="minorHAnsi" w:eastAsiaTheme="minorEastAsia" w:hAnsiTheme="minorHAnsi" w:cstheme="minorBidi"/>
          <w:noProof/>
          <w:sz w:val="22"/>
          <w:szCs w:val="22"/>
          <w:lang w:eastAsia="zh-CN"/>
        </w:rPr>
      </w:pPr>
      <w:del w:id="420" w:author="Kees Nederhoff" w:date="2015-02-20T11:50:00Z">
        <w:r w:rsidRPr="00EE2D05" w:rsidDel="00333C34">
          <w:rPr>
            <w:noProof/>
            <w:lang w:val="en-US"/>
          </w:rPr>
          <w:delText>3.2.3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Ship motion</w:delText>
        </w:r>
        <w:r w:rsidDel="00333C34">
          <w:rPr>
            <w:noProof/>
          </w:rPr>
          <w:tab/>
          <w:delText>25</w:delText>
        </w:r>
      </w:del>
    </w:p>
    <w:p w:rsidR="00F3579D" w:rsidDel="00333C34" w:rsidRDefault="00F3579D">
      <w:pPr>
        <w:pStyle w:val="TOC3"/>
        <w:tabs>
          <w:tab w:val="left" w:pos="1276"/>
        </w:tabs>
        <w:rPr>
          <w:del w:id="421" w:author="Kees Nederhoff" w:date="2015-02-20T11:50:00Z"/>
          <w:rFonts w:asciiTheme="minorHAnsi" w:eastAsiaTheme="minorEastAsia" w:hAnsiTheme="minorHAnsi" w:cstheme="minorBidi"/>
          <w:noProof/>
          <w:sz w:val="22"/>
          <w:szCs w:val="22"/>
          <w:lang w:eastAsia="zh-CN"/>
        </w:rPr>
      </w:pPr>
      <w:del w:id="422" w:author="Kees Nederhoff" w:date="2015-02-20T11:50:00Z">
        <w:r w:rsidRPr="00EE2D05" w:rsidDel="00333C34">
          <w:rPr>
            <w:noProof/>
            <w:lang w:val="en-US"/>
          </w:rPr>
          <w:delText>3.2.4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Lateral boundaries</w:delText>
        </w:r>
        <w:r w:rsidDel="00333C34">
          <w:rPr>
            <w:noProof/>
          </w:rPr>
          <w:tab/>
          <w:delText>26</w:delText>
        </w:r>
      </w:del>
    </w:p>
    <w:p w:rsidR="00F3579D" w:rsidDel="00333C34" w:rsidRDefault="00F3579D">
      <w:pPr>
        <w:pStyle w:val="TOC3"/>
        <w:tabs>
          <w:tab w:val="left" w:pos="1276"/>
        </w:tabs>
        <w:rPr>
          <w:del w:id="423" w:author="Kees Nederhoff" w:date="2015-02-20T11:50:00Z"/>
          <w:rFonts w:asciiTheme="minorHAnsi" w:eastAsiaTheme="minorEastAsia" w:hAnsiTheme="minorHAnsi" w:cstheme="minorBidi"/>
          <w:noProof/>
          <w:sz w:val="22"/>
          <w:szCs w:val="22"/>
          <w:lang w:eastAsia="zh-CN"/>
        </w:rPr>
      </w:pPr>
      <w:del w:id="424" w:author="Kees Nederhoff" w:date="2015-02-20T11:50:00Z">
        <w:r w:rsidRPr="00EE2D05" w:rsidDel="00333C34">
          <w:rPr>
            <w:noProof/>
            <w:lang w:val="en-US"/>
          </w:rPr>
          <w:delText>3.2.5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Tide and surge</w:delText>
        </w:r>
        <w:r w:rsidDel="00333C34">
          <w:rPr>
            <w:noProof/>
          </w:rPr>
          <w:tab/>
          <w:delText>26</w:delText>
        </w:r>
      </w:del>
    </w:p>
    <w:p w:rsidR="00F3579D" w:rsidDel="00333C34" w:rsidRDefault="00F3579D">
      <w:pPr>
        <w:pStyle w:val="TOC2"/>
        <w:rPr>
          <w:del w:id="425" w:author="Kees Nederhoff" w:date="2015-02-20T11:50:00Z"/>
          <w:rFonts w:asciiTheme="minorHAnsi" w:eastAsiaTheme="minorEastAsia" w:hAnsiTheme="minorHAnsi" w:cstheme="minorBidi"/>
          <w:noProof/>
          <w:sz w:val="22"/>
          <w:szCs w:val="22"/>
          <w:lang w:eastAsia="zh-CN"/>
        </w:rPr>
      </w:pPr>
      <w:del w:id="426" w:author="Kees Nederhoff" w:date="2015-02-20T11:50:00Z">
        <w:r w:rsidRPr="00EE2D05" w:rsidDel="00333C34">
          <w:rPr>
            <w:noProof/>
            <w:lang w:val="en-US"/>
          </w:rPr>
          <w:delText>3.3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Sediment transport</w:delText>
        </w:r>
        <w:r w:rsidDel="00333C34">
          <w:rPr>
            <w:noProof/>
          </w:rPr>
          <w:tab/>
          <w:delText>27</w:delText>
        </w:r>
      </w:del>
    </w:p>
    <w:p w:rsidR="00F3579D" w:rsidDel="00333C34" w:rsidRDefault="00F3579D">
      <w:pPr>
        <w:pStyle w:val="TOC1"/>
        <w:rPr>
          <w:del w:id="427" w:author="Kees Nederhoff" w:date="2015-02-20T11:50:00Z"/>
          <w:rFonts w:asciiTheme="minorHAnsi" w:eastAsiaTheme="minorEastAsia" w:hAnsiTheme="minorHAnsi" w:cstheme="minorBidi"/>
          <w:b w:val="0"/>
          <w:noProof/>
          <w:sz w:val="22"/>
          <w:szCs w:val="22"/>
          <w:lang w:eastAsia="zh-CN"/>
        </w:rPr>
      </w:pPr>
      <w:del w:id="428" w:author="Kees Nederhoff" w:date="2015-02-20T11:50:00Z">
        <w:r w:rsidRPr="00EE2D05" w:rsidDel="00333C34">
          <w:rPr>
            <w:noProof/>
            <w:lang w:val="en-US"/>
          </w:rPr>
          <w:delText>4</w:delText>
        </w:r>
        <w:r w:rsidDel="00333C34">
          <w:rPr>
            <w:rFonts w:asciiTheme="minorHAnsi" w:eastAsiaTheme="minorEastAsia" w:hAnsiTheme="minorHAnsi" w:cstheme="minorBidi"/>
            <w:b w:val="0"/>
            <w:noProof/>
            <w:sz w:val="22"/>
            <w:szCs w:val="22"/>
            <w:lang w:eastAsia="zh-CN"/>
          </w:rPr>
          <w:tab/>
        </w:r>
        <w:r w:rsidRPr="00EE2D05" w:rsidDel="00333C34">
          <w:rPr>
            <w:noProof/>
            <w:lang w:val="en-US"/>
          </w:rPr>
          <w:delText>Input description</w:delText>
        </w:r>
        <w:r w:rsidDel="00333C34">
          <w:rPr>
            <w:noProof/>
          </w:rPr>
          <w:tab/>
          <w:delText>28</w:delText>
        </w:r>
      </w:del>
    </w:p>
    <w:p w:rsidR="00F3579D" w:rsidDel="00333C34" w:rsidRDefault="00F3579D">
      <w:pPr>
        <w:pStyle w:val="TOC2"/>
        <w:rPr>
          <w:del w:id="429" w:author="Kees Nederhoff" w:date="2015-02-20T11:50:00Z"/>
          <w:rFonts w:asciiTheme="minorHAnsi" w:eastAsiaTheme="minorEastAsia" w:hAnsiTheme="minorHAnsi" w:cstheme="minorBidi"/>
          <w:noProof/>
          <w:sz w:val="22"/>
          <w:szCs w:val="22"/>
          <w:lang w:eastAsia="zh-CN"/>
        </w:rPr>
      </w:pPr>
      <w:del w:id="430" w:author="Kees Nederhoff" w:date="2015-02-20T11:50:00Z">
        <w:r w:rsidRPr="00EE2D05" w:rsidDel="00333C34">
          <w:rPr>
            <w:noProof/>
            <w:lang w:val="en-US"/>
          </w:rPr>
          <w:lastRenderedPageBreak/>
          <w:delText>4.1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General</w:delText>
        </w:r>
        <w:r w:rsidDel="00333C34">
          <w:rPr>
            <w:noProof/>
          </w:rPr>
          <w:tab/>
          <w:delText>28</w:delText>
        </w:r>
      </w:del>
    </w:p>
    <w:p w:rsidR="00F3579D" w:rsidDel="00333C34" w:rsidRDefault="00F3579D">
      <w:pPr>
        <w:pStyle w:val="TOC2"/>
        <w:rPr>
          <w:del w:id="431" w:author="Kees Nederhoff" w:date="2015-02-20T11:50:00Z"/>
          <w:rFonts w:asciiTheme="minorHAnsi" w:eastAsiaTheme="minorEastAsia" w:hAnsiTheme="minorHAnsi" w:cstheme="minorBidi"/>
          <w:noProof/>
          <w:sz w:val="22"/>
          <w:szCs w:val="22"/>
          <w:lang w:eastAsia="zh-CN"/>
        </w:rPr>
      </w:pPr>
      <w:del w:id="432" w:author="Kees Nederhoff" w:date="2015-02-20T11:50:00Z">
        <w:r w:rsidRPr="00EE2D05" w:rsidDel="00333C34">
          <w:rPr>
            <w:noProof/>
            <w:lang w:val="en-US"/>
          </w:rPr>
          <w:delText>4.2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Physical processes</w:delText>
        </w:r>
        <w:r w:rsidDel="00333C34">
          <w:rPr>
            <w:noProof/>
          </w:rPr>
          <w:tab/>
          <w:delText>29</w:delText>
        </w:r>
      </w:del>
    </w:p>
    <w:p w:rsidR="00F3579D" w:rsidDel="00333C34" w:rsidRDefault="00F3579D">
      <w:pPr>
        <w:pStyle w:val="TOC2"/>
        <w:rPr>
          <w:del w:id="433" w:author="Kees Nederhoff" w:date="2015-02-20T11:50:00Z"/>
          <w:rFonts w:asciiTheme="minorHAnsi" w:eastAsiaTheme="minorEastAsia" w:hAnsiTheme="minorHAnsi" w:cstheme="minorBidi"/>
          <w:noProof/>
          <w:sz w:val="22"/>
          <w:szCs w:val="22"/>
          <w:lang w:eastAsia="zh-CN"/>
        </w:rPr>
      </w:pPr>
      <w:del w:id="434" w:author="Kees Nederhoff" w:date="2015-02-20T11:50:00Z">
        <w:r w:rsidRPr="00EE2D05" w:rsidDel="00333C34">
          <w:rPr>
            <w:noProof/>
            <w:lang w:val="en-US"/>
          </w:rPr>
          <w:delText>4.3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Grid and bathymetry</w:delText>
        </w:r>
        <w:r w:rsidDel="00333C34">
          <w:rPr>
            <w:noProof/>
          </w:rPr>
          <w:tab/>
          <w:delText>30</w:delText>
        </w:r>
      </w:del>
    </w:p>
    <w:p w:rsidR="00F3579D" w:rsidDel="00333C34" w:rsidRDefault="00F3579D">
      <w:pPr>
        <w:pStyle w:val="TOC2"/>
        <w:rPr>
          <w:del w:id="435" w:author="Kees Nederhoff" w:date="2015-02-20T11:50:00Z"/>
          <w:rFonts w:asciiTheme="minorHAnsi" w:eastAsiaTheme="minorEastAsia" w:hAnsiTheme="minorHAnsi" w:cstheme="minorBidi"/>
          <w:noProof/>
          <w:sz w:val="22"/>
          <w:szCs w:val="22"/>
          <w:lang w:eastAsia="zh-CN"/>
        </w:rPr>
      </w:pPr>
      <w:del w:id="436" w:author="Kees Nederhoff" w:date="2015-02-20T11:50:00Z">
        <w:r w:rsidRPr="00EE2D05" w:rsidDel="00333C34">
          <w:rPr>
            <w:noProof/>
            <w:lang w:val="en-US"/>
          </w:rPr>
          <w:delText>4.4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Waves input</w:delText>
        </w:r>
        <w:r w:rsidDel="00333C34">
          <w:rPr>
            <w:noProof/>
          </w:rPr>
          <w:tab/>
          <w:delText>33</w:delText>
        </w:r>
      </w:del>
    </w:p>
    <w:p w:rsidR="00F3579D" w:rsidDel="00333C34" w:rsidRDefault="00F3579D">
      <w:pPr>
        <w:pStyle w:val="TOC3"/>
        <w:tabs>
          <w:tab w:val="left" w:pos="1276"/>
        </w:tabs>
        <w:rPr>
          <w:del w:id="437" w:author="Kees Nederhoff" w:date="2015-02-20T11:50:00Z"/>
          <w:rFonts w:asciiTheme="minorHAnsi" w:eastAsiaTheme="minorEastAsia" w:hAnsiTheme="minorHAnsi" w:cstheme="minorBidi"/>
          <w:noProof/>
          <w:sz w:val="22"/>
          <w:szCs w:val="22"/>
          <w:lang w:eastAsia="zh-CN"/>
        </w:rPr>
      </w:pPr>
      <w:del w:id="438" w:author="Kees Nederhoff" w:date="2015-02-20T11:50:00Z">
        <w:r w:rsidRPr="00EE2D05" w:rsidDel="00333C34">
          <w:rPr>
            <w:noProof/>
            <w:lang w:val="en-US"/>
          </w:rPr>
          <w:delText>4.4.1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Stationary wave boundary conditions</w:delText>
        </w:r>
        <w:r w:rsidDel="00333C34">
          <w:rPr>
            <w:noProof/>
          </w:rPr>
          <w:tab/>
          <w:delText>35</w:delText>
        </w:r>
      </w:del>
    </w:p>
    <w:p w:rsidR="00F3579D" w:rsidDel="00333C34" w:rsidRDefault="00F3579D">
      <w:pPr>
        <w:pStyle w:val="TOC3"/>
        <w:tabs>
          <w:tab w:val="left" w:pos="1276"/>
        </w:tabs>
        <w:rPr>
          <w:del w:id="439" w:author="Kees Nederhoff" w:date="2015-02-20T11:50:00Z"/>
          <w:rFonts w:asciiTheme="minorHAnsi" w:eastAsiaTheme="minorEastAsia" w:hAnsiTheme="minorHAnsi" w:cstheme="minorBidi"/>
          <w:noProof/>
          <w:sz w:val="22"/>
          <w:szCs w:val="22"/>
          <w:lang w:eastAsia="zh-CN"/>
        </w:rPr>
      </w:pPr>
      <w:del w:id="440" w:author="Kees Nederhoff" w:date="2015-02-20T11:50:00Z">
        <w:r w:rsidRPr="00EE2D05" w:rsidDel="00333C34">
          <w:rPr>
            <w:noProof/>
            <w:lang w:val="en-US"/>
          </w:rPr>
          <w:delText>4.4.2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Spectral wave boundary conditions</w:delText>
        </w:r>
        <w:r w:rsidDel="00333C34">
          <w:rPr>
            <w:noProof/>
          </w:rPr>
          <w:tab/>
          <w:delText>36</w:delText>
        </w:r>
      </w:del>
    </w:p>
    <w:p w:rsidR="00F3579D" w:rsidDel="00333C34" w:rsidRDefault="00F3579D">
      <w:pPr>
        <w:pStyle w:val="TOC3"/>
        <w:tabs>
          <w:tab w:val="left" w:pos="1276"/>
        </w:tabs>
        <w:rPr>
          <w:del w:id="441" w:author="Kees Nederhoff" w:date="2015-02-20T11:50:00Z"/>
          <w:rFonts w:asciiTheme="minorHAnsi" w:eastAsiaTheme="minorEastAsia" w:hAnsiTheme="minorHAnsi" w:cstheme="minorBidi"/>
          <w:noProof/>
          <w:sz w:val="22"/>
          <w:szCs w:val="22"/>
          <w:lang w:eastAsia="zh-CN"/>
        </w:rPr>
      </w:pPr>
      <w:del w:id="442" w:author="Kees Nederhoff" w:date="2015-02-20T11:50:00Z">
        <w:r w:rsidRPr="00EE2D05" w:rsidDel="00333C34">
          <w:rPr>
            <w:noProof/>
            <w:lang w:val="en-US"/>
          </w:rPr>
          <w:delText>4.4.3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Boundary conditions for non-hydrostatic model</w:delText>
        </w:r>
        <w:r w:rsidDel="00333C34">
          <w:rPr>
            <w:noProof/>
          </w:rPr>
          <w:tab/>
          <w:delText>43</w:delText>
        </w:r>
      </w:del>
    </w:p>
    <w:p w:rsidR="00F3579D" w:rsidDel="00333C34" w:rsidRDefault="00F3579D">
      <w:pPr>
        <w:pStyle w:val="TOC3"/>
        <w:tabs>
          <w:tab w:val="left" w:pos="1276"/>
        </w:tabs>
        <w:rPr>
          <w:del w:id="443" w:author="Kees Nederhoff" w:date="2015-02-20T11:50:00Z"/>
          <w:rFonts w:asciiTheme="minorHAnsi" w:eastAsiaTheme="minorEastAsia" w:hAnsiTheme="minorHAnsi" w:cstheme="minorBidi"/>
          <w:noProof/>
          <w:sz w:val="22"/>
          <w:szCs w:val="22"/>
          <w:lang w:eastAsia="zh-CN"/>
        </w:rPr>
      </w:pPr>
      <w:del w:id="444" w:author="Kees Nederhoff" w:date="2015-02-20T11:50:00Z">
        <w:r w:rsidRPr="00EE2D05" w:rsidDel="00333C34">
          <w:rPr>
            <w:noProof/>
            <w:lang w:val="en-US"/>
          </w:rPr>
          <w:delText>4.4.4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Special types of wave boundary conditions</w:delText>
        </w:r>
        <w:r w:rsidDel="00333C34">
          <w:rPr>
            <w:noProof/>
          </w:rPr>
          <w:tab/>
          <w:delText>43</w:delText>
        </w:r>
      </w:del>
    </w:p>
    <w:p w:rsidR="00F3579D" w:rsidDel="00333C34" w:rsidRDefault="00F3579D">
      <w:pPr>
        <w:pStyle w:val="TOC3"/>
        <w:tabs>
          <w:tab w:val="left" w:pos="1276"/>
        </w:tabs>
        <w:rPr>
          <w:del w:id="445" w:author="Kees Nederhoff" w:date="2015-02-20T11:50:00Z"/>
          <w:rFonts w:asciiTheme="minorHAnsi" w:eastAsiaTheme="minorEastAsia" w:hAnsiTheme="minorHAnsi" w:cstheme="minorBidi"/>
          <w:noProof/>
          <w:sz w:val="22"/>
          <w:szCs w:val="22"/>
          <w:lang w:eastAsia="zh-CN"/>
        </w:rPr>
      </w:pPr>
      <w:del w:id="446" w:author="Kees Nederhoff" w:date="2015-02-20T11:50:00Z">
        <w:r w:rsidRPr="00EE2D05" w:rsidDel="00333C34">
          <w:rPr>
            <w:noProof/>
            <w:lang w:val="en-US"/>
          </w:rPr>
          <w:delText>4.4.5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Temporally and/or spatially varying wave boundary conditions</w:delText>
        </w:r>
        <w:r w:rsidDel="00333C34">
          <w:rPr>
            <w:noProof/>
          </w:rPr>
          <w:tab/>
          <w:delText>43</w:delText>
        </w:r>
      </w:del>
    </w:p>
    <w:p w:rsidR="00F3579D" w:rsidDel="00333C34" w:rsidRDefault="00F3579D">
      <w:pPr>
        <w:pStyle w:val="TOC3"/>
        <w:tabs>
          <w:tab w:val="left" w:pos="1276"/>
        </w:tabs>
        <w:rPr>
          <w:del w:id="447" w:author="Kees Nederhoff" w:date="2015-02-20T11:50:00Z"/>
          <w:rFonts w:asciiTheme="minorHAnsi" w:eastAsiaTheme="minorEastAsia" w:hAnsiTheme="minorHAnsi" w:cstheme="minorBidi"/>
          <w:noProof/>
          <w:sz w:val="22"/>
          <w:szCs w:val="22"/>
          <w:lang w:eastAsia="zh-CN"/>
        </w:rPr>
      </w:pPr>
      <w:del w:id="448" w:author="Kees Nederhoff" w:date="2015-02-20T11:50:00Z">
        <w:r w:rsidRPr="00EE2D05" w:rsidDel="00333C34">
          <w:rPr>
            <w:noProof/>
            <w:lang w:val="en-US"/>
          </w:rPr>
          <w:delText>4.4.6</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Notes on the generation of wave boundary conditions</w:delText>
        </w:r>
        <w:r w:rsidDel="00333C34">
          <w:rPr>
            <w:noProof/>
          </w:rPr>
          <w:tab/>
          <w:delText>44</w:delText>
        </w:r>
      </w:del>
    </w:p>
    <w:p w:rsidR="00F3579D" w:rsidDel="00333C34" w:rsidRDefault="00F3579D">
      <w:pPr>
        <w:pStyle w:val="TOC2"/>
        <w:rPr>
          <w:del w:id="449" w:author="Kees Nederhoff" w:date="2015-02-20T11:50:00Z"/>
          <w:rFonts w:asciiTheme="minorHAnsi" w:eastAsiaTheme="minorEastAsia" w:hAnsiTheme="minorHAnsi" w:cstheme="minorBidi"/>
          <w:noProof/>
          <w:sz w:val="22"/>
          <w:szCs w:val="22"/>
          <w:lang w:eastAsia="zh-CN"/>
        </w:rPr>
      </w:pPr>
      <w:del w:id="450" w:author="Kees Nederhoff" w:date="2015-02-20T11:50:00Z">
        <w:r w:rsidRPr="00EE2D05" w:rsidDel="00333C34">
          <w:rPr>
            <w:noProof/>
            <w:lang w:val="en-US"/>
          </w:rPr>
          <w:delText>4.5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Flow, tide and surge input</w:delText>
        </w:r>
        <w:r w:rsidDel="00333C34">
          <w:rPr>
            <w:noProof/>
          </w:rPr>
          <w:tab/>
          <w:delText>45</w:delText>
        </w:r>
      </w:del>
    </w:p>
    <w:p w:rsidR="00F3579D" w:rsidDel="00333C34" w:rsidRDefault="00F3579D">
      <w:pPr>
        <w:pStyle w:val="TOC3"/>
        <w:tabs>
          <w:tab w:val="left" w:pos="1276"/>
        </w:tabs>
        <w:rPr>
          <w:del w:id="451" w:author="Kees Nederhoff" w:date="2015-02-20T11:50:00Z"/>
          <w:rFonts w:asciiTheme="minorHAnsi" w:eastAsiaTheme="minorEastAsia" w:hAnsiTheme="minorHAnsi" w:cstheme="minorBidi"/>
          <w:noProof/>
          <w:sz w:val="22"/>
          <w:szCs w:val="22"/>
          <w:lang w:eastAsia="zh-CN"/>
        </w:rPr>
      </w:pPr>
      <w:del w:id="452" w:author="Kees Nederhoff" w:date="2015-02-20T11:50:00Z">
        <w:r w:rsidRPr="00EE2D05" w:rsidDel="00333C34">
          <w:rPr>
            <w:noProof/>
            <w:lang w:val="en-US"/>
          </w:rPr>
          <w:delText>4.5.1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Flow boundary conditions</w:delText>
        </w:r>
        <w:r w:rsidDel="00333C34">
          <w:rPr>
            <w:noProof/>
          </w:rPr>
          <w:tab/>
          <w:delText>45</w:delText>
        </w:r>
      </w:del>
    </w:p>
    <w:p w:rsidR="00F3579D" w:rsidDel="00333C34" w:rsidRDefault="00F3579D">
      <w:pPr>
        <w:pStyle w:val="TOC3"/>
        <w:tabs>
          <w:tab w:val="left" w:pos="1276"/>
        </w:tabs>
        <w:rPr>
          <w:del w:id="453" w:author="Kees Nederhoff" w:date="2015-02-20T11:50:00Z"/>
          <w:rFonts w:asciiTheme="minorHAnsi" w:eastAsiaTheme="minorEastAsia" w:hAnsiTheme="minorHAnsi" w:cstheme="minorBidi"/>
          <w:noProof/>
          <w:sz w:val="22"/>
          <w:szCs w:val="22"/>
          <w:lang w:eastAsia="zh-CN"/>
        </w:rPr>
      </w:pPr>
      <w:del w:id="454" w:author="Kees Nederhoff" w:date="2015-02-20T11:50:00Z">
        <w:r w:rsidRPr="00EE2D05" w:rsidDel="00333C34">
          <w:rPr>
            <w:noProof/>
            <w:lang w:val="en-US"/>
          </w:rPr>
          <w:delText>4.5.2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Time-varying tide/surge</w:delText>
        </w:r>
        <w:r w:rsidDel="00333C34">
          <w:rPr>
            <w:noProof/>
          </w:rPr>
          <w:tab/>
          <w:delText>47</w:delText>
        </w:r>
      </w:del>
    </w:p>
    <w:p w:rsidR="00F3579D" w:rsidDel="00333C34" w:rsidRDefault="00F3579D">
      <w:pPr>
        <w:pStyle w:val="TOC2"/>
        <w:rPr>
          <w:del w:id="455" w:author="Kees Nederhoff" w:date="2015-02-20T11:50:00Z"/>
          <w:rFonts w:asciiTheme="minorHAnsi" w:eastAsiaTheme="minorEastAsia" w:hAnsiTheme="minorHAnsi" w:cstheme="minorBidi"/>
          <w:noProof/>
          <w:sz w:val="22"/>
          <w:szCs w:val="22"/>
          <w:lang w:eastAsia="zh-CN"/>
        </w:rPr>
      </w:pPr>
      <w:del w:id="456" w:author="Kees Nederhoff" w:date="2015-02-20T11:50:00Z">
        <w:r w:rsidRPr="00EE2D05" w:rsidDel="00333C34">
          <w:rPr>
            <w:noProof/>
            <w:lang w:val="en-US"/>
          </w:rPr>
          <w:delText>4.6</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Water level (dam break)</w:delText>
        </w:r>
        <w:r w:rsidDel="00333C34">
          <w:rPr>
            <w:noProof/>
          </w:rPr>
          <w:tab/>
          <w:delText>48</w:delText>
        </w:r>
      </w:del>
    </w:p>
    <w:p w:rsidR="00F3579D" w:rsidDel="00333C34" w:rsidRDefault="00F3579D">
      <w:pPr>
        <w:pStyle w:val="TOC2"/>
        <w:rPr>
          <w:del w:id="457" w:author="Kees Nederhoff" w:date="2015-02-20T11:50:00Z"/>
          <w:rFonts w:asciiTheme="minorHAnsi" w:eastAsiaTheme="minorEastAsia" w:hAnsiTheme="minorHAnsi" w:cstheme="minorBidi"/>
          <w:noProof/>
          <w:sz w:val="22"/>
          <w:szCs w:val="22"/>
          <w:lang w:eastAsia="zh-CN"/>
        </w:rPr>
      </w:pPr>
      <w:del w:id="458" w:author="Kees Nederhoff" w:date="2015-02-20T11:50:00Z">
        <w:r w:rsidRPr="00EE2D05" w:rsidDel="00333C34">
          <w:rPr>
            <w:noProof/>
            <w:lang w:val="en-US"/>
          </w:rPr>
          <w:delText>4.7</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Wind input</w:delText>
        </w:r>
        <w:r w:rsidDel="00333C34">
          <w:rPr>
            <w:noProof/>
          </w:rPr>
          <w:tab/>
          <w:delText>49</w:delText>
        </w:r>
      </w:del>
    </w:p>
    <w:p w:rsidR="00F3579D" w:rsidDel="00333C34" w:rsidRDefault="00F3579D">
      <w:pPr>
        <w:pStyle w:val="TOC2"/>
        <w:rPr>
          <w:del w:id="459" w:author="Kees Nederhoff" w:date="2015-02-20T11:50:00Z"/>
          <w:rFonts w:asciiTheme="minorHAnsi" w:eastAsiaTheme="minorEastAsia" w:hAnsiTheme="minorHAnsi" w:cstheme="minorBidi"/>
          <w:noProof/>
          <w:sz w:val="22"/>
          <w:szCs w:val="22"/>
          <w:lang w:eastAsia="zh-CN"/>
        </w:rPr>
      </w:pPr>
      <w:del w:id="460" w:author="Kees Nederhoff" w:date="2015-02-20T11:50:00Z">
        <w:r w:rsidRPr="00EE2D05" w:rsidDel="00333C34">
          <w:rPr>
            <w:noProof/>
            <w:lang w:val="en-US"/>
          </w:rPr>
          <w:delText>4.8</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Sediment input</w:delText>
        </w:r>
        <w:r w:rsidDel="00333C34">
          <w:rPr>
            <w:noProof/>
          </w:rPr>
          <w:tab/>
          <w:delText>49</w:delText>
        </w:r>
      </w:del>
    </w:p>
    <w:p w:rsidR="00F3579D" w:rsidDel="00333C34" w:rsidRDefault="00F3579D">
      <w:pPr>
        <w:pStyle w:val="TOC2"/>
        <w:rPr>
          <w:del w:id="461" w:author="Kees Nederhoff" w:date="2015-02-20T11:50:00Z"/>
          <w:rFonts w:asciiTheme="minorHAnsi" w:eastAsiaTheme="minorEastAsia" w:hAnsiTheme="minorHAnsi" w:cstheme="minorBidi"/>
          <w:noProof/>
          <w:sz w:val="22"/>
          <w:szCs w:val="22"/>
          <w:lang w:eastAsia="zh-CN"/>
        </w:rPr>
      </w:pPr>
      <w:del w:id="462" w:author="Kees Nederhoff" w:date="2015-02-20T11:50:00Z">
        <w:r w:rsidRPr="00EE2D05" w:rsidDel="00333C34">
          <w:rPr>
            <w:noProof/>
            <w:lang w:val="en-US"/>
          </w:rPr>
          <w:delText>4.9</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Vegetation input</w:delText>
        </w:r>
        <w:r w:rsidDel="00333C34">
          <w:rPr>
            <w:noProof/>
          </w:rPr>
          <w:tab/>
          <w:delText>51</w:delText>
        </w:r>
      </w:del>
    </w:p>
    <w:p w:rsidR="00F3579D" w:rsidDel="00333C34" w:rsidRDefault="00F3579D">
      <w:pPr>
        <w:pStyle w:val="TOC2"/>
        <w:rPr>
          <w:del w:id="463" w:author="Kees Nederhoff" w:date="2015-02-20T11:50:00Z"/>
          <w:rFonts w:asciiTheme="minorHAnsi" w:eastAsiaTheme="minorEastAsia" w:hAnsiTheme="minorHAnsi" w:cstheme="minorBidi"/>
          <w:noProof/>
          <w:sz w:val="22"/>
          <w:szCs w:val="22"/>
          <w:lang w:eastAsia="zh-CN"/>
        </w:rPr>
      </w:pPr>
      <w:del w:id="464" w:author="Kees Nederhoff" w:date="2015-02-20T11:50:00Z">
        <w:r w:rsidRPr="00EE2D05" w:rsidDel="00333C34">
          <w:rPr>
            <w:noProof/>
            <w:lang w:val="en-US"/>
          </w:rPr>
          <w:delText>4.10</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Discharge input</w:delText>
        </w:r>
        <w:r w:rsidDel="00333C34">
          <w:rPr>
            <w:noProof/>
          </w:rPr>
          <w:tab/>
          <w:delText>52</w:delText>
        </w:r>
      </w:del>
    </w:p>
    <w:p w:rsidR="00F3579D" w:rsidDel="00333C34" w:rsidRDefault="00F3579D">
      <w:pPr>
        <w:pStyle w:val="TOC2"/>
        <w:rPr>
          <w:del w:id="465" w:author="Kees Nederhoff" w:date="2015-02-20T11:50:00Z"/>
          <w:rFonts w:asciiTheme="minorHAnsi" w:eastAsiaTheme="minorEastAsia" w:hAnsiTheme="minorHAnsi" w:cstheme="minorBidi"/>
          <w:noProof/>
          <w:sz w:val="22"/>
          <w:szCs w:val="22"/>
          <w:lang w:eastAsia="zh-CN"/>
        </w:rPr>
      </w:pPr>
      <w:del w:id="466" w:author="Kees Nederhoff" w:date="2015-02-20T11:50:00Z">
        <w:r w:rsidRPr="00EE2D05" w:rsidDel="00333C34">
          <w:rPr>
            <w:noProof/>
            <w:lang w:val="en-US"/>
          </w:rPr>
          <w:delText>4.11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Drifters input</w:delText>
        </w:r>
        <w:r w:rsidDel="00333C34">
          <w:rPr>
            <w:noProof/>
          </w:rPr>
          <w:tab/>
          <w:delText>53</w:delText>
        </w:r>
      </w:del>
    </w:p>
    <w:p w:rsidR="00F3579D" w:rsidDel="00333C34" w:rsidRDefault="00F3579D">
      <w:pPr>
        <w:pStyle w:val="TOC2"/>
        <w:rPr>
          <w:del w:id="467" w:author="Kees Nederhoff" w:date="2015-02-20T11:50:00Z"/>
          <w:rFonts w:asciiTheme="minorHAnsi" w:eastAsiaTheme="minorEastAsia" w:hAnsiTheme="minorHAnsi" w:cstheme="minorBidi"/>
          <w:noProof/>
          <w:sz w:val="22"/>
          <w:szCs w:val="22"/>
          <w:lang w:eastAsia="zh-CN"/>
        </w:rPr>
      </w:pPr>
      <w:del w:id="468" w:author="Kees Nederhoff" w:date="2015-02-20T11:50:00Z">
        <w:r w:rsidRPr="00EE2D05" w:rsidDel="00333C34">
          <w:rPr>
            <w:noProof/>
            <w:lang w:val="en-US"/>
          </w:rPr>
          <w:delText>4.12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Ship input</w:delText>
        </w:r>
        <w:r w:rsidDel="00333C34">
          <w:rPr>
            <w:noProof/>
          </w:rPr>
          <w:tab/>
          <w:delText>54</w:delText>
        </w:r>
      </w:del>
    </w:p>
    <w:p w:rsidR="00F3579D" w:rsidDel="00333C34" w:rsidRDefault="00F3579D">
      <w:pPr>
        <w:pStyle w:val="TOC2"/>
        <w:rPr>
          <w:del w:id="469" w:author="Kees Nederhoff" w:date="2015-02-20T11:50:00Z"/>
          <w:rFonts w:asciiTheme="minorHAnsi" w:eastAsiaTheme="minorEastAsia" w:hAnsiTheme="minorHAnsi" w:cstheme="minorBidi"/>
          <w:noProof/>
          <w:sz w:val="22"/>
          <w:szCs w:val="22"/>
          <w:lang w:eastAsia="zh-CN"/>
        </w:rPr>
      </w:pPr>
      <w:del w:id="470" w:author="Kees Nederhoff" w:date="2015-02-20T11:50:00Z">
        <w:r w:rsidRPr="00EE2D05" w:rsidDel="00333C34">
          <w:rPr>
            <w:noProof/>
            <w:lang w:val="en-US"/>
          </w:rPr>
          <w:delText>4.13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Output selection</w:delText>
        </w:r>
        <w:r w:rsidDel="00333C34">
          <w:rPr>
            <w:noProof/>
          </w:rPr>
          <w:tab/>
          <w:delText>55</w:delText>
        </w:r>
      </w:del>
    </w:p>
    <w:p w:rsidR="00F3579D" w:rsidDel="00333C34" w:rsidRDefault="00F3579D">
      <w:pPr>
        <w:pStyle w:val="TOC3"/>
        <w:tabs>
          <w:tab w:val="left" w:pos="1760"/>
        </w:tabs>
        <w:rPr>
          <w:del w:id="471" w:author="Kees Nederhoff" w:date="2015-02-20T11:50:00Z"/>
          <w:rFonts w:asciiTheme="minorHAnsi" w:eastAsiaTheme="minorEastAsia" w:hAnsiTheme="minorHAnsi" w:cstheme="minorBidi"/>
          <w:noProof/>
          <w:sz w:val="22"/>
          <w:szCs w:val="22"/>
          <w:lang w:eastAsia="zh-CN"/>
        </w:rPr>
      </w:pPr>
      <w:del w:id="472" w:author="Kees Nederhoff" w:date="2015-02-20T11:50:00Z">
        <w:r w:rsidRPr="00EE2D05" w:rsidDel="00333C34">
          <w:rPr>
            <w:noProof/>
            <w:lang w:val="en-US"/>
          </w:rPr>
          <w:delText>4.13.1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Output types</w:delText>
        </w:r>
        <w:r w:rsidDel="00333C34">
          <w:rPr>
            <w:noProof/>
          </w:rPr>
          <w:tab/>
          <w:delText>58</w:delText>
        </w:r>
      </w:del>
    </w:p>
    <w:p w:rsidR="00F3579D" w:rsidDel="00333C34" w:rsidRDefault="00F3579D">
      <w:pPr>
        <w:pStyle w:val="TOC3"/>
        <w:tabs>
          <w:tab w:val="left" w:pos="1760"/>
        </w:tabs>
        <w:rPr>
          <w:del w:id="473" w:author="Kees Nederhoff" w:date="2015-02-20T11:50:00Z"/>
          <w:rFonts w:asciiTheme="minorHAnsi" w:eastAsiaTheme="minorEastAsia" w:hAnsiTheme="minorHAnsi" w:cstheme="minorBidi"/>
          <w:noProof/>
          <w:sz w:val="22"/>
          <w:szCs w:val="22"/>
          <w:lang w:eastAsia="zh-CN"/>
        </w:rPr>
      </w:pPr>
      <w:del w:id="474" w:author="Kees Nederhoff" w:date="2015-02-20T11:50:00Z">
        <w:r w:rsidRPr="00EE2D05" w:rsidDel="00333C34">
          <w:rPr>
            <w:noProof/>
            <w:lang w:val="en-US"/>
          </w:rPr>
          <w:delText>4.13.2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Output times</w:delText>
        </w:r>
        <w:r w:rsidDel="00333C34">
          <w:rPr>
            <w:noProof/>
          </w:rPr>
          <w:tab/>
          <w:delText>59</w:delText>
        </w:r>
      </w:del>
    </w:p>
    <w:p w:rsidR="00F3579D" w:rsidDel="00333C34" w:rsidRDefault="00F3579D">
      <w:pPr>
        <w:pStyle w:val="TOC3"/>
        <w:tabs>
          <w:tab w:val="left" w:pos="1760"/>
        </w:tabs>
        <w:rPr>
          <w:del w:id="475" w:author="Kees Nederhoff" w:date="2015-02-20T11:50:00Z"/>
          <w:rFonts w:asciiTheme="minorHAnsi" w:eastAsiaTheme="minorEastAsia" w:hAnsiTheme="minorHAnsi" w:cstheme="minorBidi"/>
          <w:noProof/>
          <w:sz w:val="22"/>
          <w:szCs w:val="22"/>
          <w:lang w:eastAsia="zh-CN"/>
        </w:rPr>
      </w:pPr>
      <w:del w:id="476" w:author="Kees Nederhoff" w:date="2015-02-20T11:50:00Z">
        <w:r w:rsidRPr="00EE2D05" w:rsidDel="00333C34">
          <w:rPr>
            <w:noProof/>
            <w:lang w:val="en-US"/>
          </w:rPr>
          <w:delText>4.13.3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Output format</w:delText>
        </w:r>
        <w:r w:rsidDel="00333C34">
          <w:rPr>
            <w:noProof/>
          </w:rPr>
          <w:tab/>
          <w:delText>61</w:delText>
        </w:r>
      </w:del>
    </w:p>
    <w:p w:rsidR="00F3579D" w:rsidDel="00333C34" w:rsidRDefault="00F3579D">
      <w:pPr>
        <w:pStyle w:val="TOC2"/>
        <w:rPr>
          <w:del w:id="477" w:author="Kees Nederhoff" w:date="2015-02-20T11:50:00Z"/>
          <w:rFonts w:asciiTheme="minorHAnsi" w:eastAsiaTheme="minorEastAsia" w:hAnsiTheme="minorHAnsi" w:cstheme="minorBidi"/>
          <w:noProof/>
          <w:sz w:val="22"/>
          <w:szCs w:val="22"/>
          <w:lang w:eastAsia="zh-CN"/>
        </w:rPr>
      </w:pPr>
      <w:del w:id="478" w:author="Kees Nederhoff" w:date="2015-02-20T11:50:00Z">
        <w:r w:rsidRPr="00EE2D05" w:rsidDel="00333C34">
          <w:rPr>
            <w:noProof/>
            <w:lang w:val="en-US"/>
          </w:rPr>
          <w:delText>4.14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Time parameters</w:delText>
        </w:r>
        <w:r w:rsidDel="00333C34">
          <w:rPr>
            <w:noProof/>
          </w:rPr>
          <w:tab/>
          <w:delText>62</w:delText>
        </w:r>
      </w:del>
    </w:p>
    <w:p w:rsidR="00F3579D" w:rsidDel="00333C34" w:rsidRDefault="00F3579D">
      <w:pPr>
        <w:pStyle w:val="TOC1"/>
        <w:rPr>
          <w:del w:id="479" w:author="Kees Nederhoff" w:date="2015-02-20T11:50:00Z"/>
          <w:rFonts w:asciiTheme="minorHAnsi" w:eastAsiaTheme="minorEastAsia" w:hAnsiTheme="minorHAnsi" w:cstheme="minorBidi"/>
          <w:b w:val="0"/>
          <w:noProof/>
          <w:sz w:val="22"/>
          <w:szCs w:val="22"/>
          <w:lang w:eastAsia="zh-CN"/>
        </w:rPr>
      </w:pPr>
      <w:del w:id="480" w:author="Kees Nederhoff" w:date="2015-02-20T11:50:00Z">
        <w:r w:rsidRPr="00EE2D05" w:rsidDel="00333C34">
          <w:rPr>
            <w:noProof/>
            <w:lang w:val="en-US"/>
          </w:rPr>
          <w:delText>5</w:delText>
        </w:r>
        <w:r w:rsidDel="00333C34">
          <w:rPr>
            <w:rFonts w:asciiTheme="minorHAnsi" w:eastAsiaTheme="minorEastAsia" w:hAnsiTheme="minorHAnsi" w:cstheme="minorBidi"/>
            <w:b w:val="0"/>
            <w:noProof/>
            <w:sz w:val="22"/>
            <w:szCs w:val="22"/>
            <w:lang w:eastAsia="zh-CN"/>
          </w:rPr>
          <w:tab/>
        </w:r>
        <w:r w:rsidRPr="00EE2D05" w:rsidDel="00333C34">
          <w:rPr>
            <w:noProof/>
            <w:lang w:val="en-US"/>
          </w:rPr>
          <w:delText>Bibliography</w:delText>
        </w:r>
        <w:r w:rsidDel="00333C34">
          <w:rPr>
            <w:noProof/>
          </w:rPr>
          <w:tab/>
          <w:delText>64</w:delText>
        </w:r>
      </w:del>
    </w:p>
    <w:p w:rsidR="00F3579D" w:rsidDel="00333C34" w:rsidRDefault="00F3579D">
      <w:pPr>
        <w:pStyle w:val="TOC1"/>
        <w:rPr>
          <w:del w:id="481" w:author="Kees Nederhoff" w:date="2015-02-20T11:50:00Z"/>
          <w:rFonts w:asciiTheme="minorHAnsi" w:eastAsiaTheme="minorEastAsia" w:hAnsiTheme="minorHAnsi" w:cstheme="minorBidi"/>
          <w:b w:val="0"/>
          <w:noProof/>
          <w:sz w:val="22"/>
          <w:szCs w:val="22"/>
          <w:lang w:eastAsia="zh-CN"/>
        </w:rPr>
      </w:pPr>
      <w:del w:id="482" w:author="Kees Nederhoff" w:date="2015-02-20T11:50:00Z">
        <w:r w:rsidRPr="00EE2D05" w:rsidDel="00333C34">
          <w:rPr>
            <w:noProof/>
            <w:lang w:val="en-US"/>
          </w:rPr>
          <w:delText>6</w:delText>
        </w:r>
        <w:r w:rsidDel="00333C34">
          <w:rPr>
            <w:rFonts w:asciiTheme="minorHAnsi" w:eastAsiaTheme="minorEastAsia" w:hAnsiTheme="minorHAnsi" w:cstheme="minorBidi"/>
            <w:b w:val="0"/>
            <w:noProof/>
            <w:sz w:val="22"/>
            <w:szCs w:val="22"/>
            <w:lang w:eastAsia="zh-CN"/>
          </w:rPr>
          <w:tab/>
        </w:r>
        <w:r w:rsidRPr="00EE2D05" w:rsidDel="00333C34">
          <w:rPr>
            <w:noProof/>
            <w:lang w:val="en-US"/>
          </w:rPr>
          <w:delText>Appendices</w:delText>
        </w:r>
        <w:r w:rsidDel="00333C34">
          <w:rPr>
            <w:noProof/>
          </w:rPr>
          <w:tab/>
          <w:delText>66</w:delText>
        </w:r>
      </w:del>
    </w:p>
    <w:p w:rsidR="00F3579D" w:rsidDel="00333C34" w:rsidRDefault="00F3579D">
      <w:pPr>
        <w:pStyle w:val="TOC2"/>
        <w:rPr>
          <w:del w:id="483" w:author="Kees Nederhoff" w:date="2015-02-20T11:50:00Z"/>
          <w:rFonts w:asciiTheme="minorHAnsi" w:eastAsiaTheme="minorEastAsia" w:hAnsiTheme="minorHAnsi" w:cstheme="minorBidi"/>
          <w:noProof/>
          <w:sz w:val="22"/>
          <w:szCs w:val="22"/>
          <w:lang w:eastAsia="zh-CN"/>
        </w:rPr>
      </w:pPr>
      <w:del w:id="484" w:author="Kees Nederhoff" w:date="2015-02-20T11:50:00Z">
        <w:r w:rsidRPr="00EE2D05" w:rsidDel="00333C34">
          <w:rPr>
            <w:noProof/>
            <w:lang w:val="en-US"/>
          </w:rPr>
          <w:delText>6.1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Practical: getting started (based on Joost den Bieman)</w:delText>
        </w:r>
        <w:r w:rsidDel="00333C34">
          <w:rPr>
            <w:noProof/>
          </w:rPr>
          <w:tab/>
          <w:delText>66</w:delText>
        </w:r>
      </w:del>
    </w:p>
    <w:p w:rsidR="00F3579D" w:rsidDel="00333C34" w:rsidRDefault="00F3579D">
      <w:pPr>
        <w:pStyle w:val="TOC3"/>
        <w:tabs>
          <w:tab w:val="left" w:pos="1276"/>
        </w:tabs>
        <w:rPr>
          <w:del w:id="485" w:author="Kees Nederhoff" w:date="2015-02-20T11:50:00Z"/>
          <w:rFonts w:asciiTheme="minorHAnsi" w:eastAsiaTheme="minorEastAsia" w:hAnsiTheme="minorHAnsi" w:cstheme="minorBidi"/>
          <w:noProof/>
          <w:sz w:val="22"/>
          <w:szCs w:val="22"/>
          <w:lang w:eastAsia="zh-CN"/>
        </w:rPr>
      </w:pPr>
      <w:del w:id="486" w:author="Kees Nederhoff" w:date="2015-02-20T11:50:00Z">
        <w:r w:rsidRPr="00EE2D05" w:rsidDel="00333C34">
          <w:rPr>
            <w:noProof/>
            <w:lang w:val="en-US"/>
          </w:rPr>
          <w:delText>6.1.1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Introduction</w:delText>
        </w:r>
        <w:r w:rsidDel="00333C34">
          <w:rPr>
            <w:noProof/>
          </w:rPr>
          <w:tab/>
          <w:delText>66</w:delText>
        </w:r>
      </w:del>
    </w:p>
    <w:p w:rsidR="00F3579D" w:rsidDel="00333C34" w:rsidRDefault="00F3579D">
      <w:pPr>
        <w:pStyle w:val="TOC3"/>
        <w:tabs>
          <w:tab w:val="left" w:pos="1276"/>
        </w:tabs>
        <w:rPr>
          <w:del w:id="487" w:author="Kees Nederhoff" w:date="2015-02-20T11:50:00Z"/>
          <w:rFonts w:asciiTheme="minorHAnsi" w:eastAsiaTheme="minorEastAsia" w:hAnsiTheme="minorHAnsi" w:cstheme="minorBidi"/>
          <w:noProof/>
          <w:sz w:val="22"/>
          <w:szCs w:val="22"/>
          <w:lang w:eastAsia="zh-CN"/>
        </w:rPr>
      </w:pPr>
      <w:del w:id="488" w:author="Kees Nederhoff" w:date="2015-02-20T11:50:00Z">
        <w:r w:rsidRPr="00EE2D05" w:rsidDel="00333C34">
          <w:rPr>
            <w:noProof/>
            <w:lang w:val="en-US"/>
          </w:rPr>
          <w:delText>6.1.2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XBeach grid definitions</w:delText>
        </w:r>
        <w:r w:rsidDel="00333C34">
          <w:rPr>
            <w:noProof/>
          </w:rPr>
          <w:tab/>
          <w:delText>66</w:delText>
        </w:r>
      </w:del>
    </w:p>
    <w:p w:rsidR="00F3579D" w:rsidDel="00333C34" w:rsidRDefault="00F3579D">
      <w:pPr>
        <w:pStyle w:val="TOC3"/>
        <w:tabs>
          <w:tab w:val="left" w:pos="1276"/>
        </w:tabs>
        <w:rPr>
          <w:del w:id="489" w:author="Kees Nederhoff" w:date="2015-02-20T11:50:00Z"/>
          <w:rFonts w:asciiTheme="minorHAnsi" w:eastAsiaTheme="minorEastAsia" w:hAnsiTheme="minorHAnsi" w:cstheme="minorBidi"/>
          <w:noProof/>
          <w:sz w:val="22"/>
          <w:szCs w:val="22"/>
          <w:lang w:eastAsia="zh-CN"/>
        </w:rPr>
      </w:pPr>
      <w:del w:id="490" w:author="Kees Nederhoff" w:date="2015-02-20T11:50:00Z">
        <w:r w:rsidRPr="00EE2D05" w:rsidDel="00333C34">
          <w:rPr>
            <w:noProof/>
            <w:lang w:val="en-US"/>
          </w:rPr>
          <w:delText>6.1.3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Grid creation tutorial</w:delText>
        </w:r>
        <w:r w:rsidDel="00333C34">
          <w:rPr>
            <w:noProof/>
          </w:rPr>
          <w:tab/>
          <w:delText>69</w:delText>
        </w:r>
      </w:del>
    </w:p>
    <w:p w:rsidR="00F3579D" w:rsidDel="00333C34" w:rsidRDefault="00F3579D">
      <w:pPr>
        <w:pStyle w:val="TOC2"/>
        <w:rPr>
          <w:del w:id="491" w:author="Kees Nederhoff" w:date="2015-02-20T11:50:00Z"/>
          <w:rFonts w:asciiTheme="minorHAnsi" w:eastAsiaTheme="minorEastAsia" w:hAnsiTheme="minorHAnsi" w:cstheme="minorBidi"/>
          <w:noProof/>
          <w:sz w:val="22"/>
          <w:szCs w:val="22"/>
          <w:lang w:eastAsia="zh-CN"/>
        </w:rPr>
      </w:pPr>
      <w:del w:id="492" w:author="Kees Nederhoff" w:date="2015-02-20T11:50:00Z">
        <w:r w:rsidRPr="00EE2D05" w:rsidDel="00333C34">
          <w:rPr>
            <w:noProof/>
            <w:lang w:val="en-US"/>
          </w:rPr>
          <w:delText>6.2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Hands on exercises</w:delText>
        </w:r>
        <w:r w:rsidDel="00333C34">
          <w:rPr>
            <w:noProof/>
          </w:rPr>
          <w:tab/>
          <w:delText>72</w:delText>
        </w:r>
      </w:del>
    </w:p>
    <w:p w:rsidR="00F3579D" w:rsidDel="00333C34" w:rsidRDefault="00F3579D">
      <w:pPr>
        <w:pStyle w:val="TOC3"/>
        <w:tabs>
          <w:tab w:val="left" w:pos="1276"/>
        </w:tabs>
        <w:rPr>
          <w:del w:id="493" w:author="Kees Nederhoff" w:date="2015-02-20T11:50:00Z"/>
          <w:rFonts w:asciiTheme="minorHAnsi" w:eastAsiaTheme="minorEastAsia" w:hAnsiTheme="minorHAnsi" w:cstheme="minorBidi"/>
          <w:noProof/>
          <w:sz w:val="22"/>
          <w:szCs w:val="22"/>
          <w:lang w:eastAsia="zh-CN"/>
        </w:rPr>
      </w:pPr>
      <w:del w:id="494" w:author="Kees Nederhoff" w:date="2015-02-20T11:50:00Z">
        <w:r w:rsidRPr="00EE2D05" w:rsidDel="00333C34">
          <w:rPr>
            <w:noProof/>
            <w:lang w:val="en-US"/>
          </w:rPr>
          <w:delText>6.2.1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Dune erosion at Delfland, Netherlands (1D):</w:delText>
        </w:r>
        <w:r w:rsidDel="00333C34">
          <w:rPr>
            <w:noProof/>
          </w:rPr>
          <w:tab/>
          <w:delText>72</w:delText>
        </w:r>
      </w:del>
    </w:p>
    <w:p w:rsidR="00F3579D" w:rsidDel="00333C34" w:rsidRDefault="00F3579D">
      <w:pPr>
        <w:pStyle w:val="TOC3"/>
        <w:tabs>
          <w:tab w:val="left" w:pos="1276"/>
        </w:tabs>
        <w:rPr>
          <w:del w:id="495" w:author="Kees Nederhoff" w:date="2015-02-20T11:50:00Z"/>
          <w:rFonts w:asciiTheme="minorHAnsi" w:eastAsiaTheme="minorEastAsia" w:hAnsiTheme="minorHAnsi" w:cstheme="minorBidi"/>
          <w:noProof/>
          <w:sz w:val="22"/>
          <w:szCs w:val="22"/>
          <w:lang w:eastAsia="zh-CN"/>
        </w:rPr>
      </w:pPr>
      <w:del w:id="496" w:author="Kees Nederhoff" w:date="2015-02-20T11:50:00Z">
        <w:r w:rsidDel="00333C34">
          <w:rPr>
            <w:noProof/>
          </w:rPr>
          <w:delText>6.2.2</w:delText>
        </w:r>
        <w:r w:rsidDel="00333C34">
          <w:rPr>
            <w:rFonts w:asciiTheme="minorHAnsi" w:eastAsiaTheme="minorEastAsia" w:hAnsiTheme="minorHAnsi" w:cstheme="minorBidi"/>
            <w:noProof/>
            <w:sz w:val="22"/>
            <w:szCs w:val="22"/>
            <w:lang w:eastAsia="zh-CN"/>
          </w:rPr>
          <w:tab/>
        </w:r>
        <w:r w:rsidDel="00333C34">
          <w:rPr>
            <w:noProof/>
          </w:rPr>
          <w:delText>Nourishment scenarios near Kijkduin, Holland (1D):</w:delText>
        </w:r>
        <w:r w:rsidDel="00333C34">
          <w:rPr>
            <w:noProof/>
          </w:rPr>
          <w:tab/>
          <w:delText>73</w:delText>
        </w:r>
      </w:del>
    </w:p>
    <w:p w:rsidR="00F3579D" w:rsidDel="00333C34" w:rsidRDefault="00F3579D">
      <w:pPr>
        <w:pStyle w:val="TOC3"/>
        <w:tabs>
          <w:tab w:val="left" w:pos="1276"/>
        </w:tabs>
        <w:rPr>
          <w:del w:id="497" w:author="Kees Nederhoff" w:date="2015-02-20T11:50:00Z"/>
          <w:rFonts w:asciiTheme="minorHAnsi" w:eastAsiaTheme="minorEastAsia" w:hAnsiTheme="minorHAnsi" w:cstheme="minorBidi"/>
          <w:noProof/>
          <w:sz w:val="22"/>
          <w:szCs w:val="22"/>
          <w:lang w:eastAsia="zh-CN"/>
        </w:rPr>
      </w:pPr>
      <w:del w:id="498" w:author="Kees Nederhoff" w:date="2015-02-20T11:50:00Z">
        <w:r w:rsidDel="00333C34">
          <w:rPr>
            <w:noProof/>
          </w:rPr>
          <w:delText>6.2.3</w:delText>
        </w:r>
        <w:r w:rsidDel="00333C34">
          <w:rPr>
            <w:rFonts w:asciiTheme="minorHAnsi" w:eastAsiaTheme="minorEastAsia" w:hAnsiTheme="minorHAnsi" w:cstheme="minorBidi"/>
            <w:noProof/>
            <w:sz w:val="22"/>
            <w:szCs w:val="22"/>
            <w:lang w:eastAsia="zh-CN"/>
          </w:rPr>
          <w:tab/>
        </w:r>
        <w:r w:rsidDel="00333C34">
          <w:rPr>
            <w:noProof/>
          </w:rPr>
          <w:delText>Overwash at Santa Rosa Island , USA (2DH):</w:delText>
        </w:r>
        <w:r w:rsidDel="00333C34">
          <w:rPr>
            <w:noProof/>
          </w:rPr>
          <w:tab/>
          <w:delText>74</w:delText>
        </w:r>
      </w:del>
    </w:p>
    <w:p w:rsidR="00F3579D" w:rsidDel="00333C34" w:rsidRDefault="00F3579D">
      <w:pPr>
        <w:pStyle w:val="TOC3"/>
        <w:tabs>
          <w:tab w:val="left" w:pos="1276"/>
        </w:tabs>
        <w:rPr>
          <w:del w:id="499" w:author="Kees Nederhoff" w:date="2015-02-20T11:50:00Z"/>
          <w:rFonts w:asciiTheme="minorHAnsi" w:eastAsiaTheme="minorEastAsia" w:hAnsiTheme="minorHAnsi" w:cstheme="minorBidi"/>
          <w:noProof/>
          <w:sz w:val="22"/>
          <w:szCs w:val="22"/>
          <w:lang w:eastAsia="zh-CN"/>
        </w:rPr>
      </w:pPr>
      <w:del w:id="500" w:author="Kees Nederhoff" w:date="2015-02-20T11:50:00Z">
        <w:r w:rsidDel="00333C34">
          <w:rPr>
            <w:noProof/>
          </w:rPr>
          <w:delText>6.2.4</w:delText>
        </w:r>
        <w:r w:rsidDel="00333C34">
          <w:rPr>
            <w:rFonts w:asciiTheme="minorHAnsi" w:eastAsiaTheme="minorEastAsia" w:hAnsiTheme="minorHAnsi" w:cstheme="minorBidi"/>
            <w:noProof/>
            <w:sz w:val="22"/>
            <w:szCs w:val="22"/>
            <w:lang w:eastAsia="zh-CN"/>
          </w:rPr>
          <w:tab/>
        </w:r>
        <w:r w:rsidDel="00333C34">
          <w:rPr>
            <w:noProof/>
          </w:rPr>
          <w:delText>Yanchep perched beach and natural breakwater (2DH):</w:delText>
        </w:r>
        <w:r w:rsidDel="00333C34">
          <w:rPr>
            <w:noProof/>
          </w:rPr>
          <w:tab/>
          <w:delText>75</w:delText>
        </w:r>
      </w:del>
    </w:p>
    <w:p w:rsidR="00F3579D" w:rsidDel="00333C34" w:rsidRDefault="00F3579D">
      <w:pPr>
        <w:pStyle w:val="TOC2"/>
        <w:rPr>
          <w:del w:id="501" w:author="Kees Nederhoff" w:date="2015-02-20T11:50:00Z"/>
          <w:rFonts w:asciiTheme="minorHAnsi" w:eastAsiaTheme="minorEastAsia" w:hAnsiTheme="minorHAnsi" w:cstheme="minorBidi"/>
          <w:noProof/>
          <w:sz w:val="22"/>
          <w:szCs w:val="22"/>
          <w:lang w:eastAsia="zh-CN"/>
        </w:rPr>
      </w:pPr>
      <w:del w:id="502" w:author="Kees Nederhoff" w:date="2015-02-20T11:50:00Z">
        <w:r w:rsidRPr="00EE2D05" w:rsidDel="00333C34">
          <w:rPr>
            <w:noProof/>
            <w:lang w:val="en-US"/>
          </w:rPr>
          <w:delText>6.3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Advanced model coefficients</w:delText>
        </w:r>
        <w:r w:rsidDel="00333C34">
          <w:rPr>
            <w:noProof/>
          </w:rPr>
          <w:tab/>
          <w:delText>76</w:delText>
        </w:r>
      </w:del>
    </w:p>
    <w:p w:rsidR="00F3579D" w:rsidDel="00333C34" w:rsidRDefault="00F3579D">
      <w:pPr>
        <w:pStyle w:val="TOC3"/>
        <w:tabs>
          <w:tab w:val="left" w:pos="1276"/>
        </w:tabs>
        <w:rPr>
          <w:del w:id="503" w:author="Kees Nederhoff" w:date="2015-02-20T11:50:00Z"/>
          <w:rFonts w:asciiTheme="minorHAnsi" w:eastAsiaTheme="minorEastAsia" w:hAnsiTheme="minorHAnsi" w:cstheme="minorBidi"/>
          <w:noProof/>
          <w:sz w:val="22"/>
          <w:szCs w:val="22"/>
          <w:lang w:eastAsia="zh-CN"/>
        </w:rPr>
      </w:pPr>
      <w:del w:id="504" w:author="Kees Nederhoff" w:date="2015-02-20T11:50:00Z">
        <w:r w:rsidRPr="00EE2D05" w:rsidDel="00333C34">
          <w:rPr>
            <w:noProof/>
            <w:lang w:val="en-US"/>
          </w:rPr>
          <w:delText>6.3.1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 numerics</w:delText>
        </w:r>
        <w:r w:rsidDel="00333C34">
          <w:rPr>
            <w:noProof/>
          </w:rPr>
          <w:tab/>
          <w:delText>76</w:delText>
        </w:r>
      </w:del>
    </w:p>
    <w:p w:rsidR="00F3579D" w:rsidDel="00333C34" w:rsidRDefault="00F3579D">
      <w:pPr>
        <w:pStyle w:val="TOC3"/>
        <w:tabs>
          <w:tab w:val="left" w:pos="1276"/>
        </w:tabs>
        <w:rPr>
          <w:del w:id="505" w:author="Kees Nederhoff" w:date="2015-02-20T11:50:00Z"/>
          <w:rFonts w:asciiTheme="minorHAnsi" w:eastAsiaTheme="minorEastAsia" w:hAnsiTheme="minorHAnsi" w:cstheme="minorBidi"/>
          <w:noProof/>
          <w:sz w:val="22"/>
          <w:szCs w:val="22"/>
          <w:lang w:eastAsia="zh-CN"/>
        </w:rPr>
      </w:pPr>
      <w:del w:id="506" w:author="Kees Nederhoff" w:date="2015-02-20T11:50:00Z">
        <w:r w:rsidRPr="00EE2D05" w:rsidDel="00333C34">
          <w:rPr>
            <w:noProof/>
            <w:lang w:val="en-US"/>
          </w:rPr>
          <w:delText>6.3.2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 dissipation</w:delText>
        </w:r>
        <w:r w:rsidDel="00333C34">
          <w:rPr>
            <w:noProof/>
          </w:rPr>
          <w:tab/>
          <w:delText>76</w:delText>
        </w:r>
      </w:del>
    </w:p>
    <w:p w:rsidR="00F3579D" w:rsidDel="00333C34" w:rsidRDefault="00F3579D">
      <w:pPr>
        <w:pStyle w:val="TOC3"/>
        <w:tabs>
          <w:tab w:val="left" w:pos="1276"/>
        </w:tabs>
        <w:rPr>
          <w:del w:id="507" w:author="Kees Nederhoff" w:date="2015-02-20T11:50:00Z"/>
          <w:rFonts w:asciiTheme="minorHAnsi" w:eastAsiaTheme="minorEastAsia" w:hAnsiTheme="minorHAnsi" w:cstheme="minorBidi"/>
          <w:noProof/>
          <w:sz w:val="22"/>
          <w:szCs w:val="22"/>
          <w:lang w:eastAsia="zh-CN"/>
        </w:rPr>
      </w:pPr>
      <w:del w:id="508" w:author="Kees Nederhoff" w:date="2015-02-20T11:50:00Z">
        <w:r w:rsidRPr="00EE2D05" w:rsidDel="00333C34">
          <w:rPr>
            <w:noProof/>
            <w:lang w:val="en-US"/>
          </w:rPr>
          <w:delText>6.3.3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Rollers</w:delText>
        </w:r>
        <w:r w:rsidDel="00333C34">
          <w:rPr>
            <w:noProof/>
          </w:rPr>
          <w:tab/>
          <w:delText>78</w:delText>
        </w:r>
      </w:del>
    </w:p>
    <w:p w:rsidR="00F3579D" w:rsidDel="00333C34" w:rsidRDefault="00F3579D">
      <w:pPr>
        <w:pStyle w:val="TOC3"/>
        <w:tabs>
          <w:tab w:val="left" w:pos="1276"/>
        </w:tabs>
        <w:rPr>
          <w:del w:id="509" w:author="Kees Nederhoff" w:date="2015-02-20T11:50:00Z"/>
          <w:rFonts w:asciiTheme="minorHAnsi" w:eastAsiaTheme="minorEastAsia" w:hAnsiTheme="minorHAnsi" w:cstheme="minorBidi"/>
          <w:noProof/>
          <w:sz w:val="22"/>
          <w:szCs w:val="22"/>
          <w:lang w:eastAsia="zh-CN"/>
        </w:rPr>
      </w:pPr>
      <w:del w:id="510" w:author="Kees Nederhoff" w:date="2015-02-20T11:50:00Z">
        <w:r w:rsidRPr="00EE2D05" w:rsidDel="00333C34">
          <w:rPr>
            <w:noProof/>
            <w:lang w:val="en-US"/>
          </w:rPr>
          <w:delText>6.3.4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Wave-current interaction</w:delText>
        </w:r>
        <w:r w:rsidDel="00333C34">
          <w:rPr>
            <w:noProof/>
          </w:rPr>
          <w:tab/>
          <w:delText>78</w:delText>
        </w:r>
      </w:del>
    </w:p>
    <w:p w:rsidR="00F3579D" w:rsidDel="00333C34" w:rsidRDefault="00F3579D">
      <w:pPr>
        <w:pStyle w:val="TOC3"/>
        <w:tabs>
          <w:tab w:val="left" w:pos="1276"/>
        </w:tabs>
        <w:rPr>
          <w:del w:id="511" w:author="Kees Nederhoff" w:date="2015-02-20T11:50:00Z"/>
          <w:rFonts w:asciiTheme="minorHAnsi" w:eastAsiaTheme="minorEastAsia" w:hAnsiTheme="minorHAnsi" w:cstheme="minorBidi"/>
          <w:noProof/>
          <w:sz w:val="22"/>
          <w:szCs w:val="22"/>
          <w:lang w:eastAsia="zh-CN"/>
        </w:rPr>
      </w:pPr>
      <w:del w:id="512" w:author="Kees Nederhoff" w:date="2015-02-20T11:50:00Z">
        <w:r w:rsidRPr="00EE2D05" w:rsidDel="00333C34">
          <w:rPr>
            <w:noProof/>
            <w:lang w:val="en-US"/>
          </w:rPr>
          <w:delText>6.3.5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Bed friction and viscosity</w:delText>
        </w:r>
        <w:r w:rsidDel="00333C34">
          <w:rPr>
            <w:noProof/>
          </w:rPr>
          <w:tab/>
          <w:delText>78</w:delText>
        </w:r>
      </w:del>
    </w:p>
    <w:p w:rsidR="00F3579D" w:rsidDel="00333C34" w:rsidRDefault="00F3579D">
      <w:pPr>
        <w:pStyle w:val="TOC3"/>
        <w:tabs>
          <w:tab w:val="left" w:pos="1276"/>
        </w:tabs>
        <w:rPr>
          <w:del w:id="513" w:author="Kees Nederhoff" w:date="2015-02-20T11:50:00Z"/>
          <w:rFonts w:asciiTheme="minorHAnsi" w:eastAsiaTheme="minorEastAsia" w:hAnsiTheme="minorHAnsi" w:cstheme="minorBidi"/>
          <w:noProof/>
          <w:sz w:val="22"/>
          <w:szCs w:val="22"/>
          <w:lang w:eastAsia="zh-CN"/>
        </w:rPr>
      </w:pPr>
      <w:del w:id="514" w:author="Kees Nederhoff" w:date="2015-02-20T11:50:00Z">
        <w:r w:rsidRPr="00EE2D05" w:rsidDel="00333C34">
          <w:rPr>
            <w:noProof/>
            <w:lang w:val="en-US"/>
          </w:rPr>
          <w:delText>6.3.6</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Flow numerics</w:delText>
        </w:r>
        <w:r w:rsidDel="00333C34">
          <w:rPr>
            <w:noProof/>
          </w:rPr>
          <w:tab/>
          <w:delText>79</w:delText>
        </w:r>
      </w:del>
    </w:p>
    <w:p w:rsidR="00F3579D" w:rsidDel="00333C34" w:rsidRDefault="00F3579D">
      <w:pPr>
        <w:pStyle w:val="TOC3"/>
        <w:tabs>
          <w:tab w:val="left" w:pos="1276"/>
        </w:tabs>
        <w:rPr>
          <w:del w:id="515" w:author="Kees Nederhoff" w:date="2015-02-20T11:50:00Z"/>
          <w:rFonts w:asciiTheme="minorHAnsi" w:eastAsiaTheme="minorEastAsia" w:hAnsiTheme="minorHAnsi" w:cstheme="minorBidi"/>
          <w:noProof/>
          <w:sz w:val="22"/>
          <w:szCs w:val="22"/>
          <w:lang w:eastAsia="zh-CN"/>
        </w:rPr>
      </w:pPr>
      <w:del w:id="516" w:author="Kees Nederhoff" w:date="2015-02-20T11:50:00Z">
        <w:r w:rsidRPr="00EE2D05" w:rsidDel="00333C34">
          <w:rPr>
            <w:noProof/>
            <w:lang w:val="en-US"/>
          </w:rPr>
          <w:delText>6.3.7</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Sediment transport</w:delText>
        </w:r>
        <w:r w:rsidDel="00333C34">
          <w:rPr>
            <w:noProof/>
          </w:rPr>
          <w:tab/>
          <w:delText>80</w:delText>
        </w:r>
      </w:del>
    </w:p>
    <w:p w:rsidR="00F3579D" w:rsidDel="00333C34" w:rsidRDefault="00F3579D">
      <w:pPr>
        <w:pStyle w:val="TOC3"/>
        <w:tabs>
          <w:tab w:val="left" w:pos="1276"/>
        </w:tabs>
        <w:rPr>
          <w:del w:id="517" w:author="Kees Nederhoff" w:date="2015-02-20T11:50:00Z"/>
          <w:rFonts w:asciiTheme="minorHAnsi" w:eastAsiaTheme="minorEastAsia" w:hAnsiTheme="minorHAnsi" w:cstheme="minorBidi"/>
          <w:noProof/>
          <w:sz w:val="22"/>
          <w:szCs w:val="22"/>
          <w:lang w:eastAsia="zh-CN"/>
        </w:rPr>
      </w:pPr>
      <w:del w:id="518" w:author="Kees Nederhoff" w:date="2015-02-20T11:50:00Z">
        <w:r w:rsidRPr="00EE2D05" w:rsidDel="00333C34">
          <w:rPr>
            <w:noProof/>
            <w:lang w:val="en-US"/>
          </w:rPr>
          <w:delText>6.3.8</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Sediment transport numerics</w:delText>
        </w:r>
        <w:r w:rsidDel="00333C34">
          <w:rPr>
            <w:noProof/>
          </w:rPr>
          <w:tab/>
          <w:delText>84</w:delText>
        </w:r>
      </w:del>
    </w:p>
    <w:p w:rsidR="00F3579D" w:rsidDel="00333C34" w:rsidRDefault="00F3579D">
      <w:pPr>
        <w:pStyle w:val="TOC3"/>
        <w:tabs>
          <w:tab w:val="left" w:pos="1276"/>
        </w:tabs>
        <w:rPr>
          <w:del w:id="519" w:author="Kees Nederhoff" w:date="2015-02-20T11:50:00Z"/>
          <w:rFonts w:asciiTheme="minorHAnsi" w:eastAsiaTheme="minorEastAsia" w:hAnsiTheme="minorHAnsi" w:cstheme="minorBidi"/>
          <w:noProof/>
          <w:sz w:val="22"/>
          <w:szCs w:val="22"/>
          <w:lang w:eastAsia="zh-CN"/>
        </w:rPr>
      </w:pPr>
      <w:del w:id="520" w:author="Kees Nederhoff" w:date="2015-02-20T11:50:00Z">
        <w:r w:rsidRPr="00EE2D05" w:rsidDel="00333C34">
          <w:rPr>
            <w:noProof/>
            <w:lang w:val="en-US"/>
          </w:rPr>
          <w:delText>6.3.9</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Quasi-3D sediment transport</w:delText>
        </w:r>
        <w:r w:rsidDel="00333C34">
          <w:rPr>
            <w:noProof/>
          </w:rPr>
          <w:tab/>
          <w:delText>84</w:delText>
        </w:r>
      </w:del>
    </w:p>
    <w:p w:rsidR="00F3579D" w:rsidDel="00333C34" w:rsidRDefault="00F3579D">
      <w:pPr>
        <w:pStyle w:val="TOC3"/>
        <w:tabs>
          <w:tab w:val="left" w:pos="1760"/>
        </w:tabs>
        <w:rPr>
          <w:del w:id="521" w:author="Kees Nederhoff" w:date="2015-02-20T11:50:00Z"/>
          <w:rFonts w:asciiTheme="minorHAnsi" w:eastAsiaTheme="minorEastAsia" w:hAnsiTheme="minorHAnsi" w:cstheme="minorBidi"/>
          <w:noProof/>
          <w:sz w:val="22"/>
          <w:szCs w:val="22"/>
          <w:lang w:eastAsia="zh-CN"/>
        </w:rPr>
      </w:pPr>
      <w:del w:id="522" w:author="Kees Nederhoff" w:date="2015-02-20T11:50:00Z">
        <w:r w:rsidRPr="00EE2D05" w:rsidDel="00333C34">
          <w:rPr>
            <w:noProof/>
            <w:lang w:val="en-US"/>
          </w:rPr>
          <w:delText>6.3.10</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Morphology</w:delText>
        </w:r>
        <w:r w:rsidDel="00333C34">
          <w:rPr>
            <w:noProof/>
          </w:rPr>
          <w:tab/>
          <w:delText>85</w:delText>
        </w:r>
      </w:del>
    </w:p>
    <w:p w:rsidR="00F3579D" w:rsidDel="00333C34" w:rsidRDefault="00F3579D">
      <w:pPr>
        <w:pStyle w:val="TOC3"/>
        <w:tabs>
          <w:tab w:val="left" w:pos="1760"/>
        </w:tabs>
        <w:rPr>
          <w:del w:id="523" w:author="Kees Nederhoff" w:date="2015-02-20T11:50:00Z"/>
          <w:rFonts w:asciiTheme="minorHAnsi" w:eastAsiaTheme="minorEastAsia" w:hAnsiTheme="minorHAnsi" w:cstheme="minorBidi"/>
          <w:noProof/>
          <w:sz w:val="22"/>
          <w:szCs w:val="22"/>
          <w:lang w:eastAsia="zh-CN"/>
        </w:rPr>
      </w:pPr>
      <w:del w:id="524" w:author="Kees Nederhoff" w:date="2015-02-20T11:50:00Z">
        <w:r w:rsidRPr="00EE2D05" w:rsidDel="00333C34">
          <w:rPr>
            <w:noProof/>
            <w:lang w:val="en-US"/>
          </w:rPr>
          <w:delText>6.3.11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Bed update</w:delText>
        </w:r>
        <w:r w:rsidDel="00333C34">
          <w:rPr>
            <w:noProof/>
          </w:rPr>
          <w:tab/>
          <w:delText>86</w:delText>
        </w:r>
      </w:del>
    </w:p>
    <w:p w:rsidR="00F3579D" w:rsidDel="00333C34" w:rsidRDefault="00F3579D">
      <w:pPr>
        <w:pStyle w:val="TOC3"/>
        <w:tabs>
          <w:tab w:val="left" w:pos="1760"/>
        </w:tabs>
        <w:rPr>
          <w:del w:id="525" w:author="Kees Nederhoff" w:date="2015-02-20T11:50:00Z"/>
          <w:rFonts w:asciiTheme="minorHAnsi" w:eastAsiaTheme="minorEastAsia" w:hAnsiTheme="minorHAnsi" w:cstheme="minorBidi"/>
          <w:noProof/>
          <w:sz w:val="22"/>
          <w:szCs w:val="22"/>
          <w:lang w:eastAsia="zh-CN"/>
        </w:rPr>
      </w:pPr>
      <w:del w:id="526" w:author="Kees Nederhoff" w:date="2015-02-20T11:50:00Z">
        <w:r w:rsidRPr="00EE2D05" w:rsidDel="00333C34">
          <w:rPr>
            <w:noProof/>
            <w:lang w:val="en-US"/>
          </w:rPr>
          <w:delText>6.3.12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Groundwater flow</w:delText>
        </w:r>
        <w:r w:rsidDel="00333C34">
          <w:rPr>
            <w:noProof/>
          </w:rPr>
          <w:tab/>
          <w:delText>87</w:delText>
        </w:r>
      </w:del>
    </w:p>
    <w:p w:rsidR="00F3579D" w:rsidDel="00333C34" w:rsidRDefault="00F3579D">
      <w:pPr>
        <w:pStyle w:val="TOC3"/>
        <w:tabs>
          <w:tab w:val="left" w:pos="1760"/>
        </w:tabs>
        <w:rPr>
          <w:del w:id="527" w:author="Kees Nederhoff" w:date="2015-02-20T11:50:00Z"/>
          <w:rFonts w:asciiTheme="minorHAnsi" w:eastAsiaTheme="minorEastAsia" w:hAnsiTheme="minorHAnsi" w:cstheme="minorBidi"/>
          <w:noProof/>
          <w:sz w:val="22"/>
          <w:szCs w:val="22"/>
          <w:lang w:eastAsia="zh-CN"/>
        </w:rPr>
      </w:pPr>
      <w:del w:id="528" w:author="Kees Nederhoff" w:date="2015-02-20T11:50:00Z">
        <w:r w:rsidRPr="00EE2D05" w:rsidDel="00333C34">
          <w:rPr>
            <w:noProof/>
            <w:lang w:val="en-US"/>
          </w:rPr>
          <w:lastRenderedPageBreak/>
          <w:delText>6.3.13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Non-hydrostatic correction</w:delText>
        </w:r>
        <w:r w:rsidDel="00333C34">
          <w:rPr>
            <w:noProof/>
          </w:rPr>
          <w:tab/>
          <w:delText>88</w:delText>
        </w:r>
      </w:del>
    </w:p>
    <w:p w:rsidR="00F3579D" w:rsidDel="00333C34" w:rsidRDefault="00F3579D">
      <w:pPr>
        <w:pStyle w:val="TOC3"/>
        <w:tabs>
          <w:tab w:val="left" w:pos="1760"/>
        </w:tabs>
        <w:rPr>
          <w:del w:id="529" w:author="Kees Nederhoff" w:date="2015-02-20T11:50:00Z"/>
          <w:rFonts w:asciiTheme="minorHAnsi" w:eastAsiaTheme="minorEastAsia" w:hAnsiTheme="minorHAnsi" w:cstheme="minorBidi"/>
          <w:noProof/>
          <w:sz w:val="22"/>
          <w:szCs w:val="22"/>
          <w:lang w:eastAsia="zh-CN"/>
        </w:rPr>
      </w:pPr>
      <w:del w:id="530" w:author="Kees Nederhoff" w:date="2015-02-20T11:50:00Z">
        <w:r w:rsidRPr="00EE2D05" w:rsidDel="00333C34">
          <w:rPr>
            <w:noProof/>
            <w:lang w:val="en-US"/>
          </w:rPr>
          <w:delText>6.3.14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Physical constants</w:delText>
        </w:r>
        <w:r w:rsidDel="00333C34">
          <w:rPr>
            <w:noProof/>
          </w:rPr>
          <w:tab/>
          <w:delText>90</w:delText>
        </w:r>
      </w:del>
    </w:p>
    <w:p w:rsidR="00F3579D" w:rsidDel="00333C34" w:rsidRDefault="00F3579D">
      <w:pPr>
        <w:pStyle w:val="TOC3"/>
        <w:tabs>
          <w:tab w:val="left" w:pos="1760"/>
        </w:tabs>
        <w:rPr>
          <w:del w:id="531" w:author="Kees Nederhoff" w:date="2015-02-20T11:50:00Z"/>
          <w:rFonts w:asciiTheme="minorHAnsi" w:eastAsiaTheme="minorEastAsia" w:hAnsiTheme="minorHAnsi" w:cstheme="minorBidi"/>
          <w:noProof/>
          <w:sz w:val="22"/>
          <w:szCs w:val="22"/>
          <w:lang w:eastAsia="zh-CN"/>
        </w:rPr>
      </w:pPr>
      <w:del w:id="532" w:author="Kees Nederhoff" w:date="2015-02-20T11:50:00Z">
        <w:r w:rsidRPr="00EE2D05" w:rsidDel="00333C34">
          <w:rPr>
            <w:noProof/>
            <w:lang w:val="en-US"/>
          </w:rPr>
          <w:delText>6.3.15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Coriolis force</w:delText>
        </w:r>
        <w:r w:rsidDel="00333C34">
          <w:rPr>
            <w:noProof/>
          </w:rPr>
          <w:tab/>
          <w:delText>90</w:delText>
        </w:r>
      </w:del>
    </w:p>
    <w:p w:rsidR="00F3579D" w:rsidDel="00333C34" w:rsidRDefault="00F3579D">
      <w:pPr>
        <w:pStyle w:val="TOC3"/>
        <w:tabs>
          <w:tab w:val="left" w:pos="1760"/>
        </w:tabs>
        <w:rPr>
          <w:del w:id="533" w:author="Kees Nederhoff" w:date="2015-02-20T11:50:00Z"/>
          <w:rFonts w:asciiTheme="minorHAnsi" w:eastAsiaTheme="minorEastAsia" w:hAnsiTheme="minorHAnsi" w:cstheme="minorBidi"/>
          <w:noProof/>
          <w:sz w:val="22"/>
          <w:szCs w:val="22"/>
          <w:lang w:eastAsia="zh-CN"/>
        </w:rPr>
      </w:pPr>
      <w:del w:id="534" w:author="Kees Nederhoff" w:date="2015-02-20T11:50:00Z">
        <w:r w:rsidRPr="00EE2D05" w:rsidDel="00333C34">
          <w:rPr>
            <w:noProof/>
            <w:lang w:val="en-US"/>
          </w:rPr>
          <w:delText>6.3.16</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MPI</w:delText>
        </w:r>
        <w:r w:rsidDel="00333C34">
          <w:rPr>
            <w:noProof/>
          </w:rPr>
          <w:tab/>
        </w:r>
        <w:r w:rsidDel="00333C34">
          <w:rPr>
            <w:noProof/>
          </w:rPr>
          <w:tab/>
          <w:delText>90</w:delText>
        </w:r>
      </w:del>
    </w:p>
    <w:p w:rsidR="00F3579D" w:rsidDel="00333C34" w:rsidRDefault="00F3579D">
      <w:pPr>
        <w:pStyle w:val="TOC3"/>
        <w:tabs>
          <w:tab w:val="left" w:pos="1760"/>
        </w:tabs>
        <w:rPr>
          <w:del w:id="535" w:author="Kees Nederhoff" w:date="2015-02-20T11:50:00Z"/>
          <w:rFonts w:asciiTheme="minorHAnsi" w:eastAsiaTheme="minorEastAsia" w:hAnsiTheme="minorHAnsi" w:cstheme="minorBidi"/>
          <w:noProof/>
          <w:sz w:val="22"/>
          <w:szCs w:val="22"/>
          <w:lang w:eastAsia="zh-CN"/>
        </w:rPr>
      </w:pPr>
      <w:del w:id="536" w:author="Kees Nederhoff" w:date="2015-02-20T11:50:00Z">
        <w:r w:rsidRPr="00EE2D05" w:rsidDel="00333C34">
          <w:rPr>
            <w:noProof/>
            <w:lang w:val="en-US"/>
          </w:rPr>
          <w:delText>6.3.17</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Output projection</w:delText>
        </w:r>
        <w:r w:rsidDel="00333C34">
          <w:rPr>
            <w:noProof/>
          </w:rPr>
          <w:tab/>
          <w:delText>91</w:delText>
        </w:r>
      </w:del>
    </w:p>
    <w:p w:rsidR="00F3579D" w:rsidDel="00333C34" w:rsidRDefault="00F3579D">
      <w:pPr>
        <w:pStyle w:val="TOC2"/>
        <w:rPr>
          <w:del w:id="537" w:author="Kees Nederhoff" w:date="2015-02-20T11:50:00Z"/>
          <w:rFonts w:asciiTheme="minorHAnsi" w:eastAsiaTheme="minorEastAsia" w:hAnsiTheme="minorHAnsi" w:cstheme="minorBidi"/>
          <w:noProof/>
          <w:sz w:val="22"/>
          <w:szCs w:val="22"/>
          <w:lang w:eastAsia="zh-CN"/>
        </w:rPr>
      </w:pPr>
      <w:del w:id="538" w:author="Kees Nederhoff" w:date="2015-02-20T11:50:00Z">
        <w:r w:rsidRPr="00EE2D05" w:rsidDel="00333C34">
          <w:rPr>
            <w:noProof/>
            <w:lang w:val="en-US"/>
          </w:rPr>
          <w:delText>6.4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Numerical implementation</w:delText>
        </w:r>
        <w:r w:rsidDel="00333C34">
          <w:rPr>
            <w:noProof/>
          </w:rPr>
          <w:tab/>
          <w:delText>92</w:delText>
        </w:r>
      </w:del>
    </w:p>
    <w:p w:rsidR="00F3579D" w:rsidDel="00333C34" w:rsidRDefault="00F3579D">
      <w:pPr>
        <w:pStyle w:val="TOC3"/>
        <w:tabs>
          <w:tab w:val="left" w:pos="1276"/>
        </w:tabs>
        <w:rPr>
          <w:del w:id="539" w:author="Kees Nederhoff" w:date="2015-02-20T11:50:00Z"/>
          <w:rFonts w:asciiTheme="minorHAnsi" w:eastAsiaTheme="minorEastAsia" w:hAnsiTheme="minorHAnsi" w:cstheme="minorBidi"/>
          <w:noProof/>
          <w:sz w:val="22"/>
          <w:szCs w:val="22"/>
          <w:lang w:eastAsia="zh-CN"/>
        </w:rPr>
      </w:pPr>
      <w:del w:id="540" w:author="Kees Nederhoff" w:date="2015-02-20T11:50:00Z">
        <w:r w:rsidRPr="00EE2D05" w:rsidDel="00333C34">
          <w:rPr>
            <w:noProof/>
            <w:lang w:val="en-US"/>
          </w:rPr>
          <w:delText>6.4.1</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Grid types</w:delText>
        </w:r>
        <w:r w:rsidDel="00333C34">
          <w:rPr>
            <w:noProof/>
          </w:rPr>
          <w:tab/>
          <w:delText>92</w:delText>
        </w:r>
      </w:del>
    </w:p>
    <w:p w:rsidR="00F3579D" w:rsidDel="00333C34" w:rsidRDefault="00F3579D">
      <w:pPr>
        <w:pStyle w:val="TOC3"/>
        <w:tabs>
          <w:tab w:val="left" w:pos="1276"/>
        </w:tabs>
        <w:rPr>
          <w:del w:id="541" w:author="Kees Nederhoff" w:date="2015-02-20T11:50:00Z"/>
          <w:rFonts w:asciiTheme="minorHAnsi" w:eastAsiaTheme="minorEastAsia" w:hAnsiTheme="minorHAnsi" w:cstheme="minorBidi"/>
          <w:noProof/>
          <w:sz w:val="22"/>
          <w:szCs w:val="22"/>
          <w:lang w:eastAsia="zh-CN"/>
        </w:rPr>
      </w:pPr>
      <w:del w:id="542" w:author="Kees Nederhoff" w:date="2015-02-20T11:50:00Z">
        <w:r w:rsidRPr="00EE2D05" w:rsidDel="00333C34">
          <w:rPr>
            <w:noProof/>
            <w:lang w:val="en-US"/>
          </w:rPr>
          <w:delText>6.4.2</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Grid set-up</w:delText>
        </w:r>
        <w:r w:rsidDel="00333C34">
          <w:rPr>
            <w:noProof/>
          </w:rPr>
          <w:tab/>
          <w:delText>92</w:delText>
        </w:r>
      </w:del>
    </w:p>
    <w:p w:rsidR="00F3579D" w:rsidDel="00333C34" w:rsidRDefault="00F3579D">
      <w:pPr>
        <w:pStyle w:val="TOC3"/>
        <w:tabs>
          <w:tab w:val="left" w:pos="1276"/>
        </w:tabs>
        <w:rPr>
          <w:del w:id="543" w:author="Kees Nederhoff" w:date="2015-02-20T11:50:00Z"/>
          <w:rFonts w:asciiTheme="minorHAnsi" w:eastAsiaTheme="minorEastAsia" w:hAnsiTheme="minorHAnsi" w:cstheme="minorBidi"/>
          <w:noProof/>
          <w:sz w:val="22"/>
          <w:szCs w:val="22"/>
          <w:lang w:eastAsia="zh-CN"/>
        </w:rPr>
      </w:pPr>
      <w:del w:id="544" w:author="Kees Nederhoff" w:date="2015-02-20T11:50:00Z">
        <w:r w:rsidRPr="00EE2D05" w:rsidDel="00333C34">
          <w:rPr>
            <w:noProof/>
            <w:lang w:val="en-US"/>
          </w:rPr>
          <w:delText>6.4.3</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Shallow water equations</w:delText>
        </w:r>
        <w:r w:rsidDel="00333C34">
          <w:rPr>
            <w:noProof/>
          </w:rPr>
          <w:tab/>
          <w:delText>92</w:delText>
        </w:r>
      </w:del>
    </w:p>
    <w:p w:rsidR="00F3579D" w:rsidDel="00333C34" w:rsidRDefault="00F3579D">
      <w:pPr>
        <w:pStyle w:val="TOC3"/>
        <w:tabs>
          <w:tab w:val="left" w:pos="1276"/>
        </w:tabs>
        <w:rPr>
          <w:del w:id="545" w:author="Kees Nederhoff" w:date="2015-02-20T11:50:00Z"/>
          <w:rFonts w:asciiTheme="minorHAnsi" w:eastAsiaTheme="minorEastAsia" w:hAnsiTheme="minorHAnsi" w:cstheme="minorBidi"/>
          <w:noProof/>
          <w:sz w:val="22"/>
          <w:szCs w:val="22"/>
          <w:lang w:eastAsia="zh-CN"/>
        </w:rPr>
      </w:pPr>
      <w:del w:id="546" w:author="Kees Nederhoff" w:date="2015-02-20T11:50:00Z">
        <w:r w:rsidRPr="00EE2D05" w:rsidDel="00333C34">
          <w:rPr>
            <w:noProof/>
            <w:lang w:val="en-US"/>
          </w:rPr>
          <w:delText>6.4.4</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Wave action balance</w:delText>
        </w:r>
        <w:r w:rsidDel="00333C34">
          <w:rPr>
            <w:noProof/>
          </w:rPr>
          <w:tab/>
          <w:delText>95</w:delText>
        </w:r>
      </w:del>
    </w:p>
    <w:p w:rsidR="00F3579D" w:rsidDel="00333C34" w:rsidRDefault="00F3579D">
      <w:pPr>
        <w:pStyle w:val="TOC3"/>
        <w:tabs>
          <w:tab w:val="left" w:pos="1276"/>
        </w:tabs>
        <w:rPr>
          <w:del w:id="547" w:author="Kees Nederhoff" w:date="2015-02-20T11:50:00Z"/>
          <w:rFonts w:asciiTheme="minorHAnsi" w:eastAsiaTheme="minorEastAsia" w:hAnsiTheme="minorHAnsi" w:cstheme="minorBidi"/>
          <w:noProof/>
          <w:sz w:val="22"/>
          <w:szCs w:val="22"/>
          <w:lang w:eastAsia="zh-CN"/>
        </w:rPr>
      </w:pPr>
      <w:del w:id="548" w:author="Kees Nederhoff" w:date="2015-02-20T11:50:00Z">
        <w:r w:rsidRPr="00EE2D05" w:rsidDel="00333C34">
          <w:rPr>
            <w:noProof/>
            <w:lang w:val="en-US"/>
          </w:rPr>
          <w:delText>6.4.5</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Shallow water equations</w:delText>
        </w:r>
        <w:r w:rsidDel="00333C34">
          <w:rPr>
            <w:noProof/>
          </w:rPr>
          <w:tab/>
          <w:delText>96</w:delText>
        </w:r>
      </w:del>
    </w:p>
    <w:p w:rsidR="00F3579D" w:rsidDel="00333C34" w:rsidRDefault="00F3579D">
      <w:pPr>
        <w:pStyle w:val="TOC3"/>
        <w:tabs>
          <w:tab w:val="left" w:pos="1276"/>
        </w:tabs>
        <w:rPr>
          <w:del w:id="549" w:author="Kees Nederhoff" w:date="2015-02-20T11:50:00Z"/>
          <w:rFonts w:asciiTheme="minorHAnsi" w:eastAsiaTheme="minorEastAsia" w:hAnsiTheme="minorHAnsi" w:cstheme="minorBidi"/>
          <w:noProof/>
          <w:sz w:val="22"/>
          <w:szCs w:val="22"/>
          <w:lang w:eastAsia="zh-CN"/>
        </w:rPr>
      </w:pPr>
      <w:del w:id="550" w:author="Kees Nederhoff" w:date="2015-02-20T11:50:00Z">
        <w:r w:rsidRPr="00EE2D05" w:rsidDel="00333C34">
          <w:rPr>
            <w:noProof/>
            <w:lang w:val="en-US"/>
          </w:rPr>
          <w:delText>6.4.6</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Groundwater flow</w:delText>
        </w:r>
        <w:r w:rsidDel="00333C34">
          <w:rPr>
            <w:noProof/>
          </w:rPr>
          <w:tab/>
          <w:delText>96</w:delText>
        </w:r>
      </w:del>
    </w:p>
    <w:p w:rsidR="00F3579D" w:rsidDel="00333C34" w:rsidRDefault="00F3579D">
      <w:pPr>
        <w:pStyle w:val="TOC3"/>
        <w:tabs>
          <w:tab w:val="left" w:pos="1276"/>
        </w:tabs>
        <w:rPr>
          <w:del w:id="551" w:author="Kees Nederhoff" w:date="2015-02-20T11:50:00Z"/>
          <w:rFonts w:asciiTheme="minorHAnsi" w:eastAsiaTheme="minorEastAsia" w:hAnsiTheme="minorHAnsi" w:cstheme="minorBidi"/>
          <w:noProof/>
          <w:sz w:val="22"/>
          <w:szCs w:val="22"/>
          <w:lang w:eastAsia="zh-CN"/>
        </w:rPr>
      </w:pPr>
      <w:del w:id="552" w:author="Kees Nederhoff" w:date="2015-02-20T11:50:00Z">
        <w:r w:rsidRPr="00EE2D05" w:rsidDel="00333C34">
          <w:rPr>
            <w:noProof/>
            <w:lang w:val="en-US"/>
          </w:rPr>
          <w:delText>6.4.7</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Sediment transport</w:delText>
        </w:r>
        <w:r w:rsidDel="00333C34">
          <w:rPr>
            <w:noProof/>
          </w:rPr>
          <w:tab/>
          <w:delText>101</w:delText>
        </w:r>
      </w:del>
    </w:p>
    <w:p w:rsidR="00F3579D" w:rsidDel="00333C34" w:rsidRDefault="00F3579D">
      <w:pPr>
        <w:pStyle w:val="TOC3"/>
        <w:tabs>
          <w:tab w:val="left" w:pos="1276"/>
        </w:tabs>
        <w:rPr>
          <w:del w:id="553" w:author="Kees Nederhoff" w:date="2015-02-20T11:50:00Z"/>
          <w:rFonts w:asciiTheme="minorHAnsi" w:eastAsiaTheme="minorEastAsia" w:hAnsiTheme="minorHAnsi" w:cstheme="minorBidi"/>
          <w:noProof/>
          <w:sz w:val="22"/>
          <w:szCs w:val="22"/>
          <w:lang w:eastAsia="zh-CN"/>
        </w:rPr>
      </w:pPr>
      <w:del w:id="554" w:author="Kees Nederhoff" w:date="2015-02-20T11:50:00Z">
        <w:r w:rsidRPr="00EE2D05" w:rsidDel="00333C34">
          <w:rPr>
            <w:noProof/>
            <w:lang w:val="en-US"/>
          </w:rPr>
          <w:delText>6.4.8</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Bottom updating schemes</w:delText>
        </w:r>
        <w:r w:rsidDel="00333C34">
          <w:rPr>
            <w:noProof/>
          </w:rPr>
          <w:tab/>
          <w:delText>102</w:delText>
        </w:r>
      </w:del>
    </w:p>
    <w:p w:rsidR="00F3579D" w:rsidDel="00333C34" w:rsidRDefault="00F3579D">
      <w:pPr>
        <w:pStyle w:val="TOC3"/>
        <w:tabs>
          <w:tab w:val="left" w:pos="1276"/>
        </w:tabs>
        <w:rPr>
          <w:del w:id="555" w:author="Kees Nederhoff" w:date="2015-02-20T11:50:00Z"/>
          <w:rFonts w:asciiTheme="minorHAnsi" w:eastAsiaTheme="minorEastAsia" w:hAnsiTheme="minorHAnsi" w:cstheme="minorBidi"/>
          <w:noProof/>
          <w:sz w:val="22"/>
          <w:szCs w:val="22"/>
          <w:lang w:eastAsia="zh-CN"/>
        </w:rPr>
      </w:pPr>
      <w:del w:id="556" w:author="Kees Nederhoff" w:date="2015-02-20T11:50:00Z">
        <w:r w:rsidRPr="00EE2D05" w:rsidDel="00333C34">
          <w:rPr>
            <w:noProof/>
            <w:lang w:val="en-US"/>
          </w:rPr>
          <w:delText>6.4.9</w:delText>
        </w:r>
        <w:r w:rsidDel="00333C34">
          <w:rPr>
            <w:rFonts w:asciiTheme="minorHAnsi" w:eastAsiaTheme="minorEastAsia" w:hAnsiTheme="minorHAnsi" w:cstheme="minorBidi"/>
            <w:noProof/>
            <w:sz w:val="22"/>
            <w:szCs w:val="22"/>
            <w:lang w:eastAsia="zh-CN"/>
          </w:rPr>
          <w:tab/>
        </w:r>
        <w:r w:rsidRPr="00EE2D05" w:rsidDel="00333C34">
          <w:rPr>
            <w:noProof/>
            <w:lang w:val="en-US"/>
          </w:rPr>
          <w:delText>Non-hydrostatic</w:delText>
        </w:r>
        <w:r w:rsidDel="00333C34">
          <w:rPr>
            <w:noProof/>
          </w:rPr>
          <w:tab/>
          <w:delText>103</w:delText>
        </w:r>
      </w:del>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568" w:name="bmChap1"/>
    <w:bookmarkEnd w:id="568"/>
    <w:p w:rsidR="000C5FE2" w:rsidRPr="004D7B46" w:rsidRDefault="000C5FE2" w:rsidP="004D7B46">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del w:id="569" w:author="Kees Nederhoff" w:date="2015-02-20T11:50:00Z">
        <w:r w:rsidRPr="004D7B46">
          <w:rPr>
            <w:rStyle w:val="Hidden"/>
            <w:noProof w:val="0"/>
            <w:lang w:val="en-US"/>
          </w:rPr>
          <w:fldChar w:fldCharType="end"/>
        </w:r>
      </w:del>
      <w:r w:rsidRPr="004D7B46">
        <w:rPr>
          <w:rStyle w:val="Hidden"/>
          <w:noProof w:val="0"/>
          <w:lang w:val="en-US"/>
        </w:rPr>
        <w:fldChar w:fldCharType="begin"/>
      </w:r>
      <w:r w:rsidRPr="004D7B46">
        <w:rPr>
          <w:rStyle w:val="Hidden"/>
          <w:noProof w:val="0"/>
          <w:lang w:val="en-US"/>
        </w:rPr>
        <w:instrText xml:space="preserve"> SEQ MTSec \r 1 \h \* MERGEFORMAT </w:instrText>
      </w:r>
      <w:del w:id="570" w:author="Kees Nederhoff" w:date="2015-02-20T11:50:00Z">
        <w:r w:rsidRPr="004D7B46">
          <w:rPr>
            <w:rStyle w:val="Hidden"/>
            <w:noProof w:val="0"/>
            <w:lang w:val="en-US"/>
          </w:rPr>
          <w:fldChar w:fldCharType="end"/>
        </w:r>
      </w:del>
      <w:r w:rsidRPr="004D7B46">
        <w:rPr>
          <w:rStyle w:val="Hidden"/>
          <w:noProof w:val="0"/>
          <w:lang w:val="en-US"/>
        </w:rPr>
        <w:fldChar w:fldCharType="end"/>
      </w:r>
      <w:r w:rsidRPr="004D7B46">
        <w:rPr>
          <w:sz w:val="2"/>
          <w:szCs w:val="2"/>
          <w:lang w:val="en-US"/>
        </w:rPr>
        <w:t xml:space="preserve"> </w:t>
      </w:r>
      <w:bookmarkStart w:id="571" w:name="_Toc412196349"/>
      <w:r w:rsidR="008C2325" w:rsidRPr="004D7B46">
        <w:rPr>
          <w:lang w:val="en-US"/>
        </w:rPr>
        <w:t>Introduction</w:t>
      </w:r>
      <w:bookmarkEnd w:id="571"/>
    </w:p>
    <w:p w:rsidR="008C2325" w:rsidRPr="004D7B46" w:rsidRDefault="008C2325" w:rsidP="004D7B46">
      <w:pPr>
        <w:rPr>
          <w:color w:val="FF0000"/>
          <w:lang w:val="en-US"/>
        </w:rPr>
      </w:pPr>
      <w:r w:rsidRPr="004D7B46">
        <w:rPr>
          <w:color w:val="FF0000"/>
          <w:lang w:val="en-US"/>
        </w:rPr>
        <w:t>Dano, Ad, Ap</w:t>
      </w:r>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572" w:name="_Toc412196350"/>
      <w:r w:rsidRPr="004D7B46">
        <w:rPr>
          <w:lang w:val="en-US"/>
        </w:rPr>
        <w:lastRenderedPageBreak/>
        <w:t>Processes and model formulation</w:t>
      </w:r>
      <w:bookmarkEnd w:id="572"/>
    </w:p>
    <w:p w:rsidR="008C2325" w:rsidRPr="004D7B46" w:rsidRDefault="008C2325" w:rsidP="004D7B46">
      <w:pPr>
        <w:pStyle w:val="Heading2"/>
        <w:jc w:val="both"/>
        <w:rPr>
          <w:lang w:val="en-US"/>
        </w:rPr>
      </w:pPr>
      <w:bookmarkStart w:id="573" w:name="_Toc412196351"/>
      <w:r w:rsidRPr="004D7B46">
        <w:rPr>
          <w:lang w:val="en-US"/>
        </w:rPr>
        <w:t>Domain and definitions</w:t>
      </w:r>
      <w:bookmarkEnd w:id="573"/>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574" w:name="_Toc412196352"/>
      <w:r w:rsidRPr="004D7B46">
        <w:rPr>
          <w:lang w:val="en-US"/>
        </w:rPr>
        <w:t>Hydrodynamics options</w:t>
      </w:r>
      <w:bookmarkEnd w:id="574"/>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575" w:name="_Toc412196353"/>
      <w:r w:rsidRPr="004D7B46">
        <w:rPr>
          <w:lang w:val="en-US"/>
        </w:rPr>
        <w:t>Stationary mode</w:t>
      </w:r>
      <w:bookmarkEnd w:id="575"/>
    </w:p>
    <w:p w:rsidR="008C2325" w:rsidRPr="004D7B46" w:rsidRDefault="008C2325" w:rsidP="004D7B46">
      <w:pPr>
        <w:pStyle w:val="Heading3"/>
        <w:jc w:val="both"/>
        <w:rPr>
          <w:lang w:val="en-US"/>
        </w:rPr>
      </w:pPr>
      <w:bookmarkStart w:id="576" w:name="_Toc412196354"/>
      <w:r w:rsidRPr="004D7B46">
        <w:rPr>
          <w:lang w:val="en-US"/>
        </w:rPr>
        <w:t>Non-stationary (surfbeat) mode</w:t>
      </w:r>
      <w:bookmarkEnd w:id="576"/>
    </w:p>
    <w:p w:rsidR="008C2325" w:rsidRPr="004D7B46" w:rsidRDefault="008C2325" w:rsidP="004D7B46">
      <w:pPr>
        <w:pStyle w:val="Heading3"/>
        <w:jc w:val="both"/>
        <w:rPr>
          <w:lang w:val="en-US"/>
        </w:rPr>
      </w:pPr>
      <w:bookmarkStart w:id="577" w:name="_Toc412196355"/>
      <w:r w:rsidRPr="004D7B46">
        <w:rPr>
          <w:lang w:val="en-US"/>
        </w:rPr>
        <w:t>Wave resolving mode</w:t>
      </w:r>
      <w:bookmarkEnd w:id="577"/>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578" w:name="_Toc412196356"/>
      <w:r w:rsidRPr="004D7B46">
        <w:rPr>
          <w:lang w:val="en-US"/>
        </w:rPr>
        <w:lastRenderedPageBreak/>
        <w:t>Short wave propagation</w:t>
      </w:r>
      <w:bookmarkEnd w:id="578"/>
    </w:p>
    <w:p w:rsidR="008C2325" w:rsidRPr="004D7B46" w:rsidRDefault="008C2325" w:rsidP="004D7B46">
      <w:pPr>
        <w:pStyle w:val="Heading3"/>
        <w:jc w:val="both"/>
        <w:rPr>
          <w:lang w:val="en-US"/>
        </w:rPr>
      </w:pPr>
      <w:bookmarkStart w:id="579" w:name="_Toc412196357"/>
      <w:r w:rsidRPr="004D7B46">
        <w:rPr>
          <w:lang w:val="en-US"/>
        </w:rPr>
        <w:t>Wave action balance</w:t>
      </w:r>
      <w:bookmarkEnd w:id="579"/>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pt;height:35.15pt" o:ole="">
            <v:imagedata r:id="rId23" o:title=""/>
          </v:shape>
          <o:OLEObject Type="Embed" ProgID="Equation.DSMT4" ShapeID="_x0000_i1025" DrawAspect="Content" ObjectID="_1485962802"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80"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8.1pt;height:33.5pt" o:ole="">
            <v:imagedata r:id="rId25" o:title=""/>
          </v:shape>
          <o:OLEObject Type="Embed" ProgID="Equation.DSMT4" ShapeID="_x0000_i1026" DrawAspect="Content" ObjectID="_1485962803"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581" w:author="Kees Nederhoff" w:date="2015-02-20T11:50:00Z">
        <w:r w:rsidR="000921A6" w:rsidRPr="004D7B46">
          <w:rPr>
            <w:lang w:val="en-US"/>
          </w:rPr>
          <w:fldChar w:fldCharType="end"/>
        </w:r>
      </w:del>
      <w:bookmarkStart w:id="582"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2</w:instrText>
      </w:r>
      <w:r w:rsidR="00883631" w:rsidRPr="004D7B46">
        <w:rPr>
          <w:noProof/>
          <w:lang w:val="en-US"/>
        </w:rPr>
        <w:fldChar w:fldCharType="end"/>
      </w:r>
      <w:r w:rsidR="000921A6" w:rsidRPr="004D7B46">
        <w:rPr>
          <w:lang w:val="en-US"/>
        </w:rPr>
        <w:instrText>)</w:instrText>
      </w:r>
      <w:bookmarkEnd w:id="582"/>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ins w:id="583"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w:instrText>
        </w:r>
        <w:r w:rsidR="00333C34" w:rsidRPr="004D7B46">
          <w:rPr>
            <w:lang w:val="en-US"/>
          </w:rPr>
          <w:instrText>)</w:instrText>
        </w:r>
      </w:ins>
      <w:del w:id="584"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2</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65pt;height:41.85pt" o:ole="">
            <v:imagedata r:id="rId27" o:title=""/>
          </v:shape>
          <o:OLEObject Type="Embed" ProgID="Equation.DSMT4" ShapeID="_x0000_i1027" DrawAspect="Content" ObjectID="_1485962804"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585" w:author="Kees Nederhoff" w:date="2015-02-20T11:50:00Z">
        <w:r w:rsidR="000921A6" w:rsidRPr="004D7B46">
          <w:rPr>
            <w:lang w:val="en-US"/>
          </w:rPr>
          <w:fldChar w:fldCharType="end"/>
        </w:r>
      </w:del>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r w:rsidR="000F7986" w:rsidRPr="004D7B46">
        <w:rPr>
          <w:i/>
          <w:lang w:val="en-US"/>
        </w:rPr>
        <w:t>v</w:t>
      </w:r>
      <w:r w:rsidR="000F7986" w:rsidRPr="004D7B46">
        <w:rPr>
          <w:i/>
          <w:vertAlign w:val="superscript"/>
          <w:lang w:val="en-US"/>
        </w:rPr>
        <w:t>L</w:t>
      </w:r>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3pt;height:72.85pt" o:ole="">
            <v:imagedata r:id="rId29" o:title=""/>
          </v:shape>
          <o:OLEObject Type="Embed" ProgID="Equation.DSMT4" ShapeID="_x0000_i1028" DrawAspect="Content" ObjectID="_1485962805"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del w:id="586" w:author="Kees Nederhoff" w:date="2015-02-20T11:50:00Z">
        <w:r w:rsidR="000921A6" w:rsidRPr="004D7B46">
          <w:rPr>
            <w:lang w:val="en-US"/>
          </w:rPr>
          <w:fldChar w:fldCharType="end"/>
        </w:r>
      </w:del>
      <w:bookmarkStart w:id="587"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4</w:instrText>
      </w:r>
      <w:r w:rsidR="00883631" w:rsidRPr="004D7B46">
        <w:rPr>
          <w:noProof/>
          <w:lang w:val="en-US"/>
        </w:rPr>
        <w:fldChar w:fldCharType="end"/>
      </w:r>
      <w:r w:rsidR="000921A6" w:rsidRPr="004D7B46">
        <w:rPr>
          <w:lang w:val="en-US"/>
        </w:rPr>
        <w:instrText>)</w:instrText>
      </w:r>
      <w:bookmarkEnd w:id="587"/>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ins w:id="58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4</w:instrText>
        </w:r>
        <w:r w:rsidR="00333C34" w:rsidRPr="004D7B46">
          <w:rPr>
            <w:lang w:val="en-US"/>
          </w:rPr>
          <w:instrText>)</w:instrText>
        </w:r>
      </w:ins>
      <w:del w:id="589"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4</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ins w:id="59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5</w:instrText>
        </w:r>
        <w:r w:rsidR="00333C34" w:rsidRPr="004D7B46">
          <w:rPr>
            <w:lang w:val="en-US"/>
          </w:rPr>
          <w:instrText>)</w:instrText>
        </w:r>
      </w:ins>
      <w:del w:id="591" w:author="Kees Nederhoff" w:date="2015-02-20T11:50:00Z">
        <w:r w:rsidR="004D7B46" w:rsidRPr="004D7B46" w:rsidDel="00333C34">
          <w:rPr>
            <w:lang w:val="en-US"/>
          </w:rPr>
          <w:delInstrText>(1.5)</w:delInstrText>
        </w:r>
      </w:del>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7pt;height:67pt" o:ole="">
            <v:imagedata r:id="rId31" o:title=""/>
          </v:shape>
          <o:OLEObject Type="Embed" ProgID="Equation.DSMT4" ShapeID="_x0000_i1029" DrawAspect="Content" ObjectID="_1485962806"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92" w:author="Kees Nederhoff" w:date="2015-02-20T11:50:00Z">
        <w:r w:rsidRPr="004D7B46">
          <w:rPr>
            <w:lang w:val="en-US"/>
          </w:rPr>
          <w:fldChar w:fldCharType="end"/>
        </w:r>
      </w:del>
      <w:bookmarkStart w:id="593"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5</w:instrText>
      </w:r>
      <w:r w:rsidR="00883631" w:rsidRPr="004D7B46">
        <w:rPr>
          <w:noProof/>
          <w:lang w:val="en-US"/>
        </w:rPr>
        <w:fldChar w:fldCharType="end"/>
      </w:r>
      <w:r w:rsidRPr="004D7B46">
        <w:rPr>
          <w:lang w:val="en-US"/>
        </w:rPr>
        <w:instrText>)</w:instrText>
      </w:r>
      <w:bookmarkEnd w:id="593"/>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ins w:id="59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6</w:instrText>
        </w:r>
        <w:r w:rsidR="00333C34" w:rsidRPr="004D7B46">
          <w:rPr>
            <w:lang w:val="en-US"/>
          </w:rPr>
          <w:instrText>)</w:instrText>
        </w:r>
      </w:ins>
      <w:del w:id="595" w:author="Kees Nederhoff" w:date="2015-02-20T11:50:00Z">
        <w:r w:rsidR="004D7B46" w:rsidRPr="004D7B46" w:rsidDel="00333C34">
          <w:rPr>
            <w:lang w:val="en-US"/>
          </w:rPr>
          <w:delInstrText>(1.6)</w:delInstrText>
        </w:r>
      </w:del>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3pt;height:24.3pt" o:ole="">
            <v:imagedata r:id="rId33" o:title=""/>
          </v:shape>
          <o:OLEObject Type="Embed" ProgID="Equation.DSMT4" ShapeID="_x0000_i1030" DrawAspect="Content" ObjectID="_1485962807"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596" w:author="Kees Nederhoff" w:date="2015-02-20T11:50:00Z">
        <w:r w:rsidRPr="004D7B46">
          <w:rPr>
            <w:lang w:val="en-US"/>
          </w:rPr>
          <w:fldChar w:fldCharType="end"/>
        </w:r>
      </w:del>
      <w:bookmarkStart w:id="597"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6</w:instrText>
      </w:r>
      <w:r w:rsidR="00883631" w:rsidRPr="004D7B46">
        <w:rPr>
          <w:noProof/>
          <w:lang w:val="en-US"/>
        </w:rPr>
        <w:fldChar w:fldCharType="end"/>
      </w:r>
      <w:r w:rsidRPr="004D7B46">
        <w:rPr>
          <w:lang w:val="en-US"/>
        </w:rPr>
        <w:instrText>)</w:instrText>
      </w:r>
      <w:bookmarkEnd w:id="597"/>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ins w:id="59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w:instrText>
        </w:r>
        <w:r w:rsidR="00333C34" w:rsidRPr="004D7B46">
          <w:rPr>
            <w:lang w:val="en-US"/>
          </w:rPr>
          <w:instrText>)</w:instrText>
        </w:r>
      </w:ins>
      <w:del w:id="599" w:author="Kees Nederhoff" w:date="2015-02-20T11:50:00Z">
        <w:r w:rsidR="004D7B46" w:rsidRPr="004D7B46" w:rsidDel="00333C34">
          <w:rPr>
            <w:lang w:val="en-US"/>
          </w:rPr>
          <w:delInstrText>(1.7)</w:delInstrText>
        </w:r>
      </w:del>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3pt;height:20.1pt" o:ole="">
            <v:imagedata r:id="rId35" o:title=""/>
          </v:shape>
          <o:OLEObject Type="Embed" ProgID="Equation.DSMT4" ShapeID="_x0000_i1031" DrawAspect="Content" ObjectID="_1485962808"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00" w:author="Kees Nederhoff" w:date="2015-02-20T11:50:00Z">
        <w:r w:rsidRPr="004D7B46">
          <w:rPr>
            <w:lang w:val="en-US"/>
          </w:rPr>
          <w:fldChar w:fldCharType="end"/>
        </w:r>
      </w:del>
      <w:bookmarkStart w:id="601"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7</w:instrText>
      </w:r>
      <w:r w:rsidR="00883631" w:rsidRPr="004D7B46">
        <w:rPr>
          <w:noProof/>
          <w:lang w:val="en-US"/>
        </w:rPr>
        <w:fldChar w:fldCharType="end"/>
      </w:r>
      <w:r w:rsidRPr="004D7B46">
        <w:rPr>
          <w:lang w:val="en-US"/>
        </w:rPr>
        <w:instrText>)</w:instrText>
      </w:r>
      <w:bookmarkEnd w:id="601"/>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602" w:name="_Toc412196358"/>
      <w:r w:rsidRPr="004D7B46">
        <w:rPr>
          <w:lang w:val="en-US"/>
        </w:rPr>
        <w:t>Dissipation</w:t>
      </w:r>
      <w:bookmarkEnd w:id="602"/>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pt;height:113.85pt" o:ole="">
            <v:imagedata r:id="rId37" o:title=""/>
          </v:shape>
          <o:OLEObject Type="Embed" ProgID="Equation.DSMT4" ShapeID="_x0000_i1032" DrawAspect="Content" ObjectID="_1485962809"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03"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r w:rsidRPr="004D7B46">
        <w:rPr>
          <w:i/>
          <w:lang w:val="en-US"/>
        </w:rPr>
        <w:t>D</w:t>
      </w:r>
      <w:r w:rsidRPr="004D7B46">
        <w:rPr>
          <w:i/>
          <w:vertAlign w:val="subscript"/>
          <w:lang w:val="en-US"/>
        </w:rPr>
        <w:t>w</w:t>
      </w:r>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lastRenderedPageBreak/>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ins w:id="60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w:instrText>
        </w:r>
        <w:r w:rsidR="00333C34" w:rsidRPr="004D7B46">
          <w:rPr>
            <w:lang w:val="en-US"/>
          </w:rPr>
          <w:instrText>)</w:instrText>
        </w:r>
      </w:ins>
      <w:del w:id="605" w:author="Kees Nederhoff" w:date="2015-02-20T11:50:00Z">
        <w:r w:rsidR="004D7B46" w:rsidRPr="004D7B46" w:rsidDel="00333C34">
          <w:rPr>
            <w:lang w:val="en-US"/>
          </w:rPr>
          <w:delInstrText>(1.9)</w:delInstrText>
        </w:r>
      </w:del>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r w:rsidRPr="004D7B46">
        <w:rPr>
          <w:i/>
          <w:lang w:val="en-US"/>
        </w:rPr>
        <w:t>E</w:t>
      </w:r>
      <w:r w:rsidRPr="004D7B46">
        <w:rPr>
          <w:i/>
          <w:vertAlign w:val="subscript"/>
          <w:lang w:val="en-US"/>
        </w:rPr>
        <w:t>w</w:t>
      </w:r>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pt;height:118.9pt" o:ole="">
            <v:imagedata r:id="rId39" o:title=""/>
          </v:shape>
          <o:OLEObject Type="Embed" ProgID="Equation.DSMT4" ShapeID="_x0000_i1033" DrawAspect="Content" ObjectID="_1485962810"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06" w:author="Kees Nederhoff" w:date="2015-02-20T11:50:00Z">
        <w:r w:rsidRPr="004D7B46">
          <w:rPr>
            <w:lang w:val="en-US"/>
          </w:rPr>
          <w:fldChar w:fldCharType="end"/>
        </w:r>
      </w:del>
      <w:bookmarkStart w:id="607"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9</w:instrText>
      </w:r>
      <w:r w:rsidR="00883631" w:rsidRPr="004D7B46">
        <w:rPr>
          <w:noProof/>
          <w:lang w:val="en-US"/>
        </w:rPr>
        <w:fldChar w:fldCharType="end"/>
      </w:r>
      <w:r w:rsidRPr="004D7B46">
        <w:rPr>
          <w:lang w:val="en-US"/>
        </w:rPr>
        <w:instrText>)</w:instrText>
      </w:r>
      <w:bookmarkEnd w:id="607"/>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ins w:id="60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w:instrText>
        </w:r>
        <w:r w:rsidR="00333C34" w:rsidRPr="004D7B46">
          <w:rPr>
            <w:lang w:val="en-US"/>
          </w:rPr>
          <w:instrText>)</w:instrText>
        </w:r>
      </w:ins>
      <w:del w:id="609"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9</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ins w:id="61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10</w:instrText>
        </w:r>
        <w:r w:rsidR="00333C34" w:rsidRPr="004D7B46">
          <w:rPr>
            <w:lang w:val="en-US"/>
          </w:rPr>
          <w:instrText>)</w:instrText>
        </w:r>
      </w:ins>
      <w:del w:id="611" w:author="Kees Nederhoff" w:date="2015-02-20T11:50:00Z">
        <w:r w:rsidR="004D7B46" w:rsidRPr="004D7B46" w:rsidDel="00333C34">
          <w:rPr>
            <w:lang w:val="en-US"/>
          </w:rPr>
          <w:delInstrText>(1.10)</w:delInstrText>
        </w:r>
      </w:del>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85pt;height:35.15pt" o:ole="">
            <v:imagedata r:id="rId41" o:title=""/>
          </v:shape>
          <o:OLEObject Type="Embed" ProgID="Equation.DSMT4" ShapeID="_x0000_i1034" DrawAspect="Content" ObjectID="_1485962811"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12" w:author="Kees Nederhoff" w:date="2015-02-20T11:50:00Z">
        <w:r w:rsidRPr="004D7B46">
          <w:rPr>
            <w:lang w:val="en-US"/>
          </w:rPr>
          <w:fldChar w:fldCharType="end"/>
        </w:r>
      </w:del>
      <w:bookmarkStart w:id="613"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10</w:instrText>
      </w:r>
      <w:r w:rsidR="00883631" w:rsidRPr="004D7B46">
        <w:rPr>
          <w:noProof/>
          <w:lang w:val="en-US"/>
        </w:rPr>
        <w:fldChar w:fldCharType="end"/>
      </w:r>
      <w:r w:rsidRPr="004D7B46">
        <w:rPr>
          <w:lang w:val="en-US"/>
        </w:rPr>
        <w:instrText>)</w:instrText>
      </w:r>
      <w:bookmarkEnd w:id="613"/>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ins w:id="614" w:author="Kees Nederhoff" w:date="2015-02-20T11:50:00Z">
        <w:r w:rsidR="00333C34" w:rsidRPr="00333C34">
          <w:rPr>
            <w:szCs w:val="21"/>
            <w:lang w:val="en-US"/>
          </w:rPr>
          <w:instrText>(</w:instrText>
        </w:r>
        <w:r w:rsidR="00333C34" w:rsidRPr="00333C34">
          <w:rPr>
            <w:szCs w:val="21"/>
            <w:lang w:val="en-US"/>
            <w:rPrChange w:id="615" w:author="Kees Nederhoff" w:date="2015-02-20T11:50:00Z">
              <w:rPr>
                <w:noProof/>
                <w:lang w:val="en-US"/>
              </w:rPr>
            </w:rPrChange>
          </w:rPr>
          <w:instrText>1.10)</w:instrText>
        </w:r>
      </w:ins>
      <w:del w:id="616" w:author="Kees Nederhoff" w:date="2015-02-20T11:50:00Z">
        <w:r w:rsidR="004D7B46" w:rsidRPr="004D7B46" w:rsidDel="00333C34">
          <w:rPr>
            <w:szCs w:val="21"/>
            <w:lang w:val="en-US"/>
          </w:rPr>
          <w:delInstrText>(1.10)</w:delInstrText>
        </w:r>
      </w:del>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4pt;height:38.5pt" o:ole="">
            <v:imagedata r:id="rId43" o:title=""/>
          </v:shape>
          <o:OLEObject Type="Embed" ProgID="Equation.DSMT4" ShapeID="_x0000_i1035" DrawAspect="Content" ObjectID="_1485962812"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17"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ins w:id="61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12</w:instrText>
        </w:r>
        <w:r w:rsidR="00333C34" w:rsidRPr="004D7B46">
          <w:rPr>
            <w:lang w:val="en-US"/>
          </w:rPr>
          <w:instrText>)</w:instrText>
        </w:r>
      </w:ins>
      <w:del w:id="619" w:author="Kees Nederhoff" w:date="2015-02-20T11:50:00Z">
        <w:r w:rsidR="004D7B46" w:rsidRPr="004D7B46" w:rsidDel="00333C34">
          <w:rPr>
            <w:lang w:val="en-US"/>
          </w:rPr>
          <w:delInstrText>(1.12)</w:delInstrText>
        </w:r>
      </w:del>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ins w:id="62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12</w:instrText>
        </w:r>
        <w:r w:rsidR="00333C34" w:rsidRPr="004D7B46">
          <w:rPr>
            <w:lang w:val="en-US"/>
          </w:rPr>
          <w:instrText>)</w:instrText>
        </w:r>
      </w:ins>
      <w:del w:id="621" w:author="Kees Nederhoff" w:date="2015-02-20T11:50:00Z">
        <w:r w:rsidR="004D7B46" w:rsidRPr="004D7B46" w:rsidDel="00333C34">
          <w:rPr>
            <w:lang w:val="en-US"/>
          </w:rPr>
          <w:delInstrText>(1.12)</w:delInstrText>
        </w:r>
      </w:del>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pt;height:73.65pt" o:ole="">
            <v:imagedata r:id="rId45" o:title=""/>
          </v:shape>
          <o:OLEObject Type="Embed" ProgID="Equation.DSMT4" ShapeID="_x0000_i1036" DrawAspect="Content" ObjectID="_1485962813"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2" w:author="Kees Nederhoff" w:date="2015-02-20T11:50:00Z">
        <w:r w:rsidRPr="004D7B46">
          <w:rPr>
            <w:lang w:val="en-US"/>
          </w:rPr>
          <w:fldChar w:fldCharType="end"/>
        </w:r>
      </w:del>
      <w:bookmarkStart w:id="623"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12</w:instrText>
      </w:r>
      <w:r w:rsidR="00883631" w:rsidRPr="004D7B46">
        <w:rPr>
          <w:noProof/>
          <w:lang w:val="en-US"/>
        </w:rPr>
        <w:fldChar w:fldCharType="end"/>
      </w:r>
      <w:r w:rsidRPr="004D7B46">
        <w:rPr>
          <w:lang w:val="en-US"/>
        </w:rPr>
        <w:instrText>)</w:instrText>
      </w:r>
      <w:bookmarkEnd w:id="623"/>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ins w:id="62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13</w:instrText>
        </w:r>
        <w:r w:rsidR="00333C34" w:rsidRPr="004D7B46">
          <w:rPr>
            <w:lang w:val="en-US"/>
          </w:rPr>
          <w:instrText>)</w:instrText>
        </w:r>
      </w:ins>
      <w:del w:id="625" w:author="Kees Nederhoff" w:date="2015-02-20T11:50:00Z">
        <w:r w:rsidR="004D7B46" w:rsidRPr="004D7B46" w:rsidDel="00333C34">
          <w:rPr>
            <w:lang w:val="en-US"/>
          </w:rPr>
          <w:delInstrText>(1.13)</w:delInstrText>
        </w:r>
      </w:del>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pt;height:33.5pt" o:ole="">
            <v:imagedata r:id="rId47" o:title=""/>
          </v:shape>
          <o:OLEObject Type="Embed" ProgID="Equation.DSMT4" ShapeID="_x0000_i1037" DrawAspect="Content" ObjectID="_1485962814"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6" w:author="Kees Nederhoff" w:date="2015-02-20T11:50:00Z">
        <w:r w:rsidRPr="004D7B46">
          <w:rPr>
            <w:lang w:val="en-US"/>
          </w:rPr>
          <w:fldChar w:fldCharType="end"/>
        </w:r>
      </w:del>
      <w:bookmarkStart w:id="62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333C34">
        <w:rPr>
          <w:noProof/>
          <w:lang w:val="en-US"/>
        </w:rPr>
        <w:instrText>13</w:instrText>
      </w:r>
      <w:r w:rsidR="00883631" w:rsidRPr="004D7B46">
        <w:rPr>
          <w:noProof/>
          <w:lang w:val="en-US"/>
        </w:rPr>
        <w:fldChar w:fldCharType="end"/>
      </w:r>
      <w:r w:rsidRPr="004D7B46">
        <w:rPr>
          <w:lang w:val="en-US"/>
        </w:rPr>
        <w:instrText>)</w:instrText>
      </w:r>
      <w:bookmarkEnd w:id="62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pt;height:40.2pt" o:ole="">
            <v:imagedata r:id="rId49" o:title=""/>
          </v:shape>
          <o:OLEObject Type="Embed" ProgID="Equation.DSMT4" ShapeID="_x0000_i1038" DrawAspect="Content" ObjectID="_1485962815"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28" w:author="Kees Nederhoff" w:date="2015-02-20T11:50:00Z">
        <w:r w:rsidRPr="004D7B46">
          <w:rPr>
            <w:lang w:val="en-US"/>
          </w:rPr>
          <w:fldChar w:fldCharType="end"/>
        </w:r>
      </w:del>
      <w:bookmarkStart w:id="629"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333C34">
        <w:rPr>
          <w:noProof/>
          <w:lang w:val="en-US"/>
        </w:rPr>
        <w:instrText>14</w:instrText>
      </w:r>
      <w:r w:rsidRPr="004D7B46">
        <w:rPr>
          <w:noProof/>
          <w:lang w:val="en-US"/>
        </w:rPr>
        <w:fldChar w:fldCharType="end"/>
      </w:r>
      <w:r w:rsidRPr="004D7B46">
        <w:rPr>
          <w:lang w:val="en-US"/>
        </w:rPr>
        <w:instrText>)</w:instrText>
      </w:r>
      <w:bookmarkEnd w:id="629"/>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ins w:id="63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14</w:instrText>
        </w:r>
        <w:r w:rsidR="00333C34" w:rsidRPr="004D7B46">
          <w:rPr>
            <w:lang w:val="en-US"/>
          </w:rPr>
          <w:instrText>)</w:instrText>
        </w:r>
      </w:ins>
      <w:del w:id="63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14</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632"/>
      <w:r w:rsidRPr="004D7B46">
        <w:rPr>
          <w:lang w:val="en-US"/>
        </w:rPr>
        <w:t xml:space="preserve">By default XBeach uses a </w:t>
      </w:r>
      <w:r w:rsidRPr="004D7B46">
        <w:rPr>
          <w:i/>
          <w:lang w:val="en-US"/>
        </w:rPr>
        <w:t>f</w:t>
      </w:r>
      <w:r w:rsidRPr="004D7B46">
        <w:rPr>
          <w:i/>
          <w:vertAlign w:val="subscript"/>
          <w:lang w:val="en-US"/>
        </w:rPr>
        <w:t>w</w:t>
      </w:r>
      <w:r w:rsidRPr="004D7B46">
        <w:rPr>
          <w:lang w:val="en-US"/>
        </w:rPr>
        <w:t xml:space="preserve"> value of 0.</w:t>
      </w:r>
      <w:commentRangeEnd w:id="632"/>
      <w:r w:rsidR="00AF4A36" w:rsidRPr="004D7B46">
        <w:rPr>
          <w:rStyle w:val="CommentReference"/>
          <w:lang w:val="en-US"/>
        </w:rPr>
        <w:commentReference w:id="632"/>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properties.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1.1pt;height:34.35pt" o:ole="">
            <v:imagedata r:id="rId52" o:title=""/>
          </v:shape>
          <o:OLEObject Type="Embed" ProgID="Equation.DSMT4" ShapeID="_x0000_i1039" DrawAspect="Content" ObjectID="_1485962816" r:id="rId53"/>
        </w:object>
      </w:r>
      <w:r>
        <w:t xml:space="preserve"> </w:t>
      </w:r>
      <w:r>
        <w:tab/>
      </w:r>
      <w:r>
        <w:fldChar w:fldCharType="begin"/>
      </w:r>
      <w:r>
        <w:instrText xml:space="preserve"> MACROBUTTON MTPlaceRef \* MERGEFORMAT </w:instrText>
      </w:r>
      <w:r w:rsidR="00743613">
        <w:fldChar w:fldCharType="begin"/>
      </w:r>
      <w:r w:rsidR="00743613">
        <w:instrText xml:space="preserve"> SEQ MTEqn \h \* MERGEFORMAT </w:instrText>
      </w:r>
      <w:r w:rsidR="00743613">
        <w:fldChar w:fldCharType="separate"/>
      </w:r>
      <w:r w:rsidR="00743613">
        <w:fldChar w:fldCharType="end"/>
      </w:r>
      <w:r>
        <w:instrText>(</w:instrText>
      </w:r>
      <w:r w:rsidR="00743613">
        <w:fldChar w:fldCharType="begin"/>
      </w:r>
      <w:r w:rsidR="00743613">
        <w:instrText xml:space="preserve"> SEQ MTSec \c \* Arabic \* MERGEFORMAT </w:instrText>
      </w:r>
      <w:r w:rsidR="00743613">
        <w:fldChar w:fldCharType="separate"/>
      </w:r>
      <w:r w:rsidR="00333C34">
        <w:rPr>
          <w:noProof/>
        </w:rPr>
        <w:instrText>1</w:instrText>
      </w:r>
      <w:r w:rsidR="00743613">
        <w:rPr>
          <w:noProof/>
        </w:rPr>
        <w:fldChar w:fldCharType="end"/>
      </w:r>
      <w:r>
        <w:instrText>.</w:instrText>
      </w:r>
      <w:r w:rsidR="00743613">
        <w:fldChar w:fldCharType="begin"/>
      </w:r>
      <w:r w:rsidR="00743613">
        <w:instrText xml:space="preserve"> SEQ MTEqn \c \* Arabic \* MERGEFORMAT </w:instrText>
      </w:r>
      <w:r w:rsidR="00743613">
        <w:fldChar w:fldCharType="separate"/>
      </w:r>
      <w:r w:rsidR="00333C34">
        <w:rPr>
          <w:noProof/>
        </w:rPr>
        <w:instrText>15</w:instrText>
      </w:r>
      <w:r w:rsidR="00743613">
        <w:rPr>
          <w:noProof/>
        </w:rPr>
        <w:fldChar w:fldCharType="end"/>
      </w:r>
      <w:r>
        <w:instrText>)</w:instrText>
      </w:r>
      <w:r>
        <w:fldChar w:fldCharType="end"/>
      </w:r>
    </w:p>
    <w:p w:rsidR="00E465ED" w:rsidRDefault="00E465ED" w:rsidP="00E465ED">
      <w:r>
        <w:t xml:space="preserve">where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4.65pt;height:73.65pt" o:ole="">
            <v:imagedata r:id="rId54" o:title=""/>
          </v:shape>
          <o:OLEObject Type="Embed" ProgID="Equation.DSMT4" ShapeID="_x0000_i1040" DrawAspect="Content" ObjectID="_1485962817" r:id="rId55"/>
        </w:object>
      </w:r>
      <w:r>
        <w:t xml:space="preserve"> </w:t>
      </w:r>
      <w:r>
        <w:tab/>
      </w:r>
      <w:r>
        <w:fldChar w:fldCharType="begin"/>
      </w:r>
      <w:r>
        <w:instrText xml:space="preserve"> MACROBUTTON MTPlaceRef \* MERGEFORMAT </w:instrText>
      </w:r>
      <w:r w:rsidR="00743613">
        <w:fldChar w:fldCharType="begin"/>
      </w:r>
      <w:r w:rsidR="00743613">
        <w:instrText xml:space="preserve"> SEQ MTEqn \h \* MERGEFORMAT </w:instrText>
      </w:r>
      <w:r w:rsidR="00743613">
        <w:fldChar w:fldCharType="separate"/>
      </w:r>
      <w:r w:rsidR="00743613">
        <w:fldChar w:fldCharType="end"/>
      </w:r>
      <w:r>
        <w:instrText>(</w:instrText>
      </w:r>
      <w:r w:rsidR="00743613">
        <w:fldChar w:fldCharType="begin"/>
      </w:r>
      <w:r w:rsidR="00743613">
        <w:instrText xml:space="preserve"> SEQ MTSec \c \* Arabic \* MERGEFORMAT </w:instrText>
      </w:r>
      <w:r w:rsidR="00743613">
        <w:fldChar w:fldCharType="separate"/>
      </w:r>
      <w:r w:rsidR="00333C34">
        <w:rPr>
          <w:noProof/>
        </w:rPr>
        <w:instrText>1</w:instrText>
      </w:r>
      <w:r w:rsidR="00743613">
        <w:rPr>
          <w:noProof/>
        </w:rPr>
        <w:fldChar w:fldCharType="end"/>
      </w:r>
      <w:r>
        <w:instrText>.</w:instrText>
      </w:r>
      <w:r w:rsidR="00743613">
        <w:fldChar w:fldCharType="begin"/>
      </w:r>
      <w:r w:rsidR="00743613">
        <w:instrText xml:space="preserve"> SEQ MTEqn \c \* Arabic \* MERGE</w:instrText>
      </w:r>
      <w:r w:rsidR="00743613">
        <w:instrText xml:space="preserve">FORMAT </w:instrText>
      </w:r>
      <w:r w:rsidR="00743613">
        <w:fldChar w:fldCharType="separate"/>
      </w:r>
      <w:r w:rsidR="00333C34">
        <w:rPr>
          <w:noProof/>
        </w:rPr>
        <w:instrText>16</w:instrText>
      </w:r>
      <w:r w:rsidR="00743613">
        <w:rPr>
          <w:noProof/>
        </w:rPr>
        <w:fldChar w:fldCharType="end"/>
      </w:r>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6pt;height:17.6pt" o:ole="">
            <v:imagedata r:id="rId56" o:title=""/>
          </v:shape>
          <o:OLEObject Type="Embed" ProgID="Equation.DSMT4" ShapeID="_x0000_i1041" DrawAspect="Content" ObjectID="_1485962818"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33"/>
      <w:r>
        <w:rPr>
          <w:b/>
        </w:rPr>
        <w:t xml:space="preserve">Damping of IG-waves and mean flow by vegetation </w:t>
      </w:r>
      <w:commentRangeEnd w:id="633"/>
      <w:r>
        <w:rPr>
          <w:rStyle w:val="CommentReference"/>
        </w:rPr>
        <w:commentReference w:id="633"/>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lastRenderedPageBreak/>
        <w:tab/>
      </w:r>
      <w:r w:rsidRPr="00E0511A">
        <w:rPr>
          <w:position w:val="-24"/>
        </w:rPr>
        <w:object w:dxaOrig="2380" w:dyaOrig="620">
          <v:shape id="_x0000_i1042" type="#_x0000_t75" style="width:118.9pt;height:31pt" o:ole="">
            <v:imagedata r:id="rId58" o:title=""/>
          </v:shape>
          <o:OLEObject Type="Embed" ProgID="Equation.DSMT4" ShapeID="_x0000_i1042" DrawAspect="Content" ObjectID="_1485962819" r:id="rId59"/>
        </w:object>
      </w:r>
      <w:r>
        <w:t xml:space="preserve"> </w:t>
      </w:r>
      <w:r>
        <w:tab/>
      </w:r>
      <w:r>
        <w:fldChar w:fldCharType="begin"/>
      </w:r>
      <w:r>
        <w:instrText xml:space="preserve"> MACROBUTTON MTPlaceRef \* MERGEFORMAT </w:instrText>
      </w:r>
      <w:r w:rsidR="00743613">
        <w:fldChar w:fldCharType="begin"/>
      </w:r>
      <w:r w:rsidR="00743613">
        <w:instrText xml:space="preserve"> SEQ MTEqn \h \* MERGEFORMAT </w:instrText>
      </w:r>
      <w:r w:rsidR="00743613">
        <w:fldChar w:fldCharType="separate"/>
      </w:r>
      <w:r w:rsidR="00743613">
        <w:fldChar w:fldCharType="end"/>
      </w:r>
      <w:r>
        <w:instrText>(</w:instrText>
      </w:r>
      <w:r w:rsidR="00743613">
        <w:fldChar w:fldCharType="begin"/>
      </w:r>
      <w:r w:rsidR="00743613">
        <w:instrText xml:space="preserve"> SEQ MTSec \c \* Arabic \* MERGEFORMAT </w:instrText>
      </w:r>
      <w:r w:rsidR="00743613">
        <w:fldChar w:fldCharType="separate"/>
      </w:r>
      <w:r w:rsidR="00333C34">
        <w:rPr>
          <w:noProof/>
        </w:rPr>
        <w:instrText>1</w:instrText>
      </w:r>
      <w:r w:rsidR="00743613">
        <w:rPr>
          <w:noProof/>
        </w:rPr>
        <w:fldChar w:fldCharType="end"/>
      </w:r>
      <w:r>
        <w:instrText>.</w:instrText>
      </w:r>
      <w:r w:rsidR="00743613">
        <w:fldChar w:fldCharType="begin"/>
      </w:r>
      <w:r w:rsidR="00743613">
        <w:instrText xml:space="preserve"> SEQ MTEqn \c \* Arabic \* MERGEFORMAT </w:instrText>
      </w:r>
      <w:r w:rsidR="00743613">
        <w:fldChar w:fldCharType="separate"/>
      </w:r>
      <w:r w:rsidR="00333C34">
        <w:rPr>
          <w:noProof/>
        </w:rPr>
        <w:instrText>17</w:instrText>
      </w:r>
      <w:r w:rsidR="00743613">
        <w:rPr>
          <w:noProof/>
        </w:rPr>
        <w:fldChar w:fldCharType="end"/>
      </w:r>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r w:rsidRPr="000304A6">
        <w:rPr>
          <w:rFonts w:ascii="Arial" w:hAnsi="Arial" w:cs="Arial"/>
          <w:i/>
          <w:sz w:val="21"/>
          <w:szCs w:val="24"/>
          <w:lang w:val="en-GB"/>
        </w:rPr>
        <w:t>b</w:t>
      </w:r>
      <w:r w:rsidRPr="000304A6">
        <w:rPr>
          <w:rFonts w:ascii="Arial" w:hAnsi="Arial" w:cs="Arial"/>
          <w:i/>
          <w:sz w:val="21"/>
          <w:szCs w:val="24"/>
          <w:vertAlign w:val="subscript"/>
          <w:lang w:val="en-GB"/>
        </w:rPr>
        <w:t>v</w:t>
      </w:r>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043" type="#_x0000_t75" style="width:200.1pt;height:76.2pt" o:ole="">
            <v:imagedata r:id="rId60" o:title=""/>
          </v:shape>
          <o:OLEObject Type="Embed" ProgID="Equation.DSMT4" ShapeID="_x0000_i1043" DrawAspect="Content" ObjectID="_1485962820" r:id="rId61"/>
        </w:object>
      </w:r>
      <w:r>
        <w:t xml:space="preserve"> </w:t>
      </w:r>
      <w:r>
        <w:tab/>
      </w:r>
      <w:r>
        <w:fldChar w:fldCharType="begin"/>
      </w:r>
      <w:r>
        <w:instrText xml:space="preserve"> MACROBUTTON MTPlaceRef \* MERGEFORMAT </w:instrText>
      </w:r>
      <w:r w:rsidR="00743613">
        <w:fldChar w:fldCharType="begin"/>
      </w:r>
      <w:r w:rsidR="00743613">
        <w:instrText xml:space="preserve"> SEQ MTEqn \h \* MERGEFORMAT </w:instrText>
      </w:r>
      <w:r w:rsidR="00743613">
        <w:fldChar w:fldCharType="separate"/>
      </w:r>
      <w:r w:rsidR="00743613">
        <w:fldChar w:fldCharType="end"/>
      </w:r>
      <w:r>
        <w:instrText>(</w:instrText>
      </w:r>
      <w:r w:rsidR="00743613">
        <w:fldChar w:fldCharType="begin"/>
      </w:r>
      <w:r w:rsidR="00743613">
        <w:instrText xml:space="preserve"> SEQ MTSec \c \* Arabic \* MERGEFORMAT </w:instrText>
      </w:r>
      <w:r w:rsidR="00743613">
        <w:fldChar w:fldCharType="separate"/>
      </w:r>
      <w:r w:rsidR="00333C34">
        <w:rPr>
          <w:noProof/>
        </w:rPr>
        <w:instrText>1</w:instrText>
      </w:r>
      <w:r w:rsidR="00743613">
        <w:rPr>
          <w:noProof/>
        </w:rPr>
        <w:fldChar w:fldCharType="end"/>
      </w:r>
      <w:r>
        <w:instrText>.</w:instrText>
      </w:r>
      <w:r w:rsidR="00743613">
        <w:fldChar w:fldCharType="begin"/>
      </w:r>
      <w:r w:rsidR="00743613">
        <w:instrText xml:space="preserve"> SEQ MTEqn \c \* Arabic \* MERGEFORMAT </w:instrText>
      </w:r>
      <w:r w:rsidR="00743613">
        <w:fldChar w:fldCharType="separate"/>
      </w:r>
      <w:r w:rsidR="00333C34">
        <w:rPr>
          <w:noProof/>
        </w:rPr>
        <w:instrText>18</w:instrText>
      </w:r>
      <w:r w:rsidR="00743613">
        <w:rPr>
          <w:noProof/>
        </w:rPr>
        <w:fldChar w:fldCharType="end"/>
      </w:r>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044" type="#_x0000_t75" style="width:17.6pt;height:17.6pt" o:ole="">
            <v:imagedata r:id="rId56" o:title=""/>
          </v:shape>
          <o:OLEObject Type="Embed" ProgID="Equation.DSMT4" ShapeID="_x0000_i1044" DrawAspect="Content" ObjectID="_1485962821"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bookmarkStart w:id="634" w:name="_Toc412196359"/>
      <w:r w:rsidRPr="004D7B46">
        <w:rPr>
          <w:lang w:val="en-US"/>
        </w:rPr>
        <w:t>Roller energy balance</w:t>
      </w:r>
      <w:bookmarkEnd w:id="634"/>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35" w:name="_Toc412196360"/>
      <w:r w:rsidRPr="004D7B46">
        <w:rPr>
          <w:lang w:val="en-US"/>
        </w:rPr>
        <w:lastRenderedPageBreak/>
        <w:t>Shallow water equations</w:t>
      </w:r>
      <w:bookmarkEnd w:id="635"/>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0.75pt;height:17.6pt" o:ole="">
            <v:imagedata r:id="rId63" o:title=""/>
          </v:shape>
          <o:OLEObject Type="Embed" ProgID="Equation.DSMT4" ShapeID="_x0000_i1045" DrawAspect="Content" ObjectID="_1485962822"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36" w:author="Kees Nederhoff" w:date="2015-02-20T11:50:00Z">
        <w:r w:rsidRPr="004D7B46">
          <w:rPr>
            <w:lang w:val="en-US"/>
          </w:rPr>
          <w:fldChar w:fldCharType="end"/>
        </w:r>
      </w:del>
      <w:bookmarkStart w:id="637"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38" w:author="Kees Nederhoff" w:date="2015-02-20T11:50:00Z">
        <w:r w:rsidR="00333C34">
          <w:rPr>
            <w:noProof/>
            <w:lang w:val="en-US"/>
          </w:rPr>
          <w:instrText>19</w:instrText>
        </w:r>
      </w:ins>
      <w:del w:id="639" w:author="Kees Nederhoff" w:date="2015-02-20T11:50:00Z">
        <w:r w:rsidR="004D7B46" w:rsidDel="00333C34">
          <w:rPr>
            <w:noProof/>
            <w:lang w:val="en-US"/>
          </w:rPr>
          <w:delInstrText>15</w:delInstrText>
        </w:r>
      </w:del>
      <w:r w:rsidR="00883631" w:rsidRPr="004D7B46">
        <w:rPr>
          <w:noProof/>
          <w:lang w:val="en-US"/>
        </w:rPr>
        <w:fldChar w:fldCharType="end"/>
      </w:r>
      <w:r w:rsidRPr="004D7B46">
        <w:rPr>
          <w:lang w:val="en-US"/>
        </w:rPr>
        <w:instrText>)</w:instrText>
      </w:r>
      <w:bookmarkEnd w:id="637"/>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ins w:id="64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19</w:instrText>
        </w:r>
        <w:r w:rsidR="00333C34" w:rsidRPr="004D7B46">
          <w:rPr>
            <w:lang w:val="en-US"/>
          </w:rPr>
          <w:instrText>)</w:instrText>
        </w:r>
      </w:ins>
      <w:del w:id="64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15</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ins w:id="642"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16</w:instrText>
        </w:r>
        <w:r w:rsidR="00333C34" w:rsidRPr="004D7B46">
          <w:rPr>
            <w:lang w:val="en-US"/>
          </w:rPr>
          <w:instrText>)</w:instrText>
        </w:r>
      </w:ins>
      <w:del w:id="643" w:author="Kees Nederhoff" w:date="2015-02-20T11:50:00Z">
        <w:r w:rsidR="004D7B46" w:rsidRPr="004D7B46" w:rsidDel="00333C34">
          <w:rPr>
            <w:lang w:val="en-US"/>
          </w:rPr>
          <w:delInstrText>(1.16)</w:delInstrText>
        </w:r>
      </w:del>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4.15pt;height:33.5pt" o:ole="">
            <v:imagedata r:id="rId65" o:title=""/>
          </v:shape>
          <o:OLEObject Type="Embed" ProgID="Equation.DSMT4" ShapeID="_x0000_i1046" DrawAspect="Content" ObjectID="_1485962823"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4" w:author="Kees Nederhoff" w:date="2015-02-20T11:50:00Z">
        <w:r w:rsidRPr="004D7B46">
          <w:rPr>
            <w:lang w:val="en-US"/>
          </w:rPr>
          <w:fldChar w:fldCharType="end"/>
        </w:r>
      </w:del>
      <w:bookmarkStart w:id="645"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46" w:author="Kees Nederhoff" w:date="2015-02-20T11:50:00Z">
        <w:r w:rsidR="00333C34">
          <w:rPr>
            <w:noProof/>
            <w:lang w:val="en-US"/>
          </w:rPr>
          <w:instrText>20</w:instrText>
        </w:r>
      </w:ins>
      <w:del w:id="647" w:author="Kees Nederhoff" w:date="2015-02-20T11:50:00Z">
        <w:r w:rsidR="004D7B46" w:rsidDel="00333C34">
          <w:rPr>
            <w:noProof/>
            <w:lang w:val="en-US"/>
          </w:rPr>
          <w:delInstrText>16</w:delInstrText>
        </w:r>
      </w:del>
      <w:r w:rsidR="00883631" w:rsidRPr="004D7B46">
        <w:rPr>
          <w:noProof/>
          <w:lang w:val="en-US"/>
        </w:rPr>
        <w:fldChar w:fldCharType="end"/>
      </w:r>
      <w:r w:rsidRPr="004D7B46">
        <w:rPr>
          <w:lang w:val="en-US"/>
        </w:rPr>
        <w:instrText>)</w:instrText>
      </w:r>
      <w:bookmarkEnd w:id="64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7" type="#_x0000_t75" style="width:357.5pt;height:113pt" o:ole="">
            <v:imagedata r:id="rId67" o:title=""/>
          </v:shape>
          <o:OLEObject Type="Embed" ProgID="Equation.DSMT4" ShapeID="_x0000_i1047" DrawAspect="Content" ObjectID="_1485962824"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48" w:author="Kees Nederhoff" w:date="2015-02-20T11:50:00Z">
        <w:r w:rsidRPr="004D7B46">
          <w:rPr>
            <w:lang w:val="en-US"/>
          </w:rPr>
          <w:fldChar w:fldCharType="end"/>
        </w:r>
      </w:del>
      <w:bookmarkStart w:id="649"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50" w:author="Kees Nederhoff" w:date="2015-02-20T11:50:00Z">
        <w:r w:rsidR="00333C34">
          <w:rPr>
            <w:noProof/>
            <w:lang w:val="en-US"/>
          </w:rPr>
          <w:instrText>21</w:instrText>
        </w:r>
      </w:ins>
      <w:del w:id="651" w:author="Kees Nederhoff" w:date="2015-02-20T11:50:00Z">
        <w:r w:rsidR="004D7B46" w:rsidDel="00333C34">
          <w:rPr>
            <w:noProof/>
            <w:lang w:val="en-US"/>
          </w:rPr>
          <w:delInstrText>17</w:delInstrText>
        </w:r>
      </w:del>
      <w:r w:rsidR="00883631" w:rsidRPr="004D7B46">
        <w:rPr>
          <w:noProof/>
          <w:lang w:val="en-US"/>
        </w:rPr>
        <w:fldChar w:fldCharType="end"/>
      </w:r>
      <w:r w:rsidRPr="004D7B46">
        <w:rPr>
          <w:lang w:val="en-US"/>
        </w:rPr>
        <w:instrText>)</w:instrText>
      </w:r>
      <w:bookmarkEnd w:id="649"/>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ins w:id="652"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21</w:instrText>
        </w:r>
        <w:r w:rsidR="00333C34" w:rsidRPr="004D7B46">
          <w:rPr>
            <w:lang w:val="en-US"/>
          </w:rPr>
          <w:instrText>)</w:instrText>
        </w:r>
      </w:ins>
      <w:del w:id="653"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17</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54" w:name="_Toc412196361"/>
      <w:r w:rsidRPr="004D7B46">
        <w:rPr>
          <w:lang w:val="en-US"/>
        </w:rPr>
        <w:t>Horizontal viscosity</w:t>
      </w:r>
      <w:bookmarkEnd w:id="654"/>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3pt;height:41.85pt" o:ole="">
            <v:imagedata r:id="rId69" o:title=""/>
          </v:shape>
          <o:OLEObject Type="Embed" ProgID="Equation.DSMT4" ShapeID="_x0000_i1048" DrawAspect="Content" ObjectID="_1485962825"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55" w:author="Kees Nederhoff" w:date="2015-02-20T11:50:00Z">
        <w:r w:rsidRPr="004D7B46">
          <w:rPr>
            <w:lang w:val="en-US"/>
          </w:rPr>
          <w:fldChar w:fldCharType="end"/>
        </w:r>
      </w:del>
      <w:bookmarkStart w:id="656"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57" w:author="Kees Nederhoff" w:date="2015-02-20T11:50:00Z">
        <w:r w:rsidR="00333C34">
          <w:rPr>
            <w:noProof/>
            <w:lang w:val="en-US"/>
          </w:rPr>
          <w:instrText>22</w:instrText>
        </w:r>
      </w:ins>
      <w:del w:id="658" w:author="Kees Nederhoff" w:date="2015-02-20T11:50:00Z">
        <w:r w:rsidR="004D7B46" w:rsidDel="00333C34">
          <w:rPr>
            <w:noProof/>
            <w:lang w:val="en-US"/>
          </w:rPr>
          <w:delInstrText>18</w:delInstrText>
        </w:r>
      </w:del>
      <w:r w:rsidR="00883631" w:rsidRPr="004D7B46">
        <w:rPr>
          <w:noProof/>
          <w:lang w:val="en-US"/>
        </w:rPr>
        <w:fldChar w:fldCharType="end"/>
      </w:r>
      <w:r w:rsidRPr="004D7B46">
        <w:rPr>
          <w:lang w:val="en-US"/>
        </w:rPr>
        <w:instrText>)</w:instrText>
      </w:r>
      <w:bookmarkEnd w:id="656"/>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ins w:id="659"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22</w:instrText>
        </w:r>
        <w:r w:rsidR="00333C34" w:rsidRPr="004D7B46">
          <w:rPr>
            <w:lang w:val="en-US"/>
          </w:rPr>
          <w:instrText>)</w:instrText>
        </w:r>
      </w:ins>
      <w:del w:id="660"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18</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61" w:name="_Toc412196362"/>
      <w:r w:rsidRPr="004D7B46">
        <w:rPr>
          <w:lang w:val="en-US"/>
        </w:rPr>
        <w:t>Bed shear stress</w:t>
      </w:r>
      <w:bookmarkEnd w:id="661"/>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9" type="#_x0000_t75" style="width:179.15pt;height:25.95pt" o:ole="">
            <v:imagedata r:id="rId71" o:title=""/>
          </v:shape>
          <o:OLEObject Type="Embed" ProgID="Equation.DSMT4" ShapeID="_x0000_i1049" DrawAspect="Content" ObjectID="_1485962826"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63" w:author="Kees Nederhoff" w:date="2015-02-20T11:50:00Z">
        <w:r w:rsidR="00333C34">
          <w:rPr>
            <w:noProof/>
            <w:lang w:val="en-US"/>
          </w:rPr>
          <w:instrText>23</w:instrText>
        </w:r>
      </w:ins>
      <w:del w:id="664" w:author="Kees Nederhoff" w:date="2015-02-20T11:50:00Z">
        <w:r w:rsidR="004D7B46" w:rsidDel="00333C34">
          <w:rPr>
            <w:noProof/>
            <w:lang w:val="en-US"/>
          </w:rPr>
          <w:delInstrText>19</w:delInstrText>
        </w:r>
      </w:del>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Pr="004D7B46" w:rsidRDefault="000F7560" w:rsidP="00003097">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value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p>
    <w:p w:rsidR="000F7560" w:rsidRPr="004D7B46" w:rsidRDefault="000F7560" w:rsidP="004D7B46">
      <w:pPr>
        <w:pStyle w:val="Heading2"/>
        <w:jc w:val="both"/>
        <w:rPr>
          <w:lang w:val="en-US"/>
        </w:rPr>
      </w:pPr>
      <w:bookmarkStart w:id="665" w:name="_Toc412196363"/>
      <w:r w:rsidRPr="004D7B46">
        <w:rPr>
          <w:lang w:val="en-US"/>
        </w:rPr>
        <w:t>Nonhydrostatic pressure correction</w:t>
      </w:r>
      <w:bookmarkEnd w:id="665"/>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65pt;height:31pt" o:ole="">
            <v:imagedata r:id="rId73" o:title=""/>
          </v:shape>
          <o:OLEObject Type="Embed" ProgID="Equation.DSMT4" ShapeID="_x0000_i1050" DrawAspect="Content" ObjectID="_1485962827"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66" w:author="Kees Nederhoff" w:date="2015-02-20T11:50:00Z">
        <w:r w:rsidRPr="004D7B46">
          <w:rPr>
            <w:lang w:val="en-US"/>
          </w:rPr>
          <w:fldChar w:fldCharType="end"/>
        </w:r>
      </w:del>
      <w:bookmarkStart w:id="667"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68" w:author="Kees Nederhoff" w:date="2015-02-20T11:50:00Z">
        <w:r w:rsidR="00333C34">
          <w:rPr>
            <w:noProof/>
            <w:lang w:val="en-US"/>
          </w:rPr>
          <w:instrText>24</w:instrText>
        </w:r>
      </w:ins>
      <w:del w:id="669" w:author="Kees Nederhoff" w:date="2015-02-20T11:50:00Z">
        <w:r w:rsidR="004D7B46" w:rsidDel="00333C34">
          <w:rPr>
            <w:noProof/>
            <w:lang w:val="en-US"/>
          </w:rPr>
          <w:delInstrText>20</w:delInstrText>
        </w:r>
      </w:del>
      <w:r w:rsidR="00883631" w:rsidRPr="004D7B46">
        <w:rPr>
          <w:noProof/>
          <w:lang w:val="en-US"/>
        </w:rPr>
        <w:fldChar w:fldCharType="end"/>
      </w:r>
      <w:r w:rsidRPr="004D7B46">
        <w:rPr>
          <w:lang w:val="en-US"/>
        </w:rPr>
        <w:instrText>)</w:instrText>
      </w:r>
      <w:bookmarkEnd w:id="667"/>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ins w:id="67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24</w:instrText>
        </w:r>
        <w:r w:rsidR="00333C34" w:rsidRPr="004D7B46">
          <w:rPr>
            <w:lang w:val="en-US"/>
          </w:rPr>
          <w:instrText>)</w:instrText>
        </w:r>
      </w:ins>
      <w:del w:id="67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20</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7.7pt;height:15.9pt" o:ole="">
            <v:imagedata r:id="rId75" o:title=""/>
          </v:shape>
          <o:OLEObject Type="Embed" ProgID="Equation.DSMT4" ShapeID="_x0000_i1051" DrawAspect="Content" ObjectID="_1485962828"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9pt;height:31pt" o:ole="">
            <v:imagedata r:id="rId77" o:title=""/>
          </v:shape>
          <o:OLEObject Type="Embed" ProgID="Equation.DSMT4" ShapeID="_x0000_i1052" DrawAspect="Content" ObjectID="_1485962829"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7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3" w:author="Kees Nederhoff" w:date="2015-02-20T11:50:00Z">
        <w:r w:rsidR="00333C34">
          <w:rPr>
            <w:noProof/>
            <w:lang w:val="en-US"/>
          </w:rPr>
          <w:instrText>25</w:instrText>
        </w:r>
      </w:ins>
      <w:del w:id="674" w:author="Kees Nederhoff" w:date="2015-02-20T11:50:00Z">
        <w:r w:rsidR="004D7B46" w:rsidDel="00333C34">
          <w:rPr>
            <w:noProof/>
            <w:lang w:val="en-US"/>
          </w:rPr>
          <w:delInstrText>21</w:delInstrText>
        </w:r>
      </w:del>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35pt;height:38.5pt" o:ole="">
            <v:imagedata r:id="rId79" o:title=""/>
          </v:shape>
          <o:OLEObject Type="Embed" ProgID="Equation.DSMT4" ShapeID="_x0000_i1053" DrawAspect="Content" ObjectID="_1485962830"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75" w:author="Kees Nederhoff" w:date="2015-02-20T11:50:00Z">
        <w:r w:rsidRPr="004D7B46">
          <w:rPr>
            <w:lang w:val="en-US"/>
          </w:rPr>
          <w:fldChar w:fldCharType="end"/>
        </w:r>
      </w:del>
      <w:bookmarkStart w:id="676"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77" w:author="Kees Nederhoff" w:date="2015-02-20T11:50:00Z">
        <w:r w:rsidR="00333C34">
          <w:rPr>
            <w:noProof/>
            <w:lang w:val="en-US"/>
          </w:rPr>
          <w:instrText>26</w:instrText>
        </w:r>
      </w:ins>
      <w:del w:id="678" w:author="Kees Nederhoff" w:date="2015-02-20T11:50:00Z">
        <w:r w:rsidR="004D7B46" w:rsidDel="00333C34">
          <w:rPr>
            <w:noProof/>
            <w:lang w:val="en-US"/>
          </w:rPr>
          <w:delInstrText>22</w:delInstrText>
        </w:r>
      </w:del>
      <w:r w:rsidR="00883631" w:rsidRPr="004D7B46">
        <w:rPr>
          <w:noProof/>
          <w:lang w:val="en-US"/>
        </w:rPr>
        <w:fldChar w:fldCharType="end"/>
      </w:r>
      <w:r w:rsidRPr="004D7B46">
        <w:rPr>
          <w:lang w:val="en-US"/>
        </w:rPr>
        <w:instrText>)</w:instrText>
      </w:r>
      <w:bookmarkEnd w:id="676"/>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ins w:id="679"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24</w:instrText>
        </w:r>
        <w:r w:rsidR="00333C34" w:rsidRPr="004D7B46">
          <w:rPr>
            <w:lang w:val="en-US"/>
          </w:rPr>
          <w:instrText>)</w:instrText>
        </w:r>
      </w:ins>
      <w:del w:id="680"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20</w:delInstrText>
        </w:r>
        <w:r w:rsidR="004D7B46" w:rsidRPr="004D7B46" w:rsidDel="00333C34">
          <w:rPr>
            <w:lang w:val="en-US"/>
          </w:rPr>
          <w:delInstrText>)</w:delInstrText>
        </w:r>
      </w:del>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ins w:id="681"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26</w:instrText>
        </w:r>
        <w:r w:rsidR="00333C34" w:rsidRPr="004D7B46">
          <w:rPr>
            <w:lang w:val="en-US"/>
          </w:rPr>
          <w:instrText>)</w:instrText>
        </w:r>
      </w:ins>
      <w:del w:id="682"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22</w:delInstrText>
        </w:r>
        <w:r w:rsidR="004D7B46" w:rsidRPr="004D7B46" w:rsidDel="00333C34">
          <w:rPr>
            <w:lang w:val="en-US"/>
          </w:rPr>
          <w:delInstrText>)</w:delInstrText>
        </w:r>
      </w:del>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7.9pt;height:31pt" o:ole="">
            <v:imagedata r:id="rId81" o:title=""/>
          </v:shape>
          <o:OLEObject Type="Embed" ProgID="Equation.DSMT4" ShapeID="_x0000_i1054" DrawAspect="Content" ObjectID="_1485962831"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83" w:author="Kees Nederhoff" w:date="2015-02-20T11:50:00Z">
        <w:r w:rsidRPr="004D7B46">
          <w:rPr>
            <w:lang w:val="en-US"/>
          </w:rPr>
          <w:fldChar w:fldCharType="end"/>
        </w:r>
      </w:del>
      <w:bookmarkStart w:id="684"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85" w:author="Kees Nederhoff" w:date="2015-02-20T11:50:00Z">
        <w:r w:rsidR="00333C34">
          <w:rPr>
            <w:noProof/>
            <w:lang w:val="en-US"/>
          </w:rPr>
          <w:instrText>27</w:instrText>
        </w:r>
      </w:ins>
      <w:del w:id="686" w:author="Kees Nederhoff" w:date="2015-02-20T11:50:00Z">
        <w:r w:rsidR="004D7B46" w:rsidDel="00333C34">
          <w:rPr>
            <w:noProof/>
            <w:lang w:val="en-US"/>
          </w:rPr>
          <w:delInstrText>23</w:delInstrText>
        </w:r>
      </w:del>
      <w:r w:rsidR="00883631" w:rsidRPr="004D7B46">
        <w:rPr>
          <w:noProof/>
          <w:lang w:val="en-US"/>
        </w:rPr>
        <w:fldChar w:fldCharType="end"/>
      </w:r>
      <w:r w:rsidRPr="004D7B46">
        <w:rPr>
          <w:lang w:val="en-US"/>
        </w:rPr>
        <w:instrText>)</w:instrText>
      </w:r>
      <w:bookmarkEnd w:id="684"/>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ins w:id="687"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27</w:instrText>
        </w:r>
        <w:r w:rsidR="00333C34" w:rsidRPr="004D7B46">
          <w:rPr>
            <w:lang w:val="en-US"/>
          </w:rPr>
          <w:instrText>)</w:instrText>
        </w:r>
      </w:ins>
      <w:del w:id="688"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23</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ins w:id="689"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27</w:instrText>
        </w:r>
        <w:r w:rsidR="00333C34" w:rsidRPr="004D7B46">
          <w:rPr>
            <w:lang w:val="en-US"/>
          </w:rPr>
          <w:instrText>)</w:instrText>
        </w:r>
      </w:ins>
      <w:del w:id="690"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23</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55pt;height:31pt" o:ole="">
            <v:imagedata r:id="rId83" o:title=""/>
          </v:shape>
          <o:OLEObject Type="Embed" ProgID="Equation.DSMT4" ShapeID="_x0000_i1055" DrawAspect="Content" ObjectID="_1485962832"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91"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692" w:author="Kees Nederhoff" w:date="2015-02-20T11:50:00Z">
        <w:r w:rsidR="00333C34">
          <w:rPr>
            <w:noProof/>
            <w:lang w:val="en-US"/>
          </w:rPr>
          <w:instrText>28</w:instrText>
        </w:r>
      </w:ins>
      <w:del w:id="693" w:author="Kees Nederhoff" w:date="2015-02-20T11:50:00Z">
        <w:r w:rsidR="004D7B46" w:rsidDel="00333C34">
          <w:rPr>
            <w:noProof/>
            <w:lang w:val="en-US"/>
          </w:rPr>
          <w:delInstrText>24</w:delInstrText>
        </w:r>
      </w:del>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6" type="#_x0000_t75" style="width:46.05pt;height:31pt" o:ole="">
            <v:imagedata r:id="rId85" o:title=""/>
          </v:shape>
          <o:OLEObject Type="Embed" ProgID="Equation.DSMT4" ShapeID="_x0000_i1056" DrawAspect="Content" ObjectID="_1485962833"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6.05pt;height:31pt" o:ole="">
            <v:imagedata r:id="rId87" o:title=""/>
          </v:shape>
          <o:OLEObject Type="Embed" ProgID="Equation.DSMT4" ShapeID="_x0000_i1057" DrawAspect="Content" ObjectID="_1485962834"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694" w:name="_Toc412196364"/>
      <w:r w:rsidRPr="004D7B46">
        <w:rPr>
          <w:lang w:val="en-US"/>
        </w:rPr>
        <w:t xml:space="preserve">Groundwater </w:t>
      </w:r>
      <w:r w:rsidR="00927335" w:rsidRPr="004D7B46">
        <w:rPr>
          <w:lang w:val="en-US"/>
        </w:rPr>
        <w:t>flow</w:t>
      </w:r>
      <w:bookmarkEnd w:id="694"/>
    </w:p>
    <w:p w:rsidR="00667874" w:rsidRPr="004D7B46" w:rsidRDefault="00667874" w:rsidP="004D7B46">
      <w:pPr>
        <w:pStyle w:val="Heading3"/>
        <w:jc w:val="both"/>
        <w:rPr>
          <w:lang w:val="en-US"/>
        </w:rPr>
      </w:pPr>
      <w:bookmarkStart w:id="695" w:name="_Toc412196365"/>
      <w:r w:rsidRPr="004D7B46">
        <w:rPr>
          <w:lang w:val="en-US"/>
        </w:rPr>
        <w:t>Hydrostatic</w:t>
      </w:r>
      <w:bookmarkEnd w:id="695"/>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ins w:id="696"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25</w:instrText>
        </w:r>
        <w:r w:rsidR="00333C34" w:rsidRPr="004D7B46">
          <w:rPr>
            <w:lang w:val="en-US"/>
          </w:rPr>
          <w:instrText>)</w:instrText>
        </w:r>
      </w:ins>
      <w:del w:id="697" w:author="Kees Nederhoff" w:date="2015-02-20T11:50:00Z">
        <w:r w:rsidR="004D7B46" w:rsidRPr="004D7B46" w:rsidDel="00333C34">
          <w:rPr>
            <w:lang w:val="en-US"/>
          </w:rPr>
          <w:delInstrText>(1.25)</w:delInstrText>
        </w:r>
      </w:del>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8" type="#_x0000_t75" style="width:149pt;height:35.15pt" o:ole="">
            <v:imagedata r:id="rId89" o:title=""/>
          </v:shape>
          <o:OLEObject Type="Embed" ProgID="Equation.DSMT4" ShapeID="_x0000_i1058" DrawAspect="Content" ObjectID="_1485962835"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698" w:author="Kees Nederhoff" w:date="2015-02-20T11:50:00Z">
        <w:r w:rsidRPr="004D7B46">
          <w:rPr>
            <w:lang w:val="en-US"/>
          </w:rPr>
          <w:fldChar w:fldCharType="end"/>
        </w:r>
      </w:del>
      <w:bookmarkStart w:id="699"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0" w:author="Kees Nederhoff" w:date="2015-02-20T11:50:00Z">
        <w:r w:rsidR="00333C34">
          <w:rPr>
            <w:noProof/>
            <w:lang w:val="en-US"/>
          </w:rPr>
          <w:instrText>29</w:instrText>
        </w:r>
      </w:ins>
      <w:del w:id="701" w:author="Kees Nederhoff" w:date="2015-02-20T11:50:00Z">
        <w:r w:rsidR="004D7B46" w:rsidDel="00333C34">
          <w:rPr>
            <w:noProof/>
            <w:lang w:val="en-US"/>
          </w:rPr>
          <w:delInstrText>25</w:delInstrText>
        </w:r>
      </w:del>
      <w:r w:rsidR="00883631" w:rsidRPr="004D7B46">
        <w:rPr>
          <w:noProof/>
          <w:lang w:val="en-US"/>
        </w:rPr>
        <w:fldChar w:fldCharType="end"/>
      </w:r>
      <w:r w:rsidRPr="004D7B46">
        <w:rPr>
          <w:lang w:val="en-US"/>
        </w:rPr>
        <w:instrText>)</w:instrText>
      </w:r>
      <w:bookmarkEnd w:id="699"/>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lastRenderedPageBreak/>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9" type="#_x0000_t75" style="width:251.15pt;height:44.35pt" o:ole="">
            <v:imagedata r:id="rId91" o:title=""/>
          </v:shape>
          <o:OLEObject Type="Embed" ProgID="Equation.DSMT4" ShapeID="_x0000_i1059" DrawAspect="Content" ObjectID="_1485962836"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0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3" w:author="Kees Nederhoff" w:date="2015-02-20T11:50:00Z">
        <w:r w:rsidR="00333C34">
          <w:rPr>
            <w:noProof/>
            <w:lang w:val="en-US"/>
          </w:rPr>
          <w:instrText>30</w:instrText>
        </w:r>
      </w:ins>
      <w:del w:id="704" w:author="Kees Nederhoff" w:date="2015-02-20T11:50:00Z">
        <w:r w:rsidR="004D7B46" w:rsidDel="00333C34">
          <w:rPr>
            <w:noProof/>
            <w:lang w:val="en-US"/>
          </w:rPr>
          <w:delInstrText>26</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0" type="#_x0000_t75" style="width:84.55pt;height:34.35pt" o:ole="">
            <v:imagedata r:id="rId93" o:title=""/>
          </v:shape>
          <o:OLEObject Type="Embed" ProgID="Equation.DSMT4" ShapeID="_x0000_i1060" DrawAspect="Content" ObjectID="_1485962837"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05"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6" w:author="Kees Nederhoff" w:date="2015-02-20T11:50:00Z">
        <w:r w:rsidR="00333C34">
          <w:rPr>
            <w:noProof/>
            <w:lang w:val="en-US"/>
          </w:rPr>
          <w:instrText>31</w:instrText>
        </w:r>
      </w:ins>
      <w:del w:id="707" w:author="Kees Nederhoff" w:date="2015-02-20T11:50:00Z">
        <w:r w:rsidR="004D7B46" w:rsidDel="00333C34">
          <w:rPr>
            <w:noProof/>
            <w:lang w:val="en-US"/>
          </w:rPr>
          <w:delInstrText>27</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1" type="#_x0000_t75" style="width:166.6pt;height:35.15pt" o:ole="">
            <v:imagedata r:id="rId95" o:title=""/>
          </v:shape>
          <o:OLEObject Type="Embed" ProgID="Equation.DSMT4" ShapeID="_x0000_i1061" DrawAspect="Content" ObjectID="_1485962838"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08"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09" w:author="Kees Nederhoff" w:date="2015-02-20T11:50:00Z">
        <w:r w:rsidR="00333C34">
          <w:rPr>
            <w:noProof/>
            <w:lang w:val="en-US"/>
          </w:rPr>
          <w:instrText>32</w:instrText>
        </w:r>
      </w:ins>
      <w:del w:id="710" w:author="Kees Nederhoff" w:date="2015-02-20T11:50:00Z">
        <w:r w:rsidR="004D7B46" w:rsidDel="00333C34">
          <w:rPr>
            <w:noProof/>
            <w:lang w:val="en-US"/>
          </w:rPr>
          <w:delInstrText>28</w:delInstrText>
        </w:r>
      </w:del>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62" type="#_x0000_t75" style="width:164.1pt;height:35.15pt" o:ole="">
            <v:imagedata r:id="rId97" o:title=""/>
          </v:shape>
          <o:OLEObject Type="Embed" ProgID="Equation.DSMT4" ShapeID="_x0000_i1062" DrawAspect="Content" ObjectID="_1485962839"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11"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12" w:author="Kees Nederhoff" w:date="2015-02-20T11:50:00Z">
        <w:r w:rsidR="00333C34">
          <w:rPr>
            <w:noProof/>
            <w:lang w:val="en-US"/>
          </w:rPr>
          <w:instrText>33</w:instrText>
        </w:r>
      </w:ins>
      <w:del w:id="713" w:author="Kees Nederhoff" w:date="2015-02-20T11:50:00Z">
        <w:r w:rsidR="004D7B46" w:rsidDel="00333C34">
          <w:rPr>
            <w:noProof/>
            <w:lang w:val="en-US"/>
          </w:rPr>
          <w:delInstrText>29</w:delInstrText>
        </w:r>
      </w:del>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14" w:name="_Toc412196366"/>
      <w:r w:rsidRPr="004D7B46">
        <w:rPr>
          <w:lang w:val="en-US"/>
        </w:rPr>
        <w:t>Non-hydrostatic</w:t>
      </w:r>
      <w:bookmarkEnd w:id="714"/>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w:t>
      </w:r>
      <w:r w:rsidRPr="004D7B46">
        <w:rPr>
          <w:lang w:val="en-US"/>
        </w:rPr>
        <w:lastRenderedPageBreak/>
        <w:t>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3" type="#_x0000_t75" style="width:200.95pt;height:94.6pt" o:ole="">
            <v:imagedata r:id="rId99" o:title=""/>
          </v:shape>
          <o:OLEObject Type="Embed" ProgID="Equation.DSMT4" ShapeID="_x0000_i1063" DrawAspect="Content" ObjectID="_1485962840"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15" w:author="Kees Nederhoff" w:date="2015-02-20T11:50:00Z">
        <w:r w:rsidRPr="004D7B46">
          <w:rPr>
            <w:lang w:val="en-US"/>
          </w:rPr>
          <w:fldChar w:fldCharType="end"/>
        </w:r>
      </w:del>
      <w:bookmarkStart w:id="716"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17" w:author="Kees Nederhoff" w:date="2015-02-20T11:50:00Z">
        <w:r w:rsidR="00333C34">
          <w:rPr>
            <w:noProof/>
            <w:lang w:val="en-US"/>
          </w:rPr>
          <w:instrText>34</w:instrText>
        </w:r>
      </w:ins>
      <w:del w:id="718" w:author="Kees Nederhoff" w:date="2015-02-20T11:50:00Z">
        <w:r w:rsidR="004D7B46" w:rsidDel="00333C34">
          <w:rPr>
            <w:noProof/>
            <w:lang w:val="en-US"/>
          </w:rPr>
          <w:delInstrText>30</w:delInstrText>
        </w:r>
      </w:del>
      <w:r w:rsidR="00883631" w:rsidRPr="004D7B46">
        <w:rPr>
          <w:noProof/>
          <w:lang w:val="en-US"/>
        </w:rPr>
        <w:fldChar w:fldCharType="end"/>
      </w:r>
      <w:r w:rsidRPr="004D7B46">
        <w:rPr>
          <w:lang w:val="en-US"/>
        </w:rPr>
        <w:instrText>)</w:instrText>
      </w:r>
      <w:bookmarkEnd w:id="716"/>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719"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34</w:instrText>
        </w:r>
        <w:r w:rsidR="00333C34" w:rsidRPr="004D7B46">
          <w:rPr>
            <w:lang w:val="en-US"/>
          </w:rPr>
          <w:instrText>)</w:instrText>
        </w:r>
      </w:ins>
      <w:del w:id="720"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30</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 xml:space="preserve">The depth-average value of the groundwater head is used to </w:t>
      </w:r>
      <w:r w:rsidRPr="004D7B46">
        <w:rPr>
          <w:lang w:val="en-US"/>
        </w:rPr>
        <w:lastRenderedPageBreak/>
        <w:t>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4" type="#_x0000_t75" style="width:173.3pt;height:39.35pt" o:ole="">
            <v:imagedata r:id="rId101" o:title=""/>
          </v:shape>
          <o:OLEObject Type="Embed" ProgID="Equation.DSMT4" ShapeID="_x0000_i1064" DrawAspect="Content" ObjectID="_1485962841" r:id="rId10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21"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22" w:author="Kees Nederhoff" w:date="2015-02-20T11:50:00Z">
        <w:r w:rsidR="00333C34">
          <w:rPr>
            <w:noProof/>
            <w:lang w:val="en-US"/>
          </w:rPr>
          <w:instrText>35</w:instrText>
        </w:r>
      </w:ins>
      <w:del w:id="723" w:author="Kees Nederhoff" w:date="2015-02-20T11:50:00Z">
        <w:r w:rsidR="004D7B46" w:rsidDel="00333C34">
          <w:rPr>
            <w:noProof/>
            <w:lang w:val="en-US"/>
          </w:rPr>
          <w:delInstrText>31</w:delInstrText>
        </w:r>
      </w:del>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72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34</w:instrText>
        </w:r>
        <w:r w:rsidR="00333C34" w:rsidRPr="004D7B46">
          <w:rPr>
            <w:lang w:val="en-US"/>
          </w:rPr>
          <w:instrText>)</w:instrText>
        </w:r>
      </w:ins>
      <w:del w:id="725"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30</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65" type="#_x0000_t75" style="width:121.4pt;height:18.4pt" o:ole="">
            <v:imagedata r:id="rId103" o:title=""/>
          </v:shape>
          <o:OLEObject Type="Embed" ProgID="Equation.DSMT4" ShapeID="_x0000_i1065" DrawAspect="Content" ObjectID="_1485962842" r:id="rId10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26"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27" w:author="Kees Nederhoff" w:date="2015-02-20T11:50:00Z">
        <w:r w:rsidR="00333C34">
          <w:rPr>
            <w:noProof/>
            <w:lang w:val="en-US"/>
          </w:rPr>
          <w:instrText>36</w:instrText>
        </w:r>
      </w:ins>
      <w:del w:id="728" w:author="Kees Nederhoff" w:date="2015-02-20T11:50:00Z">
        <w:r w:rsidR="004D7B46" w:rsidDel="00333C34">
          <w:rPr>
            <w:noProof/>
            <w:lang w:val="en-US"/>
          </w:rPr>
          <w:delInstrText>32</w:delInstrText>
        </w:r>
      </w:del>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6" type="#_x0000_t75" style="width:126.4pt;height:81.2pt" o:ole="">
            <v:imagedata r:id="rId105" o:title=""/>
          </v:shape>
          <o:OLEObject Type="Embed" ProgID="Equation.DSMT4" ShapeID="_x0000_i1066" DrawAspect="Content" ObjectID="_1485962843"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29" w:author="Kees Nederhoff" w:date="2015-02-20T11:50:00Z">
        <w:r w:rsidRPr="004D7B46">
          <w:rPr>
            <w:lang w:val="en-US"/>
          </w:rPr>
          <w:fldChar w:fldCharType="end"/>
        </w:r>
      </w:del>
      <w:bookmarkStart w:id="730"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31" w:author="Kees Nederhoff" w:date="2015-02-20T11:50:00Z">
        <w:r w:rsidR="00333C34">
          <w:rPr>
            <w:noProof/>
            <w:lang w:val="en-US"/>
          </w:rPr>
          <w:instrText>37</w:instrText>
        </w:r>
      </w:ins>
      <w:del w:id="732" w:author="Kees Nederhoff" w:date="2015-02-20T11:50:00Z">
        <w:r w:rsidR="004D7B46" w:rsidDel="00333C34">
          <w:rPr>
            <w:noProof/>
            <w:lang w:val="en-US"/>
          </w:rPr>
          <w:delInstrText>33</w:delInstrText>
        </w:r>
      </w:del>
      <w:r w:rsidR="00883631" w:rsidRPr="004D7B46">
        <w:rPr>
          <w:noProof/>
          <w:lang w:val="en-US"/>
        </w:rPr>
        <w:fldChar w:fldCharType="end"/>
      </w:r>
      <w:r w:rsidRPr="004D7B46">
        <w:rPr>
          <w:lang w:val="en-US"/>
        </w:rPr>
        <w:instrText>)</w:instrText>
      </w:r>
      <w:bookmarkEnd w:id="730"/>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ins w:id="733"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34</w:instrText>
        </w:r>
        <w:r w:rsidR="00333C34" w:rsidRPr="004D7B46">
          <w:rPr>
            <w:lang w:val="en-US"/>
          </w:rPr>
          <w:instrText>)</w:instrText>
        </w:r>
      </w:ins>
      <w:del w:id="734"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30</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7" type="#_x0000_t75" style="width:25.95pt;height:22.6pt" o:ole="">
            <v:imagedata r:id="rId107" o:title=""/>
          </v:shape>
          <o:OLEObject Type="Embed" ProgID="Equation.DSMT4" ShapeID="_x0000_i1067" DrawAspect="Content" ObjectID="_1485962844" r:id="rId108"/>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8" type="#_x0000_t75" style="width:23.45pt;height:18.4pt" o:ole="">
            <v:imagedata r:id="rId109" o:title=""/>
          </v:shape>
          <o:OLEObject Type="Embed" ProgID="Equation.DSMT4" ShapeID="_x0000_i1068" DrawAspect="Content" ObjectID="_1485962845" r:id="rId110"/>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 xml:space="preserve">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t>
      </w:r>
      <w:r w:rsidRPr="004D7B46">
        <w:rPr>
          <w:lang w:val="en-US"/>
        </w:rPr>
        <w:lastRenderedPageBreak/>
        <w:t>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9" type="#_x0000_t75" style="width:97.1pt;height:32.65pt" o:ole="">
            <v:imagedata r:id="rId111" o:title=""/>
          </v:shape>
          <o:OLEObject Type="Embed" ProgID="Equation.DSMT4" ShapeID="_x0000_i1069" DrawAspect="Content" ObjectID="_1485962846"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35"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36" w:author="Kees Nederhoff" w:date="2015-02-20T11:50:00Z">
        <w:r w:rsidR="00333C34">
          <w:rPr>
            <w:noProof/>
            <w:lang w:val="en-US"/>
          </w:rPr>
          <w:instrText>38</w:instrText>
        </w:r>
      </w:ins>
      <w:del w:id="737" w:author="Kees Nederhoff" w:date="2015-02-20T11:50:00Z">
        <w:r w:rsidR="004D7B46" w:rsidDel="00333C34">
          <w:rPr>
            <w:noProof/>
            <w:lang w:val="en-US"/>
          </w:rPr>
          <w:delInstrText>34</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0" type="#_x0000_t75" style="width:120.55pt;height:32.65pt" o:ole="">
            <v:imagedata r:id="rId113" o:title=""/>
          </v:shape>
          <o:OLEObject Type="Embed" ProgID="Equation.DSMT4" ShapeID="_x0000_i1070" DrawAspect="Content" ObjectID="_1485962847"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38"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39" w:author="Kees Nederhoff" w:date="2015-02-20T11:50:00Z">
        <w:r w:rsidR="00333C34">
          <w:rPr>
            <w:noProof/>
            <w:lang w:val="en-US"/>
          </w:rPr>
          <w:instrText>39</w:instrText>
        </w:r>
      </w:ins>
      <w:del w:id="740" w:author="Kees Nederhoff" w:date="2015-02-20T11:50:00Z">
        <w:r w:rsidR="004D7B46" w:rsidDel="00333C34">
          <w:rPr>
            <w:noProof/>
            <w:lang w:val="en-US"/>
          </w:rPr>
          <w:delInstrText>35</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1" type="#_x0000_t75" style="width:106.35pt;height:32.65pt" o:ole="">
            <v:imagedata r:id="rId115" o:title=""/>
          </v:shape>
          <o:OLEObject Type="Embed" ProgID="Equation.DSMT4" ShapeID="_x0000_i1071" DrawAspect="Content" ObjectID="_1485962848"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41"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42" w:author="Kees Nederhoff" w:date="2015-02-20T11:50:00Z">
        <w:r w:rsidR="00333C34">
          <w:rPr>
            <w:noProof/>
            <w:lang w:val="en-US"/>
          </w:rPr>
          <w:instrText>40</w:instrText>
        </w:r>
      </w:ins>
      <w:del w:id="743" w:author="Kees Nederhoff" w:date="2015-02-20T11:50:00Z">
        <w:r w:rsidR="004D7B46" w:rsidDel="00333C34">
          <w:rPr>
            <w:noProof/>
            <w:lang w:val="en-US"/>
          </w:rPr>
          <w:delInstrText>36</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2" type="#_x0000_t75" style="width:94.6pt;height:67pt" o:ole="">
            <v:imagedata r:id="rId117" o:title=""/>
          </v:shape>
          <o:OLEObject Type="Embed" ProgID="Equation.DSMT4" ShapeID="_x0000_i1072" DrawAspect="Content" ObjectID="_1485962849"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44"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45" w:author="Kees Nederhoff" w:date="2015-02-20T11:50:00Z">
        <w:r w:rsidR="00333C34">
          <w:rPr>
            <w:noProof/>
            <w:lang w:val="en-US"/>
          </w:rPr>
          <w:instrText>41</w:instrText>
        </w:r>
      </w:ins>
      <w:del w:id="746" w:author="Kees Nederhoff" w:date="2015-02-20T11:50:00Z">
        <w:r w:rsidR="004D7B46" w:rsidDel="00333C34">
          <w:rPr>
            <w:noProof/>
            <w:lang w:val="en-US"/>
          </w:rPr>
          <w:delInstrText>37</w:delInstrText>
        </w:r>
      </w:del>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lastRenderedPageBreak/>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252EAF" w:rsidRPr="00252EAF" w:rsidRDefault="009C4C27" w:rsidP="00252EAF">
      <w:pPr>
        <w:pStyle w:val="Heading2"/>
        <w:jc w:val="both"/>
        <w:rPr>
          <w:lang w:val="en-US"/>
        </w:rPr>
      </w:pPr>
      <w:bookmarkStart w:id="747" w:name="_Toc412196367"/>
      <w:r w:rsidRPr="004D7B46">
        <w:rPr>
          <w:lang w:val="en-US"/>
        </w:rPr>
        <w:lastRenderedPageBreak/>
        <w:t>Sediment transport</w:t>
      </w:r>
      <w:bookmarkEnd w:id="747"/>
    </w:p>
    <w:p w:rsidR="009C4C27" w:rsidRPr="004D7B46" w:rsidRDefault="009C4C27" w:rsidP="004D7B46">
      <w:pPr>
        <w:pStyle w:val="Heading3"/>
        <w:jc w:val="both"/>
        <w:rPr>
          <w:lang w:val="en-US"/>
        </w:rPr>
      </w:pPr>
      <w:bookmarkStart w:id="748" w:name="_Toc412196368"/>
      <w:r w:rsidRPr="004D7B46">
        <w:rPr>
          <w:lang w:val="en-US"/>
        </w:rPr>
        <w:t>Advection-diffusion</w:t>
      </w:r>
      <w:bookmarkEnd w:id="748"/>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15pt;height:36.85pt" o:ole="">
            <v:imagedata r:id="rId119" o:title=""/>
          </v:shape>
          <o:OLEObject Type="Embed" ProgID="Equation.DSMT4" ShapeID="_x0000_i1073" DrawAspect="Content" ObjectID="_1485962850"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49" w:author="Kees Nederhoff" w:date="2015-02-20T11:50:00Z">
        <w:r w:rsidRPr="004D7B46">
          <w:rPr>
            <w:lang w:val="en-US"/>
          </w:rPr>
          <w:fldChar w:fldCharType="end"/>
        </w:r>
      </w:del>
      <w:bookmarkStart w:id="750"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51" w:author="Kees Nederhoff" w:date="2015-02-20T11:50:00Z">
        <w:r w:rsidR="00333C34">
          <w:rPr>
            <w:noProof/>
            <w:lang w:val="en-US"/>
          </w:rPr>
          <w:instrText>42</w:instrText>
        </w:r>
      </w:ins>
      <w:del w:id="752" w:author="Kees Nederhoff" w:date="2015-02-20T11:50:00Z">
        <w:r w:rsidR="004D7B46" w:rsidDel="00333C34">
          <w:rPr>
            <w:noProof/>
            <w:lang w:val="en-US"/>
          </w:rPr>
          <w:delInstrText>38</w:delInstrText>
        </w:r>
      </w:del>
      <w:r w:rsidR="00883631" w:rsidRPr="004D7B46">
        <w:rPr>
          <w:noProof/>
          <w:lang w:val="en-US"/>
        </w:rPr>
        <w:fldChar w:fldCharType="end"/>
      </w:r>
      <w:r w:rsidRPr="004D7B46">
        <w:rPr>
          <w:lang w:val="en-US"/>
        </w:rPr>
        <w:instrText>)</w:instrText>
      </w:r>
      <w:bookmarkEnd w:id="750"/>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ins w:id="753"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42</w:instrText>
        </w:r>
        <w:r w:rsidR="00333C34" w:rsidRPr="004D7B46">
          <w:rPr>
            <w:lang w:val="en-US"/>
          </w:rPr>
          <w:instrText>)</w:instrText>
        </w:r>
      </w:ins>
      <w:del w:id="754"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38</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9pt;height:37.65pt" o:ole="">
            <v:imagedata r:id="rId121" o:title=""/>
          </v:shape>
          <o:OLEObject Type="Embed" ProgID="Equation.DSMT4" ShapeID="_x0000_i1074" DrawAspect="Content" ObjectID="_1485962851"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55"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56" w:author="Kees Nederhoff" w:date="2015-02-20T11:50:00Z">
        <w:r w:rsidR="00333C34">
          <w:rPr>
            <w:noProof/>
            <w:lang w:val="en-US"/>
          </w:rPr>
          <w:instrText>43</w:instrText>
        </w:r>
      </w:ins>
      <w:del w:id="757" w:author="Kees Nederhoff" w:date="2015-02-20T11:50:00Z">
        <w:r w:rsidR="004D7B46" w:rsidDel="00333C34">
          <w:rPr>
            <w:noProof/>
            <w:lang w:val="en-US"/>
          </w:rPr>
          <w:delInstrText>39</w:delInstrText>
        </w:r>
      </w:del>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758" w:name="_Toc412196369"/>
      <w:r w:rsidRPr="004D7B46">
        <w:rPr>
          <w:lang w:val="en-US"/>
        </w:rPr>
        <w:t>General parameters</w:t>
      </w:r>
      <w:bookmarkEnd w:id="758"/>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ins w:id="759"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40</w:instrText>
        </w:r>
        <w:r w:rsidR="00333C34" w:rsidRPr="004D7B46">
          <w:rPr>
            <w:lang w:val="en-US"/>
          </w:rPr>
          <w:instrText>)</w:instrText>
        </w:r>
      </w:ins>
      <w:del w:id="760" w:author="Kees Nederhoff" w:date="2015-02-20T11:50:00Z">
        <w:r w:rsidR="004D7B46" w:rsidRPr="004D7B46" w:rsidDel="00333C34">
          <w:rPr>
            <w:lang w:val="en-US"/>
          </w:rPr>
          <w:delInstrText>(1.40)</w:delInstrText>
        </w:r>
      </w:del>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8pt;height:27.65pt" o:ole="">
            <v:imagedata r:id="rId123" o:title=""/>
          </v:shape>
          <o:OLEObject Type="Embed" ProgID="Equation.DSMT4" ShapeID="_x0000_i1075" DrawAspect="Content" ObjectID="_1485962852"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61" w:author="Kees Nederhoff" w:date="2015-02-20T11:50:00Z">
        <w:r w:rsidRPr="004D7B46">
          <w:rPr>
            <w:lang w:val="en-US"/>
          </w:rPr>
          <w:fldChar w:fldCharType="end"/>
        </w:r>
      </w:del>
      <w:bookmarkStart w:id="762"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63" w:author="Kees Nederhoff" w:date="2015-02-20T11:50:00Z">
        <w:r w:rsidR="00333C34">
          <w:rPr>
            <w:noProof/>
            <w:lang w:val="en-US"/>
          </w:rPr>
          <w:instrText>44</w:instrText>
        </w:r>
      </w:ins>
      <w:del w:id="764" w:author="Kees Nederhoff" w:date="2015-02-20T11:50:00Z">
        <w:r w:rsidR="004D7B46" w:rsidDel="00333C34">
          <w:rPr>
            <w:noProof/>
            <w:lang w:val="en-US"/>
          </w:rPr>
          <w:delInstrText>40</w:delInstrText>
        </w:r>
      </w:del>
      <w:r w:rsidR="00883631" w:rsidRPr="004D7B46">
        <w:rPr>
          <w:noProof/>
          <w:lang w:val="en-US"/>
        </w:rPr>
        <w:fldChar w:fldCharType="end"/>
      </w:r>
      <w:r w:rsidRPr="004D7B46">
        <w:rPr>
          <w:lang w:val="en-US"/>
        </w:rPr>
        <w:instrText>)</w:instrText>
      </w:r>
      <w:bookmarkEnd w:id="762"/>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6" type="#_x0000_t75" style="width:231.05pt;height:40.2pt" o:ole="">
            <v:imagedata r:id="rId125" o:title=""/>
          </v:shape>
          <o:OLEObject Type="Embed" ProgID="Equation.DSMT4" ShapeID="_x0000_i1076" DrawAspect="Content" ObjectID="_1485962853"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65"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66" w:author="Kees Nederhoff" w:date="2015-02-20T11:50:00Z">
        <w:r w:rsidR="00333C34">
          <w:rPr>
            <w:noProof/>
            <w:lang w:val="en-US"/>
          </w:rPr>
          <w:instrText>45</w:instrText>
        </w:r>
      </w:ins>
      <w:del w:id="767" w:author="Kees Nederhoff" w:date="2015-02-20T11:50:00Z">
        <w:r w:rsidR="004D7B46" w:rsidDel="00333C34">
          <w:rPr>
            <w:noProof/>
            <w:lang w:val="en-US"/>
          </w:rPr>
          <w:delInstrText>41</w:delInstrText>
        </w:r>
      </w:del>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ins w:id="76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42</w:instrText>
        </w:r>
        <w:r w:rsidR="00333C34" w:rsidRPr="004D7B46">
          <w:rPr>
            <w:lang w:val="en-US"/>
          </w:rPr>
          <w:instrText>)</w:instrText>
        </w:r>
      </w:ins>
      <w:del w:id="769" w:author="Kees Nederhoff" w:date="2015-02-20T11:50:00Z">
        <w:r w:rsidR="004D7B46" w:rsidRPr="004D7B46" w:rsidDel="00333C34">
          <w:rPr>
            <w:lang w:val="en-US"/>
          </w:rPr>
          <w:delInstrText>(1.42)</w:delInstrText>
        </w:r>
      </w:del>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7" type="#_x0000_t75" style="width:146.5pt;height:36.85pt" o:ole="">
            <v:imagedata r:id="rId127" o:title=""/>
          </v:shape>
          <o:OLEObject Type="Embed" ProgID="Equation.DSMT4" ShapeID="_x0000_i1077" DrawAspect="Content" ObjectID="_1485962854"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70" w:author="Kees Nederhoff" w:date="2015-02-20T11:50:00Z">
        <w:r w:rsidRPr="004D7B46">
          <w:rPr>
            <w:lang w:val="en-US"/>
          </w:rPr>
          <w:fldChar w:fldCharType="end"/>
        </w:r>
      </w:del>
      <w:bookmarkStart w:id="771"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72" w:author="Kees Nederhoff" w:date="2015-02-20T11:50:00Z">
        <w:r w:rsidR="00333C34">
          <w:rPr>
            <w:noProof/>
            <w:lang w:val="en-US"/>
          </w:rPr>
          <w:instrText>46</w:instrText>
        </w:r>
      </w:ins>
      <w:del w:id="773" w:author="Kees Nederhoff" w:date="2015-02-20T11:50:00Z">
        <w:r w:rsidR="004D7B46" w:rsidDel="00333C34">
          <w:rPr>
            <w:noProof/>
            <w:lang w:val="en-US"/>
          </w:rPr>
          <w:delInstrText>42</w:delInstrText>
        </w:r>
      </w:del>
      <w:r w:rsidR="00883631" w:rsidRPr="004D7B46">
        <w:rPr>
          <w:noProof/>
          <w:lang w:val="en-US"/>
        </w:rPr>
        <w:fldChar w:fldCharType="end"/>
      </w:r>
      <w:r w:rsidRPr="004D7B46">
        <w:rPr>
          <w:lang w:val="en-US"/>
        </w:rPr>
        <w:instrText>)</w:instrText>
      </w:r>
      <w:bookmarkEnd w:id="771"/>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8" type="#_x0000_t75" style="width:92.1pt;height:20.1pt" o:ole="">
            <v:imagedata r:id="rId129" o:title=""/>
          </v:shape>
          <o:OLEObject Type="Embed" ProgID="Equation.DSMT4" ShapeID="_x0000_i1078" DrawAspect="Content" ObjectID="_1485962855"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74"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75" w:author="Kees Nederhoff" w:date="2015-02-20T11:50:00Z">
        <w:r w:rsidR="00333C34">
          <w:rPr>
            <w:noProof/>
            <w:lang w:val="en-US"/>
          </w:rPr>
          <w:instrText>47</w:instrText>
        </w:r>
      </w:ins>
      <w:del w:id="776" w:author="Kees Nederhoff" w:date="2015-02-20T11:50:00Z">
        <w:r w:rsidR="004D7B46" w:rsidDel="00333C34">
          <w:rPr>
            <w:noProof/>
            <w:lang w:val="en-US"/>
          </w:rPr>
          <w:delInstrText>43</w:delInstrText>
        </w:r>
      </w:del>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777" w:name="_Toc412196370"/>
      <w:r w:rsidRPr="004D7B46">
        <w:rPr>
          <w:lang w:val="en-US"/>
        </w:rPr>
        <w:t>Transport formulations</w:t>
      </w:r>
      <w:bookmarkEnd w:id="777"/>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ins w:id="77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44</w:instrText>
        </w:r>
        <w:r w:rsidR="00333C34" w:rsidRPr="004D7B46">
          <w:rPr>
            <w:lang w:val="en-US"/>
          </w:rPr>
          <w:instrText>)</w:instrText>
        </w:r>
      </w:ins>
      <w:del w:id="779" w:author="Kees Nederhoff" w:date="2015-02-20T11:50:00Z">
        <w:r w:rsidR="004D7B46" w:rsidRPr="004D7B46" w:rsidDel="00333C34">
          <w:rPr>
            <w:lang w:val="en-US"/>
          </w:rPr>
          <w:delInstrText>(1.44)</w:delInstrText>
        </w:r>
      </w:del>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1pt;height:20.1pt" o:ole="">
            <v:imagedata r:id="rId131" o:title=""/>
          </v:shape>
          <o:OLEObject Type="Embed" ProgID="Equation.DSMT4" ShapeID="_x0000_i1079" DrawAspect="Content" ObjectID="_1485962856"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80" w:author="Kees Nederhoff" w:date="2015-02-20T11:50:00Z">
        <w:r w:rsidRPr="004D7B46">
          <w:rPr>
            <w:lang w:val="en-US"/>
          </w:rPr>
          <w:fldChar w:fldCharType="end"/>
        </w:r>
      </w:del>
      <w:bookmarkStart w:id="781"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82" w:author="Kees Nederhoff" w:date="2015-02-20T11:50:00Z">
        <w:r w:rsidR="00333C34">
          <w:rPr>
            <w:noProof/>
            <w:lang w:val="en-US"/>
          </w:rPr>
          <w:instrText>48</w:instrText>
        </w:r>
      </w:ins>
      <w:del w:id="783" w:author="Kees Nederhoff" w:date="2015-02-20T11:50:00Z">
        <w:r w:rsidR="004D7B46" w:rsidDel="00333C34">
          <w:rPr>
            <w:noProof/>
            <w:lang w:val="en-US"/>
          </w:rPr>
          <w:delInstrText>44</w:delInstrText>
        </w:r>
      </w:del>
      <w:r w:rsidR="00883631" w:rsidRPr="004D7B46">
        <w:rPr>
          <w:noProof/>
          <w:lang w:val="en-US"/>
        </w:rPr>
        <w:fldChar w:fldCharType="end"/>
      </w:r>
      <w:r w:rsidRPr="004D7B46">
        <w:rPr>
          <w:lang w:val="en-US"/>
        </w:rPr>
        <w:instrText>)</w:instrText>
      </w:r>
      <w:bookmarkEnd w:id="781"/>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25pt;height:92.1pt" o:ole="">
            <v:imagedata r:id="rId133" o:title=""/>
          </v:shape>
          <o:OLEObject Type="Embed" ProgID="Equation.DSMT4" ShapeID="_x0000_i1080" DrawAspect="Content" ObjectID="_1485962857" r:id="rId1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84"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85" w:author="Kees Nederhoff" w:date="2015-02-20T11:50:00Z">
        <w:r w:rsidR="00333C34">
          <w:rPr>
            <w:noProof/>
            <w:lang w:val="en-US"/>
          </w:rPr>
          <w:instrText>49</w:instrText>
        </w:r>
      </w:ins>
      <w:del w:id="786" w:author="Kees Nederhoff" w:date="2015-02-20T11:50:00Z">
        <w:r w:rsidR="004D7B46" w:rsidDel="00333C34">
          <w:rPr>
            <w:noProof/>
            <w:lang w:val="en-US"/>
          </w:rPr>
          <w:delInstrText>45</w:delInstrText>
        </w:r>
      </w:del>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85pt;height:40.2pt" o:ole="">
            <v:imagedata r:id="rId135" o:title=""/>
          </v:shape>
          <o:OLEObject Type="Embed" ProgID="Equation.DSMT4" ShapeID="_x0000_i1081" DrawAspect="Content" ObjectID="_1485962858"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87"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88" w:author="Kees Nederhoff" w:date="2015-02-20T11:50:00Z">
        <w:r w:rsidR="00333C34">
          <w:rPr>
            <w:noProof/>
            <w:lang w:val="en-US"/>
          </w:rPr>
          <w:instrText>50</w:instrText>
        </w:r>
      </w:ins>
      <w:del w:id="789" w:author="Kees Nederhoff" w:date="2015-02-20T11:50:00Z">
        <w:r w:rsidR="004D7B46" w:rsidDel="00333C34">
          <w:rPr>
            <w:noProof/>
            <w:lang w:val="en-US"/>
          </w:rPr>
          <w:delInstrText>46</w:delInstrText>
        </w:r>
      </w:del>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05pt;height:10.05pt" o:ole="">
            <v:imagedata r:id="rId137" o:title=""/>
          </v:shape>
          <o:OLEObject Type="Embed" ProgID="Equation.DSMT4" ShapeID="_x0000_i1082" DrawAspect="Content" ObjectID="_1485962859" r:id="rId1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del w:id="790" w:author="Kees Nederhoff" w:date="2015-02-20T11:50:00Z">
        <w:r>
          <w:rPr>
            <w:lang w:val="en-US"/>
          </w:rPr>
          <w:fldChar w:fldCharType="end"/>
        </w:r>
      </w:del>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sidR="00333C34">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ins w:id="791" w:author="Kees Nederhoff" w:date="2015-02-20T11:50:00Z">
        <w:r w:rsidR="00333C34">
          <w:rPr>
            <w:noProof/>
            <w:lang w:val="en-US"/>
          </w:rPr>
          <w:instrText>51</w:instrText>
        </w:r>
      </w:ins>
      <w:del w:id="792" w:author="Kees Nederhoff" w:date="2015-02-20T11:50:00Z">
        <w:r w:rsidDel="00333C34">
          <w:rPr>
            <w:noProof/>
            <w:lang w:val="en-US"/>
          </w:rPr>
          <w:delInstrText>47</w:delInstrText>
        </w:r>
      </w:del>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1.85pt;height:77pt" o:ole="">
            <v:imagedata r:id="rId139" o:title=""/>
          </v:shape>
          <o:OLEObject Type="Embed" ProgID="Equation.DSMT4" ShapeID="_x0000_i1083" DrawAspect="Content" ObjectID="_1485962860" r:id="rId1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93"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94" w:author="Kees Nederhoff" w:date="2015-02-20T11:50:00Z">
        <w:r w:rsidR="00333C34">
          <w:rPr>
            <w:noProof/>
            <w:lang w:val="en-US"/>
          </w:rPr>
          <w:instrText>52</w:instrText>
        </w:r>
      </w:ins>
      <w:del w:id="795" w:author="Kees Nederhoff" w:date="2015-02-20T11:50:00Z">
        <w:r w:rsidR="004D7B46" w:rsidDel="00333C34">
          <w:rPr>
            <w:noProof/>
            <w:lang w:val="en-US"/>
          </w:rPr>
          <w:delInstrText>48</w:delInstrText>
        </w:r>
      </w:del>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lastRenderedPageBreak/>
        <w:tab/>
      </w:r>
      <w:r w:rsidRPr="004D7B46">
        <w:rPr>
          <w:position w:val="-70"/>
          <w:lang w:val="en-US"/>
        </w:rPr>
        <w:object w:dxaOrig="2960" w:dyaOrig="1560">
          <v:shape id="_x0000_i1084" type="#_x0000_t75" style="width:149pt;height:77pt" o:ole="">
            <v:imagedata r:id="rId141" o:title=""/>
          </v:shape>
          <o:OLEObject Type="Embed" ProgID="Equation.DSMT4" ShapeID="_x0000_i1084" DrawAspect="Content" ObjectID="_1485962861"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96"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797" w:author="Kees Nederhoff" w:date="2015-02-20T11:50:00Z">
        <w:r w:rsidR="00333C34">
          <w:rPr>
            <w:noProof/>
            <w:lang w:val="en-US"/>
          </w:rPr>
          <w:instrText>53</w:instrText>
        </w:r>
      </w:ins>
      <w:del w:id="798" w:author="Kees Nederhoff" w:date="2015-02-20T11:50:00Z">
        <w:r w:rsidR="004D7B46" w:rsidDel="00333C34">
          <w:rPr>
            <w:noProof/>
            <w:lang w:val="en-US"/>
          </w:rPr>
          <w:delInstrText>49</w:delInstrText>
        </w:r>
      </w:del>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85" type="#_x0000_t75" style="width:5pt;height:5pt" o:ole="">
            <v:imagedata r:id="rId143" o:title=""/>
          </v:shape>
          <o:OLEObject Type="Embed" ProgID="Equation.DSMT4" ShapeID="_x0000_i1085" DrawAspect="Content" ObjectID="_1485962862" r:id="rId144"/>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6.65pt;height:63.65pt" o:ole="">
            <v:imagedata r:id="rId145" o:title=""/>
          </v:shape>
          <o:OLEObject Type="Embed" ProgID="Equation.DSMT4" ShapeID="_x0000_i1086" DrawAspect="Content" ObjectID="_1485962863"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799"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00" w:author="Kees Nederhoff" w:date="2015-02-20T11:50:00Z">
        <w:r w:rsidR="00333C34">
          <w:rPr>
            <w:noProof/>
            <w:lang w:val="en-US"/>
          </w:rPr>
          <w:instrText>54</w:instrText>
        </w:r>
      </w:ins>
      <w:del w:id="801" w:author="Kees Nederhoff" w:date="2015-02-20T11:50:00Z">
        <w:r w:rsidR="004D7B46" w:rsidDel="00333C34">
          <w:rPr>
            <w:noProof/>
            <w:lang w:val="en-US"/>
          </w:rPr>
          <w:delInstrText>50</w:delInstrText>
        </w:r>
      </w:del>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8pt;height:41.85pt" o:ole="">
            <v:imagedata r:id="rId147" o:title=""/>
          </v:shape>
          <o:OLEObject Type="Embed" ProgID="Equation.DSMT4" ShapeID="_x0000_i1087" DrawAspect="Content" ObjectID="_1485962864"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0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03" w:author="Kees Nederhoff" w:date="2015-02-20T11:50:00Z">
        <w:r w:rsidR="00333C34">
          <w:rPr>
            <w:noProof/>
            <w:lang w:val="en-US"/>
          </w:rPr>
          <w:instrText>55</w:instrText>
        </w:r>
      </w:ins>
      <w:del w:id="804" w:author="Kees Nederhoff" w:date="2015-02-20T11:50:00Z">
        <w:r w:rsidR="004D7B46" w:rsidDel="00333C34">
          <w:rPr>
            <w:noProof/>
            <w:lang w:val="en-US"/>
          </w:rPr>
          <w:delInstrText>51</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8pt;height:36.85pt" o:ole="">
            <v:imagedata r:id="rId149" o:title=""/>
          </v:shape>
          <o:OLEObject Type="Embed" ProgID="Equation.DSMT4" ShapeID="_x0000_i1088" DrawAspect="Content" ObjectID="_1485962865"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05"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06" w:author="Kees Nederhoff" w:date="2015-02-20T11:50:00Z">
        <w:r w:rsidR="00333C34">
          <w:rPr>
            <w:noProof/>
            <w:lang w:val="en-US"/>
          </w:rPr>
          <w:instrText>56</w:instrText>
        </w:r>
      </w:ins>
      <w:del w:id="807" w:author="Kees Nederhoff" w:date="2015-02-20T11:50:00Z">
        <w:r w:rsidR="004D7B46" w:rsidDel="00333C34">
          <w:rPr>
            <w:noProof/>
            <w:lang w:val="en-US"/>
          </w:rPr>
          <w:delInstrText>52</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30.25pt;height:118.05pt" o:ole="">
            <v:imagedata r:id="rId151" o:title=""/>
          </v:shape>
          <o:OLEObject Type="Embed" ProgID="Equation.DSMT4" ShapeID="_x0000_i1089" DrawAspect="Content" ObjectID="_1485962866"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08"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09" w:author="Kees Nederhoff" w:date="2015-02-20T11:50:00Z">
        <w:r w:rsidR="00333C34">
          <w:rPr>
            <w:noProof/>
            <w:lang w:val="en-US"/>
          </w:rPr>
          <w:instrText>57</w:instrText>
        </w:r>
      </w:ins>
      <w:del w:id="810" w:author="Kees Nederhoff" w:date="2015-02-20T11:50:00Z">
        <w:r w:rsidR="004D7B46" w:rsidDel="00333C34">
          <w:rPr>
            <w:noProof/>
            <w:lang w:val="en-US"/>
          </w:rPr>
          <w:delInstrText>53</w:delInstrText>
        </w:r>
      </w:del>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4pt;height:50.25pt" o:ole="">
            <v:imagedata r:id="rId153" o:title=""/>
          </v:shape>
          <o:OLEObject Type="Embed" ProgID="Equation.DSMT4" ShapeID="_x0000_i1090" DrawAspect="Content" ObjectID="_1485962867" r:id="rId15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11"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12" w:author="Kees Nederhoff" w:date="2015-02-20T11:50:00Z">
        <w:r w:rsidR="00333C34">
          <w:rPr>
            <w:noProof/>
            <w:lang w:val="en-US"/>
          </w:rPr>
          <w:instrText>58</w:instrText>
        </w:r>
      </w:ins>
      <w:del w:id="813" w:author="Kees Nederhoff" w:date="2015-02-20T11:50:00Z">
        <w:r w:rsidR="004D7B46" w:rsidDel="00333C34">
          <w:rPr>
            <w:noProof/>
            <w:lang w:val="en-US"/>
          </w:rPr>
          <w:delInstrText>54</w:delInstrText>
        </w:r>
      </w:del>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14" w:name="_Toc412196371"/>
      <w:r w:rsidRPr="004D7B46">
        <w:rPr>
          <w:lang w:val="en-US"/>
        </w:rPr>
        <w:lastRenderedPageBreak/>
        <w:t>Wave asymmetry</w:t>
      </w:r>
      <w:bookmarkEnd w:id="814"/>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1pt;height:72.85pt" o:ole="">
            <v:imagedata r:id="rId155" o:title=""/>
          </v:shape>
          <o:OLEObject Type="Embed" ProgID="Equation.DSMT4" ShapeID="_x0000_i1091" DrawAspect="Content" ObjectID="_1485962868" r:id="rId15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15"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16" w:author="Kees Nederhoff" w:date="2015-02-20T11:50:00Z">
        <w:r w:rsidR="00333C34">
          <w:rPr>
            <w:noProof/>
            <w:lang w:val="en-US"/>
          </w:rPr>
          <w:instrText>59</w:instrText>
        </w:r>
      </w:ins>
      <w:del w:id="817" w:author="Kees Nederhoff" w:date="2015-02-20T11:50:00Z">
        <w:r w:rsidR="004D7B46" w:rsidDel="00333C34">
          <w:rPr>
            <w:noProof/>
            <w:lang w:val="en-US"/>
          </w:rPr>
          <w:delInstrText>55</w:delInstrText>
        </w:r>
      </w:del>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7.95pt;height:17.6pt" o:ole="">
            <v:imagedata r:id="rId157" o:title=""/>
          </v:shape>
          <o:OLEObject Type="Embed" ProgID="Equation.DSMT4" ShapeID="_x0000_i1092" DrawAspect="Content" ObjectID="_1485962869" r:id="rId158"/>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del w:id="818" w:author="Kees Nederhoff" w:date="2015-02-20T11:50:00Z">
        <w:r w:rsidRPr="004D7B46">
          <w:rPr>
            <w:sz w:val="20"/>
            <w:szCs w:val="20"/>
            <w:lang w:val="en-US"/>
          </w:rPr>
          <w:fldChar w:fldCharType="end"/>
        </w:r>
      </w:del>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333C34">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ins w:id="819" w:author="Kees Nederhoff" w:date="2015-02-20T11:50:00Z">
        <w:r w:rsidR="00333C34">
          <w:rPr>
            <w:noProof/>
            <w:sz w:val="20"/>
            <w:szCs w:val="20"/>
            <w:lang w:val="en-US"/>
          </w:rPr>
          <w:instrText>60</w:instrText>
        </w:r>
      </w:ins>
      <w:del w:id="820" w:author="Kees Nederhoff" w:date="2015-02-20T11:50:00Z">
        <w:r w:rsidR="004D7B46" w:rsidDel="00333C34">
          <w:rPr>
            <w:noProof/>
            <w:sz w:val="20"/>
            <w:szCs w:val="20"/>
            <w:lang w:val="en-US"/>
          </w:rPr>
          <w:delInstrText>56</w:delInstrText>
        </w:r>
      </w:del>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Ruessink  </w:t>
      </w:r>
      <w:r w:rsidR="0024380D" w:rsidRPr="004D7B46">
        <w:rPr>
          <w:sz w:val="20"/>
          <w:szCs w:val="20"/>
          <w:lang w:val="en-US"/>
        </w:rPr>
        <w:t>et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pt;height:95.45pt" o:ole="">
            <v:imagedata r:id="rId159" o:title=""/>
          </v:shape>
          <o:OLEObject Type="Embed" ProgID="Equation.DSMT4" ShapeID="_x0000_i1093" DrawAspect="Content" ObjectID="_1485962870" r:id="rId160"/>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del w:id="821" w:author="Kees Nederhoff" w:date="2015-02-20T11:50:00Z">
        <w:r w:rsidRPr="004D7B46">
          <w:rPr>
            <w:sz w:val="20"/>
            <w:szCs w:val="20"/>
            <w:lang w:val="en-US"/>
          </w:rPr>
          <w:fldChar w:fldCharType="end"/>
        </w:r>
      </w:del>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333C34">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ins w:id="822" w:author="Kees Nederhoff" w:date="2015-02-20T11:50:00Z">
        <w:r w:rsidR="00333C34">
          <w:rPr>
            <w:noProof/>
            <w:sz w:val="20"/>
            <w:szCs w:val="20"/>
            <w:lang w:val="en-US"/>
          </w:rPr>
          <w:instrText>61</w:instrText>
        </w:r>
      </w:ins>
      <w:del w:id="823" w:author="Kees Nederhoff" w:date="2015-02-20T11:50:00Z">
        <w:r w:rsidR="004D7B46" w:rsidDel="00333C34">
          <w:rPr>
            <w:noProof/>
            <w:sz w:val="20"/>
            <w:szCs w:val="20"/>
            <w:lang w:val="en-US"/>
          </w:rPr>
          <w:delInstrText>57</w:delInstrText>
        </w:r>
      </w:del>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24" w:name="_Toc412196372"/>
      <w:r w:rsidRPr="004D7B46">
        <w:rPr>
          <w:lang w:val="en-US"/>
        </w:rPr>
        <w:lastRenderedPageBreak/>
        <w:t>Bottom updating</w:t>
      </w:r>
      <w:bookmarkEnd w:id="824"/>
    </w:p>
    <w:p w:rsidR="008C2325" w:rsidRPr="004D7B46" w:rsidRDefault="008C2325" w:rsidP="004D7B46">
      <w:pPr>
        <w:pStyle w:val="Heading3"/>
        <w:jc w:val="both"/>
        <w:rPr>
          <w:lang w:val="en-US"/>
        </w:rPr>
      </w:pPr>
      <w:bookmarkStart w:id="825" w:name="_Toc412196373"/>
      <w:r w:rsidRPr="004D7B46">
        <w:rPr>
          <w:lang w:val="en-US"/>
        </w:rPr>
        <w:t>Due to sediment fluxes</w:t>
      </w:r>
      <w:bookmarkEnd w:id="825"/>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65pt" o:ole="">
            <v:imagedata r:id="rId161" o:title=""/>
          </v:shape>
          <o:OLEObject Type="Embed" ProgID="Equation.DSMT4" ShapeID="_x0000_i1094" DrawAspect="Content" ObjectID="_1485962871"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26" w:author="Kees Nederhoff" w:date="2015-02-20T11:50:00Z">
        <w:r w:rsidRPr="004D7B46">
          <w:rPr>
            <w:lang w:val="en-US"/>
          </w:rPr>
          <w:fldChar w:fldCharType="end"/>
        </w:r>
      </w:del>
      <w:bookmarkStart w:id="827"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28" w:author="Kees Nederhoff" w:date="2015-02-20T11:50:00Z">
        <w:r w:rsidR="00333C34">
          <w:rPr>
            <w:noProof/>
            <w:lang w:val="en-US"/>
          </w:rPr>
          <w:instrText>62</w:instrText>
        </w:r>
      </w:ins>
      <w:del w:id="829" w:author="Kees Nederhoff" w:date="2015-02-20T11:50:00Z">
        <w:r w:rsidR="004D7B46" w:rsidDel="00333C34">
          <w:rPr>
            <w:noProof/>
            <w:lang w:val="en-US"/>
          </w:rPr>
          <w:delInstrText>58</w:delInstrText>
        </w:r>
      </w:del>
      <w:r w:rsidR="00883631" w:rsidRPr="004D7B46">
        <w:rPr>
          <w:noProof/>
          <w:lang w:val="en-US"/>
        </w:rPr>
        <w:fldChar w:fldCharType="end"/>
      </w:r>
      <w:r w:rsidRPr="004D7B46">
        <w:rPr>
          <w:lang w:val="en-US"/>
        </w:rPr>
        <w:instrText>)</w:instrText>
      </w:r>
      <w:bookmarkEnd w:id="827"/>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ins w:id="83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62</w:instrText>
        </w:r>
        <w:r w:rsidR="00333C34" w:rsidRPr="004D7B46">
          <w:rPr>
            <w:lang w:val="en-US"/>
          </w:rPr>
          <w:instrText>)</w:instrText>
        </w:r>
      </w:ins>
      <w:del w:id="83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58</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9pt;height:92.1pt" o:ole="">
            <v:imagedata r:id="rId163" o:title=""/>
          </v:shape>
          <o:OLEObject Type="Embed" ProgID="Equation.DSMT4" ShapeID="_x0000_i1095" DrawAspect="Content" ObjectID="_1485962872"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3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33" w:author="Kees Nederhoff" w:date="2015-02-20T11:50:00Z">
        <w:r w:rsidR="00333C34">
          <w:rPr>
            <w:noProof/>
            <w:lang w:val="en-US"/>
          </w:rPr>
          <w:instrText>63</w:instrText>
        </w:r>
      </w:ins>
      <w:del w:id="834" w:author="Kees Nederhoff" w:date="2015-02-20T11:50:00Z">
        <w:r w:rsidR="004D7B46" w:rsidDel="00333C34">
          <w:rPr>
            <w:noProof/>
            <w:lang w:val="en-US"/>
          </w:rPr>
          <w:delInstrText>59</w:delInstrText>
        </w:r>
      </w:del>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835" w:name="_Toc412196374"/>
      <w:r w:rsidRPr="004D7B46">
        <w:rPr>
          <w:lang w:val="en-US"/>
        </w:rPr>
        <w:t>Avalanching</w:t>
      </w:r>
      <w:bookmarkEnd w:id="835"/>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9pt;height:34.35pt" o:ole="">
            <v:imagedata r:id="rId165" o:title=""/>
          </v:shape>
          <o:OLEObject Type="Embed" ProgID="Equation.DSMT4" ShapeID="_x0000_i1096" DrawAspect="Content" ObjectID="_1485962873" r:id="rId1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36"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37" w:author="Kees Nederhoff" w:date="2015-02-20T11:50:00Z">
        <w:r w:rsidR="00333C34">
          <w:rPr>
            <w:noProof/>
            <w:lang w:val="en-US"/>
          </w:rPr>
          <w:instrText>64</w:instrText>
        </w:r>
      </w:ins>
      <w:del w:id="838" w:author="Kees Nederhoff" w:date="2015-02-20T11:50:00Z">
        <w:r w:rsidR="004D7B46" w:rsidDel="00333C34">
          <w:rPr>
            <w:noProof/>
            <w:lang w:val="en-US"/>
          </w:rPr>
          <w:delInstrText>60</w:delInstrText>
        </w:r>
      </w:del>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ins w:id="839"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61</w:instrText>
        </w:r>
        <w:r w:rsidR="00333C34" w:rsidRPr="004D7B46">
          <w:rPr>
            <w:lang w:val="en-US"/>
          </w:rPr>
          <w:instrText>)</w:instrText>
        </w:r>
      </w:ins>
      <w:del w:id="840" w:author="Kees Nederhoff" w:date="2015-02-20T11:50:00Z">
        <w:r w:rsidR="004D7B46" w:rsidRPr="004D7B46" w:rsidDel="00333C34">
          <w:rPr>
            <w:lang w:val="en-US"/>
          </w:rPr>
          <w:delInstrText>(1.60)</w:delInstrText>
        </w:r>
      </w:del>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1.95pt;height:77pt" o:ole="">
            <v:imagedata r:id="rId167" o:title=""/>
          </v:shape>
          <o:OLEObject Type="Embed" ProgID="Equation.DSMT4" ShapeID="_x0000_i1097" DrawAspect="Content" ObjectID="_1485962874"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841" w:author="Kees Nederhoff" w:date="2015-02-20T11:50:00Z">
        <w:r w:rsidRPr="004D7B46">
          <w:rPr>
            <w:lang w:val="en-US"/>
          </w:rPr>
          <w:fldChar w:fldCharType="end"/>
        </w:r>
      </w:del>
      <w:bookmarkStart w:id="842"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333C34">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843" w:author="Kees Nederhoff" w:date="2015-02-20T11:50:00Z">
        <w:r w:rsidR="00333C34">
          <w:rPr>
            <w:noProof/>
            <w:lang w:val="en-US"/>
          </w:rPr>
          <w:instrText>65</w:instrText>
        </w:r>
      </w:ins>
      <w:del w:id="844" w:author="Kees Nederhoff" w:date="2015-02-20T11:50:00Z">
        <w:r w:rsidR="004D7B46" w:rsidDel="00333C34">
          <w:rPr>
            <w:noProof/>
            <w:lang w:val="en-US"/>
          </w:rPr>
          <w:delInstrText>61</w:delInstrText>
        </w:r>
      </w:del>
      <w:r w:rsidR="00883631" w:rsidRPr="004D7B46">
        <w:rPr>
          <w:noProof/>
          <w:lang w:val="en-US"/>
        </w:rPr>
        <w:fldChar w:fldCharType="end"/>
      </w:r>
      <w:r w:rsidRPr="004D7B46">
        <w:rPr>
          <w:lang w:val="en-US"/>
        </w:rPr>
        <w:instrText>)</w:instrText>
      </w:r>
      <w:bookmarkEnd w:id="842"/>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845" w:name="_Toc412196375"/>
      <w:r w:rsidRPr="004D7B46">
        <w:rPr>
          <w:lang w:val="en-US"/>
        </w:rPr>
        <w:lastRenderedPageBreak/>
        <w:t>Bed composition</w:t>
      </w:r>
      <w:bookmarkEnd w:id="845"/>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846" w:name="_Toc412196376"/>
      <w:r w:rsidRPr="004D7B46">
        <w:rPr>
          <w:lang w:val="en-US"/>
        </w:rPr>
        <w:lastRenderedPageBreak/>
        <w:t>Boundary conditions</w:t>
      </w:r>
      <w:bookmarkEnd w:id="846"/>
    </w:p>
    <w:p w:rsidR="008E05D9" w:rsidRPr="004D7B46" w:rsidRDefault="008E05D9" w:rsidP="004D7B46">
      <w:pPr>
        <w:pStyle w:val="Heading2"/>
        <w:spacing w:line="240" w:lineRule="auto"/>
        <w:jc w:val="both"/>
        <w:rPr>
          <w:lang w:val="en-US"/>
        </w:rPr>
      </w:pPr>
      <w:bookmarkStart w:id="847" w:name="_Toc412196377"/>
      <w:r w:rsidRPr="004D7B46">
        <w:rPr>
          <w:lang w:val="en-US"/>
        </w:rPr>
        <w:t>Waves</w:t>
      </w:r>
      <w:bookmarkEnd w:id="847"/>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333C34">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333C34">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333C34">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848" w:name="_Ref410738028"/>
      <w:bookmarkStart w:id="849" w:name="_Toc412196378"/>
      <w:r w:rsidRPr="004D7B46">
        <w:rPr>
          <w:lang w:val="en-US"/>
        </w:rPr>
        <w:t>Spectra</w:t>
      </w:r>
      <w:bookmarkEnd w:id="848"/>
      <w:bookmarkEnd w:id="849"/>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In this case the two-dimensional (frequency-direction) output by the spectral wave model SWAN (</w:t>
      </w:r>
      <w:r w:rsidRPr="004D7B46">
        <w:rPr>
          <w:lang w:val="en-US"/>
        </w:rPr>
        <w:t xml:space="preserve"> .sp2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r w:rsidR="00974E57" w:rsidRPr="004D7B46">
        <w:rPr>
          <w:i/>
          <w:lang w:val="en-US"/>
        </w:rPr>
        <w:t>rt</w:t>
      </w:r>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850"/>
      <w:commentRangeStart w:id="851"/>
      <w:r w:rsidR="007E32CB" w:rsidRPr="004D7B46">
        <w:rPr>
          <w:i/>
          <w:lang w:val="en-US"/>
        </w:rPr>
        <w:t>number</w:t>
      </w:r>
      <w:commentRangeEnd w:id="850"/>
      <w:r w:rsidR="00C62831" w:rsidRPr="004D7B46">
        <w:rPr>
          <w:rStyle w:val="CommentReference"/>
          <w:lang w:val="en-US"/>
        </w:rPr>
        <w:commentReference w:id="850"/>
      </w:r>
      <w:commentRangeEnd w:id="851"/>
      <w:r w:rsidR="00C77D61" w:rsidRPr="004D7B46">
        <w:rPr>
          <w:rStyle w:val="CommentReference"/>
          <w:lang w:val="en-US"/>
        </w:rPr>
        <w:commentReference w:id="851"/>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852"/>
      <w:commentRangeStart w:id="853"/>
      <w:r w:rsidRPr="004D7B46">
        <w:rPr>
          <w:lang w:val="en-US"/>
        </w:rPr>
        <w:t>increasing</w:t>
      </w:r>
      <w:commentRangeEnd w:id="852"/>
      <w:r w:rsidR="00C62831" w:rsidRPr="004D7B46">
        <w:rPr>
          <w:rStyle w:val="CommentReference"/>
          <w:lang w:val="en-US"/>
        </w:rPr>
        <w:commentReference w:id="852"/>
      </w:r>
      <w:commentRangeEnd w:id="853"/>
      <w:r w:rsidR="00C77D61" w:rsidRPr="004D7B46">
        <w:rPr>
          <w:rStyle w:val="CommentReference"/>
          <w:lang w:val="en-US"/>
        </w:rPr>
        <w:commentReference w:id="853"/>
      </w:r>
      <w:del w:id="854"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xml:space="preserve">. In this case, each line in the spectrum definition file contains a parametric </w:t>
      </w:r>
      <w:r w:rsidR="00C77D61" w:rsidRPr="004D7B46">
        <w:rPr>
          <w:lang w:val="en-US"/>
        </w:rPr>
        <w:lastRenderedPageBreak/>
        <w:t>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855"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856" w:name="_Ref412015448"/>
      <w:bookmarkStart w:id="857" w:name="_Toc412196379"/>
      <w:r w:rsidRPr="004D7B46">
        <w:rPr>
          <w:lang w:val="en-US"/>
        </w:rPr>
        <w:t>Non-spectra</w:t>
      </w:r>
      <w:bookmarkEnd w:id="855"/>
      <w:bookmarkEnd w:id="856"/>
      <w:bookmarkEnd w:id="857"/>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a uniform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858"/>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858"/>
      <w:r w:rsidR="001F0D99" w:rsidRPr="004D7B46">
        <w:rPr>
          <w:rStyle w:val="CommentReference"/>
          <w:lang w:val="en-US"/>
        </w:rPr>
        <w:commentReference w:id="858"/>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859" w:name="_Ref410738048"/>
      <w:bookmarkStart w:id="860" w:name="_Toc412196380"/>
      <w:r w:rsidRPr="004D7B46">
        <w:rPr>
          <w:lang w:val="en-US"/>
        </w:rPr>
        <w:t>Lateral boundary conditions</w:t>
      </w:r>
      <w:bookmarkEnd w:id="859"/>
      <w:bookmarkEnd w:id="860"/>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861" w:name="_Toc412196381"/>
      <w:commentRangeStart w:id="862"/>
      <w:r w:rsidRPr="004D7B46">
        <w:rPr>
          <w:lang w:val="en-US"/>
        </w:rPr>
        <w:lastRenderedPageBreak/>
        <w:t>Shallow water equations</w:t>
      </w:r>
      <w:commentRangeEnd w:id="862"/>
      <w:r w:rsidR="00300122" w:rsidRPr="004D7B46">
        <w:rPr>
          <w:rStyle w:val="CommentReference"/>
          <w:b w:val="0"/>
          <w:iCs w:val="0"/>
          <w:lang w:val="en-US"/>
        </w:rPr>
        <w:commentReference w:id="862"/>
      </w:r>
      <w:bookmarkEnd w:id="861"/>
    </w:p>
    <w:p w:rsidR="008E05D9" w:rsidRPr="004D7B46" w:rsidRDefault="008E05D9" w:rsidP="004D7B46">
      <w:pPr>
        <w:pStyle w:val="Heading3"/>
        <w:rPr>
          <w:lang w:val="en-US"/>
        </w:rPr>
      </w:pPr>
      <w:bookmarkStart w:id="863" w:name="_Toc412196382"/>
      <w:commentRangeStart w:id="864"/>
      <w:r w:rsidRPr="004D7B46">
        <w:rPr>
          <w:lang w:val="en-US"/>
        </w:rPr>
        <w:t>Absorbing-generating</w:t>
      </w:r>
      <w:commentRangeEnd w:id="864"/>
      <w:r w:rsidR="00300122" w:rsidRPr="004D7B46">
        <w:rPr>
          <w:rStyle w:val="CommentReference"/>
          <w:bCs w:val="0"/>
          <w:iCs w:val="0"/>
          <w:lang w:val="en-US"/>
        </w:rPr>
        <w:commentReference w:id="864"/>
      </w:r>
      <w:bookmarkEnd w:id="863"/>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4C5AA7">
        <w:rPr>
          <w:i/>
          <w:lang w:val="en-US"/>
        </w:rPr>
        <w:t>epsi</w:t>
      </w:r>
      <w:r w:rsidRPr="004D7B46">
        <w:rPr>
          <w:lang w:val="en-US"/>
        </w:rPr>
        <w:t xml:space="preserve"> must be set. This parameter controls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865"/>
      <w:r w:rsidRPr="004D7B46">
        <w:rPr>
          <w:lang w:val="en-US"/>
        </w:rPr>
        <w:t>This option is the preferred one for 2D computations. For details on the formulation of the absorbing-generating boundary condition by Van Dongeren and Svendsen (1997).</w:t>
      </w:r>
      <w:commentRangeEnd w:id="865"/>
      <w:r w:rsidR="0009480C" w:rsidRPr="004D7B46">
        <w:rPr>
          <w:rStyle w:val="CommentReference"/>
          <w:lang w:val="en-US"/>
        </w:rPr>
        <w:commentReference w:id="865"/>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866"/>
      <w:r w:rsidR="00005EA8" w:rsidRPr="004C5AA7">
        <w:rPr>
          <w:i/>
          <w:lang w:val="en-US"/>
        </w:rPr>
        <w:t>aveflume</w:t>
      </w:r>
      <w:commentRangeEnd w:id="866"/>
      <w:r w:rsidR="00005EA8" w:rsidRPr="004C5AA7">
        <w:rPr>
          <w:rStyle w:val="CommentReference"/>
          <w:i/>
        </w:rPr>
        <w:commentReference w:id="866"/>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867" w:name="_Toc412196383"/>
      <w:r w:rsidRPr="004D7B46">
        <w:rPr>
          <w:lang w:val="en-US"/>
        </w:rPr>
        <w:t>River and point discharge</w:t>
      </w:r>
      <w:bookmarkEnd w:id="867"/>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w:t>
      </w:r>
      <w:r w:rsidRPr="004D7B46">
        <w:rPr>
          <w:lang w:val="en-US"/>
        </w:rPr>
        <w:lastRenderedPageBreak/>
        <w:t>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868" w:name="_Toc412196384"/>
      <w:r w:rsidRPr="004D7B46">
        <w:rPr>
          <w:lang w:val="en-US"/>
        </w:rPr>
        <w:t>Ship motion</w:t>
      </w:r>
      <w:bookmarkEnd w:id="868"/>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869" w:name="_Toc412196385"/>
      <w:r w:rsidRPr="004D7B46">
        <w:rPr>
          <w:lang w:val="en-US"/>
        </w:rPr>
        <w:t>Lateral boundaries</w:t>
      </w:r>
      <w:bookmarkEnd w:id="869"/>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w:t>
      </w:r>
      <w:bookmarkStart w:id="870" w:name="_GoBack"/>
      <w:bookmarkEnd w:id="870"/>
      <w:r w:rsidR="00005EA8">
        <w:rPr>
          <w:lang w:val="en-US"/>
        </w:rPr>
        <w:t>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r w:rsidRPr="00005EA8">
        <w:rPr>
          <w:i/>
          <w:lang w:val="en-US"/>
        </w:rPr>
        <w:t>neumann</w:t>
      </w:r>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871" w:name="_Toc412196386"/>
      <w:r w:rsidRPr="004D7B46">
        <w:rPr>
          <w:lang w:val="en-US"/>
        </w:rPr>
        <w:t>Tide and surge</w:t>
      </w:r>
      <w:bookmarkEnd w:id="871"/>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lastRenderedPageBreak/>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872" w:name="_Toc412196387"/>
      <w:r w:rsidRPr="004D7B46">
        <w:rPr>
          <w:lang w:val="en-US"/>
        </w:rPr>
        <w:t>Sediment transport</w:t>
      </w:r>
      <w:bookmarkEnd w:id="872"/>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873" w:name="_Toc412196388"/>
      <w:r w:rsidRPr="004D7B46">
        <w:rPr>
          <w:lang w:val="en-US"/>
        </w:rPr>
        <w:lastRenderedPageBreak/>
        <w:t>Input description</w:t>
      </w:r>
      <w:bookmarkEnd w:id="873"/>
    </w:p>
    <w:p w:rsidR="00620A54" w:rsidRPr="004D7B46" w:rsidRDefault="00620A54" w:rsidP="004D7B46">
      <w:pPr>
        <w:pStyle w:val="Heading2"/>
        <w:spacing w:line="240" w:lineRule="auto"/>
        <w:jc w:val="both"/>
        <w:rPr>
          <w:lang w:val="en-US"/>
        </w:rPr>
      </w:pPr>
      <w:bookmarkStart w:id="874" w:name="_Toc285701663"/>
      <w:bookmarkStart w:id="875" w:name="_Toc412196389"/>
      <w:r w:rsidRPr="004D7B46">
        <w:rPr>
          <w:lang w:val="en-US"/>
        </w:rPr>
        <w:t>General</w:t>
      </w:r>
      <w:bookmarkEnd w:id="874"/>
      <w:bookmarkEnd w:id="875"/>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r w:rsidRPr="004D7B46">
        <w:t>depfile      = bed.dep</w:t>
      </w:r>
    </w:p>
    <w:p w:rsidR="00620A54" w:rsidRPr="004D7B46" w:rsidRDefault="00620A54" w:rsidP="004D7B46">
      <w:pPr>
        <w:pStyle w:val="Code"/>
        <w:jc w:val="both"/>
      </w:pPr>
      <w:r w:rsidRPr="004D7B46">
        <w:t>posdwn       = 0</w:t>
      </w:r>
    </w:p>
    <w:p w:rsidR="00620A54" w:rsidRPr="004D7B46" w:rsidRDefault="00620A54" w:rsidP="004D7B46">
      <w:pPr>
        <w:pStyle w:val="Code"/>
        <w:jc w:val="both"/>
      </w:pPr>
      <w:r w:rsidRPr="004D7B46">
        <w:t>nx           = 265</w:t>
      </w:r>
    </w:p>
    <w:p w:rsidR="00620A54" w:rsidRPr="004D7B46" w:rsidRDefault="00620A54" w:rsidP="004D7B46">
      <w:pPr>
        <w:pStyle w:val="Code"/>
        <w:jc w:val="both"/>
      </w:pPr>
      <w:r w:rsidRPr="004D7B46">
        <w:t>ny           = 0</w:t>
      </w:r>
    </w:p>
    <w:p w:rsidR="00620A54" w:rsidRPr="004D7B46" w:rsidRDefault="00620A54" w:rsidP="004D7B46">
      <w:pPr>
        <w:pStyle w:val="Code"/>
        <w:jc w:val="both"/>
      </w:pPr>
      <w:r w:rsidRPr="004D7B46">
        <w:t>alfa         = 0</w:t>
      </w:r>
    </w:p>
    <w:p w:rsidR="00620A54" w:rsidRPr="004D7B46" w:rsidRDefault="00620A54" w:rsidP="004D7B46">
      <w:pPr>
        <w:pStyle w:val="Code"/>
        <w:jc w:val="both"/>
      </w:pPr>
      <w:r w:rsidRPr="004D7B46">
        <w:t>vardx        = 1</w:t>
      </w:r>
    </w:p>
    <w:p w:rsidR="00620A54" w:rsidRPr="004D7B46" w:rsidRDefault="00620A54" w:rsidP="004D7B46">
      <w:pPr>
        <w:pStyle w:val="Code"/>
        <w:jc w:val="both"/>
      </w:pPr>
      <w:r w:rsidRPr="004D7B46">
        <w:t>xfile        = x.grd</w:t>
      </w:r>
    </w:p>
    <w:p w:rsidR="00620A54" w:rsidRPr="004D7B46" w:rsidRDefault="00620A54" w:rsidP="004D7B46">
      <w:pPr>
        <w:pStyle w:val="Code"/>
        <w:jc w:val="both"/>
      </w:pPr>
      <w:r w:rsidRPr="004D7B46">
        <w:t>yfile        = y.grd</w:t>
      </w:r>
    </w:p>
    <w:p w:rsidR="00620A54" w:rsidRPr="004D7B46" w:rsidRDefault="00620A54" w:rsidP="004D7B46">
      <w:pPr>
        <w:pStyle w:val="Code"/>
        <w:jc w:val="both"/>
      </w:pPr>
      <w:r w:rsidRPr="004D7B46">
        <w:t>thetamin     = -90</w:t>
      </w:r>
    </w:p>
    <w:p w:rsidR="00620A54" w:rsidRPr="004D7B46" w:rsidRDefault="00620A54" w:rsidP="004D7B46">
      <w:pPr>
        <w:pStyle w:val="Code"/>
        <w:jc w:val="both"/>
      </w:pPr>
      <w:r w:rsidRPr="004D7B46">
        <w:lastRenderedPageBreak/>
        <w:t>thetamax     = 90</w:t>
      </w:r>
    </w:p>
    <w:p w:rsidR="00620A54" w:rsidRPr="004D7B46" w:rsidRDefault="00620A54" w:rsidP="004D7B46">
      <w:pPr>
        <w:pStyle w:val="Code"/>
        <w:jc w:val="both"/>
      </w:pPr>
      <w:r w:rsidRPr="004D7B46">
        <w:t>dtheta       = 15</w:t>
      </w:r>
    </w:p>
    <w:p w:rsidR="00620A54" w:rsidRPr="004D7B46" w:rsidRDefault="00620A54" w:rsidP="004D7B46">
      <w:pPr>
        <w:pStyle w:val="Code"/>
        <w:jc w:val="both"/>
      </w:pPr>
      <w:r w:rsidRPr="004D7B46">
        <w:t>thetanaut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r w:rsidRPr="004D7B46">
        <w:t>tstop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r w:rsidRPr="004D7B46">
        <w:t>rho          = 1000</w:t>
      </w:r>
    </w:p>
    <w:p w:rsidR="00620A54" w:rsidRPr="004D7B46" w:rsidRDefault="00620A54" w:rsidP="004D7B46">
      <w:pPr>
        <w:pStyle w:val="Code"/>
        <w:jc w:val="both"/>
      </w:pPr>
      <w:r w:rsidRPr="004D7B46">
        <w:t>depthscale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r w:rsidRPr="004D7B46">
        <w:t>tideloc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r w:rsidRPr="004D7B46">
        <w:t>instat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r w:rsidRPr="004D7B46">
        <w:t>bcfile       = filelist.txt</w:t>
      </w:r>
    </w:p>
    <w:p w:rsidR="00620A54" w:rsidRPr="004D7B46" w:rsidRDefault="00620A54" w:rsidP="004D7B46">
      <w:pPr>
        <w:pStyle w:val="Code"/>
        <w:jc w:val="both"/>
      </w:pPr>
      <w:r w:rsidRPr="004D7B46">
        <w:t>random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r w:rsidRPr="004D7B46">
        <w:t>outputformat = netcdf</w:t>
      </w:r>
    </w:p>
    <w:p w:rsidR="00620A54" w:rsidRPr="004D7B46" w:rsidRDefault="00620A54" w:rsidP="004D7B46">
      <w:pPr>
        <w:pStyle w:val="Code"/>
        <w:jc w:val="both"/>
      </w:pPr>
      <w:r w:rsidRPr="004D7B46">
        <w:t>tint         = 3600</w:t>
      </w:r>
    </w:p>
    <w:p w:rsidR="00620A54" w:rsidRPr="004D7B46" w:rsidRDefault="00620A54" w:rsidP="004D7B46">
      <w:pPr>
        <w:pStyle w:val="Code"/>
        <w:jc w:val="both"/>
      </w:pPr>
      <w:r w:rsidRPr="004D7B46">
        <w:t>tstart       = 0</w:t>
      </w:r>
    </w:p>
    <w:p w:rsidR="00620A54" w:rsidRPr="004D7B46" w:rsidRDefault="00620A54" w:rsidP="004D7B46">
      <w:pPr>
        <w:pStyle w:val="Code"/>
        <w:jc w:val="both"/>
      </w:pPr>
    </w:p>
    <w:p w:rsidR="00620A54" w:rsidRPr="004D7B46" w:rsidRDefault="00620A54" w:rsidP="004D7B46">
      <w:pPr>
        <w:pStyle w:val="Code"/>
        <w:jc w:val="both"/>
      </w:pPr>
      <w:r w:rsidRPr="004D7B46">
        <w:t>nglobalvar   = 3</w:t>
      </w:r>
    </w:p>
    <w:p w:rsidR="00620A54" w:rsidRPr="004D7B46" w:rsidRDefault="00620A54" w:rsidP="004D7B46">
      <w:pPr>
        <w:pStyle w:val="Code"/>
        <w:jc w:val="both"/>
      </w:pPr>
      <w:r w:rsidRPr="004D7B46">
        <w:t>zb</w:t>
      </w:r>
    </w:p>
    <w:p w:rsidR="00620A54" w:rsidRPr="004D7B46" w:rsidRDefault="00620A54" w:rsidP="004D7B46">
      <w:pPr>
        <w:pStyle w:val="Code"/>
        <w:jc w:val="both"/>
      </w:pPr>
      <w:r w:rsidRPr="004D7B46">
        <w:t>zs</w:t>
      </w:r>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876" w:name="_Toc285701664"/>
      <w:bookmarkStart w:id="877" w:name="_Toc412196390"/>
      <w:r w:rsidRPr="004D7B46">
        <w:rPr>
          <w:lang w:val="en-US"/>
        </w:rPr>
        <w:t>Physical processes</w:t>
      </w:r>
      <w:bookmarkEnd w:id="876"/>
      <w:bookmarkEnd w:id="877"/>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Turn on </w:t>
            </w:r>
            <w:r w:rsidRPr="004D7B46">
              <w:lastRenderedPageBreak/>
              <w:t>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878" w:name="_Ref285440913"/>
      <w:bookmarkStart w:id="879" w:name="_Ref285440915"/>
      <w:bookmarkStart w:id="880" w:name="_Ref285465495"/>
      <w:bookmarkStart w:id="881" w:name="_Ref285465497"/>
      <w:bookmarkStart w:id="882" w:name="_Toc285701665"/>
      <w:bookmarkStart w:id="883" w:name="_Toc412196391"/>
      <w:r w:rsidRPr="004D7B46">
        <w:rPr>
          <w:lang w:val="en-US"/>
        </w:rPr>
        <w:t>Grid and bathymetry</w:t>
      </w:r>
      <w:bookmarkEnd w:id="878"/>
      <w:bookmarkEnd w:id="879"/>
      <w:bookmarkEnd w:id="880"/>
      <w:bookmarkEnd w:id="881"/>
      <w:bookmarkEnd w:id="882"/>
      <w:bookmarkEnd w:id="883"/>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r w:rsidRPr="004D7B46">
        <w:rPr>
          <w:i/>
          <w:lang w:val="en-US"/>
        </w:rPr>
        <w:t>ny</w:t>
      </w:r>
      <w:r w:rsidRPr="004D7B46">
        <w:rPr>
          <w:lang w:val="en-US"/>
        </w:rPr>
        <w:t xml:space="preserve">. The size of the computational grid will be </w:t>
      </w:r>
      <w:r w:rsidRPr="004D7B46">
        <w:rPr>
          <w:i/>
          <w:lang w:val="en-US"/>
        </w:rPr>
        <w:t>nx+1</w:t>
      </w:r>
      <w:r w:rsidRPr="004D7B46">
        <w:rPr>
          <w:lang w:val="en-US"/>
        </w:rPr>
        <w:t xml:space="preserve"> by </w:t>
      </w:r>
      <w:r w:rsidRPr="004D7B46">
        <w:rPr>
          <w:i/>
          <w:lang w:val="en-US"/>
        </w:rPr>
        <w:t>ny+1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a transect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r w:rsidRPr="004D7B46">
        <w:rPr>
          <w:i/>
          <w:lang w:val="en-US"/>
        </w:rPr>
        <w:t xml:space="preserve">ny=0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r w:rsidRPr="004D7B46">
        <w:rPr>
          <w:i/>
          <w:lang w:val="en-US"/>
        </w:rPr>
        <w:t xml:space="preserve">ny=2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r w:rsidRPr="004D7B46">
        <w:rPr>
          <w:i/>
          <w:lang w:val="en-US"/>
        </w:rPr>
        <w:t>ny&gt;2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&lt;z 1,1&gt; &lt;z 2,1&gt; &lt;z 3,1&gt; ... &lt;z nx,1&gt; &lt;z nx+1,1&gt;</w:t>
      </w:r>
    </w:p>
    <w:p w:rsidR="00620A54" w:rsidRPr="004D7B46" w:rsidRDefault="00620A54" w:rsidP="004D7B46">
      <w:pPr>
        <w:pStyle w:val="Code"/>
        <w:jc w:val="both"/>
      </w:pPr>
      <w:r w:rsidRPr="004D7B46">
        <w:t>&lt;z 1,2&gt; &lt;z 2,2&gt; &lt;z 3,2&gt; ... &lt;z nx,2&gt; &lt;z nx+1,2&gt;</w:t>
      </w:r>
    </w:p>
    <w:p w:rsidR="00620A54" w:rsidRPr="004D7B46" w:rsidRDefault="00620A54" w:rsidP="004D7B46">
      <w:pPr>
        <w:pStyle w:val="Code"/>
        <w:jc w:val="both"/>
      </w:pPr>
      <w:r w:rsidRPr="004D7B46">
        <w:t>&lt;z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r w:rsidRPr="004D7B46">
        <w:rPr>
          <w:i/>
          <w:lang w:val="en-US"/>
        </w:rPr>
        <w:t>dy</w:t>
      </w:r>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ins w:id="884" w:author="Kees Nederhoff" w:date="2015-02-20T11:50:00Z">
        <w:r w:rsidR="00333C34">
          <w:rPr>
            <w:lang w:val="en-US"/>
          </w:rPr>
          <w:t>6.2.11</w:t>
        </w:r>
      </w:ins>
      <w:del w:id="885" w:author="Kees Nederhoff" w:date="2015-02-20T11:50:00Z">
        <w:r w:rsidR="004D7B46" w:rsidDel="00333C34">
          <w:rPr>
            <w:lang w:val="en-US"/>
          </w:rPr>
          <w:delText>6.3.11</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All keywords related to grid and bathymetry input are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the file containing x-coordinates </w:t>
            </w:r>
            <w:r w:rsidRPr="004D7B46">
              <w:lastRenderedPageBreak/>
              <w:t>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886" w:name="_Toc285701666"/>
      <w:bookmarkStart w:id="887" w:name="_Toc412196392"/>
      <w:r w:rsidRPr="004D7B46">
        <w:rPr>
          <w:lang w:val="en-US"/>
        </w:rPr>
        <w:t>Waves input</w:t>
      </w:r>
      <w:bookmarkEnd w:id="886"/>
      <w:bookmarkEnd w:id="887"/>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ins w:id="888" w:author="Kees Nederhoff" w:date="2015-02-20T11:50:00Z">
        <w:r w:rsidR="00333C34">
          <w:rPr>
            <w:lang w:val="en-US"/>
          </w:rPr>
          <w:t>6.2.1</w:t>
        </w:r>
      </w:ins>
      <w:del w:id="889" w:author="Kees Nederhoff" w:date="2015-02-20T11:50:00Z">
        <w:r w:rsidR="004D7B46" w:rsidDel="00333C34">
          <w:rPr>
            <w:lang w:val="en-US"/>
          </w:rPr>
          <w:delText>6.3.1</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ins w:id="890" w:author="Kees Nederhoff" w:date="2015-02-20T11:50:00Z">
        <w:r w:rsidR="00333C34">
          <w:rPr>
            <w:lang w:val="en-US"/>
          </w:rPr>
          <w:t>6.2.4</w:t>
        </w:r>
      </w:ins>
      <w:del w:id="891" w:author="Kees Nederhoff" w:date="2015-02-20T11:50:00Z">
        <w:r w:rsidR="004D7B46" w:rsidDel="00333C34">
          <w:rPr>
            <w:lang w:val="en-US"/>
          </w:rPr>
          <w:delText>6.3.4</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ins w:id="892" w:author="Kees Nederhoff" w:date="2015-02-20T11:50:00Z">
        <w:r w:rsidR="00333C34">
          <w:rPr>
            <w:lang w:val="en-US"/>
          </w:rPr>
          <w:t>6.2.2</w:t>
        </w:r>
      </w:ins>
      <w:del w:id="893" w:author="Kees Nederhoff" w:date="2015-02-20T11:50:00Z">
        <w:r w:rsidR="004D7B46" w:rsidDel="00333C34">
          <w:rPr>
            <w:lang w:val="en-US"/>
          </w:rPr>
          <w:delText>6.3.2</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ins w:id="894" w:author="Kees Nederhoff" w:date="2015-02-20T11:50:00Z">
        <w:r w:rsidR="00333C34">
          <w:rPr>
            <w:lang w:val="en-US"/>
          </w:rPr>
          <w:t>6.2.3</w:t>
        </w:r>
      </w:ins>
      <w:del w:id="895" w:author="Kees Nederhoff" w:date="2015-02-20T11:50:00Z">
        <w:r w:rsidR="004D7B46" w:rsidDel="00333C34">
          <w:rPr>
            <w:lang w:val="en-US"/>
          </w:rPr>
          <w:delText>6.3.3</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333C34" w:rsidRPr="004D7B46">
        <w:rPr>
          <w:lang w:val="en-US"/>
        </w:rPr>
        <w:t>Temporally</w:t>
      </w:r>
      <w:proofErr w:type="gramEnd"/>
      <w:r w:rsidR="00333C34"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896" w:name="_Ref285383424"/>
      <w:bookmarkStart w:id="897" w:name="_Toc285701667"/>
      <w:bookmarkStart w:id="898" w:name="_Toc412196393"/>
      <w:r w:rsidRPr="004D7B46">
        <w:rPr>
          <w:lang w:val="en-US"/>
        </w:rPr>
        <w:lastRenderedPageBreak/>
        <w:t>Stationary wave boundary conditions</w:t>
      </w:r>
      <w:bookmarkEnd w:id="896"/>
      <w:bookmarkEnd w:id="897"/>
      <w:bookmarkEnd w:id="898"/>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r w:rsidRPr="004D7B46">
        <w:rPr>
          <w:lang w:val="en-US"/>
        </w:rPr>
        <w:t>bc/gen.ezs</w:t>
      </w:r>
    </w:p>
    <w:p w:rsidR="00620A54" w:rsidRPr="004D7B46" w:rsidRDefault="00620A54" w:rsidP="004D7B46">
      <w:pPr>
        <w:pStyle w:val="Code"/>
        <w:jc w:val="both"/>
      </w:pPr>
      <w:r w:rsidRPr="004D7B46">
        <w:t>&lt;time 1&gt; &lt;zs 1&gt; &lt;Hrms 1&gt;</w:t>
      </w:r>
    </w:p>
    <w:p w:rsidR="00620A54" w:rsidRPr="004D7B46" w:rsidRDefault="00620A54" w:rsidP="004D7B46">
      <w:pPr>
        <w:pStyle w:val="Code"/>
        <w:jc w:val="both"/>
      </w:pPr>
      <w:r w:rsidRPr="004D7B46">
        <w:t>&lt;time 1&gt; &lt;zs 2&gt; &lt;Hrms 2&gt;</w:t>
      </w:r>
    </w:p>
    <w:p w:rsidR="00620A54" w:rsidRPr="004D7B46" w:rsidRDefault="00620A54" w:rsidP="004D7B46">
      <w:pPr>
        <w:pStyle w:val="Code"/>
        <w:jc w:val="both"/>
      </w:pPr>
      <w:r w:rsidRPr="004D7B46">
        <w:t>&lt;time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Power in cos^m directional </w:t>
            </w:r>
            <w:r w:rsidRPr="004D7B46">
              <w:lastRenderedPageBreak/>
              <w:t>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899" w:name="_Ref285375434"/>
      <w:bookmarkStart w:id="900" w:name="_Toc285701668"/>
      <w:bookmarkStart w:id="901" w:name="_Toc412196394"/>
      <w:r w:rsidRPr="004D7B46">
        <w:rPr>
          <w:lang w:val="en-US"/>
        </w:rPr>
        <w:t>Spectral wave boundary conditions</w:t>
      </w:r>
      <w:bookmarkEnd w:id="899"/>
      <w:bookmarkEnd w:id="900"/>
      <w:bookmarkEnd w:id="901"/>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r w:rsidRPr="004D7B46">
        <w:rPr>
          <w:i/>
          <w:lang w:val="en-US"/>
        </w:rPr>
        <w:t>jons</w:t>
      </w:r>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r w:rsidRPr="004D7B46">
        <w:rPr>
          <w:i/>
          <w:lang w:val="en-US"/>
        </w:rPr>
        <w:t>rt</w:t>
      </w:r>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The (counter-clockwise) angle in the degrees needed to rotate from </w:t>
            </w:r>
            <w:r w:rsidRPr="004D7B46">
              <w:lastRenderedPageBreak/>
              <w:t>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ratio to maximum value of S </w:t>
            </w:r>
            <w:r w:rsidRPr="004D7B46">
              <w:lastRenderedPageBreak/>
              <w:t>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902" w:name="_Ref285376842"/>
      <w:r w:rsidRPr="004D7B46">
        <w:rPr>
          <w:lang w:val="en-US"/>
        </w:rPr>
        <w:t>JONSWAP wave spectra</w:t>
      </w:r>
      <w:bookmarkEnd w:id="902"/>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instat=jons</w:t>
      </w:r>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r w:rsidRPr="004D7B46">
        <w:t>fp</w:t>
      </w:r>
      <w:r w:rsidRPr="004D7B46">
        <w:tab/>
      </w:r>
      <w:r w:rsidRPr="004D7B46">
        <w:tab/>
        <w:t>= 0.125</w:t>
      </w:r>
    </w:p>
    <w:p w:rsidR="00620A54" w:rsidRPr="004D7B46" w:rsidRDefault="00620A54" w:rsidP="004D7B46">
      <w:pPr>
        <w:pStyle w:val="Code"/>
        <w:jc w:val="both"/>
      </w:pPr>
      <w:r w:rsidRPr="004D7B46">
        <w:t>mainang</w:t>
      </w:r>
      <w:r w:rsidRPr="004D7B46">
        <w:tab/>
        <w:t>= 285.</w:t>
      </w:r>
    </w:p>
    <w:p w:rsidR="00620A54" w:rsidRPr="004D7B46" w:rsidRDefault="00620A54" w:rsidP="004D7B46">
      <w:pPr>
        <w:pStyle w:val="Code"/>
        <w:jc w:val="both"/>
      </w:pPr>
      <w:r w:rsidRPr="004D7B46">
        <w:t>gammajsp</w:t>
      </w:r>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r w:rsidRPr="004D7B46">
        <w:t>fnyq</w:t>
      </w:r>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w:t>
      </w:r>
      <w:r w:rsidRPr="004D7B46">
        <w:rPr>
          <w:lang w:val="en-US"/>
        </w:rPr>
        <w:lastRenderedPageBreak/>
        <w:t xml:space="preserve">duration is added (similar to </w:t>
      </w:r>
      <w:r w:rsidRPr="004D7B46">
        <w:rPr>
          <w:i/>
          <w:lang w:val="en-US"/>
        </w:rPr>
        <w:t xml:space="preserve">rt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r w:rsidRPr="004D7B46">
        <w:rPr>
          <w:i/>
          <w:lang w:val="en-US"/>
        </w:rPr>
        <w:t>rt</w:t>
      </w:r>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333C34" w:rsidRPr="004D7B46">
        <w:rPr>
          <w:lang w:val="en-US"/>
        </w:rPr>
        <w:t>Temporally</w:t>
      </w:r>
      <w:proofErr w:type="gramEnd"/>
      <w:r w:rsidR="00333C34"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333C34" w:rsidRPr="004D7B46">
        <w:rPr>
          <w:lang w:val="en-US"/>
        </w:rPr>
        <w:t>Temporally</w:t>
      </w:r>
      <w:proofErr w:type="gramEnd"/>
      <w:r w:rsidR="00333C34"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lastRenderedPageBreak/>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r w:rsidRPr="004D7B46">
        <w:rPr>
          <w:lang w:val="nl-NL"/>
        </w:rPr>
        <w:t>VaDens                                  variance densities in m2/Hz/degr</w:t>
      </w:r>
    </w:p>
    <w:p w:rsidR="00620A54" w:rsidRPr="004D7B46" w:rsidRDefault="00620A54" w:rsidP="004D7B46">
      <w:pPr>
        <w:pStyle w:val="Code"/>
        <w:jc w:val="both"/>
      </w:pPr>
      <w:r w:rsidRPr="004D7B46">
        <w:t>m2/Hz/degr                              unit</w:t>
      </w:r>
    </w:p>
    <w:p w:rsidR="00620A54" w:rsidRPr="004D7B46" w:rsidRDefault="00620A54" w:rsidP="004D7B46">
      <w:pPr>
        <w:pStyle w:val="Code"/>
        <w:jc w:val="both"/>
      </w:pPr>
      <w:r w:rsidRPr="004D7B46">
        <w:lastRenderedPageBreak/>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51   242   574   956   1288  1482  1481   1286   957    579    244    51</w:t>
      </w:r>
    </w:p>
    <w:p w:rsidR="00620A54" w:rsidRPr="004D7B46" w:rsidRDefault="00620A54" w:rsidP="004D7B46">
      <w:pPr>
        <w:pStyle w:val="Code"/>
        <w:jc w:val="both"/>
      </w:pPr>
      <w:r w:rsidRPr="004D7B46">
        <w:t xml:space="preserve"> 129  610   1443  2402  3238  3725  3724   3234   2406   1454   613    128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665  3152  7463  12402 16712 19229 19221  16690  12419  7518   3172   662</w:t>
      </w:r>
    </w:p>
    <w:p w:rsidR="00620A54" w:rsidRPr="004D7B46" w:rsidRDefault="00620A54" w:rsidP="004D7B46">
      <w:pPr>
        <w:pStyle w:val="Code"/>
        <w:jc w:val="both"/>
      </w:pPr>
      <w:r w:rsidRPr="004D7B46">
        <w:t>1302 6159  14608 24275 32688 37618 37603  32644  24309  14716  6198   1296</w:t>
      </w:r>
    </w:p>
    <w:p w:rsidR="00620A54" w:rsidRPr="004D7B46" w:rsidRDefault="00620A54" w:rsidP="004D7B46">
      <w:pPr>
        <w:pStyle w:val="Code"/>
        <w:jc w:val="both"/>
      </w:pPr>
      <w:r w:rsidRPr="004D7B46">
        <w:t>2328 10989 26020 43341 58358 67109 67080  58281  43401  26213  11058  2317</w:t>
      </w:r>
    </w:p>
    <w:p w:rsidR="00620A54" w:rsidRPr="004D7B46" w:rsidRDefault="00620A54" w:rsidP="004D7B46">
      <w:pPr>
        <w:pStyle w:val="Code"/>
        <w:jc w:val="both"/>
      </w:pPr>
      <w:r w:rsidRPr="004D7B46">
        <w:t>3365 15922 37712 62733 84492 97150 97110  84380  62820  37991  16021  3349</w:t>
      </w:r>
    </w:p>
    <w:p w:rsidR="00620A54" w:rsidRPr="004D7B46" w:rsidRDefault="00620A54" w:rsidP="004D7B46">
      <w:pPr>
        <w:pStyle w:val="Code"/>
        <w:jc w:val="both"/>
      </w:pPr>
      <w:r w:rsidRPr="004D7B46">
        <w:t>3426 16230 38440 63939 86109 99010 98969  85995  64027  38724  16331  3410</w:t>
      </w:r>
    </w:p>
    <w:p w:rsidR="00620A54" w:rsidRPr="004D7B46" w:rsidRDefault="00620A54" w:rsidP="004D7B46">
      <w:pPr>
        <w:pStyle w:val="Code"/>
        <w:jc w:val="both"/>
      </w:pPr>
      <w:r w:rsidRPr="004D7B46">
        <w:t>2027 9612  22730 37790 50909 58529 58505  50841  37843  22898  9672   2018</w:t>
      </w:r>
    </w:p>
    <w:p w:rsidR="00620A54" w:rsidRPr="004D7B46" w:rsidRDefault="00620A54" w:rsidP="004D7B46">
      <w:pPr>
        <w:pStyle w:val="Code"/>
        <w:jc w:val="both"/>
      </w:pPr>
      <w:r w:rsidRPr="004D7B46">
        <w:t xml:space="preserve"> 672  3178  7538  12535 16892 19440 19432  16870  12552  7594   3198   669</w:t>
      </w:r>
    </w:p>
    <w:p w:rsidR="00620A54" w:rsidRPr="004D7B46" w:rsidRDefault="00620A54" w:rsidP="004D7B46">
      <w:pPr>
        <w:pStyle w:val="Code"/>
        <w:jc w:val="both"/>
      </w:pPr>
      <w:r w:rsidRPr="004D7B46">
        <w:t xml:space="preserve"> 101  479   1135  1890  2542  2924  2923   2539   1892   1144   482    101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&lt;number of frequencies (n)&gt;</w:t>
      </w:r>
    </w:p>
    <w:p w:rsidR="00620A54" w:rsidRPr="004D7B46" w:rsidRDefault="00620A54" w:rsidP="004D7B46">
      <w:pPr>
        <w:pStyle w:val="Code"/>
        <w:jc w:val="both"/>
      </w:pPr>
      <w:r w:rsidRPr="004D7B46">
        <w:t>&lt;frequency 1&gt;</w:t>
      </w:r>
    </w:p>
    <w:p w:rsidR="00620A54" w:rsidRPr="004D7B46" w:rsidRDefault="00620A54" w:rsidP="004D7B46">
      <w:pPr>
        <w:pStyle w:val="Code"/>
        <w:jc w:val="both"/>
      </w:pPr>
      <w:r w:rsidRPr="004D7B46">
        <w:t>&lt;frequency 2&gt;</w:t>
      </w:r>
    </w:p>
    <w:p w:rsidR="00620A54" w:rsidRPr="004D7B46" w:rsidRDefault="00620A54" w:rsidP="004D7B46">
      <w:pPr>
        <w:pStyle w:val="Code"/>
        <w:jc w:val="both"/>
      </w:pPr>
      <w:r w:rsidRPr="004D7B46">
        <w:t>&lt;frequency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&lt;frequency n-1&gt;</w:t>
      </w:r>
    </w:p>
    <w:p w:rsidR="00620A54" w:rsidRPr="004D7B46" w:rsidRDefault="00620A54" w:rsidP="004D7B46">
      <w:pPr>
        <w:pStyle w:val="Code"/>
        <w:jc w:val="both"/>
      </w:pPr>
      <w:r w:rsidRPr="004D7B46">
        <w:t>&lt;frequency n&gt;</w:t>
      </w:r>
    </w:p>
    <w:p w:rsidR="00620A54" w:rsidRPr="004D7B46" w:rsidRDefault="00620A54" w:rsidP="004D7B46">
      <w:pPr>
        <w:pStyle w:val="Code"/>
        <w:jc w:val="both"/>
      </w:pPr>
      <w:r w:rsidRPr="004D7B46">
        <w:t>&lt;number of directions (m)&gt;</w:t>
      </w:r>
    </w:p>
    <w:p w:rsidR="00620A54" w:rsidRPr="00CE645D" w:rsidRDefault="00620A54" w:rsidP="004D7B46">
      <w:pPr>
        <w:pStyle w:val="Code"/>
        <w:jc w:val="both"/>
      </w:pPr>
      <w:r w:rsidRPr="00CE645D">
        <w:t>&lt;directions 1&gt;</w:t>
      </w:r>
    </w:p>
    <w:p w:rsidR="00620A54" w:rsidRPr="00CE645D" w:rsidRDefault="00620A54" w:rsidP="004D7B46">
      <w:pPr>
        <w:pStyle w:val="Code"/>
        <w:jc w:val="both"/>
      </w:pPr>
      <w:r w:rsidRPr="00CE645D">
        <w:t>&lt;directions 2&gt;</w:t>
      </w:r>
    </w:p>
    <w:p w:rsidR="00620A54" w:rsidRPr="00CE645D" w:rsidRDefault="00620A54" w:rsidP="004D7B46">
      <w:pPr>
        <w:pStyle w:val="Code"/>
        <w:jc w:val="both"/>
      </w:pPr>
      <w:r w:rsidRPr="00CE645D">
        <w:t>&lt;directions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&lt;directions m-1&gt;</w:t>
      </w:r>
    </w:p>
    <w:p w:rsidR="00620A54" w:rsidRPr="004D7B46" w:rsidRDefault="00620A54" w:rsidP="004D7B46">
      <w:pPr>
        <w:pStyle w:val="Code"/>
        <w:jc w:val="both"/>
      </w:pPr>
      <w:r w:rsidRPr="004D7B46">
        <w:t>&lt;directions m&gt;</w:t>
      </w:r>
    </w:p>
    <w:p w:rsidR="00620A54" w:rsidRPr="004D7B46" w:rsidRDefault="00620A54" w:rsidP="004D7B46">
      <w:pPr>
        <w:pStyle w:val="Code"/>
        <w:jc w:val="both"/>
      </w:pPr>
      <w:r w:rsidRPr="004D7B46">
        <w:t>&lt;variance density 1,1&gt; &lt;variance density 2,1&gt; ... &lt;variance density m,1&gt;</w:t>
      </w:r>
    </w:p>
    <w:p w:rsidR="00620A54" w:rsidRPr="004D7B46" w:rsidRDefault="00620A54" w:rsidP="004D7B46">
      <w:pPr>
        <w:pStyle w:val="Code"/>
        <w:jc w:val="both"/>
      </w:pPr>
      <w:r w:rsidRPr="004D7B46">
        <w:t>&lt;variance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&lt;variance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defined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333C34" w:rsidRPr="004D7B46">
        <w:rPr>
          <w:lang w:val="en-US"/>
        </w:rPr>
        <w:t>Temporally</w:t>
      </w:r>
      <w:proofErr w:type="gramEnd"/>
      <w:r w:rsidR="00333C34"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51   242   574   956  1288  1482  1481  1286   957   579   244    51</w:t>
      </w:r>
    </w:p>
    <w:p w:rsidR="00620A54" w:rsidRPr="004D7B46" w:rsidRDefault="00620A54" w:rsidP="004D7B46">
      <w:pPr>
        <w:pStyle w:val="Code"/>
        <w:jc w:val="both"/>
      </w:pPr>
      <w:r w:rsidRPr="004D7B46">
        <w:t xml:space="preserve"> 129   610  1443  2402  3238  3725  3724  3234  2406  1454   613   128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665  3152  7463 12402 16712 19229 19221 16690 12419  7518  3172   662</w:t>
      </w:r>
    </w:p>
    <w:p w:rsidR="00620A54" w:rsidRPr="004D7B46" w:rsidRDefault="00620A54" w:rsidP="004D7B46">
      <w:pPr>
        <w:pStyle w:val="Code"/>
        <w:jc w:val="both"/>
      </w:pPr>
      <w:r w:rsidRPr="004D7B46">
        <w:t>1302  6159 14608 24275 32688 37618 37603 32644 24309 14716  6198  1296</w:t>
      </w:r>
    </w:p>
    <w:p w:rsidR="00620A54" w:rsidRPr="004D7B46" w:rsidRDefault="00620A54" w:rsidP="004D7B46">
      <w:pPr>
        <w:pStyle w:val="Code"/>
        <w:jc w:val="both"/>
      </w:pPr>
      <w:r w:rsidRPr="004D7B46">
        <w:t>2328 10989 26020 43341 58358 67109 67080 58281 43401 26213 11058  2317</w:t>
      </w:r>
    </w:p>
    <w:p w:rsidR="00620A54" w:rsidRPr="004D7B46" w:rsidRDefault="00620A54" w:rsidP="004D7B46">
      <w:pPr>
        <w:pStyle w:val="Code"/>
        <w:jc w:val="both"/>
      </w:pPr>
      <w:r w:rsidRPr="004D7B46">
        <w:t>3365 15922 37712 62733 84492 97150 97110 84380 62820 37991 16021  3349</w:t>
      </w:r>
    </w:p>
    <w:p w:rsidR="00620A54" w:rsidRPr="004D7B46" w:rsidRDefault="00620A54" w:rsidP="004D7B46">
      <w:pPr>
        <w:pStyle w:val="Code"/>
        <w:jc w:val="both"/>
      </w:pPr>
      <w:r w:rsidRPr="004D7B46">
        <w:t>3426 16230 38440 63939 86109 99010 98969 85995 64027 38724 16331  3410</w:t>
      </w:r>
    </w:p>
    <w:p w:rsidR="00620A54" w:rsidRPr="004D7B46" w:rsidRDefault="00620A54" w:rsidP="004D7B46">
      <w:pPr>
        <w:pStyle w:val="Code"/>
        <w:jc w:val="both"/>
      </w:pPr>
      <w:r w:rsidRPr="004D7B46">
        <w:t>2027  9612 22730 37790 50909 58529 58505 50841 37843 22898  9672  2018</w:t>
      </w:r>
    </w:p>
    <w:p w:rsidR="00620A54" w:rsidRPr="004D7B46" w:rsidRDefault="00620A54" w:rsidP="004D7B46">
      <w:pPr>
        <w:pStyle w:val="Code"/>
        <w:jc w:val="both"/>
      </w:pPr>
      <w:r w:rsidRPr="004D7B46">
        <w:lastRenderedPageBreak/>
        <w:t xml:space="preserve"> 672  3178  7538 12535 16892 19440 19432 16870 12552  7594  3198   669</w:t>
      </w:r>
    </w:p>
    <w:p w:rsidR="00620A54" w:rsidRPr="004D7B46" w:rsidRDefault="00620A54" w:rsidP="004D7B46">
      <w:pPr>
        <w:pStyle w:val="Code"/>
        <w:jc w:val="both"/>
      </w:pPr>
      <w:r w:rsidRPr="004D7B46">
        <w:t xml:space="preserve"> 101   479  1135  1890  2542  2924  2923  2539  1892  1144   482   101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903" w:name="_Toc285701669"/>
      <w:bookmarkStart w:id="904" w:name="_Toc412196395"/>
      <w:r w:rsidRPr="004D7B46">
        <w:rPr>
          <w:lang w:val="en-US"/>
        </w:rPr>
        <w:t>Boundary conditions for non-hydrostatic model</w:t>
      </w:r>
      <w:bookmarkEnd w:id="903"/>
      <w:bookmarkEnd w:id="904"/>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TODO: nonh wbc description</w:t>
      </w:r>
    </w:p>
    <w:p w:rsidR="00620A54" w:rsidRPr="004D7B46" w:rsidRDefault="00620A54" w:rsidP="004D7B46">
      <w:pPr>
        <w:pStyle w:val="Heading3"/>
        <w:jc w:val="both"/>
        <w:rPr>
          <w:lang w:val="en-US"/>
        </w:rPr>
      </w:pPr>
      <w:bookmarkStart w:id="905" w:name="_Toc285701670"/>
      <w:bookmarkStart w:id="906" w:name="_Toc412196396"/>
      <w:r w:rsidRPr="004D7B46">
        <w:rPr>
          <w:lang w:val="en-US"/>
        </w:rPr>
        <w:t>Special types of wave boundary conditions</w:t>
      </w:r>
      <w:bookmarkEnd w:id="905"/>
      <w:bookmarkEnd w:id="906"/>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907" w:name="_Ref285374442"/>
      <w:bookmarkStart w:id="908" w:name="_Toc285701671"/>
      <w:bookmarkStart w:id="909" w:name="_Toc412196397"/>
      <w:r w:rsidRPr="004D7B46">
        <w:rPr>
          <w:lang w:val="en-US"/>
        </w:rPr>
        <w:t>Temporally and/or spatially varying wave boundary conditions</w:t>
      </w:r>
      <w:bookmarkEnd w:id="907"/>
      <w:bookmarkEnd w:id="908"/>
      <w:bookmarkEnd w:id="909"/>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r w:rsidRPr="004D7B46">
        <w:rPr>
          <w:i/>
          <w:lang w:val="en-US"/>
        </w:rPr>
        <w:t>rt</w:t>
      </w:r>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r w:rsidRPr="004D7B46">
        <w:rPr>
          <w:lang w:val="nl-NL"/>
        </w:rPr>
        <w:t>filelist.txt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lastRenderedPageBreak/>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910" w:name="_Toc285701672"/>
      <w:bookmarkStart w:id="911" w:name="_Toc412196398"/>
      <w:r w:rsidRPr="004D7B46">
        <w:rPr>
          <w:lang w:val="en-US"/>
        </w:rPr>
        <w:t>Notes on the generation of wave boundary conditions</w:t>
      </w:r>
      <w:bookmarkEnd w:id="910"/>
      <w:bookmarkEnd w:id="911"/>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w:t>
      </w:r>
      <w:r w:rsidRPr="004D7B46">
        <w:rPr>
          <w:lang w:val="en-US"/>
        </w:rPr>
        <w:lastRenderedPageBreak/>
        <w:t>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912" w:name="_Toc285701673"/>
      <w:bookmarkStart w:id="913" w:name="_Toc412196399"/>
      <w:r w:rsidRPr="004D7B46">
        <w:rPr>
          <w:lang w:val="en-US"/>
        </w:rPr>
        <w:t>Flow, tide and surge input</w:t>
      </w:r>
      <w:bookmarkEnd w:id="912"/>
      <w:bookmarkEnd w:id="913"/>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ins w:id="914" w:author="Kees Nederhoff" w:date="2015-02-20T11:50:00Z">
        <w:r w:rsidR="00333C34">
          <w:rPr>
            <w:lang w:val="en-US"/>
          </w:rPr>
          <w:t>6.2.5</w:t>
        </w:r>
      </w:ins>
      <w:del w:id="915" w:author="Kees Nederhoff" w:date="2015-02-20T11:50:00Z">
        <w:r w:rsidR="004D7B46" w:rsidDel="00333C34">
          <w:rPr>
            <w:lang w:val="en-US"/>
          </w:rPr>
          <w:delText>6.3.5</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ins w:id="916" w:author="Kees Nederhoff" w:date="2015-02-20T11:50:00Z">
        <w:r w:rsidR="00333C34">
          <w:rPr>
            <w:lang w:val="en-US"/>
          </w:rPr>
          <w:t>6.2.6</w:t>
        </w:r>
      </w:ins>
      <w:del w:id="917" w:author="Kees Nederhoff" w:date="2015-02-20T11:50:00Z">
        <w:r w:rsidR="004D7B46" w:rsidDel="00333C34">
          <w:rPr>
            <w:lang w:val="en-US"/>
          </w:rPr>
          <w:delText>6.3.6</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918" w:name="_Ref285375281"/>
      <w:bookmarkStart w:id="919" w:name="_Toc285701674"/>
      <w:bookmarkStart w:id="920" w:name="_Toc412196400"/>
      <w:r w:rsidRPr="004D7B46">
        <w:rPr>
          <w:lang w:val="en-US"/>
        </w:rPr>
        <w:t>Flow boundary conditions</w:t>
      </w:r>
      <w:bookmarkEnd w:id="918"/>
      <w:bookmarkEnd w:id="919"/>
      <w:bookmarkEnd w:id="920"/>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waves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lastRenderedPageBreak/>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for order of wave steering, 1 = </w:t>
            </w:r>
            <w:r w:rsidRPr="004D7B46">
              <w:lastRenderedPageBreak/>
              <w:t>first order wave steering (short 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lastRenderedPageBreak/>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21" w:name="_Ref285440556"/>
      <w:bookmarkStart w:id="922" w:name="_Toc285701675"/>
      <w:bookmarkStart w:id="923" w:name="_Toc412196401"/>
      <w:r w:rsidRPr="004D7B46">
        <w:rPr>
          <w:lang w:val="en-US"/>
        </w:rPr>
        <w:t>Time-varying tide/surge</w:t>
      </w:r>
      <w:bookmarkEnd w:id="921"/>
      <w:bookmarkEnd w:id="922"/>
      <w:bookmarkEnd w:id="923"/>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reused,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&lt;time 1&gt; &lt;zs 1,1&gt; [&lt;zs 2,1&gt; [&lt;zs 3,1&gt; &lt;zs 4,1&gt;]]</w:t>
      </w:r>
    </w:p>
    <w:p w:rsidR="00620A54" w:rsidRPr="004D7B46" w:rsidRDefault="00620A54" w:rsidP="004D7B46">
      <w:pPr>
        <w:pStyle w:val="Code"/>
        <w:jc w:val="both"/>
      </w:pPr>
      <w:r w:rsidRPr="004D7B46">
        <w:t>&lt;time 2&gt; &lt;zs 1,2&gt; [&lt;zs 2,2&gt; [&lt;zs 3,2&gt; &lt;zs 4,2&gt;]]</w:t>
      </w:r>
    </w:p>
    <w:p w:rsidR="00620A54" w:rsidRPr="004D7B46" w:rsidRDefault="00620A54" w:rsidP="004D7B46">
      <w:pPr>
        <w:pStyle w:val="Code"/>
        <w:jc w:val="both"/>
      </w:pPr>
      <w:r w:rsidRPr="004D7B46">
        <w:t>&lt;time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&lt;time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 xml:space="preserve">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w:t>
      </w:r>
      <w:r w:rsidRPr="004D7B46">
        <w:rPr>
          <w:rStyle w:val="IntenseEmphasis"/>
          <w:lang w:val="en-US"/>
        </w:rPr>
        <w:lastRenderedPageBreak/>
        <w:t xml:space="preserve">offshore boundary seen from sea (x=1,y=1) and the others according to a clockwise rotation. Therefore the columns in the </w:t>
      </w:r>
      <w:r w:rsidRPr="004D7B46">
        <w:rPr>
          <w:rStyle w:val="IntenseEmphasis"/>
          <w:i/>
          <w:lang w:val="en-US"/>
        </w:rPr>
        <w:t xml:space="preserve">zs0file </w:t>
      </w:r>
      <w:r w:rsidRPr="004D7B46">
        <w:rPr>
          <w:rStyle w:val="IntenseEmphasis"/>
          <w:lang w:val="en-US"/>
        </w:rPr>
        <w:t>must follow the order of: (x=1,y=1),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4" w:name="_Toc285701676"/>
      <w:bookmarkStart w:id="925" w:name="_Toc412196402"/>
      <w:r w:rsidRPr="004D7B46">
        <w:rPr>
          <w:lang w:val="en-US"/>
        </w:rPr>
        <w:t>Water level (dam break)</w:t>
      </w:r>
      <w:bookmarkEnd w:id="924"/>
      <w:bookmarkEnd w:id="925"/>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inital </w:t>
            </w:r>
            <w:r w:rsidRPr="004D7B46">
              <w:lastRenderedPageBreak/>
              <w:t>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6" w:name="_Toc285701677"/>
      <w:bookmarkStart w:id="927" w:name="_Toc412196403"/>
      <w:r w:rsidRPr="004D7B46">
        <w:rPr>
          <w:lang w:val="en-US"/>
        </w:rPr>
        <w:lastRenderedPageBreak/>
        <w:t>Wind input</w:t>
      </w:r>
      <w:bookmarkEnd w:id="926"/>
      <w:bookmarkEnd w:id="927"/>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&lt;time 1&gt; &lt;windv 1&gt; &lt;windth 1&gt;</w:t>
      </w:r>
    </w:p>
    <w:p w:rsidR="00620A54" w:rsidRPr="004D7B46" w:rsidRDefault="00620A54" w:rsidP="004D7B46">
      <w:pPr>
        <w:pStyle w:val="Code"/>
        <w:jc w:val="both"/>
      </w:pPr>
      <w:r w:rsidRPr="004D7B46">
        <w:t>&lt;time 2&gt; &lt;windv 2&gt; &lt;windth 2&gt;</w:t>
      </w:r>
    </w:p>
    <w:p w:rsidR="00620A54" w:rsidRPr="004D7B46" w:rsidRDefault="00620A54" w:rsidP="004D7B46">
      <w:pPr>
        <w:pStyle w:val="Code"/>
        <w:jc w:val="both"/>
      </w:pPr>
      <w:r w:rsidRPr="004D7B46">
        <w:t>&lt;time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28" w:name="_Toc285701678"/>
      <w:bookmarkStart w:id="929" w:name="_Toc412196404"/>
      <w:r w:rsidRPr="004D7B46">
        <w:rPr>
          <w:lang w:val="en-US"/>
        </w:rPr>
        <w:t>Sediment input</w:t>
      </w:r>
      <w:bookmarkEnd w:id="928"/>
      <w:bookmarkEnd w:id="929"/>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ins w:id="930" w:author="Kees Nederhoff" w:date="2015-02-20T11:50:00Z">
        <w:r w:rsidR="00333C34">
          <w:rPr>
            <w:lang w:val="en-US"/>
          </w:rPr>
          <w:t>6.2.7</w:t>
        </w:r>
      </w:ins>
      <w:del w:id="931" w:author="Kees Nederhoff" w:date="2015-02-20T11:50:00Z">
        <w:r w:rsidR="004D7B46" w:rsidDel="00333C34">
          <w:rPr>
            <w:lang w:val="en-US"/>
          </w:rPr>
          <w:delText>6.3.7</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ins w:id="932" w:author="Kees Nederhoff" w:date="2015-02-20T11:50:00Z">
        <w:r w:rsidR="00333C34">
          <w:rPr>
            <w:lang w:val="en-US"/>
          </w:rPr>
          <w:t>6.2.8</w:t>
        </w:r>
      </w:ins>
      <w:del w:id="933" w:author="Kees Nederhoff" w:date="2015-02-20T11:50:00Z">
        <w:r w:rsidR="004D7B46" w:rsidDel="00333C34">
          <w:rPr>
            <w:lang w:val="en-US"/>
          </w:rPr>
          <w:delText>6.3.8</w:delText>
        </w:r>
      </w:del>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lastRenderedPageBreak/>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lastRenderedPageBreak/>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4" w:name="_Toc285701679"/>
      <w:bookmarkStart w:id="935" w:name="_Toc412196405"/>
      <w:r w:rsidRPr="004D7B46">
        <w:rPr>
          <w:lang w:val="en-US"/>
        </w:rPr>
        <w:t>Vegetation input</w:t>
      </w:r>
      <w:bookmarkEnd w:id="934"/>
      <w:bookmarkEnd w:id="935"/>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r w:rsidRPr="004D7B46">
        <w:rPr>
          <w:i/>
          <w:lang w:val="en-US"/>
        </w:rPr>
        <w:t>bv</w:t>
      </w:r>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lastRenderedPageBreak/>
        <w:t>veggiefile.txt</w:t>
      </w:r>
    </w:p>
    <w:p w:rsidR="00620A54" w:rsidRPr="004D7B46" w:rsidRDefault="00620A54" w:rsidP="004D7B46">
      <w:pPr>
        <w:pStyle w:val="Code"/>
        <w:jc w:val="both"/>
      </w:pPr>
      <w:r w:rsidRPr="004D7B46">
        <w:t>cauliflour</w:t>
      </w:r>
    </w:p>
    <w:p w:rsidR="00620A54" w:rsidRPr="004D7B46" w:rsidRDefault="00620A54" w:rsidP="004D7B46">
      <w:pPr>
        <w:pStyle w:val="Code"/>
        <w:jc w:val="both"/>
      </w:pPr>
      <w:r w:rsidRPr="004D7B46">
        <w:t>corn</w:t>
      </w:r>
    </w:p>
    <w:p w:rsidR="00620A54" w:rsidRPr="004D7B46" w:rsidRDefault="00620A54" w:rsidP="004D7B46">
      <w:pPr>
        <w:pStyle w:val="Codeheader"/>
        <w:rPr>
          <w:lang w:val="en-US"/>
        </w:rPr>
      </w:pPr>
      <w:r w:rsidRPr="004D7B46">
        <w:rPr>
          <w:lang w:val="en-US"/>
        </w:rPr>
        <w:t>cauliflower</w:t>
      </w:r>
    </w:p>
    <w:p w:rsidR="00620A54" w:rsidRPr="004D7B46" w:rsidRDefault="00620A54" w:rsidP="004D7B46">
      <w:pPr>
        <w:pStyle w:val="Code"/>
        <w:jc w:val="both"/>
      </w:pPr>
      <w:r w:rsidRPr="004D7B46">
        <w:t>ah = 0.2</w:t>
      </w:r>
    </w:p>
    <w:p w:rsidR="00620A54" w:rsidRPr="004D7B46" w:rsidRDefault="00620A54" w:rsidP="004D7B46">
      <w:pPr>
        <w:pStyle w:val="Code"/>
        <w:jc w:val="both"/>
      </w:pPr>
      <w:r w:rsidRPr="004D7B46">
        <w:t>Cd = 1.0</w:t>
      </w:r>
    </w:p>
    <w:p w:rsidR="00620A54" w:rsidRPr="004D7B46" w:rsidRDefault="00620A54" w:rsidP="004D7B46">
      <w:pPr>
        <w:pStyle w:val="Code"/>
        <w:jc w:val="both"/>
      </w:pPr>
      <w:r w:rsidRPr="004D7B46">
        <w:t>bv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r w:rsidRPr="004D7B46">
        <w:rPr>
          <w:lang w:val="en-US"/>
        </w:rPr>
        <w:t>corn</w:t>
      </w:r>
    </w:p>
    <w:p w:rsidR="00620A54" w:rsidRPr="004D7B46" w:rsidRDefault="00620A54" w:rsidP="004D7B46">
      <w:pPr>
        <w:pStyle w:val="Code"/>
        <w:jc w:val="both"/>
      </w:pPr>
      <w:r w:rsidRPr="004D7B46">
        <w:t>nsec = 3</w:t>
      </w:r>
    </w:p>
    <w:p w:rsidR="00620A54" w:rsidRPr="004D7B46" w:rsidRDefault="00620A54" w:rsidP="004D7B46">
      <w:pPr>
        <w:pStyle w:val="Code"/>
        <w:jc w:val="both"/>
      </w:pPr>
      <w:r w:rsidRPr="004D7B46">
        <w:t>ah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r w:rsidRPr="004D7B46">
        <w:t>bv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6" w:name="_Toc285701680"/>
      <w:bookmarkStart w:id="937" w:name="_Toc412196406"/>
      <w:r w:rsidRPr="004D7B46">
        <w:rPr>
          <w:lang w:val="en-US"/>
        </w:rPr>
        <w:t>Discharge input</w:t>
      </w:r>
      <w:bookmarkEnd w:id="936"/>
      <w:bookmarkEnd w:id="937"/>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&lt;x_start ndisch&gt; &lt;y_start ndisch&gt; &lt;x_end ndisch&gt; &lt;y_end ndisch&gt;</w:t>
      </w:r>
    </w:p>
    <w:p w:rsidR="00620A54" w:rsidRPr="004D7B46" w:rsidRDefault="00620A54" w:rsidP="004D7B46">
      <w:pPr>
        <w:pStyle w:val="BodyText"/>
        <w:rPr>
          <w:lang w:val="en-US"/>
        </w:rPr>
      </w:pPr>
      <w:r w:rsidRPr="004D7B46">
        <w:rPr>
          <w:lang w:val="en-US"/>
        </w:rPr>
        <w:t>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either the start and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ndisch,1&gt;</w:t>
      </w:r>
    </w:p>
    <w:p w:rsidR="00620A54" w:rsidRPr="004D7B46" w:rsidRDefault="00620A54" w:rsidP="004D7B46">
      <w:pPr>
        <w:pStyle w:val="Code"/>
        <w:jc w:val="both"/>
        <w:rPr>
          <w:lang w:val="de-DE"/>
        </w:rPr>
      </w:pPr>
      <w:r w:rsidRPr="004D7B46">
        <w:rPr>
          <w:lang w:val="de-DE"/>
        </w:rPr>
        <w:t>&lt;t 2&gt; &lt;Q 1,2&gt; &lt;Q 2,2&gt; ... &lt;Q ndisch,2&gt;</w:t>
      </w:r>
    </w:p>
    <w:p w:rsidR="00620A54" w:rsidRPr="004D7B46" w:rsidRDefault="00620A54" w:rsidP="004D7B46">
      <w:pPr>
        <w:pStyle w:val="Code"/>
        <w:jc w:val="both"/>
        <w:rPr>
          <w:lang w:val="de-DE"/>
        </w:rPr>
      </w:pPr>
      <w:r w:rsidRPr="004D7B46">
        <w:rPr>
          <w:lang w:val="de-DE"/>
        </w:rPr>
        <w:t>&lt;t 3&gt; &lt;Q 1,3&gt; &lt;Q 2,3&gt; ... &lt;Q ndisch,3&gt;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 xml:space="preserve">&lt;t ntdisch&gt; &lt;Q 1,ntdisch&gt;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38" w:name="_Toc285701681"/>
      <w:bookmarkStart w:id="939" w:name="_Toc412196407"/>
      <w:r w:rsidRPr="004D7B46">
        <w:rPr>
          <w:lang w:val="en-US"/>
        </w:rPr>
        <w:t>Drifters input</w:t>
      </w:r>
      <w:bookmarkEnd w:id="938"/>
      <w:bookmarkEnd w:id="939"/>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&lt;x 1&gt; &lt;y 1&gt; &lt;t_start 1&gt; &lt;t_end 1&gt;</w:t>
      </w:r>
    </w:p>
    <w:p w:rsidR="00620A54" w:rsidRPr="00252EAF" w:rsidRDefault="00620A54" w:rsidP="004D7B46">
      <w:pPr>
        <w:pStyle w:val="Code"/>
        <w:jc w:val="both"/>
        <w:rPr>
          <w:lang w:val="en-GB"/>
        </w:rPr>
      </w:pPr>
      <w:r w:rsidRPr="00252EAF">
        <w:rPr>
          <w:lang w:val="en-GB"/>
        </w:rPr>
        <w:t>&lt;x 2&gt; &lt;y 2&gt; &lt;t_start 2&gt; &lt;t_end 2&gt;</w:t>
      </w:r>
    </w:p>
    <w:p w:rsidR="00620A54" w:rsidRPr="00252EAF" w:rsidRDefault="00620A54" w:rsidP="004D7B46">
      <w:pPr>
        <w:pStyle w:val="Code"/>
        <w:jc w:val="both"/>
        <w:rPr>
          <w:lang w:val="en-GB"/>
        </w:rPr>
      </w:pPr>
      <w:r w:rsidRPr="00252EAF">
        <w:rPr>
          <w:lang w:val="en-GB"/>
        </w:rPr>
        <w:lastRenderedPageBreak/>
        <w:t>&lt;x 3&gt; &lt;y 3&gt; &lt;t_start 3&gt; &lt;t_end 3&gt;</w:t>
      </w:r>
    </w:p>
    <w:p w:rsidR="00620A54" w:rsidRPr="00252EAF" w:rsidRDefault="00620A54" w:rsidP="004D7B46">
      <w:pPr>
        <w:pStyle w:val="Code"/>
        <w:jc w:val="both"/>
        <w:rPr>
          <w:lang w:val="en-GB"/>
        </w:rPr>
      </w:pPr>
      <w:r w:rsidRPr="00252EAF">
        <w:rPr>
          <w:lang w:val="en-GB"/>
        </w:rPr>
        <w:t>...</w:t>
      </w:r>
    </w:p>
    <w:p w:rsidR="00620A54" w:rsidRPr="00252EAF" w:rsidRDefault="00620A54" w:rsidP="004D7B46">
      <w:pPr>
        <w:pStyle w:val="Code"/>
        <w:jc w:val="both"/>
        <w:rPr>
          <w:lang w:val="en-GB"/>
        </w:rPr>
      </w:pPr>
      <w:r w:rsidRPr="00252EAF">
        <w:rPr>
          <w:lang w:val="en-GB"/>
        </w:rPr>
        <w:t>&lt;x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40" w:name="_Toc285701682"/>
      <w:bookmarkStart w:id="941" w:name="_Toc412196408"/>
      <w:r w:rsidRPr="004D7B46">
        <w:rPr>
          <w:lang w:val="en-US"/>
        </w:rPr>
        <w:t>Ship input</w:t>
      </w:r>
      <w:bookmarkEnd w:id="940"/>
      <w:bookmarkEnd w:id="941"/>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dy,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dy,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r w:rsidRPr="004D7B46">
        <w:t>pannamax</w:t>
      </w:r>
    </w:p>
    <w:p w:rsidR="00620A54" w:rsidRPr="004D7B46" w:rsidRDefault="00620A54" w:rsidP="004D7B46">
      <w:pPr>
        <w:pStyle w:val="Code"/>
        <w:jc w:val="both"/>
      </w:pPr>
      <w:r w:rsidRPr="004D7B46">
        <w:t>small</w:t>
      </w:r>
    </w:p>
    <w:p w:rsidR="00620A54" w:rsidRPr="004D7B46" w:rsidRDefault="00620A54" w:rsidP="004D7B46">
      <w:pPr>
        <w:pStyle w:val="Codeheader"/>
        <w:rPr>
          <w:lang w:val="en-US"/>
        </w:rPr>
      </w:pPr>
      <w:r w:rsidRPr="004D7B46">
        <w:rPr>
          <w:lang w:val="en-US"/>
        </w:rPr>
        <w:t>pannamax</w:t>
      </w:r>
    </w:p>
    <w:p w:rsidR="00620A54" w:rsidRPr="004D7B46" w:rsidRDefault="00620A54" w:rsidP="004D7B46">
      <w:pPr>
        <w:pStyle w:val="Code"/>
        <w:jc w:val="both"/>
      </w:pPr>
      <w:r w:rsidRPr="004D7B46">
        <w:t>dx = 10</w:t>
      </w:r>
    </w:p>
    <w:p w:rsidR="00620A54" w:rsidRPr="004D7B46" w:rsidRDefault="00620A54" w:rsidP="004D7B46">
      <w:pPr>
        <w:pStyle w:val="Code"/>
        <w:jc w:val="both"/>
      </w:pPr>
      <w:r w:rsidRPr="004D7B46">
        <w:t>dy = 10</w:t>
      </w:r>
    </w:p>
    <w:p w:rsidR="00620A54" w:rsidRPr="004D7B46" w:rsidRDefault="00620A54" w:rsidP="004D7B46">
      <w:pPr>
        <w:pStyle w:val="Code"/>
        <w:jc w:val="both"/>
      </w:pPr>
      <w:r w:rsidRPr="004D7B46">
        <w:t>nx = 30</w:t>
      </w:r>
    </w:p>
    <w:p w:rsidR="00620A54" w:rsidRPr="004D7B46" w:rsidRDefault="00620A54" w:rsidP="004D7B46">
      <w:pPr>
        <w:pStyle w:val="Code"/>
        <w:jc w:val="both"/>
      </w:pPr>
      <w:r w:rsidRPr="004D7B46">
        <w:t>ny = 10</w:t>
      </w:r>
    </w:p>
    <w:p w:rsidR="00620A54" w:rsidRPr="004D7B46" w:rsidRDefault="00620A54" w:rsidP="004D7B46">
      <w:pPr>
        <w:pStyle w:val="Code"/>
        <w:jc w:val="both"/>
      </w:pPr>
      <w:r w:rsidRPr="004D7B46">
        <w:t>shipgeom = pannamax_geom.txt</w:t>
      </w:r>
    </w:p>
    <w:p w:rsidR="00620A54" w:rsidRPr="004D7B46" w:rsidRDefault="00620A54" w:rsidP="004D7B46">
      <w:pPr>
        <w:pStyle w:val="Code"/>
        <w:jc w:val="both"/>
      </w:pPr>
      <w:r w:rsidRPr="004D7B46">
        <w:t>xCG = 120</w:t>
      </w:r>
    </w:p>
    <w:p w:rsidR="00620A54" w:rsidRPr="004D7B46" w:rsidRDefault="00620A54" w:rsidP="004D7B46">
      <w:pPr>
        <w:pStyle w:val="Code"/>
        <w:jc w:val="both"/>
      </w:pPr>
      <w:r w:rsidRPr="004D7B46">
        <w:t>yCG = 50</w:t>
      </w:r>
    </w:p>
    <w:p w:rsidR="00620A54" w:rsidRPr="004D7B46" w:rsidRDefault="00620A54" w:rsidP="004D7B46">
      <w:pPr>
        <w:pStyle w:val="Code"/>
        <w:jc w:val="both"/>
      </w:pPr>
      <w:r w:rsidRPr="004D7B46">
        <w:t>zCG = 30</w:t>
      </w:r>
    </w:p>
    <w:p w:rsidR="00620A54" w:rsidRPr="004D7B46" w:rsidRDefault="00620A54" w:rsidP="004D7B46">
      <w:pPr>
        <w:pStyle w:val="Code"/>
        <w:jc w:val="both"/>
      </w:pPr>
      <w:r w:rsidRPr="004D7B46">
        <w:t>shiptrack = pannamax_track.txt</w:t>
      </w:r>
    </w:p>
    <w:p w:rsidR="00620A54" w:rsidRPr="004D7B46" w:rsidRDefault="00620A54" w:rsidP="004D7B46">
      <w:pPr>
        <w:pStyle w:val="Code"/>
        <w:jc w:val="both"/>
      </w:pPr>
      <w:r w:rsidRPr="004D7B46">
        <w:t>flying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&lt;z 0,0&gt; &lt;z 1,0&gt; &lt;z 2,0&gt; &lt;z 3,0&gt; ... &lt;z nx,0&gt; &lt;z nx+1,0&gt;</w:t>
      </w:r>
    </w:p>
    <w:p w:rsidR="00620A54" w:rsidRPr="004D7B46" w:rsidRDefault="00620A54" w:rsidP="004D7B46">
      <w:pPr>
        <w:pStyle w:val="Code"/>
        <w:jc w:val="both"/>
      </w:pPr>
      <w:r w:rsidRPr="004D7B46">
        <w:t>&lt;z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lastRenderedPageBreak/>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&lt;t 1&gt; &lt;x 1&gt; &lt;y 1&gt; &lt;z 1&gt;</w:t>
      </w:r>
    </w:p>
    <w:p w:rsidR="00620A54" w:rsidRPr="004D7B46" w:rsidRDefault="00620A54" w:rsidP="004D7B46">
      <w:pPr>
        <w:pStyle w:val="Code"/>
        <w:jc w:val="both"/>
        <w:rPr>
          <w:lang w:val="fr-FR"/>
        </w:rPr>
      </w:pPr>
      <w:r w:rsidRPr="004D7B46">
        <w:rPr>
          <w:lang w:val="fr-FR"/>
        </w:rPr>
        <w:t>&lt;t 2&gt; &lt;x 2&gt; &lt;y 2&gt; &lt;z 2&gt;</w:t>
      </w:r>
    </w:p>
    <w:p w:rsidR="00620A54" w:rsidRPr="004D7B46" w:rsidRDefault="00620A54" w:rsidP="004D7B46">
      <w:pPr>
        <w:pStyle w:val="Code"/>
        <w:jc w:val="both"/>
        <w:rPr>
          <w:lang w:val="fr-FR"/>
        </w:rPr>
      </w:pPr>
      <w:r w:rsidRPr="004D7B46">
        <w:rPr>
          <w:lang w:val="fr-FR"/>
        </w:rPr>
        <w:t>&lt;t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r w:rsidRPr="00CE645D">
        <w:t>small</w:t>
      </w:r>
    </w:p>
    <w:p w:rsidR="00620A54" w:rsidRPr="004D7B46" w:rsidRDefault="00620A54" w:rsidP="004D7B46">
      <w:pPr>
        <w:pStyle w:val="Code"/>
        <w:jc w:val="both"/>
      </w:pPr>
      <w:r w:rsidRPr="004D7B46">
        <w:t>dx = 2</w:t>
      </w:r>
    </w:p>
    <w:p w:rsidR="00620A54" w:rsidRPr="004D7B46" w:rsidRDefault="00620A54" w:rsidP="004D7B46">
      <w:pPr>
        <w:pStyle w:val="Code"/>
        <w:jc w:val="both"/>
      </w:pPr>
      <w:r w:rsidRPr="004D7B46">
        <w:t>dy = 2</w:t>
      </w:r>
    </w:p>
    <w:p w:rsidR="00620A54" w:rsidRPr="004D7B46" w:rsidRDefault="00620A54" w:rsidP="004D7B46">
      <w:pPr>
        <w:pStyle w:val="Code"/>
        <w:jc w:val="both"/>
      </w:pPr>
      <w:r w:rsidRPr="004D7B46">
        <w:t>nx = 20</w:t>
      </w:r>
    </w:p>
    <w:p w:rsidR="00620A54" w:rsidRPr="004D7B46" w:rsidRDefault="00620A54" w:rsidP="004D7B46">
      <w:pPr>
        <w:pStyle w:val="Code"/>
        <w:jc w:val="both"/>
      </w:pPr>
      <w:r w:rsidRPr="004D7B46">
        <w:t>ny = 4</w:t>
      </w:r>
    </w:p>
    <w:p w:rsidR="00620A54" w:rsidRPr="004D7B46" w:rsidRDefault="00620A54" w:rsidP="004D7B46">
      <w:pPr>
        <w:pStyle w:val="Code"/>
        <w:jc w:val="both"/>
      </w:pPr>
      <w:r w:rsidRPr="004D7B46">
        <w:t>shipgeom = small_geom.txt</w:t>
      </w:r>
    </w:p>
    <w:p w:rsidR="00620A54" w:rsidRPr="004D7B46" w:rsidRDefault="00620A54" w:rsidP="004D7B46">
      <w:pPr>
        <w:pStyle w:val="Code"/>
        <w:jc w:val="both"/>
      </w:pPr>
      <w:r w:rsidRPr="004D7B46">
        <w:t>xCG = 20</w:t>
      </w:r>
    </w:p>
    <w:p w:rsidR="00620A54" w:rsidRPr="004D7B46" w:rsidRDefault="00620A54" w:rsidP="004D7B46">
      <w:pPr>
        <w:pStyle w:val="Code"/>
        <w:jc w:val="both"/>
      </w:pPr>
      <w:r w:rsidRPr="004D7B46">
        <w:t>yCG = 40</w:t>
      </w:r>
    </w:p>
    <w:p w:rsidR="00620A54" w:rsidRPr="004D7B46" w:rsidRDefault="00620A54" w:rsidP="004D7B46">
      <w:pPr>
        <w:pStyle w:val="Code"/>
        <w:jc w:val="both"/>
      </w:pPr>
      <w:r w:rsidRPr="004D7B46">
        <w:t>zCG = 1.5</w:t>
      </w:r>
    </w:p>
    <w:p w:rsidR="00620A54" w:rsidRPr="004D7B46" w:rsidRDefault="00620A54" w:rsidP="004D7B46">
      <w:pPr>
        <w:pStyle w:val="Code"/>
        <w:jc w:val="both"/>
      </w:pPr>
      <w:r w:rsidRPr="004D7B46">
        <w:t>shiptrack = small_track.txt</w:t>
      </w:r>
    </w:p>
    <w:p w:rsidR="00620A54" w:rsidRPr="004D7B46" w:rsidRDefault="00620A54" w:rsidP="004D7B46">
      <w:pPr>
        <w:pStyle w:val="Code"/>
        <w:jc w:val="both"/>
      </w:pPr>
      <w:r w:rsidRPr="004D7B46">
        <w:t>flying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&lt;t 1&gt; &lt;x 1&gt; &lt;y 1&gt;</w:t>
      </w:r>
    </w:p>
    <w:p w:rsidR="00620A54" w:rsidRPr="004D7B46" w:rsidRDefault="00620A54" w:rsidP="004D7B46">
      <w:pPr>
        <w:pStyle w:val="Code"/>
        <w:jc w:val="both"/>
      </w:pPr>
      <w:r w:rsidRPr="004D7B46">
        <w:t>&lt;t 2&gt; &lt;x 2&gt; &lt;y 2&gt;</w:t>
      </w:r>
    </w:p>
    <w:p w:rsidR="00620A54" w:rsidRPr="004D7B46" w:rsidRDefault="00620A54" w:rsidP="004D7B46">
      <w:pPr>
        <w:pStyle w:val="Code"/>
        <w:jc w:val="both"/>
      </w:pPr>
      <w:r w:rsidRPr="004D7B46">
        <w:t>&lt;t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942" w:name="_Ref285455080"/>
      <w:bookmarkStart w:id="943" w:name="_Ref285455082"/>
      <w:bookmarkStart w:id="944" w:name="_Toc285701683"/>
      <w:bookmarkStart w:id="945" w:name="_Toc412196409"/>
      <w:r w:rsidRPr="004D7B46">
        <w:rPr>
          <w:lang w:val="en-US"/>
        </w:rPr>
        <w:t>Output selection</w:t>
      </w:r>
      <w:bookmarkEnd w:id="942"/>
      <w:bookmarkEnd w:id="943"/>
      <w:bookmarkEnd w:id="944"/>
      <w:bookmarkEnd w:id="945"/>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Mnems of mean output variables </w:t>
            </w:r>
            <w:r w:rsidRPr="004D7B46">
              <w:lastRenderedPageBreak/>
              <w:t>(by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w:t>
            </w:r>
            <w:r w:rsidRPr="004D7B46">
              <w:lastRenderedPageBreak/>
              <w:t>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946" w:name="_Toc285701684"/>
      <w:bookmarkStart w:id="947" w:name="_Toc412196410"/>
      <w:r w:rsidRPr="004D7B46">
        <w:rPr>
          <w:lang w:val="en-US"/>
        </w:rPr>
        <w:lastRenderedPageBreak/>
        <w:t>Output types</w:t>
      </w:r>
      <w:bookmarkEnd w:id="946"/>
      <w:bookmarkEnd w:id="947"/>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r w:rsidRPr="004D7B46">
        <w:rPr>
          <w:lang w:val="es-ES"/>
        </w:rPr>
        <w:t>nglobalvar = 3</w:t>
      </w:r>
    </w:p>
    <w:p w:rsidR="00620A54" w:rsidRPr="004D7B46" w:rsidRDefault="00620A54" w:rsidP="004D7B46">
      <w:pPr>
        <w:pStyle w:val="Code"/>
        <w:jc w:val="both"/>
        <w:rPr>
          <w:lang w:val="es-ES"/>
        </w:rPr>
      </w:pPr>
      <w:r w:rsidRPr="004D7B46">
        <w:rPr>
          <w:lang w:val="es-ES"/>
        </w:rPr>
        <w:t>zs</w:t>
      </w:r>
    </w:p>
    <w:p w:rsidR="00620A54" w:rsidRPr="004D7B46" w:rsidRDefault="00620A54" w:rsidP="004D7B46">
      <w:pPr>
        <w:pStyle w:val="Code"/>
        <w:jc w:val="both"/>
        <w:rPr>
          <w:lang w:val="es-ES"/>
        </w:rPr>
      </w:pPr>
      <w:r w:rsidRPr="004D7B46">
        <w:rPr>
          <w:lang w:val="es-ES"/>
        </w:rPr>
        <w:t>zb</w:t>
      </w:r>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nmeanvar = 2</w:t>
      </w:r>
    </w:p>
    <w:p w:rsidR="00620A54" w:rsidRPr="004D7B46" w:rsidRDefault="00620A54" w:rsidP="004D7B46">
      <w:pPr>
        <w:pStyle w:val="Code"/>
        <w:jc w:val="both"/>
      </w:pPr>
      <w:r w:rsidRPr="004D7B46">
        <w:t>u</w:t>
      </w:r>
    </w:p>
    <w:p w:rsidR="00620A54" w:rsidRPr="004D7B46" w:rsidRDefault="00620A54" w:rsidP="004D7B46">
      <w:pPr>
        <w:pStyle w:val="Code"/>
        <w:jc w:val="both"/>
      </w:pPr>
      <w:r w:rsidRPr="004D7B46">
        <w:t>v</w:t>
      </w:r>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xml:space="preserve">,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w:t>
      </w:r>
      <w:r w:rsidRPr="004D7B46">
        <w:rPr>
          <w:lang w:val="en-US"/>
        </w:rPr>
        <w:lastRenderedPageBreak/>
        <w:t>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r w:rsidRPr="004D7B46">
        <w:rPr>
          <w:lang w:val="nl-NL"/>
        </w:rPr>
        <w:t>npoints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948" w:name="_Ref285459027"/>
      <w:bookmarkStart w:id="949" w:name="_Toc285701685"/>
      <w:bookmarkStart w:id="950" w:name="_Toc412196411"/>
      <w:r w:rsidRPr="004D7B46">
        <w:rPr>
          <w:lang w:val="en-US"/>
        </w:rPr>
        <w:t>Output times</w:t>
      </w:r>
      <w:bookmarkEnd w:id="948"/>
      <w:bookmarkEnd w:id="949"/>
      <w:bookmarkEnd w:id="950"/>
    </w:p>
    <w:p w:rsidR="00620A54" w:rsidRPr="004D7B46" w:rsidRDefault="00620A54" w:rsidP="004D7B46">
      <w:pPr>
        <w:pStyle w:val="BodyText"/>
        <w:rPr>
          <w:lang w:val="en-US"/>
        </w:rPr>
      </w:pPr>
      <w:r w:rsidRPr="004D7B46">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tstart = 100.</w:t>
      </w:r>
    </w:p>
    <w:p w:rsidR="00620A54" w:rsidRPr="004D7B46" w:rsidRDefault="00620A54" w:rsidP="004D7B46">
      <w:pPr>
        <w:pStyle w:val="Code"/>
        <w:jc w:val="both"/>
      </w:pPr>
      <w:r w:rsidRPr="004D7B46">
        <w:t>tintg = 100.</w:t>
      </w:r>
    </w:p>
    <w:p w:rsidR="00620A54" w:rsidRPr="004D7B46" w:rsidRDefault="00620A54" w:rsidP="004D7B46">
      <w:pPr>
        <w:pStyle w:val="Code"/>
        <w:jc w:val="both"/>
      </w:pPr>
      <w:r w:rsidRPr="004D7B46">
        <w:t>tintp = 2.</w:t>
      </w:r>
    </w:p>
    <w:p w:rsidR="00620A54" w:rsidRPr="004D7B46" w:rsidRDefault="00620A54" w:rsidP="004D7B46">
      <w:pPr>
        <w:pStyle w:val="Code"/>
        <w:jc w:val="both"/>
      </w:pPr>
      <w:r w:rsidRPr="004D7B46">
        <w:lastRenderedPageBreak/>
        <w:t>tintm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tsglobal= timeseries1.txt</w:t>
      </w:r>
    </w:p>
    <w:p w:rsidR="00620A54" w:rsidRPr="004D7B46" w:rsidRDefault="00620A54" w:rsidP="004D7B46">
      <w:pPr>
        <w:pStyle w:val="Code"/>
        <w:jc w:val="both"/>
      </w:pPr>
      <w:r w:rsidRPr="004D7B46">
        <w:t>tspoints = timeseries2.txt</w:t>
      </w:r>
    </w:p>
    <w:p w:rsidR="00620A54" w:rsidRPr="004D7B46" w:rsidRDefault="00620A54" w:rsidP="004D7B46">
      <w:pPr>
        <w:pStyle w:val="Code"/>
        <w:jc w:val="both"/>
      </w:pPr>
      <w:r w:rsidRPr="004D7B46">
        <w:t>tsmean=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t>
      </w:r>
      <w:r w:rsidRPr="004D7B46">
        <w:rPr>
          <w:lang w:val="en-US"/>
        </w:rPr>
        <w:lastRenderedPageBreak/>
        <w:t>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r w:rsidRPr="004D7B46">
        <w:t>tstart = 100.</w:t>
      </w:r>
    </w:p>
    <w:p w:rsidR="00620A54" w:rsidRPr="004D7B46" w:rsidRDefault="00620A54" w:rsidP="004D7B46">
      <w:pPr>
        <w:pStyle w:val="Code"/>
        <w:jc w:val="both"/>
      </w:pPr>
      <w:r w:rsidRPr="004D7B46">
        <w:t>tintg = 100.</w:t>
      </w:r>
    </w:p>
    <w:p w:rsidR="00620A54" w:rsidRPr="004D7B46" w:rsidRDefault="00620A54" w:rsidP="004D7B46">
      <w:pPr>
        <w:pStyle w:val="Code"/>
        <w:jc w:val="both"/>
      </w:pPr>
      <w:r w:rsidRPr="004D7B46">
        <w:t>tspoints = timeseries2.txt</w:t>
      </w:r>
    </w:p>
    <w:p w:rsidR="00620A54" w:rsidRPr="004D7B46" w:rsidRDefault="00620A54" w:rsidP="004D7B46">
      <w:pPr>
        <w:pStyle w:val="Code"/>
        <w:jc w:val="both"/>
      </w:pPr>
      <w:r w:rsidRPr="004D7B46">
        <w:t>tintm = 3600.</w:t>
      </w:r>
    </w:p>
    <w:p w:rsidR="00620A54" w:rsidRPr="004D7B46" w:rsidRDefault="00620A54" w:rsidP="004D7B46">
      <w:pPr>
        <w:pStyle w:val="Heading3"/>
        <w:jc w:val="both"/>
        <w:rPr>
          <w:lang w:val="en-US"/>
        </w:rPr>
      </w:pPr>
      <w:bookmarkStart w:id="951" w:name="_Toc285701686"/>
      <w:bookmarkStart w:id="952" w:name="_Toc412196412"/>
      <w:r w:rsidRPr="004D7B46">
        <w:rPr>
          <w:lang w:val="en-US"/>
        </w:rPr>
        <w:t>Output format</w:t>
      </w:r>
      <w:bookmarkEnd w:id="951"/>
      <w:bookmarkEnd w:id="952"/>
    </w:p>
    <w:p w:rsidR="00620A54" w:rsidRPr="004D7B46" w:rsidRDefault="00620A54" w:rsidP="004D7B46">
      <w:pPr>
        <w:pStyle w:val="BodyText"/>
        <w:rPr>
          <w:lang w:val="en-US"/>
        </w:rPr>
      </w:pPr>
      <w:r w:rsidRPr="004D7B46">
        <w:rPr>
          <w:lang w:val="en-US"/>
        </w:rPr>
        <w:t xml:space="preserve">XBeach supports two types of output: 1) Fortran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r w:rsidRPr="004D7B46">
        <w:rPr>
          <w:lang w:val="en-US"/>
        </w:rPr>
        <w:t>Fortran binary</w:t>
      </w:r>
    </w:p>
    <w:p w:rsidR="00620A54" w:rsidRPr="004D7B46" w:rsidRDefault="00620A54" w:rsidP="004D7B46">
      <w:pPr>
        <w:pStyle w:val="BodyText"/>
        <w:rPr>
          <w:lang w:val="en-US"/>
        </w:rPr>
      </w:pPr>
      <w:r w:rsidRPr="004D7B46">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Fortran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a the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Fortran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r w:rsidRPr="004D7B46">
        <w:rPr>
          <w:lang w:val="en-US"/>
        </w:rPr>
        <w:lastRenderedPageBreak/>
        <w:t>netCDF</w:t>
      </w:r>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The netCDF file holds all output data, dimensions and input data in a single file. It should be noted that netCDF files hold a single time axis. Time dimensions can therefore be different compared to the Fortran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r w:rsidRPr="004D7B46">
        <w:rPr>
          <w:lang w:val="fr-FR"/>
        </w:rPr>
        <w:t>netcdf xboutput {</w:t>
      </w:r>
    </w:p>
    <w:p w:rsidR="00620A54" w:rsidRPr="004D7B46" w:rsidRDefault="00620A54" w:rsidP="004D7B46">
      <w:pPr>
        <w:pStyle w:val="Code"/>
        <w:jc w:val="both"/>
        <w:rPr>
          <w:lang w:val="fr-FR"/>
        </w:rPr>
      </w:pPr>
      <w:r w:rsidRPr="004D7B46">
        <w:rPr>
          <w:lang w:val="fr-FR"/>
        </w:rPr>
        <w:t>dimensions:</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wave_angle = 9 ;</w:t>
      </w:r>
    </w:p>
    <w:p w:rsidR="00620A54" w:rsidRPr="004D7B46" w:rsidRDefault="00620A54" w:rsidP="004D7B46">
      <w:pPr>
        <w:pStyle w:val="Code"/>
        <w:jc w:val="both"/>
      </w:pPr>
      <w:r w:rsidRPr="004D7B46">
        <w:tab/>
        <w:t>bed_layers = 3 ;</w:t>
      </w:r>
    </w:p>
    <w:p w:rsidR="00620A54" w:rsidRPr="004D7B46" w:rsidRDefault="00620A54" w:rsidP="004D7B46">
      <w:pPr>
        <w:pStyle w:val="Code"/>
        <w:jc w:val="both"/>
      </w:pPr>
      <w:r w:rsidRPr="004D7B46">
        <w:tab/>
        <w:t>sediment_classes = 1 ;</w:t>
      </w:r>
    </w:p>
    <w:p w:rsidR="00620A54" w:rsidRPr="004D7B46" w:rsidRDefault="00620A54" w:rsidP="004D7B46">
      <w:pPr>
        <w:pStyle w:val="Code"/>
        <w:jc w:val="both"/>
      </w:pPr>
      <w:r w:rsidRPr="004D7B46">
        <w:tab/>
        <w:t>inout = 2 ;</w:t>
      </w:r>
    </w:p>
    <w:p w:rsidR="00620A54" w:rsidRPr="004D7B46" w:rsidRDefault="00620A54" w:rsidP="004D7B46">
      <w:pPr>
        <w:pStyle w:val="Code"/>
        <w:jc w:val="both"/>
      </w:pPr>
      <w:r w:rsidRPr="004D7B46">
        <w:tab/>
        <w:t>globaltime = 2 ;</w:t>
      </w:r>
    </w:p>
    <w:p w:rsidR="00620A54" w:rsidRPr="004D7B46" w:rsidRDefault="00620A54" w:rsidP="004D7B46">
      <w:pPr>
        <w:pStyle w:val="Code"/>
        <w:jc w:val="both"/>
      </w:pPr>
      <w:r w:rsidRPr="004D7B46">
        <w:tab/>
        <w:t>tidetime = 435 ;</w:t>
      </w:r>
    </w:p>
    <w:p w:rsidR="00620A54" w:rsidRPr="004D7B46" w:rsidRDefault="00620A54" w:rsidP="004D7B46">
      <w:pPr>
        <w:pStyle w:val="Code"/>
        <w:jc w:val="both"/>
      </w:pPr>
      <w:r w:rsidRPr="004D7B46">
        <w:tab/>
        <w:t>tidecorners = 2 ;</w:t>
      </w:r>
    </w:p>
    <w:p w:rsidR="00620A54" w:rsidRPr="004D7B46" w:rsidRDefault="00620A54" w:rsidP="004D7B46">
      <w:pPr>
        <w:pStyle w:val="Code"/>
        <w:jc w:val="both"/>
      </w:pPr>
      <w:r w:rsidRPr="004D7B46">
        <w:tab/>
        <w:t>windtime = 2 ;</w:t>
      </w:r>
    </w:p>
    <w:p w:rsidR="00620A54" w:rsidRPr="004D7B46" w:rsidRDefault="00620A54" w:rsidP="004D7B46">
      <w:pPr>
        <w:pStyle w:val="Code"/>
        <w:jc w:val="both"/>
        <w:rPr>
          <w:lang w:val="fr-FR"/>
        </w:rPr>
      </w:pPr>
      <w:r w:rsidRPr="004D7B46">
        <w:rPr>
          <w:lang w:val="fr-FR"/>
        </w:rPr>
        <w:t>variables:</w:t>
      </w:r>
    </w:p>
    <w:p w:rsidR="00620A54" w:rsidRPr="004D7B46" w:rsidRDefault="00620A54" w:rsidP="004D7B46">
      <w:pPr>
        <w:pStyle w:val="Code"/>
        <w:jc w:val="both"/>
        <w:rPr>
          <w:lang w:val="fr-FR"/>
        </w:rPr>
      </w:pPr>
      <w:r w:rsidRPr="004D7B46">
        <w:rPr>
          <w:lang w:val="fr-FR"/>
        </w:rPr>
        <w:tab/>
        <w:t>double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r w:rsidRPr="004D7B46">
        <w:t>x:long_name = "local x coordinate" ;</w:t>
      </w:r>
    </w:p>
    <w:p w:rsidR="00620A54" w:rsidRPr="004D7B46" w:rsidRDefault="00620A54" w:rsidP="004D7B46">
      <w:pPr>
        <w:pStyle w:val="Code"/>
        <w:jc w:val="both"/>
        <w:rPr>
          <w:lang w:val="es-ES"/>
        </w:rPr>
      </w:pPr>
      <w:r w:rsidRPr="004D7B46">
        <w:tab/>
      </w:r>
      <w:r w:rsidRPr="004D7B46">
        <w:rPr>
          <w:lang w:val="es-ES"/>
        </w:rPr>
        <w:t>double y(y) ;</w:t>
      </w:r>
    </w:p>
    <w:p w:rsidR="00620A54" w:rsidRPr="004D7B46" w:rsidRDefault="00620A54" w:rsidP="004D7B46">
      <w:pPr>
        <w:pStyle w:val="Code"/>
        <w:jc w:val="both"/>
        <w:rPr>
          <w:lang w:val="es-ES"/>
        </w:rPr>
      </w:pPr>
      <w:r w:rsidRPr="004D7B46">
        <w:rPr>
          <w:lang w:val="es-ES"/>
        </w:rPr>
        <w:tab/>
      </w:r>
      <w:r w:rsidRPr="004D7B46">
        <w:rPr>
          <w:lang w:val="es-ES"/>
        </w:rPr>
        <w:tab/>
        <w:t>y:units = "m" ;</w:t>
      </w:r>
    </w:p>
    <w:p w:rsidR="00620A54" w:rsidRPr="004D7B46" w:rsidRDefault="00620A54" w:rsidP="004D7B46">
      <w:pPr>
        <w:pStyle w:val="Code"/>
        <w:jc w:val="both"/>
      </w:pPr>
      <w:r w:rsidRPr="004D7B46">
        <w:rPr>
          <w:lang w:val="es-ES"/>
        </w:rPr>
        <w:tab/>
      </w:r>
      <w:r w:rsidRPr="004D7B46">
        <w:rPr>
          <w:lang w:val="es-ES"/>
        </w:rPr>
        <w:tab/>
      </w:r>
      <w:r w:rsidRPr="004D7B46">
        <w:t>y:long_name = "local y coordinate" ;</w:t>
      </w:r>
    </w:p>
    <w:p w:rsidR="00620A54" w:rsidRPr="004D7B46" w:rsidRDefault="00620A54" w:rsidP="004D7B46">
      <w:pPr>
        <w:pStyle w:val="Code"/>
        <w:jc w:val="both"/>
      </w:pPr>
      <w:r w:rsidRPr="004D7B46">
        <w:tab/>
        <w:t>double globaltime(globaltime) ;</w:t>
      </w:r>
    </w:p>
    <w:p w:rsidR="00620A54" w:rsidRPr="004D7B46" w:rsidRDefault="00620A54" w:rsidP="004D7B46">
      <w:pPr>
        <w:pStyle w:val="Code"/>
        <w:jc w:val="both"/>
      </w:pPr>
      <w:r w:rsidRPr="004D7B46">
        <w:tab/>
      </w:r>
      <w:r w:rsidRPr="004D7B46">
        <w:tab/>
        <w:t>globaltime:units = "s" ;</w:t>
      </w:r>
    </w:p>
    <w:p w:rsidR="00620A54" w:rsidRPr="004D7B46" w:rsidRDefault="00620A54" w:rsidP="004D7B46">
      <w:pPr>
        <w:pStyle w:val="Code"/>
        <w:jc w:val="both"/>
      </w:pPr>
      <w:r w:rsidRPr="004D7B46">
        <w:tab/>
        <w:t>double H(globaltime, y, x) ;</w:t>
      </w:r>
    </w:p>
    <w:p w:rsidR="00620A54" w:rsidRPr="004D7B46" w:rsidRDefault="00620A54" w:rsidP="004D7B46">
      <w:pPr>
        <w:pStyle w:val="Code"/>
        <w:jc w:val="both"/>
      </w:pPr>
      <w:r w:rsidRPr="004D7B46">
        <w:tab/>
      </w:r>
      <w:r w:rsidRPr="004D7B46">
        <w:tab/>
        <w:t>H:units = "m" ;</w:t>
      </w:r>
    </w:p>
    <w:p w:rsidR="00620A54" w:rsidRPr="004D7B46" w:rsidRDefault="00620A54" w:rsidP="004D7B46">
      <w:pPr>
        <w:pStyle w:val="Code"/>
        <w:jc w:val="both"/>
      </w:pPr>
      <w:r w:rsidRPr="004D7B46">
        <w:tab/>
      </w:r>
      <w:r w:rsidRPr="004D7B46">
        <w:tab/>
        <w:t>H:long_name = "wave height" ;</w:t>
      </w:r>
    </w:p>
    <w:p w:rsidR="00620A54" w:rsidRPr="004D7B46" w:rsidRDefault="00620A54" w:rsidP="004D7B46">
      <w:pPr>
        <w:pStyle w:val="Code"/>
        <w:jc w:val="both"/>
        <w:rPr>
          <w:lang w:val="fr-FR"/>
        </w:rPr>
      </w:pPr>
      <w:r w:rsidRPr="004D7B46">
        <w:tab/>
      </w:r>
      <w:r w:rsidRPr="004D7B46">
        <w:rPr>
          <w:lang w:val="fr-FR"/>
        </w:rPr>
        <w:t>double zs(globaltime, y, x) ;</w:t>
      </w:r>
    </w:p>
    <w:p w:rsidR="00620A54" w:rsidRPr="004D7B46" w:rsidRDefault="00620A54" w:rsidP="004D7B46">
      <w:pPr>
        <w:pStyle w:val="Code"/>
        <w:jc w:val="both"/>
      </w:pPr>
      <w:r w:rsidRPr="004D7B46">
        <w:rPr>
          <w:lang w:val="fr-FR"/>
        </w:rPr>
        <w:tab/>
      </w:r>
      <w:r w:rsidRPr="004D7B46">
        <w:rPr>
          <w:lang w:val="fr-FR"/>
        </w:rPr>
        <w:tab/>
      </w:r>
      <w:r w:rsidRPr="004D7B46">
        <w:t>zs:units = "m" ;</w:t>
      </w:r>
    </w:p>
    <w:p w:rsidR="00620A54" w:rsidRPr="004D7B46" w:rsidRDefault="00620A54" w:rsidP="004D7B46">
      <w:pPr>
        <w:pStyle w:val="Code"/>
        <w:jc w:val="both"/>
      </w:pPr>
      <w:r w:rsidRPr="004D7B46">
        <w:tab/>
      </w:r>
      <w:r w:rsidRPr="004D7B46">
        <w:tab/>
        <w:t>zs:long_name = "water level" ;</w:t>
      </w:r>
    </w:p>
    <w:p w:rsidR="00620A54" w:rsidRPr="004D7B46" w:rsidRDefault="00620A54" w:rsidP="004D7B46">
      <w:pPr>
        <w:pStyle w:val="Code"/>
        <w:jc w:val="both"/>
        <w:rPr>
          <w:lang w:val="fr-FR"/>
        </w:rPr>
      </w:pPr>
      <w:r w:rsidRPr="004D7B46">
        <w:tab/>
      </w:r>
      <w:r w:rsidRPr="004D7B46">
        <w:rPr>
          <w:lang w:val="fr-FR"/>
        </w:rPr>
        <w:t>double zb(globaltime, y, x) ;</w:t>
      </w:r>
    </w:p>
    <w:p w:rsidR="00620A54" w:rsidRPr="004D7B46" w:rsidRDefault="00620A54" w:rsidP="004D7B46">
      <w:pPr>
        <w:pStyle w:val="Code"/>
        <w:jc w:val="both"/>
      </w:pPr>
      <w:r w:rsidRPr="004D7B46">
        <w:rPr>
          <w:lang w:val="fr-FR"/>
        </w:rPr>
        <w:tab/>
      </w:r>
      <w:r w:rsidRPr="004D7B46">
        <w:rPr>
          <w:lang w:val="fr-FR"/>
        </w:rPr>
        <w:tab/>
      </w:r>
      <w:r w:rsidRPr="004D7B46">
        <w:t>zb:units = "m" ;</w:t>
      </w:r>
    </w:p>
    <w:p w:rsidR="00620A54" w:rsidRPr="004D7B46" w:rsidRDefault="00620A54" w:rsidP="004D7B46">
      <w:pPr>
        <w:pStyle w:val="Code"/>
        <w:jc w:val="both"/>
      </w:pPr>
      <w:r w:rsidRPr="004D7B46">
        <w:tab/>
      </w:r>
      <w:r w:rsidRPr="004D7B46">
        <w:tab/>
        <w:t>zb:long_name = "bed level" ;</w:t>
      </w:r>
    </w:p>
    <w:p w:rsidR="00620A54" w:rsidRPr="004D7B46" w:rsidRDefault="00620A54" w:rsidP="004D7B46">
      <w:pPr>
        <w:pStyle w:val="Code"/>
        <w:jc w:val="both"/>
      </w:pPr>
      <w:r w:rsidRPr="004D7B46">
        <w:tab/>
        <w:t>double ue(globaltime, y, x) ;</w:t>
      </w:r>
    </w:p>
    <w:p w:rsidR="00620A54" w:rsidRPr="004D7B46" w:rsidRDefault="00620A54" w:rsidP="004D7B46">
      <w:pPr>
        <w:pStyle w:val="Code"/>
        <w:jc w:val="both"/>
      </w:pPr>
      <w:r w:rsidRPr="004D7B46">
        <w:tab/>
      </w:r>
      <w:r w:rsidRPr="004D7B46">
        <w:tab/>
        <w:t>ue:units = "m/s" ;</w:t>
      </w:r>
    </w:p>
    <w:p w:rsidR="00620A54" w:rsidRPr="004D7B46" w:rsidRDefault="00620A54" w:rsidP="004D7B46">
      <w:pPr>
        <w:pStyle w:val="Heading2"/>
        <w:spacing w:line="240" w:lineRule="auto"/>
        <w:jc w:val="both"/>
        <w:rPr>
          <w:lang w:val="en-US"/>
        </w:rPr>
      </w:pPr>
      <w:bookmarkStart w:id="953" w:name="_Toc285701687"/>
      <w:bookmarkStart w:id="954" w:name="_Toc412196413"/>
      <w:r w:rsidRPr="004D7B46">
        <w:rPr>
          <w:lang w:val="en-US"/>
        </w:rPr>
        <w:t>Time parameters</w:t>
      </w:r>
      <w:bookmarkEnd w:id="953"/>
      <w:bookmarkEnd w:id="954"/>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955" w:name="_Toc412196414"/>
      <w:r w:rsidRPr="004D7B46">
        <w:rPr>
          <w:lang w:val="en-US"/>
        </w:rPr>
        <w:lastRenderedPageBreak/>
        <w:t>Bibliography</w:t>
      </w:r>
      <w:bookmarkEnd w:id="955"/>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r w:rsidRPr="004D7B46">
        <w:rPr>
          <w:rFonts w:ascii="Arial" w:hAnsi="Arial" w:cs="Arial"/>
          <w:sz w:val="21"/>
          <w:lang w:val="en-US" w:eastAsia="en-US"/>
        </w:rPr>
        <w:t>A prediction model for stationary, short-crested waves in shallow water with ambient currents.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(1993b) Surf beat and its effect on cross-shore profiles. Ph.D. Thesis, Delft University of Technology.</w:t>
      </w:r>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Daly, C., Roelvink, J. A., Van Dongeren, A., Van Thiel de Vries, J. S. M., &amp; McCall, R. (2010). Short wave breaking effects on low frequency waves.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r w:rsidRPr="004D7B46">
        <w:rPr>
          <w:rFonts w:ascii="Arial" w:hAnsi="Arial" w:cs="Arial"/>
          <w:sz w:val="21"/>
          <w:lang w:val="en-US" w:eastAsia="en-US"/>
        </w:rPr>
        <w:t>3D calculation of wave-driven cross-shore currents.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Phillips, O. (1977). The dynamics of the upper ocean.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 J.A. Roelvink and E.B. Thornton. (2004). Morphodynamic modelling of an embayed beach under wave group forcing. J. of Geophysical Res. ,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  E.B.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r w:rsidRPr="004D7B46">
        <w:rPr>
          <w:rFonts w:ascii="Arial" w:hAnsi="Arial" w:cs="Arial"/>
          <w:sz w:val="21"/>
          <w:lang w:val="en-US" w:eastAsia="en-US"/>
        </w:rPr>
        <w:t xml:space="preserve">On the parameterization of the free-stream non-linear wave orbital motion in nearshore morphodynamic models.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r w:rsidRPr="004D7B46">
        <w:rPr>
          <w:rFonts w:ascii="Arial" w:hAnsi="Arial" w:cs="Arial"/>
          <w:sz w:val="21"/>
          <w:lang w:val="en-US" w:eastAsia="en-US"/>
        </w:rPr>
        <w:t>An Absorbing-Generating Boundary condition for Shallow Water Models.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Van Rijn, L. (2007). Unified View of Sediment Transport by Currents and Waves . part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Dune erosion during storm surges. PhD thesis, Delft University of Technology, Delft.</w:t>
      </w:r>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lastRenderedPageBreak/>
        <w:t xml:space="preserve">Soulsby, R. (1997). Dynamics of Marine Sands. </w:t>
      </w:r>
      <w:r w:rsidRPr="004D7B46">
        <w:rPr>
          <w:rFonts w:ascii="Arial" w:hAnsi="Arial" w:cs="Arial"/>
          <w:sz w:val="21"/>
          <w:lang w:val="en-US" w:eastAsia="en-US"/>
        </w:rPr>
        <w:t>Thomas Telford Publications, London. ISBN 0 7277 2584 x.</w:t>
      </w:r>
    </w:p>
    <w:p w:rsidR="00964EA6"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van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r w:rsidRPr="004D7B46">
        <w:rPr>
          <w:rFonts w:ascii="Arial" w:hAnsi="Arial" w:cs="Arial"/>
          <w:sz w:val="21"/>
          <w:lang w:val="en-US" w:eastAsia="en-US"/>
        </w:rPr>
        <w:t>Boundary conditions for the shallow water equations. In: Abbott, M.B. and J.A. Cung, eds. Engineering Applications of Computational Hydraulics, vol. 1., pp. 230-262.</w:t>
      </w:r>
    </w:p>
    <w:p w:rsidR="00964EA6" w:rsidRPr="004D7B46" w:rsidRDefault="00964EA6"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Komar, P.D. and Miller, M.C. (1975).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r w:rsidRPr="00CE645D">
        <w:rPr>
          <w:rFonts w:ascii="Arial" w:hAnsi="Arial" w:cs="Arial"/>
          <w:sz w:val="21"/>
          <w:lang w:val="nl-NL" w:eastAsia="en-US"/>
        </w:rPr>
        <w:t xml:space="preserve">van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r w:rsidRPr="00DC618C">
        <w:t>Wave dif</w:t>
      </w:r>
      <w:r>
        <w:t xml:space="preserve">fraction due to areas of energy </w:t>
      </w:r>
      <w:r w:rsidRPr="00DC618C">
        <w:t>dissipation. J. Waterw. Port Coast. Ocean Eng. 110, 67–79.</w:t>
      </w:r>
    </w:p>
    <w:p w:rsidR="00E465ED" w:rsidRDefault="00E465ED" w:rsidP="00E465ED">
      <w:pPr>
        <w:ind w:left="270" w:hanging="270"/>
      </w:pPr>
    </w:p>
    <w:p w:rsidR="00E465ED" w:rsidRPr="00FE6927" w:rsidRDefault="00E465ED" w:rsidP="00E465ED">
      <w:pPr>
        <w:ind w:left="270" w:hanging="270"/>
      </w:pPr>
      <w:r w:rsidRPr="00003097">
        <w:rPr>
          <w:lang w:val="es-ES"/>
        </w:rPr>
        <w:t xml:space="preserve">Mendez, F.M., Losada, I.J. (2004). </w:t>
      </w:r>
      <w:r w:rsidRPr="00FE6927">
        <w:t>An empirical model to estimate the propagation of random breaking and nonbreaking waves over vegetation fields. Coastal Engineering 51,103–118.</w:t>
      </w:r>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Wave dissipation by vegetation with layer schematization in SWAN.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003097">
        <w:rPr>
          <w:lang w:val="nl-NL"/>
        </w:rPr>
        <w:t xml:space="preserve">Van Rooijen, A.A., Van Thiel de Vries, J.S.M., McCall, R.T., Van Dongeren, A.R., Roelvink, J.A., Reniers, A.J.H.M. (2015). </w:t>
      </w:r>
      <w:r w:rsidRPr="00041BAF">
        <w:t>Modeling of wave attenuation by vegetation with XBeach. E-proceedings of the 36th IAHR World Congress 28 June – 3 July, 2015, The Hague, The Netherlands.</w:t>
      </w:r>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956" w:name="_Toc412196415"/>
      <w:r w:rsidRPr="004D7B46">
        <w:rPr>
          <w:lang w:val="en-US"/>
        </w:rPr>
        <w:lastRenderedPageBreak/>
        <w:t>Appendices</w:t>
      </w:r>
      <w:bookmarkEnd w:id="956"/>
    </w:p>
    <w:p w:rsidR="00C170C9" w:rsidRPr="004D7B46" w:rsidRDefault="000B0735" w:rsidP="004D7B46">
      <w:pPr>
        <w:pStyle w:val="Heading2"/>
        <w:jc w:val="both"/>
        <w:rPr>
          <w:lang w:val="en-US"/>
        </w:rPr>
      </w:pPr>
      <w:bookmarkStart w:id="957" w:name="_Toc412196416"/>
      <w:commentRangeStart w:id="958"/>
      <w:r w:rsidRPr="004D7B46">
        <w:rPr>
          <w:lang w:val="en-US"/>
        </w:rPr>
        <w:t>Hands on exercises</w:t>
      </w:r>
      <w:commentRangeEnd w:id="958"/>
      <w:r w:rsidRPr="004D7B46">
        <w:rPr>
          <w:rStyle w:val="CommentReference"/>
          <w:b w:val="0"/>
          <w:iCs w:val="0"/>
          <w:lang w:val="en-US"/>
        </w:rPr>
        <w:commentReference w:id="958"/>
      </w:r>
      <w:r w:rsidR="002F0371">
        <w:rPr>
          <w:lang w:val="en-US"/>
        </w:rPr>
        <w:t xml:space="preserve"> (</w:t>
      </w:r>
      <w:r w:rsidR="00CE645D">
        <w:rPr>
          <w:lang w:val="en-US"/>
        </w:rPr>
        <w:t>based on b</w:t>
      </w:r>
      <w:r w:rsidR="002F0371">
        <w:rPr>
          <w:lang w:val="en-US"/>
        </w:rPr>
        <w:t>asic XBeach exercises)</w:t>
      </w:r>
      <w:bookmarkEnd w:id="957"/>
    </w:p>
    <w:p w:rsidR="00F3579D" w:rsidRDefault="00F3579D" w:rsidP="00F3579D">
      <w:pPr>
        <w:rPr>
          <w:lang w:val="en-US"/>
        </w:rPr>
      </w:pPr>
    </w:p>
    <w:p w:rsidR="00F3579D" w:rsidRPr="00F3579D" w:rsidRDefault="000B0735" w:rsidP="00F3579D">
      <w:pPr>
        <w:pStyle w:val="Heading3"/>
        <w:rPr>
          <w:lang w:val="en-US"/>
        </w:rPr>
      </w:pPr>
      <w:bookmarkStart w:id="959" w:name="_Toc412196417"/>
      <w:r w:rsidRPr="004D7B46">
        <w:rPr>
          <w:lang w:val="en-US"/>
        </w:rPr>
        <w:t>Dune erosion at Delfland, Netherlands (1D)</w:t>
      </w:r>
      <w:bookmarkEnd w:id="959"/>
    </w:p>
    <w:p w:rsidR="00E60F37" w:rsidRDefault="000B0735" w:rsidP="00F3579D">
      <w:pPr>
        <w:rPr>
          <w:ins w:id="960" w:author="Kees Nederhoff" w:date="2015-02-20T10:06:00Z"/>
          <w:lang w:val="en-US"/>
        </w:rPr>
      </w:pPr>
      <w:r w:rsidRPr="004D7B46">
        <w:rPr>
          <w:lang w:val="en-US"/>
        </w:rPr>
        <w:t xml:space="preserve">The first case we will run is a relative simple 1D case. It concerns a profile along the Dutch coast and </w:t>
      </w:r>
      <w:ins w:id="961" w:author="Kees Nederhoff" w:date="2015-02-20T10:05:00Z">
        <w:r w:rsidR="0080398A">
          <w:rPr>
            <w:lang w:val="en-US"/>
          </w:rPr>
          <w:t xml:space="preserve">the </w:t>
        </w:r>
      </w:ins>
      <w:r w:rsidRPr="004D7B46">
        <w:rPr>
          <w:lang w:val="en-US"/>
        </w:rPr>
        <w:t xml:space="preserve">hydraulic boundary conditions are based on the 1953 storm surge that caused substantial flooding in the Netherlands. </w:t>
      </w:r>
    </w:p>
    <w:p w:rsidR="00E60F37" w:rsidRDefault="00E60F37" w:rsidP="00F3579D">
      <w:pPr>
        <w:rPr>
          <w:ins w:id="962" w:author="Kees Nederhoff" w:date="2015-02-20T10:06:00Z"/>
          <w:lang w:val="en-US"/>
        </w:rPr>
      </w:pPr>
    </w:p>
    <w:p w:rsidR="000B0735" w:rsidRPr="004D7B46" w:rsidRDefault="000B0735" w:rsidP="00F3579D">
      <w:pPr>
        <w:rPr>
          <w:lang w:val="en-US"/>
        </w:rPr>
      </w:pPr>
      <w:r w:rsidRPr="004D7B46">
        <w:rPr>
          <w:lang w:val="en-US"/>
        </w:rPr>
        <w:t>You can work on the following assignments:</w:t>
      </w:r>
    </w:p>
    <w:p w:rsidR="000B0735" w:rsidRPr="004D7B46" w:rsidRDefault="000B0735" w:rsidP="00F3579D">
      <w:pPr>
        <w:rPr>
          <w:lang w:val="en-US"/>
        </w:rPr>
      </w:pPr>
    </w:p>
    <w:p w:rsidR="00E60F37" w:rsidRDefault="000B0735" w:rsidP="00F3579D">
      <w:pPr>
        <w:numPr>
          <w:ilvl w:val="0"/>
          <w:numId w:val="41"/>
        </w:numPr>
        <w:rPr>
          <w:lang w:val="en-US"/>
        </w:rPr>
      </w:pPr>
      <w:r w:rsidRPr="00E60F37">
        <w:rPr>
          <w:lang w:val="en-US"/>
        </w:rPr>
        <w:t>Go to the folder “Examples\DelflandStorm” and double click the file “run_model.bat”. The simulation will start. The model will run for a few minutes, but in the meantime you can already work on question 2 to 5.</w:t>
      </w:r>
    </w:p>
    <w:p w:rsidR="00E60F37" w:rsidRDefault="000B0735" w:rsidP="00F3579D">
      <w:pPr>
        <w:numPr>
          <w:ilvl w:val="0"/>
          <w:numId w:val="41"/>
        </w:numPr>
        <w:rPr>
          <w:lang w:val="en-US"/>
        </w:rPr>
      </w:pPr>
      <w:r w:rsidRPr="00E60F37">
        <w:rPr>
          <w:lang w:val="en-US"/>
        </w:rPr>
        <w:t xml:space="preserve">Open params.txt in which you specify </w:t>
      </w:r>
      <w:ins w:id="963" w:author="Kees Nederhoff" w:date="2015-02-20T10:09:00Z">
        <w:r w:rsidR="00E60F37">
          <w:rPr>
            <w:lang w:val="en-US"/>
          </w:rPr>
          <w:t xml:space="preserve">the </w:t>
        </w:r>
      </w:ins>
      <w:r w:rsidRPr="00E60F37">
        <w:rPr>
          <w:lang w:val="en-US"/>
        </w:rPr>
        <w:t>model input files and settings. Check the number of grid-points in x-direction (</w:t>
      </w:r>
      <w:ins w:id="964" w:author="Kees Nederhoff" w:date="2015-02-20T10:22:00Z">
        <w:r w:rsidR="00C06FF5">
          <w:rPr>
            <w:lang w:val="en-US"/>
          </w:rPr>
          <w:t xml:space="preserve">keyword: </w:t>
        </w:r>
      </w:ins>
      <w:r w:rsidRPr="00E60F37">
        <w:rPr>
          <w:i/>
          <w:lang w:val="en-US"/>
          <w:rPrChange w:id="965" w:author="Kees Nederhoff" w:date="2015-02-20T10:09:00Z">
            <w:rPr>
              <w:lang w:val="en-US"/>
            </w:rPr>
          </w:rPrChange>
        </w:rPr>
        <w:t>nx</w:t>
      </w:r>
      <w:r w:rsidRPr="00E60F37">
        <w:rPr>
          <w:lang w:val="en-US"/>
        </w:rPr>
        <w:t>) and y-direction (</w:t>
      </w:r>
      <w:ins w:id="966" w:author="Kees Nederhoff" w:date="2015-02-20T10:22:00Z">
        <w:r w:rsidR="00C06FF5">
          <w:rPr>
            <w:lang w:val="en-US"/>
          </w:rPr>
          <w:t xml:space="preserve">keyword: </w:t>
        </w:r>
      </w:ins>
      <w:r w:rsidRPr="00E60F37">
        <w:rPr>
          <w:i/>
          <w:lang w:val="en-US"/>
          <w:rPrChange w:id="967" w:author="Kees Nederhoff" w:date="2015-02-20T10:09:00Z">
            <w:rPr>
              <w:lang w:val="en-US"/>
            </w:rPr>
          </w:rPrChange>
        </w:rPr>
        <w:t>ny</w:t>
      </w:r>
      <w:r w:rsidRPr="00E60F37">
        <w:rPr>
          <w:lang w:val="en-US"/>
        </w:rPr>
        <w:t>). Check the filenames in which you specify the wave conditions (</w:t>
      </w:r>
      <w:ins w:id="968" w:author="Kees Nederhoff" w:date="2015-02-20T10:09:00Z">
        <w:r w:rsidR="00E60F37">
          <w:rPr>
            <w:lang w:val="en-US"/>
          </w:rPr>
          <w:t xml:space="preserve">keyword: </w:t>
        </w:r>
      </w:ins>
      <w:r w:rsidRPr="00E60F37">
        <w:rPr>
          <w:i/>
          <w:lang w:val="en-US"/>
          <w:rPrChange w:id="969" w:author="Kees Nederhoff" w:date="2015-02-20T10:10:00Z">
            <w:rPr>
              <w:lang w:val="en-US"/>
            </w:rPr>
          </w:rPrChange>
        </w:rPr>
        <w:t>bcfile</w:t>
      </w:r>
      <w:r w:rsidRPr="00E60F37">
        <w:rPr>
          <w:lang w:val="en-US"/>
        </w:rPr>
        <w:t>) and the storm surge level</w:t>
      </w:r>
      <w:ins w:id="970" w:author="Kees Nederhoff" w:date="2015-02-20T10:11:00Z">
        <w:r w:rsidR="00E60F37">
          <w:rPr>
            <w:lang w:val="en-US"/>
          </w:rPr>
          <w:t xml:space="preserve"> (SSL)</w:t>
        </w:r>
      </w:ins>
      <w:r w:rsidRPr="00E60F37">
        <w:rPr>
          <w:lang w:val="en-US"/>
        </w:rPr>
        <w:t xml:space="preserve"> (</w:t>
      </w:r>
      <w:ins w:id="971" w:author="Kees Nederhoff" w:date="2015-02-20T10:10:00Z">
        <w:r w:rsidR="00E60F37">
          <w:rPr>
            <w:lang w:val="en-US"/>
          </w:rPr>
          <w:t xml:space="preserve">keyword: </w:t>
        </w:r>
      </w:ins>
      <w:r w:rsidRPr="00E60F37">
        <w:rPr>
          <w:i/>
          <w:lang w:val="en-US"/>
          <w:rPrChange w:id="972" w:author="Kees Nederhoff" w:date="2015-02-20T10:10:00Z">
            <w:rPr>
              <w:lang w:val="en-US"/>
            </w:rPr>
          </w:rPrChange>
        </w:rPr>
        <w:t>zs0file</w:t>
      </w:r>
      <w:r w:rsidRPr="00E60F37">
        <w:rPr>
          <w:lang w:val="en-US"/>
        </w:rPr>
        <w:t xml:space="preserve">). </w:t>
      </w:r>
    </w:p>
    <w:p w:rsidR="00E60F37" w:rsidRDefault="000B0735" w:rsidP="00F3579D">
      <w:pPr>
        <w:numPr>
          <w:ilvl w:val="0"/>
          <w:numId w:val="41"/>
        </w:numPr>
        <w:rPr>
          <w:lang w:val="en-US"/>
        </w:rPr>
      </w:pPr>
      <w:r w:rsidRPr="00E60F37">
        <w:rPr>
          <w:lang w:val="en-US"/>
        </w:rPr>
        <w:t xml:space="preserve">Do </w:t>
      </w:r>
      <w:ins w:id="973" w:author="Kees Nederhoff" w:date="2015-02-20T10:10:00Z">
        <w:r w:rsidR="00E60F37">
          <w:rPr>
            <w:lang w:val="en-US"/>
          </w:rPr>
          <w:t xml:space="preserve">the </w:t>
        </w:r>
      </w:ins>
      <w:r w:rsidRPr="00E60F37">
        <w:rPr>
          <w:lang w:val="en-US"/>
        </w:rPr>
        <w:t>wave conditions change during the simulation? What is/are the wave height(s) and wave period(s) applied in the simulation?</w:t>
      </w:r>
    </w:p>
    <w:p w:rsidR="00E60F37" w:rsidRDefault="000B0735" w:rsidP="00F3579D">
      <w:pPr>
        <w:numPr>
          <w:ilvl w:val="0"/>
          <w:numId w:val="41"/>
        </w:numPr>
        <w:rPr>
          <w:lang w:val="en-US"/>
        </w:rPr>
      </w:pPr>
      <w:r w:rsidRPr="00E60F37">
        <w:rPr>
          <w:lang w:val="en-US"/>
        </w:rPr>
        <w:t xml:space="preserve">Does the </w:t>
      </w:r>
      <w:ins w:id="974" w:author="Kees Nederhoff" w:date="2015-02-20T10:11:00Z">
        <w:r w:rsidR="00E60F37">
          <w:rPr>
            <w:lang w:val="en-US"/>
          </w:rPr>
          <w:t xml:space="preserve">storm </w:t>
        </w:r>
      </w:ins>
      <w:r w:rsidRPr="00E60F37">
        <w:rPr>
          <w:lang w:val="en-US"/>
        </w:rPr>
        <w:t xml:space="preserve">surge </w:t>
      </w:r>
      <w:del w:id="975" w:author="Kees Nederhoff" w:date="2015-02-20T10:11:00Z">
        <w:r w:rsidRPr="00E60F37" w:rsidDel="00E60F37">
          <w:rPr>
            <w:lang w:val="en-US"/>
          </w:rPr>
          <w:delText xml:space="preserve">height </w:delText>
        </w:r>
      </w:del>
      <w:ins w:id="976" w:author="Kees Nederhoff" w:date="2015-02-20T10:11:00Z">
        <w:r w:rsidR="00E60F37">
          <w:rPr>
            <w:lang w:val="en-US"/>
          </w:rPr>
          <w:t>level</w:t>
        </w:r>
        <w:r w:rsidR="00E60F37" w:rsidRPr="00E60F37">
          <w:rPr>
            <w:lang w:val="en-US"/>
          </w:rPr>
          <w:t xml:space="preserve"> </w:t>
        </w:r>
      </w:ins>
      <w:r w:rsidRPr="00E60F37">
        <w:rPr>
          <w:lang w:val="en-US"/>
        </w:rPr>
        <w:t>change during the simulation? What is the maximum surge height in the simulation</w:t>
      </w:r>
      <w:ins w:id="977" w:author="Kees Nederhoff" w:date="2015-02-20T10:12:00Z">
        <w:r w:rsidR="00E60F37">
          <w:rPr>
            <w:lang w:val="en-US"/>
          </w:rPr>
          <w:t>.</w:t>
        </w:r>
      </w:ins>
      <w:del w:id="978" w:author="Kees Nederhoff" w:date="2015-02-20T10:12:00Z">
        <w:r w:rsidRPr="00E60F37" w:rsidDel="00E60F37">
          <w:rPr>
            <w:lang w:val="en-US"/>
          </w:rPr>
          <w:delText xml:space="preserve"> (surge </w:delText>
        </w:r>
      </w:del>
      <w:ins w:id="979" w:author="Kees Nederhoff" w:date="2015-02-20T10:12:00Z">
        <w:r w:rsidR="00E60F37">
          <w:rPr>
            <w:lang w:val="en-US"/>
          </w:rPr>
          <w:t>S</w:t>
        </w:r>
        <w:r w:rsidR="00E60F37" w:rsidRPr="00E60F37">
          <w:rPr>
            <w:lang w:val="en-US"/>
          </w:rPr>
          <w:t xml:space="preserve">urge </w:t>
        </w:r>
      </w:ins>
      <w:r w:rsidRPr="00E60F37">
        <w:rPr>
          <w:lang w:val="en-US"/>
        </w:rPr>
        <w:t xml:space="preserve">height is defined </w:t>
      </w:r>
      <w:del w:id="980" w:author="Kees Nederhoff" w:date="2015-02-20T10:11:00Z">
        <w:r w:rsidRPr="00E60F37" w:rsidDel="00E60F37">
          <w:rPr>
            <w:lang w:val="en-US"/>
          </w:rPr>
          <w:delText>w.r.t. MSL</w:delText>
        </w:r>
      </w:del>
      <w:ins w:id="981" w:author="Kees Nederhoff" w:date="2015-02-20T10:11:00Z">
        <w:r w:rsidR="00E60F37">
          <w:rPr>
            <w:lang w:val="en-US"/>
          </w:rPr>
          <w:t>with respect to the mean sea level (MSL)</w:t>
        </w:r>
      </w:ins>
      <w:del w:id="982" w:author="Kees Nederhoff" w:date="2015-02-20T10:12:00Z">
        <w:r w:rsidRPr="00E60F37" w:rsidDel="00E60F37">
          <w:rPr>
            <w:lang w:val="en-US"/>
          </w:rPr>
          <w:delText>)</w:delText>
        </w:r>
      </w:del>
      <w:r w:rsidRPr="00E60F37">
        <w:rPr>
          <w:lang w:val="en-US"/>
        </w:rPr>
        <w:t>?</w:t>
      </w:r>
    </w:p>
    <w:p w:rsidR="00E60F37" w:rsidRDefault="000B0735" w:rsidP="00F3579D">
      <w:pPr>
        <w:numPr>
          <w:ilvl w:val="0"/>
          <w:numId w:val="41"/>
        </w:numPr>
        <w:rPr>
          <w:lang w:val="en-US"/>
        </w:rPr>
      </w:pPr>
      <w:r w:rsidRPr="00E60F37">
        <w:rPr>
          <w:lang w:val="en-US"/>
        </w:rPr>
        <w:t>What is the simulation time (</w:t>
      </w:r>
      <w:ins w:id="983" w:author="Kees Nederhoff" w:date="2015-02-20T10:12:00Z">
        <w:r w:rsidR="00E60F37">
          <w:rPr>
            <w:lang w:val="en-US"/>
          </w:rPr>
          <w:t xml:space="preserve">keyword: </w:t>
        </w:r>
      </w:ins>
      <w:r w:rsidRPr="00E60F37">
        <w:rPr>
          <w:i/>
          <w:lang w:val="en-US"/>
          <w:rPrChange w:id="984" w:author="Kees Nederhoff" w:date="2015-02-20T10:12:00Z">
            <w:rPr>
              <w:lang w:val="en-US"/>
            </w:rPr>
          </w:rPrChange>
        </w:rPr>
        <w:t>tstop</w:t>
      </w:r>
      <w:r w:rsidRPr="00E60F37">
        <w:rPr>
          <w:lang w:val="en-US"/>
        </w:rPr>
        <w:t>)? Do we apply a morphological acceleration factor (</w:t>
      </w:r>
      <w:ins w:id="985" w:author="Kees Nederhoff" w:date="2015-02-20T10:13:00Z">
        <w:r w:rsidR="006A75B1">
          <w:rPr>
            <w:lang w:val="en-US"/>
          </w:rPr>
          <w:t xml:space="preserve">keyword: </w:t>
        </w:r>
      </w:ins>
      <w:r w:rsidRPr="006A75B1">
        <w:rPr>
          <w:i/>
          <w:lang w:val="en-US"/>
          <w:rPrChange w:id="986" w:author="Kees Nederhoff" w:date="2015-02-20T10:14:00Z">
            <w:rPr>
              <w:lang w:val="en-US"/>
            </w:rPr>
          </w:rPrChange>
        </w:rPr>
        <w:t>morfac</w:t>
      </w:r>
      <w:r w:rsidRPr="00E60F37">
        <w:rPr>
          <w:lang w:val="en-US"/>
        </w:rPr>
        <w:t>)? What variables are stored as output and with what time interval? How much hydrodynamic time is simulated?</w:t>
      </w:r>
    </w:p>
    <w:p w:rsidR="00E60F37" w:rsidRDefault="000B0735" w:rsidP="00F3579D">
      <w:pPr>
        <w:numPr>
          <w:ilvl w:val="0"/>
          <w:numId w:val="41"/>
        </w:numPr>
        <w:rPr>
          <w:lang w:val="en-US"/>
        </w:rPr>
      </w:pPr>
      <w:r w:rsidRPr="00E60F37">
        <w:rPr>
          <w:lang w:val="en-US"/>
        </w:rPr>
        <w:t>Probably the simulation has finished. When you start the model, it generates a file named XBlog.txt. Open this file and check what is stored in the file. What was the total simulation time?</w:t>
      </w:r>
    </w:p>
    <w:p w:rsidR="00E60F37" w:rsidRDefault="000B0735" w:rsidP="00F3579D">
      <w:pPr>
        <w:numPr>
          <w:ilvl w:val="0"/>
          <w:numId w:val="41"/>
        </w:numPr>
        <w:rPr>
          <w:lang w:val="en-US"/>
        </w:rPr>
      </w:pPr>
      <w:commentRangeStart w:id="987"/>
      <w:r w:rsidRPr="00E60F37">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E60F37">
        <w:rPr>
          <w:lang w:val="en-US"/>
        </w:rPr>
        <w:t xml:space="preserve"> Programs </w:t>
      </w:r>
      <w:r w:rsidRPr="004D7B46">
        <w:rPr>
          <w:lang w:val="en-US"/>
        </w:rPr>
        <w:sym w:font="Wingdings" w:char="F0E0"/>
      </w:r>
      <w:r w:rsidRPr="00E60F37">
        <w:rPr>
          <w:lang w:val="en-US"/>
        </w:rPr>
        <w:t xml:space="preserve"> Deltares </w:t>
      </w:r>
      <w:r w:rsidRPr="004D7B46">
        <w:rPr>
          <w:lang w:val="en-US"/>
        </w:rPr>
        <w:sym w:font="Wingdings" w:char="F0E0"/>
      </w:r>
      <w:r w:rsidRPr="00E60F37">
        <w:rPr>
          <w:lang w:val="en-US"/>
        </w:rPr>
        <w:t xml:space="preserve"> Delft3D </w:t>
      </w:r>
      <w:r w:rsidRPr="004D7B46">
        <w:rPr>
          <w:lang w:val="en-US"/>
        </w:rPr>
        <w:sym w:font="Wingdings" w:char="F0E0"/>
      </w:r>
      <w:r w:rsidRPr="00E60F37">
        <w:rPr>
          <w:lang w:val="en-US"/>
        </w:rPr>
        <w:t xml:space="preserve"> Delft3D). In the Delft 3D menu choose Utilities </w:t>
      </w:r>
      <w:r w:rsidRPr="004D7B46">
        <w:rPr>
          <w:lang w:val="en-US"/>
        </w:rPr>
        <w:sym w:font="Wingdings" w:char="F0E0"/>
      </w:r>
      <w:r w:rsidRPr="00E60F37">
        <w:rPr>
          <w:lang w:val="en-US"/>
        </w:rPr>
        <w:t xml:space="preserve"> Quickplot. Choose Files of type “NetCDF files and GRIB files” and open “xboutput.nc” in the simulation folder. </w:t>
      </w:r>
      <w:commentRangeEnd w:id="987"/>
      <w:r w:rsidR="006A75B1">
        <w:rPr>
          <w:rStyle w:val="CommentReference"/>
        </w:rPr>
        <w:commentReference w:id="987"/>
      </w:r>
    </w:p>
    <w:p w:rsidR="00E60F37" w:rsidRDefault="000B0735" w:rsidP="00F3579D">
      <w:pPr>
        <w:numPr>
          <w:ilvl w:val="0"/>
          <w:numId w:val="41"/>
        </w:numPr>
        <w:rPr>
          <w:lang w:val="en-US"/>
        </w:rPr>
      </w:pPr>
      <w:r w:rsidRPr="00E60F37">
        <w:rPr>
          <w:lang w:val="en-US"/>
        </w:rPr>
        <w:t>Use the Quickplot tutorial and try to make an animation in which you plot short wave height</w:t>
      </w:r>
      <w:ins w:id="988" w:author="Kees Nederhoff" w:date="2015-02-20T10:18:00Z">
        <w:r w:rsidR="006A75B1">
          <w:rPr>
            <w:lang w:val="en-US"/>
          </w:rPr>
          <w:t xml:space="preserve"> (H)</w:t>
        </w:r>
      </w:ins>
      <w:r w:rsidRPr="00E60F37">
        <w:rPr>
          <w:lang w:val="en-US"/>
        </w:rPr>
        <w:t>, water level (including long wave variations</w:t>
      </w:r>
      <w:del w:id="989" w:author="Kees Nederhoff" w:date="2015-02-20T10:40:00Z">
        <w:r w:rsidRPr="00E60F37" w:rsidDel="006C7811">
          <w:rPr>
            <w:lang w:val="en-US"/>
          </w:rPr>
          <w:delText>)</w:delText>
        </w:r>
      </w:del>
      <w:ins w:id="990" w:author="Kees Nederhoff" w:date="2015-02-20T10:40:00Z">
        <w:r w:rsidR="006C7811">
          <w:rPr>
            <w:lang w:val="en-US"/>
          </w:rPr>
          <w:t xml:space="preserve">, </w:t>
        </w:r>
      </w:ins>
      <w:ins w:id="991" w:author="Kees Nederhoff" w:date="2015-02-20T10:18:00Z">
        <w:r w:rsidR="006A75B1">
          <w:rPr>
            <w:lang w:val="en-US"/>
          </w:rPr>
          <w:t>zs)</w:t>
        </w:r>
      </w:ins>
      <w:r w:rsidRPr="00E60F37">
        <w:rPr>
          <w:lang w:val="en-US"/>
        </w:rPr>
        <w:t xml:space="preserve"> and bed level</w:t>
      </w:r>
      <w:ins w:id="992" w:author="Kees Nederhoff" w:date="2015-02-20T10:19:00Z">
        <w:r w:rsidR="006A75B1">
          <w:rPr>
            <w:lang w:val="en-US"/>
          </w:rPr>
          <w:t xml:space="preserve"> (zb)</w:t>
        </w:r>
      </w:ins>
      <w:r w:rsidRPr="00E60F37">
        <w:rPr>
          <w:lang w:val="en-US"/>
        </w:rPr>
        <w:t xml:space="preserve"> as function of time.</w:t>
      </w:r>
    </w:p>
    <w:p w:rsidR="00E60F37" w:rsidRDefault="000B0735" w:rsidP="00F3579D">
      <w:pPr>
        <w:numPr>
          <w:ilvl w:val="0"/>
          <w:numId w:val="41"/>
        </w:numPr>
        <w:rPr>
          <w:lang w:val="en-US"/>
        </w:rPr>
      </w:pPr>
      <w:r w:rsidRPr="00E60F37">
        <w:rPr>
          <w:lang w:val="en-US"/>
        </w:rPr>
        <w:t xml:space="preserve">Plot the offshore </w:t>
      </w:r>
      <w:del w:id="993" w:author="Kees Nederhoff" w:date="2015-02-20T10:19:00Z">
        <w:r w:rsidRPr="00E60F37" w:rsidDel="006A75B1">
          <w:rPr>
            <w:lang w:val="en-US"/>
          </w:rPr>
          <w:delText>waterlevel</w:delText>
        </w:r>
      </w:del>
      <w:ins w:id="994" w:author="Kees Nederhoff" w:date="2015-02-20T10:19:00Z">
        <w:r w:rsidR="006A75B1" w:rsidRPr="00E60F37">
          <w:rPr>
            <w:lang w:val="en-US"/>
          </w:rPr>
          <w:t>water level</w:t>
        </w:r>
      </w:ins>
      <w:r w:rsidRPr="00E60F37">
        <w:rPr>
          <w:lang w:val="en-US"/>
        </w:rPr>
        <w:t xml:space="preserve"> as function of time. Also open the file “tide.tek” (Tekal data files format), which contains the imposed surge level. Did the model correctly simulate the imposed surge level?</w:t>
      </w:r>
    </w:p>
    <w:p w:rsidR="00E60F37" w:rsidRDefault="000B0735" w:rsidP="00F3579D">
      <w:pPr>
        <w:numPr>
          <w:ilvl w:val="0"/>
          <w:numId w:val="41"/>
        </w:numPr>
        <w:rPr>
          <w:lang w:val="en-US"/>
        </w:rPr>
      </w:pPr>
      <w:r w:rsidRPr="00E60F37">
        <w:rPr>
          <w:lang w:val="en-US"/>
        </w:rPr>
        <w:t>Copy all model files to a new folder named “superfast”</w:t>
      </w:r>
      <w:del w:id="995" w:author="Kees Nederhoff" w:date="2015-02-20T10:19:00Z">
        <w:r w:rsidRPr="00E60F37" w:rsidDel="006A75B1">
          <w:rPr>
            <w:lang w:val="en-US"/>
          </w:rPr>
          <w:delText>,</w:delText>
        </w:r>
      </w:del>
      <w:r w:rsidRPr="00E60F37">
        <w:rPr>
          <w:lang w:val="en-US"/>
        </w:rPr>
        <w:t xml:space="preserve">. Edit params.txt and set ny=0 (instead of ny=2), and run the model. </w:t>
      </w:r>
      <w:del w:id="996" w:author="Kees Nederhoff" w:date="2015-02-20T10:20:00Z">
        <w:r w:rsidRPr="00E60F37" w:rsidDel="006A75B1">
          <w:rPr>
            <w:lang w:val="en-US"/>
          </w:rPr>
          <w:delText>How does</w:delText>
        </w:r>
      </w:del>
      <w:ins w:id="997" w:author="Kees Nederhoff" w:date="2015-02-20T10:20:00Z">
        <w:r w:rsidR="006A75B1">
          <w:rPr>
            <w:lang w:val="en-US"/>
          </w:rPr>
          <w:t>What is</w:t>
        </w:r>
      </w:ins>
      <w:r w:rsidRPr="00E60F37">
        <w:rPr>
          <w:lang w:val="en-US"/>
        </w:rPr>
        <w:t xml:space="preserve"> the simulation time compare to the original simulation?</w:t>
      </w:r>
    </w:p>
    <w:p w:rsidR="000B0735" w:rsidRPr="00E60F37" w:rsidRDefault="000B0735" w:rsidP="00F3579D">
      <w:pPr>
        <w:numPr>
          <w:ilvl w:val="0"/>
          <w:numId w:val="41"/>
        </w:numPr>
        <w:rPr>
          <w:lang w:val="en-US"/>
        </w:rPr>
      </w:pPr>
      <w:r w:rsidRPr="00E60F37">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998" w:name="_Toc412196418"/>
      <w:r w:rsidRPr="00F3579D">
        <w:lastRenderedPageBreak/>
        <w:t>Nourishment scenarios near Kijkduin, Holland (1D)</w:t>
      </w:r>
      <w:bookmarkEnd w:id="998"/>
      <w:r w:rsidRPr="00F3579D">
        <w:t xml:space="preserve"> </w:t>
      </w:r>
    </w:p>
    <w:p w:rsidR="00C06FF5"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w:t>
      </w:r>
      <w:r w:rsidRPr="00C06FF5">
        <w:rPr>
          <w:vertAlign w:val="superscript"/>
          <w:lang w:val="en-US"/>
          <w:rPrChange w:id="999" w:author="Kees Nederhoff" w:date="2015-02-20T10:20:00Z">
            <w:rPr>
              <w:lang w:val="en-US"/>
            </w:rPr>
          </w:rPrChange>
        </w:rPr>
        <w:t>3</w:t>
      </w:r>
      <w:r w:rsidRPr="004D7B46">
        <w:rPr>
          <w:lang w:val="en-US"/>
        </w:rPr>
        <w:t xml:space="preserve"> named the Sand Engine was constructed. In this case we will explore to what extent nourishments can reduce the (dune and beach) erosion during a storm event. </w:t>
      </w:r>
    </w:p>
    <w:p w:rsidR="00C06FF5" w:rsidRDefault="00C06FF5" w:rsidP="00F3579D">
      <w:pPr>
        <w:rPr>
          <w:lang w:val="en-US"/>
        </w:rPr>
      </w:pPr>
    </w:p>
    <w:p w:rsidR="000B0735" w:rsidRPr="004D7B46" w:rsidRDefault="000B0735" w:rsidP="00F3579D">
      <w:pPr>
        <w:rPr>
          <w:lang w:val="en-US"/>
        </w:rPr>
      </w:pPr>
      <w:r w:rsidRPr="004D7B46">
        <w:rPr>
          <w:lang w:val="en-US"/>
        </w:rPr>
        <w:t>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 xml:space="preserve">Go to the folder “Examples\Nourishment case” and double click </w:t>
      </w:r>
      <w:ins w:id="1000" w:author="Kees Nederhoff" w:date="2015-02-20T10:21:00Z">
        <w:r w:rsidR="00C06FF5">
          <w:rPr>
            <w:lang w:val="en-US"/>
          </w:rPr>
          <w:t xml:space="preserve">on </w:t>
        </w:r>
      </w:ins>
      <w:r w:rsidRPr="004D7B46">
        <w:rPr>
          <w:lang w:val="en-US"/>
        </w:rPr>
        <w:t>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 xml:space="preserve">For the reference case open the </w:t>
      </w:r>
      <w:del w:id="1001" w:author="Kees Nederhoff" w:date="2015-02-20T10:21:00Z">
        <w:r w:rsidRPr="004D7B46" w:rsidDel="00C06FF5">
          <w:rPr>
            <w:lang w:val="en-US"/>
          </w:rPr>
          <w:delText xml:space="preserve">file </w:delText>
        </w:r>
      </w:del>
      <w:r w:rsidRPr="004D7B46">
        <w:rPr>
          <w:lang w:val="en-US"/>
        </w:rPr>
        <w:t>params.txt in which you specify model input files and settings. Check the number of grid-points in x-direction (</w:t>
      </w:r>
      <w:ins w:id="1002" w:author="Kees Nederhoff" w:date="2015-02-20T10:22:00Z">
        <w:r w:rsidR="00C06FF5">
          <w:rPr>
            <w:lang w:val="en-US"/>
          </w:rPr>
          <w:t xml:space="preserve">keyword: </w:t>
        </w:r>
      </w:ins>
      <w:r w:rsidRPr="00C06FF5">
        <w:rPr>
          <w:i/>
          <w:lang w:val="en-US"/>
          <w:rPrChange w:id="1003" w:author="Kees Nederhoff" w:date="2015-02-20T10:21:00Z">
            <w:rPr>
              <w:lang w:val="en-US"/>
            </w:rPr>
          </w:rPrChange>
        </w:rPr>
        <w:t>nx</w:t>
      </w:r>
      <w:r w:rsidRPr="004D7B46">
        <w:rPr>
          <w:lang w:val="en-US"/>
        </w:rPr>
        <w:t>) and y-direction (</w:t>
      </w:r>
      <w:ins w:id="1004" w:author="Kees Nederhoff" w:date="2015-02-20T10:22:00Z">
        <w:r w:rsidR="00C06FF5">
          <w:rPr>
            <w:lang w:val="en-US"/>
          </w:rPr>
          <w:t xml:space="preserve">keyword: </w:t>
        </w:r>
      </w:ins>
      <w:r w:rsidRPr="00C06FF5">
        <w:rPr>
          <w:i/>
          <w:lang w:val="en-US"/>
          <w:rPrChange w:id="1005" w:author="Kees Nederhoff" w:date="2015-02-20T10:21:00Z">
            <w:rPr>
              <w:lang w:val="en-US"/>
            </w:rPr>
          </w:rPrChange>
        </w:rPr>
        <w:t>ny</w:t>
      </w:r>
      <w:r w:rsidRPr="004D7B46">
        <w:rPr>
          <w:lang w:val="en-US"/>
        </w:rPr>
        <w:t>). How many directional wave bins are defined and what is their width (</w:t>
      </w:r>
      <w:ins w:id="1006" w:author="Kees Nederhoff" w:date="2015-02-20T10:22:00Z">
        <w:r w:rsidR="00C06FF5">
          <w:rPr>
            <w:lang w:val="en-US"/>
          </w:rPr>
          <w:t xml:space="preserve">keywords: </w:t>
        </w:r>
      </w:ins>
      <w:r w:rsidRPr="00C06FF5">
        <w:rPr>
          <w:i/>
          <w:lang w:val="en-US"/>
          <w:rPrChange w:id="1007" w:author="Kees Nederhoff" w:date="2015-02-20T10:22:00Z">
            <w:rPr>
              <w:lang w:val="en-US"/>
            </w:rPr>
          </w:rPrChange>
        </w:rPr>
        <w:t>thetamin</w:t>
      </w:r>
      <w:r w:rsidRPr="004D7B46">
        <w:rPr>
          <w:lang w:val="en-US"/>
        </w:rPr>
        <w:t xml:space="preserve">, </w:t>
      </w:r>
      <w:r w:rsidRPr="00C06FF5">
        <w:rPr>
          <w:i/>
          <w:lang w:val="en-US"/>
          <w:rPrChange w:id="1008" w:author="Kees Nederhoff" w:date="2015-02-20T10:22:00Z">
            <w:rPr>
              <w:lang w:val="en-US"/>
            </w:rPr>
          </w:rPrChange>
        </w:rPr>
        <w:t>thetamax</w:t>
      </w:r>
      <w:r w:rsidRPr="004D7B46">
        <w:rPr>
          <w:lang w:val="en-US"/>
        </w:rPr>
        <w:t xml:space="preserve">, </w:t>
      </w:r>
      <w:r w:rsidRPr="00C06FF5">
        <w:rPr>
          <w:i/>
          <w:lang w:val="en-US"/>
          <w:rPrChange w:id="1009" w:author="Kees Nederhoff" w:date="2015-02-20T10:22:00Z">
            <w:rPr>
              <w:lang w:val="en-US"/>
            </w:rPr>
          </w:rPrChange>
        </w:rPr>
        <w:t>dtheta</w:t>
      </w:r>
      <w:r w:rsidRPr="004D7B46">
        <w:rPr>
          <w:lang w:val="en-US"/>
        </w:rPr>
        <w:t>).</w:t>
      </w:r>
    </w:p>
    <w:p w:rsidR="00C06FF5" w:rsidRDefault="00C06FF5" w:rsidP="00C06FF5">
      <w:pPr>
        <w:numPr>
          <w:ilvl w:val="0"/>
          <w:numId w:val="35"/>
        </w:numPr>
        <w:rPr>
          <w:lang w:val="en-US"/>
        </w:rPr>
      </w:pPr>
      <w:r w:rsidRPr="00E60F37">
        <w:rPr>
          <w:lang w:val="en-US"/>
        </w:rPr>
        <w:t xml:space="preserve">Do </w:t>
      </w:r>
      <w:r>
        <w:rPr>
          <w:lang w:val="en-US"/>
        </w:rPr>
        <w:t xml:space="preserve">the </w:t>
      </w:r>
      <w:r w:rsidRPr="00E60F37">
        <w:rPr>
          <w:lang w:val="en-US"/>
        </w:rPr>
        <w:t>wave conditions change during the simulation? What is/are the wave height(s) and wave period(s) applied in the simulation?</w:t>
      </w:r>
    </w:p>
    <w:p w:rsidR="00C06FF5" w:rsidRDefault="00C06FF5" w:rsidP="00C06FF5">
      <w:pPr>
        <w:numPr>
          <w:ilvl w:val="0"/>
          <w:numId w:val="35"/>
        </w:numPr>
        <w:rPr>
          <w:lang w:val="en-US"/>
        </w:rPr>
      </w:pPr>
      <w:r w:rsidRPr="00E60F37">
        <w:rPr>
          <w:lang w:val="en-US"/>
        </w:rPr>
        <w:t xml:space="preserve">Does the </w:t>
      </w:r>
      <w:r>
        <w:rPr>
          <w:lang w:val="en-US"/>
        </w:rPr>
        <w:t xml:space="preserve">storm </w:t>
      </w:r>
      <w:r w:rsidRPr="00E60F37">
        <w:rPr>
          <w:lang w:val="en-US"/>
        </w:rPr>
        <w:t xml:space="preserve">surge </w:t>
      </w:r>
      <w:r>
        <w:rPr>
          <w:lang w:val="en-US"/>
        </w:rPr>
        <w:t>level</w:t>
      </w:r>
      <w:r w:rsidRPr="00E60F37">
        <w:rPr>
          <w:lang w:val="en-US"/>
        </w:rPr>
        <w:t xml:space="preserve"> change during the simulation? What is the maximum surge height in the simulation</w:t>
      </w:r>
      <w:r>
        <w:rPr>
          <w:lang w:val="en-US"/>
        </w:rPr>
        <w:t>.S</w:t>
      </w:r>
      <w:r w:rsidRPr="00E60F37">
        <w:rPr>
          <w:lang w:val="en-US"/>
        </w:rPr>
        <w:t xml:space="preserve">urge height is defined </w:t>
      </w:r>
      <w:r>
        <w:rPr>
          <w:lang w:val="en-US"/>
        </w:rPr>
        <w:t>with respect to the mean sea level (MSL)</w:t>
      </w:r>
      <w:r w:rsidRPr="00E60F37">
        <w:rPr>
          <w:lang w:val="en-US"/>
        </w:rPr>
        <w:t>?</w:t>
      </w:r>
    </w:p>
    <w:p w:rsidR="00C06FF5" w:rsidRDefault="00C06FF5" w:rsidP="00C06FF5">
      <w:pPr>
        <w:numPr>
          <w:ilvl w:val="0"/>
          <w:numId w:val="35"/>
        </w:numPr>
        <w:rPr>
          <w:lang w:val="en-US"/>
        </w:rPr>
      </w:pPr>
      <w:r w:rsidRPr="00E60F37">
        <w:rPr>
          <w:lang w:val="en-US"/>
        </w:rPr>
        <w:t>What is the simulation time (</w:t>
      </w:r>
      <w:r>
        <w:rPr>
          <w:lang w:val="en-US"/>
        </w:rPr>
        <w:t xml:space="preserve">keyword: </w:t>
      </w:r>
      <w:r w:rsidRPr="000B00A2">
        <w:rPr>
          <w:i/>
          <w:lang w:val="en-US"/>
        </w:rPr>
        <w:t>tstop</w:t>
      </w:r>
      <w:r w:rsidRPr="00E60F37">
        <w:rPr>
          <w:lang w:val="en-US"/>
        </w:rPr>
        <w:t>)? Do we apply a morphological acceleration factor (</w:t>
      </w:r>
      <w:r>
        <w:rPr>
          <w:lang w:val="en-US"/>
        </w:rPr>
        <w:t xml:space="preserve">keyword: </w:t>
      </w:r>
      <w:r w:rsidRPr="000B00A2">
        <w:rPr>
          <w:i/>
          <w:lang w:val="en-US"/>
        </w:rPr>
        <w:t>morfac</w:t>
      </w:r>
      <w:r w:rsidRPr="00E60F37">
        <w:rPr>
          <w:lang w:val="en-US"/>
        </w:rPr>
        <w:t>)? What variables are stored as output and with what time interval? How much hydrodynamic time is simulated?</w:t>
      </w:r>
    </w:p>
    <w:p w:rsidR="00C06FF5" w:rsidRDefault="00C06FF5" w:rsidP="00C06FF5">
      <w:pPr>
        <w:numPr>
          <w:ilvl w:val="0"/>
          <w:numId w:val="35"/>
        </w:numPr>
        <w:rPr>
          <w:lang w:val="en-US"/>
        </w:rPr>
      </w:pPr>
      <w:r w:rsidRPr="00E60F37">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4D7B46">
      <w:pPr>
        <w:numPr>
          <w:ilvl w:val="0"/>
          <w:numId w:val="35"/>
        </w:numPr>
        <w:spacing w:line="240" w:lineRule="auto"/>
        <w:rPr>
          <w:lang w:val="en-US"/>
        </w:rPr>
      </w:pPr>
      <w:r w:rsidRPr="004D7B46">
        <w:rPr>
          <w:lang w:val="en-US"/>
        </w:rPr>
        <w:t>Inspect the initial bathymetries of each simulation with QUICKPLOT</w:t>
      </w:r>
      <w:del w:id="1010" w:author="Kees Nederhoff" w:date="2015-02-20T10:23:00Z">
        <w:r w:rsidRPr="004D7B46" w:rsidDel="00C06FF5">
          <w:rPr>
            <w:lang w:val="en-US"/>
          </w:rPr>
          <w:delText xml:space="preserve"> (Utilities </w:delText>
        </w:r>
        <w:r w:rsidRPr="004D7B46" w:rsidDel="00C06FF5">
          <w:rPr>
            <w:lang w:val="en-US"/>
          </w:rPr>
          <w:sym w:font="Wingdings" w:char="F0E0"/>
        </w:r>
        <w:r w:rsidRPr="004D7B46" w:rsidDel="00C06FF5">
          <w:rPr>
            <w:lang w:val="en-US"/>
          </w:rPr>
          <w:delText xml:space="preserve"> Quickplot)</w:delText>
        </w:r>
      </w:del>
      <w:r w:rsidRPr="004D7B46">
        <w:rPr>
          <w:lang w:val="en-US"/>
        </w:rPr>
        <w:t xml:space="preserve">.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w:t>
      </w:r>
      <w:ins w:id="1011" w:author="Kees Nederhoff" w:date="2015-02-20T10:24:00Z">
        <w:r w:rsidR="00C06FF5">
          <w:rPr>
            <w:lang w:val="en-US"/>
          </w:rPr>
          <w:t xml:space="preserve">were </w:t>
        </w:r>
      </w:ins>
      <w:r w:rsidRPr="004D7B46">
        <w:rPr>
          <w:lang w:val="en-US"/>
        </w:rPr>
        <w:t xml:space="preserve">the shoreface nourishment and beach nourishment </w:t>
      </w:r>
      <w:del w:id="1012" w:author="Kees Nederhoff" w:date="2015-02-20T10:24:00Z">
        <w:r w:rsidRPr="004D7B46" w:rsidDel="00C06FF5">
          <w:rPr>
            <w:lang w:val="en-US"/>
          </w:rPr>
          <w:delText xml:space="preserve">were </w:delText>
        </w:r>
      </w:del>
      <w:r w:rsidRPr="004D7B46">
        <w:rPr>
          <w:lang w:val="en-US"/>
        </w:rPr>
        <w:t xml:space="preserve">placed? </w:t>
      </w:r>
    </w:p>
    <w:p w:rsidR="000B0735" w:rsidRPr="004D7B46" w:rsidRDefault="000B0735" w:rsidP="004D7B46">
      <w:pPr>
        <w:numPr>
          <w:ilvl w:val="1"/>
          <w:numId w:val="35"/>
        </w:numPr>
        <w:spacing w:line="240" w:lineRule="auto"/>
        <w:rPr>
          <w:lang w:val="en-US"/>
        </w:rPr>
      </w:pPr>
      <w:r w:rsidRPr="004D7B46">
        <w:rPr>
          <w:lang w:val="en-US"/>
        </w:rPr>
        <w:t xml:space="preserve">What </w:t>
      </w:r>
      <w:del w:id="1013" w:author="Kees Nederhoff" w:date="2015-02-20T10:24:00Z">
        <w:r w:rsidRPr="004D7B46" w:rsidDel="00C06FF5">
          <w:rPr>
            <w:lang w:val="en-US"/>
          </w:rPr>
          <w:delText xml:space="preserve">Is </w:delText>
        </w:r>
      </w:del>
      <w:ins w:id="1014" w:author="Kees Nederhoff" w:date="2015-02-20T10:24:00Z">
        <w:r w:rsidR="00C06FF5">
          <w:rPr>
            <w:lang w:val="en-US"/>
          </w:rPr>
          <w:t>is</w:t>
        </w:r>
        <w:r w:rsidR="00C06FF5" w:rsidRPr="004D7B46">
          <w:rPr>
            <w:lang w:val="en-US"/>
          </w:rPr>
          <w:t xml:space="preserve"> </w:t>
        </w:r>
      </w:ins>
      <w:r w:rsidRPr="004D7B46">
        <w:rPr>
          <w:lang w:val="en-US"/>
        </w:rPr>
        <w:t xml:space="preserve">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w:t>
      </w:r>
      <w:ins w:id="1015" w:author="Kees Nederhoff" w:date="2015-02-20T10:24:00Z">
        <w:r w:rsidR="00C06FF5">
          <w:rPr>
            <w:lang w:val="en-US"/>
          </w:rPr>
          <w:t xml:space="preserve"> (H)</w:t>
        </w:r>
      </w:ins>
      <w:r w:rsidRPr="004D7B46">
        <w:rPr>
          <w:lang w:val="en-US"/>
        </w:rPr>
        <w:t>, water level (including long wave variations</w:t>
      </w:r>
      <w:del w:id="1016" w:author="Kees Nederhoff" w:date="2015-02-20T10:40:00Z">
        <w:r w:rsidRPr="004D7B46" w:rsidDel="006C7811">
          <w:rPr>
            <w:lang w:val="en-US"/>
          </w:rPr>
          <w:delText>)</w:delText>
        </w:r>
      </w:del>
      <w:ins w:id="1017" w:author="Kees Nederhoff" w:date="2015-02-20T10:40:00Z">
        <w:r w:rsidR="006C7811">
          <w:rPr>
            <w:lang w:val="en-US"/>
          </w:rPr>
          <w:t xml:space="preserve">, </w:t>
        </w:r>
      </w:ins>
      <w:ins w:id="1018" w:author="Kees Nederhoff" w:date="2015-02-20T10:24:00Z">
        <w:r w:rsidR="00C06FF5">
          <w:rPr>
            <w:lang w:val="en-US"/>
          </w:rPr>
          <w:t>zs)</w:t>
        </w:r>
      </w:ins>
      <w:r w:rsidRPr="004D7B46">
        <w:rPr>
          <w:lang w:val="en-US"/>
        </w:rPr>
        <w:t xml:space="preserve"> and bed level</w:t>
      </w:r>
      <w:ins w:id="1019" w:author="Kees Nederhoff" w:date="2015-02-20T10:24:00Z">
        <w:r w:rsidR="00C06FF5">
          <w:rPr>
            <w:lang w:val="en-US"/>
          </w:rPr>
          <w:t xml:space="preserve"> (zb)</w:t>
        </w:r>
      </w:ins>
      <w:r w:rsidRPr="004D7B46">
        <w:rPr>
          <w:lang w:val="en-US"/>
        </w:rPr>
        <w:t xml:space="preserve">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Del="00C06FF5" w:rsidRDefault="000B0735" w:rsidP="00C06FF5">
      <w:pPr>
        <w:numPr>
          <w:ilvl w:val="1"/>
          <w:numId w:val="35"/>
        </w:numPr>
        <w:spacing w:line="240" w:lineRule="auto"/>
        <w:rPr>
          <w:del w:id="1020" w:author="Kees Nederhoff" w:date="2015-02-20T10:27:00Z"/>
          <w:lang w:val="en-US"/>
        </w:rPr>
      </w:pPr>
      <w:r w:rsidRPr="00C06FF5">
        <w:rPr>
          <w:lang w:val="en-US"/>
        </w:rPr>
        <w:t>What nourishment type is most effective in reducing the impact of a storm</w:t>
      </w:r>
      <w:ins w:id="1021" w:author="Kees Nederhoff" w:date="2015-02-20T10:27:00Z">
        <w:r w:rsidR="00C06FF5" w:rsidRPr="00C06FF5">
          <w:rPr>
            <w:lang w:val="en-US"/>
          </w:rPr>
          <w:t xml:space="preserve"> and </w:t>
        </w:r>
      </w:ins>
      <w:del w:id="1022" w:author="Kees Nederhoff" w:date="2015-02-20T10:27:00Z">
        <w:r w:rsidRPr="00C06FF5" w:rsidDel="00C06FF5">
          <w:rPr>
            <w:lang w:val="en-US"/>
          </w:rPr>
          <w:delText>?</w:delText>
        </w:r>
      </w:del>
    </w:p>
    <w:p w:rsidR="000B0735" w:rsidRPr="00C06FF5" w:rsidRDefault="000B0735" w:rsidP="00C06FF5">
      <w:pPr>
        <w:numPr>
          <w:ilvl w:val="1"/>
          <w:numId w:val="35"/>
        </w:numPr>
        <w:spacing w:line="240" w:lineRule="auto"/>
        <w:rPr>
          <w:lang w:val="en-US"/>
        </w:rPr>
      </w:pPr>
      <w:del w:id="1023" w:author="Kees Nederhoff" w:date="2015-02-20T10:27:00Z">
        <w:r w:rsidRPr="00C06FF5" w:rsidDel="00C06FF5">
          <w:rPr>
            <w:lang w:val="en-US"/>
          </w:rPr>
          <w:delText>D</w:delText>
        </w:r>
      </w:del>
      <w:ins w:id="1024" w:author="Kees Nederhoff" w:date="2015-02-20T10:27:00Z">
        <w:r w:rsidR="00C06FF5">
          <w:rPr>
            <w:lang w:val="en-US"/>
          </w:rPr>
          <w:t>d</w:t>
        </w:r>
      </w:ins>
      <w:r w:rsidRPr="00C06FF5">
        <w:rPr>
          <w:lang w:val="en-US"/>
        </w:rPr>
        <w:t>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lastRenderedPageBreak/>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1025" w:name="_Toc412196419"/>
      <w:r w:rsidRPr="00F3579D">
        <w:t>Overwash at Santa Rosa Island , USA (2DH)</w:t>
      </w:r>
      <w:bookmarkEnd w:id="1025"/>
      <w:r w:rsidRPr="00F3579D">
        <w:t xml:space="preserve"> </w:t>
      </w:r>
    </w:p>
    <w:p w:rsidR="00C06FF5" w:rsidRDefault="000B0735" w:rsidP="00F3579D">
      <w:pPr>
        <w:rPr>
          <w:lang w:val="en-US"/>
        </w:rPr>
      </w:pPr>
      <w:r w:rsidRPr="004D7B46">
        <w:rPr>
          <w:lang w:val="en-US"/>
        </w:rPr>
        <w:t xml:space="preserve">This case concerns overwash at Santa Rosa island in the Gulf of Mexico during hurricane Ivan in 2004. </w:t>
      </w:r>
    </w:p>
    <w:p w:rsidR="00C06FF5" w:rsidRDefault="00C06FF5" w:rsidP="00F3579D">
      <w:pPr>
        <w:rPr>
          <w:lang w:val="en-US"/>
        </w:rPr>
      </w:pPr>
    </w:p>
    <w:p w:rsidR="000B0735" w:rsidRPr="004D7B46" w:rsidRDefault="000B0735" w:rsidP="00F3579D">
      <w:pPr>
        <w:rPr>
          <w:lang w:val="en-US"/>
        </w:rPr>
      </w:pPr>
      <w:r w:rsidRPr="004D7B46">
        <w:rPr>
          <w:lang w:val="en-US"/>
        </w:rPr>
        <w:t>You can work on the following assignments.</w:t>
      </w:r>
    </w:p>
    <w:p w:rsidR="000B0735" w:rsidRPr="004D7B46" w:rsidRDefault="000B0735" w:rsidP="00F3579D">
      <w:pPr>
        <w:rPr>
          <w:b/>
          <w:lang w:val="en-US"/>
        </w:rPr>
      </w:pPr>
    </w:p>
    <w:p w:rsidR="00797003" w:rsidRPr="004D7B46" w:rsidRDefault="00797003" w:rsidP="00797003">
      <w:pPr>
        <w:numPr>
          <w:ilvl w:val="0"/>
          <w:numId w:val="43"/>
        </w:numPr>
        <w:spacing w:line="240" w:lineRule="auto"/>
        <w:rPr>
          <w:lang w:val="en-US"/>
        </w:rPr>
      </w:pPr>
      <w:r w:rsidRPr="004D7B46">
        <w:rPr>
          <w:lang w:val="en-US"/>
        </w:rPr>
        <w:t>For the reference case open the params.txt in which you specify model input files and settings. Check the number of grid-points in x-direction (</w:t>
      </w:r>
      <w:r>
        <w:rPr>
          <w:lang w:val="en-US"/>
        </w:rPr>
        <w:t xml:space="preserve">keyword: </w:t>
      </w:r>
      <w:r w:rsidRPr="000B00A2">
        <w:rPr>
          <w:i/>
          <w:lang w:val="en-US"/>
        </w:rPr>
        <w:t>nx</w:t>
      </w:r>
      <w:r w:rsidRPr="004D7B46">
        <w:rPr>
          <w:lang w:val="en-US"/>
        </w:rPr>
        <w:t>) and y-direction (</w:t>
      </w:r>
      <w:r>
        <w:rPr>
          <w:lang w:val="en-US"/>
        </w:rPr>
        <w:t xml:space="preserve">keyword: </w:t>
      </w:r>
      <w:r w:rsidRPr="000B00A2">
        <w:rPr>
          <w:i/>
          <w:lang w:val="en-US"/>
        </w:rPr>
        <w:t>ny</w:t>
      </w:r>
      <w:r w:rsidRPr="004D7B46">
        <w:rPr>
          <w:lang w:val="en-US"/>
        </w:rPr>
        <w:t>). How many directional wave bins are defined and what is their width (</w:t>
      </w:r>
      <w:r>
        <w:rPr>
          <w:lang w:val="en-US"/>
        </w:rPr>
        <w:t xml:space="preserve">keywords: </w:t>
      </w:r>
      <w:r w:rsidRPr="000B00A2">
        <w:rPr>
          <w:i/>
          <w:lang w:val="en-US"/>
        </w:rPr>
        <w:t>thetamin</w:t>
      </w:r>
      <w:r w:rsidRPr="004D7B46">
        <w:rPr>
          <w:lang w:val="en-US"/>
        </w:rPr>
        <w:t xml:space="preserve">, </w:t>
      </w:r>
      <w:r w:rsidRPr="000B00A2">
        <w:rPr>
          <w:i/>
          <w:lang w:val="en-US"/>
        </w:rPr>
        <w:t>thetamax</w:t>
      </w:r>
      <w:r w:rsidRPr="004D7B46">
        <w:rPr>
          <w:lang w:val="en-US"/>
        </w:rPr>
        <w:t xml:space="preserve">, </w:t>
      </w:r>
      <w:r w:rsidRPr="000B00A2">
        <w:rPr>
          <w:i/>
          <w:lang w:val="en-US"/>
        </w:rPr>
        <w:t>dtheta</w:t>
      </w:r>
      <w:r w:rsidRPr="004D7B46">
        <w:rPr>
          <w:lang w:val="en-US"/>
        </w:rPr>
        <w:t>).</w:t>
      </w:r>
    </w:p>
    <w:p w:rsidR="00C06FF5" w:rsidRDefault="000B0735" w:rsidP="00F3579D">
      <w:pPr>
        <w:numPr>
          <w:ilvl w:val="0"/>
          <w:numId w:val="43"/>
        </w:numPr>
        <w:rPr>
          <w:lang w:val="en-US"/>
        </w:rPr>
      </w:pPr>
      <w:commentRangeStart w:id="1026"/>
      <w:r w:rsidRPr="00C06FF5">
        <w:rPr>
          <w:lang w:val="en-US"/>
        </w:rPr>
        <w:t xml:space="preserve">In this simulation the grid is specified in Delft3D format. Open Quickin in the Delft 3D menu (Grid </w:t>
      </w:r>
      <w:r w:rsidRPr="004D7B46">
        <w:rPr>
          <w:lang w:val="en-US"/>
        </w:rPr>
        <w:sym w:font="Wingdings" w:char="F0E0"/>
      </w:r>
      <w:r w:rsidRPr="00C06FF5">
        <w:rPr>
          <w:lang w:val="en-US"/>
        </w:rPr>
        <w:t xml:space="preserve"> Quickin) and use the brief tutorial to read in the grid and bathymetry. Does the grid resolution vary in cross-shore direction? And in longshore direction? What are the minimum dx and dy? Why can the grid be coarse offshore?</w:t>
      </w:r>
      <w:commentRangeEnd w:id="1026"/>
      <w:r w:rsidR="00E05AAE">
        <w:rPr>
          <w:rStyle w:val="CommentReference"/>
        </w:rPr>
        <w:commentReference w:id="1026"/>
      </w:r>
    </w:p>
    <w:p w:rsidR="00C06FF5" w:rsidRDefault="000B0735" w:rsidP="00F3579D">
      <w:pPr>
        <w:numPr>
          <w:ilvl w:val="0"/>
          <w:numId w:val="43"/>
        </w:numPr>
        <w:rPr>
          <w:lang w:val="en-US"/>
        </w:rPr>
      </w:pPr>
      <w:r w:rsidRPr="00C06FF5">
        <w:rPr>
          <w:lang w:val="en-US"/>
        </w:rPr>
        <w:t>How many wave conditions do we apply in this simulation? What is the offshore mean wave direction? Does the surge level change in the simulation?</w:t>
      </w:r>
    </w:p>
    <w:p w:rsidR="00C06FF5" w:rsidRDefault="000B0735" w:rsidP="00F3579D">
      <w:pPr>
        <w:numPr>
          <w:ilvl w:val="0"/>
          <w:numId w:val="43"/>
        </w:numPr>
        <w:rPr>
          <w:lang w:val="en-US"/>
        </w:rPr>
      </w:pPr>
      <w:r w:rsidRPr="00C06FF5">
        <w:rPr>
          <w:lang w:val="en-US"/>
        </w:rPr>
        <w:t>What is the simulation time (hydrodynamic and morphologic</w:t>
      </w:r>
      <w:del w:id="1027" w:author="Kees Nederhoff" w:date="2015-02-20T10:32:00Z">
        <w:r w:rsidRPr="00C06FF5" w:rsidDel="00E05AAE">
          <w:rPr>
            <w:lang w:val="en-US"/>
          </w:rPr>
          <w:delText>al</w:delText>
        </w:r>
      </w:del>
      <w:r w:rsidRPr="00C06FF5">
        <w:rPr>
          <w:lang w:val="en-US"/>
        </w:rPr>
        <w:t>)?</w:t>
      </w:r>
    </w:p>
    <w:p w:rsidR="00E05AAE" w:rsidRDefault="000B0735" w:rsidP="00E05AAE">
      <w:pPr>
        <w:numPr>
          <w:ilvl w:val="0"/>
          <w:numId w:val="43"/>
        </w:numPr>
        <w:rPr>
          <w:lang w:val="en-US"/>
        </w:rPr>
      </w:pPr>
      <w:r w:rsidRPr="00C06FF5">
        <w:rPr>
          <w:lang w:val="en-US"/>
        </w:rPr>
        <w:t>Inspect the model results and make an animation of the short wave height</w:t>
      </w:r>
      <w:ins w:id="1028" w:author="Kees Nederhoff" w:date="2015-02-20T10:32:00Z">
        <w:r w:rsidR="00E05AAE">
          <w:rPr>
            <w:lang w:val="en-US"/>
          </w:rPr>
          <w:t xml:space="preserve"> (H)</w:t>
        </w:r>
      </w:ins>
      <w:r w:rsidRPr="00C06FF5">
        <w:rPr>
          <w:lang w:val="en-US"/>
        </w:rPr>
        <w:t xml:space="preserve"> and the water levels</w:t>
      </w:r>
      <w:ins w:id="1029" w:author="Kees Nederhoff" w:date="2015-02-20T10:39:00Z">
        <w:r w:rsidR="006C7811">
          <w:rPr>
            <w:lang w:val="en-US"/>
          </w:rPr>
          <w:t xml:space="preserve"> (including long wave</w:t>
        </w:r>
      </w:ins>
      <w:ins w:id="1030" w:author="Kees Nederhoff" w:date="2015-02-20T10:40:00Z">
        <w:r w:rsidR="006C7811">
          <w:rPr>
            <w:lang w:val="en-US"/>
          </w:rPr>
          <w:t xml:space="preserve">, </w:t>
        </w:r>
      </w:ins>
      <w:ins w:id="1031" w:author="Kees Nederhoff" w:date="2015-02-20T10:32:00Z">
        <w:r w:rsidR="00E05AAE">
          <w:rPr>
            <w:lang w:val="en-US"/>
          </w:rPr>
          <w:t>zs)</w:t>
        </w:r>
      </w:ins>
      <w:r w:rsidR="00E05AAE">
        <w:rPr>
          <w:lang w:val="en-US"/>
        </w:rPr>
        <w:t>. Describe what is happening.</w:t>
      </w:r>
    </w:p>
    <w:p w:rsidR="00C06FF5" w:rsidRPr="00E05AAE" w:rsidRDefault="000B0735" w:rsidP="00E05AAE">
      <w:pPr>
        <w:pStyle w:val="ListParagraph"/>
        <w:numPr>
          <w:ilvl w:val="0"/>
          <w:numId w:val="45"/>
        </w:numPr>
        <w:rPr>
          <w:lang w:val="en-US"/>
        </w:rPr>
      </w:pPr>
      <w:r w:rsidRPr="00E05AAE">
        <w:rPr>
          <w:lang w:val="en-US"/>
        </w:rPr>
        <w:t>For the water levels set the color lim</w:t>
      </w:r>
      <w:r w:rsidR="00E05AAE">
        <w:rPr>
          <w:lang w:val="en-US"/>
        </w:rPr>
        <w:t>its manual between -0.5 and 3.5</w:t>
      </w:r>
      <w:r w:rsidRPr="00E05AAE">
        <w:rPr>
          <w:lang w:val="en-US"/>
        </w:rPr>
        <w:t>.</w:t>
      </w:r>
    </w:p>
    <w:p w:rsidR="00E05AAE" w:rsidRDefault="000B0735" w:rsidP="00F3579D">
      <w:pPr>
        <w:numPr>
          <w:ilvl w:val="0"/>
          <w:numId w:val="43"/>
        </w:numPr>
        <w:rPr>
          <w:lang w:val="en-US"/>
        </w:rPr>
      </w:pPr>
      <w:r w:rsidRPr="00C06FF5">
        <w:rPr>
          <w:lang w:val="en-US"/>
        </w:rPr>
        <w:t>Make an animation of cumulative sedimentation/erosio</w:t>
      </w:r>
      <w:r w:rsidR="00E05AAE">
        <w:rPr>
          <w:lang w:val="en-US"/>
        </w:rPr>
        <w:t>n. Describe what is happening.</w:t>
      </w:r>
    </w:p>
    <w:p w:rsidR="00C06FF5" w:rsidRPr="00E05AAE" w:rsidRDefault="000B0735" w:rsidP="00E05AAE">
      <w:pPr>
        <w:pStyle w:val="ListParagraph"/>
        <w:numPr>
          <w:ilvl w:val="0"/>
          <w:numId w:val="45"/>
        </w:numPr>
        <w:rPr>
          <w:lang w:val="en-US"/>
        </w:rPr>
      </w:pPr>
      <w:r w:rsidRPr="00E05AAE">
        <w:rPr>
          <w:lang w:val="en-US"/>
        </w:rPr>
        <w:t>For the sedimentation/erosion set the color</w:t>
      </w:r>
      <w:r w:rsidR="00E05AAE">
        <w:rPr>
          <w:lang w:val="en-US"/>
        </w:rPr>
        <w:t xml:space="preserve"> limits manual between -3 and 3</w:t>
      </w:r>
    </w:p>
    <w:p w:rsidR="00C06FF5" w:rsidRDefault="000B0735" w:rsidP="00F3579D">
      <w:pPr>
        <w:numPr>
          <w:ilvl w:val="0"/>
          <w:numId w:val="43"/>
        </w:numPr>
        <w:rPr>
          <w:ins w:id="1032" w:author="Kees Nederhoff" w:date="2015-02-20T10:34:00Z"/>
          <w:lang w:val="en-US"/>
        </w:rPr>
      </w:pPr>
      <w:r w:rsidRPr="00C06FF5">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E05AAE" w:rsidRDefault="00E05AAE" w:rsidP="00E05AAE">
      <w:pPr>
        <w:rPr>
          <w:lang w:val="en-US"/>
        </w:rPr>
      </w:pPr>
    </w:p>
    <w:p w:rsidR="00C06FF5" w:rsidRDefault="000B0735" w:rsidP="00E05AAE">
      <w:pPr>
        <w:rPr>
          <w:lang w:val="en-US"/>
        </w:rPr>
      </w:pPr>
      <w:r w:rsidRPr="00C06FF5">
        <w:rPr>
          <w:lang w:val="en-US"/>
        </w:rPr>
        <w:t xml:space="preserve">If you have time left feel free to: </w:t>
      </w:r>
    </w:p>
    <w:p w:rsidR="00E05AAE" w:rsidRDefault="00C06FF5" w:rsidP="00E05AAE">
      <w:pPr>
        <w:pStyle w:val="ListParagraph"/>
        <w:numPr>
          <w:ilvl w:val="0"/>
          <w:numId w:val="45"/>
        </w:numPr>
        <w:rPr>
          <w:lang w:val="en-US"/>
        </w:rPr>
      </w:pPr>
      <w:r w:rsidRPr="00E05AAE">
        <w:rPr>
          <w:lang w:val="en-US"/>
        </w:rPr>
        <w:t>N</w:t>
      </w:r>
      <w:r w:rsidR="000B0735" w:rsidRPr="00E05AAE">
        <w:rPr>
          <w:lang w:val="en-US"/>
        </w:rPr>
        <w:t xml:space="preserve">arrow or broaden the imposed spectrum by changing the parameter </w:t>
      </w:r>
      <w:ins w:id="1033" w:author="Kees Nederhoff" w:date="2015-02-20T10:36:00Z">
        <w:r w:rsidR="00E05AAE">
          <w:rPr>
            <w:lang w:val="en-US"/>
          </w:rPr>
          <w:t>directional spreading (</w:t>
        </w:r>
      </w:ins>
      <w:r w:rsidR="000B0735" w:rsidRPr="00E05AAE">
        <w:rPr>
          <w:i/>
          <w:lang w:val="en-US"/>
          <w:rPrChange w:id="1034" w:author="Kees Nederhoff" w:date="2015-02-20T10:36:00Z">
            <w:rPr>
              <w:lang w:val="en-US"/>
            </w:rPr>
          </w:rPrChange>
        </w:rPr>
        <w:t>s</w:t>
      </w:r>
      <w:ins w:id="1035" w:author="Kees Nederhoff" w:date="2015-02-20T10:36:00Z">
        <w:r w:rsidR="00E05AAE">
          <w:rPr>
            <w:lang w:val="en-US"/>
          </w:rPr>
          <w:t>)</w:t>
        </w:r>
      </w:ins>
      <w:r w:rsidR="000B0735" w:rsidRPr="00E05AAE">
        <w:rPr>
          <w:lang w:val="en-US"/>
        </w:rPr>
        <w:t xml:space="preserve"> in ‘jonswap.inp’ (you could </w:t>
      </w:r>
      <w:ins w:id="1036" w:author="Kees Nederhoff" w:date="2015-02-20T10:36:00Z">
        <w:r w:rsidR="00E05AAE">
          <w:rPr>
            <w:lang w:val="en-US"/>
          </w:rPr>
          <w:t xml:space="preserve">for example </w:t>
        </w:r>
      </w:ins>
      <w:del w:id="1037" w:author="Kees Nederhoff" w:date="2015-02-20T10:36:00Z">
        <w:r w:rsidR="000B0735" w:rsidRPr="00E05AAE" w:rsidDel="00E05AAE">
          <w:rPr>
            <w:lang w:val="en-US"/>
          </w:rPr>
          <w:delText xml:space="preserve">i.e </w:delText>
        </w:r>
      </w:del>
      <w:r w:rsidR="000B0735" w:rsidRPr="00E05AAE">
        <w:rPr>
          <w:lang w:val="en-US"/>
        </w:rPr>
        <w:t xml:space="preserve">set s = 100 and s = 2 respectively). Make animations of the instantaneous short wave height to see what is happening to the size of the wave groups.  </w:t>
      </w:r>
    </w:p>
    <w:p w:rsidR="000B0735" w:rsidRPr="00E05AAE" w:rsidRDefault="000B0735" w:rsidP="00E05AAE">
      <w:pPr>
        <w:pStyle w:val="ListParagraph"/>
        <w:numPr>
          <w:ilvl w:val="0"/>
          <w:numId w:val="45"/>
        </w:numPr>
        <w:rPr>
          <w:lang w:val="en-US"/>
        </w:rPr>
      </w:pPr>
      <w:r w:rsidRPr="00E05AAE">
        <w:rPr>
          <w:lang w:val="en-US"/>
        </w:rPr>
        <w:t xml:space="preserve">Design a nourishment in Quickin </w:t>
      </w:r>
      <w:del w:id="1038" w:author="Kees Nederhoff" w:date="2015-02-20T10:37:00Z">
        <w:r w:rsidRPr="00E05AAE" w:rsidDel="00E05AAE">
          <w:rPr>
            <w:lang w:val="en-US"/>
          </w:rPr>
          <w:delText xml:space="preserve">(see tutorial for a bit of help) </w:delText>
        </w:r>
      </w:del>
      <w:r w:rsidRPr="00E05AAE">
        <w:rPr>
          <w:lang w:val="en-US"/>
        </w:rPr>
        <w:t xml:space="preserve">to reduce the impact of the storm on Santa Rosa Island. Change the </w:t>
      </w:r>
      <w:del w:id="1039" w:author="Kees Nederhoff" w:date="2015-02-20T10:37:00Z">
        <w:r w:rsidRPr="00E05AAE" w:rsidDel="00E05AAE">
          <w:rPr>
            <w:lang w:val="en-US"/>
          </w:rPr>
          <w:delText xml:space="preserve">depfile </w:delText>
        </w:r>
      </w:del>
      <w:ins w:id="1040" w:author="Kees Nederhoff" w:date="2015-02-20T10:37:00Z">
        <w:r w:rsidR="00E05AAE">
          <w:rPr>
            <w:lang w:val="en-US"/>
          </w:rPr>
          <w:t>depth file</w:t>
        </w:r>
        <w:r w:rsidR="00E05AAE" w:rsidRPr="00E05AAE">
          <w:rPr>
            <w:lang w:val="en-US"/>
          </w:rPr>
          <w:t xml:space="preserve"> </w:t>
        </w:r>
      </w:ins>
      <w:r w:rsidRPr="00E05AAE">
        <w:rPr>
          <w:lang w:val="en-US"/>
        </w:rPr>
        <w:t>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1041" w:name="_Toc412196420"/>
      <w:r w:rsidRPr="00F3579D">
        <w:lastRenderedPageBreak/>
        <w:t>Yanchep perched beach and natural breakwater (2DH)</w:t>
      </w:r>
      <w:bookmarkEnd w:id="1041"/>
      <w:r w:rsidRPr="00F3579D">
        <w:t xml:space="preserve"> </w:t>
      </w:r>
    </w:p>
    <w:p w:rsidR="006C7811" w:rsidRDefault="000B0735" w:rsidP="00F3579D">
      <w:pPr>
        <w:rPr>
          <w:ins w:id="1042" w:author="Kees Nederhoff" w:date="2015-02-20T10:37:00Z"/>
          <w:lang w:val="en-US"/>
        </w:rPr>
      </w:pPr>
      <w:r w:rsidRPr="004D7B46">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C7811" w:rsidRDefault="006C7811" w:rsidP="00F3579D">
      <w:pPr>
        <w:rPr>
          <w:ins w:id="1043" w:author="Kees Nederhoff" w:date="2015-02-20T10:37:00Z"/>
          <w:lang w:val="en-US"/>
        </w:rPr>
      </w:pPr>
    </w:p>
    <w:p w:rsidR="000B0735" w:rsidRPr="004D7B46" w:rsidRDefault="000B0735" w:rsidP="00F3579D">
      <w:pPr>
        <w:rPr>
          <w:lang w:val="en-US"/>
        </w:rPr>
      </w:pPr>
      <w:r w:rsidRPr="004D7B46">
        <w:rPr>
          <w:lang w:val="en-US"/>
        </w:rPr>
        <w:t>You can work on the following assignments:</w:t>
      </w:r>
    </w:p>
    <w:p w:rsidR="000B0735" w:rsidRPr="004D7B46" w:rsidRDefault="000B0735" w:rsidP="00F3579D">
      <w:pPr>
        <w:rPr>
          <w:b/>
          <w:lang w:val="en-US"/>
        </w:rPr>
      </w:pPr>
    </w:p>
    <w:p w:rsidR="006C7811" w:rsidRDefault="000B0735" w:rsidP="00F3579D">
      <w:pPr>
        <w:pStyle w:val="ListParagraph"/>
        <w:numPr>
          <w:ilvl w:val="0"/>
          <w:numId w:val="46"/>
        </w:numPr>
        <w:rPr>
          <w:lang w:val="en-US"/>
        </w:rPr>
      </w:pPr>
      <w:r w:rsidRPr="006C7811">
        <w:rPr>
          <w:lang w:val="en-US"/>
        </w:rPr>
        <w:t>Go to the folder “Examples\YanchepBeach” and double click the file “run_model.bat”. The simulation will start (and will run about 15 minutes).</w:t>
      </w:r>
    </w:p>
    <w:p w:rsidR="006C7811" w:rsidRDefault="000B0735" w:rsidP="00F3579D">
      <w:pPr>
        <w:pStyle w:val="ListParagraph"/>
        <w:numPr>
          <w:ilvl w:val="0"/>
          <w:numId w:val="46"/>
        </w:numPr>
        <w:rPr>
          <w:lang w:val="en-US"/>
        </w:rPr>
      </w:pPr>
      <w:r w:rsidRPr="006C7811">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C7811" w:rsidRDefault="005A2E1E" w:rsidP="005A2E1E">
      <w:pPr>
        <w:pStyle w:val="ListParagraph"/>
        <w:numPr>
          <w:ilvl w:val="0"/>
          <w:numId w:val="46"/>
        </w:numPr>
        <w:rPr>
          <w:lang w:val="en-US"/>
        </w:rPr>
      </w:pPr>
      <w:ins w:id="1044" w:author="Kees Nederhoff" w:date="2015-02-20T10:41:00Z">
        <w:r w:rsidRPr="005A2E1E">
          <w:rPr>
            <w:lang w:val="en-US"/>
          </w:rPr>
          <w:t>Use  Quickplot and try to make an animation in which you plot short wave height (H), water level (including long wave variations) (zs) and Eulerian velocities (ue and ve) as function of time.</w:t>
        </w:r>
      </w:ins>
      <w:del w:id="1045" w:author="Kees Nederhoff" w:date="2015-02-20T10:41:00Z">
        <w:r w:rsidR="000B0735" w:rsidRPr="006C7811" w:rsidDel="005A2E1E">
          <w:rPr>
            <w:lang w:val="en-US"/>
          </w:rPr>
          <w:delText xml:space="preserve">Make an animation of the water level, RMS wave height and velocity. </w:delText>
        </w:r>
      </w:del>
      <w:r w:rsidR="000B0735" w:rsidRPr="006C7811">
        <w:rPr>
          <w:lang w:val="en-US"/>
        </w:rPr>
        <w:t>What happens in the lagoon?</w:t>
      </w:r>
    </w:p>
    <w:p w:rsidR="006C7811" w:rsidRDefault="005A2E1E" w:rsidP="00F3579D">
      <w:pPr>
        <w:pStyle w:val="ListParagraph"/>
        <w:numPr>
          <w:ilvl w:val="0"/>
          <w:numId w:val="46"/>
        </w:numPr>
        <w:rPr>
          <w:lang w:val="en-US"/>
        </w:rPr>
      </w:pPr>
      <w:ins w:id="1046" w:author="Kees Nederhoff" w:date="2015-02-20T10:41:00Z">
        <w:r w:rsidRPr="005A2E1E">
          <w:rPr>
            <w:lang w:val="en-US"/>
          </w:rPr>
          <w:t>Use  Quickplot and try to make</w:t>
        </w:r>
        <w:r w:rsidRPr="006C7811" w:rsidDel="005A2E1E">
          <w:rPr>
            <w:lang w:val="en-US"/>
          </w:rPr>
          <w:t xml:space="preserve"> </w:t>
        </w:r>
      </w:ins>
      <w:del w:id="1047" w:author="Kees Nederhoff" w:date="2015-02-20T10:41:00Z">
        <w:r w:rsidR="000B0735" w:rsidRPr="006C7811" w:rsidDel="005A2E1E">
          <w:rPr>
            <w:lang w:val="en-US"/>
          </w:rPr>
          <w:delText xml:space="preserve">Make </w:delText>
        </w:r>
      </w:del>
      <w:r w:rsidR="000B0735" w:rsidRPr="006C7811">
        <w:rPr>
          <w:lang w:val="en-US"/>
        </w:rPr>
        <w:t>an animation of cumulative sedimentation/erosion. What happens in the lagoon?</w:t>
      </w:r>
    </w:p>
    <w:p w:rsidR="006C7811" w:rsidRDefault="000B0735" w:rsidP="00F3579D">
      <w:pPr>
        <w:pStyle w:val="ListParagraph"/>
        <w:numPr>
          <w:ilvl w:val="0"/>
          <w:numId w:val="46"/>
        </w:numPr>
        <w:rPr>
          <w:lang w:val="en-US"/>
        </w:rPr>
      </w:pPr>
      <w:r w:rsidRPr="006C7811">
        <w:rPr>
          <w:lang w:val="en-US"/>
        </w:rPr>
        <w:t>How is the lagoon affected by the mean water level? Increase or decrease the mean water level condition</w:t>
      </w:r>
      <w:ins w:id="1048" w:author="Kees Nederhoff" w:date="2015-02-20T10:42:00Z">
        <w:r w:rsidR="005A2E1E">
          <w:rPr>
            <w:lang w:val="en-US"/>
          </w:rPr>
          <w:t xml:space="preserve"> (‘tide.tx’)</w:t>
        </w:r>
      </w:ins>
      <w:r w:rsidRPr="006C7811">
        <w:rPr>
          <w:lang w:val="en-US"/>
        </w:rPr>
        <w:t xml:space="preserve">, run the model again (maybe for a shorter time by reducing </w:t>
      </w:r>
      <w:del w:id="1049" w:author="Kees Nederhoff" w:date="2015-02-20T10:42:00Z">
        <w:r w:rsidRPr="006C7811" w:rsidDel="005A2E1E">
          <w:rPr>
            <w:lang w:val="en-US"/>
          </w:rPr>
          <w:delText>tstop</w:delText>
        </w:r>
      </w:del>
      <w:ins w:id="1050" w:author="Kees Nederhoff" w:date="2015-02-20T10:42:00Z">
        <w:r w:rsidR="005A2E1E">
          <w:rPr>
            <w:lang w:val="en-US"/>
          </w:rPr>
          <w:t xml:space="preserve">keyword: </w:t>
        </w:r>
        <w:r w:rsidR="005A2E1E" w:rsidRPr="005A2E1E">
          <w:rPr>
            <w:i/>
            <w:lang w:val="en-US"/>
            <w:rPrChange w:id="1051" w:author="Kees Nederhoff" w:date="2015-02-20T10:42:00Z">
              <w:rPr>
                <w:lang w:val="en-US"/>
              </w:rPr>
            </w:rPrChange>
          </w:rPr>
          <w:t>tstop</w:t>
        </w:r>
      </w:ins>
      <w:r w:rsidRPr="006C7811">
        <w:rPr>
          <w:lang w:val="en-US"/>
        </w:rPr>
        <w:t xml:space="preserve">). How are </w:t>
      </w:r>
      <w:ins w:id="1052" w:author="Kees Nederhoff" w:date="2015-02-20T10:41:00Z">
        <w:r w:rsidR="005A2E1E">
          <w:rPr>
            <w:lang w:val="en-US"/>
          </w:rPr>
          <w:t xml:space="preserve">the </w:t>
        </w:r>
      </w:ins>
      <w:r w:rsidRPr="006C7811">
        <w:rPr>
          <w:lang w:val="en-US"/>
        </w:rPr>
        <w:t>circulation and sediment transport affected?</w:t>
      </w:r>
    </w:p>
    <w:p w:rsidR="000B0735" w:rsidRPr="006C7811" w:rsidRDefault="000B0735" w:rsidP="005A2E1E">
      <w:pPr>
        <w:pStyle w:val="ListParagraph"/>
        <w:numPr>
          <w:ilvl w:val="0"/>
          <w:numId w:val="46"/>
        </w:numPr>
        <w:rPr>
          <w:lang w:val="en-US"/>
        </w:rPr>
      </w:pPr>
      <w:r w:rsidRPr="006C7811">
        <w:rPr>
          <w:lang w:val="en-US"/>
        </w:rPr>
        <w:t xml:space="preserve">What would happen if the lagoon was open at the southern end? Open the structure file </w:t>
      </w:r>
      <w:ins w:id="1053" w:author="Kees Nederhoff" w:date="2015-02-20T10:44:00Z">
        <w:r w:rsidR="005A2E1E">
          <w:rPr>
            <w:lang w:val="en-US"/>
          </w:rPr>
          <w:t>(keyword: ne_layer=’r</w:t>
        </w:r>
        <w:r w:rsidR="005A2E1E" w:rsidRPr="005A2E1E">
          <w:rPr>
            <w:lang w:val="en-US"/>
          </w:rPr>
          <w:t>eef.dep</w:t>
        </w:r>
        <w:r w:rsidR="005A2E1E">
          <w:rPr>
            <w:lang w:val="en-US"/>
          </w:rPr>
          <w:t xml:space="preserve">’) </w:t>
        </w:r>
      </w:ins>
      <w:r w:rsidRPr="006C7811">
        <w:rPr>
          <w:lang w:val="en-US"/>
        </w:rPr>
        <w:t xml:space="preserve">with </w:t>
      </w:r>
      <w:ins w:id="1054" w:author="Kees Nederhoff" w:date="2015-02-20T10:43:00Z">
        <w:r w:rsidR="005A2E1E">
          <w:rPr>
            <w:lang w:val="en-US"/>
          </w:rPr>
          <w:t xml:space="preserve">the </w:t>
        </w:r>
      </w:ins>
      <w:r w:rsidRPr="006C7811">
        <w:rPr>
          <w:lang w:val="en-US"/>
        </w:rPr>
        <w:t xml:space="preserve">Quickin tool and modify it to allow the southern end of the lagoon to be eroded. Modify the param.txt file to use this new structure file and run the model. Alternatively, remove the reef from the bathymetry </w:t>
      </w:r>
      <w:del w:id="1055" w:author="Kees Nederhoff" w:date="2015-02-20T10:45:00Z">
        <w:r w:rsidRPr="006C7811" w:rsidDel="005A2E1E">
          <w:rPr>
            <w:lang w:val="en-US"/>
          </w:rPr>
          <w:delText xml:space="preserve">(using Quickin) </w:delText>
        </w:r>
      </w:del>
      <w:r w:rsidRPr="006C7811">
        <w:rPr>
          <w:lang w:val="en-US"/>
        </w:rPr>
        <w:t>and rerun the model without the structure file</w:t>
      </w:r>
      <w:ins w:id="1056" w:author="Kees Nederhoff" w:date="2015-02-20T10:45:00Z">
        <w:r w:rsidR="005A2E1E">
          <w:rPr>
            <w:lang w:val="en-US"/>
          </w:rPr>
          <w:t xml:space="preserve">, by </w:t>
        </w:r>
      </w:ins>
      <w:ins w:id="1057" w:author="Kees Nederhoff" w:date="2015-02-20T11:18:00Z">
        <w:r w:rsidR="00B43288">
          <w:rPr>
            <w:lang w:val="en-US"/>
          </w:rPr>
          <w:t>setting</w:t>
        </w:r>
      </w:ins>
      <w:ins w:id="1058" w:author="Kees Nederhoff" w:date="2015-02-20T10:45:00Z">
        <w:r w:rsidR="005A2E1E">
          <w:rPr>
            <w:lang w:val="en-US"/>
          </w:rPr>
          <w:t xml:space="preserve"> the keyword </w:t>
        </w:r>
      </w:ins>
      <w:ins w:id="1059" w:author="Kees Nederhoff" w:date="2015-02-20T11:18:00Z">
        <w:r w:rsidR="00B43288" w:rsidRPr="004D7B46">
          <w:rPr>
            <w:i/>
            <w:lang w:val="en-US"/>
          </w:rPr>
          <w:t>struct</w:t>
        </w:r>
        <w:r w:rsidR="00B43288">
          <w:rPr>
            <w:i/>
            <w:lang w:val="en-US"/>
          </w:rPr>
          <w:t>=0</w:t>
        </w:r>
      </w:ins>
      <w:r w:rsidRPr="006C7811">
        <w:rPr>
          <w:lang w:val="en-US"/>
        </w:rPr>
        <w:t>.</w:t>
      </w:r>
    </w:p>
    <w:p w:rsidR="006C7811" w:rsidRDefault="006C7811" w:rsidP="00F3579D">
      <w:pPr>
        <w:rPr>
          <w:lang w:val="en-US"/>
        </w:rPr>
      </w:pPr>
    </w:p>
    <w:p w:rsidR="000B0735" w:rsidRPr="004D7B46" w:rsidRDefault="000B0735" w:rsidP="00F3579D">
      <w:pPr>
        <w:rPr>
          <w:lang w:val="en-US"/>
        </w:rPr>
      </w:pPr>
      <w:r w:rsidRPr="004D7B46">
        <w:rPr>
          <w:lang w:val="en-US"/>
        </w:rPr>
        <w:t>If you still have time;</w:t>
      </w:r>
    </w:p>
    <w:p w:rsidR="006C7811" w:rsidRDefault="000B0735" w:rsidP="00F3579D">
      <w:pPr>
        <w:pStyle w:val="ListParagraph"/>
        <w:numPr>
          <w:ilvl w:val="0"/>
          <w:numId w:val="47"/>
        </w:numPr>
        <w:rPr>
          <w:lang w:val="en-US"/>
        </w:rPr>
      </w:pPr>
      <w:r w:rsidRPr="006C7811">
        <w:rPr>
          <w:lang w:val="en-US"/>
        </w:rPr>
        <w:t xml:space="preserve">Reefs are very rough what happens in the model when the friction is increased? Reduce </w:t>
      </w:r>
      <w:del w:id="1060" w:author="Kees Nederhoff" w:date="2015-02-20T10:45:00Z">
        <w:r w:rsidRPr="006C7811" w:rsidDel="005A2E1E">
          <w:rPr>
            <w:lang w:val="en-US"/>
          </w:rPr>
          <w:delText>values of C</w:delText>
        </w:r>
      </w:del>
      <w:ins w:id="1061" w:author="Kees Nederhoff" w:date="2015-02-20T10:45:00Z">
        <w:r w:rsidR="005A2E1E">
          <w:rPr>
            <w:lang w:val="en-US"/>
          </w:rPr>
          <w:t>the Chezy roughness</w:t>
        </w:r>
      </w:ins>
      <w:r w:rsidRPr="006C7811">
        <w:rPr>
          <w:lang w:val="en-US"/>
        </w:rPr>
        <w:t xml:space="preserve"> and increase </w:t>
      </w:r>
      <w:ins w:id="1062" w:author="Kees Nederhoff" w:date="2015-02-20T10:45:00Z">
        <w:r w:rsidR="005A2E1E">
          <w:rPr>
            <w:lang w:val="en-US"/>
          </w:rPr>
          <w:t xml:space="preserve">the </w:t>
        </w:r>
      </w:ins>
      <w:r w:rsidRPr="006C7811">
        <w:rPr>
          <w:lang w:val="en-US"/>
        </w:rPr>
        <w:t xml:space="preserve">value of </w:t>
      </w:r>
      <w:r w:rsidRPr="005A2E1E">
        <w:rPr>
          <w:i/>
          <w:lang w:val="en-US"/>
          <w:rPrChange w:id="1063" w:author="Kees Nederhoff" w:date="2015-02-20T10:46:00Z">
            <w:rPr>
              <w:lang w:val="en-US"/>
            </w:rPr>
          </w:rPrChange>
        </w:rPr>
        <w:t>f</w:t>
      </w:r>
      <w:r w:rsidRPr="005A2E1E">
        <w:rPr>
          <w:i/>
          <w:vertAlign w:val="subscript"/>
          <w:lang w:val="en-US"/>
          <w:rPrChange w:id="1064" w:author="Kees Nederhoff" w:date="2015-02-20T10:46:00Z">
            <w:rPr>
              <w:lang w:val="en-US"/>
            </w:rPr>
          </w:rPrChange>
        </w:rPr>
        <w:t>w</w:t>
      </w:r>
      <w:ins w:id="1065" w:author="Kees Nederhoff" w:date="2015-02-20T10:46:00Z">
        <w:r w:rsidR="005A2E1E">
          <w:rPr>
            <w:lang w:val="en-US"/>
          </w:rPr>
          <w:t xml:space="preserve">. </w:t>
        </w:r>
      </w:ins>
      <w:del w:id="1066" w:author="Kees Nederhoff" w:date="2015-02-20T10:46:00Z">
        <w:r w:rsidRPr="006C7811" w:rsidDel="005A2E1E">
          <w:rPr>
            <w:lang w:val="en-US"/>
          </w:rPr>
          <w:delText>, r</w:delText>
        </w:r>
      </w:del>
      <w:ins w:id="1067" w:author="Kees Nederhoff" w:date="2015-02-20T10:46:00Z">
        <w:r w:rsidR="005A2E1E">
          <w:rPr>
            <w:lang w:val="en-US"/>
          </w:rPr>
          <w:t>R</w:t>
        </w:r>
      </w:ins>
      <w:r w:rsidRPr="006C7811">
        <w:rPr>
          <w:lang w:val="en-US"/>
        </w:rPr>
        <w:t>erun the model what do you observe?</w:t>
      </w:r>
    </w:p>
    <w:p w:rsidR="000B0735" w:rsidRPr="006C7811" w:rsidRDefault="000B0735" w:rsidP="00F3579D">
      <w:pPr>
        <w:pStyle w:val="ListParagraph"/>
        <w:numPr>
          <w:ilvl w:val="0"/>
          <w:numId w:val="47"/>
        </w:numPr>
        <w:rPr>
          <w:lang w:val="en-US"/>
        </w:rPr>
      </w:pPr>
      <w:r w:rsidRPr="006C7811">
        <w:rPr>
          <w:lang w:val="en-US"/>
        </w:rPr>
        <w:t>Is wave/current interaction (</w:t>
      </w:r>
      <w:ins w:id="1068" w:author="Kees Nederhoff" w:date="2015-02-20T10:46:00Z">
        <w:r w:rsidR="005A2E1E">
          <w:rPr>
            <w:lang w:val="en-US"/>
          </w:rPr>
          <w:t xml:space="preserve">keyword: </w:t>
        </w:r>
      </w:ins>
      <w:r w:rsidRPr="005A2E1E">
        <w:rPr>
          <w:i/>
          <w:lang w:val="en-US"/>
          <w:rPrChange w:id="1069" w:author="Kees Nederhoff" w:date="2015-02-20T10:46:00Z">
            <w:rPr>
              <w:lang w:val="en-US"/>
            </w:rPr>
          </w:rPrChange>
        </w:rPr>
        <w:t>wci</w:t>
      </w:r>
      <w:ins w:id="1070" w:author="Kees Nederhoff" w:date="2015-02-20T10:46:00Z">
        <w:r w:rsidR="005A2E1E">
          <w:rPr>
            <w:i/>
            <w:lang w:val="en-US"/>
          </w:rPr>
          <w:t>=1</w:t>
        </w:r>
      </w:ins>
      <w:r w:rsidRPr="006C7811">
        <w:rPr>
          <w:lang w:val="en-US"/>
        </w:rPr>
        <w:t>)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1071" w:name="_Toc412196421"/>
      <w:r w:rsidRPr="004D7B46">
        <w:rPr>
          <w:lang w:val="en-US"/>
        </w:rPr>
        <w:lastRenderedPageBreak/>
        <w:t>Advanced model coefficients</w:t>
      </w:r>
      <w:bookmarkEnd w:id="1071"/>
    </w:p>
    <w:p w:rsidR="00C170C9" w:rsidRPr="004D7B46" w:rsidRDefault="00C170C9" w:rsidP="004D7B46">
      <w:pPr>
        <w:spacing w:line="240" w:lineRule="auto"/>
        <w:rPr>
          <w:b/>
          <w:iCs/>
          <w:szCs w:val="28"/>
          <w:lang w:val="en-US"/>
        </w:rPr>
      </w:pPr>
    </w:p>
    <w:p w:rsidR="00620A54" w:rsidRPr="004D7B46" w:rsidRDefault="00B95018" w:rsidP="004D7B46">
      <w:pPr>
        <w:pStyle w:val="BodyText"/>
        <w:rPr>
          <w:lang w:val="en-US"/>
        </w:rPr>
      </w:pPr>
      <w:r>
        <w:rPr>
          <w:lang w:val="en-US"/>
        </w:rPr>
        <w:t>In @</w:t>
      </w:r>
      <w:r w:rsidR="00620A54" w:rsidRPr="004D7B46">
        <w:rPr>
          <w:lang w:val="en-US"/>
        </w:rPr>
        <w:t xml:space="preserve"> the main input parameters and files required by XBeach to start a simulation</w:t>
      </w:r>
      <w:r>
        <w:rPr>
          <w:lang w:val="en-US"/>
        </w:rPr>
        <w:t xml:space="preserve"> are explained</w:t>
      </w:r>
      <w:r w:rsidR="00620A54" w:rsidRPr="004D7B46">
        <w:rPr>
          <w:lang w:val="en-US"/>
        </w:rPr>
        <w:t>.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1072" w:name="_Ref285372503"/>
      <w:bookmarkStart w:id="1073" w:name="_Toc285701689"/>
      <w:bookmarkStart w:id="1074" w:name="_Toc412196422"/>
      <w:r w:rsidRPr="004D7B46">
        <w:rPr>
          <w:lang w:val="en-US"/>
        </w:rPr>
        <w:t>Wave numerics</w:t>
      </w:r>
      <w:bookmarkEnd w:id="1072"/>
      <w:bookmarkEnd w:id="1073"/>
      <w:bookmarkEnd w:id="1074"/>
    </w:p>
    <w:p w:rsidR="00620A54" w:rsidRPr="004D7B46" w:rsidRDefault="00620A54" w:rsidP="004D7B46">
      <w:pPr>
        <w:pStyle w:val="BodyText"/>
        <w:rPr>
          <w:lang w:val="en-US"/>
        </w:rPr>
      </w:pPr>
      <w:r w:rsidRPr="004D7B46">
        <w:rPr>
          <w:lang w:val="en-US"/>
        </w:rPr>
        <w:t xml:space="preserve">The parameters listed in the table below involve the numerical aspects of the </w:t>
      </w:r>
      <w:ins w:id="1075" w:author="Kees Nederhoff" w:date="2015-02-20T10:49:00Z">
        <w:r w:rsidR="00B95018">
          <w:rPr>
            <w:lang w:val="en-US"/>
          </w:rPr>
          <w:t xml:space="preserve">wave </w:t>
        </w:r>
      </w:ins>
      <w:r w:rsidRPr="004D7B46">
        <w:rPr>
          <w:lang w:val="en-US"/>
        </w:rPr>
        <w:t xml:space="preserve">action balance that solves the wave propagation in the model. The keyword </w:t>
      </w:r>
      <w:r w:rsidRPr="004D7B46">
        <w:rPr>
          <w:i/>
          <w:lang w:val="en-US"/>
        </w:rPr>
        <w:t xml:space="preserve">scheme </w:t>
      </w:r>
      <w:r w:rsidRPr="004D7B46">
        <w:rPr>
          <w:lang w:val="en-US"/>
        </w:rPr>
        <w:t xml:space="preserve">can be used to set the numerical scheme. By default </w:t>
      </w:r>
      <w:del w:id="1076" w:author="Kees Nederhoff" w:date="2015-02-20T10:49:00Z">
        <w:r w:rsidRPr="004D7B46" w:rsidDel="00B95018">
          <w:rPr>
            <w:lang w:val="en-US"/>
          </w:rPr>
          <w:delText xml:space="preserve">the </w:delText>
        </w:r>
      </w:del>
      <w:ins w:id="1077" w:author="Kees Nederhoff" w:date="2015-02-20T10:49:00Z">
        <w:r w:rsidR="00B95018">
          <w:rPr>
            <w:lang w:val="en-US"/>
          </w:rPr>
          <w:t>a</w:t>
        </w:r>
        <w:r w:rsidR="00B95018" w:rsidRPr="004D7B46">
          <w:rPr>
            <w:lang w:val="en-US"/>
          </w:rPr>
          <w:t xml:space="preserve"> </w:t>
        </w:r>
      </w:ins>
      <w:r w:rsidRPr="004D7B46">
        <w:rPr>
          <w:lang w:val="en-US"/>
        </w:rPr>
        <w:t xml:space="preserve">higher-order </w:t>
      </w:r>
      <w:del w:id="1078" w:author="Kees Nederhoff" w:date="2015-02-20T10:49:00Z">
        <w:r w:rsidRPr="004D7B46" w:rsidDel="00B95018">
          <w:rPr>
            <w:lang w:val="en-US"/>
          </w:rPr>
          <w:delText>Lax Wendroff</w:delText>
        </w:r>
      </w:del>
      <w:ins w:id="1079" w:author="Kees Nederhoff" w:date="2015-02-20T10:49:00Z">
        <w:r w:rsidR="00B95018">
          <w:rPr>
            <w:lang w:val="en-US"/>
          </w:rPr>
          <w:t>upwind</w:t>
        </w:r>
      </w:ins>
      <w:r w:rsidRPr="004D7B46">
        <w:rPr>
          <w:lang w:val="en-US"/>
        </w:rPr>
        <w:t xml:space="preserve">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080" w:name="_Ref285372511"/>
      <w:bookmarkStart w:id="1081" w:name="_Ref285372521"/>
      <w:bookmarkStart w:id="1082" w:name="_Toc285701690"/>
      <w:bookmarkStart w:id="1083" w:name="_Toc412196423"/>
      <w:r w:rsidRPr="004D7B46">
        <w:rPr>
          <w:lang w:val="en-US"/>
        </w:rPr>
        <w:t>Wave dissipation</w:t>
      </w:r>
      <w:bookmarkEnd w:id="1080"/>
      <w:bookmarkEnd w:id="1081"/>
      <w:bookmarkEnd w:id="1082"/>
      <w:bookmarkEnd w:id="1083"/>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00630FD2">
        <w:rPr>
          <w:lang w:val="en-US"/>
        </w:rPr>
        <w:t>,</w:t>
      </w:r>
      <w:r w:rsidR="00630FD2" w:rsidRPr="004D7B46">
        <w:rPr>
          <w:i/>
          <w:lang w:val="en-US"/>
        </w:rPr>
        <w:t xml:space="preserve"> </w:t>
      </w:r>
      <w:r w:rsidRPr="004D7B46">
        <w:rPr>
          <w:i/>
          <w:lang w:val="en-US"/>
        </w:rPr>
        <w:t>roelvink2</w:t>
      </w:r>
      <w:ins w:id="1084" w:author="Kees Nederhoff" w:date="2015-02-20T10:57:00Z">
        <w:r w:rsidR="00630FD2" w:rsidRPr="00630FD2">
          <w:rPr>
            <w:lang w:val="en-US"/>
          </w:rPr>
          <w:t xml:space="preserve"> or</w:t>
        </w:r>
        <w:r w:rsidR="00630FD2">
          <w:rPr>
            <w:i/>
            <w:lang w:val="en-US"/>
          </w:rPr>
          <w:t xml:space="preserve"> roelvink_daly</w:t>
        </w:r>
      </w:ins>
      <w:r w:rsidR="00630FD2">
        <w:rPr>
          <w:i/>
          <w:lang w:val="en-US"/>
        </w:rPr>
        <w:t>.</w:t>
      </w:r>
      <w:r w:rsidR="00630FD2" w:rsidRPr="004D7B46">
        <w:rPr>
          <w:lang w:val="en-US"/>
        </w:rPr>
        <w:t xml:space="preserve"> </w:t>
      </w:r>
      <w:r w:rsidRPr="004D7B46">
        <w:rPr>
          <w:lang w:val="en-US"/>
        </w:rPr>
        <w:t xml:space="preserve">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252EAF"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breaker </w:t>
            </w:r>
            <w:r w:rsidRPr="004D7B46">
              <w:lastRenderedPageBreak/>
              <w:t>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baldock, </w:t>
            </w:r>
            <w:r w:rsidRPr="004D7B46">
              <w:rPr>
                <w:lang w:val="nl-NL"/>
              </w:rPr>
              <w:lastRenderedPageBreak/>
              <w:t>roelvink2, roelvink_daly, janssen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85" w:name="_Ref285372514"/>
      <w:bookmarkStart w:id="1086" w:name="_Ref285372522"/>
      <w:bookmarkStart w:id="1087" w:name="_Toc285701691"/>
      <w:bookmarkStart w:id="1088" w:name="_Toc412196424"/>
      <w:r w:rsidRPr="004D7B46">
        <w:rPr>
          <w:lang w:val="en-US"/>
        </w:rPr>
        <w:lastRenderedPageBreak/>
        <w:t>Rollers</w:t>
      </w:r>
      <w:bookmarkEnd w:id="1085"/>
      <w:bookmarkEnd w:id="1086"/>
      <w:bookmarkEnd w:id="1087"/>
      <w:bookmarkEnd w:id="1088"/>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89" w:name="_Ref285372515"/>
      <w:bookmarkStart w:id="1090" w:name="_Ref285372523"/>
      <w:bookmarkStart w:id="1091" w:name="_Toc285701692"/>
      <w:bookmarkStart w:id="1092" w:name="_Toc412196425"/>
      <w:r w:rsidRPr="004D7B46">
        <w:rPr>
          <w:lang w:val="en-US"/>
        </w:rPr>
        <w:t>Wave-current interaction</w:t>
      </w:r>
      <w:bookmarkEnd w:id="1089"/>
      <w:bookmarkEnd w:id="1090"/>
      <w:bookmarkEnd w:id="1091"/>
      <w:bookmarkEnd w:id="1092"/>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w:t>
      </w:r>
      <w:del w:id="1093" w:author="Kees Nederhoff" w:date="2015-02-20T10:59:00Z">
        <w:r w:rsidRPr="004D7B46" w:rsidDel="00630FD2">
          <w:rPr>
            <w:lang w:val="en-US"/>
          </w:rPr>
          <w:delText>viz. the</w:delText>
        </w:r>
      </w:del>
      <w:ins w:id="1094" w:author="Kees Nederhoff" w:date="2015-02-20T10:59:00Z">
        <w:r w:rsidR="00630FD2">
          <w:rPr>
            <w:lang w:val="en-US"/>
          </w:rPr>
          <w:t>The wave current interation will result in a</w:t>
        </w:r>
      </w:ins>
      <w:r w:rsidRPr="004D7B46">
        <w:rPr>
          <w:lang w:val="en-US"/>
        </w:rPr>
        <w:t xml:space="preserve"> feedback of currents on the wave propagation. </w:t>
      </w:r>
      <w:r w:rsidRPr="004D7B46">
        <w:rPr>
          <w:i/>
          <w:lang w:val="en-US"/>
        </w:rPr>
        <w:t>hwci</w:t>
      </w:r>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095" w:name="_Ref285436490"/>
      <w:bookmarkStart w:id="1096" w:name="_Ref285436526"/>
      <w:bookmarkStart w:id="1097" w:name="_Toc285701693"/>
      <w:bookmarkStart w:id="1098" w:name="_Toc412196426"/>
      <w:r w:rsidRPr="004D7B46">
        <w:rPr>
          <w:lang w:val="en-US"/>
        </w:rPr>
        <w:t>Bed friction and viscosity</w:t>
      </w:r>
      <w:bookmarkEnd w:id="1095"/>
      <w:bookmarkEnd w:id="1096"/>
      <w:bookmarkEnd w:id="1097"/>
      <w:bookmarkEnd w:id="1098"/>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w:t>
      </w:r>
      <w:ins w:id="1099" w:author="Kees Nederhoff" w:date="2015-02-20T11:01:00Z">
        <w:r w:rsidR="00DD2D92">
          <w:rPr>
            <w:lang w:val="en-US"/>
          </w:rPr>
          <w:t xml:space="preserve">other formulation like </w:t>
        </w:r>
      </w:ins>
      <w:r w:rsidRPr="004D7B46">
        <w:rPr>
          <w:lang w:val="en-US"/>
        </w:rPr>
        <w:t>the dimensional Ch</w:t>
      </w:r>
      <w:r w:rsidRPr="004D7B46">
        <w:rPr>
          <w:color w:val="000000"/>
          <w:lang w:val="en-US"/>
        </w:rPr>
        <w:t>é</w:t>
      </w:r>
      <w:r w:rsidRPr="004D7B46">
        <w:rPr>
          <w:lang w:val="en-US"/>
        </w:rPr>
        <w:t xml:space="preserve">zy </w:t>
      </w:r>
      <w:del w:id="1100" w:author="Kees Nederhoff" w:date="2015-02-20T11:03:00Z">
        <w:r w:rsidRPr="004D7B46" w:rsidDel="00DD2D92">
          <w:rPr>
            <w:lang w:val="en-US"/>
          </w:rPr>
          <w:delText xml:space="preserve">value </w:delText>
        </w:r>
        <w:r w:rsidRPr="004D7B46" w:rsidDel="00DD2D92">
          <w:rPr>
            <w:i/>
            <w:lang w:val="en-US"/>
          </w:rPr>
          <w:delText>C</w:delText>
        </w:r>
      </w:del>
      <w:ins w:id="1101" w:author="Kees Nederhoff" w:date="2015-02-20T11:03:00Z">
        <w:r w:rsidR="00DD2D92">
          <w:rPr>
            <w:lang w:val="en-US"/>
          </w:rPr>
          <w:t>or Manning</w:t>
        </w:r>
      </w:ins>
      <w:ins w:id="1102" w:author="Kees Nederhoff" w:date="2015-02-20T11:02:00Z">
        <w:r w:rsidR="00DD2D92">
          <w:rPr>
            <w:lang w:val="en-US"/>
          </w:rPr>
          <w:t xml:space="preserve">. The bed friction formulation applied needs to be determined with the keyword </w:t>
        </w:r>
        <w:r w:rsidR="00DD2D92" w:rsidRPr="00DD2D92">
          <w:rPr>
            <w:i/>
            <w:lang w:val="en-US"/>
            <w:rPrChange w:id="1103" w:author="Kees Nederhoff" w:date="2015-02-20T11:02:00Z">
              <w:rPr>
                <w:lang w:val="en-US"/>
              </w:rPr>
            </w:rPrChange>
          </w:rPr>
          <w:t>bedfriction</w:t>
        </w:r>
      </w:ins>
      <w:r w:rsidRPr="004D7B46">
        <w:rPr>
          <w:lang w:val="en-US"/>
        </w:rPr>
        <w:t xml:space="preserve">. </w:t>
      </w:r>
      <w:ins w:id="1104" w:author="Kees Nederhoff" w:date="2015-02-20T11:03:00Z">
        <w:r w:rsidR="00DD2D92">
          <w:rPr>
            <w:lang w:val="en-US"/>
          </w:rPr>
          <w:t xml:space="preserve">It is possible both the define one value (keyword: bedfriccoef) or to apply </w:t>
        </w:r>
      </w:ins>
      <w:del w:id="1105" w:author="Kees Nederhoff" w:date="2015-02-20T11:03:00Z">
        <w:r w:rsidRPr="004D7B46" w:rsidDel="00DD2D92">
          <w:rPr>
            <w:lang w:val="en-US"/>
          </w:rPr>
          <w:delText>Alternatively</w:delText>
        </w:r>
      </w:del>
      <w:r w:rsidRPr="004D7B46">
        <w:rPr>
          <w:lang w:val="en-US"/>
        </w:rPr>
        <w:t xml:space="preserve">, spatially varying </w:t>
      </w:r>
      <w:del w:id="1106" w:author="Kees Nederhoff" w:date="2015-02-20T11:00:00Z">
        <w:r w:rsidRPr="004D7B46" w:rsidDel="00630FD2">
          <w:rPr>
            <w:lang w:val="en-US"/>
          </w:rPr>
          <w:delText>Ch</w:delText>
        </w:r>
        <w:r w:rsidRPr="004D7B46" w:rsidDel="00630FD2">
          <w:rPr>
            <w:color w:val="000000"/>
            <w:lang w:val="en-US"/>
          </w:rPr>
          <w:delText>é</w:delText>
        </w:r>
        <w:r w:rsidRPr="004D7B46" w:rsidDel="00630FD2">
          <w:rPr>
            <w:lang w:val="en-US"/>
          </w:rPr>
          <w:delText xml:space="preserve">zy </w:delText>
        </w:r>
      </w:del>
      <w:r w:rsidRPr="004D7B46">
        <w:rPr>
          <w:lang w:val="en-US"/>
        </w:rPr>
        <w:t>values for the bed friction</w:t>
      </w:r>
      <w:ins w:id="1107" w:author="Kees Nederhoff" w:date="2015-02-20T11:03:00Z">
        <w:r w:rsidR="00DD2D92">
          <w:rPr>
            <w:lang w:val="en-US"/>
          </w:rPr>
          <w:t>. A</w:t>
        </w:r>
      </w:ins>
      <w:ins w:id="1108" w:author="Kees Nederhoff" w:date="2015-02-20T11:04:00Z">
        <w:r w:rsidR="00DD2D92">
          <w:rPr>
            <w:lang w:val="en-US"/>
          </w:rPr>
          <w:t xml:space="preserve"> spatial varying friction</w:t>
        </w:r>
      </w:ins>
      <w:r w:rsidRPr="004D7B46">
        <w:rPr>
          <w:lang w:val="en-US"/>
        </w:rPr>
        <w:t xml:space="preserve"> can be provided through an external file referenced via the </w:t>
      </w:r>
      <w:ins w:id="1109" w:author="Kees Nederhoff" w:date="2015-02-20T11:04:00Z">
        <w:r w:rsidR="00DD2D92">
          <w:rPr>
            <w:lang w:val="en-US"/>
          </w:rPr>
          <w:t xml:space="preserve">keyword </w:t>
        </w:r>
      </w:ins>
      <w:r w:rsidRPr="004D7B46">
        <w:rPr>
          <w:i/>
          <w:lang w:val="en-US"/>
        </w:rPr>
        <w:t>bedfricfile</w:t>
      </w:r>
      <w:del w:id="1110" w:author="Kees Nederhoff" w:date="2015-02-20T11:04:00Z">
        <w:r w:rsidRPr="004D7B46" w:rsidDel="00DD2D92">
          <w:rPr>
            <w:lang w:val="en-US"/>
          </w:rPr>
          <w:delText xml:space="preserve"> keyword</w:delText>
        </w:r>
      </w:del>
      <w:r w:rsidRPr="004D7B46">
        <w:rPr>
          <w:lang w:val="en-US"/>
        </w:rPr>
        <w:t xml:space="preserve">.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4.3</w:t>
      </w:r>
      <w:r w:rsidRPr="004D7B46">
        <w:rPr>
          <w:lang w:val="en-US"/>
        </w:rPr>
        <w:fldChar w:fldCharType="end"/>
      </w:r>
      <w:r w:rsidRPr="004D7B46">
        <w:rPr>
          <w:lang w:val="en-US"/>
        </w:rPr>
        <w:t xml:space="preserve"> </w:t>
      </w:r>
      <w:ins w:id="1111" w:author="Kees Nederhoff" w:date="2015-02-20T11:00:00Z">
        <w:r w:rsidR="00630FD2">
          <w:rPr>
            <w:lang w:val="en-US"/>
          </w:rPr>
          <w:t>(</w:t>
        </w:r>
      </w:ins>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Grid and bathymetry</w:t>
      </w:r>
      <w:r w:rsidRPr="004D7B46">
        <w:rPr>
          <w:lang w:val="en-US"/>
        </w:rPr>
        <w:fldChar w:fldCharType="end"/>
      </w:r>
      <w:ins w:id="1112" w:author="Kees Nederhoff" w:date="2015-02-20T11:00:00Z">
        <w:r w:rsidR="00630FD2">
          <w:rPr>
            <w:lang w:val="en-US"/>
          </w:rPr>
          <w:t>)</w:t>
        </w:r>
      </w:ins>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w:t>
      </w:r>
      <w:r w:rsidRPr="004D7B46">
        <w:rPr>
          <w:lang w:val="en-US"/>
        </w:rPr>
        <w:lastRenderedPageBreak/>
        <w:t xml:space="preserve">may be multiplied by a factor </w:t>
      </w:r>
      <w:r w:rsidRPr="004D7B46">
        <w:rPr>
          <w:i/>
          <w:lang w:val="en-US"/>
        </w:rPr>
        <w:t>nuhv</w:t>
      </w:r>
      <w:r w:rsidRPr="004D7B46">
        <w:rPr>
          <w:lang w:val="en-US"/>
        </w:rPr>
        <w:t xml:space="preserve"> to account for additional advective mixing.</w:t>
      </w:r>
      <w:ins w:id="1113" w:author="Kees Nederhoff" w:date="2015-02-20T11:08:00Z">
        <w:r w:rsidR="00EB17FB">
          <w:rPr>
            <w:lang w:val="en-US"/>
          </w:rPr>
          <w:t xml:space="preserve"> </w:t>
        </w:r>
        <w:r w:rsidR="00EB17FB" w:rsidRPr="004D7B46">
          <w:rPr>
            <w:lang w:val="en-US"/>
          </w:rPr>
          <w:t xml:space="preserve">It is also possible to use a user-defined value for the horizontal viscosity (keyword </w:t>
        </w:r>
        <w:r w:rsidR="00EB17FB" w:rsidRPr="004D7B46">
          <w:rPr>
            <w:i/>
            <w:lang w:val="en-US"/>
          </w:rPr>
          <w:t>smag = 0</w:t>
        </w:r>
        <w:r w:rsidR="00EB17FB" w:rsidRPr="004D7B46">
          <w:rPr>
            <w:lang w:val="en-US"/>
          </w:rPr>
          <w:t>)</w:t>
        </w:r>
      </w:ins>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114" w:name="_Ref285436493"/>
      <w:bookmarkStart w:id="1115" w:name="_Ref285436496"/>
      <w:bookmarkStart w:id="1116" w:name="_Ref285436513"/>
      <w:bookmarkStart w:id="1117" w:name="_Toc285701694"/>
      <w:bookmarkStart w:id="1118" w:name="_Toc412196427"/>
      <w:r w:rsidRPr="004D7B46">
        <w:rPr>
          <w:lang w:val="en-US"/>
        </w:rPr>
        <w:t>Flow numerics</w:t>
      </w:r>
      <w:bookmarkEnd w:id="1114"/>
      <w:bookmarkEnd w:id="1115"/>
      <w:bookmarkEnd w:id="1116"/>
      <w:bookmarkEnd w:id="1117"/>
      <w:bookmarkEnd w:id="1118"/>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w:t>
      </w:r>
      <w:del w:id="1119" w:author="Kees Nederhoff" w:date="2015-02-20T11:09:00Z">
        <w:r w:rsidRPr="004D7B46" w:rsidDel="00EB17FB">
          <w:rPr>
            <w:lang w:val="en-US"/>
          </w:rPr>
          <w:delText>behaviour</w:delText>
        </w:r>
      </w:del>
      <w:ins w:id="1120" w:author="Kees Nederhoff" w:date="2015-02-20T11:09:00Z">
        <w:r w:rsidR="00EB17FB" w:rsidRPr="004D7B46">
          <w:rPr>
            <w:lang w:val="en-US"/>
          </w:rPr>
          <w:t>behavior</w:t>
        </w:r>
      </w:ins>
      <w:r w:rsidRPr="004D7B46">
        <w:rPr>
          <w:lang w:val="en-US"/>
        </w:rPr>
        <w:t xml:space="preserve">. </w:t>
      </w:r>
      <w:ins w:id="1121" w:author="Kees Nederhoff" w:date="2015-02-20T11:10:00Z">
        <w:r w:rsidR="00EB17FB">
          <w:rPr>
            <w:lang w:val="en-US"/>
          </w:rPr>
          <w:t xml:space="preserve">For example </w:t>
        </w:r>
      </w:ins>
      <w:r w:rsidRPr="004D7B46">
        <w:rPr>
          <w:i/>
          <w:lang w:val="en-US"/>
        </w:rPr>
        <w:t>hmin</w:t>
      </w:r>
      <w:r w:rsidRPr="004D7B46">
        <w:rPr>
          <w:lang w:val="en-US"/>
        </w:rPr>
        <w:t xml:space="preserve"> prevents very strong return flows or high concentrations</w:t>
      </w:r>
      <w:ins w:id="1122" w:author="Kees Nederhoff" w:date="2015-02-20T11:10:00Z">
        <w:r w:rsidR="00EB17FB">
          <w:rPr>
            <w:lang w:val="en-US"/>
          </w:rPr>
          <w:t xml:space="preserve"> and the</w:t>
        </w:r>
      </w:ins>
      <w:del w:id="1123" w:author="Kees Nederhoff" w:date="2015-02-20T11:10:00Z">
        <w:r w:rsidRPr="004D7B46" w:rsidDel="00EB17FB">
          <w:rPr>
            <w:lang w:val="en-US"/>
          </w:rPr>
          <w:delText xml:space="preserve">. </w:delText>
        </w:r>
      </w:del>
      <w:r w:rsidRPr="004D7B46">
        <w:rPr>
          <w:i/>
          <w:lang w:val="en-US"/>
        </w:rPr>
        <w:t>eps</w:t>
      </w:r>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difference to determine conservation of 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24" w:name="_Ref285442761"/>
      <w:bookmarkStart w:id="1125" w:name="_Ref285442763"/>
      <w:bookmarkStart w:id="1126" w:name="_Toc285701695"/>
      <w:bookmarkStart w:id="1127" w:name="_Toc412196428"/>
      <w:r w:rsidRPr="004D7B46">
        <w:rPr>
          <w:lang w:val="en-US"/>
        </w:rPr>
        <w:t>Sediment transport</w:t>
      </w:r>
      <w:bookmarkEnd w:id="1124"/>
      <w:bookmarkEnd w:id="1125"/>
      <w:bookmarkEnd w:id="1126"/>
      <w:bookmarkEnd w:id="1127"/>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w:t>
      </w:r>
      <w:ins w:id="1128" w:author="Kees Nederhoff" w:date="2015-02-20T11:11:00Z">
        <w:r w:rsidR="00EB17FB">
          <w:rPr>
            <w:lang w:val="en-US"/>
          </w:rPr>
          <w:t xml:space="preserve">this is </w:t>
        </w:r>
      </w:ins>
      <w:r w:rsidRPr="004D7B46">
        <w:rPr>
          <w:lang w:val="en-US"/>
        </w:rPr>
        <w:t xml:space="preserve">especially important </w:t>
      </w:r>
      <w:ins w:id="1129" w:author="Kees Nederhoff" w:date="2015-02-20T11:11:00Z">
        <w:r w:rsidR="00EB17FB">
          <w:rPr>
            <w:lang w:val="en-US"/>
          </w:rPr>
          <w:t xml:space="preserve">in the </w:t>
        </w:r>
      </w:ins>
      <w:r w:rsidRPr="004D7B46">
        <w:rPr>
          <w:lang w:val="en-US"/>
        </w:rPr>
        <w:t>near</w:t>
      </w:r>
      <w:del w:id="1130" w:author="Kees Nederhoff" w:date="2015-02-20T11:11:00Z">
        <w:r w:rsidRPr="004D7B46" w:rsidDel="00EB17FB">
          <w:rPr>
            <w:lang w:val="en-US"/>
          </w:rPr>
          <w:delText>-</w:delText>
        </w:r>
      </w:del>
      <w:r w:rsidRPr="004D7B46">
        <w:rPr>
          <w:lang w:val="en-US"/>
        </w:rPr>
        <w:t xml:space="preserve">shore. </w:t>
      </w:r>
      <w:ins w:id="1131" w:author="Kees Nederhoff" w:date="2015-02-20T11:11:00Z">
        <w:r w:rsidR="00EB17FB">
          <w:rPr>
            <w:lang w:val="en-US"/>
          </w:rPr>
          <w:t xml:space="preserve">The </w:t>
        </w:r>
      </w:ins>
      <w:r w:rsidRPr="004D7B46">
        <w:rPr>
          <w:i/>
          <w:lang w:val="en-US"/>
        </w:rPr>
        <w:t xml:space="preserve">facua </w:t>
      </w:r>
      <w:r w:rsidRPr="004D7B46">
        <w:rPr>
          <w:lang w:val="en-US"/>
        </w:rPr>
        <w:t xml:space="preserve">is an alias setting </w:t>
      </w:r>
      <w:ins w:id="1132" w:author="Kees Nederhoff" w:date="2015-02-20T11:11:00Z">
        <w:r w:rsidR="007062D4">
          <w:rPr>
            <w:lang w:val="en-US"/>
          </w:rPr>
          <w:t xml:space="preserve">in which </w:t>
        </w:r>
      </w:ins>
      <w:r w:rsidRPr="004D7B46">
        <w:rPr>
          <w:lang w:val="en-US"/>
        </w:rPr>
        <w:t xml:space="preserve">both parameters </w:t>
      </w:r>
      <w:ins w:id="1133" w:author="Kees Nederhoff" w:date="2015-02-20T11:11:00Z">
        <w:r w:rsidR="007062D4">
          <w:rPr>
            <w:lang w:val="en-US"/>
          </w:rPr>
          <w:t xml:space="preserve">can be varied </w:t>
        </w:r>
      </w:ins>
      <w:r w:rsidRPr="004D7B46">
        <w:rPr>
          <w:lang w:val="en-US"/>
        </w:rPr>
        <w:t xml:space="preserve">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lws </w:t>
      </w:r>
      <w:r w:rsidRPr="004D7B46">
        <w:rPr>
          <w:lang w:val="en-US"/>
        </w:rPr>
        <w:t xml:space="preserve"> and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w:t>
            </w:r>
            <w:r w:rsidRPr="004D7B46">
              <w:lastRenderedPageBreak/>
              <w:t>time scale in advection diffusion equation 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compute bulk transport rather than bed and suspended load </w:t>
            </w:r>
            <w:r w:rsidRPr="004D7B46">
              <w:lastRenderedPageBreak/>
              <w:t>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critical shields 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w:t>
            </w:r>
            <w:r w:rsidRPr="004D7B46">
              <w:lastRenderedPageBreak/>
              <w:t>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long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w:t>
            </w:r>
            <w:r w:rsidRPr="004D7B46">
              <w:lastRenderedPageBreak/>
              <w:t>advection model for short and or long wave 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34" w:name="_Ref285442766"/>
      <w:bookmarkStart w:id="1135" w:name="_Ref285442768"/>
      <w:bookmarkStart w:id="1136" w:name="_Toc285701696"/>
      <w:bookmarkStart w:id="1137" w:name="_Toc412196429"/>
      <w:r w:rsidRPr="004D7B46">
        <w:rPr>
          <w:lang w:val="en-US"/>
        </w:rPr>
        <w:t>Sediment transport numerics</w:t>
      </w:r>
      <w:bookmarkEnd w:id="1134"/>
      <w:bookmarkEnd w:id="1135"/>
      <w:bookmarkEnd w:id="1136"/>
      <w:bookmarkEnd w:id="1137"/>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ins w:id="1138" w:author="Kees Nederhoff" w:date="2015-02-20T11:13:00Z">
        <w:r w:rsidR="007062D4">
          <w:rPr>
            <w:lang w:val="en-US"/>
          </w:rPr>
          <w:t xml:space="preserve"> For example the maximum allowed sediment concentration can be varied with the keyword cmax. </w:t>
        </w:r>
      </w:ins>
      <w:ins w:id="1139" w:author="Kees Nederhoff" w:date="2015-02-20T11:14:00Z">
        <w:r w:rsidR="007062D4">
          <w:rPr>
            <w:lang w:val="en-US"/>
          </w:rPr>
          <w:t>It is however not recommend to vary these settings.</w:t>
        </w:r>
      </w:ins>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140" w:name="_Toc285701697"/>
      <w:bookmarkStart w:id="1141" w:name="_Toc412196430"/>
      <w:r w:rsidRPr="004D7B46">
        <w:rPr>
          <w:lang w:val="en-US"/>
        </w:rPr>
        <w:t>Quasi-3D sediment transport</w:t>
      </w:r>
      <w:bookmarkEnd w:id="1140"/>
      <w:bookmarkEnd w:id="1141"/>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ins w:id="1142" w:author="Kees Nederhoff" w:date="2015-02-20T11:14:00Z">
        <w:r w:rsidR="007062D4">
          <w:rPr>
            <w:lang w:val="en-US"/>
          </w:rPr>
          <w:t xml:space="preserve"> The most important setting is the kmax in which the user specifies the number of layers used in the quasi 3D </w:t>
        </w:r>
      </w:ins>
      <w:ins w:id="1143" w:author="Kees Nederhoff" w:date="2015-02-20T11:15:00Z">
        <w:r w:rsidR="007062D4">
          <w:rPr>
            <w:lang w:val="en-US"/>
          </w:rPr>
          <w:t>sediment model.</w:t>
        </w:r>
      </w:ins>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w:t>
            </w:r>
            <w:r w:rsidRPr="004D7B46">
              <w:lastRenderedPageBreak/>
              <w:t>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Molecular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44" w:name="_Toc285701698"/>
      <w:bookmarkStart w:id="1145" w:name="_Toc412196431"/>
      <w:r w:rsidRPr="004D7B46">
        <w:rPr>
          <w:lang w:val="en-US"/>
        </w:rPr>
        <w:t>Morphology</w:t>
      </w:r>
      <w:bookmarkEnd w:id="1144"/>
      <w:bookmarkEnd w:id="1145"/>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w:t>
      </w:r>
      <w:del w:id="1146" w:author="Kees Nederhoff" w:date="2015-02-20T11:17:00Z">
        <w:r w:rsidRPr="004D7B46" w:rsidDel="00B43288">
          <w:rPr>
            <w:lang w:val="en-US"/>
          </w:rPr>
          <w:delText xml:space="preserve">from </w:delText>
        </w:r>
      </w:del>
      <w:ins w:id="1147" w:author="Kees Nederhoff" w:date="2015-02-20T11:17:00Z">
        <w:r w:rsidR="00B43288">
          <w:rPr>
            <w:lang w:val="en-US"/>
          </w:rPr>
          <w:t>and</w:t>
        </w:r>
        <w:r w:rsidR="00B43288" w:rsidRPr="004D7B46">
          <w:rPr>
            <w:lang w:val="en-US"/>
          </w:rPr>
          <w:t xml:space="preserve"> </w:t>
        </w:r>
      </w:ins>
      <w:r w:rsidRPr="004D7B46">
        <w:rPr>
          <w:lang w:val="en-US"/>
        </w:rPr>
        <w:t xml:space="preserve">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w:t>
      </w:r>
      <w:ins w:id="1148" w:author="Kees Nederhoff" w:date="2015-02-20T11:17:00Z">
        <w:r w:rsidR="00B43288">
          <w:rPr>
            <w:lang w:val="en-US"/>
          </w:rPr>
          <w:t xml:space="preserve">however </w:t>
        </w:r>
      </w:ins>
      <w:r w:rsidRPr="004D7B46">
        <w:rPr>
          <w:lang w:val="en-US"/>
        </w:rPr>
        <w:t xml:space="preserve">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w:t>
      </w:r>
      <w:del w:id="1149" w:author="Kees Nederhoff" w:date="2015-02-20T11:19:00Z">
        <w:r w:rsidRPr="004D7B46" w:rsidDel="00D8504F">
          <w:rPr>
            <w:lang w:val="en-US"/>
          </w:rPr>
          <w:delText xml:space="preserve">enable </w:delText>
        </w:r>
      </w:del>
      <w:ins w:id="1150" w:author="Kees Nederhoff" w:date="2015-02-20T11:19:00Z">
        <w:r w:rsidR="00D8504F">
          <w:rPr>
            <w:lang w:val="en-US"/>
          </w:rPr>
          <w:t>let</w:t>
        </w:r>
        <w:r w:rsidR="00D8504F" w:rsidRPr="004D7B46">
          <w:rPr>
            <w:lang w:val="en-US"/>
          </w:rPr>
          <w:t xml:space="preserve"> </w:t>
        </w:r>
      </w:ins>
      <w:r w:rsidRPr="004D7B46">
        <w:rPr>
          <w:lang w:val="en-US"/>
        </w:rPr>
        <w:t xml:space="preserve">the user </w:t>
      </w:r>
      <w:del w:id="1151" w:author="Kees Nederhoff" w:date="2015-02-20T11:19:00Z">
        <w:r w:rsidRPr="004D7B46" w:rsidDel="00D8504F">
          <w:rPr>
            <w:lang w:val="en-US"/>
          </w:rPr>
          <w:delText xml:space="preserve">to </w:delText>
        </w:r>
      </w:del>
      <w:r w:rsidRPr="004D7B46">
        <w:rPr>
          <w:lang w:val="en-US"/>
        </w:rPr>
        <w:t xml:space="preserve">enable the morphological processes in XBeach only for a particular period during the (hydrodynamic) simulation. These options </w:t>
      </w:r>
      <w:ins w:id="1152" w:author="Kees Nederhoff" w:date="2015-02-20T11:19:00Z">
        <w:r w:rsidR="00D8504F">
          <w:rPr>
            <w:lang w:val="en-US"/>
          </w:rPr>
          <w:t>can be</w:t>
        </w:r>
      </w:ins>
      <w:del w:id="1153" w:author="Kees Nederhoff" w:date="2015-02-20T11:19:00Z">
        <w:r w:rsidRPr="004D7B46" w:rsidDel="00D8504F">
          <w:rPr>
            <w:lang w:val="en-US"/>
          </w:rPr>
          <w:delText xml:space="preserve">are </w:delText>
        </w:r>
      </w:del>
      <w:r w:rsidRPr="004D7B46">
        <w:rPr>
          <w:lang w:val="en-US"/>
        </w:rPr>
        <w:t>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4.3</w:t>
      </w:r>
      <w:r w:rsidRPr="004D7B46">
        <w:rPr>
          <w:lang w:val="en-US"/>
        </w:rPr>
        <w:fldChar w:fldCharType="end"/>
      </w:r>
      <w:r w:rsidRPr="004D7B46">
        <w:rPr>
          <w:lang w:val="en-US"/>
        </w:rPr>
        <w:t xml:space="preserve"> </w:t>
      </w:r>
      <w:ins w:id="1154" w:author="Kees Nederhoff" w:date="2015-02-20T11:20:00Z">
        <w:r w:rsidR="00D8504F">
          <w:rPr>
            <w:lang w:val="en-US"/>
          </w:rPr>
          <w:t>(</w:t>
        </w:r>
      </w:ins>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Grid and bathymetry</w:t>
      </w:r>
      <w:r w:rsidRPr="004D7B46">
        <w:rPr>
          <w:lang w:val="en-US"/>
        </w:rPr>
        <w:fldChar w:fldCharType="end"/>
      </w:r>
      <w:ins w:id="1155" w:author="Kees Nederhoff" w:date="2015-02-20T11:20:00Z">
        <w:r w:rsidR="00D8504F">
          <w:rPr>
            <w:lang w:val="en-US"/>
          </w:rPr>
          <w:t>)</w:t>
        </w:r>
      </w:ins>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w:t>
      </w:r>
      <w:ins w:id="1156" w:author="Kees Nederhoff" w:date="2015-02-20T11:20:00Z">
        <w:r w:rsidR="00D8504F">
          <w:rPr>
            <w:lang w:val="en-US"/>
          </w:rPr>
          <w:t xml:space="preserve"> and a file with only tens means a erodible layer of 10 meters</w:t>
        </w:r>
      </w:ins>
      <w:r w:rsidRPr="004D7B46">
        <w:rPr>
          <w:lang w:val="en-US"/>
        </w:rPr>
        <w:t xml:space="preserve">.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Water depth at </w:t>
            </w:r>
            <w:r w:rsidRPr="004D7B46">
              <w:lastRenderedPageBreak/>
              <w:t>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adjusting output times 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57" w:name="_Ref285364238"/>
      <w:bookmarkStart w:id="1158" w:name="_Toc285701699"/>
      <w:bookmarkStart w:id="1159" w:name="_Toc412196432"/>
      <w:r w:rsidRPr="004D7B46">
        <w:rPr>
          <w:lang w:val="en-US"/>
        </w:rPr>
        <w:t>Bed update</w:t>
      </w:r>
      <w:bookmarkEnd w:id="1157"/>
      <w:bookmarkEnd w:id="1158"/>
      <w:bookmarkEnd w:id="1159"/>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Merge threshold </w:t>
            </w:r>
            <w:r w:rsidRPr="004D7B46">
              <w:lastRenderedPageBreak/>
              <w:t>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0.005 - </w:t>
            </w:r>
            <w:r w:rsidRPr="004D7B46">
              <w:lastRenderedPageBreak/>
              <w:t>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prescribed bed 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60" w:name="_Toc285701700"/>
      <w:bookmarkStart w:id="1161" w:name="_Toc412196433"/>
      <w:r w:rsidRPr="004D7B46">
        <w:rPr>
          <w:lang w:val="en-US"/>
        </w:rPr>
        <w:t>Groundwater flow</w:t>
      </w:r>
      <w:bookmarkEnd w:id="1160"/>
      <w:bookmarkEnd w:id="1161"/>
    </w:p>
    <w:p w:rsidR="00620A54" w:rsidRPr="004D7B46" w:rsidRDefault="00620A54" w:rsidP="004D7B46">
      <w:pPr>
        <w:pStyle w:val="BodyText"/>
        <w:rPr>
          <w:lang w:val="en-US"/>
        </w:rPr>
      </w:pPr>
      <w:r w:rsidRPr="004D7B46">
        <w:rPr>
          <w:lang w:val="en-US"/>
        </w:rPr>
        <w:t xml:space="preserve">The parameters listed in the table below involve </w:t>
      </w:r>
      <w:ins w:id="1162" w:author="Kees Nederhoff" w:date="2015-02-20T11:30:00Z">
        <w:r w:rsidR="00A75777">
          <w:rPr>
            <w:lang w:val="en-US"/>
          </w:rPr>
          <w:t xml:space="preserve">the process of </w:t>
        </w:r>
      </w:ins>
      <w:r w:rsidRPr="004D7B46">
        <w:rPr>
          <w:lang w:val="en-US"/>
        </w:rPr>
        <w:t xml:space="preserve">groundwater flow. The vertical permeability coefficient in the vertical can be set differently </w:t>
      </w:r>
      <w:del w:id="1163" w:author="Kees Nederhoff" w:date="2015-02-20T11:30:00Z">
        <w:r w:rsidRPr="004D7B46" w:rsidDel="00A75777">
          <w:rPr>
            <w:lang w:val="en-US"/>
          </w:rPr>
          <w:delText>to that in</w:delText>
        </w:r>
      </w:del>
      <w:ins w:id="1164" w:author="Kees Nederhoff" w:date="2015-02-20T11:30:00Z">
        <w:r w:rsidR="00A75777">
          <w:rPr>
            <w:lang w:val="en-US"/>
          </w:rPr>
          <w:t>than that of</w:t>
        </w:r>
      </w:ins>
      <w:r w:rsidRPr="004D7B46">
        <w:rPr>
          <w:lang w:val="en-US"/>
        </w:rPr>
        <w:t xml:space="preserve">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333C34">
        <w:rPr>
          <w:lang w:val="en-US"/>
        </w:rPr>
        <w:t>4.3</w:t>
      </w:r>
      <w:r w:rsidRPr="004D7B46">
        <w:rPr>
          <w:lang w:val="en-US"/>
        </w:rPr>
        <w:fldChar w:fldCharType="end"/>
      </w:r>
      <w:r w:rsidRPr="004D7B46">
        <w:rPr>
          <w:lang w:val="en-US"/>
        </w:rPr>
        <w:t xml:space="preserve"> </w:t>
      </w:r>
      <w:ins w:id="1165" w:author="Kees Nederhoff" w:date="2015-02-20T11:30:00Z">
        <w:r w:rsidR="00A75777">
          <w:rPr>
            <w:lang w:val="en-US"/>
          </w:rPr>
          <w:t>(</w:t>
        </w:r>
      </w:ins>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333C34" w:rsidRPr="004D7B46">
        <w:rPr>
          <w:lang w:val="en-US"/>
        </w:rPr>
        <w:t>Grid and bathymetry</w:t>
      </w:r>
      <w:r w:rsidRPr="004D7B46">
        <w:rPr>
          <w:lang w:val="en-US"/>
        </w:rPr>
        <w:fldChar w:fldCharType="end"/>
      </w:r>
      <w:ins w:id="1166" w:author="Kees Nederhoff" w:date="2015-02-20T11:30:00Z">
        <w:r w:rsidR="00A75777">
          <w:rPr>
            <w:lang w:val="en-US"/>
          </w:rPr>
          <w:t>)</w:t>
        </w:r>
      </w:ins>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initial groundwater </w:t>
            </w:r>
            <w:r w:rsidRPr="004D7B46">
              <w:lastRenderedPageBreak/>
              <w:t>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67" w:name="_Toc285701701"/>
      <w:bookmarkStart w:id="1168" w:name="_Toc412196434"/>
      <w:r w:rsidRPr="004D7B46">
        <w:rPr>
          <w:lang w:val="en-US"/>
        </w:rPr>
        <w:lastRenderedPageBreak/>
        <w:t>Non-hydrostatic correction</w:t>
      </w:r>
      <w:bookmarkEnd w:id="1167"/>
      <w:bookmarkEnd w:id="1168"/>
    </w:p>
    <w:p w:rsidR="00620A54" w:rsidRPr="004D7B46" w:rsidRDefault="00620A54" w:rsidP="004D7B46">
      <w:pPr>
        <w:pStyle w:val="BodyText"/>
        <w:rPr>
          <w:lang w:val="en-US"/>
        </w:rPr>
      </w:pPr>
      <w:r w:rsidRPr="004D7B46">
        <w:rPr>
          <w:lang w:val="en-US"/>
        </w:rPr>
        <w:t>The parameters listed in the table below involve the settings for the non-hydrostatic option</w:t>
      </w:r>
      <w:ins w:id="1169" w:author="Kees Nederhoff" w:date="2015-02-20T11:33:00Z">
        <w:r w:rsidR="00CB6164">
          <w:rPr>
            <w:lang w:val="en-US"/>
          </w:rPr>
          <w:t xml:space="preserve"> (keyword: nonh=1)</w:t>
        </w:r>
      </w:ins>
      <w:r w:rsidRPr="004D7B46">
        <w:rPr>
          <w:lang w:val="en-US"/>
        </w:rPr>
        <w:t>. These are all considered advanced options</w:t>
      </w:r>
      <w:ins w:id="1170" w:author="Kees Nederhoff" w:date="2015-02-20T11:34:00Z">
        <w:r w:rsidR="00CB6164">
          <w:rPr>
            <w:lang w:val="en-US"/>
          </w:rPr>
          <w:t xml:space="preserve"> and it is thus recommended not to change these</w:t>
        </w:r>
      </w:ins>
      <w:del w:id="1171" w:author="Kees Nederhoff" w:date="2015-02-20T11:34:00Z">
        <w:r w:rsidRPr="004D7B46" w:rsidDel="00CB6164">
          <w:rPr>
            <w:lang w:val="en-US"/>
          </w:rPr>
          <w:delText>.</w:delText>
        </w:r>
      </w:del>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Factor to increase 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Solver used to solve </w:t>
            </w:r>
            <w:r w:rsidRPr="004D7B46">
              <w:lastRenderedPageBreak/>
              <w:t>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172" w:name="_Toc285701702"/>
      <w:bookmarkStart w:id="1173" w:name="_Toc412196435"/>
      <w:r w:rsidRPr="004D7B46">
        <w:rPr>
          <w:lang w:val="en-US"/>
        </w:rPr>
        <w:t>Physical constants</w:t>
      </w:r>
      <w:bookmarkEnd w:id="1172"/>
      <w:bookmarkEnd w:id="1173"/>
    </w:p>
    <w:p w:rsidR="00620A54" w:rsidRPr="004D7B46" w:rsidRDefault="00620A54" w:rsidP="004D7B46">
      <w:pPr>
        <w:pStyle w:val="BodyText"/>
        <w:rPr>
          <w:lang w:val="en-US"/>
        </w:rPr>
      </w:pPr>
      <w:r w:rsidRPr="004D7B46">
        <w:rPr>
          <w:lang w:val="en-US"/>
        </w:rPr>
        <w:t>The parameters listed in the table below involve physical constants used by XBeach.</w:t>
      </w:r>
      <w:ins w:id="1174" w:author="Kees Nederhoff" w:date="2015-02-20T11:34:00Z">
        <w:r w:rsidR="00CB6164">
          <w:rPr>
            <w:lang w:val="en-US"/>
          </w:rPr>
          <w:t xml:space="preserve"> The </w:t>
        </w:r>
      </w:ins>
      <w:ins w:id="1175" w:author="Kees Nederhoff" w:date="2015-02-20T11:36:00Z">
        <w:r w:rsidR="00CB6164">
          <w:rPr>
            <w:lang w:val="en-US"/>
          </w:rPr>
          <w:t>gravitational</w:t>
        </w:r>
      </w:ins>
      <w:ins w:id="1176" w:author="Kees Nederhoff" w:date="2015-02-20T11:34:00Z">
        <w:r w:rsidR="00CB6164">
          <w:rPr>
            <w:lang w:val="en-US"/>
          </w:rPr>
          <w:t xml:space="preserve"> </w:t>
        </w:r>
      </w:ins>
      <w:ins w:id="1177" w:author="Kees Nederhoff" w:date="2015-02-20T11:36:00Z">
        <w:r w:rsidR="00CB6164">
          <w:rPr>
            <w:lang w:val="en-US"/>
          </w:rPr>
          <w:t>acceleration</w:t>
        </w:r>
      </w:ins>
      <w:ins w:id="1178" w:author="Kees Nederhoff" w:date="2015-02-20T11:34:00Z">
        <w:r w:rsidR="00CB6164">
          <w:rPr>
            <w:lang w:val="en-US"/>
          </w:rPr>
          <w:t xml:space="preserve"> and density of water are universally used coefficient. </w:t>
        </w:r>
      </w:ins>
      <w:ins w:id="1179" w:author="Kees Nederhoff" w:date="2015-02-20T11:35:00Z">
        <w:r w:rsidR="00CB6164">
          <w:rPr>
            <w:lang w:val="en-US"/>
          </w:rPr>
          <w:t xml:space="preserve">The depthscale is a factor in order to set different cut-off values like eps and </w:t>
        </w:r>
      </w:ins>
      <w:ins w:id="1180" w:author="Kees Nederhoff" w:date="2015-02-20T11:36:00Z">
        <w:r w:rsidR="00CB6164">
          <w:rPr>
            <w:lang w:val="en-US"/>
          </w:rPr>
          <w:t>hswitch</w:t>
        </w:r>
      </w:ins>
      <w:ins w:id="1181" w:author="Kees Nederhoff" w:date="2015-02-20T11:35:00Z">
        <w:r w:rsidR="00CB6164">
          <w:rPr>
            <w:lang w:val="en-US"/>
          </w:rPr>
          <w:t xml:space="preserve">. </w:t>
        </w:r>
      </w:ins>
      <w:ins w:id="1182" w:author="Kees Nederhoff" w:date="2015-02-20T11:36:00Z">
        <w:r w:rsidR="00CB6164">
          <w:rPr>
            <w:lang w:val="en-US"/>
          </w:rPr>
          <w:t xml:space="preserve">A value of the depthscale </w:t>
        </w:r>
      </w:ins>
      <w:ins w:id="1183" w:author="Kees Nederhoff" w:date="2015-02-20T11:37:00Z">
        <w:r w:rsidR="00CB6164">
          <w:rPr>
            <w:lang w:val="en-US"/>
          </w:rPr>
          <w:t>lower than one means the cut-off values will increase.</w:t>
        </w:r>
      </w:ins>
      <w:ins w:id="1184" w:author="Kees Nederhoff" w:date="2015-02-20T11:38:00Z">
        <w:r w:rsidR="00CB6164">
          <w:rPr>
            <w:lang w:val="en-US"/>
          </w:rPr>
          <w:t xml:space="preserve"> </w:t>
        </w:r>
      </w:ins>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185" w:name="_Toc285701703"/>
      <w:bookmarkStart w:id="1186" w:name="_Toc412196436"/>
      <w:r w:rsidRPr="004D7B46">
        <w:rPr>
          <w:lang w:val="en-US"/>
        </w:rPr>
        <w:t>Coriolis force</w:t>
      </w:r>
      <w:bookmarkEnd w:id="1185"/>
      <w:bookmarkEnd w:id="1186"/>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ins w:id="1187" w:author="Kees Nederhoff" w:date="2015-02-20T11:39:00Z">
        <w:r w:rsidR="00CB6164">
          <w:rPr>
            <w:lang w:val="en-US"/>
          </w:rPr>
          <w:t xml:space="preserve"> The keywords are universally used coefficients.</w:t>
        </w:r>
      </w:ins>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Angular velocity of earth calculated as: </w:t>
            </w:r>
            <w:r w:rsidRPr="004D7B46">
              <w:lastRenderedPageBreak/>
              <w:t>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188" w:name="_Toc285701704"/>
      <w:bookmarkStart w:id="1189" w:name="_Toc412196437"/>
      <w:r w:rsidRPr="004D7B46">
        <w:rPr>
          <w:lang w:val="en-US"/>
        </w:rPr>
        <w:lastRenderedPageBreak/>
        <w:t>MPI</w:t>
      </w:r>
      <w:bookmarkEnd w:id="1188"/>
      <w:bookmarkEnd w:id="1189"/>
    </w:p>
    <w:p w:rsidR="00620A54" w:rsidRPr="004D7B46" w:rsidRDefault="00620A54" w:rsidP="004D7B46">
      <w:pPr>
        <w:pStyle w:val="BodyText"/>
        <w:rPr>
          <w:lang w:val="en-US"/>
        </w:rPr>
      </w:pPr>
      <w:r w:rsidRPr="004D7B46">
        <w:rPr>
          <w:lang w:val="en-US"/>
        </w:rPr>
        <w:t xml:space="preserve">The parameters listed in the table below involve the settings for </w:t>
      </w:r>
      <w:del w:id="1190" w:author="Kees Nederhoff" w:date="2015-02-20T11:40:00Z">
        <w:r w:rsidRPr="004D7B46" w:rsidDel="0013250D">
          <w:rPr>
            <w:lang w:val="en-US"/>
          </w:rPr>
          <w:delText>parallelisation</w:delText>
        </w:r>
      </w:del>
      <w:ins w:id="1191" w:author="Kees Nederhoff" w:date="2015-02-20T11:40:00Z">
        <w:r w:rsidR="0013250D" w:rsidRPr="004D7B46">
          <w:rPr>
            <w:lang w:val="en-US"/>
          </w:rPr>
          <w:t>parallelization</w:t>
        </w:r>
      </w:ins>
      <w:r w:rsidRPr="004D7B46">
        <w:rPr>
          <w:lang w:val="en-US"/>
        </w:rPr>
        <w:t xml:space="preserve"> of XBeach. A full description of the </w:t>
      </w:r>
      <w:del w:id="1192" w:author="Kees Nederhoff" w:date="2015-02-20T11:40:00Z">
        <w:r w:rsidRPr="004D7B46" w:rsidDel="0013250D">
          <w:rPr>
            <w:lang w:val="en-US"/>
          </w:rPr>
          <w:delText>parallelisation</w:delText>
        </w:r>
      </w:del>
      <w:ins w:id="1193" w:author="Kees Nederhoff" w:date="2015-02-20T11:40:00Z">
        <w:r w:rsidR="0013250D" w:rsidRPr="004D7B46">
          <w:rPr>
            <w:lang w:val="en-US"/>
          </w:rPr>
          <w:t>parallelization</w:t>
        </w:r>
      </w:ins>
      <w:r w:rsidRPr="004D7B46">
        <w:rPr>
          <w:lang w:val="en-US"/>
        </w:rPr>
        <w:t xml:space="preserve"> of XBeach can be found in </w:t>
      </w:r>
      <w:r w:rsidRPr="004D7B46">
        <w:rPr>
          <w:highlight w:val="yellow"/>
          <w:lang w:val="en-US"/>
        </w:rPr>
        <w:t>REF</w:t>
      </w:r>
      <w:r w:rsidRPr="004D7B46">
        <w:rPr>
          <w:lang w:val="en-US"/>
        </w:rPr>
        <w:t>. When running XBeach in parallel mode, the model domain is subdivided in submodels and each submodel is then computed on a separate core</w:t>
      </w:r>
      <w:ins w:id="1194" w:author="Kees Nederhoff" w:date="2015-02-20T11:40:00Z">
        <w:r w:rsidR="0013250D">
          <w:rPr>
            <w:lang w:val="en-US"/>
          </w:rPr>
          <w:t>. This will</w:t>
        </w:r>
      </w:ins>
      <w:del w:id="1195" w:author="Kees Nederhoff" w:date="2015-02-20T11:40:00Z">
        <w:r w:rsidRPr="004D7B46" w:rsidDel="0013250D">
          <w:rPr>
            <w:lang w:val="en-US"/>
          </w:rPr>
          <w:delText>,</w:delText>
        </w:r>
      </w:del>
      <w:ins w:id="1196" w:author="Kees Nederhoff" w:date="2015-02-20T11:40:00Z">
        <w:r w:rsidR="0013250D">
          <w:rPr>
            <w:lang w:val="en-US"/>
          </w:rPr>
          <w:t xml:space="preserve"> increase</w:t>
        </w:r>
      </w:ins>
      <w:del w:id="1197" w:author="Kees Nederhoff" w:date="2015-02-20T11:40:00Z">
        <w:r w:rsidRPr="004D7B46" w:rsidDel="0013250D">
          <w:rPr>
            <w:lang w:val="en-US"/>
          </w:rPr>
          <w:delText xml:space="preserve"> increasing </w:delText>
        </w:r>
      </w:del>
      <w:r w:rsidRPr="004D7B46">
        <w:rPr>
          <w:lang w:val="en-US"/>
        </w:rPr>
        <w:t xml:space="preserve">the computational speed of the model. The submodels only exchange information over their boundaries when necessary. </w:t>
      </w:r>
      <w:del w:id="1198" w:author="Kees Nederhoff" w:date="2015-02-20T11:41:00Z">
        <w:r w:rsidRPr="004D7B46" w:rsidDel="0013250D">
          <w:rPr>
            <w:lang w:val="en-US"/>
          </w:rPr>
          <w:delText xml:space="preserve">These </w:delText>
        </w:r>
      </w:del>
      <w:ins w:id="1199" w:author="Kees Nederhoff" w:date="2015-02-20T11:41:00Z">
        <w:r w:rsidR="0013250D">
          <w:rPr>
            <w:lang w:val="en-US"/>
          </w:rPr>
          <w:t>The MPI</w:t>
        </w:r>
        <w:r w:rsidR="0013250D" w:rsidRPr="004D7B46">
          <w:rPr>
            <w:lang w:val="en-US"/>
          </w:rPr>
          <w:t xml:space="preserve"> </w:t>
        </w:r>
      </w:ins>
      <w:r w:rsidRPr="004D7B46">
        <w:rPr>
          <w:lang w:val="en-US"/>
        </w:rPr>
        <w:t xml:space="preserve">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t>man</w:t>
      </w:r>
      <w:r w:rsidRPr="004D7B46">
        <w:rPr>
          <w:lang w:val="en-US"/>
        </w:rPr>
        <w:t xml:space="preserve"> mode the model domain is manually subdivided using the values specified with the </w:t>
      </w:r>
      <w:r w:rsidRPr="004D7B46">
        <w:rPr>
          <w:i/>
          <w:lang w:val="en-US"/>
        </w:rPr>
        <w:t>mmpi</w:t>
      </w:r>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ins w:id="1200" w:author="Kees Nederhoff" w:date="2015-02-20T11:41:00Z">
        <w:r w:rsidR="0013250D">
          <w:rPr>
            <w:lang w:val="en-US"/>
          </w:rPr>
          <w:t xml:space="preserve"> </w:t>
        </w:r>
      </w:ins>
      <w:ins w:id="1201" w:author="Kees Nederhoff" w:date="2015-02-20T11:42:00Z">
        <w:r w:rsidR="002E7EAC">
          <w:rPr>
            <w:lang w:val="en-US"/>
          </w:rPr>
          <w:t>It is i</w:t>
        </w:r>
      </w:ins>
      <w:ins w:id="1202" w:author="Kees Nederhoff" w:date="2015-02-20T11:41:00Z">
        <w:r w:rsidR="0013250D">
          <w:rPr>
            <w:lang w:val="en-US"/>
          </w:rPr>
          <w:t xml:space="preserve">mportant to note that </w:t>
        </w:r>
      </w:ins>
      <w:ins w:id="1203" w:author="Kees Nederhoff" w:date="2015-02-20T11:42:00Z">
        <w:r w:rsidR="002E7EAC">
          <w:rPr>
            <w:lang w:val="en-US"/>
          </w:rPr>
          <w:t>information about slopes isn’t exchanged over the bounadries. T</w:t>
        </w:r>
      </w:ins>
      <w:ins w:id="1204" w:author="Kees Nederhoff" w:date="2015-02-20T11:43:00Z">
        <w:r w:rsidR="002E7EAC">
          <w:rPr>
            <w:lang w:val="en-US"/>
          </w:rPr>
          <w:t>herefore the avalanching algorithm will not function over MPI boundaries.</w:t>
        </w:r>
      </w:ins>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205" w:name="_Toc285701705"/>
      <w:bookmarkStart w:id="1206" w:name="_Toc412196438"/>
      <w:r w:rsidRPr="004D7B46">
        <w:rPr>
          <w:lang w:val="en-US"/>
        </w:rPr>
        <w:t>Output projection</w:t>
      </w:r>
      <w:bookmarkEnd w:id="1205"/>
      <w:bookmarkEnd w:id="1206"/>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meta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1207" w:name="_Toc412196439"/>
      <w:r w:rsidRPr="004D7B46">
        <w:rPr>
          <w:lang w:val="en-US"/>
        </w:rPr>
        <w:lastRenderedPageBreak/>
        <w:t>Numerical implementation</w:t>
      </w:r>
      <w:bookmarkEnd w:id="1207"/>
      <w:r w:rsidRPr="004D7B46">
        <w:rPr>
          <w:lang w:val="en-US"/>
        </w:rPr>
        <w:t xml:space="preserve"> </w:t>
      </w:r>
    </w:p>
    <w:p w:rsidR="00AF4A36" w:rsidRPr="004D7B46" w:rsidRDefault="00AF4A36" w:rsidP="004D7B46">
      <w:pPr>
        <w:spacing w:line="240" w:lineRule="auto"/>
        <w:rPr>
          <w:b/>
          <w:iCs/>
          <w:szCs w:val="28"/>
          <w:lang w:val="en-US"/>
        </w:rPr>
      </w:pPr>
    </w:p>
    <w:p w:rsidR="00CA2484" w:rsidRPr="004D7B46" w:rsidDel="00333C34" w:rsidRDefault="00CA2484" w:rsidP="004D7B46">
      <w:pPr>
        <w:spacing w:line="240" w:lineRule="auto"/>
        <w:rPr>
          <w:del w:id="1208" w:author="Kees Nederhoff" w:date="2015-02-20T11:44:00Z"/>
          <w:color w:val="FF0000"/>
          <w:lang w:val="en-US"/>
        </w:rPr>
      </w:pPr>
      <w:del w:id="1209" w:author="Kees Nederhoff" w:date="2015-02-20T11:44:00Z">
        <w:r w:rsidRPr="004D7B46" w:rsidDel="00333C34">
          <w:rPr>
            <w:color w:val="FF0000"/>
            <w:lang w:val="en-US"/>
          </w:rPr>
          <w:delText>Dano behalve 3.4,3.8</w:delText>
        </w:r>
      </w:del>
    </w:p>
    <w:p w:rsidR="00CA2484" w:rsidRPr="004D7B46" w:rsidRDefault="00CA2484" w:rsidP="004D7B46">
      <w:pPr>
        <w:pStyle w:val="Heading3"/>
        <w:jc w:val="both"/>
        <w:rPr>
          <w:lang w:val="en-US"/>
        </w:rPr>
      </w:pPr>
      <w:bookmarkStart w:id="1210" w:name="_Toc412196440"/>
      <w:r w:rsidRPr="004D7B46">
        <w:rPr>
          <w:lang w:val="en-US"/>
        </w:rPr>
        <w:t>Grid types</w:t>
      </w:r>
      <w:bookmarkEnd w:id="1210"/>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1211" w:name="_Toc412196441"/>
      <w:r w:rsidRPr="004D7B46">
        <w:rPr>
          <w:lang w:val="en-US"/>
        </w:rPr>
        <w:t>Grid set-up</w:t>
      </w:r>
      <w:bookmarkEnd w:id="1211"/>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w:t>
      </w:r>
      <w:del w:id="1212" w:author="Kees Nederhoff" w:date="2015-02-20T11:44:00Z">
        <w:r w:rsidRPr="004D7B46" w:rsidDel="00333C34">
          <w:rPr>
            <w:lang w:val="en-US"/>
          </w:rPr>
          <w:delText>utilises</w:delText>
        </w:r>
      </w:del>
      <w:ins w:id="1213" w:author="Kees Nederhoff" w:date="2015-02-20T11:44:00Z">
        <w:r w:rsidR="00333C34" w:rsidRPr="004D7B46">
          <w:rPr>
            <w:lang w:val="en-US"/>
          </w:rPr>
          <w:t>utilizes</w:t>
        </w:r>
      </w:ins>
      <w:r w:rsidRPr="004D7B46">
        <w:rPr>
          <w:lang w:val="en-US"/>
        </w:rPr>
        <w:t xml:space="preserve"> a curvilinear, staggered grid where depths, water levels, wave action and sediment concentrations are given in the cell </w:t>
      </w:r>
      <w:del w:id="1214" w:author="Kees Nederhoff" w:date="2015-02-20T11:44:00Z">
        <w:r w:rsidRPr="004D7B46" w:rsidDel="00333C34">
          <w:rPr>
            <w:lang w:val="en-US"/>
          </w:rPr>
          <w:delText>centres</w:delText>
        </w:r>
      </w:del>
      <w:ins w:id="1215" w:author="Kees Nederhoff" w:date="2015-02-20T11:44:00Z">
        <w:r w:rsidR="00333C34" w:rsidRPr="004D7B46">
          <w:rPr>
            <w:lang w:val="en-US"/>
          </w:rPr>
          <w:t>centers</w:t>
        </w:r>
      </w:ins>
      <w:r w:rsidRPr="004D7B46">
        <w:rPr>
          <w:lang w:val="en-US"/>
        </w:rPr>
        <w:t xml:space="preserve">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ins w:id="1216" w:author="Kees Nederhoff" w:date="2015-02-20T11:50:00Z">
        <w:r w:rsidR="00333C34" w:rsidRPr="004D7B46">
          <w:rPr>
            <w:lang w:val="en-US"/>
          </w:rPr>
          <w:t xml:space="preserve">Figure </w:t>
        </w:r>
        <w:r w:rsidR="00333C34">
          <w:rPr>
            <w:noProof/>
            <w:lang w:val="en-US"/>
          </w:rPr>
          <w:t>1</w:t>
        </w:r>
      </w:ins>
      <w:del w:id="1217" w:author="Kees Nederhoff" w:date="2015-02-20T11:50:00Z">
        <w:r w:rsidR="004D7B46" w:rsidRPr="004D7B46" w:rsidDel="00333C34">
          <w:rPr>
            <w:lang w:val="en-US"/>
          </w:rPr>
          <w:delText xml:space="preserve">Figure </w:delText>
        </w:r>
        <w:r w:rsidR="004D7B46" w:rsidDel="00333C34">
          <w:rPr>
            <w:noProof/>
            <w:lang w:val="en-US"/>
          </w:rPr>
          <w:delText>1</w:delText>
        </w:r>
      </w:del>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8" type="#_x0000_t75" style="width:15.9pt;height:15.05pt" o:ole="">
            <v:imagedata r:id="rId170" o:title=""/>
          </v:shape>
          <o:OLEObject Type="Embed" ProgID="Equation.DSMT4" ShapeID="_x0000_i1098" DrawAspect="Content" ObjectID="_1485962875" r:id="rId171"/>
        </w:object>
      </w:r>
      <w:proofErr w:type="gramStart"/>
      <w:r w:rsidRPr="004D7B46">
        <w:rPr>
          <w:lang w:val="en-US"/>
        </w:rPr>
        <w:t xml:space="preserve">and </w:t>
      </w:r>
      <w:proofErr w:type="gramEnd"/>
      <w:r w:rsidRPr="004D7B46">
        <w:rPr>
          <w:position w:val="-6"/>
          <w:lang w:val="en-US"/>
        </w:rPr>
        <w:object w:dxaOrig="340" w:dyaOrig="279">
          <v:shape id="_x0000_i1099" type="#_x0000_t75" style="width:16.75pt;height:15.05pt" o:ole="">
            <v:imagedata r:id="rId172" o:title=""/>
          </v:shape>
          <o:OLEObject Type="Embed" ProgID="Equation.DSMT4" ShapeID="_x0000_i1099" DrawAspect="Content" ObjectID="_1485962876" r:id="rId173"/>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ins w:id="1218" w:author="Kees Nederhoff" w:date="2015-02-20T11:50:00Z">
        <w:r w:rsidR="00333C34" w:rsidRPr="004D7B46">
          <w:rPr>
            <w:lang w:val="en-US"/>
          </w:rPr>
          <w:t xml:space="preserve">Figure </w:t>
        </w:r>
        <w:r w:rsidR="00333C34">
          <w:rPr>
            <w:noProof/>
            <w:lang w:val="en-US"/>
          </w:rPr>
          <w:t>1</w:t>
        </w:r>
      </w:ins>
      <w:del w:id="1219" w:author="Kees Nederhoff" w:date="2015-02-20T11:50:00Z">
        <w:r w:rsidR="004D7B46" w:rsidRPr="004D7B46" w:rsidDel="00333C34">
          <w:rPr>
            <w:lang w:val="en-US"/>
          </w:rPr>
          <w:delText xml:space="preserve">Figure </w:delText>
        </w:r>
        <w:r w:rsidR="004D7B46" w:rsidDel="00333C34">
          <w:rPr>
            <w:noProof/>
            <w:lang w:val="en-US"/>
          </w:rPr>
          <w:delText>1</w:delText>
        </w:r>
      </w:del>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pPr>
        <w:keepNext/>
        <w:tabs>
          <w:tab w:val="left" w:pos="7200"/>
          <w:tab w:val="left" w:pos="7470"/>
        </w:tabs>
        <w:jc w:val="center"/>
        <w:rPr>
          <w:lang w:val="en-US"/>
        </w:rPr>
        <w:pPrChange w:id="1220" w:author="Kees Nederhoff" w:date="2015-02-20T11:48:00Z">
          <w:pPr>
            <w:keepNext/>
            <w:tabs>
              <w:tab w:val="left" w:pos="7200"/>
              <w:tab w:val="left" w:pos="7470"/>
            </w:tabs>
          </w:pPr>
        </w:pPrChange>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4"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1221" w:name="_Ref411936920"/>
      <w:bookmarkStart w:id="1222"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333C34">
        <w:rPr>
          <w:noProof/>
          <w:lang w:val="en-US"/>
        </w:rPr>
        <w:t>1</w:t>
      </w:r>
      <w:r w:rsidRPr="004D7B46">
        <w:rPr>
          <w:noProof/>
          <w:lang w:val="en-US"/>
        </w:rPr>
        <w:fldChar w:fldCharType="end"/>
      </w:r>
      <w:bookmarkEnd w:id="1221"/>
      <w:r w:rsidRPr="004D7B46">
        <w:rPr>
          <w:lang w:val="en-US"/>
        </w:rPr>
        <w:t xml:space="preserve"> Location of staggered grid points (left panel); definition of grid distances (middle) and terms in volume balance (right)</w:t>
      </w:r>
      <w:bookmarkEnd w:id="1222"/>
      <w:ins w:id="1223" w:author="Kees Nederhoff" w:date="2015-02-20T11:45:00Z">
        <w:r w:rsidR="00333C34">
          <w:rPr>
            <w:lang w:val="en-US"/>
          </w:rPr>
          <w:t>. This schematization is presented on a curvilinear grid.</w:t>
        </w:r>
      </w:ins>
    </w:p>
    <w:p w:rsidR="00313B40" w:rsidRPr="004D7B46" w:rsidDel="00333C34" w:rsidRDefault="00313B40" w:rsidP="004D7B46">
      <w:pPr>
        <w:pStyle w:val="Caption"/>
        <w:tabs>
          <w:tab w:val="left" w:pos="7200"/>
          <w:tab w:val="left" w:pos="7470"/>
        </w:tabs>
        <w:spacing w:after="120"/>
        <w:ind w:left="0" w:firstLine="0"/>
        <w:jc w:val="both"/>
        <w:rPr>
          <w:del w:id="1224" w:author="Kees Nederhoff" w:date="2015-02-20T11:46:00Z"/>
          <w:b/>
          <w:bCs w:val="0"/>
          <w:lang w:val="en-US"/>
        </w:rPr>
      </w:pPr>
    </w:p>
    <w:p w:rsidR="00313B40" w:rsidRPr="004D7B46" w:rsidDel="00333C34" w:rsidRDefault="00313B40" w:rsidP="004D7B46">
      <w:pPr>
        <w:rPr>
          <w:del w:id="1225" w:author="Kees Nederhoff" w:date="2015-02-20T11:46:00Z"/>
          <w:lang w:val="en-US"/>
        </w:rPr>
      </w:pPr>
    </w:p>
    <w:p w:rsidR="00313B40" w:rsidRPr="004D7B46" w:rsidRDefault="00313B40" w:rsidP="004D7B46">
      <w:pPr>
        <w:pStyle w:val="Heading3"/>
        <w:jc w:val="both"/>
        <w:rPr>
          <w:lang w:val="en-US"/>
        </w:rPr>
      </w:pPr>
      <w:bookmarkStart w:id="1226" w:name="_Toc410145831"/>
      <w:bookmarkStart w:id="1227" w:name="_Toc412196442"/>
      <w:r w:rsidRPr="004D7B46">
        <w:rPr>
          <w:lang w:val="en-US"/>
        </w:rPr>
        <w:t>Shallow water equations</w:t>
      </w:r>
      <w:bookmarkEnd w:id="1226"/>
      <w:bookmarkEnd w:id="1227"/>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333C34">
      <w:pPr>
        <w:pStyle w:val="MTDisplayEquation"/>
        <w:tabs>
          <w:tab w:val="left" w:pos="90"/>
          <w:tab w:val="left" w:pos="7200"/>
          <w:tab w:val="left" w:pos="7470"/>
          <w:tab w:val="left" w:pos="7650"/>
        </w:tabs>
        <w:jc w:val="left"/>
        <w:rPr>
          <w:lang w:val="en-US"/>
        </w:rPr>
      </w:pPr>
      <w:r w:rsidRPr="004D7B46">
        <w:rPr>
          <w:position w:val="-24"/>
          <w:lang w:val="en-US"/>
        </w:rPr>
        <w:object w:dxaOrig="2980" w:dyaOrig="620">
          <v:shape id="_x0000_i1100" type="#_x0000_t75" style="width:149pt;height:31pt" o:ole="">
            <v:imagedata r:id="rId175" o:title=""/>
          </v:shape>
          <o:OLEObject Type="Embed" ProgID="Equation.DSMT4" ShapeID="_x0000_i1100" DrawAspect="Content" ObjectID="_1485962877" r:id="rId176"/>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28"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29" w:author="Kees Nederhoff" w:date="2015-02-20T11:50:00Z">
        <w:r w:rsidR="00333C34">
          <w:rPr>
            <w:noProof/>
            <w:lang w:val="en-US"/>
          </w:rPr>
          <w:instrText>66</w:instrText>
        </w:r>
      </w:ins>
      <w:del w:id="1230" w:author="Kees Nederhoff" w:date="2015-02-20T11:50:00Z">
        <w:r w:rsidR="004D7B46" w:rsidDel="00333C34">
          <w:rPr>
            <w:noProof/>
            <w:lang w:val="en-US"/>
          </w:rPr>
          <w:delInstrText>63</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1" type="#_x0000_t75" style="width:282.15pt;height:51.9pt" o:ole="">
            <v:imagedata r:id="rId177" o:title=""/>
          </v:shape>
          <o:OLEObject Type="Embed" ProgID="Equation.DSMT4" ShapeID="_x0000_i1101" DrawAspect="Content" ObjectID="_1485962878" r:id="rId17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31"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32" w:author="Kees Nederhoff" w:date="2015-02-20T11:50:00Z">
        <w:r w:rsidR="00333C34">
          <w:rPr>
            <w:noProof/>
            <w:lang w:val="en-US"/>
          </w:rPr>
          <w:instrText>67</w:instrText>
        </w:r>
      </w:ins>
      <w:del w:id="1233" w:author="Kees Nederhoff" w:date="2015-02-20T11:50:00Z">
        <w:r w:rsidR="004D7B46" w:rsidDel="00333C34">
          <w:rPr>
            <w:noProof/>
            <w:lang w:val="en-US"/>
          </w:rPr>
          <w:delInstrText>64</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del w:id="1234" w:author="Kees Nederhoff" w:date="2015-02-20T11:47:00Z">
        <w:r w:rsidRPr="004D7B46" w:rsidDel="00333C34">
          <w:rPr>
            <w:lang w:val="en-US"/>
          </w:rPr>
          <w:delText>Here</w:delText>
        </w:r>
      </w:del>
      <w:ins w:id="1235" w:author="Kees Nederhoff" w:date="2015-02-20T11:47:00Z">
        <w:r w:rsidR="00333C34">
          <w:rPr>
            <w:lang w:val="en-US"/>
          </w:rPr>
          <w:t>In this formatulion</w:t>
        </w:r>
      </w:ins>
      <w:del w:id="1236" w:author="Kees Nederhoff" w:date="2015-02-20T11:47:00Z">
        <w:r w:rsidRPr="004D7B46" w:rsidDel="00333C34">
          <w:rPr>
            <w:lang w:val="en-US"/>
          </w:rPr>
          <w:delText>,</w:delText>
        </w:r>
      </w:del>
      <w:r w:rsidRPr="004D7B46">
        <w:rPr>
          <w:lang w:val="en-US"/>
        </w:rPr>
        <w:t xml:space="preserv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del w:id="1237" w:author="Kees Nederhoff" w:date="2015-02-20T11:46:00Z">
        <w:r w:rsidRPr="004D7B46" w:rsidDel="00333C34">
          <w:rPr>
            <w:lang w:val="en-US"/>
          </w:rPr>
          <w:delText>around  the</w:delText>
        </w:r>
      </w:del>
      <w:ins w:id="1238" w:author="Kees Nederhoff" w:date="2015-02-20T11:46:00Z">
        <w:r w:rsidR="00333C34" w:rsidRPr="004D7B46">
          <w:rPr>
            <w:lang w:val="en-US"/>
          </w:rPr>
          <w:t>around the</w:t>
        </w:r>
      </w:ins>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i,j</w:t>
      </w:r>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ins w:id="1239" w:author="Kees Nederhoff" w:date="2015-02-20T11:50:00Z">
        <w:r w:rsidR="00333C34" w:rsidRPr="00333C34">
          <w:rPr>
            <w:lang w:val="en-US"/>
            <w:rPrChange w:id="1240" w:author="Kees Nederhoff" w:date="2015-02-20T11:50:00Z">
              <w:rPr>
                <w:b/>
                <w:bCs/>
                <w:lang w:val="en-US"/>
              </w:rPr>
            </w:rPrChange>
          </w:rPr>
          <w:t>Figure 2</w:t>
        </w:r>
      </w:ins>
      <w:del w:id="1241" w:author="Kees Nederhoff" w:date="2015-02-20T11:50:00Z">
        <w:r w:rsidR="004D7B46" w:rsidRPr="004D7B46" w:rsidDel="00333C34">
          <w:rPr>
            <w:lang w:val="en-US"/>
          </w:rPr>
          <w:delText>Figure 2</w:delText>
        </w:r>
      </w:del>
      <w:r w:rsidRPr="004D7B46">
        <w:rPr>
          <w:lang w:val="en-US"/>
        </w:rPr>
        <w:fldChar w:fldCharType="end"/>
      </w:r>
      <w:r w:rsidRPr="004D7B46">
        <w:rPr>
          <w:lang w:val="en-US"/>
        </w:rPr>
        <w:t>.  It is centered around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2" type="#_x0000_t75" style="width:4in;height:35.15pt" o:ole="">
            <v:imagedata r:id="rId179" o:title=""/>
          </v:shape>
          <o:OLEObject Type="Embed" ProgID="Equation.DSMT4" ShapeID="_x0000_i1102" DrawAspect="Content" ObjectID="_1485962879" r:id="rId180"/>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42"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43" w:author="Kees Nederhoff" w:date="2015-02-20T11:50:00Z">
        <w:r w:rsidR="00333C34">
          <w:rPr>
            <w:noProof/>
            <w:lang w:val="en-US"/>
          </w:rPr>
          <w:instrText>68</w:instrText>
        </w:r>
      </w:ins>
      <w:del w:id="1244" w:author="Kees Nederhoff" w:date="2015-02-20T11:50:00Z">
        <w:r w:rsidR="004D7B46" w:rsidDel="00333C34">
          <w:rPr>
            <w:noProof/>
            <w:lang w:val="en-US"/>
          </w:rPr>
          <w:delInstrText>65</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33C34" w:rsidP="00333C34">
      <w:pPr>
        <w:tabs>
          <w:tab w:val="left" w:pos="7200"/>
          <w:tab w:val="left" w:pos="7470"/>
        </w:tabs>
        <w:spacing w:line="240" w:lineRule="exact"/>
        <w:rPr>
          <w:lang w:val="en-US"/>
        </w:rPr>
      </w:pPr>
      <w:ins w:id="1245" w:author="Kees Nederhoff" w:date="2015-02-20T11:48:00Z">
        <w:r>
          <w:rPr>
            <w:lang w:val="en-US"/>
          </w:rPr>
          <w:t xml:space="preserve">In @ </w:t>
        </w:r>
      </w:ins>
      <w:del w:id="1246" w:author="Kees Nederhoff" w:date="2015-02-20T11:48:00Z">
        <w:r w:rsidR="00313B40" w:rsidRPr="004D7B46" w:rsidDel="00333C34">
          <w:rPr>
            <w:lang w:val="en-US"/>
          </w:rPr>
          <w:delText>where</w:delText>
        </w:r>
      </w:del>
      <w:r w:rsidR="00313B40" w:rsidRPr="004D7B46">
        <w:rPr>
          <w:lang w:val="en-US"/>
        </w:rPr>
        <w:t xml:space="preserve"> V is the cell volume, u the velocity in local grid direction, Q the fluxes,</w:t>
      </w:r>
      <w:r w:rsidR="00313B40" w:rsidRPr="004D7B46">
        <w:rPr>
          <w:position w:val="-10"/>
          <w:lang w:val="en-US"/>
        </w:rPr>
        <w:object w:dxaOrig="240" w:dyaOrig="260">
          <v:shape id="_x0000_i1103" type="#_x0000_t75" style="width:12.55pt;height:12.55pt" o:ole="">
            <v:imagedata r:id="rId181" o:title=""/>
          </v:shape>
          <o:OLEObject Type="Embed" ProgID="Equation.DSMT4" ShapeID="_x0000_i1103" DrawAspect="Content" ObjectID="_1485962880" r:id="rId182"/>
        </w:object>
      </w:r>
      <w:r w:rsidR="00313B40" w:rsidRPr="004D7B46">
        <w:rPr>
          <w:lang w:val="en-US"/>
        </w:rPr>
        <w:t xml:space="preserve"> the density, g acceleration of gravity, </w:t>
      </w:r>
      <w:r w:rsidRPr="004D7B46">
        <w:rPr>
          <w:position w:val="-14"/>
          <w:lang w:val="en-US"/>
        </w:rPr>
        <w:object w:dxaOrig="1080" w:dyaOrig="380">
          <v:shape id="_x0000_i1104" type="#_x0000_t75" style="width:54.4pt;height:18.4pt" o:ole="">
            <v:imagedata r:id="rId183" o:title=""/>
          </v:shape>
          <o:OLEObject Type="Embed" ProgID="Equation.DSMT4" ShapeID="_x0000_i1104" DrawAspect="Content" ObjectID="_1485962881" r:id="rId184"/>
        </w:object>
      </w:r>
      <w:r w:rsidR="00313B40" w:rsidRPr="004D7B46">
        <w:rPr>
          <w:lang w:val="en-US"/>
        </w:rPr>
        <w:t xml:space="preserve"> the bed shear stress, wind shear stress and wave force in u-direction. We consider that the outgoing fluxes carry the velocity inside the cell, </w:t>
      </w:r>
      <w:r w:rsidR="00313B40" w:rsidRPr="004D7B46">
        <w:rPr>
          <w:i/>
          <w:lang w:val="en-US"/>
        </w:rPr>
        <w:t xml:space="preserve">u </w:t>
      </w:r>
      <w:r w:rsidR="00313B40" w:rsidRPr="004D7B46">
        <w:rPr>
          <w:lang w:val="en-US"/>
        </w:rPr>
        <w:t xml:space="preserve">and that </w:t>
      </w:r>
      <w:r w:rsidR="00313B40" w:rsidRPr="004D7B46">
        <w:rPr>
          <w:i/>
          <w:lang w:val="en-US"/>
        </w:rPr>
        <w:t>u</w:t>
      </w:r>
      <w:r w:rsidR="00313B40" w:rsidRPr="004D7B46">
        <w:rPr>
          <w:i/>
          <w:vertAlign w:val="subscript"/>
          <w:lang w:val="en-US"/>
        </w:rPr>
        <w:t>in</w:t>
      </w:r>
      <w:r w:rsidR="00313B40" w:rsidRPr="004D7B46">
        <w:rPr>
          <w:i/>
          <w:lang w:val="en-US"/>
        </w:rPr>
        <w:t xml:space="preserve"> </w:t>
      </w:r>
      <w:r w:rsidR="00313B40" w:rsidRPr="004D7B46">
        <w:rPr>
          <w:lang w:val="en-US"/>
        </w:rPr>
        <w:t xml:space="preserve">is determined at each inflow boundary by interpolation, reconstructing the component in the same direction as </w:t>
      </w:r>
      <w:r w:rsidR="00313B40" w:rsidRPr="004D7B46">
        <w:rPr>
          <w:i/>
          <w:lang w:val="en-US"/>
        </w:rPr>
        <w:t>u</w:t>
      </w:r>
      <w:r w:rsidR="00313B40" w:rsidRPr="004D7B46">
        <w:rPr>
          <w:lang w:val="en-US"/>
        </w:rPr>
        <w:t>.</w:t>
      </w:r>
    </w:p>
    <w:p w:rsidR="00333C34" w:rsidRDefault="00333C34">
      <w:pPr>
        <w:tabs>
          <w:tab w:val="left" w:pos="7200"/>
          <w:tab w:val="left" w:pos="7470"/>
        </w:tabs>
        <w:spacing w:line="240" w:lineRule="exact"/>
        <w:rPr>
          <w:ins w:id="1247" w:author="Kees Nederhoff" w:date="2015-02-20T11:49:00Z"/>
          <w:lang w:val="en-US"/>
        </w:rPr>
        <w:pPrChange w:id="1248" w:author="Kees Nederhoff" w:date="2015-02-20T11:49:00Z">
          <w:pPr>
            <w:tabs>
              <w:tab w:val="left" w:pos="7200"/>
              <w:tab w:val="left" w:pos="7470"/>
            </w:tabs>
            <w:spacing w:line="240" w:lineRule="exact"/>
            <w:ind w:firstLine="720"/>
          </w:pPr>
        </w:pPrChange>
      </w:pPr>
    </w:p>
    <w:p w:rsidR="00313B40" w:rsidRPr="004D7B46" w:rsidRDefault="00313B40">
      <w:pPr>
        <w:tabs>
          <w:tab w:val="left" w:pos="7200"/>
          <w:tab w:val="left" w:pos="7470"/>
        </w:tabs>
        <w:spacing w:line="240" w:lineRule="exact"/>
        <w:rPr>
          <w:lang w:val="en-US"/>
        </w:rPr>
        <w:pPrChange w:id="1249" w:author="Kees Nederhoff" w:date="2015-02-20T11:49:00Z">
          <w:pPr>
            <w:tabs>
              <w:tab w:val="left" w:pos="7200"/>
              <w:tab w:val="left" w:pos="7470"/>
            </w:tabs>
            <w:spacing w:line="240" w:lineRule="exact"/>
            <w:ind w:firstLine="720"/>
          </w:pPr>
        </w:pPrChange>
      </w:pPr>
      <w:r w:rsidRPr="004D7B46">
        <w:rPr>
          <w:lang w:val="en-US"/>
        </w:rPr>
        <w:t xml:space="preserve">The </w:t>
      </w:r>
      <w:del w:id="1250" w:author="Kees Nederhoff" w:date="2015-02-20T11:49:00Z">
        <w:r w:rsidRPr="004D7B46" w:rsidDel="00333C34">
          <w:rPr>
            <w:lang w:val="en-US"/>
          </w:rPr>
          <w:delText>volume  balance</w:delText>
        </w:r>
      </w:del>
      <w:ins w:id="1251" w:author="Kees Nederhoff" w:date="2015-02-20T11:49:00Z">
        <w:r w:rsidR="00333C34" w:rsidRPr="004D7B46">
          <w:rPr>
            <w:lang w:val="en-US"/>
          </w:rPr>
          <w:t>volume balance</w:t>
        </w:r>
      </w:ins>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5" type="#_x0000_t75" style="width:120.55pt;height:31pt" o:ole="">
            <v:imagedata r:id="rId185" o:title=""/>
          </v:shape>
          <o:OLEObject Type="Embed" ProgID="Equation.DSMT4" ShapeID="_x0000_i1105" DrawAspect="Content" ObjectID="_1485962882" r:id="rId18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2"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53" w:author="Kees Nederhoff" w:date="2015-02-20T11:50:00Z">
        <w:r w:rsidR="00333C34">
          <w:rPr>
            <w:noProof/>
            <w:lang w:val="en-US"/>
          </w:rPr>
          <w:instrText>69</w:instrText>
        </w:r>
      </w:ins>
      <w:del w:id="1254" w:author="Kees Nederhoff" w:date="2015-02-20T11:50:00Z">
        <w:r w:rsidR="004D7B46" w:rsidDel="00333C34">
          <w:rPr>
            <w:noProof/>
            <w:lang w:val="en-US"/>
          </w:rPr>
          <w:delInstrText>66</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del w:id="1255" w:author="Kees Nederhoff" w:date="2015-02-20T11:49:00Z">
        <w:r w:rsidRPr="004D7B46" w:rsidDel="00333C34">
          <w:rPr>
            <w:i/>
            <w:lang w:val="en-US"/>
          </w:rPr>
          <w:delText xml:space="preserve">V </w:delText>
        </w:r>
        <w:r w:rsidRPr="004D7B46" w:rsidDel="00333C34">
          <w:rPr>
            <w:lang w:val="en-US"/>
          </w:rPr>
          <w:delText xml:space="preserve"> we</w:delText>
        </w:r>
      </w:del>
      <w:ins w:id="1256" w:author="Kees Nederhoff" w:date="2015-02-20T11:49:00Z">
        <w:r w:rsidR="00333C34" w:rsidRPr="004D7B46">
          <w:rPr>
            <w:i/>
            <w:lang w:val="en-US"/>
          </w:rPr>
          <w:t xml:space="preserve">V </w:t>
        </w:r>
        <w:r w:rsidR="00333C34" w:rsidRPr="004D7B46">
          <w:rPr>
            <w:lang w:val="en-US"/>
          </w:rPr>
          <w:t>we</w:t>
        </w:r>
      </w:ins>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6" type="#_x0000_t75" style="width:243.65pt;height:36.85pt" o:ole="">
            <v:imagedata r:id="rId187" o:title=""/>
          </v:shape>
          <o:OLEObject Type="Embed" ProgID="Equation.DSMT4" ShapeID="_x0000_i1106" DrawAspect="Content" ObjectID="_1485962883" r:id="rId18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57"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58" w:author="Kees Nederhoff" w:date="2015-02-20T11:50:00Z">
        <w:r w:rsidR="00333C34">
          <w:rPr>
            <w:noProof/>
            <w:lang w:val="en-US"/>
          </w:rPr>
          <w:instrText>70</w:instrText>
        </w:r>
      </w:ins>
      <w:del w:id="1259" w:author="Kees Nederhoff" w:date="2015-02-20T11:50:00Z">
        <w:r w:rsidR="004D7B46" w:rsidDel="00333C34">
          <w:rPr>
            <w:noProof/>
            <w:lang w:val="en-US"/>
          </w:rPr>
          <w:delInstrText>67</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33C34" w:rsidP="004D7B46">
      <w:pPr>
        <w:tabs>
          <w:tab w:val="left" w:pos="7200"/>
          <w:tab w:val="left" w:pos="7470"/>
        </w:tabs>
        <w:rPr>
          <w:lang w:val="en-US"/>
        </w:rPr>
      </w:pPr>
      <w:ins w:id="1260" w:author="Kees Nederhoff" w:date="2015-02-20T11:49:00Z">
        <w:r>
          <w:rPr>
            <w:lang w:val="en-US"/>
          </w:rPr>
          <w:t>In @</w:t>
        </w:r>
      </w:ins>
      <w:del w:id="1261" w:author="Kees Nederhoff" w:date="2015-02-20T11:49:00Z">
        <w:r w:rsidR="00313B40" w:rsidRPr="004D7B46" w:rsidDel="00333C34">
          <w:rPr>
            <w:lang w:val="en-US"/>
          </w:rPr>
          <w:delText>where</w:delText>
        </w:r>
      </w:del>
      <w:r w:rsidR="00313B40" w:rsidRPr="004D7B46">
        <w:rPr>
          <w:lang w:val="en-US"/>
        </w:rPr>
        <w:t xml:space="preserve"> </w:t>
      </w:r>
      <w:r w:rsidR="00313B40" w:rsidRPr="004D7B46">
        <w:rPr>
          <w:i/>
          <w:lang w:val="en-US"/>
        </w:rPr>
        <w:t xml:space="preserve">A </w:t>
      </w:r>
      <w:r w:rsidR="00313B40" w:rsidRPr="004D7B46">
        <w:rPr>
          <w:lang w:val="en-US"/>
        </w:rPr>
        <w:t xml:space="preserve"> is the cell area and </w:t>
      </w:r>
      <w:r w:rsidR="00313B40" w:rsidRPr="004D7B46">
        <w:rPr>
          <w:i/>
          <w:lang w:val="en-US"/>
        </w:rPr>
        <w:t>h</w:t>
      </w:r>
      <w:r w:rsidR="00313B40" w:rsidRPr="004D7B46">
        <w:rPr>
          <w:i/>
          <w:vertAlign w:val="subscript"/>
          <w:lang w:val="en-US"/>
        </w:rPr>
        <w:t>um</w:t>
      </w:r>
      <w:r w:rsidR="00313B40" w:rsidRPr="004D7B46">
        <w:rPr>
          <w:lang w:val="en-US"/>
        </w:rPr>
        <w:t xml:space="preserve"> is the average depth of the cell around the </w:t>
      </w:r>
      <w:r w:rsidR="00313B40" w:rsidRPr="004D7B46">
        <w:rPr>
          <w:i/>
          <w:lang w:val="en-US"/>
        </w:rPr>
        <w:t>u</w:t>
      </w:r>
      <w:r w:rsidR="00313B40" w:rsidRPr="004D7B46">
        <w:rPr>
          <w:lang w:val="en-US"/>
        </w:rPr>
        <w:t xml:space="preserve">-point. The procedure for the second term (the others are straightforward) now boils down to integrating (only) the incoming fluxes over the interfaces and multiplying them with the difference between </w:t>
      </w:r>
      <w:r w:rsidR="00313B40" w:rsidRPr="004D7B46">
        <w:rPr>
          <w:i/>
          <w:lang w:val="en-US"/>
        </w:rPr>
        <w:t xml:space="preserve">u </w:t>
      </w:r>
      <w:r w:rsidR="00313B40" w:rsidRPr="004D7B46">
        <w:rPr>
          <w:lang w:val="en-US"/>
        </w:rPr>
        <w:t xml:space="preserve">in the cell and the component of velocity in the same direction at the upwind cell. </w:t>
      </w:r>
    </w:p>
    <w:p w:rsidR="00313B40" w:rsidRPr="004D7B46" w:rsidRDefault="00313B40">
      <w:pPr>
        <w:keepNext/>
        <w:tabs>
          <w:tab w:val="left" w:pos="7200"/>
          <w:tab w:val="left" w:pos="7470"/>
        </w:tabs>
        <w:jc w:val="center"/>
        <w:rPr>
          <w:lang w:val="en-US"/>
        </w:rPr>
        <w:pPrChange w:id="1262" w:author="Kees Nederhoff" w:date="2015-02-20T11:48:00Z">
          <w:pPr>
            <w:keepNext/>
            <w:tabs>
              <w:tab w:val="left" w:pos="7200"/>
              <w:tab w:val="left" w:pos="7470"/>
            </w:tabs>
          </w:pPr>
        </w:pPrChange>
      </w:pPr>
      <w:r w:rsidRPr="004D7B46">
        <w:rPr>
          <w:noProof/>
          <w:lang w:eastAsia="zh-CN"/>
        </w:rPr>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9"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1263"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333C34">
        <w:rPr>
          <w:b/>
          <w:bCs w:val="0"/>
          <w:noProof/>
          <w:lang w:val="en-US"/>
        </w:rPr>
        <w:t>2</w:t>
      </w:r>
      <w:r w:rsidRPr="004D7B46">
        <w:rPr>
          <w:b/>
          <w:bCs w:val="0"/>
          <w:lang w:val="en-US"/>
        </w:rPr>
        <w:fldChar w:fldCharType="end"/>
      </w:r>
      <w:bookmarkEnd w:id="1263"/>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lastRenderedPageBreak/>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ins w:id="126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68</w:instrText>
        </w:r>
        <w:r w:rsidR="00333C34" w:rsidRPr="004D7B46">
          <w:rPr>
            <w:lang w:val="en-US"/>
          </w:rPr>
          <w:instrText>)</w:instrText>
        </w:r>
      </w:ins>
      <w:del w:id="1265" w:author="Kees Nederhoff" w:date="2015-02-20T11:50:00Z">
        <w:r w:rsidR="004D7B46" w:rsidRPr="004D7B46" w:rsidDel="00333C34">
          <w:rPr>
            <w:lang w:val="en-US"/>
          </w:rPr>
          <w:delInstrText>(1.6)</w:delInstrText>
        </w:r>
      </w:del>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ins w:id="1266"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69</w:instrText>
        </w:r>
        <w:r w:rsidR="00333C34" w:rsidRPr="004D7B46">
          <w:rPr>
            <w:lang w:val="en-US"/>
          </w:rPr>
          <w:instrText>)</w:instrText>
        </w:r>
      </w:ins>
      <w:del w:id="1267" w:author="Kees Nederhoff" w:date="2015-02-20T11:50:00Z">
        <w:r w:rsidR="004D7B46" w:rsidRPr="004D7B46" w:rsidDel="00333C34">
          <w:rPr>
            <w:lang w:val="en-US"/>
          </w:rPr>
          <w:delInstrText>(1.7)</w:delInstrText>
        </w:r>
      </w:del>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ins w:id="126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70</w:instrText>
        </w:r>
        <w:r w:rsidR="00333C34" w:rsidRPr="004D7B46">
          <w:rPr>
            <w:lang w:val="en-US"/>
          </w:rPr>
          <w:instrText>)</w:instrText>
        </w:r>
      </w:ins>
      <w:del w:id="1269" w:author="Kees Nederhoff" w:date="2015-02-20T11:50:00Z">
        <w:r w:rsidR="004D7B46" w:rsidRPr="004D7B46" w:rsidDel="00333C34">
          <w:rPr>
            <w:lang w:val="en-US"/>
          </w:rPr>
          <w:delInstrText>(1.8)</w:delInstrText>
        </w:r>
      </w:del>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4D7B46">
        <w:rPr>
          <w:position w:val="-6"/>
          <w:lang w:val="en-US"/>
        </w:rPr>
        <w:object w:dxaOrig="400" w:dyaOrig="279">
          <v:shape id="_x0000_i1107" type="#_x0000_t75" style="width:20.1pt;height:15.05pt" o:ole="">
            <v:imagedata r:id="rId190" o:title=""/>
          </v:shape>
          <o:OLEObject Type="Embed" ProgID="Equation.DSMT4" ShapeID="_x0000_i1107" DrawAspect="Content" ObjectID="_1485962884" r:id="rId191"/>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8" type="#_x0000_t75" style="width:392.65pt;height:92.1pt" o:ole="">
            <v:imagedata r:id="rId192" o:title=""/>
          </v:shape>
          <o:OLEObject Type="Embed" ProgID="Equation.DSMT4" ShapeID="_x0000_i1108" DrawAspect="Content" ObjectID="_1485962885" r:id="rId193"/>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70" w:author="Kees Nederhoff" w:date="2015-02-20T11:50:00Z">
        <w:r w:rsidRPr="004D7B46">
          <w:rPr>
            <w:lang w:val="en-US"/>
          </w:rPr>
          <w:fldChar w:fldCharType="end"/>
        </w:r>
      </w:del>
      <w:bookmarkStart w:id="1271"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72" w:author="Kees Nederhoff" w:date="2015-02-20T11:50:00Z">
        <w:r w:rsidR="00333C34">
          <w:rPr>
            <w:noProof/>
            <w:lang w:val="en-US"/>
          </w:rPr>
          <w:instrText>71</w:instrText>
        </w:r>
      </w:ins>
      <w:del w:id="1273" w:author="Kees Nederhoff" w:date="2015-02-20T11:50:00Z">
        <w:r w:rsidR="004D7B46" w:rsidDel="00333C34">
          <w:rPr>
            <w:noProof/>
            <w:lang w:val="en-US"/>
          </w:rPr>
          <w:delInstrText>68</w:delInstrText>
        </w:r>
      </w:del>
      <w:r w:rsidRPr="004D7B46">
        <w:rPr>
          <w:noProof/>
          <w:lang w:val="en-US"/>
        </w:rPr>
        <w:fldChar w:fldCharType="end"/>
      </w:r>
      <w:r w:rsidRPr="004D7B46">
        <w:rPr>
          <w:lang w:val="en-US"/>
        </w:rPr>
        <w:instrText>)</w:instrText>
      </w:r>
      <w:bookmarkEnd w:id="1271"/>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09" type="#_x0000_t75" style="width:385.1pt;height:107.15pt" o:ole="">
            <v:imagedata r:id="rId194" o:title=""/>
          </v:shape>
          <o:OLEObject Type="Embed" ProgID="Equation.DSMT4" ShapeID="_x0000_i1109" DrawAspect="Content" ObjectID="_1485962886" r:id="rId195"/>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74" w:author="Kees Nederhoff" w:date="2015-02-20T11:50:00Z">
        <w:r w:rsidRPr="004D7B46">
          <w:rPr>
            <w:lang w:val="en-US"/>
          </w:rPr>
          <w:fldChar w:fldCharType="end"/>
        </w:r>
      </w:del>
      <w:bookmarkStart w:id="1275"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76" w:author="Kees Nederhoff" w:date="2015-02-20T11:50:00Z">
        <w:r w:rsidR="00333C34">
          <w:rPr>
            <w:noProof/>
            <w:lang w:val="en-US"/>
          </w:rPr>
          <w:instrText>72</w:instrText>
        </w:r>
      </w:ins>
      <w:del w:id="1277" w:author="Kees Nederhoff" w:date="2015-02-20T11:50:00Z">
        <w:r w:rsidR="004D7B46" w:rsidDel="00333C34">
          <w:rPr>
            <w:noProof/>
            <w:lang w:val="en-US"/>
          </w:rPr>
          <w:delInstrText>69</w:delInstrText>
        </w:r>
      </w:del>
      <w:r w:rsidRPr="004D7B46">
        <w:rPr>
          <w:noProof/>
          <w:lang w:val="en-US"/>
        </w:rPr>
        <w:fldChar w:fldCharType="end"/>
      </w:r>
      <w:r w:rsidRPr="004D7B46">
        <w:rPr>
          <w:lang w:val="en-US"/>
        </w:rPr>
        <w:instrText>)</w:instrText>
      </w:r>
      <w:bookmarkEnd w:id="1275"/>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ins w:id="127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70</w:instrText>
        </w:r>
        <w:r w:rsidR="00333C34" w:rsidRPr="004D7B46">
          <w:rPr>
            <w:lang w:val="en-US"/>
          </w:rPr>
          <w:instrText>)</w:instrText>
        </w:r>
      </w:ins>
      <w:del w:id="1279" w:author="Kees Nederhoff" w:date="2015-02-20T11:50:00Z">
        <w:r w:rsidR="004D7B46" w:rsidRPr="004D7B46" w:rsidDel="00333C34">
          <w:rPr>
            <w:lang w:val="en-US"/>
          </w:rPr>
          <w:delInstrText>(1.8)</w:delInstrText>
        </w:r>
      </w:del>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0" type="#_x0000_t75" style="width:261.2pt;height:152.35pt" o:ole="">
            <v:imagedata r:id="rId196" o:title=""/>
          </v:shape>
          <o:OLEObject Type="Embed" ProgID="Equation.DSMT4" ShapeID="_x0000_i1110" DrawAspect="Content" ObjectID="_1485962887" r:id="rId197"/>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80" w:author="Kees Nederhoff" w:date="2015-02-20T11:50:00Z">
        <w:r w:rsidRPr="004D7B46">
          <w:rPr>
            <w:lang w:val="en-US"/>
          </w:rPr>
          <w:fldChar w:fldCharType="end"/>
        </w:r>
      </w:del>
      <w:bookmarkStart w:id="1281"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82" w:author="Kees Nederhoff" w:date="2015-02-20T11:50:00Z">
        <w:r w:rsidR="00333C34">
          <w:rPr>
            <w:noProof/>
            <w:lang w:val="en-US"/>
          </w:rPr>
          <w:instrText>73</w:instrText>
        </w:r>
      </w:ins>
      <w:del w:id="1283" w:author="Kees Nederhoff" w:date="2015-02-20T11:50:00Z">
        <w:r w:rsidR="004D7B46" w:rsidDel="00333C34">
          <w:rPr>
            <w:noProof/>
            <w:lang w:val="en-US"/>
          </w:rPr>
          <w:delInstrText>70</w:delInstrText>
        </w:r>
      </w:del>
      <w:r w:rsidRPr="004D7B46">
        <w:rPr>
          <w:noProof/>
          <w:lang w:val="en-US"/>
        </w:rPr>
        <w:fldChar w:fldCharType="end"/>
      </w:r>
      <w:r w:rsidRPr="004D7B46">
        <w:rPr>
          <w:lang w:val="en-US"/>
        </w:rPr>
        <w:instrText>)</w:instrText>
      </w:r>
      <w:bookmarkEnd w:id="1281"/>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ins w:id="1284" w:author="Kees Nederhoff" w:date="2015-02-20T11:50:00Z">
        <w:r w:rsidR="00333C34" w:rsidRPr="00333C34">
          <w:rPr>
            <w:lang w:val="en-US"/>
            <w:rPrChange w:id="1285" w:author="Kees Nederhoff" w:date="2015-02-20T11:50:00Z">
              <w:rPr>
                <w:b/>
                <w:bCs/>
                <w:lang w:val="en-US"/>
              </w:rPr>
            </w:rPrChange>
          </w:rPr>
          <w:t>Figure 3</w:t>
        </w:r>
      </w:ins>
      <w:del w:id="1286" w:author="Kees Nederhoff" w:date="2015-02-20T11:50:00Z">
        <w:r w:rsidR="004D7B46" w:rsidRPr="004D7B46" w:rsidDel="00333C34">
          <w:rPr>
            <w:lang w:val="en-US"/>
          </w:rPr>
          <w:delText>Figure 3</w:delText>
        </w:r>
      </w:del>
      <w:r w:rsidRPr="004D7B46">
        <w:rPr>
          <w:lang w:val="en-US"/>
        </w:rPr>
        <w:fldChar w:fldCharType="end"/>
      </w:r>
      <w:r w:rsidRPr="004D7B46">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lastRenderedPageBreak/>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98"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1287"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333C34">
        <w:rPr>
          <w:b/>
          <w:bCs w:val="0"/>
          <w:noProof/>
          <w:lang w:val="en-US"/>
        </w:rPr>
        <w:t>3</w:t>
      </w:r>
      <w:r w:rsidRPr="004D7B46">
        <w:rPr>
          <w:b/>
          <w:bCs w:val="0"/>
          <w:lang w:val="en-US"/>
        </w:rPr>
        <w:fldChar w:fldCharType="end"/>
      </w:r>
      <w:bookmarkEnd w:id="1287"/>
      <w:r w:rsidRPr="004D7B46">
        <w:rPr>
          <w:b/>
          <w:bCs w:val="0"/>
          <w:lang w:val="en-US"/>
        </w:rPr>
        <w:t xml:space="preserve"> Leap-frog time integration scheme</w:t>
      </w:r>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1288" w:name="_Toc412196443"/>
      <w:r w:rsidRPr="004D7B46">
        <w:rPr>
          <w:lang w:val="en-US"/>
        </w:rPr>
        <w:t>Wave action balance</w:t>
      </w:r>
      <w:bookmarkEnd w:id="1288"/>
    </w:p>
    <w:p w:rsidR="00313B40" w:rsidRPr="004D7B46" w:rsidRDefault="00313B40" w:rsidP="004D7B46">
      <w:pPr>
        <w:pStyle w:val="Heading4"/>
        <w:jc w:val="both"/>
        <w:rPr>
          <w:lang w:val="en-US"/>
        </w:rPr>
      </w:pPr>
      <w:bookmarkStart w:id="1289" w:name="_Toc410145830"/>
      <w:r w:rsidRPr="004D7B46">
        <w:rPr>
          <w:lang w:val="en-US"/>
        </w:rPr>
        <w:t>Nonstationary solver</w:t>
      </w:r>
      <w:bookmarkEnd w:id="1289"/>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1" type="#_x0000_t75" style="width:188.35pt;height:33.5pt" o:ole="">
            <v:imagedata r:id="rId199" o:title=""/>
          </v:shape>
          <o:OLEObject Type="Embed" ProgID="Equation.DSMT4" ShapeID="_x0000_i1111" DrawAspect="Content" ObjectID="_1485962888" r:id="rId20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0"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91" w:author="Kees Nederhoff" w:date="2015-02-20T11:50:00Z">
        <w:r w:rsidR="00333C34">
          <w:rPr>
            <w:noProof/>
            <w:lang w:val="en-US"/>
          </w:rPr>
          <w:instrText>74</w:instrText>
        </w:r>
      </w:ins>
      <w:del w:id="1292" w:author="Kees Nederhoff" w:date="2015-02-20T11:50:00Z">
        <w:r w:rsidR="004D7B46" w:rsidDel="00333C34">
          <w:rPr>
            <w:noProof/>
            <w:lang w:val="en-US"/>
          </w:rPr>
          <w:delInstrText>71</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2" type="#_x0000_t75" style="width:15.9pt;height:18.4pt" o:ole="">
            <v:imagedata r:id="rId201" o:title=""/>
          </v:shape>
          <o:OLEObject Type="Embed" ProgID="Equation.DSMT4" ShapeID="_x0000_i1112" DrawAspect="Content" ObjectID="_1485962889" r:id="rId202"/>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ins w:id="1293"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72</w:instrText>
        </w:r>
        <w:r w:rsidR="00333C34" w:rsidRPr="004D7B46">
          <w:rPr>
            <w:lang w:val="en-US"/>
          </w:rPr>
          <w:instrText>)</w:instrText>
        </w:r>
      </w:ins>
      <w:del w:id="1294" w:author="Kees Nederhoff" w:date="2015-02-20T11:50:00Z">
        <w:r w:rsidR="004D7B46" w:rsidRPr="004D7B46" w:rsidDel="00333C34">
          <w:rPr>
            <w:lang w:val="en-US"/>
          </w:rPr>
          <w:delInstrText>(1.10)</w:delInstrText>
        </w:r>
      </w:del>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3" type="#_x0000_t75" style="width:293.85pt;height:217.65pt" o:ole="">
            <v:imagedata r:id="rId203" o:title=""/>
          </v:shape>
          <o:OLEObject Type="Embed" ProgID="Equation.DSMT4" ShapeID="_x0000_i1113" DrawAspect="Content" ObjectID="_1485962890" r:id="rId2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5" w:author="Kees Nederhoff" w:date="2015-02-20T11:50:00Z">
        <w:r w:rsidRPr="004D7B46">
          <w:rPr>
            <w:lang w:val="en-US"/>
          </w:rPr>
          <w:fldChar w:fldCharType="end"/>
        </w:r>
      </w:del>
      <w:bookmarkStart w:id="1296"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297" w:author="Kees Nederhoff" w:date="2015-02-20T11:50:00Z">
        <w:r w:rsidR="00333C34">
          <w:rPr>
            <w:noProof/>
            <w:lang w:val="en-US"/>
          </w:rPr>
          <w:instrText>75</w:instrText>
        </w:r>
      </w:ins>
      <w:del w:id="1298" w:author="Kees Nederhoff" w:date="2015-02-20T11:50:00Z">
        <w:r w:rsidR="004D7B46" w:rsidDel="00333C34">
          <w:rPr>
            <w:noProof/>
            <w:lang w:val="en-US"/>
          </w:rPr>
          <w:delInstrText>72</w:delInstrText>
        </w:r>
      </w:del>
      <w:r w:rsidRPr="004D7B46">
        <w:rPr>
          <w:noProof/>
          <w:lang w:val="en-US"/>
        </w:rPr>
        <w:fldChar w:fldCharType="end"/>
      </w:r>
      <w:r w:rsidRPr="004D7B46">
        <w:rPr>
          <w:lang w:val="en-US"/>
        </w:rPr>
        <w:instrText>)</w:instrText>
      </w:r>
      <w:bookmarkEnd w:id="1296"/>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4" type="#_x0000_t75" style="width:401.85pt;height:38.5pt" o:ole="">
            <v:imagedata r:id="rId205" o:title=""/>
          </v:shape>
          <o:OLEObject Type="Embed" ProgID="Equation.DSMT4" ShapeID="_x0000_i1114" DrawAspect="Content" ObjectID="_1485962891" r:id="rId206"/>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299" w:author="Kees Nederhoff" w:date="2015-02-20T11:50:00Z">
        <w:r w:rsidRPr="004D7B46">
          <w:rPr>
            <w:lang w:val="en-US"/>
          </w:rPr>
          <w:fldChar w:fldCharType="end"/>
        </w:r>
      </w:del>
      <w:bookmarkStart w:id="1300"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01" w:author="Kees Nederhoff" w:date="2015-02-20T11:50:00Z">
        <w:r w:rsidR="00333C34">
          <w:rPr>
            <w:noProof/>
            <w:lang w:val="en-US"/>
          </w:rPr>
          <w:instrText>76</w:instrText>
        </w:r>
      </w:ins>
      <w:del w:id="1302" w:author="Kees Nederhoff" w:date="2015-02-20T11:50:00Z">
        <w:r w:rsidR="004D7B46" w:rsidDel="00333C34">
          <w:rPr>
            <w:noProof/>
            <w:lang w:val="en-US"/>
          </w:rPr>
          <w:delInstrText>73</w:delInstrText>
        </w:r>
      </w:del>
      <w:r w:rsidRPr="004D7B46">
        <w:rPr>
          <w:noProof/>
          <w:lang w:val="en-US"/>
        </w:rPr>
        <w:fldChar w:fldCharType="end"/>
      </w:r>
      <w:r w:rsidRPr="004D7B46">
        <w:rPr>
          <w:lang w:val="en-US"/>
        </w:rPr>
        <w:instrText>)</w:instrText>
      </w:r>
      <w:bookmarkEnd w:id="1300"/>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1303" w:name="_Toc410145829"/>
      <w:r w:rsidRPr="004D7B46">
        <w:rPr>
          <w:lang w:val="en-US"/>
        </w:rPr>
        <w:t>Stationary solver</w:t>
      </w:r>
      <w:bookmarkEnd w:id="1303"/>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ins w:id="130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76</w:instrText>
        </w:r>
        <w:r w:rsidR="00333C34" w:rsidRPr="004D7B46">
          <w:rPr>
            <w:lang w:val="en-US"/>
          </w:rPr>
          <w:instrText>)</w:instrText>
        </w:r>
      </w:ins>
      <w:del w:id="1305"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73</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r w:rsidRPr="004D7B46">
        <w:rPr>
          <w:i/>
          <w:lang w:val="en-US"/>
        </w:rPr>
        <w:t xml:space="preserve">maxiter </w:t>
      </w:r>
      <w:r w:rsidRPr="004D7B46">
        <w:rPr>
          <w:lang w:val="en-US"/>
        </w:rPr>
        <w:t xml:space="preserve"> and </w:t>
      </w:r>
      <w:r w:rsidRPr="004D7B46">
        <w:rPr>
          <w:i/>
          <w:lang w:val="en-US"/>
        </w:rPr>
        <w:t>maxerror.</w:t>
      </w:r>
    </w:p>
    <w:p w:rsidR="00CA2484" w:rsidRPr="004D7B46" w:rsidRDefault="00CA2484" w:rsidP="004D7B46">
      <w:pPr>
        <w:pStyle w:val="Heading3"/>
        <w:jc w:val="both"/>
        <w:rPr>
          <w:lang w:val="en-US"/>
        </w:rPr>
      </w:pPr>
      <w:bookmarkStart w:id="1306" w:name="_Toc412196444"/>
      <w:r w:rsidRPr="004D7B46">
        <w:rPr>
          <w:lang w:val="en-US"/>
        </w:rPr>
        <w:t>Shallow water equations</w:t>
      </w:r>
      <w:bookmarkEnd w:id="1306"/>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1307" w:name="_Toc412196445"/>
      <w:r w:rsidRPr="004D7B46">
        <w:rPr>
          <w:lang w:val="en-US"/>
        </w:rPr>
        <w:t>Groundwater flow</w:t>
      </w:r>
      <w:bookmarkEnd w:id="1307"/>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lastRenderedPageBreak/>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5" type="#_x0000_t75" style="width:169.95pt;height:18.4pt" o:ole="">
            <v:imagedata r:id="rId207" o:title=""/>
          </v:shape>
          <o:OLEObject Type="Embed" ProgID="Equation.DSMT4" ShapeID="_x0000_i1115" DrawAspect="Content" ObjectID="_1485962892" r:id="rId20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08" w:author="Kees Nederhoff" w:date="2015-02-20T11:50:00Z">
        <w:r w:rsidRPr="004D7B46">
          <w:rPr>
            <w:lang w:val="en-US"/>
          </w:rPr>
          <w:fldChar w:fldCharType="end"/>
        </w:r>
      </w:del>
      <w:bookmarkStart w:id="1309"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10" w:author="Kees Nederhoff" w:date="2015-02-20T11:50:00Z">
        <w:r w:rsidR="00333C34">
          <w:rPr>
            <w:noProof/>
            <w:lang w:val="en-US"/>
          </w:rPr>
          <w:instrText>77</w:instrText>
        </w:r>
      </w:ins>
      <w:del w:id="1311" w:author="Kees Nederhoff" w:date="2015-02-20T11:50:00Z">
        <w:r w:rsidR="004D7B46" w:rsidDel="00333C34">
          <w:rPr>
            <w:noProof/>
            <w:lang w:val="en-US"/>
          </w:rPr>
          <w:delInstrText>74</w:delInstrText>
        </w:r>
      </w:del>
      <w:r w:rsidRPr="004D7B46">
        <w:rPr>
          <w:noProof/>
          <w:lang w:val="en-US"/>
        </w:rPr>
        <w:fldChar w:fldCharType="end"/>
      </w:r>
      <w:r w:rsidRPr="004D7B46">
        <w:rPr>
          <w:lang w:val="en-US"/>
        </w:rPr>
        <w:instrText>)</w:instrText>
      </w:r>
      <w:bookmarkEnd w:id="1309"/>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ins w:id="1312"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77</w:instrText>
        </w:r>
        <w:r w:rsidR="00333C34" w:rsidRPr="004D7B46">
          <w:rPr>
            <w:lang w:val="en-US"/>
          </w:rPr>
          <w:instrText>)</w:instrText>
        </w:r>
      </w:ins>
      <w:del w:id="1313"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74</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ins w:id="131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37</w:instrText>
        </w:r>
        <w:r w:rsidR="00333C34" w:rsidRPr="004D7B46">
          <w:rPr>
            <w:lang w:val="en-US"/>
          </w:rPr>
          <w:instrText>)</w:instrText>
        </w:r>
      </w:ins>
      <w:del w:id="1315"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33</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6" type="#_x0000_t75" style="width:131.45pt;height:86.25pt" o:ole="">
            <v:imagedata r:id="rId209" o:title=""/>
          </v:shape>
          <o:OLEObject Type="Embed" ProgID="Equation.DSMT4" ShapeID="_x0000_i1116" DrawAspect="Content" ObjectID="_1485962893" r:id="rId21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16" w:author="Kees Nederhoff" w:date="2015-02-20T11:50:00Z">
        <w:r w:rsidRPr="004D7B46">
          <w:rPr>
            <w:lang w:val="en-US"/>
          </w:rPr>
          <w:fldChar w:fldCharType="end"/>
        </w:r>
      </w:del>
      <w:bookmarkStart w:id="1317"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18" w:author="Kees Nederhoff" w:date="2015-02-20T11:50:00Z">
        <w:r w:rsidR="00333C34">
          <w:rPr>
            <w:noProof/>
            <w:lang w:val="en-US"/>
          </w:rPr>
          <w:instrText>78</w:instrText>
        </w:r>
      </w:ins>
      <w:del w:id="1319" w:author="Kees Nederhoff" w:date="2015-02-20T11:50:00Z">
        <w:r w:rsidR="004D7B46" w:rsidDel="00333C34">
          <w:rPr>
            <w:noProof/>
            <w:lang w:val="en-US"/>
          </w:rPr>
          <w:delInstrText>75</w:delInstrText>
        </w:r>
      </w:del>
      <w:r w:rsidRPr="004D7B46">
        <w:rPr>
          <w:noProof/>
          <w:lang w:val="en-US"/>
        </w:rPr>
        <w:fldChar w:fldCharType="end"/>
      </w:r>
      <w:r w:rsidRPr="004D7B46">
        <w:rPr>
          <w:lang w:val="en-US"/>
        </w:rPr>
        <w:instrText>)</w:instrText>
      </w:r>
      <w:bookmarkEnd w:id="1317"/>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ins w:id="132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78</w:instrText>
        </w:r>
        <w:r w:rsidR="00333C34" w:rsidRPr="004D7B46">
          <w:rPr>
            <w:lang w:val="en-US"/>
          </w:rPr>
          <w:instrText>)</w:instrText>
        </w:r>
      </w:ins>
      <w:del w:id="132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75</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7" type="#_x0000_t75" style="width:380.1pt;height:74.5pt" o:ole="">
            <v:imagedata r:id="rId211" o:title=""/>
          </v:shape>
          <o:OLEObject Type="Embed" ProgID="Equation.DSMT4" ShapeID="_x0000_i1117" DrawAspect="Content" ObjectID="_1485962894" r:id="rId2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22" w:author="Kees Nederhoff" w:date="2015-02-20T11:50:00Z">
        <w:r w:rsidRPr="004D7B46">
          <w:rPr>
            <w:lang w:val="en-US"/>
          </w:rPr>
          <w:fldChar w:fldCharType="end"/>
        </w:r>
      </w:del>
      <w:bookmarkStart w:id="1323"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24" w:author="Kees Nederhoff" w:date="2015-02-20T11:50:00Z">
        <w:r w:rsidR="00333C34">
          <w:rPr>
            <w:noProof/>
            <w:lang w:val="en-US"/>
          </w:rPr>
          <w:instrText>79</w:instrText>
        </w:r>
      </w:ins>
      <w:del w:id="1325" w:author="Kees Nederhoff" w:date="2015-02-20T11:50:00Z">
        <w:r w:rsidR="004D7B46" w:rsidDel="00333C34">
          <w:rPr>
            <w:noProof/>
            <w:lang w:val="en-US"/>
          </w:rPr>
          <w:delInstrText>76</w:delInstrText>
        </w:r>
      </w:del>
      <w:r w:rsidRPr="004D7B46">
        <w:rPr>
          <w:noProof/>
          <w:lang w:val="en-US"/>
        </w:rPr>
        <w:fldChar w:fldCharType="end"/>
      </w:r>
      <w:r w:rsidRPr="004D7B46">
        <w:rPr>
          <w:lang w:val="en-US"/>
        </w:rPr>
        <w:instrText>)</w:instrText>
      </w:r>
      <w:bookmarkEnd w:id="1323"/>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8" type="#_x0000_t75" style="width:146.5pt;height:39.35pt" o:ole="">
            <v:imagedata r:id="rId213" o:title=""/>
          </v:shape>
          <o:OLEObject Type="Embed" ProgID="Equation.DSMT4" ShapeID="_x0000_i1118" DrawAspect="Content" ObjectID="_1485962895" r:id="rId2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26" w:author="Kees Nederhoff" w:date="2015-02-20T11:50:00Z">
        <w:r w:rsidRPr="004D7B46">
          <w:rPr>
            <w:lang w:val="en-US"/>
          </w:rPr>
          <w:fldChar w:fldCharType="end"/>
        </w:r>
      </w:del>
      <w:bookmarkStart w:id="1327"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28" w:author="Kees Nederhoff" w:date="2015-02-20T11:50:00Z">
        <w:r w:rsidR="00333C34">
          <w:rPr>
            <w:noProof/>
            <w:lang w:val="en-US"/>
          </w:rPr>
          <w:instrText>80</w:instrText>
        </w:r>
      </w:ins>
      <w:del w:id="1329" w:author="Kees Nederhoff" w:date="2015-02-20T11:50:00Z">
        <w:r w:rsidR="004D7B46" w:rsidDel="00333C34">
          <w:rPr>
            <w:noProof/>
            <w:lang w:val="en-US"/>
          </w:rPr>
          <w:delInstrText>77</w:delInstrText>
        </w:r>
      </w:del>
      <w:r w:rsidRPr="004D7B46">
        <w:rPr>
          <w:noProof/>
          <w:lang w:val="en-US"/>
        </w:rPr>
        <w:fldChar w:fldCharType="end"/>
      </w:r>
      <w:r w:rsidRPr="004D7B46">
        <w:rPr>
          <w:lang w:val="en-US"/>
        </w:rPr>
        <w:instrText>)</w:instrText>
      </w:r>
      <w:bookmarkEnd w:id="1327"/>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ins w:id="133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79</w:instrText>
        </w:r>
        <w:r w:rsidR="00333C34" w:rsidRPr="004D7B46">
          <w:rPr>
            <w:lang w:val="en-US"/>
          </w:rPr>
          <w:instrText>)</w:instrText>
        </w:r>
      </w:ins>
      <w:del w:id="133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76</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ins w:id="1332"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80</w:instrText>
        </w:r>
        <w:r w:rsidR="00333C34" w:rsidRPr="004D7B46">
          <w:rPr>
            <w:lang w:val="en-US"/>
          </w:rPr>
          <w:instrText>)</w:instrText>
        </w:r>
      </w:ins>
      <w:del w:id="1333"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77</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r w:rsidRPr="004D7B46">
        <w:rPr>
          <w:lang w:val="en-US"/>
        </w:rPr>
        <w:lastRenderedPageBreak/>
        <w:t>water  available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19" type="#_x0000_t75" style="width:205.95pt;height:40.2pt" o:ole="">
            <v:imagedata r:id="rId215" o:title=""/>
          </v:shape>
          <o:OLEObject Type="Embed" ProgID="Equation.DSMT4" ShapeID="_x0000_i1119" DrawAspect="Content" ObjectID="_1485962896"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34"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35" w:author="Kees Nederhoff" w:date="2015-02-20T11:50:00Z">
        <w:r w:rsidR="00333C34">
          <w:rPr>
            <w:noProof/>
            <w:lang w:val="en-US"/>
          </w:rPr>
          <w:instrText>81</w:instrText>
        </w:r>
      </w:ins>
      <w:del w:id="1336" w:author="Kees Nederhoff" w:date="2015-02-20T11:50:00Z">
        <w:r w:rsidR="004D7B46" w:rsidDel="00333C34">
          <w:rPr>
            <w:noProof/>
            <w:lang w:val="en-US"/>
          </w:rPr>
          <w:delInstrText>78</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0" type="#_x0000_t75" style="width:173.3pt;height:105.5pt" o:ole="">
            <v:imagedata r:id="rId217" o:title=""/>
          </v:shape>
          <o:OLEObject Type="Embed" ProgID="Equation.DSMT4" ShapeID="_x0000_i1120" DrawAspect="Content" ObjectID="_1485962897"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37"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38" w:author="Kees Nederhoff" w:date="2015-02-20T11:50:00Z">
        <w:r w:rsidR="00333C34">
          <w:rPr>
            <w:noProof/>
            <w:lang w:val="en-US"/>
          </w:rPr>
          <w:instrText>82</w:instrText>
        </w:r>
      </w:ins>
      <w:del w:id="1339" w:author="Kees Nederhoff" w:date="2015-02-20T11:50:00Z">
        <w:r w:rsidR="004D7B46" w:rsidDel="00333C34">
          <w:rPr>
            <w:noProof/>
            <w:lang w:val="en-US"/>
          </w:rPr>
          <w:delInstrText>79</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1" type="#_x0000_t75" style="width:110.5pt;height:32.65pt" o:ole="">
            <v:imagedata r:id="rId219" o:title=""/>
          </v:shape>
          <o:OLEObject Type="Embed" ProgID="Equation.DSMT4" ShapeID="_x0000_i1121" DrawAspect="Content" ObjectID="_1485962898"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0"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41" w:author="Kees Nederhoff" w:date="2015-02-20T11:50:00Z">
        <w:r w:rsidR="00333C34">
          <w:rPr>
            <w:noProof/>
            <w:lang w:val="en-US"/>
          </w:rPr>
          <w:instrText>83</w:instrText>
        </w:r>
      </w:ins>
      <w:del w:id="1342" w:author="Kees Nederhoff" w:date="2015-02-20T11:50:00Z">
        <w:r w:rsidR="004D7B46" w:rsidDel="00333C34">
          <w:rPr>
            <w:noProof/>
            <w:lang w:val="en-US"/>
          </w:rPr>
          <w:delInstrText>80</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2" type="#_x0000_t75" style="width:145.65pt;height:67pt" o:ole="">
            <v:imagedata r:id="rId221" o:title=""/>
          </v:shape>
          <o:OLEObject Type="Embed" ProgID="Equation.DSMT4" ShapeID="_x0000_i1122" DrawAspect="Content" ObjectID="_1485962899"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3"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44" w:author="Kees Nederhoff" w:date="2015-02-20T11:50:00Z">
        <w:r w:rsidR="00333C34">
          <w:rPr>
            <w:noProof/>
            <w:lang w:val="en-US"/>
          </w:rPr>
          <w:instrText>84</w:instrText>
        </w:r>
      </w:ins>
      <w:del w:id="1345" w:author="Kees Nederhoff" w:date="2015-02-20T11:50:00Z">
        <w:r w:rsidR="004D7B46" w:rsidDel="00333C34">
          <w:rPr>
            <w:noProof/>
            <w:lang w:val="en-US"/>
          </w:rPr>
          <w:delInstrText>81</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3" type="#_x0000_t75" style="width:6in;height:99.65pt" o:ole="">
            <v:imagedata r:id="rId223" o:title=""/>
          </v:shape>
          <o:OLEObject Type="Embed" ProgID="Equation.DSMT4" ShapeID="_x0000_i1123" DrawAspect="Content" ObjectID="_1485962900"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46" w:author="Kees Nederhoff" w:date="2015-02-20T11:50:00Z">
        <w:r w:rsidRPr="004D7B46">
          <w:rPr>
            <w:lang w:val="en-US"/>
          </w:rPr>
          <w:fldChar w:fldCharType="end"/>
        </w:r>
      </w:del>
      <w:bookmarkStart w:id="1347"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48" w:author="Kees Nederhoff" w:date="2015-02-20T11:50:00Z">
        <w:r w:rsidR="00333C34">
          <w:rPr>
            <w:noProof/>
            <w:lang w:val="en-US"/>
          </w:rPr>
          <w:instrText>85</w:instrText>
        </w:r>
      </w:ins>
      <w:del w:id="1349" w:author="Kees Nederhoff" w:date="2015-02-20T11:50:00Z">
        <w:r w:rsidR="004D7B46" w:rsidDel="00333C34">
          <w:rPr>
            <w:noProof/>
            <w:lang w:val="en-US"/>
          </w:rPr>
          <w:delInstrText>82</w:delInstrText>
        </w:r>
      </w:del>
      <w:r w:rsidRPr="004D7B46">
        <w:rPr>
          <w:noProof/>
          <w:lang w:val="en-US"/>
        </w:rPr>
        <w:fldChar w:fldCharType="end"/>
      </w:r>
      <w:r w:rsidRPr="004D7B46">
        <w:rPr>
          <w:lang w:val="en-US"/>
        </w:rPr>
        <w:instrText>)</w:instrText>
      </w:r>
      <w:bookmarkEnd w:id="134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ins w:id="135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85</w:instrText>
        </w:r>
        <w:r w:rsidR="00333C34" w:rsidRPr="004D7B46">
          <w:rPr>
            <w:lang w:val="en-US"/>
          </w:rPr>
          <w:instrText>)</w:instrText>
        </w:r>
      </w:ins>
      <w:del w:id="135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82</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H,i,j</w:t>
      </w:r>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4" type="#_x0000_t75" style="width:159.9pt;height:126.4pt" o:ole="">
            <v:imagedata r:id="rId225" o:title=""/>
          </v:shape>
          <o:OLEObject Type="Embed" ProgID="Equation.DSMT4" ShapeID="_x0000_i1124" DrawAspect="Content" ObjectID="_1485962901"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52"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53" w:author="Kees Nederhoff" w:date="2015-02-20T11:50:00Z">
        <w:r w:rsidR="00333C34">
          <w:rPr>
            <w:noProof/>
            <w:lang w:val="en-US"/>
          </w:rPr>
          <w:instrText>86</w:instrText>
        </w:r>
      </w:ins>
      <w:del w:id="1354" w:author="Kees Nederhoff" w:date="2015-02-20T11:50:00Z">
        <w:r w:rsidR="004D7B46" w:rsidDel="00333C34">
          <w:rPr>
            <w:noProof/>
            <w:lang w:val="en-US"/>
          </w:rPr>
          <w:delInstrText>83</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5" type="#_x0000_t75" style="width:135.65pt;height:61.95pt" o:ole="">
            <v:imagedata r:id="rId227" o:title=""/>
          </v:shape>
          <o:OLEObject Type="Embed" ProgID="Equation.DSMT4" ShapeID="_x0000_i1125" DrawAspect="Content" ObjectID="_1485962902"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55"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56" w:author="Kees Nederhoff" w:date="2015-02-20T11:50:00Z">
        <w:r w:rsidR="00333C34">
          <w:rPr>
            <w:noProof/>
            <w:lang w:val="en-US"/>
          </w:rPr>
          <w:instrText>87</w:instrText>
        </w:r>
      </w:ins>
      <w:del w:id="1357" w:author="Kees Nederhoff" w:date="2015-02-20T11:50:00Z">
        <w:r w:rsidR="004D7B46" w:rsidDel="00333C34">
          <w:rPr>
            <w:noProof/>
            <w:lang w:val="en-US"/>
          </w:rPr>
          <w:delInstrText>84</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6" type="#_x0000_t75" style="width:191.7pt;height:20.1pt" o:ole="">
            <v:imagedata r:id="rId229" o:title=""/>
          </v:shape>
          <o:OLEObject Type="Embed" ProgID="Equation.DSMT4" ShapeID="_x0000_i1126" DrawAspect="Content" ObjectID="_1485962903"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58" w:author="Kees Nederhoff" w:date="2015-02-20T11:50:00Z">
        <w:r w:rsidRPr="004D7B46">
          <w:rPr>
            <w:lang w:val="en-US"/>
          </w:rPr>
          <w:fldChar w:fldCharType="end"/>
        </w:r>
      </w:del>
      <w:bookmarkStart w:id="1359"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60" w:author="Kees Nederhoff" w:date="2015-02-20T11:50:00Z">
        <w:r w:rsidR="00333C34">
          <w:rPr>
            <w:noProof/>
            <w:lang w:val="en-US"/>
          </w:rPr>
          <w:instrText>88</w:instrText>
        </w:r>
      </w:ins>
      <w:del w:id="1361" w:author="Kees Nederhoff" w:date="2015-02-20T11:50:00Z">
        <w:r w:rsidR="004D7B46" w:rsidDel="00333C34">
          <w:rPr>
            <w:noProof/>
            <w:lang w:val="en-US"/>
          </w:rPr>
          <w:delInstrText>85</w:delInstrText>
        </w:r>
      </w:del>
      <w:r w:rsidRPr="004D7B46">
        <w:rPr>
          <w:noProof/>
          <w:lang w:val="en-US"/>
        </w:rPr>
        <w:fldChar w:fldCharType="end"/>
      </w:r>
      <w:r w:rsidRPr="004D7B46">
        <w:rPr>
          <w:lang w:val="en-US"/>
        </w:rPr>
        <w:instrText>)</w:instrText>
      </w:r>
      <w:bookmarkEnd w:id="1359"/>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ins w:id="1362"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88</w:instrText>
        </w:r>
        <w:r w:rsidR="00333C34" w:rsidRPr="004D7B46">
          <w:rPr>
            <w:lang w:val="en-US"/>
          </w:rPr>
          <w:instrText>)</w:instrText>
        </w:r>
      </w:ins>
      <w:del w:id="1363"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85</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14"/>
          <w:lang w:val="en-US"/>
        </w:rPr>
        <w:object w:dxaOrig="3960" w:dyaOrig="400">
          <v:shape id="_x0000_i1127" type="#_x0000_t75" style="width:198.4pt;height:20.1pt" o:ole="">
            <v:imagedata r:id="rId231" o:title=""/>
          </v:shape>
          <o:OLEObject Type="Embed" ProgID="Equation.DSMT4" ShapeID="_x0000_i1127" DrawAspect="Content" ObjectID="_1485962904"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64" w:author="Kees Nederhoff" w:date="2015-02-20T11:50:00Z">
        <w:r w:rsidRPr="004D7B46">
          <w:rPr>
            <w:lang w:val="en-US"/>
          </w:rPr>
          <w:fldChar w:fldCharType="end"/>
        </w:r>
      </w:del>
      <w:bookmarkStart w:id="1365"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66" w:author="Kees Nederhoff" w:date="2015-02-20T11:50:00Z">
        <w:r w:rsidR="00333C34">
          <w:rPr>
            <w:noProof/>
            <w:lang w:val="en-US"/>
          </w:rPr>
          <w:instrText>89</w:instrText>
        </w:r>
      </w:ins>
      <w:del w:id="1367" w:author="Kees Nederhoff" w:date="2015-02-20T11:50:00Z">
        <w:r w:rsidR="004D7B46" w:rsidDel="00333C34">
          <w:rPr>
            <w:noProof/>
            <w:lang w:val="en-US"/>
          </w:rPr>
          <w:delInstrText>86</w:delInstrText>
        </w:r>
      </w:del>
      <w:r w:rsidRPr="004D7B46">
        <w:rPr>
          <w:noProof/>
          <w:lang w:val="en-US"/>
        </w:rPr>
        <w:fldChar w:fldCharType="end"/>
      </w:r>
      <w:r w:rsidRPr="004D7B46">
        <w:rPr>
          <w:lang w:val="en-US"/>
        </w:rPr>
        <w:instrText>)</w:instrText>
      </w:r>
      <w:bookmarkEnd w:id="1365"/>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ins w:id="136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89</w:instrText>
        </w:r>
        <w:r w:rsidR="00333C34" w:rsidRPr="004D7B46">
          <w:rPr>
            <w:lang w:val="en-US"/>
          </w:rPr>
          <w:instrText>)</w:instrText>
        </w:r>
      </w:ins>
      <w:del w:id="1369"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86</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8" type="#_x0000_t75" style="width:51.9pt;height:15.05pt" o:ole="">
            <v:imagedata r:id="rId233" o:title=""/>
          </v:shape>
          <o:OLEObject Type="Embed" ProgID="Equation.DSMT4" ShapeID="_x0000_i1128" DrawAspect="Content" ObjectID="_1485962905"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70" w:author="Kees Nederhoff" w:date="2015-02-20T11:50:00Z">
        <w:r w:rsidRPr="004D7B46">
          <w:rPr>
            <w:lang w:val="en-US"/>
          </w:rPr>
          <w:fldChar w:fldCharType="end"/>
        </w:r>
      </w:del>
      <w:bookmarkStart w:id="1371"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72" w:author="Kees Nederhoff" w:date="2015-02-20T11:50:00Z">
        <w:r w:rsidR="00333C34">
          <w:rPr>
            <w:noProof/>
            <w:lang w:val="en-US"/>
          </w:rPr>
          <w:instrText>90</w:instrText>
        </w:r>
      </w:ins>
      <w:del w:id="1373" w:author="Kees Nederhoff" w:date="2015-02-20T11:50:00Z">
        <w:r w:rsidR="004D7B46" w:rsidDel="00333C34">
          <w:rPr>
            <w:noProof/>
            <w:lang w:val="en-US"/>
          </w:rPr>
          <w:delInstrText>87</w:delInstrText>
        </w:r>
      </w:del>
      <w:r w:rsidRPr="004D7B46">
        <w:rPr>
          <w:noProof/>
          <w:lang w:val="en-US"/>
        </w:rPr>
        <w:fldChar w:fldCharType="end"/>
      </w:r>
      <w:r w:rsidRPr="004D7B46">
        <w:rPr>
          <w:lang w:val="en-US"/>
        </w:rPr>
        <w:instrText>)</w:instrText>
      </w:r>
      <w:bookmarkEnd w:id="1371"/>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374"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90</w:instrText>
        </w:r>
        <w:r w:rsidR="00333C34" w:rsidRPr="004D7B46">
          <w:rPr>
            <w:lang w:val="en-US"/>
          </w:rPr>
          <w:instrText>)</w:instrText>
        </w:r>
      </w:ins>
      <w:del w:id="1375"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87</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ins w:id="1376"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85</w:instrText>
        </w:r>
        <w:r w:rsidR="00333C34" w:rsidRPr="004D7B46">
          <w:rPr>
            <w:lang w:val="en-US"/>
          </w:rPr>
          <w:instrText>)</w:instrText>
        </w:r>
      </w:ins>
      <w:del w:id="1377"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82</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ins w:id="137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88</w:instrText>
        </w:r>
        <w:r w:rsidR="00333C34" w:rsidRPr="004D7B46">
          <w:rPr>
            <w:lang w:val="en-US"/>
          </w:rPr>
          <w:instrText>)</w:instrText>
        </w:r>
      </w:ins>
      <w:del w:id="1379"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85</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380"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90</w:instrText>
        </w:r>
        <w:r w:rsidR="00333C34" w:rsidRPr="004D7B46">
          <w:rPr>
            <w:lang w:val="en-US"/>
          </w:rPr>
          <w:instrText>)</w:instrText>
        </w:r>
      </w:ins>
      <w:del w:id="1381"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87</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29" type="#_x0000_t75" style="width:169.95pt;height:2in" o:ole="">
            <v:imagedata r:id="rId235" o:title=""/>
          </v:shape>
          <o:OLEObject Type="Embed" ProgID="Equation.DSMT4" ShapeID="_x0000_i1129" DrawAspect="Content" ObjectID="_1485962906"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82"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83" w:author="Kees Nederhoff" w:date="2015-02-20T11:50:00Z">
        <w:r w:rsidR="00333C34">
          <w:rPr>
            <w:noProof/>
            <w:lang w:val="en-US"/>
          </w:rPr>
          <w:instrText>91</w:instrText>
        </w:r>
      </w:ins>
      <w:del w:id="1384" w:author="Kees Nederhoff" w:date="2015-02-20T11:50:00Z">
        <w:r w:rsidR="004D7B46" w:rsidDel="00333C34">
          <w:rPr>
            <w:noProof/>
            <w:lang w:val="en-US"/>
          </w:rPr>
          <w:delInstrText>88</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ins w:id="1385"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90</w:instrText>
        </w:r>
        <w:r w:rsidR="00333C34" w:rsidRPr="004D7B46">
          <w:rPr>
            <w:lang w:val="en-US"/>
          </w:rPr>
          <w:instrText>)</w:instrText>
        </w:r>
      </w:ins>
      <w:del w:id="1386" w:author="Kees Nederhoff" w:date="2015-02-20T11:50:00Z">
        <w:r w:rsidR="004D7B46" w:rsidRPr="004D7B46" w:rsidDel="00333C34">
          <w:rPr>
            <w:lang w:val="en-US"/>
          </w:rPr>
          <w:delInstrText>(</w:delInstrText>
        </w:r>
        <w:r w:rsidR="004D7B46" w:rsidDel="00333C34">
          <w:rPr>
            <w:lang w:val="en-US"/>
          </w:rPr>
          <w:delInstrText>1</w:delInstrText>
        </w:r>
        <w:r w:rsidR="004D7B46" w:rsidRPr="004D7B46" w:rsidDel="00333C34">
          <w:rPr>
            <w:lang w:val="en-US"/>
          </w:rPr>
          <w:delInstrText>.</w:delInstrText>
        </w:r>
        <w:r w:rsidR="004D7B46" w:rsidDel="00333C34">
          <w:rPr>
            <w:lang w:val="en-US"/>
          </w:rPr>
          <w:delInstrText>87</w:delInstrText>
        </w:r>
        <w:r w:rsidR="004D7B46" w:rsidRPr="004D7B46" w:rsidDel="00333C34">
          <w:rPr>
            <w:lang w:val="en-US"/>
          </w:rPr>
          <w:delInstrText>)</w:delInstrText>
        </w:r>
      </w:del>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34"/>
          <w:lang w:val="en-US"/>
        </w:rPr>
        <w:object w:dxaOrig="7000" w:dyaOrig="800">
          <v:shape id="_x0000_i1130" type="#_x0000_t75" style="width:349.95pt;height:40.2pt" o:ole="">
            <v:imagedata r:id="rId237" o:title=""/>
          </v:shape>
          <o:OLEObject Type="Embed" ProgID="Equation.DSMT4" ShapeID="_x0000_i1130" DrawAspect="Content" ObjectID="_1485962907"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87"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88" w:author="Kees Nederhoff" w:date="2015-02-20T11:50:00Z">
        <w:r w:rsidR="00333C34">
          <w:rPr>
            <w:noProof/>
            <w:lang w:val="en-US"/>
          </w:rPr>
          <w:instrText>92</w:instrText>
        </w:r>
      </w:ins>
      <w:del w:id="1389" w:author="Kees Nederhoff" w:date="2015-02-20T11:50:00Z">
        <w:r w:rsidR="004D7B46" w:rsidDel="00333C34">
          <w:rPr>
            <w:noProof/>
            <w:lang w:val="en-US"/>
          </w:rPr>
          <w:delInstrText>89</w:delInstrText>
        </w:r>
      </w:del>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1390" w:name="_Toc412196446"/>
      <w:r w:rsidRPr="004D7B46">
        <w:rPr>
          <w:lang w:val="en-US"/>
        </w:rPr>
        <w:t>Sediment transport</w:t>
      </w:r>
      <w:bookmarkEnd w:id="1390"/>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1" type="#_x0000_t75" style="width:171.65pt;height:36.85pt" o:ole="">
            <v:imagedata r:id="rId239" o:title=""/>
          </v:shape>
          <o:OLEObject Type="Embed" ProgID="Equation.DSMT4" ShapeID="_x0000_i1131" DrawAspect="Content" ObjectID="_1485962908" r:id="rId24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91"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92" w:author="Kees Nederhoff" w:date="2015-02-20T11:50:00Z">
        <w:r w:rsidR="00333C34">
          <w:rPr>
            <w:noProof/>
            <w:lang w:val="en-US"/>
          </w:rPr>
          <w:instrText>93</w:instrText>
        </w:r>
      </w:ins>
      <w:del w:id="1393" w:author="Kees Nederhoff" w:date="2015-02-20T11:50:00Z">
        <w:r w:rsidR="004D7B46" w:rsidDel="00333C34">
          <w:rPr>
            <w:noProof/>
            <w:lang w:val="en-US"/>
          </w:rPr>
          <w:delInstrText>90</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2" type="#_x0000_t75" style="width:4in;height:36.85pt" o:ole="">
            <v:imagedata r:id="rId241" o:title=""/>
          </v:shape>
          <o:OLEObject Type="Embed" ProgID="Equation.DSMT4" ShapeID="_x0000_i1132" DrawAspect="Content" ObjectID="_1485962909" r:id="rId24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94"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95" w:author="Kees Nederhoff" w:date="2015-02-20T11:50:00Z">
        <w:r w:rsidR="00333C34">
          <w:rPr>
            <w:noProof/>
            <w:lang w:val="en-US"/>
          </w:rPr>
          <w:instrText>94</w:instrText>
        </w:r>
      </w:ins>
      <w:del w:id="1396" w:author="Kees Nederhoff" w:date="2015-02-20T11:50:00Z">
        <w:r w:rsidR="004D7B46" w:rsidDel="00333C34">
          <w:rPr>
            <w:noProof/>
            <w:lang w:val="en-US"/>
          </w:rPr>
          <w:delInstrText>91</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3" type="#_x0000_t75" style="width:270.4pt;height:40.2pt" o:ole="">
            <v:imagedata r:id="rId243" o:title=""/>
          </v:shape>
          <o:OLEObject Type="Embed" ProgID="Equation.DSMT4" ShapeID="_x0000_i1133" DrawAspect="Content" ObjectID="_1485962910" r:id="rId24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397"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398" w:author="Kees Nederhoff" w:date="2015-02-20T11:50:00Z">
        <w:r w:rsidR="00333C34">
          <w:rPr>
            <w:noProof/>
            <w:lang w:val="en-US"/>
          </w:rPr>
          <w:instrText>95</w:instrText>
        </w:r>
      </w:ins>
      <w:del w:id="1399" w:author="Kees Nederhoff" w:date="2015-02-20T11:50:00Z">
        <w:r w:rsidR="004D7B46" w:rsidDel="00333C34">
          <w:rPr>
            <w:noProof/>
            <w:lang w:val="en-US"/>
          </w:rPr>
          <w:delInstrText>92</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4" type="#_x0000_t75" style="width:276.3pt;height:38.5pt" o:ole="">
            <v:imagedata r:id="rId245" o:title=""/>
          </v:shape>
          <o:OLEObject Type="Embed" ProgID="Equation.DSMT4" ShapeID="_x0000_i1134" DrawAspect="Content" ObjectID="_1485962911" r:id="rId24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00"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01" w:author="Kees Nederhoff" w:date="2015-02-20T11:50:00Z">
        <w:r w:rsidR="00333C34">
          <w:rPr>
            <w:noProof/>
            <w:lang w:val="en-US"/>
          </w:rPr>
          <w:instrText>96</w:instrText>
        </w:r>
      </w:ins>
      <w:del w:id="1402" w:author="Kees Nederhoff" w:date="2015-02-20T11:50:00Z">
        <w:r w:rsidR="004D7B46" w:rsidDel="00333C34">
          <w:rPr>
            <w:noProof/>
            <w:lang w:val="en-US"/>
          </w:rPr>
          <w:delInstrText>93</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5" type="#_x0000_t75" style="width:200.95pt;height:31pt" o:ole="">
            <v:imagedata r:id="rId247" o:title=""/>
          </v:shape>
          <o:OLEObject Type="Embed" ProgID="Equation.DSMT4" ShapeID="_x0000_i1135" DrawAspect="Content" ObjectID="_1485962912" r:id="rId24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03"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04" w:author="Kees Nederhoff" w:date="2015-02-20T11:50:00Z">
        <w:r w:rsidR="00333C34">
          <w:rPr>
            <w:noProof/>
            <w:lang w:val="en-US"/>
          </w:rPr>
          <w:instrText>97</w:instrText>
        </w:r>
      </w:ins>
      <w:del w:id="1405" w:author="Kees Nederhoff" w:date="2015-02-20T11:50:00Z">
        <w:r w:rsidR="004D7B46" w:rsidDel="00333C34">
          <w:rPr>
            <w:noProof/>
            <w:lang w:val="en-US"/>
          </w:rPr>
          <w:delInstrText>94</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rep,s</w:t>
      </w:r>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In  discretized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6" type="#_x0000_t75" style="width:314.8pt;height:36.85pt" o:ole="">
            <v:imagedata r:id="rId249" o:title=""/>
          </v:shape>
          <o:OLEObject Type="Embed" ProgID="Equation.DSMT4" ShapeID="_x0000_i1136" DrawAspect="Content" ObjectID="_1485962913"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06"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07" w:author="Kees Nederhoff" w:date="2015-02-20T11:50:00Z">
        <w:r w:rsidR="00333C34">
          <w:rPr>
            <w:noProof/>
            <w:lang w:val="en-US"/>
          </w:rPr>
          <w:instrText>98</w:instrText>
        </w:r>
      </w:ins>
      <w:del w:id="1408" w:author="Kees Nederhoff" w:date="2015-02-20T11:50:00Z">
        <w:r w:rsidR="004D7B46" w:rsidDel="00333C34">
          <w:rPr>
            <w:noProof/>
            <w:lang w:val="en-US"/>
          </w:rPr>
          <w:delInstrText>95</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7" type="#_x0000_t75" style="width:10.05pt;height:15.05pt" o:ole="">
            <v:imagedata r:id="rId251" o:title=""/>
          </v:shape>
          <o:OLEObject Type="Embed" ProgID="Equation.DSMT4" ShapeID="_x0000_i1137" DrawAspect="Content" ObjectID="_1485962914" r:id="rId252"/>
        </w:object>
      </w:r>
      <w:r w:rsidRPr="004D7B46">
        <w:rPr>
          <w:lang w:val="en-US"/>
        </w:rPr>
        <w:t xml:space="preserve">-method, where </w:t>
      </w:r>
      <w:r w:rsidRPr="004D7B46">
        <w:rPr>
          <w:position w:val="-6"/>
          <w:lang w:val="en-US"/>
        </w:rPr>
        <w:object w:dxaOrig="520" w:dyaOrig="279">
          <v:shape id="_x0000_i1138" type="#_x0000_t75" style="width:25.95pt;height:15.05pt" o:ole="">
            <v:imagedata r:id="rId253" o:title=""/>
          </v:shape>
          <o:OLEObject Type="Embed" ProgID="Equation.DSMT4" ShapeID="_x0000_i1138" DrawAspect="Content" ObjectID="_1485962915" r:id="rId254"/>
        </w:object>
      </w:r>
      <w:r w:rsidRPr="004D7B46">
        <w:rPr>
          <w:lang w:val="en-US"/>
        </w:rPr>
        <w:t xml:space="preserve"> means a fully upwind approximation, and </w:t>
      </w:r>
      <w:r w:rsidRPr="004D7B46">
        <w:rPr>
          <w:position w:val="-6"/>
          <w:lang w:val="en-US"/>
        </w:rPr>
        <w:object w:dxaOrig="740" w:dyaOrig="279">
          <v:shape id="_x0000_i1139" type="#_x0000_t75" style="width:36.85pt;height:15.05pt" o:ole="">
            <v:imagedata r:id="rId255" o:title=""/>
          </v:shape>
          <o:OLEObject Type="Embed" ProgID="Equation.DSMT4" ShapeID="_x0000_i1139" DrawAspect="Content" ObjectID="_1485962916" r:id="rId256"/>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0" type="#_x0000_t75" style="width:175pt;height:41.85pt" o:ole="">
            <v:imagedata r:id="rId257" o:title=""/>
          </v:shape>
          <o:OLEObject Type="Embed" ProgID="Equation.DSMT4" ShapeID="_x0000_i1140" DrawAspect="Content" ObjectID="_1485962917" r:id="rId258"/>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09"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10" w:author="Kees Nederhoff" w:date="2015-02-20T11:50:00Z">
        <w:r w:rsidR="00333C34">
          <w:rPr>
            <w:noProof/>
            <w:lang w:val="en-US"/>
          </w:rPr>
          <w:instrText>99</w:instrText>
        </w:r>
      </w:ins>
      <w:del w:id="1411" w:author="Kees Nederhoff" w:date="2015-02-20T11:50:00Z">
        <w:r w:rsidR="004D7B46" w:rsidDel="00333C34">
          <w:rPr>
            <w:noProof/>
            <w:lang w:val="en-US"/>
          </w:rPr>
          <w:delInstrText>96</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1" type="#_x0000_t75" style="width:120.55pt;height:40.2pt" o:ole="">
            <v:imagedata r:id="rId259" o:title=""/>
          </v:shape>
          <o:OLEObject Type="Embed" ProgID="Equation.DSMT4" ShapeID="_x0000_i1141" DrawAspect="Content" ObjectID="_1485962918" r:id="rId26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12" w:author="Kees Nederhoff" w:date="2015-02-20T11:50:00Z">
        <w:r w:rsidRPr="004D7B46">
          <w:rPr>
            <w:lang w:val="en-US"/>
          </w:rPr>
          <w:fldChar w:fldCharType="end"/>
        </w:r>
      </w:del>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13" w:author="Kees Nederhoff" w:date="2015-02-20T11:50:00Z">
        <w:r w:rsidR="00333C34">
          <w:rPr>
            <w:noProof/>
            <w:lang w:val="en-US"/>
          </w:rPr>
          <w:instrText>100</w:instrText>
        </w:r>
      </w:ins>
      <w:del w:id="1414" w:author="Kees Nederhoff" w:date="2015-02-20T11:50:00Z">
        <w:r w:rsidR="004D7B46" w:rsidDel="00333C34">
          <w:rPr>
            <w:noProof/>
            <w:lang w:val="en-US"/>
          </w:rPr>
          <w:delInstrText>97</w:delInstrText>
        </w:r>
      </w:del>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1415" w:name="_Toc412196447"/>
      <w:r w:rsidRPr="004D7B46">
        <w:rPr>
          <w:lang w:val="en-US"/>
        </w:rPr>
        <w:t>Bottom updating schemes</w:t>
      </w:r>
      <w:bookmarkEnd w:id="1415"/>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ins w:id="1416"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98</w:instrText>
        </w:r>
        <w:r w:rsidR="00333C34" w:rsidRPr="004D7B46">
          <w:rPr>
            <w:lang w:val="en-US"/>
          </w:rPr>
          <w:instrText>)</w:instrText>
        </w:r>
      </w:ins>
      <w:del w:id="1417" w:author="Kees Nederhoff" w:date="2015-02-20T11:50:00Z">
        <w:r w:rsidR="004D7B46" w:rsidRPr="004D7B46" w:rsidDel="00333C34">
          <w:rPr>
            <w:lang w:val="en-US"/>
          </w:rPr>
          <w:delInstrText>(1.20)</w:delInstrText>
        </w:r>
      </w:del>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ins w:id="1418" w:author="Kees Nederhoff" w:date="2015-02-20T11:50:00Z">
        <w:r w:rsidR="00333C34" w:rsidRPr="004D7B46">
          <w:rPr>
            <w:lang w:val="en-US"/>
          </w:rPr>
          <w:instrText>(</w:instrText>
        </w:r>
        <w:r w:rsidR="00333C34">
          <w:rPr>
            <w:lang w:val="en-US"/>
          </w:rPr>
          <w:instrText>1</w:instrText>
        </w:r>
        <w:r w:rsidR="00333C34" w:rsidRPr="004D7B46">
          <w:rPr>
            <w:lang w:val="en-US"/>
          </w:rPr>
          <w:instrText>.</w:instrText>
        </w:r>
        <w:r w:rsidR="00333C34">
          <w:rPr>
            <w:lang w:val="en-US"/>
          </w:rPr>
          <w:instrText>99</w:instrText>
        </w:r>
        <w:r w:rsidR="00333C34" w:rsidRPr="004D7B46">
          <w:rPr>
            <w:lang w:val="en-US"/>
          </w:rPr>
          <w:instrText>)</w:instrText>
        </w:r>
      </w:ins>
      <w:del w:id="1419" w:author="Kees Nederhoff" w:date="2015-02-20T11:50:00Z">
        <w:r w:rsidR="004D7B46" w:rsidRPr="004D7B46" w:rsidDel="00333C34">
          <w:rPr>
            <w:lang w:val="en-US"/>
          </w:rPr>
          <w:delInstrText>(1.21)</w:delInstrText>
        </w:r>
      </w:del>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2" type="#_x0000_t75" style="width:164.1pt;height:31pt" o:ole="">
            <v:imagedata r:id="rId261" o:title=""/>
          </v:shape>
          <o:OLEObject Type="Embed" ProgID="Equation.DSMT4" ShapeID="_x0000_i1142" DrawAspect="Content" ObjectID="_1485962919" r:id="rId26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20" w:author="Kees Nederhoff" w:date="2015-02-20T11:50:00Z">
        <w:r w:rsidRPr="004D7B46">
          <w:rPr>
            <w:lang w:val="en-US"/>
          </w:rPr>
          <w:fldChar w:fldCharType="end"/>
        </w:r>
      </w:del>
      <w:bookmarkStart w:id="1421"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22" w:author="Kees Nederhoff" w:date="2015-02-20T11:50:00Z">
        <w:r w:rsidR="00333C34">
          <w:rPr>
            <w:noProof/>
            <w:lang w:val="en-US"/>
          </w:rPr>
          <w:instrText>101</w:instrText>
        </w:r>
      </w:ins>
      <w:del w:id="1423" w:author="Kees Nederhoff" w:date="2015-02-20T11:50:00Z">
        <w:r w:rsidR="004D7B46" w:rsidDel="00333C34">
          <w:rPr>
            <w:noProof/>
            <w:lang w:val="en-US"/>
          </w:rPr>
          <w:delInstrText>98</w:delInstrText>
        </w:r>
      </w:del>
      <w:r w:rsidRPr="004D7B46">
        <w:rPr>
          <w:noProof/>
          <w:lang w:val="en-US"/>
        </w:rPr>
        <w:fldChar w:fldCharType="end"/>
      </w:r>
      <w:r w:rsidRPr="004D7B46">
        <w:rPr>
          <w:lang w:val="en-US"/>
        </w:rPr>
        <w:instrText>)</w:instrText>
      </w:r>
      <w:bookmarkEnd w:id="1421"/>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3" type="#_x0000_t75" style="width:199.25pt;height:31pt" o:ole="">
            <v:imagedata r:id="rId263" o:title=""/>
          </v:shape>
          <o:OLEObject Type="Embed" ProgID="Equation.DSMT4" ShapeID="_x0000_i1143" DrawAspect="Content" ObjectID="_1485962920" r:id="rId26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24" w:author="Kees Nederhoff" w:date="2015-02-20T11:50:00Z">
        <w:r w:rsidRPr="004D7B46">
          <w:rPr>
            <w:lang w:val="en-US"/>
          </w:rPr>
          <w:fldChar w:fldCharType="end"/>
        </w:r>
      </w:del>
      <w:bookmarkStart w:id="1425"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333C34">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ins w:id="1426" w:author="Kees Nederhoff" w:date="2015-02-20T11:50:00Z">
        <w:r w:rsidR="00333C34">
          <w:rPr>
            <w:noProof/>
            <w:lang w:val="en-US"/>
          </w:rPr>
          <w:instrText>102</w:instrText>
        </w:r>
      </w:ins>
      <w:del w:id="1427" w:author="Kees Nederhoff" w:date="2015-02-20T11:50:00Z">
        <w:r w:rsidR="004D7B46" w:rsidDel="00333C34">
          <w:rPr>
            <w:noProof/>
            <w:lang w:val="en-US"/>
          </w:rPr>
          <w:delInstrText>99</w:delInstrText>
        </w:r>
      </w:del>
      <w:r w:rsidRPr="004D7B46">
        <w:rPr>
          <w:noProof/>
          <w:lang w:val="en-US"/>
        </w:rPr>
        <w:fldChar w:fldCharType="end"/>
      </w:r>
      <w:r w:rsidRPr="004D7B46">
        <w:rPr>
          <w:lang w:val="en-US"/>
        </w:rPr>
        <w:instrText>)</w:instrText>
      </w:r>
      <w:bookmarkEnd w:id="1425"/>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1428"/>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w:t>
      </w:r>
      <w:r w:rsidRPr="004D7B46">
        <w:rPr>
          <w:lang w:val="en-US"/>
        </w:rPr>
        <w:lastRenderedPageBreak/>
        <w:t>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1428"/>
      <w:r w:rsidR="00587AD5" w:rsidRPr="004D7B46">
        <w:rPr>
          <w:rStyle w:val="CommentReference"/>
          <w:lang w:val="en-US"/>
        </w:rPr>
        <w:commentReference w:id="1428"/>
      </w:r>
    </w:p>
    <w:p w:rsidR="00A52150" w:rsidRPr="004D7B46" w:rsidRDefault="00734E22" w:rsidP="004D7B46">
      <w:pPr>
        <w:pStyle w:val="Heading3"/>
        <w:jc w:val="both"/>
        <w:rPr>
          <w:lang w:val="en-US"/>
        </w:rPr>
      </w:pPr>
      <w:bookmarkStart w:id="1429" w:name="_Toc412196448"/>
      <w:r w:rsidRPr="004D7B46">
        <w:rPr>
          <w:lang w:val="en-US"/>
        </w:rPr>
        <w:t>Non-hydrostatic</w:t>
      </w:r>
      <w:bookmarkEnd w:id="1429"/>
    </w:p>
    <w:p w:rsidR="00A52150" w:rsidRPr="004D7B46" w:rsidRDefault="00A52150" w:rsidP="004D7B46">
      <w:pPr>
        <w:pStyle w:val="Heading4"/>
        <w:jc w:val="both"/>
        <w:rPr>
          <w:lang w:val="en-US"/>
        </w:rPr>
      </w:pPr>
      <w:bookmarkStart w:id="1430" w:name="_Ref207199275"/>
      <w:bookmarkStart w:id="1431" w:name="_Toc211006490"/>
      <w:bookmarkStart w:id="1432" w:name="_Toc211933742"/>
      <w:bookmarkStart w:id="1433" w:name="_Toc212190842"/>
      <w:bookmarkStart w:id="1434" w:name="_Toc249984915"/>
      <w:bookmarkStart w:id="1435" w:name="_Toc249985008"/>
      <w:r w:rsidRPr="004D7B46">
        <w:rPr>
          <w:lang w:val="en-US"/>
        </w:rPr>
        <w:t>Global continuity equation</w:t>
      </w:r>
      <w:bookmarkEnd w:id="1430"/>
      <w:bookmarkEnd w:id="1431"/>
      <w:bookmarkEnd w:id="1432"/>
      <w:bookmarkEnd w:id="1433"/>
      <w:bookmarkEnd w:id="1434"/>
      <w:bookmarkEnd w:id="1435"/>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4" type="#_x0000_t75" style="width:127.25pt;height:27.65pt" o:ole="">
            <v:imagedata r:id="rId265" o:title=""/>
          </v:shape>
          <o:OLEObject Type="Embed" ProgID="Equation.DSMT4" ShapeID="_x0000_i1144" DrawAspect="Content" ObjectID="_1485962921" r:id="rId26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36" w:author="Kees Nederhoff" w:date="2015-02-20T11:50:00Z">
        <w:r w:rsidRPr="004D7B46">
          <w:rPr>
            <w:lang w:val="en-US"/>
          </w:rPr>
          <w:fldChar w:fldCharType="end"/>
        </w:r>
      </w:del>
      <w:bookmarkStart w:id="1437"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38" w:author="Kees Nederhoff" w:date="2015-02-20T11:50:00Z">
        <w:r w:rsidR="00333C34">
          <w:rPr>
            <w:noProof/>
            <w:lang w:val="en-US"/>
          </w:rPr>
          <w:instrText>103</w:instrText>
        </w:r>
      </w:ins>
      <w:del w:id="1439" w:author="Kees Nederhoff" w:date="2015-02-20T11:50:00Z">
        <w:r w:rsidR="004D7B46" w:rsidDel="00333C34">
          <w:rPr>
            <w:noProof/>
            <w:lang w:val="en-US"/>
          </w:rPr>
          <w:delInstrText>100</w:delInstrText>
        </w:r>
      </w:del>
      <w:r w:rsidR="00883631" w:rsidRPr="004D7B46">
        <w:rPr>
          <w:noProof/>
          <w:lang w:val="en-US"/>
        </w:rPr>
        <w:fldChar w:fldCharType="end"/>
      </w:r>
      <w:r w:rsidRPr="004D7B46">
        <w:rPr>
          <w:lang w:val="en-US"/>
        </w:rPr>
        <w:instrText>)</w:instrText>
      </w:r>
      <w:bookmarkEnd w:id="143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ins w:id="1440"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103</w:instrText>
        </w:r>
        <w:r w:rsidR="00333C34" w:rsidRPr="004D7B46">
          <w:rPr>
            <w:lang w:val="en-US"/>
          </w:rPr>
          <w:instrText>)</w:instrText>
        </w:r>
      </w:ins>
      <w:del w:id="1441"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100</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5" type="#_x0000_t75" style="width:206.8pt;height:30.15pt" o:ole="">
            <v:imagedata r:id="rId267" o:title=""/>
          </v:shape>
          <o:OLEObject Type="Embed" ProgID="Equation.DSMT4" ShapeID="_x0000_i1145" DrawAspect="Content" ObjectID="_1485962922" r:id="rId26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42" w:author="Kees Nederhoff" w:date="2015-02-20T11:50:00Z">
        <w:r w:rsidRPr="004D7B46">
          <w:rPr>
            <w:lang w:val="en-US"/>
          </w:rPr>
          <w:fldChar w:fldCharType="end"/>
        </w:r>
      </w:del>
      <w:bookmarkStart w:id="1443"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44" w:author="Kees Nederhoff" w:date="2015-02-20T11:50:00Z">
        <w:r w:rsidR="00333C34">
          <w:rPr>
            <w:noProof/>
            <w:lang w:val="en-US"/>
          </w:rPr>
          <w:instrText>104</w:instrText>
        </w:r>
      </w:ins>
      <w:del w:id="1445" w:author="Kees Nederhoff" w:date="2015-02-20T11:50:00Z">
        <w:r w:rsidR="004D7B46" w:rsidDel="00333C34">
          <w:rPr>
            <w:noProof/>
            <w:lang w:val="en-US"/>
          </w:rPr>
          <w:delInstrText>101</w:delInstrText>
        </w:r>
      </w:del>
      <w:r w:rsidR="00883631" w:rsidRPr="004D7B46">
        <w:rPr>
          <w:noProof/>
          <w:lang w:val="en-US"/>
        </w:rPr>
        <w:fldChar w:fldCharType="end"/>
      </w:r>
      <w:r w:rsidRPr="004D7B46">
        <w:rPr>
          <w:lang w:val="en-US"/>
        </w:rPr>
        <w:instrText>)</w:instrText>
      </w:r>
      <w:bookmarkEnd w:id="144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6" type="#_x0000_t75" style="width:80.35pt;height:16.75pt" o:ole="">
            <v:imagedata r:id="rId269" o:title=""/>
          </v:shape>
          <o:OLEObject Type="Embed" ProgID="Equation.DSMT4" ShapeID="_x0000_i1146" DrawAspect="Content" ObjectID="_1485962923" r:id="rId270"/>
        </w:object>
      </w:r>
      <w:r w:rsidRPr="004D7B46">
        <w:rPr>
          <w:rFonts w:cs="Tahoma"/>
          <w:lang w:val="en-US"/>
        </w:rPr>
        <w:t>,</w:t>
      </w:r>
      <w:r w:rsidRPr="004D7B46">
        <w:rPr>
          <w:rFonts w:cs="Tahoma"/>
          <w:position w:val="-12"/>
          <w:lang w:val="en-US"/>
        </w:rPr>
        <w:object w:dxaOrig="1579" w:dyaOrig="340">
          <v:shape id="_x0000_i1147" type="#_x0000_t75" style="width:79.55pt;height:16.75pt" o:ole="">
            <v:imagedata r:id="rId271" o:title=""/>
          </v:shape>
          <o:OLEObject Type="Embed" ProgID="Equation.DSMT4" ShapeID="_x0000_i1147" DrawAspect="Content" ObjectID="_1485962924" r:id="rId272"/>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8" type="#_x0000_t75" style="width:241.95pt;height:55.25pt" o:ole="">
            <v:imagedata r:id="rId273" o:title=""/>
          </v:shape>
          <o:OLEObject Type="Embed" ProgID="Equation.DSMT4" ShapeID="_x0000_i1148" DrawAspect="Content" ObjectID="_1485962925" r:id="rId2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46" w:author="Kees Nederhoff" w:date="2015-02-20T11:50:00Z">
        <w:r w:rsidRPr="004D7B46">
          <w:rPr>
            <w:lang w:val="en-US"/>
          </w:rPr>
          <w:fldChar w:fldCharType="end"/>
        </w:r>
      </w:del>
      <w:bookmarkStart w:id="1447"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48" w:author="Kees Nederhoff" w:date="2015-02-20T11:50:00Z">
        <w:r w:rsidR="00333C34">
          <w:rPr>
            <w:noProof/>
            <w:lang w:val="en-US"/>
          </w:rPr>
          <w:instrText>105</w:instrText>
        </w:r>
      </w:ins>
      <w:del w:id="1449" w:author="Kees Nederhoff" w:date="2015-02-20T11:50:00Z">
        <w:r w:rsidR="004D7B46" w:rsidDel="00333C34">
          <w:rPr>
            <w:noProof/>
            <w:lang w:val="en-US"/>
          </w:rPr>
          <w:delInstrText>102</w:delInstrText>
        </w:r>
      </w:del>
      <w:r w:rsidR="00883631" w:rsidRPr="004D7B46">
        <w:rPr>
          <w:noProof/>
          <w:lang w:val="en-US"/>
        </w:rPr>
        <w:fldChar w:fldCharType="end"/>
      </w:r>
      <w:r w:rsidRPr="004D7B46">
        <w:rPr>
          <w:lang w:val="en-US"/>
        </w:rPr>
        <w:instrText>)</w:instrText>
      </w:r>
      <w:bookmarkEnd w:id="1447"/>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49" type="#_x0000_t75" style="width:18.4pt;height:15.9pt" o:ole="">
            <v:imagedata r:id="rId275" o:title=""/>
          </v:shape>
          <o:OLEObject Type="Embed" ProgID="Equation.DSMT4" ShapeID="_x0000_i1149" DrawAspect="Content" ObjectID="_1485962926" r:id="rId276"/>
        </w:object>
      </w:r>
      <w:r w:rsidRPr="004D7B46">
        <w:rPr>
          <w:lang w:val="en-US"/>
        </w:rPr>
        <w:t xml:space="preserve"> is set </w:t>
      </w:r>
      <w:proofErr w:type="gramStart"/>
      <w:r w:rsidRPr="004D7B46">
        <w:rPr>
          <w:lang w:val="en-US"/>
        </w:rPr>
        <w:lastRenderedPageBreak/>
        <w:t xml:space="preserve">to </w:t>
      </w:r>
      <w:proofErr w:type="gramEnd"/>
      <w:r w:rsidRPr="004D7B46">
        <w:rPr>
          <w:position w:val="-10"/>
          <w:lang w:val="en-US"/>
        </w:rPr>
        <w:object w:dxaOrig="340" w:dyaOrig="320">
          <v:shape id="_x0000_i1150" type="#_x0000_t75" style="width:16.75pt;height:15.9pt" o:ole="">
            <v:imagedata r:id="rId277" o:title=""/>
          </v:shape>
          <o:OLEObject Type="Embed" ProgID="Equation.DSMT4" ShapeID="_x0000_i1150" DrawAspect="Content" ObjectID="_1485962927" r:id="rId278"/>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1" type="#_x0000_t75" style="width:240.3pt;height:30.15pt" o:ole="">
            <v:imagedata r:id="rId279" o:title=""/>
          </v:shape>
          <o:OLEObject Type="Embed" ProgID="Equation.DSMT4" ShapeID="_x0000_i1151" DrawAspect="Content" ObjectID="_1485962928" r:id="rId28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50" w:author="Kees Nederhoff" w:date="2015-02-20T11:50:00Z">
        <w:r w:rsidRPr="004D7B46">
          <w:rPr>
            <w:lang w:val="en-US"/>
          </w:rPr>
          <w:fldChar w:fldCharType="end"/>
        </w:r>
      </w:del>
      <w:bookmarkStart w:id="1451"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52" w:author="Kees Nederhoff" w:date="2015-02-20T11:50:00Z">
        <w:r w:rsidR="00333C34">
          <w:rPr>
            <w:noProof/>
            <w:lang w:val="en-US"/>
          </w:rPr>
          <w:instrText>106</w:instrText>
        </w:r>
      </w:ins>
      <w:del w:id="1453" w:author="Kees Nederhoff" w:date="2015-02-20T11:50:00Z">
        <w:r w:rsidR="004D7B46" w:rsidDel="00333C34">
          <w:rPr>
            <w:noProof/>
            <w:lang w:val="en-US"/>
          </w:rPr>
          <w:delInstrText>103</w:delInstrText>
        </w:r>
      </w:del>
      <w:r w:rsidR="00883631" w:rsidRPr="004D7B46">
        <w:rPr>
          <w:noProof/>
          <w:lang w:val="en-US"/>
        </w:rPr>
        <w:fldChar w:fldCharType="end"/>
      </w:r>
      <w:r w:rsidRPr="004D7B46">
        <w:rPr>
          <w:lang w:val="en-US"/>
        </w:rPr>
        <w:instrText>)</w:instrText>
      </w:r>
      <w:bookmarkEnd w:id="145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With </w:t>
      </w:r>
      <w:r w:rsidRPr="004D7B46">
        <w:rPr>
          <w:rFonts w:cs="Tahoma"/>
          <w:position w:val="-12"/>
          <w:lang w:val="en-US"/>
        </w:rPr>
        <w:object w:dxaOrig="1920" w:dyaOrig="340">
          <v:shape id="_x0000_i1152" type="#_x0000_t75" style="width:96.3pt;height:16.75pt" o:ole="">
            <v:imagedata r:id="rId281" o:title=""/>
          </v:shape>
          <o:OLEObject Type="Embed" ProgID="Equation.DSMT4" ShapeID="_x0000_i1152" DrawAspect="Content" ObjectID="_1485962929" r:id="rId282"/>
        </w:object>
      </w:r>
      <w:r w:rsidRPr="004D7B46">
        <w:rPr>
          <w:rFonts w:cs="Tahoma"/>
          <w:lang w:val="en-US"/>
        </w:rPr>
        <w:t xml:space="preserve"> and </w:t>
      </w:r>
      <w:r w:rsidRPr="004D7B46">
        <w:rPr>
          <w:rFonts w:cs="Tahoma"/>
          <w:position w:val="-8"/>
          <w:lang w:val="en-US"/>
        </w:rPr>
        <w:object w:dxaOrig="620" w:dyaOrig="300">
          <v:shape id="_x0000_i1153" type="#_x0000_t75" style="width:31pt;height:15.05pt" o:ole="">
            <v:imagedata r:id="rId283" o:title=""/>
          </v:shape>
          <o:OLEObject Type="Embed" ProgID="Equation.DSMT4" ShapeID="_x0000_i1153" DrawAspect="Content" ObjectID="_1485962930" r:id="rId284"/>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4" type="#_x0000_t75" style="width:390.15pt;height:30.15pt" o:ole="">
            <v:imagedata r:id="rId285" o:title=""/>
          </v:shape>
          <o:OLEObject Type="Embed" ProgID="Equation.DSMT4" ShapeID="_x0000_i1154" DrawAspect="Content" ObjectID="_1485962931" r:id="rId28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54" w:author="Kees Nederhoff" w:date="2015-02-20T11:50:00Z">
        <w:r w:rsidRPr="004D7B46">
          <w:rPr>
            <w:lang w:val="en-US"/>
          </w:rPr>
          <w:fldChar w:fldCharType="end"/>
        </w:r>
      </w:del>
      <w:bookmarkStart w:id="1455"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56" w:author="Kees Nederhoff" w:date="2015-02-20T11:50:00Z">
        <w:r w:rsidR="00333C34">
          <w:rPr>
            <w:noProof/>
            <w:lang w:val="en-US"/>
          </w:rPr>
          <w:instrText>107</w:instrText>
        </w:r>
      </w:ins>
      <w:del w:id="1457" w:author="Kees Nederhoff" w:date="2015-02-20T11:50:00Z">
        <w:r w:rsidR="004D7B46" w:rsidDel="00333C34">
          <w:rPr>
            <w:noProof/>
            <w:lang w:val="en-US"/>
          </w:rPr>
          <w:delInstrText>104</w:delInstrText>
        </w:r>
      </w:del>
      <w:r w:rsidR="00883631" w:rsidRPr="004D7B46">
        <w:rPr>
          <w:noProof/>
          <w:lang w:val="en-US"/>
        </w:rPr>
        <w:fldChar w:fldCharType="end"/>
      </w:r>
      <w:r w:rsidRPr="004D7B46">
        <w:rPr>
          <w:lang w:val="en-US"/>
        </w:rPr>
        <w:instrText>)</w:instrText>
      </w:r>
      <w:bookmarkEnd w:id="145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5" type="#_x0000_t75" style="width:25.95pt;height:16.75pt" o:ole="">
            <v:imagedata r:id="rId287" o:title=""/>
          </v:shape>
          <o:OLEObject Type="Embed" ProgID="Equation.DSMT4" ShapeID="_x0000_i1155" DrawAspect="Content" ObjectID="_1485962932" r:id="rId288"/>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6" type="#_x0000_t75" style="width:34.35pt;height:15.9pt" o:ole="">
            <v:imagedata r:id="rId289" o:title=""/>
          </v:shape>
          <o:OLEObject Type="Embed" ProgID="Equation.DSMT4" ShapeID="_x0000_i1156" DrawAspect="Content" ObjectID="_1485962933" r:id="rId290"/>
        </w:object>
      </w:r>
      <w:r w:rsidRPr="004D7B46">
        <w:rPr>
          <w:lang w:val="en-US"/>
        </w:rPr>
        <w:t xml:space="preserve"> and </w:t>
      </w:r>
      <w:r w:rsidRPr="004D7B46">
        <w:rPr>
          <w:position w:val="-8"/>
          <w:lang w:val="en-US"/>
        </w:rPr>
        <w:object w:dxaOrig="639" w:dyaOrig="300">
          <v:shape id="_x0000_i1157" type="#_x0000_t75" style="width:31.8pt;height:15.05pt" o:ole="">
            <v:imagedata r:id="rId291" o:title=""/>
          </v:shape>
          <o:OLEObject Type="Embed" ProgID="Equation.DSMT4" ShapeID="_x0000_i1157" DrawAspect="Content" ObjectID="_1485962934" r:id="rId292"/>
        </w:object>
      </w:r>
      <w:r w:rsidRPr="004D7B46">
        <w:rPr>
          <w:lang w:val="en-US"/>
        </w:rPr>
        <w:t xml:space="preserve"> are obtained in a similar manner. Note that the total flux </w:t>
      </w:r>
      <w:r w:rsidRPr="004D7B46">
        <w:rPr>
          <w:position w:val="-12"/>
          <w:lang w:val="en-US"/>
        </w:rPr>
        <w:object w:dxaOrig="540" w:dyaOrig="340">
          <v:shape id="_x0000_i1158" type="#_x0000_t75" style="width:26.8pt;height:16.75pt" o:ole="">
            <v:imagedata r:id="rId293" o:title=""/>
          </v:shape>
          <o:OLEObject Type="Embed" ProgID="Equation.DSMT4" ShapeID="_x0000_i1158" DrawAspect="Content" ObjectID="_1485962935" r:id="rId294"/>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59" type="#_x0000_t75" style="width:234.4pt;height:16.75pt" o:ole="">
            <v:imagedata r:id="rId295" o:title=""/>
          </v:shape>
          <o:OLEObject Type="Embed" ProgID="Equation.DSMT4" ShapeID="_x0000_i1159" DrawAspect="Content" ObjectID="_1485962936" r:id="rId29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58" w:author="Kees Nederhoff" w:date="2015-02-20T11:50:00Z">
        <w:r w:rsidRPr="004D7B46">
          <w:rPr>
            <w:lang w:val="en-US"/>
          </w:rPr>
          <w:fldChar w:fldCharType="end"/>
        </w:r>
      </w:del>
      <w:bookmarkStart w:id="1459"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60" w:author="Kees Nederhoff" w:date="2015-02-20T11:50:00Z">
        <w:r w:rsidR="00333C34">
          <w:rPr>
            <w:noProof/>
            <w:lang w:val="en-US"/>
          </w:rPr>
          <w:instrText>108</w:instrText>
        </w:r>
      </w:ins>
      <w:del w:id="1461" w:author="Kees Nederhoff" w:date="2015-02-20T11:50:00Z">
        <w:r w:rsidR="004D7B46" w:rsidDel="00333C34">
          <w:rPr>
            <w:noProof/>
            <w:lang w:val="en-US"/>
          </w:rPr>
          <w:delInstrText>105</w:delInstrText>
        </w:r>
      </w:del>
      <w:r w:rsidR="00883631" w:rsidRPr="004D7B46">
        <w:rPr>
          <w:noProof/>
          <w:lang w:val="en-US"/>
        </w:rPr>
        <w:fldChar w:fldCharType="end"/>
      </w:r>
      <w:r w:rsidRPr="004D7B46">
        <w:rPr>
          <w:lang w:val="en-US"/>
        </w:rPr>
        <w:instrText>)</w:instrText>
      </w:r>
      <w:bookmarkEnd w:id="145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1462" w:name="_Toc249984916"/>
      <w:bookmarkStart w:id="1463" w:name="_Toc249985009"/>
      <w:r w:rsidRPr="004D7B46">
        <w:rPr>
          <w:lang w:val="en-US"/>
        </w:rPr>
        <w:t>Local continuity equation</w:t>
      </w:r>
      <w:bookmarkEnd w:id="1462"/>
      <w:bookmarkEnd w:id="1463"/>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0" type="#_x0000_t75" style="width:202.6pt;height:31.8pt" o:ole="">
            <v:imagedata r:id="rId297" o:title=""/>
          </v:shape>
          <o:OLEObject Type="Embed" ProgID="Equation.DSMT4" ShapeID="_x0000_i1160" DrawAspect="Content" ObjectID="_1485962937" r:id="rId29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64" w:author="Kees Nederhoff" w:date="2015-02-20T11:50:00Z">
        <w:r w:rsidRPr="004D7B46">
          <w:rPr>
            <w:lang w:val="en-US"/>
          </w:rPr>
          <w:fldChar w:fldCharType="end"/>
        </w:r>
      </w:del>
      <w:bookmarkStart w:id="1465"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66" w:author="Kees Nederhoff" w:date="2015-02-20T11:50:00Z">
        <w:r w:rsidR="00333C34">
          <w:rPr>
            <w:noProof/>
            <w:lang w:val="en-US"/>
          </w:rPr>
          <w:instrText>109</w:instrText>
        </w:r>
      </w:ins>
      <w:del w:id="1467" w:author="Kees Nederhoff" w:date="2015-02-20T11:50:00Z">
        <w:r w:rsidR="004D7B46" w:rsidDel="00333C34">
          <w:rPr>
            <w:noProof/>
            <w:lang w:val="en-US"/>
          </w:rPr>
          <w:delInstrText>106</w:delInstrText>
        </w:r>
      </w:del>
      <w:r w:rsidR="00883631" w:rsidRPr="004D7B46">
        <w:rPr>
          <w:noProof/>
          <w:lang w:val="en-US"/>
        </w:rPr>
        <w:fldChar w:fldCharType="end"/>
      </w:r>
      <w:r w:rsidRPr="004D7B46">
        <w:rPr>
          <w:lang w:val="en-US"/>
        </w:rPr>
        <w:instrText>)</w:instrText>
      </w:r>
      <w:bookmarkEnd w:id="146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1" type="#_x0000_t75" style="width:423.65pt;height:31pt" o:ole="">
            <v:imagedata r:id="rId299" o:title=""/>
          </v:shape>
          <o:OLEObject Type="Embed" ProgID="Equation.DSMT4" ShapeID="_x0000_i1161" DrawAspect="Content" ObjectID="_1485962938" r:id="rId30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68" w:author="Kees Nederhoff" w:date="2015-02-20T11:50:00Z">
        <w:r w:rsidRPr="004D7B46">
          <w:rPr>
            <w:lang w:val="en-US"/>
          </w:rPr>
          <w:fldChar w:fldCharType="end"/>
        </w:r>
      </w:del>
      <w:bookmarkStart w:id="1469"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70" w:author="Kees Nederhoff" w:date="2015-02-20T11:50:00Z">
        <w:r w:rsidR="00333C34">
          <w:rPr>
            <w:noProof/>
            <w:lang w:val="en-US"/>
          </w:rPr>
          <w:instrText>110</w:instrText>
        </w:r>
      </w:ins>
      <w:del w:id="1471" w:author="Kees Nederhoff" w:date="2015-02-20T11:50:00Z">
        <w:r w:rsidR="004D7B46" w:rsidDel="00333C34">
          <w:rPr>
            <w:noProof/>
            <w:lang w:val="en-US"/>
          </w:rPr>
          <w:delInstrText>107</w:delInstrText>
        </w:r>
      </w:del>
      <w:r w:rsidR="00883631" w:rsidRPr="004D7B46">
        <w:rPr>
          <w:noProof/>
          <w:lang w:val="en-US"/>
        </w:rPr>
        <w:fldChar w:fldCharType="end"/>
      </w:r>
      <w:r w:rsidRPr="004D7B46">
        <w:rPr>
          <w:lang w:val="en-US"/>
        </w:rPr>
        <w:instrText>)</w:instrText>
      </w:r>
      <w:bookmarkEnd w:id="1469"/>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2" type="#_x0000_t75" style="width:46.9pt;height:15.9pt" o:ole="">
            <v:imagedata r:id="rId301" o:title=""/>
          </v:shape>
          <o:OLEObject Type="Embed" ProgID="Equation.DSMT4" ShapeID="_x0000_i1162" DrawAspect="Content" ObjectID="_1485962939" r:id="rId302"/>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1472" w:name="_Toc249984917"/>
      <w:bookmarkStart w:id="1473" w:name="_Toc249985010"/>
      <w:r w:rsidRPr="004D7B46">
        <w:rPr>
          <w:lang w:val="en-US"/>
        </w:rPr>
        <w:t>Horizontal Momentum</w:t>
      </w:r>
      <w:bookmarkEnd w:id="1472"/>
      <w:bookmarkEnd w:id="1473"/>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3" type="#_x0000_t75" style="width:18.4pt;height:12.55pt" o:ole="">
            <v:imagedata r:id="rId303" o:title=""/>
          </v:shape>
          <o:OLEObject Type="Embed" ProgID="Equation.DSMT4" ShapeID="_x0000_i1163" DrawAspect="Content" ObjectID="_1485962940" r:id="rId304"/>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64" type="#_x0000_t75" style="width:344.95pt;height:29.3pt" o:ole="">
            <v:imagedata r:id="rId305" o:title=""/>
          </v:shape>
          <o:OLEObject Type="Embed" ProgID="Equation.DSMT4" ShapeID="_x0000_i1164" DrawAspect="Content" ObjectID="_1485962941" r:id="rId30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74" w:author="Kees Nederhoff" w:date="2015-02-20T11:50:00Z">
        <w:r w:rsidRPr="004D7B46">
          <w:rPr>
            <w:lang w:val="en-US"/>
          </w:rPr>
          <w:fldChar w:fldCharType="end"/>
        </w:r>
      </w:del>
      <w:bookmarkStart w:id="1475"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76" w:author="Kees Nederhoff" w:date="2015-02-20T11:50:00Z">
        <w:r w:rsidR="00333C34">
          <w:rPr>
            <w:noProof/>
            <w:lang w:val="en-US"/>
          </w:rPr>
          <w:instrText>111</w:instrText>
        </w:r>
      </w:ins>
      <w:del w:id="1477" w:author="Kees Nederhoff" w:date="2015-02-20T11:50:00Z">
        <w:r w:rsidR="004D7B46" w:rsidDel="00333C34">
          <w:rPr>
            <w:noProof/>
            <w:lang w:val="en-US"/>
          </w:rPr>
          <w:delInstrText>108</w:delInstrText>
        </w:r>
      </w:del>
      <w:r w:rsidR="00883631" w:rsidRPr="004D7B46">
        <w:rPr>
          <w:noProof/>
          <w:lang w:val="en-US"/>
        </w:rPr>
        <w:fldChar w:fldCharType="end"/>
      </w:r>
      <w:r w:rsidRPr="004D7B46">
        <w:rPr>
          <w:lang w:val="en-US"/>
        </w:rPr>
        <w:instrText>)</w:instrText>
      </w:r>
      <w:bookmarkEnd w:id="147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5" type="#_x0000_t75" style="width:339.9pt;height:69.5pt" o:ole="">
            <v:imagedata r:id="rId307" o:title=""/>
          </v:shape>
          <o:OLEObject Type="Embed" ProgID="Equation.DSMT4" ShapeID="_x0000_i1165" DrawAspect="Content" ObjectID="_1485962942" r:id="rId3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78" w:author="Kees Nederhoff" w:date="2015-02-20T11:50:00Z">
        <w:r w:rsidRPr="004D7B46">
          <w:rPr>
            <w:lang w:val="en-US"/>
          </w:rPr>
          <w:fldChar w:fldCharType="end"/>
        </w:r>
      </w:del>
      <w:bookmarkStart w:id="1479"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80" w:author="Kees Nederhoff" w:date="2015-02-20T11:50:00Z">
        <w:r w:rsidR="00333C34">
          <w:rPr>
            <w:noProof/>
            <w:lang w:val="en-US"/>
          </w:rPr>
          <w:instrText>112</w:instrText>
        </w:r>
      </w:ins>
      <w:del w:id="1481" w:author="Kees Nederhoff" w:date="2015-02-20T11:50:00Z">
        <w:r w:rsidR="004D7B46" w:rsidDel="00333C34">
          <w:rPr>
            <w:noProof/>
            <w:lang w:val="en-US"/>
          </w:rPr>
          <w:delInstrText>109</w:delInstrText>
        </w:r>
      </w:del>
      <w:r w:rsidR="00883631" w:rsidRPr="004D7B46">
        <w:rPr>
          <w:noProof/>
          <w:lang w:val="en-US"/>
        </w:rPr>
        <w:fldChar w:fldCharType="end"/>
      </w:r>
      <w:r w:rsidRPr="004D7B46">
        <w:rPr>
          <w:lang w:val="en-US"/>
        </w:rPr>
        <w:instrText>)</w:instrText>
      </w:r>
      <w:bookmarkEnd w:id="1479"/>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6" type="#_x0000_t75" style="width:308.95pt;height:101.3pt" o:ole="">
            <v:imagedata r:id="rId309" o:title=""/>
          </v:shape>
          <o:OLEObject Type="Embed" ProgID="Equation.DSMT4" ShapeID="_x0000_i1166" DrawAspect="Content" ObjectID="_1485962943" r:id="rId31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8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83" w:author="Kees Nederhoff" w:date="2015-02-20T11:50:00Z">
        <w:r w:rsidR="00333C34">
          <w:rPr>
            <w:noProof/>
            <w:lang w:val="en-US"/>
          </w:rPr>
          <w:instrText>113</w:instrText>
        </w:r>
      </w:ins>
      <w:del w:id="1484" w:author="Kees Nederhoff" w:date="2015-02-20T11:50:00Z">
        <w:r w:rsidR="004D7B46" w:rsidDel="00333C34">
          <w:rPr>
            <w:noProof/>
            <w:lang w:val="en-US"/>
          </w:rPr>
          <w:delInstrText>110</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7" type="#_x0000_t75" style="width:27.65pt;height:16.75pt" o:ole="">
            <v:imagedata r:id="rId311" o:title=""/>
          </v:shape>
          <o:OLEObject Type="Embed" ProgID="Equation.DSMT4" ShapeID="_x0000_i1167" DrawAspect="Content" ObjectID="_1485962944" r:id="rId312"/>
        </w:object>
      </w:r>
      <w:r w:rsidRPr="004D7B46">
        <w:rPr>
          <w:rFonts w:cs="Tahoma"/>
          <w:lang w:val="en-US"/>
        </w:rPr>
        <w:t xml:space="preserve"> and </w:t>
      </w:r>
      <w:r w:rsidRPr="004D7B46">
        <w:rPr>
          <w:rFonts w:cs="Tahoma"/>
          <w:position w:val="-12"/>
          <w:lang w:val="en-US"/>
        </w:rPr>
        <w:object w:dxaOrig="660" w:dyaOrig="400">
          <v:shape id="_x0000_i1168" type="#_x0000_t75" style="width:32.65pt;height:20.1pt" o:ole="">
            <v:imagedata r:id="rId313" o:title=""/>
          </v:shape>
          <o:OLEObject Type="Embed" ProgID="Equation.DSMT4" ShapeID="_x0000_i1168" DrawAspect="Content" ObjectID="_1485962945" r:id="rId314"/>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69" type="#_x0000_t75" style="width:88.75pt;height:15.9pt" o:ole="">
            <v:imagedata r:id="rId315" o:title=""/>
          </v:shape>
          <o:OLEObject Type="Embed" ProgID="Equation.DSMT4" ShapeID="_x0000_i1169" DrawAspect="Content" ObjectID="_1485962946" r:id="rId31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85" w:author="Kees Nederhoff" w:date="2015-02-20T11:50:00Z">
        <w:r w:rsidRPr="004D7B46">
          <w:rPr>
            <w:lang w:val="en-US"/>
          </w:rPr>
          <w:fldChar w:fldCharType="end"/>
        </w:r>
      </w:del>
      <w:bookmarkStart w:id="1486"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87" w:author="Kees Nederhoff" w:date="2015-02-20T11:50:00Z">
        <w:r w:rsidR="00333C34">
          <w:rPr>
            <w:noProof/>
            <w:lang w:val="en-US"/>
          </w:rPr>
          <w:instrText>114</w:instrText>
        </w:r>
      </w:ins>
      <w:del w:id="1488" w:author="Kees Nederhoff" w:date="2015-02-20T11:50:00Z">
        <w:r w:rsidR="004D7B46" w:rsidDel="00333C34">
          <w:rPr>
            <w:noProof/>
            <w:lang w:val="en-US"/>
          </w:rPr>
          <w:delInstrText>111</w:delInstrText>
        </w:r>
      </w:del>
      <w:r w:rsidR="00883631" w:rsidRPr="004D7B46">
        <w:rPr>
          <w:noProof/>
          <w:lang w:val="en-US"/>
        </w:rPr>
        <w:fldChar w:fldCharType="end"/>
      </w:r>
      <w:r w:rsidRPr="004D7B46">
        <w:rPr>
          <w:lang w:val="en-US"/>
        </w:rPr>
        <w:instrText>)</w:instrText>
      </w:r>
      <w:bookmarkEnd w:id="148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0" type="#_x0000_t75" style="width:29.3pt;height:15.9pt" o:ole="">
            <v:imagedata r:id="rId317" o:title=""/>
          </v:shape>
          <o:OLEObject Type="Embed" ProgID="Equation.DSMT4" ShapeID="_x0000_i1170" DrawAspect="Content" ObjectID="_1485962947" r:id="rId318"/>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1" type="#_x0000_t75" style="width:20.1pt;height:15.9pt" o:ole="">
            <v:imagedata r:id="rId319" o:title=""/>
          </v:shape>
          <o:OLEObject Type="Embed" ProgID="Equation.DSMT4" ShapeID="_x0000_i1171" DrawAspect="Content" ObjectID="_1485962948" r:id="rId320"/>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2" type="#_x0000_t75" style="width:29.3pt;height:15.9pt" o:ole="">
            <v:imagedata r:id="rId321" o:title=""/>
          </v:shape>
          <o:OLEObject Type="Embed" ProgID="Equation.DSMT4" ShapeID="_x0000_i1172" DrawAspect="Content" ObjectID="_1485962949" r:id="rId322"/>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3" type="#_x0000_t75" style="width:391pt;height:31pt" o:ole="">
            <v:imagedata r:id="rId323" o:title=""/>
          </v:shape>
          <o:OLEObject Type="Embed" ProgID="Equation.DSMT4" ShapeID="_x0000_i1173" DrawAspect="Content" ObjectID="_1485962950" r:id="rId32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89"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490" w:author="Kees Nederhoff" w:date="2015-02-20T11:50:00Z">
        <w:r w:rsidR="00333C34">
          <w:rPr>
            <w:noProof/>
            <w:lang w:val="en-US"/>
          </w:rPr>
          <w:instrText>115</w:instrText>
        </w:r>
      </w:ins>
      <w:del w:id="1491" w:author="Kees Nederhoff" w:date="2015-02-20T11:50:00Z">
        <w:r w:rsidR="004D7B46" w:rsidDel="00333C34">
          <w:rPr>
            <w:noProof/>
            <w:lang w:val="en-US"/>
          </w:rPr>
          <w:delInstrText>112</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4" type="#_x0000_t75" style="width:24.3pt;height:15.9pt" o:ole="">
            <v:imagedata r:id="rId325" o:title=""/>
          </v:shape>
          <o:OLEObject Type="Embed" ProgID="Equation.DSMT4" ShapeID="_x0000_i1174" DrawAspect="Content" ObjectID="_1485962951" r:id="rId326"/>
        </w:object>
      </w:r>
      <w:r w:rsidRPr="004D7B46">
        <w:rPr>
          <w:lang w:val="en-US"/>
        </w:rPr>
        <w:t>represents the average pressure over the vertical which is approximated with</w:t>
      </w:r>
      <w:r w:rsidRPr="004D7B46">
        <w:rPr>
          <w:position w:val="-10"/>
          <w:lang w:val="en-US"/>
        </w:rPr>
        <w:object w:dxaOrig="1240" w:dyaOrig="320">
          <v:shape id="_x0000_i1175" type="#_x0000_t75" style="width:61.95pt;height:15.9pt" o:ole="">
            <v:imagedata r:id="rId327" o:title=""/>
          </v:shape>
          <o:OLEObject Type="Embed" ProgID="Equation.DSMT4" ShapeID="_x0000_i1175" DrawAspect="Content" ObjectID="_1485962952" r:id="rId328"/>
        </w:object>
      </w:r>
      <w:r w:rsidRPr="004D7B46">
        <w:rPr>
          <w:lang w:val="en-US"/>
        </w:rPr>
        <w:t xml:space="preserve">, in which </w:t>
      </w:r>
      <w:r w:rsidRPr="004D7B46">
        <w:rPr>
          <w:position w:val="-10"/>
          <w:lang w:val="en-US"/>
        </w:rPr>
        <w:object w:dxaOrig="480" w:dyaOrig="320">
          <v:shape id="_x0000_i1176" type="#_x0000_t75" style="width:24.3pt;height:15.9pt" o:ole="">
            <v:imagedata r:id="rId329" o:title=""/>
          </v:shape>
          <o:OLEObject Type="Embed" ProgID="Equation.DSMT4" ShapeID="_x0000_i1176" DrawAspect="Content" ObjectID="_1485962953" r:id="rId330"/>
        </w:object>
      </w:r>
      <w:r w:rsidRPr="004D7B46">
        <w:rPr>
          <w:lang w:val="en-US"/>
        </w:rPr>
        <w:t xml:space="preserve"> is the pressure at the bottom. Furthermore </w:t>
      </w:r>
      <w:r w:rsidRPr="004D7B46">
        <w:rPr>
          <w:position w:val="-12"/>
          <w:lang w:val="en-US"/>
        </w:rPr>
        <w:object w:dxaOrig="480" w:dyaOrig="340">
          <v:shape id="_x0000_i1177" type="#_x0000_t75" style="width:24.3pt;height:16.75pt" o:ole="">
            <v:imagedata r:id="rId331" o:title=""/>
          </v:shape>
          <o:OLEObject Type="Embed" ProgID="Equation.DSMT4" ShapeID="_x0000_i1177" DrawAspect="Content" ObjectID="_1485962954" r:id="rId332"/>
        </w:object>
      </w:r>
      <w:r w:rsidRPr="004D7B46">
        <w:rPr>
          <w:lang w:val="en-US"/>
        </w:rPr>
        <w:t xml:space="preserve"> is given as</w:t>
      </w:r>
      <w:r w:rsidRPr="004D7B46">
        <w:rPr>
          <w:position w:val="-14"/>
          <w:lang w:val="en-US"/>
        </w:rPr>
        <w:object w:dxaOrig="1980" w:dyaOrig="380">
          <v:shape id="_x0000_i1178" type="#_x0000_t75" style="width:97.95pt;height:18.4pt" o:ole="">
            <v:imagedata r:id="rId333" o:title=""/>
          </v:shape>
          <o:OLEObject Type="Embed" ProgID="Equation.DSMT4" ShapeID="_x0000_i1178" DrawAspect="Content" ObjectID="_1485962955" r:id="rId334"/>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lastRenderedPageBreak/>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492"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112</w:instrText>
        </w:r>
        <w:r w:rsidR="00333C34" w:rsidRPr="004D7B46">
          <w:rPr>
            <w:lang w:val="en-US"/>
          </w:rPr>
          <w:instrText>)</w:instrText>
        </w:r>
      </w:ins>
      <w:del w:id="1493"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109</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494"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112</w:instrText>
        </w:r>
        <w:r w:rsidR="00333C34" w:rsidRPr="004D7B46">
          <w:rPr>
            <w:lang w:val="en-US"/>
          </w:rPr>
          <w:instrText>)</w:instrText>
        </w:r>
      </w:ins>
      <w:del w:id="1495"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109</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79" type="#_x0000_t75" style="width:12.55pt;height:12.55pt" o:ole="">
            <v:imagedata r:id="rId335" o:title=""/>
          </v:shape>
          <o:OLEObject Type="Embed" ProgID="Equation.DSMT4" ShapeID="_x0000_i1179" DrawAspect="Content" ObjectID="_1485962956" r:id="rId336"/>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0" type="#_x0000_t75" style="width:40.2pt;height:20.1pt" o:ole="">
            <v:imagedata r:id="rId337" o:title=""/>
          </v:shape>
          <o:OLEObject Type="Embed" ProgID="Equation.DSMT4" ShapeID="_x0000_i1180" DrawAspect="Content" ObjectID="_1485962957" r:id="rId338"/>
        </w:object>
      </w:r>
      <w:r w:rsidRPr="004D7B46">
        <w:rPr>
          <w:rFonts w:cs="Tahoma"/>
          <w:lang w:val="en-US"/>
        </w:rPr>
        <w:t xml:space="preserve"> and </w:t>
      </w:r>
      <w:r w:rsidRPr="004D7B46">
        <w:rPr>
          <w:rFonts w:cs="Tahoma"/>
          <w:position w:val="-16"/>
          <w:lang w:val="en-US"/>
        </w:rPr>
        <w:object w:dxaOrig="800" w:dyaOrig="420">
          <v:shape id="_x0000_i1181" type="#_x0000_t75" style="width:40.2pt;height:20.1pt" o:ole="">
            <v:imagedata r:id="rId339" o:title=""/>
          </v:shape>
          <o:OLEObject Type="Embed" ProgID="Equation.DSMT4" ShapeID="_x0000_i1181" DrawAspect="Content" ObjectID="_1485962958" r:id="rId340"/>
        </w:object>
      </w:r>
      <w:r w:rsidRPr="004D7B46">
        <w:rPr>
          <w:rFonts w:cs="Tahoma"/>
          <w:lang w:val="en-US"/>
        </w:rPr>
        <w:t xml:space="preserve"> are approximated as </w:t>
      </w:r>
      <w:r w:rsidRPr="004D7B46">
        <w:rPr>
          <w:rFonts w:cs="Tahoma"/>
          <w:position w:val="-12"/>
          <w:lang w:val="en-US"/>
        </w:rPr>
        <w:object w:dxaOrig="920" w:dyaOrig="360">
          <v:shape id="_x0000_i1182" type="#_x0000_t75" style="width:46.05pt;height:18.4pt" o:ole="">
            <v:imagedata r:id="rId341" o:title=""/>
          </v:shape>
          <o:OLEObject Type="Embed" ProgID="Equation.DSMT4" ShapeID="_x0000_i1182" DrawAspect="Content" ObjectID="_1485962959" r:id="rId342"/>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3" type="#_x0000_t75" style="width:46.05pt;height:15.9pt" o:ole="">
            <v:imagedata r:id="rId343" o:title=""/>
          </v:shape>
          <o:OLEObject Type="Embed" ProgID="Equation.DSMT4" ShapeID="_x0000_i1183" DrawAspect="Content" ObjectID="_1485962960" r:id="rId344"/>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ins w:id="1496"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104</w:instrText>
        </w:r>
        <w:r w:rsidR="00333C34" w:rsidRPr="004D7B46">
          <w:rPr>
            <w:lang w:val="en-US"/>
          </w:rPr>
          <w:instrText>)</w:instrText>
        </w:r>
      </w:ins>
      <w:del w:id="1497"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101</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4" type="#_x0000_t75" style="width:40.2pt;height:20.1pt" o:ole="">
            <v:imagedata r:id="rId345" o:title=""/>
          </v:shape>
          <o:OLEObject Type="Embed" ProgID="Equation.DSMT4" ShapeID="_x0000_i1184" DrawAspect="Content" ObjectID="_1485962961" r:id="rId346"/>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399" w:dyaOrig="620">
          <v:shape id="_x0000_i1185" type="#_x0000_t75" style="width:319.8pt;height:31pt" o:ole="">
            <v:imagedata r:id="rId347" o:title=""/>
          </v:shape>
          <o:OLEObject Type="Embed" ProgID="Equation.DSMT4" ShapeID="_x0000_i1185" DrawAspect="Content" ObjectID="_1485962962" r:id="rId34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498" w:author="Kees Nederhoff" w:date="2015-02-20T11:50:00Z">
        <w:r w:rsidRPr="004D7B46">
          <w:rPr>
            <w:lang w:val="en-US"/>
          </w:rPr>
          <w:fldChar w:fldCharType="end"/>
        </w:r>
      </w:del>
      <w:bookmarkStart w:id="1499"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00" w:author="Kees Nederhoff" w:date="2015-02-20T11:50:00Z">
        <w:r w:rsidR="00333C34">
          <w:rPr>
            <w:noProof/>
            <w:lang w:val="en-US"/>
          </w:rPr>
          <w:instrText>116</w:instrText>
        </w:r>
      </w:ins>
      <w:del w:id="1501" w:author="Kees Nederhoff" w:date="2015-02-20T11:50:00Z">
        <w:r w:rsidR="004D7B46" w:rsidDel="00333C34">
          <w:rPr>
            <w:noProof/>
            <w:lang w:val="en-US"/>
          </w:rPr>
          <w:delInstrText>113</w:delInstrText>
        </w:r>
      </w:del>
      <w:r w:rsidR="00883631" w:rsidRPr="004D7B46">
        <w:rPr>
          <w:noProof/>
          <w:lang w:val="en-US"/>
        </w:rPr>
        <w:fldChar w:fldCharType="end"/>
      </w:r>
      <w:r w:rsidRPr="004D7B46">
        <w:rPr>
          <w:lang w:val="en-US"/>
        </w:rPr>
        <w:instrText>)</w:instrText>
      </w:r>
      <w:bookmarkEnd w:id="1499"/>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6" type="#_x0000_t75" style="width:366.7pt;height:18.4pt" o:ole="">
            <v:imagedata r:id="rId349" o:title=""/>
          </v:shape>
          <o:OLEObject Type="Embed" ProgID="Equation.DSMT4" ShapeID="_x0000_i1186" DrawAspect="Content" ObjectID="_1485962963" r:id="rId350"/>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ins w:id="1502"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116</w:instrText>
        </w:r>
        <w:r w:rsidR="00333C34" w:rsidRPr="004D7B46">
          <w:rPr>
            <w:lang w:val="en-US"/>
          </w:rPr>
          <w:instrText>)</w:instrText>
        </w:r>
      </w:ins>
      <w:del w:id="1503"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113</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ins w:id="1504"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112</w:instrText>
        </w:r>
        <w:r w:rsidR="00333C34" w:rsidRPr="004D7B46">
          <w:rPr>
            <w:lang w:val="en-US"/>
          </w:rPr>
          <w:instrText>)</w:instrText>
        </w:r>
      </w:ins>
      <w:del w:id="1505"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109</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7" type="#_x0000_t75" style="width:21.75pt;height:15.05pt" o:ole="">
            <v:imagedata r:id="rId351" o:title=""/>
          </v:shape>
          <o:OLEObject Type="Embed" ProgID="Equation.DSMT4" ShapeID="_x0000_i1187" DrawAspect="Content" ObjectID="_1485962964" r:id="rId352"/>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8" type="#_x0000_t75" style="width:373.4pt;height:125.6pt" o:ole="">
            <v:imagedata r:id="rId353" o:title=""/>
          </v:shape>
          <o:OLEObject Type="Embed" ProgID="Equation.DSMT4" ShapeID="_x0000_i1188" DrawAspect="Content" ObjectID="_1485962965" r:id="rId3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06" w:author="Kees Nederhoff" w:date="2015-02-20T11:50:00Z">
        <w:r w:rsidRPr="004D7B46">
          <w:rPr>
            <w:lang w:val="en-US"/>
          </w:rPr>
          <w:fldChar w:fldCharType="end"/>
        </w:r>
      </w:del>
      <w:bookmarkStart w:id="1507"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08" w:author="Kees Nederhoff" w:date="2015-02-20T11:50:00Z">
        <w:r w:rsidR="00333C34">
          <w:rPr>
            <w:noProof/>
            <w:lang w:val="en-US"/>
          </w:rPr>
          <w:instrText>117</w:instrText>
        </w:r>
      </w:ins>
      <w:del w:id="1509" w:author="Kees Nederhoff" w:date="2015-02-20T11:50:00Z">
        <w:r w:rsidR="004D7B46" w:rsidDel="00333C34">
          <w:rPr>
            <w:noProof/>
            <w:lang w:val="en-US"/>
          </w:rPr>
          <w:delInstrText>114</w:delInstrText>
        </w:r>
      </w:del>
      <w:r w:rsidR="00883631" w:rsidRPr="004D7B46">
        <w:rPr>
          <w:noProof/>
          <w:lang w:val="en-US"/>
        </w:rPr>
        <w:fldChar w:fldCharType="end"/>
      </w:r>
      <w:r w:rsidRPr="004D7B46">
        <w:rPr>
          <w:lang w:val="en-US"/>
        </w:rPr>
        <w:instrText>)</w:instrText>
      </w:r>
      <w:bookmarkEnd w:id="1507"/>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89" type="#_x0000_t75" style="width:24.3pt;height:15.9pt" o:ole="">
            <v:imagedata r:id="rId355" o:title=""/>
          </v:shape>
          <o:OLEObject Type="Embed" ProgID="Equation.DSMT4" ShapeID="_x0000_i1189" DrawAspect="Content" ObjectID="_1485962966" r:id="rId356"/>
        </w:object>
      </w:r>
      <w:r w:rsidRPr="004D7B46">
        <w:rPr>
          <w:rFonts w:cs="Tahoma"/>
          <w:lang w:val="en-US"/>
        </w:rPr>
        <w:t>and</w:t>
      </w:r>
      <w:r w:rsidRPr="004D7B46">
        <w:rPr>
          <w:rFonts w:cs="Tahoma"/>
          <w:position w:val="-10"/>
          <w:lang w:val="en-US"/>
        </w:rPr>
        <w:object w:dxaOrig="480" w:dyaOrig="320">
          <v:shape id="_x0000_i1190" type="#_x0000_t75" style="width:24.3pt;height:15.9pt" o:ole="">
            <v:imagedata r:id="rId357" o:title=""/>
          </v:shape>
          <o:OLEObject Type="Embed" ProgID="Equation.DSMT4" ShapeID="_x0000_i1190" DrawAspect="Content" ObjectID="_1485962967" r:id="rId358"/>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ins w:id="1510"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117</w:instrText>
        </w:r>
        <w:r w:rsidR="00333C34" w:rsidRPr="004D7B46">
          <w:rPr>
            <w:lang w:val="en-US"/>
          </w:rPr>
          <w:instrText>)</w:instrText>
        </w:r>
      </w:ins>
      <w:del w:id="1511"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114</w:delInstrText>
        </w:r>
        <w:r w:rsidR="004D7B46" w:rsidRPr="004D7B46" w:rsidDel="00333C34">
          <w:rPr>
            <w:lang w:val="en-US"/>
          </w:rPr>
          <w:delInstrText>)</w:delInstrText>
        </w:r>
      </w:del>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1" type="#_x0000_t75" style="width:341.6pt;height:67pt" o:ole="">
            <v:imagedata r:id="rId359" o:title=""/>
          </v:shape>
          <o:OLEObject Type="Embed" ProgID="Equation.DSMT4" ShapeID="_x0000_i1191" DrawAspect="Content" ObjectID="_1485962968" r:id="rId36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12"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13" w:author="Kees Nederhoff" w:date="2015-02-20T11:50:00Z">
        <w:r w:rsidR="00333C34">
          <w:rPr>
            <w:noProof/>
            <w:lang w:val="en-US"/>
          </w:rPr>
          <w:instrText>118</w:instrText>
        </w:r>
      </w:ins>
      <w:del w:id="1514" w:author="Kees Nederhoff" w:date="2015-02-20T11:50:00Z">
        <w:r w:rsidR="004D7B46" w:rsidDel="00333C34">
          <w:rPr>
            <w:noProof/>
            <w:lang w:val="en-US"/>
          </w:rPr>
          <w:delInstrText>115</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126"/>
          <w:lang w:val="en-US"/>
        </w:rPr>
        <w:object w:dxaOrig="7020" w:dyaOrig="2620">
          <v:shape id="_x0000_i1192" type="#_x0000_t75" style="width:350.8pt;height:131.45pt" o:ole="">
            <v:imagedata r:id="rId361" o:title=""/>
          </v:shape>
          <o:OLEObject Type="Embed" ProgID="Equation.DSMT4" ShapeID="_x0000_i1192" DrawAspect="Content" ObjectID="_1485962969" r:id="rId36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15" w:author="Kees Nederhoff" w:date="2015-02-20T11:50:00Z">
        <w:r w:rsidRPr="004D7B46">
          <w:rPr>
            <w:lang w:val="en-US"/>
          </w:rPr>
          <w:fldChar w:fldCharType="end"/>
        </w:r>
      </w:del>
      <w:bookmarkStart w:id="1516"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17" w:author="Kees Nederhoff" w:date="2015-02-20T11:50:00Z">
        <w:r w:rsidR="00333C34">
          <w:rPr>
            <w:noProof/>
            <w:lang w:val="en-US"/>
          </w:rPr>
          <w:instrText>119</w:instrText>
        </w:r>
      </w:ins>
      <w:del w:id="1518" w:author="Kees Nederhoff" w:date="2015-02-20T11:50:00Z">
        <w:r w:rsidR="004D7B46" w:rsidDel="00333C34">
          <w:rPr>
            <w:noProof/>
            <w:lang w:val="en-US"/>
          </w:rPr>
          <w:delInstrText>116</w:delInstrText>
        </w:r>
      </w:del>
      <w:r w:rsidR="00883631" w:rsidRPr="004D7B46">
        <w:rPr>
          <w:noProof/>
          <w:lang w:val="en-US"/>
        </w:rPr>
        <w:fldChar w:fldCharType="end"/>
      </w:r>
      <w:r w:rsidRPr="004D7B46">
        <w:rPr>
          <w:lang w:val="en-US"/>
        </w:rPr>
        <w:instrText>)</w:instrText>
      </w:r>
      <w:bookmarkEnd w:id="151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values of </w:t>
      </w:r>
      <w:r w:rsidRPr="004D7B46">
        <w:rPr>
          <w:position w:val="-8"/>
          <w:lang w:val="en-US"/>
        </w:rPr>
        <w:object w:dxaOrig="620" w:dyaOrig="300">
          <v:shape id="_x0000_i1193" type="#_x0000_t75" style="width:31pt;height:15.05pt" o:ole="">
            <v:imagedata r:id="rId363" o:title=""/>
          </v:shape>
          <o:OLEObject Type="Embed" ProgID="Equation.DSMT4" ShapeID="_x0000_i1193" DrawAspect="Content" ObjectID="_1485962970" r:id="rId364"/>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4" type="#_x0000_t75" style="width:306.4pt;height:30.15pt" o:ole="">
            <v:imagedata r:id="rId365" o:title=""/>
          </v:shape>
          <o:OLEObject Type="Embed" ProgID="Equation.DSMT4" ShapeID="_x0000_i1194" DrawAspect="Content" ObjectID="_1485962971" r:id="rId36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19" w:author="Kees Nederhoff" w:date="2015-02-20T11:50:00Z">
        <w:r w:rsidRPr="004D7B46">
          <w:rPr>
            <w:lang w:val="en-US"/>
          </w:rPr>
          <w:fldChar w:fldCharType="end"/>
        </w:r>
      </w:del>
      <w:bookmarkStart w:id="1520"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21" w:author="Kees Nederhoff" w:date="2015-02-20T11:50:00Z">
        <w:r w:rsidR="00333C34">
          <w:rPr>
            <w:noProof/>
            <w:lang w:val="en-US"/>
          </w:rPr>
          <w:instrText>120</w:instrText>
        </w:r>
      </w:ins>
      <w:del w:id="1522" w:author="Kees Nederhoff" w:date="2015-02-20T11:50:00Z">
        <w:r w:rsidR="004D7B46" w:rsidDel="00333C34">
          <w:rPr>
            <w:noProof/>
            <w:lang w:val="en-US"/>
          </w:rPr>
          <w:delInstrText>117</w:delInstrText>
        </w:r>
      </w:del>
      <w:r w:rsidR="00883631" w:rsidRPr="004D7B46">
        <w:rPr>
          <w:noProof/>
          <w:lang w:val="en-US"/>
        </w:rPr>
        <w:fldChar w:fldCharType="end"/>
      </w:r>
      <w:r w:rsidRPr="004D7B46">
        <w:rPr>
          <w:lang w:val="en-US"/>
        </w:rPr>
        <w:instrText>)</w:instrText>
      </w:r>
      <w:bookmarkEnd w:id="152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5" type="#_x0000_t75" style="width:10.05pt;height:12.55pt" o:ole="">
            <v:imagedata r:id="rId367" o:title=""/>
          </v:shape>
          <o:OLEObject Type="Embed" ProgID="Equation.DSMT4" ShapeID="_x0000_i1195" DrawAspect="Content" ObjectID="_1485962972" r:id="rId368"/>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6" type="#_x0000_t75" style="width:37.65pt;height:15.05pt" o:ole="">
            <v:imagedata r:id="rId369" o:title=""/>
          </v:shape>
          <o:OLEObject Type="Embed" ProgID="Equation.DSMT4" ShapeID="_x0000_i1196" DrawAspect="Content" ObjectID="_1485962973" r:id="rId370"/>
        </w:object>
      </w:r>
      <w:r w:rsidRPr="004D7B46">
        <w:rPr>
          <w:rFonts w:cs="Tahoma"/>
          <w:lang w:val="en-US"/>
        </w:rPr>
        <w:t>,</w:t>
      </w:r>
      <w:r w:rsidRPr="004D7B46">
        <w:rPr>
          <w:rFonts w:cs="Tahoma"/>
          <w:position w:val="-8"/>
          <w:lang w:val="en-US"/>
        </w:rPr>
        <w:object w:dxaOrig="480" w:dyaOrig="300">
          <v:shape id="_x0000_i1197" type="#_x0000_t75" style="width:24.3pt;height:15.05pt" o:ole="">
            <v:imagedata r:id="rId371" o:title=""/>
          </v:shape>
          <o:OLEObject Type="Embed" ProgID="Equation.DSMT4" ShapeID="_x0000_i1197" DrawAspect="Content" ObjectID="_1485962974" r:id="rId372"/>
        </w:object>
      </w:r>
      <w:r w:rsidRPr="004D7B46">
        <w:rPr>
          <w:rFonts w:cs="Tahoma"/>
          <w:lang w:val="en-US"/>
        </w:rPr>
        <w:t xml:space="preserve"> and</w:t>
      </w:r>
      <w:r w:rsidRPr="004D7B46">
        <w:rPr>
          <w:rFonts w:cs="Tahoma"/>
          <w:position w:val="-8"/>
          <w:lang w:val="en-US"/>
        </w:rPr>
        <w:object w:dxaOrig="720" w:dyaOrig="300">
          <v:shape id="_x0000_i1198" type="#_x0000_t75" style="width:36.85pt;height:15.05pt" o:ole="">
            <v:imagedata r:id="rId373" o:title=""/>
          </v:shape>
          <o:OLEObject Type="Embed" ProgID="Equation.DSMT4" ShapeID="_x0000_i1198" DrawAspect="Content" ObjectID="_1485962975" r:id="rId374"/>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1523" w:name="_Toc249984918"/>
      <w:bookmarkStart w:id="1524" w:name="_Toc249985011"/>
      <w:r w:rsidRPr="004D7B46">
        <w:rPr>
          <w:lang w:val="en-US"/>
        </w:rPr>
        <w:t>Vertical momentum equation</w:t>
      </w:r>
      <w:bookmarkEnd w:id="1523"/>
      <w:bookmarkEnd w:id="1524"/>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333C34">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199" type="#_x0000_t75" style="width:384.3pt;height:62.8pt" o:ole="">
            <v:imagedata r:id="rId375" o:title=""/>
          </v:shape>
          <o:OLEObject Type="Embed" ProgID="Equation.DSMT4" ShapeID="_x0000_i1199" DrawAspect="Content" ObjectID="_1485962976" r:id="rId37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25" w:author="Kees Nederhoff" w:date="2015-02-20T11:50:00Z">
        <w:r w:rsidRPr="004D7B46">
          <w:rPr>
            <w:lang w:val="en-US"/>
          </w:rPr>
          <w:fldChar w:fldCharType="end"/>
        </w:r>
      </w:del>
      <w:bookmarkStart w:id="1526"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27" w:author="Kees Nederhoff" w:date="2015-02-20T11:50:00Z">
        <w:r w:rsidR="00333C34">
          <w:rPr>
            <w:noProof/>
            <w:lang w:val="en-US"/>
          </w:rPr>
          <w:instrText>121</w:instrText>
        </w:r>
      </w:ins>
      <w:del w:id="1528" w:author="Kees Nederhoff" w:date="2015-02-20T11:50:00Z">
        <w:r w:rsidR="004D7B46" w:rsidDel="00333C34">
          <w:rPr>
            <w:noProof/>
            <w:lang w:val="en-US"/>
          </w:rPr>
          <w:delInstrText>118</w:delInstrText>
        </w:r>
      </w:del>
      <w:r w:rsidR="00883631" w:rsidRPr="004D7B46">
        <w:rPr>
          <w:noProof/>
          <w:lang w:val="en-US"/>
        </w:rPr>
        <w:fldChar w:fldCharType="end"/>
      </w:r>
      <w:r w:rsidRPr="004D7B46">
        <w:rPr>
          <w:lang w:val="en-US"/>
        </w:rPr>
        <w:instrText>)</w:instrText>
      </w:r>
      <w:bookmarkEnd w:id="1526"/>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0" type="#_x0000_t75" style="width:21.75pt;height:15.9pt" o:ole="">
            <v:imagedata r:id="rId377" o:title=""/>
          </v:shape>
          <o:OLEObject Type="Embed" ProgID="Equation.DSMT4" ShapeID="_x0000_i1200" DrawAspect="Content" ObjectID="_1485962977" r:id="rId378"/>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1" type="#_x0000_t75" style="width:24.3pt;height:16.75pt" o:ole="">
            <v:imagedata r:id="rId379" o:title=""/>
          </v:shape>
          <o:OLEObject Type="Embed" ProgID="Equation.DSMT4" ShapeID="_x0000_i1201" DrawAspect="Content" ObjectID="_1485962978" r:id="rId380"/>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2" type="#_x0000_t75" style="width:221pt;height:18.4pt" o:ole="">
            <v:imagedata r:id="rId381" o:title=""/>
          </v:shape>
          <o:OLEObject Type="Embed" ProgID="Equation.DSMT4" ShapeID="_x0000_i1202" DrawAspect="Content" ObjectID="_1485962979" r:id="rId38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29" w:author="Kees Nederhoff" w:date="2015-02-20T11:50:00Z">
        <w:r w:rsidRPr="004D7B46">
          <w:rPr>
            <w:lang w:val="en-US"/>
          </w:rPr>
          <w:fldChar w:fldCharType="end"/>
        </w:r>
      </w:del>
      <w:bookmarkStart w:id="1530"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31" w:author="Kees Nederhoff" w:date="2015-02-20T11:50:00Z">
        <w:r w:rsidR="00333C34">
          <w:rPr>
            <w:noProof/>
            <w:lang w:val="en-US"/>
          </w:rPr>
          <w:instrText>122</w:instrText>
        </w:r>
      </w:ins>
      <w:del w:id="1532" w:author="Kees Nederhoff" w:date="2015-02-20T11:50:00Z">
        <w:r w:rsidR="004D7B46" w:rsidDel="00333C34">
          <w:rPr>
            <w:noProof/>
            <w:lang w:val="en-US"/>
          </w:rPr>
          <w:delInstrText>119</w:delInstrText>
        </w:r>
      </w:del>
      <w:r w:rsidR="00883631" w:rsidRPr="004D7B46">
        <w:rPr>
          <w:noProof/>
          <w:lang w:val="en-US"/>
        </w:rPr>
        <w:fldChar w:fldCharType="end"/>
      </w:r>
      <w:r w:rsidRPr="004D7B46">
        <w:rPr>
          <w:lang w:val="en-US"/>
        </w:rPr>
        <w:instrText>)</w:instrText>
      </w:r>
      <w:bookmarkEnd w:id="153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3" type="#_x0000_t75" style="width:286.35pt;height:29.3pt" o:ole="">
            <v:imagedata r:id="rId383" o:title=""/>
          </v:shape>
          <o:OLEObject Type="Embed" ProgID="Equation.DSMT4" ShapeID="_x0000_i1203" DrawAspect="Content" ObjectID="_1485962980" r:id="rId3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33" w:author="Kees Nederhoff" w:date="2015-02-20T11:50:00Z">
        <w:r w:rsidRPr="004D7B46">
          <w:rPr>
            <w:lang w:val="en-US"/>
          </w:rPr>
          <w:fldChar w:fldCharType="end"/>
        </w:r>
      </w:del>
      <w:bookmarkStart w:id="1534"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35" w:author="Kees Nederhoff" w:date="2015-02-20T11:50:00Z">
        <w:r w:rsidR="00333C34">
          <w:rPr>
            <w:noProof/>
            <w:lang w:val="en-US"/>
          </w:rPr>
          <w:instrText>123</w:instrText>
        </w:r>
      </w:ins>
      <w:del w:id="1536" w:author="Kees Nederhoff" w:date="2015-02-20T11:50:00Z">
        <w:r w:rsidR="004D7B46" w:rsidDel="00333C34">
          <w:rPr>
            <w:noProof/>
            <w:lang w:val="en-US"/>
          </w:rPr>
          <w:delInstrText>120</w:delInstrText>
        </w:r>
      </w:del>
      <w:r w:rsidR="00883631" w:rsidRPr="004D7B46">
        <w:rPr>
          <w:noProof/>
          <w:lang w:val="en-US"/>
        </w:rPr>
        <w:fldChar w:fldCharType="end"/>
      </w:r>
      <w:r w:rsidRPr="004D7B46">
        <w:rPr>
          <w:lang w:val="en-US"/>
        </w:rPr>
        <w:instrText>)</w:instrText>
      </w:r>
      <w:bookmarkEnd w:id="153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lastRenderedPageBreak/>
        <w:t xml:space="preserve">Horizontal interpolation of </w:t>
      </w:r>
      <w:r w:rsidRPr="004D7B46">
        <w:rPr>
          <w:rFonts w:cs="Tahoma"/>
          <w:position w:val="-12"/>
          <w:lang w:val="en-US"/>
        </w:rPr>
        <w:object w:dxaOrig="499" w:dyaOrig="360">
          <v:shape id="_x0000_i1204" type="#_x0000_t75" style="width:24.3pt;height:18.4pt" o:ole="">
            <v:imagedata r:id="rId385" o:title=""/>
          </v:shape>
          <o:OLEObject Type="Embed" ProgID="Equation.DSMT4" ShapeID="_x0000_i1204" DrawAspect="Content" ObjectID="_1485962981" r:id="rId386"/>
        </w:object>
      </w:r>
      <w:r w:rsidRPr="004D7B46">
        <w:rPr>
          <w:rFonts w:cs="Tahoma"/>
          <w:lang w:val="en-US"/>
        </w:rPr>
        <w:t xml:space="preserve"> and </w:t>
      </w:r>
      <w:r w:rsidRPr="004D7B46">
        <w:rPr>
          <w:rFonts w:cs="Tahoma"/>
          <w:position w:val="-12"/>
          <w:lang w:val="en-US"/>
        </w:rPr>
        <w:object w:dxaOrig="499" w:dyaOrig="360">
          <v:shape id="_x0000_i1205" type="#_x0000_t75" style="width:24.3pt;height:18.4pt" o:ole="">
            <v:imagedata r:id="rId387" o:title=""/>
          </v:shape>
          <o:OLEObject Type="Embed" ProgID="Equation.DSMT4" ShapeID="_x0000_i1205" DrawAspect="Content" ObjectID="_1485962982" r:id="rId388"/>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ins w:id="1537"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105</w:instrText>
        </w:r>
        <w:r w:rsidR="00333C34" w:rsidRPr="004D7B46">
          <w:rPr>
            <w:lang w:val="en-US"/>
          </w:rPr>
          <w:instrText>)</w:instrText>
        </w:r>
      </w:ins>
      <w:del w:id="1538"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102</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6" type="#_x0000_t75" style="width:296.35pt;height:65.3pt" o:ole="">
            <v:imagedata r:id="rId389" o:title=""/>
          </v:shape>
          <o:OLEObject Type="Embed" ProgID="Equation.DSMT4" ShapeID="_x0000_i1206" DrawAspect="Content" ObjectID="_1485962983" r:id="rId3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39" w:author="Kees Nederhoff" w:date="2015-02-20T11:50:00Z">
        <w:r w:rsidRPr="004D7B46">
          <w:rPr>
            <w:lang w:val="en-US"/>
          </w:rPr>
          <w:fldChar w:fldCharType="end"/>
        </w:r>
      </w:del>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40" w:author="Kees Nederhoff" w:date="2015-02-20T11:50:00Z">
        <w:r w:rsidR="00333C34">
          <w:rPr>
            <w:noProof/>
            <w:lang w:val="en-US"/>
          </w:rPr>
          <w:instrText>124</w:instrText>
        </w:r>
      </w:ins>
      <w:del w:id="1541" w:author="Kees Nederhoff" w:date="2015-02-20T11:50:00Z">
        <w:r w:rsidR="004D7B46" w:rsidDel="00333C34">
          <w:rPr>
            <w:noProof/>
            <w:lang w:val="en-US"/>
          </w:rPr>
          <w:delInstrText>121</w:delInstrText>
        </w:r>
      </w:del>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ins w:id="1542"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121</w:instrText>
        </w:r>
        <w:r w:rsidR="00333C34" w:rsidRPr="004D7B46">
          <w:rPr>
            <w:lang w:val="en-US"/>
          </w:rPr>
          <w:instrText>)</w:instrText>
        </w:r>
      </w:ins>
      <w:del w:id="1543"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118</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ins w:id="1544"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122</w:instrText>
        </w:r>
        <w:r w:rsidR="00333C34" w:rsidRPr="004D7B46">
          <w:rPr>
            <w:lang w:val="en-US"/>
          </w:rPr>
          <w:instrText>)</w:instrText>
        </w:r>
      </w:ins>
      <w:del w:id="1545"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119</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ins w:id="1546"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123</w:instrText>
        </w:r>
        <w:r w:rsidR="00333C34" w:rsidRPr="004D7B46">
          <w:rPr>
            <w:lang w:val="en-US"/>
          </w:rPr>
          <w:instrText>)</w:instrText>
        </w:r>
      </w:ins>
      <w:del w:id="1547"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120</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7" type="#_x0000_t75" style="width:23.45pt;height:15.05pt" o:ole="">
            <v:imagedata r:id="rId391" o:title=""/>
          </v:shape>
          <o:OLEObject Type="Embed" ProgID="Equation.DSMT4" ShapeID="_x0000_i1207" DrawAspect="Content" ObjectID="_1485962984" r:id="rId392"/>
        </w:object>
      </w:r>
      <w:r w:rsidRPr="004D7B46">
        <w:rPr>
          <w:rFonts w:cs="Tahoma"/>
          <w:lang w:val="en-US"/>
        </w:rPr>
        <w:t xml:space="preserve"> and </w:t>
      </w:r>
      <w:r w:rsidRPr="004D7B46">
        <w:rPr>
          <w:rFonts w:cs="Tahoma"/>
          <w:position w:val="-8"/>
          <w:lang w:val="en-US"/>
        </w:rPr>
        <w:object w:dxaOrig="480" w:dyaOrig="300">
          <v:shape id="_x0000_i1208" type="#_x0000_t75" style="width:24.3pt;height:15.05pt" o:ole="">
            <v:imagedata r:id="rId393" o:title=""/>
          </v:shape>
          <o:OLEObject Type="Embed" ProgID="Equation.DSMT4" ShapeID="_x0000_i1208" DrawAspect="Content" ObjectID="_1485962985" r:id="rId394"/>
        </w:object>
      </w:r>
      <w:r w:rsidRPr="004D7B46">
        <w:rPr>
          <w:rFonts w:cs="Tahoma"/>
          <w:lang w:val="en-US"/>
        </w:rPr>
        <w:t xml:space="preserve"> are obtained. </w:t>
      </w:r>
    </w:p>
    <w:p w:rsidR="00A52150" w:rsidRPr="004D7B46" w:rsidRDefault="00A52150" w:rsidP="004D7B46">
      <w:pPr>
        <w:rPr>
          <w:lang w:val="en-US"/>
        </w:rPr>
      </w:pPr>
      <w:r w:rsidRPr="004D7B46">
        <w:rPr>
          <w:lang w:val="en-US"/>
        </w:rPr>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09" type="#_x0000_t75" style="width:380.1pt;height:31pt" o:ole="">
            <v:imagedata r:id="rId395" o:title=""/>
          </v:shape>
          <o:OLEObject Type="Embed" ProgID="Equation.DSMT4" ShapeID="_x0000_i1209" DrawAspect="Content" ObjectID="_1485962986" r:id="rId39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del w:id="1548" w:author="Kees Nederhoff" w:date="2015-02-20T11:50:00Z">
        <w:r w:rsidRPr="004D7B46">
          <w:rPr>
            <w:lang w:val="en-US"/>
          </w:rPr>
          <w:fldChar w:fldCharType="end"/>
        </w:r>
      </w:del>
      <w:bookmarkStart w:id="1549"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333C34">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ins w:id="1550" w:author="Kees Nederhoff" w:date="2015-02-20T11:50:00Z">
        <w:r w:rsidR="00333C34">
          <w:rPr>
            <w:noProof/>
            <w:lang w:val="en-US"/>
          </w:rPr>
          <w:instrText>125</w:instrText>
        </w:r>
      </w:ins>
      <w:del w:id="1551" w:author="Kees Nederhoff" w:date="2015-02-20T11:50:00Z">
        <w:r w:rsidR="004D7B46" w:rsidDel="00333C34">
          <w:rPr>
            <w:noProof/>
            <w:lang w:val="en-US"/>
          </w:rPr>
          <w:delInstrText>122</w:delInstrText>
        </w:r>
      </w:del>
      <w:r w:rsidR="00883631" w:rsidRPr="004D7B46">
        <w:rPr>
          <w:noProof/>
          <w:lang w:val="en-US"/>
        </w:rPr>
        <w:fldChar w:fldCharType="end"/>
      </w:r>
      <w:r w:rsidRPr="004D7B46">
        <w:rPr>
          <w:lang w:val="en-US"/>
        </w:rPr>
        <w:instrText>)</w:instrText>
      </w:r>
      <w:bookmarkEnd w:id="1549"/>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0" type="#_x0000_t75" style="width:32.65pt;height:15.9pt" o:ole="">
            <v:imagedata r:id="rId397" o:title=""/>
          </v:shape>
          <o:OLEObject Type="Embed" ProgID="Equation.DSMT4" ShapeID="_x0000_i1210" DrawAspect="Content" ObjectID="_1485962987" r:id="rId398"/>
        </w:object>
      </w:r>
      <w:r w:rsidRPr="004D7B46">
        <w:rPr>
          <w:rFonts w:cs="Tahoma"/>
          <w:lang w:val="en-US"/>
        </w:rPr>
        <w:t xml:space="preserve"> and </w:t>
      </w:r>
      <w:r w:rsidRPr="004D7B46">
        <w:rPr>
          <w:rFonts w:cs="Tahoma"/>
          <w:position w:val="-8"/>
          <w:lang w:val="en-US"/>
        </w:rPr>
        <w:object w:dxaOrig="660" w:dyaOrig="320">
          <v:shape id="_x0000_i1211" type="#_x0000_t75" style="width:32.65pt;height:15.9pt" o:ole="">
            <v:imagedata r:id="rId399" o:title=""/>
          </v:shape>
          <o:OLEObject Type="Embed" ProgID="Equation.DSMT4" ShapeID="_x0000_i1211" DrawAspect="Content" ObjectID="_1485962988" r:id="rId400"/>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ins w:id="1552"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120</w:instrText>
        </w:r>
        <w:r w:rsidR="00333C34" w:rsidRPr="004D7B46">
          <w:rPr>
            <w:lang w:val="en-US"/>
          </w:rPr>
          <w:instrText>)</w:instrText>
        </w:r>
      </w:ins>
      <w:del w:id="1553"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117</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ins w:id="1554"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122</w:instrText>
        </w:r>
        <w:r w:rsidR="00333C34" w:rsidRPr="004D7B46">
          <w:rPr>
            <w:lang w:val="en-US"/>
          </w:rPr>
          <w:instrText>)</w:instrText>
        </w:r>
      </w:ins>
      <w:del w:id="1555"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119</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2" type="#_x0000_t75" style="width:105.5pt;height:18.4pt" o:ole="">
            <v:imagedata r:id="rId401" o:title=""/>
          </v:shape>
          <o:OLEObject Type="Embed" ProgID="Equation.DSMT4" ShapeID="_x0000_i1212" DrawAspect="Content" ObjectID="_1485962989" r:id="rId402"/>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3" type="#_x0000_t75" style="width:24.3pt;height:15.9pt" o:ole="">
            <v:imagedata r:id="rId403" o:title=""/>
          </v:shape>
          <o:OLEObject Type="Embed" ProgID="Equation.DSMT4" ShapeID="_x0000_i1213" DrawAspect="Content" ObjectID="_1485962990" r:id="rId404"/>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ins w:id="1556"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121</w:instrText>
        </w:r>
        <w:r w:rsidR="00333C34" w:rsidRPr="004D7B46">
          <w:rPr>
            <w:lang w:val="en-US"/>
          </w:rPr>
          <w:instrText>)</w:instrText>
        </w:r>
      </w:ins>
      <w:del w:id="1557"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118</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ins w:id="1558" w:author="Kees Nederhoff" w:date="2015-02-20T11:50:00Z">
        <w:r w:rsidR="00333C34" w:rsidRPr="004D7B46">
          <w:rPr>
            <w:lang w:val="en-US"/>
          </w:rPr>
          <w:instrText>(</w:instrText>
        </w:r>
        <w:r w:rsidR="00333C34">
          <w:rPr>
            <w:lang w:val="en-US"/>
          </w:rPr>
          <w:instrText>0</w:instrText>
        </w:r>
        <w:r w:rsidR="00333C34" w:rsidRPr="004D7B46">
          <w:rPr>
            <w:lang w:val="en-US"/>
          </w:rPr>
          <w:instrText>.</w:instrText>
        </w:r>
        <w:r w:rsidR="00333C34">
          <w:rPr>
            <w:lang w:val="en-US"/>
          </w:rPr>
          <w:instrText>125</w:instrText>
        </w:r>
        <w:r w:rsidR="00333C34" w:rsidRPr="004D7B46">
          <w:rPr>
            <w:lang w:val="en-US"/>
          </w:rPr>
          <w:instrText>)</w:instrText>
        </w:r>
      </w:ins>
      <w:del w:id="1559" w:author="Kees Nederhoff" w:date="2015-02-20T11:50:00Z">
        <w:r w:rsidR="004D7B46" w:rsidRPr="004D7B46" w:rsidDel="00333C34">
          <w:rPr>
            <w:lang w:val="en-US"/>
          </w:rPr>
          <w:delInstrText>(</w:delInstrText>
        </w:r>
        <w:r w:rsidR="004D7B46" w:rsidDel="00333C34">
          <w:rPr>
            <w:lang w:val="en-US"/>
          </w:rPr>
          <w:delInstrText>0</w:delInstrText>
        </w:r>
        <w:r w:rsidR="004D7B46" w:rsidRPr="004D7B46" w:rsidDel="00333C34">
          <w:rPr>
            <w:lang w:val="en-US"/>
          </w:rPr>
          <w:delInstrText>.</w:delInstrText>
        </w:r>
        <w:r w:rsidR="004D7B46" w:rsidDel="00333C34">
          <w:rPr>
            <w:lang w:val="en-US"/>
          </w:rPr>
          <w:delInstrText>122</w:delInstrText>
        </w:r>
        <w:r w:rsidR="004D7B46" w:rsidRPr="004D7B46" w:rsidDel="00333C34">
          <w:rPr>
            <w:lang w:val="en-US"/>
          </w:rPr>
          <w:delInstrText>)</w:delInstrText>
        </w:r>
      </w:del>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05"/>
      <w:headerReference w:type="default" r:id="rId406"/>
      <w:footerReference w:type="even" r:id="rId407"/>
      <w:footerReference w:type="default" r:id="rId408"/>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32" w:author="Kees Nederhoff" w:date="2015-02-17T10:11:00Z" w:initials="KN">
    <w:p w:rsidR="00252EAF" w:rsidRPr="00AF4A36" w:rsidRDefault="00252EAF">
      <w:pPr>
        <w:pStyle w:val="CommentText"/>
        <w:rPr>
          <w:lang w:val="nl-NL"/>
        </w:rPr>
      </w:pPr>
      <w:r>
        <w:rPr>
          <w:rStyle w:val="CommentReference"/>
        </w:rPr>
        <w:annotationRef/>
      </w:r>
      <w:r>
        <w:rPr>
          <w:lang w:val="nl-NL"/>
        </w:rPr>
        <w:t>Waarom is dit 0 en niet 0.05</w:t>
      </w:r>
      <w:r w:rsidRPr="00AF4A36">
        <w:rPr>
          <w:lang w:val="nl-NL"/>
        </w:rPr>
        <w:t>?</w:t>
      </w:r>
    </w:p>
  </w:comment>
  <w:comment w:id="633" w:author="Arnold van Rooijen" w:date="2015-02-18T12:20:00Z" w:initials="AvR">
    <w:p w:rsidR="00252EAF" w:rsidRDefault="00252EAF" w:rsidP="00E465ED">
      <w:pPr>
        <w:pStyle w:val="CommentText"/>
      </w:pPr>
      <w:r>
        <w:rPr>
          <w:rStyle w:val="CommentReference"/>
        </w:rPr>
        <w:annotationRef/>
      </w:r>
      <w:r>
        <w:t>Probably somewhere else in manual</w:t>
      </w:r>
    </w:p>
  </w:comment>
  <w:comment w:id="850" w:author="Ap van Dongeren" w:date="2015-02-13T14:04:00Z" w:initials="AvD">
    <w:p w:rsidR="00252EAF" w:rsidRPr="00154BE2" w:rsidRDefault="00252EAF">
      <w:pPr>
        <w:pStyle w:val="CommentText"/>
      </w:pPr>
      <w:r>
        <w:rPr>
          <w:rStyle w:val="CommentReference"/>
        </w:rPr>
        <w:annotationRef/>
      </w:r>
      <w:r w:rsidRPr="00154BE2">
        <w:t>What is this used for?</w:t>
      </w:r>
    </w:p>
  </w:comment>
  <w:comment w:id="851" w:author="Kees Nederhoff" w:date="2015-02-16T13:00:00Z" w:initials="KN">
    <w:p w:rsidR="00252EAF" w:rsidRPr="00C77D61" w:rsidRDefault="00252EAF">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852" w:author="Ap van Dongeren" w:date="2015-02-13T14:06:00Z" w:initials="AvD">
    <w:p w:rsidR="00252EAF" w:rsidRPr="00C62831" w:rsidRDefault="00252EAF">
      <w:pPr>
        <w:pStyle w:val="CommentText"/>
        <w:rPr>
          <w:lang w:val="nl-NL"/>
        </w:rPr>
      </w:pPr>
      <w:r>
        <w:rPr>
          <w:rStyle w:val="CommentReference"/>
        </w:rPr>
        <w:annotationRef/>
      </w:r>
      <w:r w:rsidRPr="00C62831">
        <w:rPr>
          <w:lang w:val="nl-NL"/>
        </w:rPr>
        <w:t>Maw mag je van -90 naar +270?</w:t>
      </w:r>
    </w:p>
  </w:comment>
  <w:comment w:id="853" w:author="Kees Nederhoff" w:date="2015-02-17T10:05:00Z" w:initials="KN">
    <w:p w:rsidR="00252EAF" w:rsidRPr="00C77D61" w:rsidRDefault="00252EAF">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858" w:author="Ap van Dongeren" w:date="2015-02-13T14:14:00Z" w:initials="AvD">
    <w:p w:rsidR="00252EAF" w:rsidRPr="001F0D99" w:rsidRDefault="00252EAF">
      <w:pPr>
        <w:pStyle w:val="CommentText"/>
        <w:rPr>
          <w:lang w:val="nl-NL"/>
        </w:rPr>
      </w:pPr>
      <w:r>
        <w:rPr>
          <w:rStyle w:val="CommentReference"/>
        </w:rPr>
        <w:annotationRef/>
      </w:r>
      <w:r w:rsidRPr="001F0D99">
        <w:rPr>
          <w:lang w:val="nl-NL"/>
        </w:rPr>
        <w:t>Hier moeten we ff naar kijken met Robert, of we dit willen handhaven.</w:t>
      </w:r>
    </w:p>
  </w:comment>
  <w:comment w:id="862" w:author="Kees Nederhoff" w:date="2015-02-16T13:28:00Z" w:initials="KN">
    <w:p w:rsidR="00252EAF" w:rsidRPr="00300122" w:rsidRDefault="00252EAF">
      <w:pPr>
        <w:pStyle w:val="CommentText"/>
        <w:rPr>
          <w:lang w:val="nl-NL"/>
        </w:rPr>
      </w:pPr>
      <w:r>
        <w:rPr>
          <w:rStyle w:val="CommentReference"/>
        </w:rPr>
        <w:annotationRef/>
      </w:r>
      <w:r w:rsidRPr="00300122">
        <w:rPr>
          <w:lang w:val="nl-NL"/>
        </w:rPr>
        <w:t>Volgrode iets wat vreemd? Logischer is ‘front’, ‘lateral’, ‘tide and surge’, ‘river’, ‘ship’.</w:t>
      </w:r>
    </w:p>
  </w:comment>
  <w:comment w:id="864" w:author="Kees Nederhoff" w:date="2015-02-16T13:28:00Z" w:initials="KN">
    <w:p w:rsidR="00252EAF" w:rsidRPr="00300122" w:rsidRDefault="00252EAF">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865" w:author="Kees Nederhoff" w:date="2015-02-18T09:44:00Z" w:initials="KN">
    <w:p w:rsidR="00252EAF" w:rsidRPr="0009480C" w:rsidRDefault="00252EAF">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866" w:author="Kees Nederhoff" w:date="2015-02-18T09:44:00Z" w:initials="KN">
    <w:p w:rsidR="00252EAF" w:rsidRPr="00CE645D" w:rsidRDefault="00252EAF">
      <w:pPr>
        <w:pStyle w:val="CommentText"/>
        <w:rPr>
          <w:lang w:val="nl-NL"/>
        </w:rPr>
      </w:pPr>
      <w:r>
        <w:rPr>
          <w:rStyle w:val="CommentReference"/>
        </w:rPr>
        <w:annotationRef/>
      </w:r>
      <w:r w:rsidRPr="00CE645D">
        <w:rPr>
          <w:lang w:val="nl-NL"/>
        </w:rPr>
        <w:t>Hoe werkt dit?</w:t>
      </w:r>
    </w:p>
  </w:comment>
  <w:comment w:id="958" w:author="Kees Nederhoff" w:date="2015-02-17T18:04:00Z" w:initials="KN">
    <w:p w:rsidR="00252EAF" w:rsidRPr="004D7B46" w:rsidRDefault="00252EAF">
      <w:pPr>
        <w:pStyle w:val="CommentText"/>
        <w:rPr>
          <w:lang w:val="nl-NL"/>
        </w:rPr>
      </w:pPr>
      <w:r>
        <w:rPr>
          <w:rStyle w:val="CommentReference"/>
        </w:rPr>
        <w:annotationRef/>
      </w:r>
      <w:r w:rsidRPr="004D7B46">
        <w:rPr>
          <w:lang w:val="nl-NL"/>
        </w:rPr>
        <w:t>Informatie moet ergens online staan</w:t>
      </w:r>
    </w:p>
  </w:comment>
  <w:comment w:id="987" w:author="Kees Nederhoff" w:date="2015-02-20T10:18:00Z" w:initials="KN">
    <w:p w:rsidR="006A75B1" w:rsidRPr="006A75B1" w:rsidRDefault="006A75B1">
      <w:pPr>
        <w:pStyle w:val="CommentText"/>
        <w:rPr>
          <w:lang w:val="nl-NL"/>
        </w:rPr>
      </w:pPr>
      <w:r>
        <w:rPr>
          <w:rStyle w:val="CommentReference"/>
        </w:rPr>
        <w:annotationRef/>
      </w:r>
      <w:r w:rsidRPr="006A75B1">
        <w:rPr>
          <w:lang w:val="nl-NL"/>
        </w:rPr>
        <w:t>Hoe dit aan te bieden?</w:t>
      </w:r>
    </w:p>
  </w:comment>
  <w:comment w:id="1026" w:author="Kees Nederhoff" w:date="2015-02-20T10:31:00Z" w:initials="KN">
    <w:p w:rsidR="00E05AAE" w:rsidRPr="00E05AAE" w:rsidRDefault="00E05AAE">
      <w:pPr>
        <w:pStyle w:val="CommentText"/>
        <w:rPr>
          <w:lang w:val="nl-NL"/>
        </w:rPr>
      </w:pPr>
      <w:r>
        <w:rPr>
          <w:rStyle w:val="CommentReference"/>
        </w:rPr>
        <w:annotationRef/>
      </w:r>
      <w:r w:rsidRPr="00E05AAE">
        <w:rPr>
          <w:lang w:val="nl-NL"/>
        </w:rPr>
        <w:t>Hoe leveren we dit aan?</w:t>
      </w:r>
    </w:p>
  </w:comment>
  <w:comment w:id="1428" w:author="Kees Nederhoff" w:date="2015-02-17T17:48:00Z" w:initials="KN">
    <w:p w:rsidR="00252EAF" w:rsidRPr="00587AD5" w:rsidRDefault="00252EAF">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EAF" w:rsidRDefault="00252EAF">
      <w:r>
        <w:separator/>
      </w:r>
    </w:p>
  </w:endnote>
  <w:endnote w:type="continuationSeparator" w:id="0">
    <w:p w:rsidR="00252EAF" w:rsidRDefault="0025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252EAF">
      <w:tc>
        <w:tcPr>
          <w:tcW w:w="8413" w:type="dxa"/>
          <w:shd w:val="clear" w:color="auto" w:fill="auto"/>
        </w:tcPr>
        <w:p w:rsidR="00252EAF" w:rsidRDefault="00252EAF" w:rsidP="00817CCC">
          <w:pPr>
            <w:pStyle w:val="Huisstijl-Gegeven"/>
          </w:pPr>
          <w:bookmarkStart w:id="5" w:name="bmProject1" w:colFirst="0" w:colLast="0"/>
        </w:p>
      </w:tc>
    </w:tr>
    <w:bookmarkEnd w:id="5"/>
  </w:tbl>
  <w:p w:rsidR="00252EAF" w:rsidRDefault="00252EAF" w:rsidP="00E43C26"/>
  <w:p w:rsidR="00252EAF" w:rsidRDefault="00252EAF" w:rsidP="00E43C26"/>
  <w:p w:rsidR="00252EAF" w:rsidRDefault="00252EAF" w:rsidP="00E43C26"/>
  <w:p w:rsidR="00252EAF" w:rsidRDefault="00252EAF" w:rsidP="00E43C26"/>
  <w:tbl>
    <w:tblPr>
      <w:tblW w:w="8420" w:type="dxa"/>
      <w:tblLayout w:type="fixed"/>
      <w:tblCellMar>
        <w:left w:w="0" w:type="dxa"/>
        <w:right w:w="0" w:type="dxa"/>
      </w:tblCellMar>
      <w:tblLook w:val="0000" w:firstRow="0" w:lastRow="0" w:firstColumn="0" w:lastColumn="0" w:noHBand="0" w:noVBand="0"/>
    </w:tblPr>
    <w:tblGrid>
      <w:gridCol w:w="8420"/>
    </w:tblGrid>
    <w:tr w:rsidR="00252EAF">
      <w:tc>
        <w:tcPr>
          <w:tcW w:w="8420" w:type="dxa"/>
          <w:shd w:val="clear" w:color="auto" w:fill="auto"/>
        </w:tcPr>
        <w:p w:rsidR="00252EAF" w:rsidRPr="000B5D5D" w:rsidRDefault="00252EAF" w:rsidP="00E43C26">
          <w:pPr>
            <w:pStyle w:val="Huisstijl-Voettekst"/>
          </w:pPr>
          <w:bookmarkStart w:id="6" w:name="bmCopyrightSectie1_1" w:colFirst="0" w:colLast="0"/>
          <w:bookmarkStart w:id="7" w:name="bmReportCmdVersion" w:colFirst="0" w:colLast="0"/>
          <w:r>
            <w:t>© Deltares, 2015, B</w:t>
          </w:r>
        </w:p>
      </w:tc>
    </w:tr>
    <w:bookmarkEnd w:id="6"/>
    <w:bookmarkEnd w:id="7"/>
  </w:tbl>
  <w:p w:rsidR="00252EAF" w:rsidRDefault="00252EAF" w:rsidP="00E43C26">
    <w:pPr>
      <w:pStyle w:val="Footer"/>
    </w:pPr>
  </w:p>
  <w:p w:rsidR="00252EAF" w:rsidRDefault="00252EAF" w:rsidP="00E43C26">
    <w:pPr>
      <w:pStyle w:val="Footer"/>
    </w:pPr>
  </w:p>
  <w:p w:rsidR="00252EAF" w:rsidRDefault="00252EAF" w:rsidP="00E43C26">
    <w:pPr>
      <w:pStyle w:val="Footer"/>
    </w:pPr>
  </w:p>
  <w:p w:rsidR="00252EAF" w:rsidRPr="008F1D52" w:rsidRDefault="00252EAF"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743613">
      <w:rPr>
        <w:noProof/>
      </w:rPr>
      <w:instrText>1</w:instrText>
    </w:r>
    <w:r>
      <w:rPr>
        <w:noProof/>
      </w:rPr>
      <w:fldChar w:fldCharType="end"/>
    </w:r>
    <w:r w:rsidRPr="000E1715">
      <w:instrText>"</w:instrText>
    </w:r>
    <w:r w:rsidRPr="000E1715">
      <w:fldChar w:fldCharType="separate"/>
    </w:r>
    <w:bookmarkStart w:id="8" w:name="Seq1"/>
    <w:r w:rsidR="00743613">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E43C26">
    <w:pPr>
      <w:pStyle w:val="Footer"/>
    </w:pPr>
  </w:p>
  <w:p w:rsidR="00252EAF" w:rsidRDefault="00252EAF" w:rsidP="00E43C26">
    <w:pPr>
      <w:pStyle w:val="Footer"/>
    </w:pPr>
  </w:p>
  <w:p w:rsidR="00252EAF" w:rsidRDefault="00252EAF" w:rsidP="00E43C26">
    <w:pPr>
      <w:pStyle w:val="Footer"/>
    </w:pPr>
  </w:p>
  <w:p w:rsidR="00252EAF" w:rsidRDefault="00252EAF" w:rsidP="00E43C26">
    <w:pPr>
      <w:pStyle w:val="Footer"/>
    </w:pPr>
  </w:p>
  <w:p w:rsidR="00252EAF" w:rsidRPr="00E43C26" w:rsidRDefault="00252EAF"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52EAF" w:rsidRPr="004C2206">
      <w:tc>
        <w:tcPr>
          <w:tcW w:w="7656" w:type="dxa"/>
          <w:shd w:val="clear" w:color="auto" w:fill="auto"/>
        </w:tcPr>
        <w:p w:rsidR="00252EAF" w:rsidRPr="004C2206" w:rsidRDefault="00252EAF" w:rsidP="00A22DA3">
          <w:pPr>
            <w:pStyle w:val="Huisstijl-Koptekst"/>
          </w:pPr>
          <w:bookmarkStart w:id="21" w:name="bmVoettekstSectie2_2" w:colFirst="0" w:colLast="0"/>
          <w:r>
            <w:t>XBeach Manual</w:t>
          </w:r>
        </w:p>
      </w:tc>
      <w:tc>
        <w:tcPr>
          <w:tcW w:w="766" w:type="dxa"/>
        </w:tcPr>
        <w:p w:rsidR="00252EAF" w:rsidRPr="00B32B0E" w:rsidRDefault="00252EAF" w:rsidP="00A22DA3">
          <w:pPr>
            <w:pStyle w:val="Huisstijl-Pagina"/>
          </w:pPr>
        </w:p>
      </w:tc>
    </w:tr>
    <w:bookmarkEnd w:id="21"/>
  </w:tbl>
  <w:p w:rsidR="00252EAF" w:rsidRPr="00A22DA3" w:rsidRDefault="00252EAF"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52EAF" w:rsidRPr="004C2206">
      <w:tc>
        <w:tcPr>
          <w:tcW w:w="7656" w:type="dxa"/>
          <w:shd w:val="clear" w:color="auto" w:fill="auto"/>
        </w:tcPr>
        <w:p w:rsidR="00252EAF" w:rsidRPr="004C2206" w:rsidRDefault="00252EAF" w:rsidP="000C5FE2">
          <w:pPr>
            <w:pStyle w:val="Huisstijl-Koptekst"/>
          </w:pPr>
          <w:bookmarkStart w:id="22" w:name="bmVoettekstSectie2_1" w:colFirst="0" w:colLast="0"/>
          <w:r>
            <w:t>XBeach Manual</w:t>
          </w:r>
        </w:p>
      </w:tc>
      <w:tc>
        <w:tcPr>
          <w:tcW w:w="766" w:type="dxa"/>
        </w:tcPr>
        <w:p w:rsidR="00252EAF" w:rsidRPr="00B32B0E" w:rsidRDefault="00252EAF" w:rsidP="00E43C26">
          <w:pPr>
            <w:pStyle w:val="Huisstijl-Pagina"/>
          </w:pPr>
        </w:p>
      </w:tc>
    </w:tr>
  </w:tbl>
  <w:bookmarkEnd w:id="22"/>
  <w:p w:rsidR="00252EAF" w:rsidRPr="00EB7C9E" w:rsidRDefault="00252EAF"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743613">
      <w:rPr>
        <w:noProof/>
      </w:rPr>
      <w:instrText>1</w:instrText>
    </w:r>
    <w:r>
      <w:rPr>
        <w:noProof/>
      </w:rPr>
      <w:fldChar w:fldCharType="end"/>
    </w:r>
    <w:r w:rsidRPr="000E1715">
      <w:instrText>"</w:instrText>
    </w:r>
    <w:r w:rsidRPr="000E1715">
      <w:fldChar w:fldCharType="separate"/>
    </w:r>
    <w:bookmarkStart w:id="23" w:name="Seq2"/>
    <w:r w:rsidR="00743613">
      <w:rPr>
        <w:noProof/>
      </w:rPr>
      <w:t>1</w:t>
    </w:r>
    <w:bookmarkEnd w:id="23"/>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252EAF" w:rsidRPr="004C2206">
      <w:tc>
        <w:tcPr>
          <w:tcW w:w="7656" w:type="dxa"/>
          <w:shd w:val="clear" w:color="auto" w:fill="auto"/>
        </w:tcPr>
        <w:p w:rsidR="00252EAF" w:rsidRPr="004C2206" w:rsidRDefault="00252EAF" w:rsidP="00E43C26">
          <w:pPr>
            <w:pStyle w:val="Huisstijl-Koptekst"/>
          </w:pPr>
        </w:p>
      </w:tc>
      <w:tc>
        <w:tcPr>
          <w:tcW w:w="766" w:type="dxa"/>
        </w:tcPr>
        <w:p w:rsidR="00252EAF" w:rsidRPr="00B32B0E" w:rsidRDefault="00252EAF" w:rsidP="00E43C26">
          <w:pPr>
            <w:pStyle w:val="Huisstijl-Pagina"/>
          </w:pPr>
        </w:p>
      </w:tc>
    </w:tr>
  </w:tbl>
  <w:p w:rsidR="00252EAF" w:rsidRPr="00EB7C9E" w:rsidRDefault="00252EAF"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52EAF">
                            <w:tc>
                              <w:tcPr>
                                <w:tcW w:w="7784" w:type="dxa"/>
                                <w:shd w:val="clear" w:color="auto" w:fill="auto"/>
                              </w:tcPr>
                              <w:p w:rsidR="00252EAF" w:rsidRDefault="00252EAF" w:rsidP="001220C3">
                                <w:pPr>
                                  <w:pStyle w:val="Huisstijl-Koptekst"/>
                                  <w:jc w:val="right"/>
                                </w:pPr>
                                <w:bookmarkStart w:id="564" w:name="bmVoettekstSectie3_2" w:colFirst="0" w:colLast="0"/>
                                <w:r>
                                  <w:t>XBeach Manual</w:t>
                                </w:r>
                              </w:p>
                            </w:tc>
                          </w:tr>
                          <w:bookmarkEnd w:id="564"/>
                        </w:tbl>
                        <w:p w:rsidR="00252EAF" w:rsidRDefault="00252EAF"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252EAF">
                      <w:tc>
                        <w:tcPr>
                          <w:tcW w:w="7784" w:type="dxa"/>
                          <w:shd w:val="clear" w:color="auto" w:fill="auto"/>
                        </w:tcPr>
                        <w:p w:rsidR="00252EAF" w:rsidRDefault="00252EAF" w:rsidP="001220C3">
                          <w:pPr>
                            <w:pStyle w:val="Huisstijl-Koptekst"/>
                            <w:jc w:val="right"/>
                          </w:pPr>
                          <w:bookmarkStart w:id="565" w:name="bmVoettekstSectie3_2" w:colFirst="0" w:colLast="0"/>
                          <w:r>
                            <w:t>XBeach Manual</w:t>
                          </w:r>
                        </w:p>
                      </w:tc>
                    </w:tr>
                    <w:bookmarkEnd w:id="565"/>
                  </w:tbl>
                  <w:p w:rsidR="00252EAF" w:rsidRDefault="00252EAF"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252EAF" w:rsidRPr="004C2206">
      <w:tc>
        <w:tcPr>
          <w:tcW w:w="854" w:type="dxa"/>
        </w:tcPr>
        <w:p w:rsidR="00252EAF" w:rsidRPr="00A21DE8" w:rsidRDefault="00252EAF" w:rsidP="00A45B92">
          <w:pPr>
            <w:pStyle w:val="Huisstijl-Pagina"/>
            <w:jc w:val="left"/>
          </w:pPr>
          <w:r w:rsidRPr="007D5040">
            <w:fldChar w:fldCharType="begin"/>
          </w:r>
          <w:r w:rsidRPr="007D5040">
            <w:instrText xml:space="preserve"> PAGE</w:instrText>
          </w:r>
          <w:r w:rsidRPr="007D5040">
            <w:fldChar w:fldCharType="separate"/>
          </w:r>
          <w:r w:rsidR="00743613">
            <w:t>iv</w:t>
          </w:r>
          <w:r w:rsidRPr="007D5040">
            <w:fldChar w:fldCharType="end"/>
          </w:r>
        </w:p>
      </w:tc>
    </w:tr>
  </w:tbl>
  <w:p w:rsidR="00252EAF" w:rsidRPr="00B24026" w:rsidRDefault="00252EAF"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52EAF">
                            <w:tc>
                              <w:tcPr>
                                <w:tcW w:w="1094" w:type="dxa"/>
                                <w:shd w:val="clear" w:color="auto" w:fill="auto"/>
                                <w:tcMar>
                                  <w:right w:w="85" w:type="dxa"/>
                                </w:tcMar>
                              </w:tcPr>
                              <w:p w:rsidR="00252EAF" w:rsidRPr="007D5040" w:rsidRDefault="00252EAF" w:rsidP="004E27A9">
                                <w:pPr>
                                  <w:pStyle w:val="Huisstijl-Pagina"/>
                                </w:pPr>
                                <w:r w:rsidRPr="007D5040">
                                  <w:fldChar w:fldCharType="begin"/>
                                </w:r>
                                <w:r w:rsidRPr="007D5040">
                                  <w:instrText xml:space="preserve"> PAGE</w:instrText>
                                </w:r>
                                <w:r w:rsidRPr="007D5040">
                                  <w:fldChar w:fldCharType="separate"/>
                                </w:r>
                                <w:r w:rsidR="00743613">
                                  <w:t>v</w:t>
                                </w:r>
                                <w:r w:rsidRPr="007D5040">
                                  <w:fldChar w:fldCharType="end"/>
                                </w:r>
                              </w:p>
                            </w:tc>
                          </w:tr>
                        </w:tbl>
                        <w:p w:rsidR="00252EAF" w:rsidRDefault="00252EAF"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52EAF">
                      <w:tc>
                        <w:tcPr>
                          <w:tcW w:w="1094" w:type="dxa"/>
                          <w:shd w:val="clear" w:color="auto" w:fill="auto"/>
                          <w:tcMar>
                            <w:right w:w="85" w:type="dxa"/>
                          </w:tcMar>
                        </w:tcPr>
                        <w:p w:rsidR="00252EAF" w:rsidRPr="007D5040" w:rsidRDefault="00252EAF" w:rsidP="004E27A9">
                          <w:pPr>
                            <w:pStyle w:val="Huisstijl-Pagina"/>
                          </w:pPr>
                          <w:r w:rsidRPr="007D5040">
                            <w:fldChar w:fldCharType="begin"/>
                          </w:r>
                          <w:r w:rsidRPr="007D5040">
                            <w:instrText xml:space="preserve"> PAGE</w:instrText>
                          </w:r>
                          <w:r w:rsidRPr="007D5040">
                            <w:fldChar w:fldCharType="separate"/>
                          </w:r>
                          <w:r w:rsidR="00743613">
                            <w:t>v</w:t>
                          </w:r>
                          <w:r w:rsidRPr="007D5040">
                            <w:fldChar w:fldCharType="end"/>
                          </w:r>
                        </w:p>
                      </w:tc>
                    </w:tr>
                  </w:tbl>
                  <w:p w:rsidR="00252EAF" w:rsidRDefault="00252EAF"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52EAF" w:rsidRPr="004C2206">
      <w:tc>
        <w:tcPr>
          <w:tcW w:w="7371" w:type="dxa"/>
          <w:shd w:val="clear" w:color="auto" w:fill="auto"/>
        </w:tcPr>
        <w:p w:rsidR="00252EAF" w:rsidRPr="004C2206" w:rsidRDefault="00252EAF" w:rsidP="006A0A14">
          <w:pPr>
            <w:pStyle w:val="Huisstijl-Koptekst"/>
          </w:pPr>
          <w:bookmarkStart w:id="566" w:name="bmVoettekstSectie3_1" w:colFirst="0" w:colLast="0"/>
          <w:r>
            <w:t>XBeach Manual</w:t>
          </w:r>
        </w:p>
      </w:tc>
    </w:tr>
  </w:tbl>
  <w:bookmarkEnd w:id="566"/>
  <w:p w:rsidR="00252EAF" w:rsidRPr="000E1715" w:rsidRDefault="00252EAF"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743613">
      <w:rPr>
        <w:noProof/>
      </w:rPr>
      <w:instrText>5</w:instrText>
    </w:r>
    <w:r>
      <w:rPr>
        <w:noProof/>
      </w:rPr>
      <w:fldChar w:fldCharType="end"/>
    </w:r>
    <w:r w:rsidRPr="000E1715">
      <w:instrText>"</w:instrText>
    </w:r>
    <w:r w:rsidRPr="000E1715">
      <w:fldChar w:fldCharType="separate"/>
    </w:r>
    <w:bookmarkStart w:id="567" w:name="Seq3"/>
    <w:r w:rsidR="00743613">
      <w:rPr>
        <w:noProof/>
      </w:rPr>
      <w:t>5</w:t>
    </w:r>
    <w:bookmarkEnd w:id="56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52EAF" w:rsidRPr="004C2206" w:rsidTr="00426356">
                            <w:tc>
                              <w:tcPr>
                                <w:tcW w:w="1176" w:type="dxa"/>
                              </w:tcPr>
                              <w:bookmarkStart w:id="1567" w:name="bmPagina2" w:colFirst="0" w:colLast="0"/>
                              <w:p w:rsidR="00252EAF" w:rsidRPr="00A21DE8" w:rsidRDefault="00252EAF" w:rsidP="00F3579D">
                                <w:pPr>
                                  <w:pStyle w:val="Huisstijl-Pagina"/>
                                  <w:jc w:val="left"/>
                                </w:pPr>
                                <w:r>
                                  <w:fldChar w:fldCharType="begin"/>
                                </w:r>
                                <w:r>
                                  <w:instrText xml:space="preserve"> PAGE  \* MERGEFORMAT </w:instrText>
                                </w:r>
                                <w:r>
                                  <w:fldChar w:fldCharType="separate"/>
                                </w:r>
                                <w:r w:rsidR="00743613">
                                  <w:t>26</w:t>
                                </w:r>
                                <w:r>
                                  <w:fldChar w:fldCharType="end"/>
                                </w:r>
                                <w:r>
                                  <w:t xml:space="preserve"> of 105</w:t>
                                </w:r>
                              </w:p>
                            </w:tc>
                          </w:tr>
                          <w:bookmarkEnd w:id="1567"/>
                        </w:tbl>
                        <w:p w:rsidR="00252EAF" w:rsidRDefault="00252EAF"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252EAF" w:rsidRPr="004C2206" w:rsidTr="00426356">
                      <w:tc>
                        <w:tcPr>
                          <w:tcW w:w="1176" w:type="dxa"/>
                        </w:tcPr>
                        <w:bookmarkStart w:id="1568" w:name="bmPagina2" w:colFirst="0" w:colLast="0"/>
                        <w:p w:rsidR="00252EAF" w:rsidRPr="00A21DE8" w:rsidRDefault="00252EAF" w:rsidP="00F3579D">
                          <w:pPr>
                            <w:pStyle w:val="Huisstijl-Pagina"/>
                            <w:jc w:val="left"/>
                          </w:pPr>
                          <w:r>
                            <w:fldChar w:fldCharType="begin"/>
                          </w:r>
                          <w:r>
                            <w:instrText xml:space="preserve"> PAGE  \* MERGEFORMAT </w:instrText>
                          </w:r>
                          <w:r>
                            <w:fldChar w:fldCharType="separate"/>
                          </w:r>
                          <w:r w:rsidR="00743613">
                            <w:t>26</w:t>
                          </w:r>
                          <w:r>
                            <w:fldChar w:fldCharType="end"/>
                          </w:r>
                          <w:r>
                            <w:t xml:space="preserve"> of 105</w:t>
                          </w:r>
                        </w:p>
                      </w:tc>
                    </w:tr>
                    <w:bookmarkEnd w:id="1568"/>
                  </w:tbl>
                  <w:p w:rsidR="00252EAF" w:rsidRDefault="00252EAF"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252EAF" w:rsidRPr="004C2206" w:rsidTr="009E3CFF">
      <w:trPr>
        <w:jc w:val="right"/>
      </w:trPr>
      <w:tc>
        <w:tcPr>
          <w:tcW w:w="7371" w:type="dxa"/>
          <w:shd w:val="clear" w:color="auto" w:fill="auto"/>
          <w:tcMar>
            <w:right w:w="28" w:type="dxa"/>
          </w:tcMar>
        </w:tcPr>
        <w:p w:rsidR="00252EAF" w:rsidRPr="004C2206" w:rsidRDefault="00252EAF" w:rsidP="00C20E72">
          <w:pPr>
            <w:pStyle w:val="Huisstijl-Koptekst"/>
            <w:jc w:val="right"/>
          </w:pPr>
          <w:bookmarkStart w:id="1569" w:name="bmVoettekstSectie4_2" w:colFirst="0" w:colLast="0"/>
          <w:r>
            <w:t>XBeach Manual</w:t>
          </w:r>
        </w:p>
      </w:tc>
    </w:tr>
    <w:bookmarkEnd w:id="1569"/>
  </w:tbl>
  <w:p w:rsidR="00252EAF" w:rsidRPr="006C06A2" w:rsidRDefault="00252EAF"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52EAF">
                            <w:trPr>
                              <w:trHeight w:val="568"/>
                            </w:trPr>
                            <w:tc>
                              <w:tcPr>
                                <w:tcW w:w="1094" w:type="dxa"/>
                                <w:shd w:val="clear" w:color="auto" w:fill="auto"/>
                                <w:tcMar>
                                  <w:right w:w="85" w:type="dxa"/>
                                </w:tcMar>
                              </w:tcPr>
                              <w:bookmarkStart w:id="1570" w:name="bmPagina1" w:colFirst="0" w:colLast="0"/>
                              <w:bookmarkStart w:id="1571" w:name="bmTotPag" w:colFirst="0" w:colLast="0"/>
                              <w:p w:rsidR="00252EAF" w:rsidRPr="007D5040" w:rsidRDefault="00252EAF" w:rsidP="00F3579D">
                                <w:pPr>
                                  <w:pStyle w:val="Huisstijl-Pagina"/>
                                </w:pPr>
                                <w:r>
                                  <w:fldChar w:fldCharType="begin"/>
                                </w:r>
                                <w:r>
                                  <w:instrText xml:space="preserve"> PAGE  \* MERGEFORMAT </w:instrText>
                                </w:r>
                                <w:r>
                                  <w:fldChar w:fldCharType="separate"/>
                                </w:r>
                                <w:r w:rsidR="00743613">
                                  <w:t>25</w:t>
                                </w:r>
                                <w:r>
                                  <w:fldChar w:fldCharType="end"/>
                                </w:r>
                                <w:r>
                                  <w:t xml:space="preserve"> of 105</w:t>
                                </w:r>
                              </w:p>
                            </w:tc>
                          </w:tr>
                          <w:bookmarkEnd w:id="1570"/>
                          <w:bookmarkEnd w:id="1571"/>
                        </w:tbl>
                        <w:p w:rsidR="00252EAF" w:rsidRDefault="00252EAF"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252EAF">
                      <w:trPr>
                        <w:trHeight w:val="568"/>
                      </w:trPr>
                      <w:tc>
                        <w:tcPr>
                          <w:tcW w:w="1094" w:type="dxa"/>
                          <w:shd w:val="clear" w:color="auto" w:fill="auto"/>
                          <w:tcMar>
                            <w:right w:w="85" w:type="dxa"/>
                          </w:tcMar>
                        </w:tcPr>
                        <w:bookmarkStart w:id="1572" w:name="bmPagina1" w:colFirst="0" w:colLast="0"/>
                        <w:bookmarkStart w:id="1573" w:name="bmTotPag" w:colFirst="0" w:colLast="0"/>
                        <w:p w:rsidR="00252EAF" w:rsidRPr="007D5040" w:rsidRDefault="00252EAF" w:rsidP="00F3579D">
                          <w:pPr>
                            <w:pStyle w:val="Huisstijl-Pagina"/>
                          </w:pPr>
                          <w:r>
                            <w:fldChar w:fldCharType="begin"/>
                          </w:r>
                          <w:r>
                            <w:instrText xml:space="preserve"> PAGE  \* MERGEFORMAT </w:instrText>
                          </w:r>
                          <w:r>
                            <w:fldChar w:fldCharType="separate"/>
                          </w:r>
                          <w:r w:rsidR="00743613">
                            <w:t>25</w:t>
                          </w:r>
                          <w:r>
                            <w:fldChar w:fldCharType="end"/>
                          </w:r>
                          <w:r>
                            <w:t xml:space="preserve"> of 105</w:t>
                          </w:r>
                        </w:p>
                      </w:tc>
                    </w:tr>
                    <w:bookmarkEnd w:id="1572"/>
                    <w:bookmarkEnd w:id="1573"/>
                  </w:tbl>
                  <w:p w:rsidR="00252EAF" w:rsidRDefault="00252EAF"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252EAF" w:rsidRPr="004C2206">
      <w:tc>
        <w:tcPr>
          <w:tcW w:w="7371" w:type="dxa"/>
          <w:shd w:val="clear" w:color="auto" w:fill="auto"/>
        </w:tcPr>
        <w:p w:rsidR="00252EAF" w:rsidRPr="004C2206" w:rsidRDefault="00252EAF" w:rsidP="000C5FE2">
          <w:pPr>
            <w:pStyle w:val="Huisstijl-Koptekst"/>
          </w:pPr>
          <w:bookmarkStart w:id="1574" w:name="bmVoettekstSectie4_1" w:colFirst="0" w:colLast="0"/>
          <w:r>
            <w:t>XBeach Manual</w:t>
          </w:r>
        </w:p>
      </w:tc>
    </w:tr>
    <w:bookmarkEnd w:id="1574"/>
  </w:tbl>
  <w:p w:rsidR="00252EAF" w:rsidRPr="00EB7C9E" w:rsidRDefault="00252EAF"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EAF" w:rsidRDefault="00252EAF">
      <w:r>
        <w:separator/>
      </w:r>
    </w:p>
  </w:footnote>
  <w:footnote w:type="continuationSeparator" w:id="0">
    <w:p w:rsidR="00252EAF" w:rsidRDefault="00252E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252EAF">
                            <w:tc>
                              <w:tcPr>
                                <w:tcW w:w="6237" w:type="dxa"/>
                                <w:shd w:val="clear" w:color="auto" w:fill="auto"/>
                              </w:tcPr>
                              <w:p w:rsidR="00252EAF" w:rsidRPr="00564E53" w:rsidRDefault="00252EAF" w:rsidP="00564E53">
                                <w:pPr>
                                  <w:pStyle w:val="Huisstijl-Gegeven"/>
                                </w:pPr>
                                <w:bookmarkStart w:id="0" w:name="bmAuteurs1" w:colFirst="0" w:colLast="0"/>
                              </w:p>
                            </w:tc>
                          </w:tr>
                          <w:bookmarkEnd w:id="0"/>
                        </w:tbl>
                        <w:p w:rsidR="00252EAF" w:rsidRDefault="00252EAF" w:rsidP="000369FA">
                          <w:pPr>
                            <w:pStyle w:val="Header"/>
                          </w:pPr>
                        </w:p>
                        <w:p w:rsidR="00252EAF" w:rsidRDefault="00252E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252EAF">
                      <w:tc>
                        <w:tcPr>
                          <w:tcW w:w="6237" w:type="dxa"/>
                          <w:shd w:val="clear" w:color="auto" w:fill="auto"/>
                        </w:tcPr>
                        <w:p w:rsidR="00252EAF" w:rsidRPr="00564E53" w:rsidRDefault="00252EAF" w:rsidP="00564E53">
                          <w:pPr>
                            <w:pStyle w:val="Huisstijl-Gegeven"/>
                          </w:pPr>
                          <w:bookmarkStart w:id="1" w:name="bmAuteurs1" w:colFirst="0" w:colLast="0"/>
                        </w:p>
                      </w:tc>
                    </w:tr>
                    <w:bookmarkEnd w:id="1"/>
                  </w:tbl>
                  <w:p w:rsidR="00252EAF" w:rsidRDefault="00252EAF" w:rsidP="000369FA">
                    <w:pPr>
                      <w:pStyle w:val="Header"/>
                    </w:pPr>
                  </w:p>
                  <w:p w:rsidR="00252EAF" w:rsidRDefault="00252EAF"/>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252EAF" w:rsidRDefault="00252EAF"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252EAF" w:rsidRDefault="00252EAF" w:rsidP="00580167"/>
                </w:txbxContent>
              </v:textbox>
              <w10:wrap anchorx="page" anchory="page"/>
            </v:shape>
          </w:pict>
        </mc:Fallback>
      </mc:AlternateContent>
    </w:r>
  </w:p>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p w:rsidR="00252EAF" w:rsidRDefault="00252EAF"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252EAF" w:rsidRPr="004C2206">
      <w:trPr>
        <w:trHeight w:hRule="exact" w:val="2041"/>
      </w:trPr>
      <w:tc>
        <w:tcPr>
          <w:tcW w:w="6237" w:type="dxa"/>
          <w:shd w:val="clear" w:color="auto" w:fill="auto"/>
        </w:tcPr>
        <w:p w:rsidR="00252EAF" w:rsidRDefault="00252EAF" w:rsidP="003363CC">
          <w:pPr>
            <w:pStyle w:val="Huisstijl-Titel"/>
          </w:pPr>
          <w:bookmarkStart w:id="4" w:name="bmTitel1" w:colFirst="0" w:colLast="0"/>
          <w:r>
            <w:t>XBeach Manual</w:t>
          </w:r>
        </w:p>
        <w:p w:rsidR="00252EAF" w:rsidRDefault="00252EAF" w:rsidP="003363CC">
          <w:pPr>
            <w:pStyle w:val="Huisstijl-Subtitel"/>
          </w:pPr>
        </w:p>
        <w:p w:rsidR="00252EAF" w:rsidRDefault="00252EAF" w:rsidP="003363CC">
          <w:pPr>
            <w:pStyle w:val="Huisstijl-Subtitel"/>
          </w:pPr>
        </w:p>
      </w:tc>
    </w:tr>
    <w:bookmarkEnd w:id="4"/>
  </w:tbl>
  <w:p w:rsidR="00252EAF" w:rsidRDefault="00252EAF" w:rsidP="00580167">
    <w:pPr>
      <w:rPr>
        <w:lang w:val="en-US"/>
      </w:rPr>
    </w:pPr>
  </w:p>
  <w:p w:rsidR="00252EAF" w:rsidRDefault="00252EAF" w:rsidP="00580167">
    <w:pPr>
      <w:rPr>
        <w:lang w:val="en-US"/>
      </w:rPr>
    </w:pPr>
  </w:p>
  <w:p w:rsidR="00252EAF" w:rsidRDefault="00252EAF" w:rsidP="00580167">
    <w:pPr>
      <w:rPr>
        <w:lang w:val="en-US"/>
      </w:rPr>
    </w:pPr>
  </w:p>
  <w:p w:rsidR="00252EAF" w:rsidRPr="00580167" w:rsidRDefault="00252EAF"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252EAF" w:rsidTr="00426356">
                            <w:tc>
                              <w:tcPr>
                                <w:tcW w:w="11732" w:type="dxa"/>
                              </w:tcPr>
                              <w:p w:rsidR="00252EAF" w:rsidRDefault="00252EAF">
                                <w:bookmarkStart w:id="9" w:name="bmLogo0" w:colFirst="0" w:colLast="0"/>
                              </w:p>
                            </w:tc>
                          </w:tr>
                          <w:bookmarkEnd w:id="9"/>
                        </w:tbl>
                        <w:p w:rsidR="00252EAF" w:rsidRDefault="00252EA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252EAF" w:rsidTr="00426356">
                      <w:tc>
                        <w:tcPr>
                          <w:tcW w:w="11732" w:type="dxa"/>
                        </w:tcPr>
                        <w:p w:rsidR="00252EAF" w:rsidRDefault="00252EAF">
                          <w:bookmarkStart w:id="10" w:name="bmLogo0" w:colFirst="0" w:colLast="0"/>
                        </w:p>
                      </w:tc>
                    </w:tr>
                    <w:bookmarkEnd w:id="10"/>
                  </w:tbl>
                  <w:p w:rsidR="00252EAF" w:rsidRDefault="00252EAF"/>
                </w:txbxContent>
              </v:textbox>
              <w10:wrap anchorx="page" anchory="page"/>
            </v:shape>
          </w:pict>
        </mc:Fallback>
      </mc:AlternateContent>
    </w:r>
  </w:p>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p w:rsidR="00252EAF" w:rsidRDefault="00252EAF"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252EAF" w:rsidRPr="004C2206">
      <w:trPr>
        <w:trHeight w:hRule="exact" w:val="2041"/>
      </w:trPr>
      <w:tc>
        <w:tcPr>
          <w:tcW w:w="5245" w:type="dxa"/>
          <w:shd w:val="clear" w:color="auto" w:fill="auto"/>
        </w:tcPr>
        <w:p w:rsidR="00252EAF" w:rsidRDefault="00252EAF" w:rsidP="003363CC">
          <w:pPr>
            <w:pStyle w:val="Huisstijl-Titel"/>
          </w:pPr>
          <w:bookmarkStart w:id="10" w:name="bmTitel0" w:colFirst="0" w:colLast="0"/>
          <w:r>
            <w:t>XBeach Manual</w:t>
          </w:r>
        </w:p>
        <w:p w:rsidR="00252EAF" w:rsidRDefault="00252EAF" w:rsidP="003363CC">
          <w:pPr>
            <w:pStyle w:val="Huisstijl-Subtitel"/>
          </w:pPr>
        </w:p>
        <w:p w:rsidR="00252EAF" w:rsidRDefault="00252EAF" w:rsidP="003363CC">
          <w:pPr>
            <w:pStyle w:val="Huisstijl-Subtitel"/>
          </w:pPr>
        </w:p>
      </w:tc>
    </w:tr>
    <w:bookmarkEnd w:id="10"/>
  </w:tbl>
  <w:p w:rsidR="00252EAF" w:rsidRDefault="00252EAF" w:rsidP="00A1473F">
    <w:pPr>
      <w:rPr>
        <w:lang w:val="en-US"/>
      </w:rPr>
    </w:pPr>
  </w:p>
  <w:p w:rsidR="00252EAF" w:rsidRDefault="00252EAF" w:rsidP="00A1473F">
    <w:pPr>
      <w:rPr>
        <w:lang w:val="en-US"/>
      </w:rPr>
    </w:pPr>
  </w:p>
  <w:p w:rsidR="00252EAF" w:rsidRDefault="00252EAF" w:rsidP="00A1473F">
    <w:pPr>
      <w:rPr>
        <w:lang w:val="en-US"/>
      </w:rPr>
    </w:pPr>
  </w:p>
  <w:p w:rsidR="00252EAF" w:rsidRDefault="00252EAF"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672ACD">
    <w:pPr>
      <w:pStyle w:val="Header"/>
    </w:pPr>
  </w:p>
  <w:p w:rsidR="00252EAF" w:rsidRDefault="00252EAF" w:rsidP="00672ACD">
    <w:pPr>
      <w:pStyle w:val="Header"/>
    </w:pPr>
  </w:p>
  <w:p w:rsidR="00252EAF" w:rsidRDefault="00252EAF" w:rsidP="00672ACD">
    <w:pPr>
      <w:pStyle w:val="Header"/>
    </w:pPr>
  </w:p>
  <w:p w:rsidR="00252EAF" w:rsidRDefault="00252EAF"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252EAF" w:rsidRPr="004C2206">
      <w:tc>
        <w:tcPr>
          <w:tcW w:w="4004" w:type="dxa"/>
          <w:gridSpan w:val="2"/>
          <w:shd w:val="clear" w:color="auto" w:fill="auto"/>
        </w:tcPr>
        <w:p w:rsidR="00252EAF" w:rsidRPr="00EF1CDD" w:rsidRDefault="00252EAF" w:rsidP="003363CC">
          <w:pPr>
            <w:pStyle w:val="Huisstijl-Gegeven"/>
          </w:pPr>
          <w:bookmarkStart w:id="16" w:name="tblGegevensSectie2b" w:colFirst="0" w:colLast="3"/>
        </w:p>
      </w:tc>
      <w:tc>
        <w:tcPr>
          <w:tcW w:w="4745" w:type="dxa"/>
          <w:gridSpan w:val="3"/>
          <w:tcBorders>
            <w:left w:val="nil"/>
          </w:tcBorders>
          <w:shd w:val="clear" w:color="auto" w:fill="auto"/>
        </w:tcPr>
        <w:p w:rsidR="00252EAF" w:rsidRDefault="00252EAF" w:rsidP="003363CC">
          <w:pPr>
            <w:pStyle w:val="Huisstijl-Kopje"/>
          </w:pPr>
          <w:r>
            <w:t>Title</w:t>
          </w:r>
        </w:p>
        <w:p w:rsidR="00252EAF" w:rsidRPr="00EF1CDD" w:rsidRDefault="00252EAF" w:rsidP="003363CC">
          <w:pPr>
            <w:pStyle w:val="Huisstijl-Gegeven"/>
          </w:pPr>
          <w:r>
            <w:t>XBeach Manual</w:t>
          </w:r>
        </w:p>
      </w:tc>
    </w:tr>
    <w:tr w:rsidR="00252EAF" w:rsidRPr="004C2206">
      <w:tc>
        <w:tcPr>
          <w:tcW w:w="5246" w:type="dxa"/>
          <w:gridSpan w:val="3"/>
          <w:shd w:val="clear" w:color="auto" w:fill="auto"/>
        </w:tcPr>
        <w:p w:rsidR="00252EAF" w:rsidRPr="004C2206" w:rsidRDefault="00252EAF" w:rsidP="003363CC">
          <w:pPr>
            <w:pStyle w:val="Huisstijl-Gegeven"/>
          </w:pPr>
        </w:p>
      </w:tc>
      <w:tc>
        <w:tcPr>
          <w:tcW w:w="3503" w:type="dxa"/>
          <w:gridSpan w:val="2"/>
        </w:tcPr>
        <w:p w:rsidR="00252EAF" w:rsidRPr="004C2206" w:rsidRDefault="00252EAF" w:rsidP="003363CC">
          <w:pPr>
            <w:pStyle w:val="Huisstijl-Gegeven"/>
          </w:pPr>
        </w:p>
      </w:tc>
    </w:tr>
    <w:tr w:rsidR="00252EAF" w:rsidRPr="004C2206">
      <w:tc>
        <w:tcPr>
          <w:tcW w:w="2694" w:type="dxa"/>
          <w:shd w:val="clear" w:color="auto" w:fill="auto"/>
        </w:tcPr>
        <w:p w:rsidR="00252EAF" w:rsidRDefault="00252EAF" w:rsidP="003363CC">
          <w:pPr>
            <w:pStyle w:val="Huisstijl-Kopje"/>
          </w:pPr>
          <w:r>
            <w:t>Pages</w:t>
          </w:r>
        </w:p>
        <w:p w:rsidR="00252EAF" w:rsidRPr="004C2206" w:rsidRDefault="00743613" w:rsidP="003363CC">
          <w:pPr>
            <w:pStyle w:val="Huisstijl-Gegeven"/>
          </w:pPr>
          <w:r>
            <w:fldChar w:fldCharType="begin"/>
          </w:r>
          <w:r>
            <w:instrText xml:space="preserve"> DOCVARIABLE  TotAantalPag  \* MERGEFORMAT </w:instrText>
          </w:r>
          <w:r>
            <w:fldChar w:fldCharType="separate"/>
          </w:r>
          <w:r w:rsidR="00252EAF">
            <w:t>8</w:t>
          </w:r>
          <w:r>
            <w:fldChar w:fldCharType="end"/>
          </w:r>
        </w:p>
      </w:tc>
      <w:tc>
        <w:tcPr>
          <w:tcW w:w="2552" w:type="dxa"/>
          <w:gridSpan w:val="2"/>
          <w:shd w:val="clear" w:color="auto" w:fill="auto"/>
        </w:tcPr>
        <w:p w:rsidR="00252EAF" w:rsidRPr="004C2206" w:rsidRDefault="00252EAF" w:rsidP="00A22DA3">
          <w:pPr>
            <w:tabs>
              <w:tab w:val="left" w:pos="1680"/>
            </w:tabs>
            <w:ind w:left="1680" w:hanging="1680"/>
          </w:pPr>
        </w:p>
      </w:tc>
      <w:tc>
        <w:tcPr>
          <w:tcW w:w="2552" w:type="dxa"/>
        </w:tcPr>
        <w:p w:rsidR="00252EAF" w:rsidRPr="004C2206" w:rsidRDefault="00252EAF" w:rsidP="00A22DA3">
          <w:pPr>
            <w:pStyle w:val="Huisstijl-Gegeven"/>
            <w:tabs>
              <w:tab w:val="left" w:pos="2552"/>
            </w:tabs>
          </w:pPr>
        </w:p>
      </w:tc>
      <w:tc>
        <w:tcPr>
          <w:tcW w:w="951" w:type="dxa"/>
        </w:tcPr>
        <w:p w:rsidR="00252EAF" w:rsidRPr="004C2206" w:rsidRDefault="00252EAF" w:rsidP="00A22DA3">
          <w:pPr>
            <w:pStyle w:val="Huisstijl-Gegeven"/>
            <w:tabs>
              <w:tab w:val="left" w:pos="2552"/>
            </w:tabs>
          </w:pPr>
        </w:p>
      </w:tc>
    </w:tr>
    <w:tr w:rsidR="00252EAF" w:rsidRPr="004C2206">
      <w:tc>
        <w:tcPr>
          <w:tcW w:w="8749" w:type="dxa"/>
          <w:gridSpan w:val="5"/>
          <w:shd w:val="clear" w:color="auto" w:fill="auto"/>
        </w:tcPr>
        <w:p w:rsidR="00252EAF" w:rsidRPr="004C2206" w:rsidRDefault="00252EAF" w:rsidP="00A22DA3">
          <w:pPr>
            <w:pStyle w:val="Huisstijl-Gegeven"/>
            <w:tabs>
              <w:tab w:val="left" w:pos="2552"/>
            </w:tabs>
          </w:pPr>
        </w:p>
      </w:tc>
    </w:tr>
  </w:tbl>
  <w:bookmarkEnd w:id="16"/>
  <w:p w:rsidR="00252EAF" w:rsidRPr="00672ACD" w:rsidRDefault="00252EAF"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bookmarkStart w:id="17"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
                        </w:tbl>
                        <w:p w:rsidR="00252EAF" w:rsidRDefault="00252EAF"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1225296" cy="352044"/>
                                        </a:xfrm>
                                        <a:prstGeom prst="rect">
                                          <a:avLst/>
                                        </a:prstGeom>
                                      </pic:spPr>
                                    </pic:pic>
                                  </a:graphicData>
                                </a:graphic>
                              </wp:inline>
                            </w:drawing>
                          </w:r>
                        </w:p>
                      </w:tc>
                    </w:tr>
                    <w:bookmarkEnd w:id="19"/>
                  </w:tbl>
                  <w:p w:rsidR="00252EAF" w:rsidRDefault="00252EAF"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18"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252EAF" w:rsidRDefault="00252EA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19"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252EAF" w:rsidRDefault="00252EAF" w:rsidP="001A6A5C"/>
                </w:txbxContent>
              </v:textbox>
              <w10:wrap anchorx="page" anchory="page"/>
              <w10:anchorlock/>
            </v:shape>
          </w:pict>
        </mc:Fallback>
      </mc:AlternateContent>
    </w:r>
  </w:p>
  <w:p w:rsidR="00252EAF" w:rsidRDefault="00252EAF" w:rsidP="005C6157">
    <w:pPr>
      <w:pStyle w:val="Header"/>
    </w:pPr>
  </w:p>
  <w:p w:rsidR="00252EAF" w:rsidRDefault="00252EAF" w:rsidP="005C6157">
    <w:pPr>
      <w:pStyle w:val="Header"/>
    </w:pPr>
  </w:p>
  <w:p w:rsidR="00252EAF" w:rsidRDefault="00252EAF"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252EAF" w:rsidRPr="004C2206">
      <w:tc>
        <w:tcPr>
          <w:tcW w:w="8749" w:type="dxa"/>
          <w:gridSpan w:val="4"/>
          <w:shd w:val="clear" w:color="auto" w:fill="auto"/>
        </w:tcPr>
        <w:p w:rsidR="00252EAF" w:rsidRDefault="00252EAF" w:rsidP="003363CC">
          <w:pPr>
            <w:pStyle w:val="Huisstijl-Kopje"/>
          </w:pPr>
          <w:bookmarkStart w:id="20" w:name="tblGegevensSectie2a" w:colFirst="0" w:colLast="3"/>
          <w:r>
            <w:t>Title</w:t>
          </w:r>
        </w:p>
        <w:p w:rsidR="00252EAF" w:rsidRPr="00EF1CDD" w:rsidRDefault="00252EAF" w:rsidP="003363CC">
          <w:pPr>
            <w:pStyle w:val="Huisstijl-Gegeven"/>
          </w:pPr>
          <w:r>
            <w:t>XBeach Manual</w:t>
          </w:r>
        </w:p>
      </w:tc>
    </w:tr>
    <w:tr w:rsidR="00252EAF" w:rsidRPr="004C2206">
      <w:tc>
        <w:tcPr>
          <w:tcW w:w="5246" w:type="dxa"/>
          <w:gridSpan w:val="2"/>
          <w:shd w:val="clear" w:color="auto" w:fill="auto"/>
        </w:tcPr>
        <w:p w:rsidR="00252EAF" w:rsidRPr="004C2206" w:rsidRDefault="00252EAF" w:rsidP="003363CC">
          <w:pPr>
            <w:pStyle w:val="Huisstijl-Gegeven"/>
          </w:pPr>
        </w:p>
      </w:tc>
      <w:tc>
        <w:tcPr>
          <w:tcW w:w="3503" w:type="dxa"/>
          <w:gridSpan w:val="2"/>
        </w:tcPr>
        <w:p w:rsidR="00252EAF" w:rsidRPr="004C2206" w:rsidRDefault="00252EAF" w:rsidP="003363CC">
          <w:pPr>
            <w:pStyle w:val="Huisstijl-Gegeven"/>
          </w:pPr>
        </w:p>
      </w:tc>
    </w:tr>
    <w:tr w:rsidR="00252EAF" w:rsidRPr="004C2206">
      <w:tc>
        <w:tcPr>
          <w:tcW w:w="2694" w:type="dxa"/>
          <w:shd w:val="clear" w:color="auto" w:fill="auto"/>
        </w:tcPr>
        <w:p w:rsidR="00252EAF" w:rsidRDefault="00252EAF" w:rsidP="003363CC">
          <w:pPr>
            <w:pStyle w:val="Huisstijl-Kopje"/>
          </w:pPr>
          <w:r>
            <w:t>Pages</w:t>
          </w:r>
        </w:p>
        <w:p w:rsidR="00252EAF" w:rsidRPr="004C2206" w:rsidRDefault="00252EAF" w:rsidP="003363CC">
          <w:pPr>
            <w:pStyle w:val="Huisstijl-Gegeven"/>
          </w:pPr>
          <w:r>
            <w:t>105</w:t>
          </w:r>
        </w:p>
      </w:tc>
      <w:tc>
        <w:tcPr>
          <w:tcW w:w="2552" w:type="dxa"/>
          <w:shd w:val="clear" w:color="auto" w:fill="auto"/>
        </w:tcPr>
        <w:p w:rsidR="00252EAF" w:rsidRPr="004C2206" w:rsidRDefault="00252EAF" w:rsidP="005C6157">
          <w:pPr>
            <w:tabs>
              <w:tab w:val="left" w:pos="1680"/>
            </w:tabs>
            <w:ind w:left="1680" w:hanging="1680"/>
          </w:pPr>
        </w:p>
      </w:tc>
      <w:tc>
        <w:tcPr>
          <w:tcW w:w="2552" w:type="dxa"/>
        </w:tcPr>
        <w:p w:rsidR="00252EAF" w:rsidRPr="004C2206" w:rsidRDefault="00252EAF" w:rsidP="005C6157">
          <w:pPr>
            <w:pStyle w:val="Huisstijl-Gegeven"/>
            <w:tabs>
              <w:tab w:val="left" w:pos="2552"/>
            </w:tabs>
          </w:pPr>
        </w:p>
      </w:tc>
      <w:tc>
        <w:tcPr>
          <w:tcW w:w="951" w:type="dxa"/>
        </w:tcPr>
        <w:p w:rsidR="00252EAF" w:rsidRPr="004C2206" w:rsidRDefault="00252EAF" w:rsidP="005C6157">
          <w:pPr>
            <w:pStyle w:val="Huisstijl-Gegeven"/>
            <w:tabs>
              <w:tab w:val="left" w:pos="2552"/>
            </w:tabs>
          </w:pPr>
        </w:p>
      </w:tc>
    </w:tr>
    <w:tr w:rsidR="00252EAF" w:rsidRPr="004C2206">
      <w:tc>
        <w:tcPr>
          <w:tcW w:w="8749" w:type="dxa"/>
          <w:gridSpan w:val="4"/>
          <w:shd w:val="clear" w:color="auto" w:fill="auto"/>
        </w:tcPr>
        <w:p w:rsidR="00252EAF" w:rsidRPr="004C2206" w:rsidRDefault="00252EAF" w:rsidP="005C6157">
          <w:pPr>
            <w:pStyle w:val="Huisstijl-Gegeven"/>
            <w:tabs>
              <w:tab w:val="left" w:pos="2552"/>
            </w:tabs>
          </w:pPr>
        </w:p>
      </w:tc>
    </w:tr>
    <w:bookmarkEnd w:id="20"/>
  </w:tbl>
  <w:p w:rsidR="00252EAF" w:rsidRPr="005C6157" w:rsidRDefault="00252EAF"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252EAF">
                            <w:trPr>
                              <w:trHeight w:val="1701"/>
                            </w:trPr>
                            <w:tc>
                              <w:tcPr>
                                <w:tcW w:w="5103" w:type="dxa"/>
                                <w:shd w:val="clear" w:color="auto" w:fill="auto"/>
                              </w:tcPr>
                              <w:p w:rsidR="00252EAF" w:rsidRDefault="00252EAF" w:rsidP="00A2242F"/>
                            </w:tc>
                          </w:tr>
                        </w:tbl>
                        <w:p w:rsidR="00252EAF" w:rsidRDefault="00252EAF"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252EAF">
                      <w:trPr>
                        <w:trHeight w:val="1701"/>
                      </w:trPr>
                      <w:tc>
                        <w:tcPr>
                          <w:tcW w:w="5103" w:type="dxa"/>
                          <w:shd w:val="clear" w:color="auto" w:fill="auto"/>
                        </w:tcPr>
                        <w:p w:rsidR="00252EAF" w:rsidRDefault="00252EAF" w:rsidP="00A2242F"/>
                      </w:tc>
                    </w:tr>
                  </w:tbl>
                  <w:p w:rsidR="00252EAF" w:rsidRDefault="00252EAF" w:rsidP="005C6157"/>
                </w:txbxContent>
              </v:textbox>
              <w10:wrap anchorx="margin" anchory="page"/>
            </v:shape>
          </w:pict>
        </mc:Fallback>
      </mc:AlternateContent>
    </w:r>
  </w:p>
  <w:p w:rsidR="00252EAF" w:rsidRDefault="00252EAF" w:rsidP="005C6157">
    <w:pPr>
      <w:pStyle w:val="Header"/>
    </w:pPr>
  </w:p>
  <w:p w:rsidR="00252EAF" w:rsidRDefault="00252EAF" w:rsidP="005C6157">
    <w:pPr>
      <w:pStyle w:val="Header"/>
    </w:pPr>
  </w:p>
  <w:p w:rsidR="00252EAF" w:rsidRDefault="00252EAF"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252EAF" w:rsidRPr="004C2206">
      <w:tc>
        <w:tcPr>
          <w:tcW w:w="8735" w:type="dxa"/>
          <w:gridSpan w:val="4"/>
          <w:shd w:val="clear" w:color="auto" w:fill="auto"/>
        </w:tcPr>
        <w:p w:rsidR="00252EAF" w:rsidRPr="00EF1CDD" w:rsidRDefault="00252EAF" w:rsidP="005C6157">
          <w:pPr>
            <w:pStyle w:val="Huisstijl-Gegeven"/>
          </w:pPr>
        </w:p>
      </w:tc>
    </w:tr>
    <w:tr w:rsidR="00252EAF" w:rsidRPr="004C2206">
      <w:tc>
        <w:tcPr>
          <w:tcW w:w="5104" w:type="dxa"/>
          <w:gridSpan w:val="2"/>
          <w:shd w:val="clear" w:color="auto" w:fill="auto"/>
        </w:tcPr>
        <w:p w:rsidR="00252EAF" w:rsidRPr="004C2206" w:rsidRDefault="00252EAF" w:rsidP="005C6157">
          <w:pPr>
            <w:tabs>
              <w:tab w:val="left" w:pos="1680"/>
            </w:tabs>
            <w:ind w:left="1680" w:hanging="1680"/>
          </w:pPr>
        </w:p>
      </w:tc>
      <w:tc>
        <w:tcPr>
          <w:tcW w:w="3631" w:type="dxa"/>
          <w:gridSpan w:val="2"/>
        </w:tcPr>
        <w:p w:rsidR="00252EAF" w:rsidRPr="004C2206" w:rsidRDefault="00252EAF" w:rsidP="005C6157">
          <w:pPr>
            <w:pStyle w:val="Huisstijl-Gegeven"/>
            <w:tabs>
              <w:tab w:val="left" w:pos="2552"/>
            </w:tabs>
          </w:pPr>
        </w:p>
      </w:tc>
    </w:tr>
    <w:tr w:rsidR="00252EAF" w:rsidRPr="004C2206">
      <w:tc>
        <w:tcPr>
          <w:tcW w:w="2552" w:type="dxa"/>
          <w:shd w:val="clear" w:color="auto" w:fill="auto"/>
        </w:tcPr>
        <w:p w:rsidR="00252EAF" w:rsidRPr="004C2206" w:rsidRDefault="00252EAF" w:rsidP="005C6157">
          <w:pPr>
            <w:pStyle w:val="Huisstijl-Gegeven"/>
          </w:pPr>
        </w:p>
      </w:tc>
      <w:tc>
        <w:tcPr>
          <w:tcW w:w="2552" w:type="dxa"/>
          <w:shd w:val="clear" w:color="auto" w:fill="auto"/>
        </w:tcPr>
        <w:p w:rsidR="00252EAF" w:rsidRPr="004C2206" w:rsidRDefault="00252EAF" w:rsidP="005C6157">
          <w:pPr>
            <w:tabs>
              <w:tab w:val="left" w:pos="1680"/>
            </w:tabs>
            <w:ind w:left="1680" w:hanging="1680"/>
          </w:pPr>
        </w:p>
      </w:tc>
      <w:tc>
        <w:tcPr>
          <w:tcW w:w="2552" w:type="dxa"/>
        </w:tcPr>
        <w:p w:rsidR="00252EAF" w:rsidRPr="004C2206" w:rsidRDefault="00252EAF" w:rsidP="005C6157">
          <w:pPr>
            <w:pStyle w:val="Huisstijl-Gegeven"/>
            <w:tabs>
              <w:tab w:val="left" w:pos="2552"/>
            </w:tabs>
          </w:pPr>
        </w:p>
      </w:tc>
      <w:tc>
        <w:tcPr>
          <w:tcW w:w="1079" w:type="dxa"/>
        </w:tcPr>
        <w:p w:rsidR="00252EAF" w:rsidRPr="004C2206" w:rsidRDefault="00252EAF" w:rsidP="005C6157">
          <w:pPr>
            <w:pStyle w:val="Huisstijl-Gegeven"/>
            <w:tabs>
              <w:tab w:val="left" w:pos="2552"/>
            </w:tabs>
          </w:pPr>
        </w:p>
      </w:tc>
    </w:tr>
  </w:tbl>
  <w:p w:rsidR="00252EAF" w:rsidRPr="00B170CC" w:rsidRDefault="00252EAF"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52EAF">
                            <w:tc>
                              <w:tcPr>
                                <w:tcW w:w="5501" w:type="dxa"/>
                                <w:shd w:val="clear" w:color="auto" w:fill="auto"/>
                              </w:tcPr>
                              <w:p w:rsidR="00252EAF" w:rsidRDefault="00252EAF" w:rsidP="001220C3">
                                <w:pPr>
                                  <w:pStyle w:val="Huisstijl-Koptekst"/>
                                  <w:jc w:val="right"/>
                                </w:pPr>
                                <w:bookmarkStart w:id="557" w:name="bmKoptekstSectie3_2" w:colFirst="0" w:colLast="0"/>
                                <w:r>
                                  <w:t>27 January 2015, draft</w:t>
                                </w:r>
                              </w:p>
                            </w:tc>
                          </w:tr>
                          <w:bookmarkEnd w:id="557"/>
                        </w:tbl>
                        <w:p w:rsidR="00252EAF" w:rsidRDefault="00252EA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52EAF">
                      <w:tc>
                        <w:tcPr>
                          <w:tcW w:w="5501" w:type="dxa"/>
                          <w:shd w:val="clear" w:color="auto" w:fill="auto"/>
                        </w:tcPr>
                        <w:p w:rsidR="00252EAF" w:rsidRDefault="00252EAF" w:rsidP="001220C3">
                          <w:pPr>
                            <w:pStyle w:val="Huisstijl-Koptekst"/>
                            <w:jc w:val="right"/>
                          </w:pPr>
                          <w:bookmarkStart w:id="558" w:name="bmKoptekstSectie3_2" w:colFirst="0" w:colLast="0"/>
                          <w:r>
                            <w:t>27 January 2015, draft</w:t>
                          </w:r>
                        </w:p>
                      </w:tc>
                    </w:tr>
                    <w:bookmarkEnd w:id="558"/>
                  </w:tbl>
                  <w:p w:rsidR="00252EAF" w:rsidRDefault="00252EAF" w:rsidP="001220C3"/>
                </w:txbxContent>
              </v:textbox>
              <w10:wrap anchorx="margin"/>
            </v:shape>
          </w:pict>
        </mc:Fallback>
      </mc:AlternateContent>
    </w:r>
  </w:p>
  <w:p w:rsidR="00252EAF" w:rsidRPr="00982765" w:rsidRDefault="00252EAF"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bookmarkStart w:id="559"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59"/>
                        </w:tbl>
                        <w:p w:rsidR="00252EAF" w:rsidRDefault="00252EA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bookmarkStart w:id="560"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60"/>
                  </w:tbl>
                  <w:p w:rsidR="00252EAF" w:rsidRDefault="00252EAF" w:rsidP="00B24026"/>
                </w:txbxContent>
              </v:textbox>
              <w10:wrap anchorx="margin" anchory="page"/>
              <w10:anchorlock/>
            </v:shape>
          </w:pict>
        </mc:Fallback>
      </mc:AlternateContent>
    </w:r>
  </w:p>
  <w:p w:rsidR="00252EAF" w:rsidRPr="00672ACD" w:rsidRDefault="00252EAF" w:rsidP="00B24026">
    <w:pPr>
      <w:pStyle w:val="Header"/>
    </w:pPr>
  </w:p>
  <w:p w:rsidR="00252EAF" w:rsidRPr="00B24026" w:rsidRDefault="00252EAF"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252EAF" w:rsidRPr="004C2206">
      <w:tc>
        <w:tcPr>
          <w:tcW w:w="5529" w:type="dxa"/>
          <w:shd w:val="clear" w:color="auto" w:fill="auto"/>
        </w:tcPr>
        <w:p w:rsidR="00252EAF" w:rsidRPr="004C2206" w:rsidRDefault="00252EAF" w:rsidP="00A00A21">
          <w:pPr>
            <w:pStyle w:val="Huisstijl-Koptekst"/>
          </w:pPr>
          <w:bookmarkStart w:id="561" w:name="bmKoptekstSectie3_1" w:colFirst="0" w:colLast="0"/>
          <w:r>
            <w:t>27 January 2015, draft</w:t>
          </w:r>
        </w:p>
      </w:tc>
    </w:tr>
  </w:tbl>
  <w:bookmarkEnd w:id="561"/>
  <w:p w:rsidR="00252EAF" w:rsidRPr="00982765" w:rsidRDefault="00252EAF"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562"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62"/>
                        </w:tbl>
                        <w:p w:rsidR="00252EAF" w:rsidRDefault="00252EAF"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563"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63"/>
                  </w:tbl>
                  <w:p w:rsidR="00252EAF" w:rsidRDefault="00252EAF"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52EAF">
                            <w:tc>
                              <w:tcPr>
                                <w:tcW w:w="5501" w:type="dxa"/>
                                <w:shd w:val="clear" w:color="auto" w:fill="auto"/>
                                <w:tcMar>
                                  <w:right w:w="85" w:type="dxa"/>
                                </w:tcMar>
                              </w:tcPr>
                              <w:p w:rsidR="00252EAF" w:rsidRDefault="00252EAF" w:rsidP="001220C3">
                                <w:pPr>
                                  <w:pStyle w:val="Huisstijl-Koptekst"/>
                                  <w:jc w:val="right"/>
                                </w:pPr>
                                <w:bookmarkStart w:id="1560" w:name="bmKoptekstSectie4_2" w:colFirst="0" w:colLast="0"/>
                                <w:r>
                                  <w:t>27 January 2015, draft</w:t>
                                </w:r>
                              </w:p>
                            </w:tc>
                          </w:tr>
                          <w:bookmarkEnd w:id="1560"/>
                        </w:tbl>
                        <w:p w:rsidR="00252EAF" w:rsidRDefault="00252EAF"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252EAF">
                      <w:tc>
                        <w:tcPr>
                          <w:tcW w:w="5501" w:type="dxa"/>
                          <w:shd w:val="clear" w:color="auto" w:fill="auto"/>
                          <w:tcMar>
                            <w:right w:w="85" w:type="dxa"/>
                          </w:tcMar>
                        </w:tcPr>
                        <w:p w:rsidR="00252EAF" w:rsidRDefault="00252EAF" w:rsidP="001220C3">
                          <w:pPr>
                            <w:pStyle w:val="Huisstijl-Koptekst"/>
                            <w:jc w:val="right"/>
                          </w:pPr>
                          <w:bookmarkStart w:id="1561" w:name="bmKoptekstSectie4_2" w:colFirst="0" w:colLast="0"/>
                          <w:r>
                            <w:t>27 January 2015, draft</w:t>
                          </w:r>
                        </w:p>
                      </w:tc>
                    </w:tr>
                    <w:bookmarkEnd w:id="1561"/>
                  </w:tbl>
                  <w:p w:rsidR="00252EAF" w:rsidRDefault="00252EAF" w:rsidP="001220C3"/>
                </w:txbxContent>
              </v:textbox>
              <w10:wrap anchorx="margin"/>
            </v:shape>
          </w:pict>
        </mc:Fallback>
      </mc:AlternateContent>
    </w:r>
  </w:p>
  <w:p w:rsidR="00252EAF" w:rsidRPr="00982765" w:rsidRDefault="00252EAF"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bookmarkStart w:id="1562"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62"/>
                        </w:tbl>
                        <w:p w:rsidR="00252EAF" w:rsidRDefault="00252EAF"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bookmarkStart w:id="1563"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63"/>
                  </w:tbl>
                  <w:p w:rsidR="00252EAF" w:rsidRDefault="00252EAF" w:rsidP="00B24026"/>
                </w:txbxContent>
              </v:textbox>
              <w10:wrap anchorx="margin" anchory="page"/>
              <w10:anchorlock/>
            </v:shape>
          </w:pict>
        </mc:Fallback>
      </mc:AlternateContent>
    </w:r>
  </w:p>
  <w:p w:rsidR="00252EAF" w:rsidRPr="00672ACD" w:rsidRDefault="00252EAF" w:rsidP="00B24026">
    <w:pPr>
      <w:pStyle w:val="Header"/>
    </w:pPr>
  </w:p>
  <w:p w:rsidR="00252EAF" w:rsidRPr="00B24026" w:rsidRDefault="00252EAF" w:rsidP="00B24026">
    <w:pPr>
      <w:pStyle w:val="Header"/>
    </w:pPr>
  </w:p>
  <w:p w:rsidR="00252EAF" w:rsidRPr="00B24026" w:rsidRDefault="00252EAF"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2EAF" w:rsidRDefault="00252EAF"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1564"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64"/>
                        </w:tbl>
                        <w:p w:rsidR="00252EAF" w:rsidRDefault="00252EAF"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252EAF">
                      <w:trPr>
                        <w:trHeight w:val="1701"/>
                      </w:trPr>
                      <w:tc>
                        <w:tcPr>
                          <w:tcW w:w="4560" w:type="dxa"/>
                          <w:shd w:val="clear" w:color="auto" w:fill="auto"/>
                        </w:tcPr>
                        <w:p w:rsidR="00252EAF" w:rsidRDefault="00252EAF" w:rsidP="003363CC">
                          <w:pPr>
                            <w:jc w:val="right"/>
                          </w:pPr>
                          <w:bookmarkStart w:id="1565"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65"/>
                  </w:tbl>
                  <w:p w:rsidR="00252EAF" w:rsidRDefault="00252EAF"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252EAF" w:rsidRPr="004C2206">
      <w:tc>
        <w:tcPr>
          <w:tcW w:w="5812" w:type="dxa"/>
          <w:shd w:val="clear" w:color="auto" w:fill="auto"/>
        </w:tcPr>
        <w:p w:rsidR="00252EAF" w:rsidRPr="004C2206" w:rsidRDefault="00252EAF" w:rsidP="00A00A21">
          <w:pPr>
            <w:pStyle w:val="Huisstijl-Koptekst"/>
          </w:pPr>
          <w:bookmarkStart w:id="1566" w:name="bmKoptekstSectie4_1" w:colFirst="0" w:colLast="0"/>
          <w:r>
            <w:t>27 January 2015, draft</w:t>
          </w:r>
        </w:p>
      </w:tc>
    </w:tr>
    <w:bookmarkEnd w:id="1566"/>
  </w:tbl>
  <w:p w:rsidR="00252EAF" w:rsidRPr="00982765" w:rsidRDefault="00252EAF"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22111107"/>
    <w:multiLevelType w:val="hybridMultilevel"/>
    <w:tmpl w:val="C308A050"/>
    <w:lvl w:ilvl="0" w:tplc="0809000B">
      <w:start w:val="1"/>
      <w:numFmt w:val="bullet"/>
      <w:lvlText w:val=""/>
      <w:lvlJc w:val="left"/>
      <w:pPr>
        <w:ind w:left="1503" w:hanging="360"/>
      </w:pPr>
      <w:rPr>
        <w:rFonts w:ascii="Wingdings" w:hAnsi="Wingdings" w:hint="default"/>
      </w:rPr>
    </w:lvl>
    <w:lvl w:ilvl="1" w:tplc="08090003" w:tentative="1">
      <w:start w:val="1"/>
      <w:numFmt w:val="bullet"/>
      <w:lvlText w:val="o"/>
      <w:lvlJc w:val="left"/>
      <w:pPr>
        <w:ind w:left="2223" w:hanging="360"/>
      </w:pPr>
      <w:rPr>
        <w:rFonts w:ascii="Courier New" w:hAnsi="Courier New" w:cs="Courier New" w:hint="default"/>
      </w:rPr>
    </w:lvl>
    <w:lvl w:ilvl="2" w:tplc="08090005" w:tentative="1">
      <w:start w:val="1"/>
      <w:numFmt w:val="bullet"/>
      <w:lvlText w:val=""/>
      <w:lvlJc w:val="left"/>
      <w:pPr>
        <w:ind w:left="2943" w:hanging="360"/>
      </w:pPr>
      <w:rPr>
        <w:rFonts w:ascii="Wingdings" w:hAnsi="Wingdings" w:hint="default"/>
      </w:rPr>
    </w:lvl>
    <w:lvl w:ilvl="3" w:tplc="08090001" w:tentative="1">
      <w:start w:val="1"/>
      <w:numFmt w:val="bullet"/>
      <w:lvlText w:val=""/>
      <w:lvlJc w:val="left"/>
      <w:pPr>
        <w:ind w:left="3663" w:hanging="360"/>
      </w:pPr>
      <w:rPr>
        <w:rFonts w:ascii="Symbol" w:hAnsi="Symbol" w:hint="default"/>
      </w:rPr>
    </w:lvl>
    <w:lvl w:ilvl="4" w:tplc="08090003" w:tentative="1">
      <w:start w:val="1"/>
      <w:numFmt w:val="bullet"/>
      <w:lvlText w:val="o"/>
      <w:lvlJc w:val="left"/>
      <w:pPr>
        <w:ind w:left="4383" w:hanging="360"/>
      </w:pPr>
      <w:rPr>
        <w:rFonts w:ascii="Courier New" w:hAnsi="Courier New" w:cs="Courier New" w:hint="default"/>
      </w:rPr>
    </w:lvl>
    <w:lvl w:ilvl="5" w:tplc="08090005" w:tentative="1">
      <w:start w:val="1"/>
      <w:numFmt w:val="bullet"/>
      <w:lvlText w:val=""/>
      <w:lvlJc w:val="left"/>
      <w:pPr>
        <w:ind w:left="5103" w:hanging="360"/>
      </w:pPr>
      <w:rPr>
        <w:rFonts w:ascii="Wingdings" w:hAnsi="Wingdings" w:hint="default"/>
      </w:rPr>
    </w:lvl>
    <w:lvl w:ilvl="6" w:tplc="08090001" w:tentative="1">
      <w:start w:val="1"/>
      <w:numFmt w:val="bullet"/>
      <w:lvlText w:val=""/>
      <w:lvlJc w:val="left"/>
      <w:pPr>
        <w:ind w:left="5823" w:hanging="360"/>
      </w:pPr>
      <w:rPr>
        <w:rFonts w:ascii="Symbol" w:hAnsi="Symbol" w:hint="default"/>
      </w:rPr>
    </w:lvl>
    <w:lvl w:ilvl="7" w:tplc="08090003" w:tentative="1">
      <w:start w:val="1"/>
      <w:numFmt w:val="bullet"/>
      <w:lvlText w:val="o"/>
      <w:lvlJc w:val="left"/>
      <w:pPr>
        <w:ind w:left="6543" w:hanging="360"/>
      </w:pPr>
      <w:rPr>
        <w:rFonts w:ascii="Courier New" w:hAnsi="Courier New" w:cs="Courier New" w:hint="default"/>
      </w:rPr>
    </w:lvl>
    <w:lvl w:ilvl="8" w:tplc="08090005" w:tentative="1">
      <w:start w:val="1"/>
      <w:numFmt w:val="bullet"/>
      <w:lvlText w:val=""/>
      <w:lvlJc w:val="left"/>
      <w:pPr>
        <w:ind w:left="7263" w:hanging="360"/>
      </w:pPr>
      <w:rPr>
        <w:rFonts w:ascii="Wingdings" w:hAnsi="Wingdings" w:hint="default"/>
      </w:rPr>
    </w:lvl>
  </w:abstractNum>
  <w:abstractNum w:abstractNumId="14">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5">
    <w:nsid w:val="25A73318"/>
    <w:multiLevelType w:val="multilevel"/>
    <w:tmpl w:val="6298F500"/>
    <w:numStyleLink w:val="Huisstijl-LijstNummering"/>
  </w:abstractNum>
  <w:abstractNum w:abstractNumId="16">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30">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31">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3">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6">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7">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30"/>
  </w:num>
  <w:num w:numId="2">
    <w:abstractNumId w:val="35"/>
  </w:num>
  <w:num w:numId="3">
    <w:abstractNumId w:val="3"/>
  </w:num>
  <w:num w:numId="4">
    <w:abstractNumId w:val="4"/>
  </w:num>
  <w:num w:numId="5">
    <w:abstractNumId w:val="2"/>
  </w:num>
  <w:num w:numId="6">
    <w:abstractNumId w:val="1"/>
  </w:num>
  <w:num w:numId="7">
    <w:abstractNumId w:val="0"/>
  </w:num>
  <w:num w:numId="8">
    <w:abstractNumId w:val="29"/>
  </w:num>
  <w:num w:numId="9">
    <w:abstractNumId w:val="28"/>
  </w:num>
  <w:num w:numId="10">
    <w:abstractNumId w:val="33"/>
  </w:num>
  <w:num w:numId="11">
    <w:abstractNumId w:val="37"/>
  </w:num>
  <w:num w:numId="12">
    <w:abstractNumId w:val="22"/>
  </w:num>
  <w:num w:numId="13">
    <w:abstractNumId w:val="12"/>
  </w:num>
  <w:num w:numId="14">
    <w:abstractNumId w:val="12"/>
  </w:num>
  <w:num w:numId="15">
    <w:abstractNumId w:val="12"/>
  </w:num>
  <w:num w:numId="16">
    <w:abstractNumId w:val="12"/>
  </w:num>
  <w:num w:numId="17">
    <w:abstractNumId w:val="7"/>
  </w:num>
  <w:num w:numId="18">
    <w:abstractNumId w:val="15"/>
  </w:num>
  <w:num w:numId="19">
    <w:abstractNumId w:val="15"/>
  </w:num>
  <w:num w:numId="20">
    <w:abstractNumId w:val="15"/>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4"/>
  </w:num>
  <w:num w:numId="26">
    <w:abstractNumId w:val="8"/>
  </w:num>
  <w:num w:numId="27">
    <w:abstractNumId w:val="32"/>
  </w:num>
  <w:num w:numId="28">
    <w:abstractNumId w:val="36"/>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6"/>
  </w:num>
  <w:num w:numId="32">
    <w:abstractNumId w:val="11"/>
  </w:num>
  <w:num w:numId="33">
    <w:abstractNumId w:val="14"/>
  </w:num>
  <w:num w:numId="34">
    <w:abstractNumId w:val="19"/>
  </w:num>
  <w:num w:numId="35">
    <w:abstractNumId w:val="9"/>
  </w:num>
  <w:num w:numId="36">
    <w:abstractNumId w:val="26"/>
  </w:num>
  <w:num w:numId="37">
    <w:abstractNumId w:val="5"/>
  </w:num>
  <w:num w:numId="38">
    <w:abstractNumId w:val="25"/>
  </w:num>
  <w:num w:numId="39">
    <w:abstractNumId w:val="18"/>
  </w:num>
  <w:num w:numId="40">
    <w:abstractNumId w:val="23"/>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34"/>
  </w:num>
  <w:num w:numId="46">
    <w:abstractNumId w:val="10"/>
  </w:num>
  <w:num w:numId="47">
    <w:abstractNumId w:val="2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FAB"/>
    <w:rsid w:val="000F2627"/>
    <w:rsid w:val="000F2B61"/>
    <w:rsid w:val="000F7560"/>
    <w:rsid w:val="000F7986"/>
    <w:rsid w:val="000F7CB2"/>
    <w:rsid w:val="000F7E89"/>
    <w:rsid w:val="00116131"/>
    <w:rsid w:val="001163BC"/>
    <w:rsid w:val="001220C3"/>
    <w:rsid w:val="00126332"/>
    <w:rsid w:val="00127085"/>
    <w:rsid w:val="00127086"/>
    <w:rsid w:val="00127E17"/>
    <w:rsid w:val="0013250D"/>
    <w:rsid w:val="00151657"/>
    <w:rsid w:val="00151E27"/>
    <w:rsid w:val="00153E68"/>
    <w:rsid w:val="00154BE2"/>
    <w:rsid w:val="00166E5E"/>
    <w:rsid w:val="0016728A"/>
    <w:rsid w:val="00181100"/>
    <w:rsid w:val="00183A8A"/>
    <w:rsid w:val="00190628"/>
    <w:rsid w:val="00191AAD"/>
    <w:rsid w:val="00191AD8"/>
    <w:rsid w:val="0019563F"/>
    <w:rsid w:val="001963AF"/>
    <w:rsid w:val="001A0293"/>
    <w:rsid w:val="001A6A5C"/>
    <w:rsid w:val="001B2D67"/>
    <w:rsid w:val="001B541A"/>
    <w:rsid w:val="001C0446"/>
    <w:rsid w:val="001C1750"/>
    <w:rsid w:val="001C34D5"/>
    <w:rsid w:val="001D604B"/>
    <w:rsid w:val="001E0A45"/>
    <w:rsid w:val="001F0D75"/>
    <w:rsid w:val="001F0D99"/>
    <w:rsid w:val="00214827"/>
    <w:rsid w:val="00214DE6"/>
    <w:rsid w:val="002177F1"/>
    <w:rsid w:val="002276CB"/>
    <w:rsid w:val="00241B94"/>
    <w:rsid w:val="0024380D"/>
    <w:rsid w:val="00250E5A"/>
    <w:rsid w:val="00252EAF"/>
    <w:rsid w:val="00254B06"/>
    <w:rsid w:val="0026108D"/>
    <w:rsid w:val="002779CC"/>
    <w:rsid w:val="0028539C"/>
    <w:rsid w:val="002909C4"/>
    <w:rsid w:val="00293815"/>
    <w:rsid w:val="002B2DDB"/>
    <w:rsid w:val="002C7AE0"/>
    <w:rsid w:val="002D554C"/>
    <w:rsid w:val="002D5858"/>
    <w:rsid w:val="002E67AF"/>
    <w:rsid w:val="002E7EAC"/>
    <w:rsid w:val="002F0371"/>
    <w:rsid w:val="002F08C7"/>
    <w:rsid w:val="00300122"/>
    <w:rsid w:val="00301CB2"/>
    <w:rsid w:val="003126C9"/>
    <w:rsid w:val="00313B40"/>
    <w:rsid w:val="00333C34"/>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1079"/>
    <w:rsid w:val="00585E95"/>
    <w:rsid w:val="00587AD5"/>
    <w:rsid w:val="005A226E"/>
    <w:rsid w:val="005A2E1E"/>
    <w:rsid w:val="005A4C3A"/>
    <w:rsid w:val="005A6455"/>
    <w:rsid w:val="005B259B"/>
    <w:rsid w:val="005B6B63"/>
    <w:rsid w:val="005B799C"/>
    <w:rsid w:val="005C0002"/>
    <w:rsid w:val="005C2ECC"/>
    <w:rsid w:val="005C300C"/>
    <w:rsid w:val="005C6157"/>
    <w:rsid w:val="005D783A"/>
    <w:rsid w:val="005F0535"/>
    <w:rsid w:val="005F0E58"/>
    <w:rsid w:val="005F18CA"/>
    <w:rsid w:val="005F191E"/>
    <w:rsid w:val="00600772"/>
    <w:rsid w:val="0060323D"/>
    <w:rsid w:val="00612845"/>
    <w:rsid w:val="00620A54"/>
    <w:rsid w:val="00630FD2"/>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A75B1"/>
    <w:rsid w:val="006C06A2"/>
    <w:rsid w:val="006C73D5"/>
    <w:rsid w:val="006C7811"/>
    <w:rsid w:val="006E7349"/>
    <w:rsid w:val="006F77BC"/>
    <w:rsid w:val="007062D4"/>
    <w:rsid w:val="00710CB9"/>
    <w:rsid w:val="007250D0"/>
    <w:rsid w:val="00734E22"/>
    <w:rsid w:val="00743613"/>
    <w:rsid w:val="00750606"/>
    <w:rsid w:val="00751572"/>
    <w:rsid w:val="0076281C"/>
    <w:rsid w:val="00764EF6"/>
    <w:rsid w:val="007651C6"/>
    <w:rsid w:val="00767D0D"/>
    <w:rsid w:val="00782DC5"/>
    <w:rsid w:val="00797003"/>
    <w:rsid w:val="007A2CEB"/>
    <w:rsid w:val="007B5F9A"/>
    <w:rsid w:val="007C1889"/>
    <w:rsid w:val="007C234C"/>
    <w:rsid w:val="007C2623"/>
    <w:rsid w:val="007C3E6B"/>
    <w:rsid w:val="007D5040"/>
    <w:rsid w:val="007D6712"/>
    <w:rsid w:val="007E32CB"/>
    <w:rsid w:val="007E3909"/>
    <w:rsid w:val="0080398A"/>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5777"/>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55A9"/>
    <w:rsid w:val="00B110F9"/>
    <w:rsid w:val="00B170CC"/>
    <w:rsid w:val="00B2095E"/>
    <w:rsid w:val="00B21768"/>
    <w:rsid w:val="00B24026"/>
    <w:rsid w:val="00B3216C"/>
    <w:rsid w:val="00B32B0E"/>
    <w:rsid w:val="00B34A16"/>
    <w:rsid w:val="00B34D5D"/>
    <w:rsid w:val="00B4092B"/>
    <w:rsid w:val="00B43288"/>
    <w:rsid w:val="00B47D26"/>
    <w:rsid w:val="00B5487A"/>
    <w:rsid w:val="00B54BCC"/>
    <w:rsid w:val="00B54FB5"/>
    <w:rsid w:val="00B6140B"/>
    <w:rsid w:val="00B6711C"/>
    <w:rsid w:val="00B67AE0"/>
    <w:rsid w:val="00B71B53"/>
    <w:rsid w:val="00B81B0E"/>
    <w:rsid w:val="00B91E8A"/>
    <w:rsid w:val="00B95018"/>
    <w:rsid w:val="00BA307F"/>
    <w:rsid w:val="00BA628F"/>
    <w:rsid w:val="00BA6CF5"/>
    <w:rsid w:val="00BB3879"/>
    <w:rsid w:val="00BC3325"/>
    <w:rsid w:val="00BC7D41"/>
    <w:rsid w:val="00BD3CC9"/>
    <w:rsid w:val="00BE65B5"/>
    <w:rsid w:val="00BF5D29"/>
    <w:rsid w:val="00C032DC"/>
    <w:rsid w:val="00C044DA"/>
    <w:rsid w:val="00C06FF5"/>
    <w:rsid w:val="00C170C9"/>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B6164"/>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575A5"/>
    <w:rsid w:val="00D616FB"/>
    <w:rsid w:val="00D745C1"/>
    <w:rsid w:val="00D8504F"/>
    <w:rsid w:val="00D86807"/>
    <w:rsid w:val="00D91068"/>
    <w:rsid w:val="00D93787"/>
    <w:rsid w:val="00D94EAE"/>
    <w:rsid w:val="00D96A86"/>
    <w:rsid w:val="00DA4079"/>
    <w:rsid w:val="00DC55D8"/>
    <w:rsid w:val="00DC705B"/>
    <w:rsid w:val="00DD2D92"/>
    <w:rsid w:val="00DD5E03"/>
    <w:rsid w:val="00DD70B9"/>
    <w:rsid w:val="00DE10C9"/>
    <w:rsid w:val="00DE4870"/>
    <w:rsid w:val="00DE6E72"/>
    <w:rsid w:val="00E000C1"/>
    <w:rsid w:val="00E00681"/>
    <w:rsid w:val="00E05966"/>
    <w:rsid w:val="00E05AAE"/>
    <w:rsid w:val="00E07BFB"/>
    <w:rsid w:val="00E12D88"/>
    <w:rsid w:val="00E13FCF"/>
    <w:rsid w:val="00E178EC"/>
    <w:rsid w:val="00E23841"/>
    <w:rsid w:val="00E266CF"/>
    <w:rsid w:val="00E32292"/>
    <w:rsid w:val="00E43C26"/>
    <w:rsid w:val="00E465ED"/>
    <w:rsid w:val="00E5143D"/>
    <w:rsid w:val="00E60F37"/>
    <w:rsid w:val="00E644CB"/>
    <w:rsid w:val="00E67307"/>
    <w:rsid w:val="00E71C76"/>
    <w:rsid w:val="00E728B8"/>
    <w:rsid w:val="00E75CB0"/>
    <w:rsid w:val="00E82392"/>
    <w:rsid w:val="00E84D1E"/>
    <w:rsid w:val="00E850E3"/>
    <w:rsid w:val="00E900F6"/>
    <w:rsid w:val="00EA7570"/>
    <w:rsid w:val="00EB17FB"/>
    <w:rsid w:val="00EB2594"/>
    <w:rsid w:val="00EB7AC6"/>
    <w:rsid w:val="00EB7C9E"/>
    <w:rsid w:val="00EC2F6D"/>
    <w:rsid w:val="00EC7A1A"/>
    <w:rsid w:val="00ED3482"/>
    <w:rsid w:val="00EE1A48"/>
    <w:rsid w:val="00EE1B16"/>
    <w:rsid w:val="00EF1CDD"/>
    <w:rsid w:val="00F02F5A"/>
    <w:rsid w:val="00F03DB4"/>
    <w:rsid w:val="00F07219"/>
    <w:rsid w:val="00F128D8"/>
    <w:rsid w:val="00F156C4"/>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2EAF"/>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52EAF"/>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52EAF"/>
    <w:pPr>
      <w:numPr>
        <w:ilvl w:val="1"/>
      </w:numPr>
      <w:spacing w:after="0" w:line="255" w:lineRule="exact"/>
      <w:outlineLvl w:val="1"/>
    </w:pPr>
    <w:rPr>
      <w:bCs w:val="0"/>
      <w:iCs/>
      <w:sz w:val="21"/>
      <w:szCs w:val="28"/>
    </w:rPr>
  </w:style>
  <w:style w:type="paragraph" w:styleId="Heading3">
    <w:name w:val="heading 3"/>
    <w:basedOn w:val="Heading2"/>
    <w:next w:val="Normal"/>
    <w:qFormat/>
    <w:rsid w:val="00252EAF"/>
    <w:pPr>
      <w:numPr>
        <w:ilvl w:val="2"/>
      </w:numPr>
      <w:outlineLvl w:val="2"/>
    </w:pPr>
    <w:rPr>
      <w:b w:val="0"/>
      <w:bCs/>
      <w:szCs w:val="26"/>
    </w:rPr>
  </w:style>
  <w:style w:type="paragraph" w:styleId="Heading4">
    <w:name w:val="heading 4"/>
    <w:basedOn w:val="Heading3"/>
    <w:next w:val="Normal"/>
    <w:qFormat/>
    <w:rsid w:val="00252EAF"/>
    <w:pPr>
      <w:numPr>
        <w:ilvl w:val="3"/>
      </w:numPr>
      <w:outlineLvl w:val="3"/>
    </w:pPr>
    <w:rPr>
      <w:bCs w:val="0"/>
      <w:i/>
      <w:szCs w:val="28"/>
    </w:rPr>
  </w:style>
  <w:style w:type="paragraph" w:styleId="Heading5">
    <w:name w:val="heading 5"/>
    <w:basedOn w:val="Heading4"/>
    <w:next w:val="Normal"/>
    <w:qFormat/>
    <w:rsid w:val="00252EAF"/>
    <w:pPr>
      <w:numPr>
        <w:ilvl w:val="4"/>
      </w:numPr>
      <w:outlineLvl w:val="4"/>
    </w:pPr>
    <w:rPr>
      <w:bCs/>
      <w:iCs w:val="0"/>
      <w:szCs w:val="26"/>
    </w:rPr>
  </w:style>
  <w:style w:type="paragraph" w:styleId="Heading6">
    <w:name w:val="heading 6"/>
    <w:basedOn w:val="Heading1"/>
    <w:next w:val="Normal"/>
    <w:qFormat/>
    <w:rsid w:val="00252EAF"/>
    <w:pPr>
      <w:numPr>
        <w:ilvl w:val="5"/>
      </w:numPr>
      <w:outlineLvl w:val="5"/>
    </w:pPr>
    <w:rPr>
      <w:bCs w:val="0"/>
      <w:szCs w:val="22"/>
    </w:rPr>
  </w:style>
  <w:style w:type="paragraph" w:styleId="Heading7">
    <w:name w:val="heading 7"/>
    <w:basedOn w:val="Heading2"/>
    <w:next w:val="Normal"/>
    <w:qFormat/>
    <w:rsid w:val="00252EAF"/>
    <w:pPr>
      <w:numPr>
        <w:ilvl w:val="6"/>
      </w:numPr>
      <w:outlineLvl w:val="6"/>
    </w:pPr>
  </w:style>
  <w:style w:type="paragraph" w:styleId="Heading8">
    <w:name w:val="heading 8"/>
    <w:basedOn w:val="Heading3"/>
    <w:next w:val="Normal"/>
    <w:qFormat/>
    <w:rsid w:val="00252EAF"/>
    <w:pPr>
      <w:numPr>
        <w:ilvl w:val="7"/>
      </w:numPr>
      <w:outlineLvl w:val="7"/>
    </w:pPr>
    <w:rPr>
      <w:iCs w:val="0"/>
    </w:rPr>
  </w:style>
  <w:style w:type="paragraph" w:styleId="Heading9">
    <w:name w:val="heading 9"/>
    <w:basedOn w:val="Heading4"/>
    <w:next w:val="Normal"/>
    <w:qFormat/>
    <w:rsid w:val="00252EAF"/>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52EAF"/>
    <w:pPr>
      <w:tabs>
        <w:tab w:val="center" w:pos="4153"/>
        <w:tab w:val="right" w:pos="8306"/>
      </w:tabs>
    </w:pPr>
  </w:style>
  <w:style w:type="paragraph" w:styleId="Footer">
    <w:name w:val="footer"/>
    <w:basedOn w:val="Normal"/>
    <w:link w:val="FooterChar"/>
    <w:rsid w:val="00252EAF"/>
    <w:pPr>
      <w:tabs>
        <w:tab w:val="center" w:pos="4153"/>
        <w:tab w:val="right" w:pos="8306"/>
      </w:tabs>
    </w:pPr>
  </w:style>
  <w:style w:type="paragraph" w:customStyle="1" w:styleId="Huisstijl-Sjabloonnaam">
    <w:name w:val="Huisstijl-Sjabloonnaam"/>
    <w:basedOn w:val="Huisstijl-Naw"/>
    <w:rsid w:val="00252EAF"/>
    <w:pPr>
      <w:spacing w:before="255" w:after="255" w:line="255" w:lineRule="exact"/>
      <w:jc w:val="left"/>
    </w:pPr>
    <w:rPr>
      <w:b/>
      <w:sz w:val="36"/>
    </w:rPr>
  </w:style>
  <w:style w:type="paragraph" w:customStyle="1" w:styleId="Huisstijl-Adres">
    <w:name w:val="Huisstijl-Adres"/>
    <w:basedOn w:val="Huisstijl-Naw"/>
    <w:rsid w:val="00252EAF"/>
  </w:style>
  <w:style w:type="paragraph" w:styleId="ListBullet">
    <w:name w:val="List Bullet"/>
    <w:basedOn w:val="Normal"/>
    <w:rsid w:val="00252EAF"/>
    <w:pPr>
      <w:numPr>
        <w:numId w:val="13"/>
      </w:numPr>
    </w:pPr>
  </w:style>
  <w:style w:type="paragraph" w:customStyle="1" w:styleId="Huisstijl-Naw">
    <w:name w:val="Huisstijl-Naw"/>
    <w:basedOn w:val="Normal"/>
    <w:rsid w:val="00252EAF"/>
    <w:rPr>
      <w:noProof/>
    </w:rPr>
  </w:style>
  <w:style w:type="paragraph" w:customStyle="1" w:styleId="Huisstijl-Kopje">
    <w:name w:val="Huisstijl-Kopje"/>
    <w:basedOn w:val="Huisstijl-Naw"/>
    <w:rsid w:val="00252EAF"/>
    <w:rPr>
      <w:b/>
      <w:sz w:val="17"/>
    </w:rPr>
  </w:style>
  <w:style w:type="paragraph" w:customStyle="1" w:styleId="Huisstijl-Gegeven">
    <w:name w:val="Huisstijl-Gegeven"/>
    <w:basedOn w:val="Huisstijl-Naw"/>
    <w:rsid w:val="00252EAF"/>
    <w:pPr>
      <w:jc w:val="left"/>
    </w:pPr>
  </w:style>
  <w:style w:type="paragraph" w:styleId="ListBullet2">
    <w:name w:val="List Bullet 2"/>
    <w:basedOn w:val="ListBullet"/>
    <w:rsid w:val="00252EAF"/>
    <w:pPr>
      <w:numPr>
        <w:ilvl w:val="1"/>
      </w:numPr>
    </w:pPr>
  </w:style>
  <w:style w:type="paragraph" w:customStyle="1" w:styleId="Huisstijl-Voettekst">
    <w:name w:val="Huisstijl-Voettekst"/>
    <w:basedOn w:val="Huisstijl-Naw"/>
    <w:rsid w:val="00252EAF"/>
    <w:rPr>
      <w:sz w:val="17"/>
    </w:rPr>
  </w:style>
  <w:style w:type="paragraph" w:customStyle="1" w:styleId="Kop1zondernummer">
    <w:name w:val="Kop 1 zonder nummer"/>
    <w:basedOn w:val="Heading1"/>
    <w:next w:val="Normal"/>
    <w:rsid w:val="00252EAF"/>
    <w:pPr>
      <w:numPr>
        <w:numId w:val="0"/>
      </w:numPr>
    </w:pPr>
  </w:style>
  <w:style w:type="paragraph" w:customStyle="1" w:styleId="Kop2zondernummer">
    <w:name w:val="Kop 2 zonder nummer"/>
    <w:basedOn w:val="Heading2"/>
    <w:next w:val="Normal"/>
    <w:rsid w:val="00252EAF"/>
    <w:pPr>
      <w:numPr>
        <w:ilvl w:val="0"/>
        <w:numId w:val="0"/>
      </w:numPr>
    </w:pPr>
  </w:style>
  <w:style w:type="paragraph" w:customStyle="1" w:styleId="Kop3zondernummer">
    <w:name w:val="Kop 3 zonder nummer"/>
    <w:basedOn w:val="Heading3"/>
    <w:next w:val="Normal"/>
    <w:rsid w:val="00252EAF"/>
    <w:pPr>
      <w:numPr>
        <w:ilvl w:val="0"/>
        <w:numId w:val="0"/>
      </w:numPr>
    </w:pPr>
  </w:style>
  <w:style w:type="paragraph" w:customStyle="1" w:styleId="Huisstijl-Titel">
    <w:name w:val="Huisstijl-Titel"/>
    <w:basedOn w:val="Huisstijl-Naw"/>
    <w:rsid w:val="00252EAF"/>
    <w:pPr>
      <w:spacing w:line="510" w:lineRule="atLeast"/>
      <w:jc w:val="left"/>
    </w:pPr>
    <w:rPr>
      <w:b/>
      <w:sz w:val="36"/>
    </w:rPr>
  </w:style>
  <w:style w:type="paragraph" w:customStyle="1" w:styleId="Kop4zondernummer">
    <w:name w:val="Kop 4 zonder nummer"/>
    <w:basedOn w:val="Heading4"/>
    <w:next w:val="Normal"/>
    <w:rsid w:val="00252EAF"/>
    <w:pPr>
      <w:numPr>
        <w:ilvl w:val="0"/>
        <w:numId w:val="0"/>
      </w:numPr>
    </w:pPr>
  </w:style>
  <w:style w:type="paragraph" w:styleId="TOC1">
    <w:name w:val="toc 1"/>
    <w:basedOn w:val="Normal"/>
    <w:next w:val="Normal"/>
    <w:uiPriority w:val="39"/>
    <w:rsid w:val="00252EAF"/>
    <w:pPr>
      <w:tabs>
        <w:tab w:val="right" w:pos="8419"/>
      </w:tabs>
      <w:spacing w:before="255"/>
      <w:ind w:hanging="255"/>
      <w:jc w:val="left"/>
    </w:pPr>
    <w:rPr>
      <w:b/>
    </w:rPr>
  </w:style>
  <w:style w:type="paragraph" w:styleId="TOC2">
    <w:name w:val="toc 2"/>
    <w:basedOn w:val="Normal"/>
    <w:next w:val="Normal"/>
    <w:uiPriority w:val="39"/>
    <w:rsid w:val="00252EAF"/>
    <w:pPr>
      <w:tabs>
        <w:tab w:val="right" w:pos="8419"/>
      </w:tabs>
      <w:ind w:left="510" w:hanging="510"/>
      <w:jc w:val="left"/>
    </w:pPr>
  </w:style>
  <w:style w:type="paragraph" w:styleId="TOC3">
    <w:name w:val="toc 3"/>
    <w:basedOn w:val="Normal"/>
    <w:next w:val="Normal"/>
    <w:uiPriority w:val="39"/>
    <w:rsid w:val="00252EAF"/>
    <w:pPr>
      <w:tabs>
        <w:tab w:val="right" w:pos="8419"/>
      </w:tabs>
      <w:ind w:left="1276" w:hanging="765"/>
      <w:jc w:val="left"/>
    </w:pPr>
  </w:style>
  <w:style w:type="paragraph" w:customStyle="1" w:styleId="Huisstijl-Koptekst">
    <w:name w:val="Huisstijl-Koptekst"/>
    <w:basedOn w:val="Huisstijl-Naw"/>
    <w:rsid w:val="00252EAF"/>
    <w:rPr>
      <w:i/>
      <w:sz w:val="17"/>
    </w:rPr>
  </w:style>
  <w:style w:type="paragraph" w:customStyle="1" w:styleId="Huisstijl-Pagina">
    <w:name w:val="Huisstijl-Pagina"/>
    <w:basedOn w:val="Huisstijl-Gegeven"/>
    <w:rsid w:val="00252EAF"/>
    <w:pPr>
      <w:jc w:val="right"/>
    </w:pPr>
    <w:rPr>
      <w:sz w:val="17"/>
    </w:rPr>
  </w:style>
  <w:style w:type="character" w:styleId="PageNumber">
    <w:name w:val="page number"/>
    <w:basedOn w:val="DefaultParagraphFont"/>
    <w:rsid w:val="00252EAF"/>
  </w:style>
  <w:style w:type="paragraph" w:customStyle="1" w:styleId="Huisstijl-Subtitel">
    <w:name w:val="Huisstijl-Subtitel"/>
    <w:basedOn w:val="Huisstijl-Naw"/>
    <w:rsid w:val="00252EAF"/>
    <w:pPr>
      <w:jc w:val="left"/>
    </w:pPr>
    <w:rPr>
      <w:b/>
    </w:rPr>
  </w:style>
  <w:style w:type="table" w:customStyle="1" w:styleId="dTable">
    <w:name w:val="d_Table"/>
    <w:basedOn w:val="TableGrid"/>
    <w:rsid w:val="00252EAF"/>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52EAF"/>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52EAF"/>
    <w:pPr>
      <w:tabs>
        <w:tab w:val="right" w:pos="8419"/>
      </w:tabs>
      <w:spacing w:before="255"/>
      <w:ind w:hanging="255"/>
      <w:jc w:val="left"/>
    </w:pPr>
    <w:rPr>
      <w:b/>
    </w:rPr>
  </w:style>
  <w:style w:type="paragraph" w:styleId="TOC7">
    <w:name w:val="toc 7"/>
    <w:basedOn w:val="Normal"/>
    <w:next w:val="Normal"/>
    <w:semiHidden/>
    <w:rsid w:val="00252EAF"/>
    <w:pPr>
      <w:tabs>
        <w:tab w:val="right" w:pos="8419"/>
      </w:tabs>
      <w:ind w:left="510" w:hanging="510"/>
      <w:jc w:val="left"/>
    </w:pPr>
  </w:style>
  <w:style w:type="paragraph" w:styleId="TOC8">
    <w:name w:val="toc 8"/>
    <w:basedOn w:val="Normal"/>
    <w:next w:val="Normal"/>
    <w:semiHidden/>
    <w:rsid w:val="00252EAF"/>
    <w:pPr>
      <w:tabs>
        <w:tab w:val="right" w:pos="8419"/>
      </w:tabs>
      <w:ind w:left="1276" w:hanging="765"/>
      <w:jc w:val="left"/>
    </w:pPr>
  </w:style>
  <w:style w:type="paragraph" w:styleId="Caption">
    <w:name w:val="caption"/>
    <w:basedOn w:val="Normal"/>
    <w:next w:val="Normal"/>
    <w:qFormat/>
    <w:rsid w:val="00252EAF"/>
    <w:pPr>
      <w:tabs>
        <w:tab w:val="left" w:pos="907"/>
      </w:tabs>
      <w:ind w:left="567" w:hanging="567"/>
      <w:jc w:val="left"/>
    </w:pPr>
    <w:rPr>
      <w:bCs/>
      <w:i/>
      <w:sz w:val="17"/>
      <w:szCs w:val="20"/>
    </w:rPr>
  </w:style>
  <w:style w:type="paragraph" w:styleId="FootnoteText">
    <w:name w:val="footnote text"/>
    <w:basedOn w:val="Normal"/>
    <w:next w:val="FootnoteTextnormal"/>
    <w:rsid w:val="00252EAF"/>
    <w:pPr>
      <w:ind w:hanging="340"/>
      <w:jc w:val="left"/>
    </w:pPr>
    <w:rPr>
      <w:i/>
      <w:sz w:val="17"/>
      <w:szCs w:val="20"/>
    </w:rPr>
  </w:style>
  <w:style w:type="paragraph" w:customStyle="1" w:styleId="HeadNoTOC">
    <w:name w:val="HeadNoTOC"/>
    <w:basedOn w:val="Normal"/>
    <w:next w:val="Normal"/>
    <w:rsid w:val="00252EAF"/>
    <w:pPr>
      <w:spacing w:before="255" w:after="510"/>
      <w:jc w:val="left"/>
    </w:pPr>
    <w:rPr>
      <w:b/>
      <w:sz w:val="30"/>
    </w:rPr>
  </w:style>
  <w:style w:type="paragraph" w:customStyle="1" w:styleId="ListofReferences">
    <w:name w:val="List of References"/>
    <w:basedOn w:val="Normal"/>
    <w:next w:val="Normal"/>
    <w:rsid w:val="00252EAF"/>
    <w:pPr>
      <w:spacing w:after="255"/>
      <w:ind w:left="765" w:hanging="765"/>
    </w:pPr>
  </w:style>
  <w:style w:type="paragraph" w:customStyle="1" w:styleId="Heading10">
    <w:name w:val="Heading 10"/>
    <w:basedOn w:val="Heading6"/>
    <w:next w:val="Normal"/>
    <w:rsid w:val="00252EAF"/>
    <w:pPr>
      <w:numPr>
        <w:ilvl w:val="0"/>
        <w:numId w:val="0"/>
      </w:numPr>
    </w:pPr>
  </w:style>
  <w:style w:type="paragraph" w:customStyle="1" w:styleId="FootnoteTextnormal">
    <w:name w:val="Footnote Text normal"/>
    <w:basedOn w:val="FootnoteText"/>
    <w:rsid w:val="00252EAF"/>
    <w:pPr>
      <w:ind w:firstLine="0"/>
    </w:pPr>
  </w:style>
  <w:style w:type="paragraph" w:styleId="ListBullet3">
    <w:name w:val="List Bullet 3"/>
    <w:basedOn w:val="ListNumber2"/>
    <w:rsid w:val="00252EAF"/>
    <w:pPr>
      <w:numPr>
        <w:ilvl w:val="2"/>
        <w:numId w:val="13"/>
      </w:numPr>
    </w:pPr>
  </w:style>
  <w:style w:type="paragraph" w:styleId="ListBullet4">
    <w:name w:val="List Bullet 4"/>
    <w:basedOn w:val="Normal"/>
    <w:rsid w:val="00252EAF"/>
    <w:pPr>
      <w:numPr>
        <w:ilvl w:val="3"/>
        <w:numId w:val="8"/>
      </w:numPr>
    </w:pPr>
  </w:style>
  <w:style w:type="paragraph" w:styleId="ListBullet5">
    <w:name w:val="List Bullet 5"/>
    <w:basedOn w:val="Normal"/>
    <w:rsid w:val="00252EAF"/>
    <w:pPr>
      <w:numPr>
        <w:ilvl w:val="4"/>
        <w:numId w:val="8"/>
      </w:numPr>
    </w:pPr>
  </w:style>
  <w:style w:type="paragraph" w:customStyle="1" w:styleId="dTableBodytext">
    <w:name w:val="d_Table_Body_text"/>
    <w:basedOn w:val="BodyText"/>
    <w:next w:val="BodyText"/>
    <w:rsid w:val="00252EAF"/>
    <w:pPr>
      <w:spacing w:after="0"/>
      <w:jc w:val="left"/>
    </w:pPr>
    <w:rPr>
      <w:sz w:val="18"/>
    </w:rPr>
  </w:style>
  <w:style w:type="paragraph" w:styleId="ListNumber2">
    <w:name w:val="List Number 2"/>
    <w:basedOn w:val="Normal"/>
    <w:rsid w:val="00252EAF"/>
    <w:pPr>
      <w:numPr>
        <w:ilvl w:val="1"/>
        <w:numId w:val="17"/>
      </w:numPr>
    </w:pPr>
  </w:style>
  <w:style w:type="paragraph" w:styleId="TableofFigures">
    <w:name w:val="table of figures"/>
    <w:basedOn w:val="Normal"/>
    <w:next w:val="Normal"/>
    <w:rsid w:val="00252EAF"/>
    <w:pPr>
      <w:spacing w:after="120"/>
      <w:ind w:left="1276" w:hanging="1276"/>
    </w:pPr>
  </w:style>
  <w:style w:type="paragraph" w:styleId="BodyText">
    <w:name w:val="Body Text"/>
    <w:aliases w:val="Body Textn,Body Text Char1 Char"/>
    <w:basedOn w:val="Normal"/>
    <w:link w:val="BodyTextChar"/>
    <w:rsid w:val="00252EAF"/>
    <w:pPr>
      <w:spacing w:after="120"/>
    </w:pPr>
  </w:style>
  <w:style w:type="paragraph" w:styleId="ListNumber">
    <w:name w:val="List Number"/>
    <w:basedOn w:val="Normal"/>
    <w:rsid w:val="00252EAF"/>
    <w:pPr>
      <w:numPr>
        <w:numId w:val="17"/>
      </w:numPr>
    </w:pPr>
  </w:style>
  <w:style w:type="paragraph" w:styleId="ListNumber3">
    <w:name w:val="List Number 3"/>
    <w:basedOn w:val="Normal"/>
    <w:rsid w:val="00252EAF"/>
    <w:pPr>
      <w:numPr>
        <w:ilvl w:val="2"/>
        <w:numId w:val="17"/>
      </w:numPr>
    </w:pPr>
  </w:style>
  <w:style w:type="paragraph" w:styleId="ListNumber4">
    <w:name w:val="List Number 4"/>
    <w:basedOn w:val="Normal"/>
    <w:rsid w:val="00252EAF"/>
    <w:pPr>
      <w:numPr>
        <w:ilvl w:val="3"/>
        <w:numId w:val="11"/>
      </w:numPr>
    </w:pPr>
  </w:style>
  <w:style w:type="paragraph" w:styleId="ListNumber5">
    <w:name w:val="List Number 5"/>
    <w:basedOn w:val="Normal"/>
    <w:rsid w:val="00252EAF"/>
    <w:pPr>
      <w:numPr>
        <w:ilvl w:val="4"/>
        <w:numId w:val="11"/>
      </w:numPr>
    </w:pPr>
  </w:style>
  <w:style w:type="character" w:customStyle="1" w:styleId="FooterChar">
    <w:name w:val="Footer Char"/>
    <w:link w:val="Footer"/>
    <w:rsid w:val="00252EAF"/>
    <w:rPr>
      <w:rFonts w:ascii="Arial" w:hAnsi="Arial" w:cs="Arial"/>
      <w:sz w:val="21"/>
      <w:szCs w:val="24"/>
      <w:lang w:eastAsia="en-US"/>
    </w:rPr>
  </w:style>
  <w:style w:type="numbering" w:customStyle="1" w:styleId="Huisstijl-LijstOpsomming">
    <w:name w:val="Huisstijl-LijstOpsomming"/>
    <w:uiPriority w:val="99"/>
    <w:rsid w:val="00252EAF"/>
    <w:pPr>
      <w:numPr>
        <w:numId w:val="13"/>
      </w:numPr>
    </w:pPr>
  </w:style>
  <w:style w:type="numbering" w:customStyle="1" w:styleId="Huisstijl-LijstNummering">
    <w:name w:val="Huisstijl-LijstNummering"/>
    <w:uiPriority w:val="99"/>
    <w:rsid w:val="00252EAF"/>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2EAF"/>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52EAF"/>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52EAF"/>
    <w:pPr>
      <w:numPr>
        <w:ilvl w:val="1"/>
      </w:numPr>
      <w:spacing w:after="0" w:line="255" w:lineRule="exact"/>
      <w:outlineLvl w:val="1"/>
    </w:pPr>
    <w:rPr>
      <w:bCs w:val="0"/>
      <w:iCs/>
      <w:sz w:val="21"/>
      <w:szCs w:val="28"/>
    </w:rPr>
  </w:style>
  <w:style w:type="paragraph" w:styleId="Heading3">
    <w:name w:val="heading 3"/>
    <w:basedOn w:val="Heading2"/>
    <w:next w:val="Normal"/>
    <w:qFormat/>
    <w:rsid w:val="00252EAF"/>
    <w:pPr>
      <w:numPr>
        <w:ilvl w:val="2"/>
      </w:numPr>
      <w:outlineLvl w:val="2"/>
    </w:pPr>
    <w:rPr>
      <w:b w:val="0"/>
      <w:bCs/>
      <w:szCs w:val="26"/>
    </w:rPr>
  </w:style>
  <w:style w:type="paragraph" w:styleId="Heading4">
    <w:name w:val="heading 4"/>
    <w:basedOn w:val="Heading3"/>
    <w:next w:val="Normal"/>
    <w:qFormat/>
    <w:rsid w:val="00252EAF"/>
    <w:pPr>
      <w:numPr>
        <w:ilvl w:val="3"/>
      </w:numPr>
      <w:outlineLvl w:val="3"/>
    </w:pPr>
    <w:rPr>
      <w:bCs w:val="0"/>
      <w:i/>
      <w:szCs w:val="28"/>
    </w:rPr>
  </w:style>
  <w:style w:type="paragraph" w:styleId="Heading5">
    <w:name w:val="heading 5"/>
    <w:basedOn w:val="Heading4"/>
    <w:next w:val="Normal"/>
    <w:qFormat/>
    <w:rsid w:val="00252EAF"/>
    <w:pPr>
      <w:numPr>
        <w:ilvl w:val="4"/>
      </w:numPr>
      <w:outlineLvl w:val="4"/>
    </w:pPr>
    <w:rPr>
      <w:bCs/>
      <w:iCs w:val="0"/>
      <w:szCs w:val="26"/>
    </w:rPr>
  </w:style>
  <w:style w:type="paragraph" w:styleId="Heading6">
    <w:name w:val="heading 6"/>
    <w:basedOn w:val="Heading1"/>
    <w:next w:val="Normal"/>
    <w:qFormat/>
    <w:rsid w:val="00252EAF"/>
    <w:pPr>
      <w:numPr>
        <w:ilvl w:val="5"/>
      </w:numPr>
      <w:outlineLvl w:val="5"/>
    </w:pPr>
    <w:rPr>
      <w:bCs w:val="0"/>
      <w:szCs w:val="22"/>
    </w:rPr>
  </w:style>
  <w:style w:type="paragraph" w:styleId="Heading7">
    <w:name w:val="heading 7"/>
    <w:basedOn w:val="Heading2"/>
    <w:next w:val="Normal"/>
    <w:qFormat/>
    <w:rsid w:val="00252EAF"/>
    <w:pPr>
      <w:numPr>
        <w:ilvl w:val="6"/>
      </w:numPr>
      <w:outlineLvl w:val="6"/>
    </w:pPr>
  </w:style>
  <w:style w:type="paragraph" w:styleId="Heading8">
    <w:name w:val="heading 8"/>
    <w:basedOn w:val="Heading3"/>
    <w:next w:val="Normal"/>
    <w:qFormat/>
    <w:rsid w:val="00252EAF"/>
    <w:pPr>
      <w:numPr>
        <w:ilvl w:val="7"/>
      </w:numPr>
      <w:outlineLvl w:val="7"/>
    </w:pPr>
    <w:rPr>
      <w:iCs w:val="0"/>
    </w:rPr>
  </w:style>
  <w:style w:type="paragraph" w:styleId="Heading9">
    <w:name w:val="heading 9"/>
    <w:basedOn w:val="Heading4"/>
    <w:next w:val="Normal"/>
    <w:qFormat/>
    <w:rsid w:val="00252EAF"/>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52EAF"/>
    <w:pPr>
      <w:tabs>
        <w:tab w:val="center" w:pos="4153"/>
        <w:tab w:val="right" w:pos="8306"/>
      </w:tabs>
    </w:pPr>
  </w:style>
  <w:style w:type="paragraph" w:styleId="Footer">
    <w:name w:val="footer"/>
    <w:basedOn w:val="Normal"/>
    <w:link w:val="FooterChar"/>
    <w:rsid w:val="00252EAF"/>
    <w:pPr>
      <w:tabs>
        <w:tab w:val="center" w:pos="4153"/>
        <w:tab w:val="right" w:pos="8306"/>
      </w:tabs>
    </w:pPr>
  </w:style>
  <w:style w:type="paragraph" w:customStyle="1" w:styleId="Huisstijl-Sjabloonnaam">
    <w:name w:val="Huisstijl-Sjabloonnaam"/>
    <w:basedOn w:val="Huisstijl-Naw"/>
    <w:rsid w:val="00252EAF"/>
    <w:pPr>
      <w:spacing w:before="255" w:after="255" w:line="255" w:lineRule="exact"/>
      <w:jc w:val="left"/>
    </w:pPr>
    <w:rPr>
      <w:b/>
      <w:sz w:val="36"/>
    </w:rPr>
  </w:style>
  <w:style w:type="paragraph" w:customStyle="1" w:styleId="Huisstijl-Adres">
    <w:name w:val="Huisstijl-Adres"/>
    <w:basedOn w:val="Huisstijl-Naw"/>
    <w:rsid w:val="00252EAF"/>
  </w:style>
  <w:style w:type="paragraph" w:styleId="ListBullet">
    <w:name w:val="List Bullet"/>
    <w:basedOn w:val="Normal"/>
    <w:rsid w:val="00252EAF"/>
    <w:pPr>
      <w:numPr>
        <w:numId w:val="13"/>
      </w:numPr>
    </w:pPr>
  </w:style>
  <w:style w:type="paragraph" w:customStyle="1" w:styleId="Huisstijl-Naw">
    <w:name w:val="Huisstijl-Naw"/>
    <w:basedOn w:val="Normal"/>
    <w:rsid w:val="00252EAF"/>
    <w:rPr>
      <w:noProof/>
    </w:rPr>
  </w:style>
  <w:style w:type="paragraph" w:customStyle="1" w:styleId="Huisstijl-Kopje">
    <w:name w:val="Huisstijl-Kopje"/>
    <w:basedOn w:val="Huisstijl-Naw"/>
    <w:rsid w:val="00252EAF"/>
    <w:rPr>
      <w:b/>
      <w:sz w:val="17"/>
    </w:rPr>
  </w:style>
  <w:style w:type="paragraph" w:customStyle="1" w:styleId="Huisstijl-Gegeven">
    <w:name w:val="Huisstijl-Gegeven"/>
    <w:basedOn w:val="Huisstijl-Naw"/>
    <w:rsid w:val="00252EAF"/>
    <w:pPr>
      <w:jc w:val="left"/>
    </w:pPr>
  </w:style>
  <w:style w:type="paragraph" w:styleId="ListBullet2">
    <w:name w:val="List Bullet 2"/>
    <w:basedOn w:val="ListBullet"/>
    <w:rsid w:val="00252EAF"/>
    <w:pPr>
      <w:numPr>
        <w:ilvl w:val="1"/>
      </w:numPr>
    </w:pPr>
  </w:style>
  <w:style w:type="paragraph" w:customStyle="1" w:styleId="Huisstijl-Voettekst">
    <w:name w:val="Huisstijl-Voettekst"/>
    <w:basedOn w:val="Huisstijl-Naw"/>
    <w:rsid w:val="00252EAF"/>
    <w:rPr>
      <w:sz w:val="17"/>
    </w:rPr>
  </w:style>
  <w:style w:type="paragraph" w:customStyle="1" w:styleId="Kop1zondernummer">
    <w:name w:val="Kop 1 zonder nummer"/>
    <w:basedOn w:val="Heading1"/>
    <w:next w:val="Normal"/>
    <w:rsid w:val="00252EAF"/>
    <w:pPr>
      <w:numPr>
        <w:numId w:val="0"/>
      </w:numPr>
    </w:pPr>
  </w:style>
  <w:style w:type="paragraph" w:customStyle="1" w:styleId="Kop2zondernummer">
    <w:name w:val="Kop 2 zonder nummer"/>
    <w:basedOn w:val="Heading2"/>
    <w:next w:val="Normal"/>
    <w:rsid w:val="00252EAF"/>
    <w:pPr>
      <w:numPr>
        <w:ilvl w:val="0"/>
        <w:numId w:val="0"/>
      </w:numPr>
    </w:pPr>
  </w:style>
  <w:style w:type="paragraph" w:customStyle="1" w:styleId="Kop3zondernummer">
    <w:name w:val="Kop 3 zonder nummer"/>
    <w:basedOn w:val="Heading3"/>
    <w:next w:val="Normal"/>
    <w:rsid w:val="00252EAF"/>
    <w:pPr>
      <w:numPr>
        <w:ilvl w:val="0"/>
        <w:numId w:val="0"/>
      </w:numPr>
    </w:pPr>
  </w:style>
  <w:style w:type="paragraph" w:customStyle="1" w:styleId="Huisstijl-Titel">
    <w:name w:val="Huisstijl-Titel"/>
    <w:basedOn w:val="Huisstijl-Naw"/>
    <w:rsid w:val="00252EAF"/>
    <w:pPr>
      <w:spacing w:line="510" w:lineRule="atLeast"/>
      <w:jc w:val="left"/>
    </w:pPr>
    <w:rPr>
      <w:b/>
      <w:sz w:val="36"/>
    </w:rPr>
  </w:style>
  <w:style w:type="paragraph" w:customStyle="1" w:styleId="Kop4zondernummer">
    <w:name w:val="Kop 4 zonder nummer"/>
    <w:basedOn w:val="Heading4"/>
    <w:next w:val="Normal"/>
    <w:rsid w:val="00252EAF"/>
    <w:pPr>
      <w:numPr>
        <w:ilvl w:val="0"/>
        <w:numId w:val="0"/>
      </w:numPr>
    </w:pPr>
  </w:style>
  <w:style w:type="paragraph" w:styleId="TOC1">
    <w:name w:val="toc 1"/>
    <w:basedOn w:val="Normal"/>
    <w:next w:val="Normal"/>
    <w:uiPriority w:val="39"/>
    <w:rsid w:val="00252EAF"/>
    <w:pPr>
      <w:tabs>
        <w:tab w:val="right" w:pos="8419"/>
      </w:tabs>
      <w:spacing w:before="255"/>
      <w:ind w:hanging="255"/>
      <w:jc w:val="left"/>
    </w:pPr>
    <w:rPr>
      <w:b/>
    </w:rPr>
  </w:style>
  <w:style w:type="paragraph" w:styleId="TOC2">
    <w:name w:val="toc 2"/>
    <w:basedOn w:val="Normal"/>
    <w:next w:val="Normal"/>
    <w:uiPriority w:val="39"/>
    <w:rsid w:val="00252EAF"/>
    <w:pPr>
      <w:tabs>
        <w:tab w:val="right" w:pos="8419"/>
      </w:tabs>
      <w:ind w:left="510" w:hanging="510"/>
      <w:jc w:val="left"/>
    </w:pPr>
  </w:style>
  <w:style w:type="paragraph" w:styleId="TOC3">
    <w:name w:val="toc 3"/>
    <w:basedOn w:val="Normal"/>
    <w:next w:val="Normal"/>
    <w:uiPriority w:val="39"/>
    <w:rsid w:val="00252EAF"/>
    <w:pPr>
      <w:tabs>
        <w:tab w:val="right" w:pos="8419"/>
      </w:tabs>
      <w:ind w:left="1276" w:hanging="765"/>
      <w:jc w:val="left"/>
    </w:pPr>
  </w:style>
  <w:style w:type="paragraph" w:customStyle="1" w:styleId="Huisstijl-Koptekst">
    <w:name w:val="Huisstijl-Koptekst"/>
    <w:basedOn w:val="Huisstijl-Naw"/>
    <w:rsid w:val="00252EAF"/>
    <w:rPr>
      <w:i/>
      <w:sz w:val="17"/>
    </w:rPr>
  </w:style>
  <w:style w:type="paragraph" w:customStyle="1" w:styleId="Huisstijl-Pagina">
    <w:name w:val="Huisstijl-Pagina"/>
    <w:basedOn w:val="Huisstijl-Gegeven"/>
    <w:rsid w:val="00252EAF"/>
    <w:pPr>
      <w:jc w:val="right"/>
    </w:pPr>
    <w:rPr>
      <w:sz w:val="17"/>
    </w:rPr>
  </w:style>
  <w:style w:type="character" w:styleId="PageNumber">
    <w:name w:val="page number"/>
    <w:basedOn w:val="DefaultParagraphFont"/>
    <w:rsid w:val="00252EAF"/>
  </w:style>
  <w:style w:type="paragraph" w:customStyle="1" w:styleId="Huisstijl-Subtitel">
    <w:name w:val="Huisstijl-Subtitel"/>
    <w:basedOn w:val="Huisstijl-Naw"/>
    <w:rsid w:val="00252EAF"/>
    <w:pPr>
      <w:jc w:val="left"/>
    </w:pPr>
    <w:rPr>
      <w:b/>
    </w:rPr>
  </w:style>
  <w:style w:type="table" w:customStyle="1" w:styleId="dTable">
    <w:name w:val="d_Table"/>
    <w:basedOn w:val="TableGrid"/>
    <w:rsid w:val="00252EAF"/>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52EAF"/>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52EAF"/>
    <w:pPr>
      <w:tabs>
        <w:tab w:val="right" w:pos="8419"/>
      </w:tabs>
      <w:spacing w:before="255"/>
      <w:ind w:hanging="255"/>
      <w:jc w:val="left"/>
    </w:pPr>
    <w:rPr>
      <w:b/>
    </w:rPr>
  </w:style>
  <w:style w:type="paragraph" w:styleId="TOC7">
    <w:name w:val="toc 7"/>
    <w:basedOn w:val="Normal"/>
    <w:next w:val="Normal"/>
    <w:semiHidden/>
    <w:rsid w:val="00252EAF"/>
    <w:pPr>
      <w:tabs>
        <w:tab w:val="right" w:pos="8419"/>
      </w:tabs>
      <w:ind w:left="510" w:hanging="510"/>
      <w:jc w:val="left"/>
    </w:pPr>
  </w:style>
  <w:style w:type="paragraph" w:styleId="TOC8">
    <w:name w:val="toc 8"/>
    <w:basedOn w:val="Normal"/>
    <w:next w:val="Normal"/>
    <w:semiHidden/>
    <w:rsid w:val="00252EAF"/>
    <w:pPr>
      <w:tabs>
        <w:tab w:val="right" w:pos="8419"/>
      </w:tabs>
      <w:ind w:left="1276" w:hanging="765"/>
      <w:jc w:val="left"/>
    </w:pPr>
  </w:style>
  <w:style w:type="paragraph" w:styleId="Caption">
    <w:name w:val="caption"/>
    <w:basedOn w:val="Normal"/>
    <w:next w:val="Normal"/>
    <w:qFormat/>
    <w:rsid w:val="00252EAF"/>
    <w:pPr>
      <w:tabs>
        <w:tab w:val="left" w:pos="907"/>
      </w:tabs>
      <w:ind w:left="567" w:hanging="567"/>
      <w:jc w:val="left"/>
    </w:pPr>
    <w:rPr>
      <w:bCs/>
      <w:i/>
      <w:sz w:val="17"/>
      <w:szCs w:val="20"/>
    </w:rPr>
  </w:style>
  <w:style w:type="paragraph" w:styleId="FootnoteText">
    <w:name w:val="footnote text"/>
    <w:basedOn w:val="Normal"/>
    <w:next w:val="FootnoteTextnormal"/>
    <w:rsid w:val="00252EAF"/>
    <w:pPr>
      <w:ind w:hanging="340"/>
      <w:jc w:val="left"/>
    </w:pPr>
    <w:rPr>
      <w:i/>
      <w:sz w:val="17"/>
      <w:szCs w:val="20"/>
    </w:rPr>
  </w:style>
  <w:style w:type="paragraph" w:customStyle="1" w:styleId="HeadNoTOC">
    <w:name w:val="HeadNoTOC"/>
    <w:basedOn w:val="Normal"/>
    <w:next w:val="Normal"/>
    <w:rsid w:val="00252EAF"/>
    <w:pPr>
      <w:spacing w:before="255" w:after="510"/>
      <w:jc w:val="left"/>
    </w:pPr>
    <w:rPr>
      <w:b/>
      <w:sz w:val="30"/>
    </w:rPr>
  </w:style>
  <w:style w:type="paragraph" w:customStyle="1" w:styleId="ListofReferences">
    <w:name w:val="List of References"/>
    <w:basedOn w:val="Normal"/>
    <w:next w:val="Normal"/>
    <w:rsid w:val="00252EAF"/>
    <w:pPr>
      <w:spacing w:after="255"/>
      <w:ind w:left="765" w:hanging="765"/>
    </w:pPr>
  </w:style>
  <w:style w:type="paragraph" w:customStyle="1" w:styleId="Heading10">
    <w:name w:val="Heading 10"/>
    <w:basedOn w:val="Heading6"/>
    <w:next w:val="Normal"/>
    <w:rsid w:val="00252EAF"/>
    <w:pPr>
      <w:numPr>
        <w:ilvl w:val="0"/>
        <w:numId w:val="0"/>
      </w:numPr>
    </w:pPr>
  </w:style>
  <w:style w:type="paragraph" w:customStyle="1" w:styleId="FootnoteTextnormal">
    <w:name w:val="Footnote Text normal"/>
    <w:basedOn w:val="FootnoteText"/>
    <w:rsid w:val="00252EAF"/>
    <w:pPr>
      <w:ind w:firstLine="0"/>
    </w:pPr>
  </w:style>
  <w:style w:type="paragraph" w:styleId="ListBullet3">
    <w:name w:val="List Bullet 3"/>
    <w:basedOn w:val="ListNumber2"/>
    <w:rsid w:val="00252EAF"/>
    <w:pPr>
      <w:numPr>
        <w:ilvl w:val="2"/>
        <w:numId w:val="13"/>
      </w:numPr>
    </w:pPr>
  </w:style>
  <w:style w:type="paragraph" w:styleId="ListBullet4">
    <w:name w:val="List Bullet 4"/>
    <w:basedOn w:val="Normal"/>
    <w:rsid w:val="00252EAF"/>
    <w:pPr>
      <w:numPr>
        <w:ilvl w:val="3"/>
        <w:numId w:val="8"/>
      </w:numPr>
    </w:pPr>
  </w:style>
  <w:style w:type="paragraph" w:styleId="ListBullet5">
    <w:name w:val="List Bullet 5"/>
    <w:basedOn w:val="Normal"/>
    <w:rsid w:val="00252EAF"/>
    <w:pPr>
      <w:numPr>
        <w:ilvl w:val="4"/>
        <w:numId w:val="8"/>
      </w:numPr>
    </w:pPr>
  </w:style>
  <w:style w:type="paragraph" w:customStyle="1" w:styleId="dTableBodytext">
    <w:name w:val="d_Table_Body_text"/>
    <w:basedOn w:val="BodyText"/>
    <w:next w:val="BodyText"/>
    <w:rsid w:val="00252EAF"/>
    <w:pPr>
      <w:spacing w:after="0"/>
      <w:jc w:val="left"/>
    </w:pPr>
    <w:rPr>
      <w:sz w:val="18"/>
    </w:rPr>
  </w:style>
  <w:style w:type="paragraph" w:styleId="ListNumber2">
    <w:name w:val="List Number 2"/>
    <w:basedOn w:val="Normal"/>
    <w:rsid w:val="00252EAF"/>
    <w:pPr>
      <w:numPr>
        <w:ilvl w:val="1"/>
        <w:numId w:val="17"/>
      </w:numPr>
    </w:pPr>
  </w:style>
  <w:style w:type="paragraph" w:styleId="TableofFigures">
    <w:name w:val="table of figures"/>
    <w:basedOn w:val="Normal"/>
    <w:next w:val="Normal"/>
    <w:rsid w:val="00252EAF"/>
    <w:pPr>
      <w:spacing w:after="120"/>
      <w:ind w:left="1276" w:hanging="1276"/>
    </w:pPr>
  </w:style>
  <w:style w:type="paragraph" w:styleId="BodyText">
    <w:name w:val="Body Text"/>
    <w:aliases w:val="Body Textn,Body Text Char1 Char"/>
    <w:basedOn w:val="Normal"/>
    <w:link w:val="BodyTextChar"/>
    <w:rsid w:val="00252EAF"/>
    <w:pPr>
      <w:spacing w:after="120"/>
    </w:pPr>
  </w:style>
  <w:style w:type="paragraph" w:styleId="ListNumber">
    <w:name w:val="List Number"/>
    <w:basedOn w:val="Normal"/>
    <w:rsid w:val="00252EAF"/>
    <w:pPr>
      <w:numPr>
        <w:numId w:val="17"/>
      </w:numPr>
    </w:pPr>
  </w:style>
  <w:style w:type="paragraph" w:styleId="ListNumber3">
    <w:name w:val="List Number 3"/>
    <w:basedOn w:val="Normal"/>
    <w:rsid w:val="00252EAF"/>
    <w:pPr>
      <w:numPr>
        <w:ilvl w:val="2"/>
        <w:numId w:val="17"/>
      </w:numPr>
    </w:pPr>
  </w:style>
  <w:style w:type="paragraph" w:styleId="ListNumber4">
    <w:name w:val="List Number 4"/>
    <w:basedOn w:val="Normal"/>
    <w:rsid w:val="00252EAF"/>
    <w:pPr>
      <w:numPr>
        <w:ilvl w:val="3"/>
        <w:numId w:val="11"/>
      </w:numPr>
    </w:pPr>
  </w:style>
  <w:style w:type="paragraph" w:styleId="ListNumber5">
    <w:name w:val="List Number 5"/>
    <w:basedOn w:val="Normal"/>
    <w:rsid w:val="00252EAF"/>
    <w:pPr>
      <w:numPr>
        <w:ilvl w:val="4"/>
        <w:numId w:val="11"/>
      </w:numPr>
    </w:pPr>
  </w:style>
  <w:style w:type="character" w:customStyle="1" w:styleId="FooterChar">
    <w:name w:val="Footer Char"/>
    <w:link w:val="Footer"/>
    <w:rsid w:val="00252EAF"/>
    <w:rPr>
      <w:rFonts w:ascii="Arial" w:hAnsi="Arial" w:cs="Arial"/>
      <w:sz w:val="21"/>
      <w:szCs w:val="24"/>
      <w:lang w:eastAsia="en-US"/>
    </w:rPr>
  </w:style>
  <w:style w:type="numbering" w:customStyle="1" w:styleId="Huisstijl-LijstOpsomming">
    <w:name w:val="Huisstijl-LijstOpsomming"/>
    <w:uiPriority w:val="99"/>
    <w:rsid w:val="00252EAF"/>
    <w:pPr>
      <w:numPr>
        <w:numId w:val="13"/>
      </w:numPr>
    </w:pPr>
  </w:style>
  <w:style w:type="numbering" w:customStyle="1" w:styleId="Huisstijl-LijstNummering">
    <w:name w:val="Huisstijl-LijstNummering"/>
    <w:uiPriority w:val="99"/>
    <w:rsid w:val="00252EAF"/>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1.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9.bin"/><Relationship Id="rId366" Type="http://schemas.openxmlformats.org/officeDocument/2006/relationships/oleObject" Target="embeddings/oleObject170.bin"/><Relationship Id="rId170" Type="http://schemas.openxmlformats.org/officeDocument/2006/relationships/image" Target="media/image75.wmf"/><Relationship Id="rId226" Type="http://schemas.openxmlformats.org/officeDocument/2006/relationships/oleObject" Target="embeddings/oleObject100.bin"/><Relationship Id="rId268" Type="http://schemas.openxmlformats.org/officeDocument/2006/relationships/oleObject" Target="embeddings/oleObject121.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59.wmf"/><Relationship Id="rId377" Type="http://schemas.openxmlformats.org/officeDocument/2006/relationships/image" Target="media/image180.wmf"/><Relationship Id="rId5" Type="http://schemas.openxmlformats.org/officeDocument/2006/relationships/settings" Target="settings.xml"/><Relationship Id="rId95" Type="http://schemas.openxmlformats.org/officeDocument/2006/relationships/image" Target="media/image37.wmf"/><Relationship Id="rId160" Type="http://schemas.openxmlformats.org/officeDocument/2006/relationships/oleObject" Target="embeddings/oleObject69.bin"/><Relationship Id="rId181" Type="http://schemas.openxmlformats.org/officeDocument/2006/relationships/image" Target="media/image81.wmf"/><Relationship Id="rId216" Type="http://schemas.openxmlformats.org/officeDocument/2006/relationships/oleObject" Target="embeddings/oleObject95.bin"/><Relationship Id="rId237" Type="http://schemas.openxmlformats.org/officeDocument/2006/relationships/image" Target="media/image110.wmf"/><Relationship Id="rId402" Type="http://schemas.openxmlformats.org/officeDocument/2006/relationships/oleObject" Target="embeddings/oleObject188.bin"/><Relationship Id="rId258" Type="http://schemas.openxmlformats.org/officeDocument/2006/relationships/oleObject" Target="embeddings/oleObject116.bin"/><Relationship Id="rId279" Type="http://schemas.openxmlformats.org/officeDocument/2006/relationships/image" Target="media/image131.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32.bin"/><Relationship Id="rId304" Type="http://schemas.openxmlformats.org/officeDocument/2006/relationships/oleObject" Target="embeddings/oleObject139.bin"/><Relationship Id="rId325" Type="http://schemas.openxmlformats.org/officeDocument/2006/relationships/image" Target="media/image154.wmf"/><Relationship Id="rId346" Type="http://schemas.openxmlformats.org/officeDocument/2006/relationships/oleObject" Target="embeddings/oleObject160.bin"/><Relationship Id="rId367" Type="http://schemas.openxmlformats.org/officeDocument/2006/relationships/image" Target="media/image175.wmf"/><Relationship Id="rId388" Type="http://schemas.openxmlformats.org/officeDocument/2006/relationships/oleObject" Target="embeddings/oleObject181.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oleObject" Target="embeddings/oleObject74.bin"/><Relationship Id="rId192" Type="http://schemas.openxmlformats.org/officeDocument/2006/relationships/image" Target="media/image87.wmf"/><Relationship Id="rId206" Type="http://schemas.openxmlformats.org/officeDocument/2006/relationships/oleObject" Target="embeddings/oleObject90.bin"/><Relationship Id="rId227" Type="http://schemas.openxmlformats.org/officeDocument/2006/relationships/image" Target="media/image105.wmf"/><Relationship Id="rId248" Type="http://schemas.openxmlformats.org/officeDocument/2006/relationships/oleObject" Target="embeddings/oleObject111.bin"/><Relationship Id="rId269" Type="http://schemas.openxmlformats.org/officeDocument/2006/relationships/image" Target="media/image126.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7.bin"/><Relationship Id="rId315" Type="http://schemas.openxmlformats.org/officeDocument/2006/relationships/image" Target="media/image149.wmf"/><Relationship Id="rId336" Type="http://schemas.openxmlformats.org/officeDocument/2006/relationships/oleObject" Target="embeddings/oleObject155.bin"/><Relationship Id="rId357" Type="http://schemas.openxmlformats.org/officeDocument/2006/relationships/image" Target="media/image170.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oleObject" Target="embeddings/oleObject79.bin"/><Relationship Id="rId217" Type="http://schemas.openxmlformats.org/officeDocument/2006/relationships/image" Target="media/image100.wmf"/><Relationship Id="rId378" Type="http://schemas.openxmlformats.org/officeDocument/2006/relationships/oleObject" Target="embeddings/oleObject176.bin"/><Relationship Id="rId399" Type="http://schemas.openxmlformats.org/officeDocument/2006/relationships/image" Target="media/image191.wmf"/><Relationship Id="rId403" Type="http://schemas.openxmlformats.org/officeDocument/2006/relationships/image" Target="media/image193.wmf"/><Relationship Id="rId6" Type="http://schemas.openxmlformats.org/officeDocument/2006/relationships/webSettings" Target="webSettings.xml"/><Relationship Id="rId238" Type="http://schemas.openxmlformats.org/officeDocument/2006/relationships/oleObject" Target="embeddings/oleObject106.bin"/><Relationship Id="rId259" Type="http://schemas.openxmlformats.org/officeDocument/2006/relationships/image" Target="media/image121.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22.bin"/><Relationship Id="rId291" Type="http://schemas.openxmlformats.org/officeDocument/2006/relationships/image" Target="media/image137.wmf"/><Relationship Id="rId305" Type="http://schemas.openxmlformats.org/officeDocument/2006/relationships/image" Target="media/image144.wmf"/><Relationship Id="rId326" Type="http://schemas.openxmlformats.org/officeDocument/2006/relationships/oleObject" Target="embeddings/oleObject150.bin"/><Relationship Id="rId347" Type="http://schemas.openxmlformats.org/officeDocument/2006/relationships/image" Target="media/image165.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71.bin"/><Relationship Id="rId389" Type="http://schemas.openxmlformats.org/officeDocument/2006/relationships/image" Target="media/image186.wmf"/><Relationship Id="rId172" Type="http://schemas.openxmlformats.org/officeDocument/2006/relationships/image" Target="media/image76.wmf"/><Relationship Id="rId193" Type="http://schemas.openxmlformats.org/officeDocument/2006/relationships/oleObject" Target="embeddings/oleObject84.bin"/><Relationship Id="rId207" Type="http://schemas.openxmlformats.org/officeDocument/2006/relationships/image" Target="media/image95.wmf"/><Relationship Id="rId228" Type="http://schemas.openxmlformats.org/officeDocument/2006/relationships/oleObject" Target="embeddings/oleObject101.bin"/><Relationship Id="rId249" Type="http://schemas.openxmlformats.org/officeDocument/2006/relationships/image" Target="media/image116.wmf"/><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7.bin"/><Relationship Id="rId281" Type="http://schemas.openxmlformats.org/officeDocument/2006/relationships/image" Target="media/image132.wmf"/><Relationship Id="rId316" Type="http://schemas.openxmlformats.org/officeDocument/2006/relationships/oleObject" Target="embeddings/oleObject145.bin"/><Relationship Id="rId337" Type="http://schemas.openxmlformats.org/officeDocument/2006/relationships/image" Target="media/image160.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6.bin"/><Relationship Id="rId379" Type="http://schemas.openxmlformats.org/officeDocument/2006/relationships/image" Target="media/image181.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2.wmf"/><Relationship Id="rId218" Type="http://schemas.openxmlformats.org/officeDocument/2006/relationships/oleObject" Target="embeddings/oleObject96.bin"/><Relationship Id="rId239" Type="http://schemas.openxmlformats.org/officeDocument/2006/relationships/image" Target="media/image111.wmf"/><Relationship Id="rId390" Type="http://schemas.openxmlformats.org/officeDocument/2006/relationships/oleObject" Target="embeddings/oleObject182.bin"/><Relationship Id="rId404" Type="http://schemas.openxmlformats.org/officeDocument/2006/relationships/oleObject" Target="embeddings/oleObject189.bin"/><Relationship Id="rId250" Type="http://schemas.openxmlformats.org/officeDocument/2006/relationships/oleObject" Target="embeddings/oleObject112.bin"/><Relationship Id="rId271" Type="http://schemas.openxmlformats.org/officeDocument/2006/relationships/image" Target="media/image127.wmf"/><Relationship Id="rId292" Type="http://schemas.openxmlformats.org/officeDocument/2006/relationships/oleObject" Target="embeddings/oleObject133.bin"/><Relationship Id="rId306" Type="http://schemas.openxmlformats.org/officeDocument/2006/relationships/oleObject" Target="embeddings/oleObject140.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5.wmf"/><Relationship Id="rId348" Type="http://schemas.openxmlformats.org/officeDocument/2006/relationships/oleObject" Target="embeddings/oleObject161.bin"/><Relationship Id="rId369" Type="http://schemas.openxmlformats.org/officeDocument/2006/relationships/image" Target="media/image176.wmf"/><Relationship Id="rId152" Type="http://schemas.openxmlformats.org/officeDocument/2006/relationships/oleObject" Target="embeddings/oleObject65.bin"/><Relationship Id="rId173" Type="http://schemas.openxmlformats.org/officeDocument/2006/relationships/oleObject" Target="embeddings/oleObject75.bin"/><Relationship Id="rId194" Type="http://schemas.openxmlformats.org/officeDocument/2006/relationships/image" Target="media/image88.wmf"/><Relationship Id="rId208" Type="http://schemas.openxmlformats.org/officeDocument/2006/relationships/oleObject" Target="embeddings/oleObject91.bin"/><Relationship Id="rId229" Type="http://schemas.openxmlformats.org/officeDocument/2006/relationships/image" Target="media/image106.wmf"/><Relationship Id="rId380" Type="http://schemas.openxmlformats.org/officeDocument/2006/relationships/oleObject" Target="embeddings/oleObject177.bin"/><Relationship Id="rId240" Type="http://schemas.openxmlformats.org/officeDocument/2006/relationships/oleObject" Target="embeddings/oleObject107.bin"/><Relationship Id="rId261" Type="http://schemas.openxmlformats.org/officeDocument/2006/relationships/image" Target="media/image122.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8.bin"/><Relationship Id="rId317" Type="http://schemas.openxmlformats.org/officeDocument/2006/relationships/image" Target="media/image150.wmf"/><Relationship Id="rId338" Type="http://schemas.openxmlformats.org/officeDocument/2006/relationships/oleObject" Target="embeddings/oleObject156.bin"/><Relationship Id="rId359" Type="http://schemas.openxmlformats.org/officeDocument/2006/relationships/image" Target="media/image171.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80.bin"/><Relationship Id="rId219" Type="http://schemas.openxmlformats.org/officeDocument/2006/relationships/image" Target="media/image101.wmf"/><Relationship Id="rId370" Type="http://schemas.openxmlformats.org/officeDocument/2006/relationships/oleObject" Target="embeddings/oleObject172.bin"/><Relationship Id="rId391" Type="http://schemas.openxmlformats.org/officeDocument/2006/relationships/image" Target="media/image187.wmf"/><Relationship Id="rId405" Type="http://schemas.openxmlformats.org/officeDocument/2006/relationships/header" Target="header8.xml"/><Relationship Id="rId230" Type="http://schemas.openxmlformats.org/officeDocument/2006/relationships/oleObject" Target="embeddings/oleObject102.bin"/><Relationship Id="rId251" Type="http://schemas.openxmlformats.org/officeDocument/2006/relationships/image" Target="media/image117.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3.bin"/><Relationship Id="rId293" Type="http://schemas.openxmlformats.org/officeDocument/2006/relationships/image" Target="media/image138.wmf"/><Relationship Id="rId307" Type="http://schemas.openxmlformats.org/officeDocument/2006/relationships/image" Target="media/image145.wmf"/><Relationship Id="rId328" Type="http://schemas.openxmlformats.org/officeDocument/2006/relationships/oleObject" Target="embeddings/oleObject151.bin"/><Relationship Id="rId349" Type="http://schemas.openxmlformats.org/officeDocument/2006/relationships/image" Target="media/image166.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7.emf"/><Relationship Id="rId195" Type="http://schemas.openxmlformats.org/officeDocument/2006/relationships/oleObject" Target="embeddings/oleObject85.bin"/><Relationship Id="rId209" Type="http://schemas.openxmlformats.org/officeDocument/2006/relationships/image" Target="media/image96.wmf"/><Relationship Id="rId360" Type="http://schemas.openxmlformats.org/officeDocument/2006/relationships/oleObject" Target="embeddings/oleObject167.bin"/><Relationship Id="rId381" Type="http://schemas.openxmlformats.org/officeDocument/2006/relationships/image" Target="media/image182.wmf"/><Relationship Id="rId220" Type="http://schemas.openxmlformats.org/officeDocument/2006/relationships/oleObject" Target="embeddings/oleObject97.bin"/><Relationship Id="rId241" Type="http://schemas.openxmlformats.org/officeDocument/2006/relationships/image" Target="media/image112.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8.bin"/><Relationship Id="rId283" Type="http://schemas.openxmlformats.org/officeDocument/2006/relationships/image" Target="media/image133.wmf"/><Relationship Id="rId318" Type="http://schemas.openxmlformats.org/officeDocument/2006/relationships/oleObject" Target="embeddings/oleObject146.bin"/><Relationship Id="rId339" Type="http://schemas.openxmlformats.org/officeDocument/2006/relationships/image" Target="media/image161.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3.wmf"/><Relationship Id="rId350" Type="http://schemas.openxmlformats.org/officeDocument/2006/relationships/oleObject" Target="embeddings/oleObject162.bin"/><Relationship Id="rId371" Type="http://schemas.openxmlformats.org/officeDocument/2006/relationships/image" Target="media/image177.wmf"/><Relationship Id="rId406" Type="http://schemas.openxmlformats.org/officeDocument/2006/relationships/header" Target="header9.xml"/><Relationship Id="rId9" Type="http://schemas.openxmlformats.org/officeDocument/2006/relationships/header" Target="header1.xml"/><Relationship Id="rId210" Type="http://schemas.openxmlformats.org/officeDocument/2006/relationships/oleObject" Target="embeddings/oleObject92.bin"/><Relationship Id="rId392" Type="http://schemas.openxmlformats.org/officeDocument/2006/relationships/oleObject" Target="embeddings/oleObject183.bin"/><Relationship Id="rId26" Type="http://schemas.openxmlformats.org/officeDocument/2006/relationships/oleObject" Target="embeddings/oleObject2.bin"/><Relationship Id="rId231" Type="http://schemas.openxmlformats.org/officeDocument/2006/relationships/image" Target="media/image107.wmf"/><Relationship Id="rId252" Type="http://schemas.openxmlformats.org/officeDocument/2006/relationships/oleObject" Target="embeddings/oleObject113.bin"/><Relationship Id="rId273" Type="http://schemas.openxmlformats.org/officeDocument/2006/relationships/image" Target="media/image128.wmf"/><Relationship Id="rId294" Type="http://schemas.openxmlformats.org/officeDocument/2006/relationships/oleObject" Target="embeddings/oleObject134.bin"/><Relationship Id="rId308" Type="http://schemas.openxmlformats.org/officeDocument/2006/relationships/oleObject" Target="embeddings/oleObject141.bin"/><Relationship Id="rId329" Type="http://schemas.openxmlformats.org/officeDocument/2006/relationships/image" Target="media/image156.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image" Target="media/image78.wmf"/><Relationship Id="rId340" Type="http://schemas.openxmlformats.org/officeDocument/2006/relationships/oleObject" Target="embeddings/oleObject157.bin"/><Relationship Id="rId361" Type="http://schemas.openxmlformats.org/officeDocument/2006/relationships/image" Target="media/image172.wmf"/><Relationship Id="rId196" Type="http://schemas.openxmlformats.org/officeDocument/2006/relationships/image" Target="media/image89.wmf"/><Relationship Id="rId200" Type="http://schemas.openxmlformats.org/officeDocument/2006/relationships/oleObject" Target="embeddings/oleObject87.bin"/><Relationship Id="rId382" Type="http://schemas.openxmlformats.org/officeDocument/2006/relationships/oleObject" Target="embeddings/oleObject178.bin"/><Relationship Id="rId16" Type="http://schemas.openxmlformats.org/officeDocument/2006/relationships/footer" Target="footer4.xml"/><Relationship Id="rId221" Type="http://schemas.openxmlformats.org/officeDocument/2006/relationships/image" Target="media/image102.wmf"/><Relationship Id="rId242" Type="http://schemas.openxmlformats.org/officeDocument/2006/relationships/oleObject" Target="embeddings/oleObject108.bin"/><Relationship Id="rId263" Type="http://schemas.openxmlformats.org/officeDocument/2006/relationships/image" Target="media/image123.wmf"/><Relationship Id="rId284" Type="http://schemas.openxmlformats.org/officeDocument/2006/relationships/oleObject" Target="embeddings/oleObject129.bin"/><Relationship Id="rId319" Type="http://schemas.openxmlformats.org/officeDocument/2006/relationships/image" Target="media/image151.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52.bin"/><Relationship Id="rId90" Type="http://schemas.openxmlformats.org/officeDocument/2006/relationships/oleObject" Target="embeddings/oleObject34.bin"/><Relationship Id="rId165" Type="http://schemas.openxmlformats.org/officeDocument/2006/relationships/image" Target="media/image72.wmf"/><Relationship Id="rId186" Type="http://schemas.openxmlformats.org/officeDocument/2006/relationships/oleObject" Target="embeddings/oleObject81.bin"/><Relationship Id="rId351" Type="http://schemas.openxmlformats.org/officeDocument/2006/relationships/image" Target="media/image167.wmf"/><Relationship Id="rId372" Type="http://schemas.openxmlformats.org/officeDocument/2006/relationships/oleObject" Target="embeddings/oleObject173.bin"/><Relationship Id="rId393" Type="http://schemas.openxmlformats.org/officeDocument/2006/relationships/image" Target="media/image188.wmf"/><Relationship Id="rId407" Type="http://schemas.openxmlformats.org/officeDocument/2006/relationships/footer" Target="footer8.xml"/><Relationship Id="rId211" Type="http://schemas.openxmlformats.org/officeDocument/2006/relationships/image" Target="media/image97.wmf"/><Relationship Id="rId232" Type="http://schemas.openxmlformats.org/officeDocument/2006/relationships/oleObject" Target="embeddings/oleObject103.bin"/><Relationship Id="rId253" Type="http://schemas.openxmlformats.org/officeDocument/2006/relationships/image" Target="media/image118.wmf"/><Relationship Id="rId274" Type="http://schemas.openxmlformats.org/officeDocument/2006/relationships/oleObject" Target="embeddings/oleObject124.bin"/><Relationship Id="rId295" Type="http://schemas.openxmlformats.org/officeDocument/2006/relationships/image" Target="media/image139.wmf"/><Relationship Id="rId309" Type="http://schemas.openxmlformats.org/officeDocument/2006/relationships/image" Target="media/image146.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7.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oleObject" Target="embeddings/oleObject76.bin"/><Relationship Id="rId197" Type="http://schemas.openxmlformats.org/officeDocument/2006/relationships/oleObject" Target="embeddings/oleObject86.bin"/><Relationship Id="rId341" Type="http://schemas.openxmlformats.org/officeDocument/2006/relationships/image" Target="media/image162.wmf"/><Relationship Id="rId362" Type="http://schemas.openxmlformats.org/officeDocument/2006/relationships/oleObject" Target="embeddings/oleObject168.bin"/><Relationship Id="rId383" Type="http://schemas.openxmlformats.org/officeDocument/2006/relationships/image" Target="media/image183.wmf"/><Relationship Id="rId201" Type="http://schemas.openxmlformats.org/officeDocument/2006/relationships/image" Target="media/image92.wmf"/><Relationship Id="rId222" Type="http://schemas.openxmlformats.org/officeDocument/2006/relationships/oleObject" Target="embeddings/oleObject98.bin"/><Relationship Id="rId243" Type="http://schemas.openxmlformats.org/officeDocument/2006/relationships/image" Target="media/image113.wmf"/><Relationship Id="rId264" Type="http://schemas.openxmlformats.org/officeDocument/2006/relationships/oleObject" Target="embeddings/oleObject119.bin"/><Relationship Id="rId285" Type="http://schemas.openxmlformats.org/officeDocument/2006/relationships/image" Target="media/image134.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42.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image" Target="media/image84.wmf"/><Relationship Id="rId331" Type="http://schemas.openxmlformats.org/officeDocument/2006/relationships/image" Target="media/image157.wmf"/><Relationship Id="rId352" Type="http://schemas.openxmlformats.org/officeDocument/2006/relationships/oleObject" Target="embeddings/oleObject163.bin"/><Relationship Id="rId373" Type="http://schemas.openxmlformats.org/officeDocument/2006/relationships/image" Target="media/image178.wmf"/><Relationship Id="rId394" Type="http://schemas.openxmlformats.org/officeDocument/2006/relationships/oleObject" Target="embeddings/oleObject184.bin"/><Relationship Id="rId408" Type="http://schemas.openxmlformats.org/officeDocument/2006/relationships/footer" Target="footer9.xml"/><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08.wmf"/><Relationship Id="rId254" Type="http://schemas.openxmlformats.org/officeDocument/2006/relationships/oleObject" Target="embeddings/oleObject114.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29.wmf"/><Relationship Id="rId296" Type="http://schemas.openxmlformats.org/officeDocument/2006/relationships/oleObject" Target="embeddings/oleObject135.bin"/><Relationship Id="rId300" Type="http://schemas.openxmlformats.org/officeDocument/2006/relationships/oleObject" Target="embeddings/oleObject137.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9.wmf"/><Relationship Id="rId198" Type="http://schemas.openxmlformats.org/officeDocument/2006/relationships/image" Target="media/image90.emf"/><Relationship Id="rId321" Type="http://schemas.openxmlformats.org/officeDocument/2006/relationships/image" Target="media/image152.wmf"/><Relationship Id="rId342" Type="http://schemas.openxmlformats.org/officeDocument/2006/relationships/oleObject" Target="embeddings/oleObject158.bin"/><Relationship Id="rId363" Type="http://schemas.openxmlformats.org/officeDocument/2006/relationships/image" Target="media/image173.wmf"/><Relationship Id="rId384" Type="http://schemas.openxmlformats.org/officeDocument/2006/relationships/oleObject" Target="embeddings/oleObject179.bin"/><Relationship Id="rId202" Type="http://schemas.openxmlformats.org/officeDocument/2006/relationships/oleObject" Target="embeddings/oleObject88.bin"/><Relationship Id="rId223" Type="http://schemas.openxmlformats.org/officeDocument/2006/relationships/image" Target="media/image103.wmf"/><Relationship Id="rId244" Type="http://schemas.openxmlformats.org/officeDocument/2006/relationships/oleObject" Target="embeddings/oleObject109.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4.wmf"/><Relationship Id="rId286" Type="http://schemas.openxmlformats.org/officeDocument/2006/relationships/oleObject" Target="embeddings/oleObject130.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82.bin"/><Relationship Id="rId311" Type="http://schemas.openxmlformats.org/officeDocument/2006/relationships/image" Target="media/image147.wmf"/><Relationship Id="rId332" Type="http://schemas.openxmlformats.org/officeDocument/2006/relationships/oleObject" Target="embeddings/oleObject153.bin"/><Relationship Id="rId353" Type="http://schemas.openxmlformats.org/officeDocument/2006/relationships/image" Target="media/image168.wmf"/><Relationship Id="rId374" Type="http://schemas.openxmlformats.org/officeDocument/2006/relationships/oleObject" Target="embeddings/oleObject174.bin"/><Relationship Id="rId395" Type="http://schemas.openxmlformats.org/officeDocument/2006/relationships/image" Target="media/image189.wmf"/><Relationship Id="rId409" Type="http://schemas.openxmlformats.org/officeDocument/2006/relationships/fontTable" Target="fontTable.xml"/><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8.wmf"/><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19.wmf"/><Relationship Id="rId276" Type="http://schemas.openxmlformats.org/officeDocument/2006/relationships/oleObject" Target="embeddings/oleObject125.bin"/><Relationship Id="rId297" Type="http://schemas.openxmlformats.org/officeDocument/2006/relationships/image" Target="media/image140.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oleObject" Target="embeddings/oleObject77.bin"/><Relationship Id="rId301" Type="http://schemas.openxmlformats.org/officeDocument/2006/relationships/image" Target="media/image142.wmf"/><Relationship Id="rId322" Type="http://schemas.openxmlformats.org/officeDocument/2006/relationships/oleObject" Target="embeddings/oleObject148.bin"/><Relationship Id="rId343" Type="http://schemas.openxmlformats.org/officeDocument/2006/relationships/image" Target="media/image163.wmf"/><Relationship Id="rId364" Type="http://schemas.openxmlformats.org/officeDocument/2006/relationships/oleObject" Target="embeddings/oleObject169.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image" Target="media/image91.wmf"/><Relationship Id="rId203" Type="http://schemas.openxmlformats.org/officeDocument/2006/relationships/image" Target="media/image93.wmf"/><Relationship Id="rId385" Type="http://schemas.openxmlformats.org/officeDocument/2006/relationships/image" Target="media/image184.wmf"/><Relationship Id="rId19" Type="http://schemas.openxmlformats.org/officeDocument/2006/relationships/header" Target="header6.xml"/><Relationship Id="rId224" Type="http://schemas.openxmlformats.org/officeDocument/2006/relationships/oleObject" Target="embeddings/oleObject99.bin"/><Relationship Id="rId245" Type="http://schemas.openxmlformats.org/officeDocument/2006/relationships/image" Target="media/image114.wmf"/><Relationship Id="rId266" Type="http://schemas.openxmlformats.org/officeDocument/2006/relationships/oleObject" Target="embeddings/oleObject120.bin"/><Relationship Id="rId287" Type="http://schemas.openxmlformats.org/officeDocument/2006/relationships/image" Target="media/image135.wmf"/><Relationship Id="rId410" Type="http://schemas.openxmlformats.org/officeDocument/2006/relationships/theme" Target="theme/theme1.xml"/><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3.bin"/><Relationship Id="rId312" Type="http://schemas.openxmlformats.org/officeDocument/2006/relationships/oleObject" Target="embeddings/oleObject143.bin"/><Relationship Id="rId333" Type="http://schemas.openxmlformats.org/officeDocument/2006/relationships/image" Target="media/image158.wmf"/><Relationship Id="rId354" Type="http://schemas.openxmlformats.org/officeDocument/2006/relationships/oleObject" Target="embeddings/oleObject164.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5.emf"/><Relationship Id="rId375" Type="http://schemas.openxmlformats.org/officeDocument/2006/relationships/image" Target="media/image179.wmf"/><Relationship Id="rId396" Type="http://schemas.openxmlformats.org/officeDocument/2006/relationships/oleObject" Target="embeddings/oleObject185.bin"/><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09.wmf"/><Relationship Id="rId256" Type="http://schemas.openxmlformats.org/officeDocument/2006/relationships/oleObject" Target="embeddings/oleObject115.bin"/><Relationship Id="rId277" Type="http://schemas.openxmlformats.org/officeDocument/2006/relationships/image" Target="media/image130.wmf"/><Relationship Id="rId298" Type="http://schemas.openxmlformats.org/officeDocument/2006/relationships/oleObject" Target="embeddings/oleObject136.bin"/><Relationship Id="rId400" Type="http://schemas.openxmlformats.org/officeDocument/2006/relationships/oleObject" Target="embeddings/oleObject187.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8.bin"/><Relationship Id="rId323" Type="http://schemas.openxmlformats.org/officeDocument/2006/relationships/image" Target="media/image153.wmf"/><Relationship Id="rId344" Type="http://schemas.openxmlformats.org/officeDocument/2006/relationships/oleObject" Target="embeddings/oleObject159.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image" Target="media/image80.wmf"/><Relationship Id="rId365" Type="http://schemas.openxmlformats.org/officeDocument/2006/relationships/image" Target="media/image174.wmf"/><Relationship Id="rId386" Type="http://schemas.openxmlformats.org/officeDocument/2006/relationships/oleObject" Target="embeddings/oleObject180.bin"/><Relationship Id="rId190" Type="http://schemas.openxmlformats.org/officeDocument/2006/relationships/image" Target="media/image86.wmf"/><Relationship Id="rId204" Type="http://schemas.openxmlformats.org/officeDocument/2006/relationships/oleObject" Target="embeddings/oleObject89.bin"/><Relationship Id="rId225" Type="http://schemas.openxmlformats.org/officeDocument/2006/relationships/image" Target="media/image104.wmf"/><Relationship Id="rId246" Type="http://schemas.openxmlformats.org/officeDocument/2006/relationships/oleObject" Target="embeddings/oleObject110.bin"/><Relationship Id="rId267" Type="http://schemas.openxmlformats.org/officeDocument/2006/relationships/image" Target="media/image125.wmf"/><Relationship Id="rId288" Type="http://schemas.openxmlformats.org/officeDocument/2006/relationships/oleObject" Target="embeddings/oleObject131.bin"/><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png"/><Relationship Id="rId334" Type="http://schemas.openxmlformats.org/officeDocument/2006/relationships/oleObject" Target="embeddings/oleObject154.bin"/><Relationship Id="rId355" Type="http://schemas.openxmlformats.org/officeDocument/2006/relationships/image" Target="media/image169.wmf"/><Relationship Id="rId376" Type="http://schemas.openxmlformats.org/officeDocument/2006/relationships/oleObject" Target="embeddings/oleObject175.bin"/><Relationship Id="rId397" Type="http://schemas.openxmlformats.org/officeDocument/2006/relationships/image" Target="media/image190.wmf"/><Relationship Id="rId4" Type="http://schemas.microsoft.com/office/2007/relationships/stylesWithEffects" Target="stylesWithEffects.xml"/><Relationship Id="rId180" Type="http://schemas.openxmlformats.org/officeDocument/2006/relationships/oleObject" Target="embeddings/oleObject78.bin"/><Relationship Id="rId215" Type="http://schemas.openxmlformats.org/officeDocument/2006/relationships/image" Target="media/image99.wmf"/><Relationship Id="rId236" Type="http://schemas.openxmlformats.org/officeDocument/2006/relationships/oleObject" Target="embeddings/oleObject105.bin"/><Relationship Id="rId257" Type="http://schemas.openxmlformats.org/officeDocument/2006/relationships/image" Target="media/image120.wmf"/><Relationship Id="rId278" Type="http://schemas.openxmlformats.org/officeDocument/2006/relationships/oleObject" Target="embeddings/oleObject126.bin"/><Relationship Id="rId401" Type="http://schemas.openxmlformats.org/officeDocument/2006/relationships/image" Target="media/image192.wmf"/><Relationship Id="rId303" Type="http://schemas.openxmlformats.org/officeDocument/2006/relationships/image" Target="media/image143.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4.wmf"/><Relationship Id="rId387" Type="http://schemas.openxmlformats.org/officeDocument/2006/relationships/image" Target="media/image185.wmf"/><Relationship Id="rId191" Type="http://schemas.openxmlformats.org/officeDocument/2006/relationships/oleObject" Target="embeddings/oleObject83.bin"/><Relationship Id="rId205" Type="http://schemas.openxmlformats.org/officeDocument/2006/relationships/image" Target="media/image94.wmf"/><Relationship Id="rId247" Type="http://schemas.openxmlformats.org/officeDocument/2006/relationships/image" Target="media/image115.wmf"/><Relationship Id="rId107" Type="http://schemas.openxmlformats.org/officeDocument/2006/relationships/image" Target="media/image43.wmf"/><Relationship Id="rId289" Type="http://schemas.openxmlformats.org/officeDocument/2006/relationships/image" Target="media/image136.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4.bin"/><Relationship Id="rId356" Type="http://schemas.openxmlformats.org/officeDocument/2006/relationships/oleObject" Target="embeddings/oleObject165.bin"/><Relationship Id="rId398" Type="http://schemas.openxmlformats.org/officeDocument/2006/relationships/oleObject" Target="embeddings/oleObject186.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2" Type="http://schemas.openxmlformats.org/officeDocument/2006/relationships/image" Target="media/image10.tif"/><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A0D2E10D-0AE8-4049-87ED-C4F6BEC55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0</TotalTime>
  <Pages>113</Pages>
  <Words>35549</Words>
  <Characters>202635</Characters>
  <Application>Microsoft Office Word</Application>
  <DocSecurity>0</DocSecurity>
  <Lines>1688</Lines>
  <Paragraphs>475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237709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2</cp:revision>
  <cp:lastPrinted>2007-12-31T13:24:00Z</cp:lastPrinted>
  <dcterms:created xsi:type="dcterms:W3CDTF">2015-02-20T16:30:00Z</dcterms:created>
  <dcterms:modified xsi:type="dcterms:W3CDTF">2015-02-20T16:30:00Z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