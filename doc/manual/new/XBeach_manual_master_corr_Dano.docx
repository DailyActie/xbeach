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Default Extension="tiff" ContentType="image/tif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A0293" w:rsidRPr="00752797" w:rsidRDefault="001A0293" w:rsidP="002603CC">
      <w:pPr>
        <w:rPr>
          <w:lang w:val="en-US"/>
        </w:rPr>
        <w:sectPr w:rsidR="001A0293" w:rsidRPr="00752797" w:rsidSect="003363CC">
          <w:headerReference w:type="default" r:id="rId8"/>
          <w:footerReference w:type="default" r:id="rId9"/>
          <w:headerReference w:type="first" r:id="rId10"/>
          <w:footerReference w:type="first" r:id="rId11"/>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Kopje"/>
        <w:rPr>
          <w:noProof w:val="0"/>
          <w:lang w:val="en-US"/>
        </w:rPr>
      </w:pPr>
      <w:r w:rsidRPr="00752797">
        <w:rPr>
          <w:noProof w:val="0"/>
          <w:lang w:val="en-US"/>
        </w:rPr>
        <w:lastRenderedPageBreak/>
        <w:t>Keywords</w:t>
      </w:r>
    </w:p>
    <w:bookmarkStart w:id="9" w:name="Text6"/>
    <w:p w:rsidR="000C5FE2" w:rsidRPr="00752797" w:rsidRDefault="007E1D7E" w:rsidP="002603CC">
      <w:pPr>
        <w:rPr>
          <w:lang w:val="en-US"/>
        </w:rPr>
      </w:pPr>
      <w:r w:rsidRPr="00752797">
        <w:rPr>
          <w:lang w:val="en-US"/>
        </w:rPr>
        <w:fldChar w:fldCharType="begin">
          <w:ffData>
            <w:name w:val="Text6"/>
            <w:enabled/>
            <w:calcOnExit w:val="0"/>
            <w:textInput>
              <w:default w:val="Place keyword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keywords here</w:t>
      </w:r>
      <w:r w:rsidRPr="00752797">
        <w:rPr>
          <w:lang w:val="en-US"/>
        </w:rPr>
        <w:fldChar w:fldCharType="end"/>
      </w:r>
      <w:bookmarkEnd w:id="9"/>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Summary</w:t>
      </w:r>
    </w:p>
    <w:p w:rsidR="000C5FE2" w:rsidRPr="00752797" w:rsidRDefault="007E1D7E" w:rsidP="002603CC">
      <w:pPr>
        <w:rPr>
          <w:lang w:val="en-US"/>
        </w:rPr>
      </w:pPr>
      <w:r w:rsidRPr="00752797">
        <w:rPr>
          <w:lang w:val="en-US"/>
        </w:rPr>
        <w:fldChar w:fldCharType="begin">
          <w:ffData>
            <w:name w:val=""/>
            <w:enabled/>
            <w:calcOnExit w:val="0"/>
            <w:textInput>
              <w:default w:val="Place summary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summary here</w:t>
      </w:r>
      <w:r w:rsidRPr="00752797">
        <w:rPr>
          <w:lang w:val="en-US"/>
        </w:rPr>
        <w:fldChar w:fldCharType="end"/>
      </w:r>
    </w:p>
    <w:p w:rsidR="000C5FE2" w:rsidRPr="00752797" w:rsidRDefault="000C5FE2" w:rsidP="002603CC">
      <w:pPr>
        <w:rPr>
          <w:lang w:val="en-US"/>
        </w:rPr>
      </w:pPr>
    </w:p>
    <w:p w:rsidR="000C5FE2" w:rsidRPr="00752797" w:rsidRDefault="000C5FE2" w:rsidP="002603CC">
      <w:pPr>
        <w:pStyle w:val="Huisstijl-Kopje"/>
        <w:rPr>
          <w:noProof w:val="0"/>
          <w:lang w:val="en-US"/>
        </w:rPr>
      </w:pPr>
      <w:r w:rsidRPr="00752797">
        <w:rPr>
          <w:noProof w:val="0"/>
          <w:lang w:val="en-US"/>
        </w:rPr>
        <w:t>References</w:t>
      </w:r>
    </w:p>
    <w:p w:rsidR="000C5FE2" w:rsidRPr="00752797" w:rsidRDefault="007E1D7E" w:rsidP="002603CC">
      <w:pPr>
        <w:rPr>
          <w:lang w:val="en-US"/>
        </w:rPr>
      </w:pPr>
      <w:r w:rsidRPr="00752797">
        <w:rPr>
          <w:lang w:val="en-US"/>
        </w:rPr>
        <w:fldChar w:fldCharType="begin">
          <w:ffData>
            <w:name w:val=""/>
            <w:enabled/>
            <w:calcOnExit w:val="0"/>
            <w:textInput>
              <w:default w:val="Place references here"/>
            </w:textInput>
          </w:ffData>
        </w:fldChar>
      </w:r>
      <w:r w:rsidR="000C5FE2" w:rsidRPr="00752797">
        <w:rPr>
          <w:lang w:val="en-US"/>
        </w:rPr>
        <w:instrText xml:space="preserve"> FORMTEXT </w:instrText>
      </w:r>
      <w:r w:rsidRPr="00752797">
        <w:rPr>
          <w:lang w:val="en-US"/>
        </w:rPr>
      </w:r>
      <w:r w:rsidRPr="00752797">
        <w:rPr>
          <w:lang w:val="en-US"/>
        </w:rPr>
        <w:fldChar w:fldCharType="separate"/>
      </w:r>
      <w:r w:rsidR="007C40A3">
        <w:rPr>
          <w:noProof/>
          <w:lang w:val="en-US"/>
        </w:rPr>
        <w:t>Place references here</w:t>
      </w:r>
      <w:r w:rsidRPr="00752797">
        <w:rPr>
          <w:lang w:val="en-US"/>
        </w:rPr>
        <w:fldChar w:fldCharType="end"/>
      </w: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p w:rsidR="000C5FE2" w:rsidRPr="00752797" w:rsidRDefault="000C5FE2" w:rsidP="002603CC">
      <w:pPr>
        <w:rPr>
          <w:lang w:val="en-US"/>
        </w:rPr>
      </w:pPr>
    </w:p>
    <w:tbl>
      <w:tblPr>
        <w:tblW w:w="0" w:type="auto"/>
        <w:tblBorders>
          <w:top w:val="single" w:sz="4" w:space="0" w:color="auto"/>
          <w:bottom w:val="single" w:sz="4" w:space="0" w:color="auto"/>
          <w:insideH w:val="single" w:sz="4" w:space="0" w:color="auto"/>
        </w:tblBorders>
        <w:tblLayout w:type="fixed"/>
        <w:tblCellMar>
          <w:left w:w="0" w:type="dxa"/>
          <w:right w:w="0" w:type="dxa"/>
        </w:tblCellMar>
        <w:tblLook w:val="0000"/>
      </w:tblPr>
      <w:tblGrid>
        <w:gridCol w:w="737"/>
        <w:gridCol w:w="964"/>
        <w:gridCol w:w="1531"/>
        <w:gridCol w:w="680"/>
        <w:gridCol w:w="1531"/>
        <w:gridCol w:w="680"/>
        <w:gridCol w:w="1531"/>
        <w:gridCol w:w="680"/>
      </w:tblGrid>
      <w:tr w:rsidR="000C5FE2" w:rsidRPr="00752797" w:rsidTr="008E05D9">
        <w:tc>
          <w:tcPr>
            <w:tcW w:w="737"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bookmarkStart w:id="10" w:name="tblVersie"/>
            <w:r w:rsidRPr="00752797">
              <w:rPr>
                <w:noProof w:val="0"/>
                <w:lang w:val="en-US"/>
              </w:rPr>
              <w:t>Version</w:t>
            </w:r>
          </w:p>
        </w:tc>
        <w:tc>
          <w:tcPr>
            <w:tcW w:w="964"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Date</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Author</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Review</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c>
          <w:tcPr>
            <w:tcW w:w="1531"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Approval</w:t>
            </w:r>
          </w:p>
        </w:tc>
        <w:tc>
          <w:tcPr>
            <w:tcW w:w="680" w:type="dxa"/>
            <w:tcBorders>
              <w:top w:val="single" w:sz="4" w:space="0" w:color="auto"/>
              <w:left w:val="nil"/>
              <w:bottom w:val="single" w:sz="4" w:space="0" w:color="auto"/>
              <w:right w:val="nil"/>
            </w:tcBorders>
            <w:shd w:val="clear" w:color="auto" w:fill="D9D9D9"/>
          </w:tcPr>
          <w:p w:rsidR="000C5FE2" w:rsidRPr="00752797" w:rsidRDefault="000C5FE2" w:rsidP="002603CC">
            <w:pPr>
              <w:pStyle w:val="Huisstijl-Kopje"/>
              <w:rPr>
                <w:noProof w:val="0"/>
                <w:lang w:val="en-US"/>
              </w:rPr>
            </w:pPr>
            <w:r w:rsidRPr="00752797">
              <w:rPr>
                <w:noProof w:val="0"/>
                <w:lang w:val="en-US"/>
              </w:rPr>
              <w:t>Initials</w:t>
            </w: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bookmarkStart w:id="11" w:name="bmVersie" w:colFirst="0" w:colLast="0"/>
            <w:bookmarkStart w:id="12" w:name="bmDatum" w:colFirst="1" w:colLast="1"/>
          </w:p>
        </w:tc>
        <w:tc>
          <w:tcPr>
            <w:tcW w:w="964" w:type="dxa"/>
            <w:tcBorders>
              <w:top w:val="single" w:sz="4" w:space="0" w:color="auto"/>
              <w:left w:val="nil"/>
              <w:bottom w:val="single" w:sz="4" w:space="0" w:color="auto"/>
              <w:right w:val="nil"/>
            </w:tcBorders>
          </w:tcPr>
          <w:p w:rsidR="000C5FE2" w:rsidRPr="00752797" w:rsidRDefault="00F3579D" w:rsidP="002603CC">
            <w:pPr>
              <w:pStyle w:val="Huisstijl-TabelStatus"/>
              <w:jc w:val="both"/>
              <w:rPr>
                <w:lang w:val="en-US"/>
              </w:rPr>
            </w:pPr>
            <w:proofErr w:type="spellStart"/>
            <w:proofErr w:type="gramStart"/>
            <w:r w:rsidRPr="00752797">
              <w:rPr>
                <w:lang w:val="en-US"/>
              </w:rPr>
              <w:t>feb</w:t>
            </w:r>
            <w:proofErr w:type="spellEnd"/>
            <w:proofErr w:type="gramEnd"/>
            <w:r w:rsidR="000C5FE2" w:rsidRPr="00752797">
              <w:rPr>
                <w:lang w:val="en-US"/>
              </w:rPr>
              <w:t>. 2015</w:t>
            </w: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1"/>
      <w:bookmarkEnd w:id="12"/>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tr w:rsidR="000C5FE2" w:rsidRPr="00752797" w:rsidTr="008E05D9">
        <w:tc>
          <w:tcPr>
            <w:tcW w:w="737"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964"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1531"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c>
          <w:tcPr>
            <w:tcW w:w="680" w:type="dxa"/>
            <w:tcBorders>
              <w:top w:val="single" w:sz="4" w:space="0" w:color="auto"/>
              <w:left w:val="nil"/>
              <w:bottom w:val="single" w:sz="4" w:space="0" w:color="auto"/>
              <w:right w:val="nil"/>
            </w:tcBorders>
          </w:tcPr>
          <w:p w:rsidR="000C5FE2" w:rsidRPr="00752797" w:rsidRDefault="000C5FE2" w:rsidP="002603CC">
            <w:pPr>
              <w:pStyle w:val="Huisstijl-TabelStatus"/>
              <w:jc w:val="both"/>
              <w:rPr>
                <w:lang w:val="en-US"/>
              </w:rPr>
            </w:pPr>
          </w:p>
        </w:tc>
      </w:tr>
      <w:bookmarkEnd w:id="10"/>
    </w:tbl>
    <w:p w:rsidR="000C5FE2" w:rsidRPr="00752797" w:rsidRDefault="000C5FE2" w:rsidP="002603CC">
      <w:pPr>
        <w:rPr>
          <w:lang w:val="en-US"/>
        </w:rPr>
      </w:pPr>
    </w:p>
    <w:tbl>
      <w:tblPr>
        <w:tblW w:w="8420" w:type="dxa"/>
        <w:tblLayout w:type="fixed"/>
        <w:tblCellMar>
          <w:left w:w="0" w:type="dxa"/>
          <w:right w:w="0" w:type="dxa"/>
        </w:tblCellMar>
        <w:tblLook w:val="0000"/>
      </w:tblPr>
      <w:tblGrid>
        <w:gridCol w:w="8420"/>
      </w:tblGrid>
      <w:tr w:rsidR="000C5FE2" w:rsidRPr="00752797" w:rsidTr="008E05D9">
        <w:tc>
          <w:tcPr>
            <w:tcW w:w="8420" w:type="dxa"/>
          </w:tcPr>
          <w:p w:rsidR="003363CC" w:rsidRPr="00752797" w:rsidRDefault="003363CC" w:rsidP="002603CC">
            <w:pPr>
              <w:pStyle w:val="Huisstijl-Kopje"/>
              <w:rPr>
                <w:noProof w:val="0"/>
                <w:lang w:val="en-US"/>
              </w:rPr>
            </w:pPr>
            <w:bookmarkStart w:id="13" w:name="bmStatus" w:colFirst="0" w:colLast="0"/>
            <w:r w:rsidRPr="00752797">
              <w:rPr>
                <w:noProof w:val="0"/>
                <w:lang w:val="en-US"/>
              </w:rPr>
              <w:t>State</w:t>
            </w:r>
          </w:p>
          <w:p w:rsidR="003363CC" w:rsidRPr="00752797" w:rsidRDefault="003363CC" w:rsidP="002603CC">
            <w:pPr>
              <w:pStyle w:val="Huisstijl-Gegeven"/>
              <w:jc w:val="both"/>
              <w:rPr>
                <w:noProof w:val="0"/>
                <w:lang w:val="en-US"/>
              </w:rPr>
            </w:pPr>
            <w:r w:rsidRPr="00752797">
              <w:rPr>
                <w:noProof w:val="0"/>
                <w:lang w:val="en-US"/>
              </w:rPr>
              <w:t>draft</w:t>
            </w:r>
          </w:p>
          <w:p w:rsidR="000C5FE2" w:rsidRPr="00752797" w:rsidRDefault="003363CC" w:rsidP="002603CC">
            <w:pPr>
              <w:pStyle w:val="Huisstijl-Gegeven"/>
              <w:jc w:val="both"/>
              <w:rPr>
                <w:noProof w:val="0"/>
                <w:lang w:val="en-US"/>
              </w:rPr>
            </w:pPr>
            <w:r w:rsidRPr="00752797">
              <w:rPr>
                <w:noProof w:val="0"/>
                <w:lang w:val="en-US"/>
              </w:rPr>
              <w:t>This is a draft report, intended for discussion purposes only. No part of this report may be relied upon by either principals or third parties.</w:t>
            </w:r>
          </w:p>
        </w:tc>
      </w:tr>
      <w:bookmarkEnd w:id="13"/>
    </w:tbl>
    <w:p w:rsidR="000C5FE2" w:rsidRPr="00752797" w:rsidRDefault="000C5FE2" w:rsidP="002603CC">
      <w:pPr>
        <w:rPr>
          <w:lang w:val="en-US"/>
        </w:rPr>
      </w:pPr>
    </w:p>
    <w:p w:rsidR="00A45B92" w:rsidRPr="00752797" w:rsidRDefault="00A45B92" w:rsidP="002603CC">
      <w:pPr>
        <w:rPr>
          <w:lang w:val="en-US"/>
        </w:rPr>
      </w:pPr>
    </w:p>
    <w:p w:rsidR="00A2242F" w:rsidRPr="00752797" w:rsidRDefault="00A2242F" w:rsidP="002603CC">
      <w:pPr>
        <w:rPr>
          <w:lang w:val="en-US"/>
        </w:rPr>
        <w:sectPr w:rsidR="00A2242F" w:rsidRPr="00752797" w:rsidSect="003363CC">
          <w:headerReference w:type="even" r:id="rId12"/>
          <w:headerReference w:type="default" r:id="rId13"/>
          <w:footerReference w:type="even" r:id="rId14"/>
          <w:footerReference w:type="default" r:id="rId15"/>
          <w:headerReference w:type="first" r:id="rId16"/>
          <w:footerReference w:type="first" r:id="rId17"/>
          <w:type w:val="oddPage"/>
          <w:pgSz w:w="11906" w:h="16838" w:code="9"/>
          <w:pgMar w:top="2552" w:right="1094" w:bottom="1077" w:left="2098" w:header="822" w:footer="198" w:gutter="0"/>
          <w:paperSrc w:first="1" w:other="1"/>
          <w:cols w:space="708"/>
          <w:docGrid w:linePitch="360"/>
        </w:sectPr>
      </w:pPr>
    </w:p>
    <w:p w:rsidR="000C5FE2" w:rsidRPr="00752797" w:rsidRDefault="000C5FE2" w:rsidP="002603CC">
      <w:pPr>
        <w:pStyle w:val="Huisstijl-TitelInhoud"/>
        <w:jc w:val="both"/>
        <w:rPr>
          <w:lang w:val="en-US"/>
        </w:rPr>
      </w:pPr>
      <w:bookmarkStart w:id="21" w:name="bmTOC"/>
      <w:bookmarkEnd w:id="21"/>
      <w:r w:rsidRPr="00752797">
        <w:rPr>
          <w:lang w:val="en-US"/>
        </w:rPr>
        <w:lastRenderedPageBreak/>
        <w:t>Contents</w:t>
      </w:r>
    </w:p>
    <w:p w:rsidR="0073638B" w:rsidRDefault="007E1D7E">
      <w:pPr>
        <w:pStyle w:val="TOC1"/>
        <w:rPr>
          <w:rFonts w:asciiTheme="minorHAnsi" w:eastAsiaTheme="minorEastAsia" w:hAnsiTheme="minorHAnsi" w:cstheme="minorBidi"/>
          <w:b w:val="0"/>
          <w:noProof/>
          <w:sz w:val="22"/>
          <w:szCs w:val="22"/>
          <w:lang w:eastAsia="zh-CN"/>
        </w:rPr>
      </w:pPr>
      <w:r w:rsidRPr="007E1D7E">
        <w:rPr>
          <w:lang w:val="en-US"/>
        </w:rPr>
        <w:fldChar w:fldCharType="begin"/>
      </w:r>
      <w:r w:rsidR="000C5FE2" w:rsidRPr="00752797">
        <w:rPr>
          <w:lang w:val="en-US"/>
        </w:rPr>
        <w:instrText xml:space="preserve"> TOC \t "Heading 1;1;Heading 2;2;Heading 3;3" </w:instrText>
      </w:r>
      <w:r w:rsidRPr="007E1D7E">
        <w:rPr>
          <w:lang w:val="en-US"/>
        </w:rPr>
        <w:fldChar w:fldCharType="separate"/>
      </w:r>
      <w:r w:rsidR="0073638B" w:rsidRPr="0021712C">
        <w:rPr>
          <w:noProof/>
          <w:lang w:val="en-US"/>
        </w:rPr>
        <w:t>1</w:t>
      </w:r>
      <w:r w:rsidR="0073638B">
        <w:rPr>
          <w:rFonts w:asciiTheme="minorHAnsi" w:eastAsiaTheme="minorEastAsia" w:hAnsiTheme="minorHAnsi" w:cstheme="minorBidi"/>
          <w:b w:val="0"/>
          <w:noProof/>
          <w:sz w:val="22"/>
          <w:szCs w:val="22"/>
          <w:lang w:eastAsia="zh-CN"/>
        </w:rPr>
        <w:tab/>
      </w:r>
      <w:r w:rsidR="0073638B" w:rsidRPr="0021712C">
        <w:rPr>
          <w:noProof/>
          <w:lang w:val="en-US"/>
        </w:rPr>
        <w:t>Introduction</w:t>
      </w:r>
      <w:r w:rsidR="0073638B">
        <w:rPr>
          <w:noProof/>
        </w:rPr>
        <w:tab/>
      </w:r>
      <w:r>
        <w:rPr>
          <w:noProof/>
        </w:rPr>
        <w:fldChar w:fldCharType="begin"/>
      </w:r>
      <w:r w:rsidR="0073638B">
        <w:rPr>
          <w:noProof/>
        </w:rPr>
        <w:instrText xml:space="preserve"> PAGEREF _Toc413610975 \h </w:instrText>
      </w:r>
      <w:r>
        <w:rPr>
          <w:noProof/>
        </w:rPr>
      </w:r>
      <w:r>
        <w:rPr>
          <w:noProof/>
        </w:rPr>
        <w:fldChar w:fldCharType="separate"/>
      </w:r>
      <w:r w:rsidR="002D6E55">
        <w:rPr>
          <w:noProof/>
        </w:rPr>
        <w:t>1</w:t>
      </w:r>
      <w:r>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2</w:t>
      </w:r>
      <w:r>
        <w:rPr>
          <w:rFonts w:asciiTheme="minorHAnsi" w:eastAsiaTheme="minorEastAsia" w:hAnsiTheme="minorHAnsi" w:cstheme="minorBidi"/>
          <w:b w:val="0"/>
          <w:noProof/>
          <w:sz w:val="22"/>
          <w:szCs w:val="22"/>
          <w:lang w:eastAsia="zh-CN"/>
        </w:rPr>
        <w:tab/>
      </w:r>
      <w:r w:rsidRPr="0021712C">
        <w:rPr>
          <w:noProof/>
          <w:lang w:val="en-US"/>
        </w:rPr>
        <w:t>Processes and model formulation</w:t>
      </w:r>
      <w:r>
        <w:rPr>
          <w:noProof/>
        </w:rPr>
        <w:tab/>
      </w:r>
      <w:r w:rsidR="007E1D7E">
        <w:rPr>
          <w:noProof/>
        </w:rPr>
        <w:fldChar w:fldCharType="begin"/>
      </w:r>
      <w:r>
        <w:rPr>
          <w:noProof/>
        </w:rPr>
        <w:instrText xml:space="preserve"> PAGEREF _Toc413610976 \h </w:instrText>
      </w:r>
      <w:r w:rsidR="007E1D7E">
        <w:rPr>
          <w:noProof/>
        </w:rPr>
      </w:r>
      <w:r w:rsidR="007E1D7E">
        <w:rPr>
          <w:noProof/>
        </w:rPr>
        <w:fldChar w:fldCharType="separate"/>
      </w:r>
      <w:r w:rsidR="002D6E55">
        <w:rPr>
          <w:noProof/>
        </w:rPr>
        <w:t>2</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2.1</w:t>
      </w:r>
      <w:r>
        <w:rPr>
          <w:rFonts w:asciiTheme="minorHAnsi" w:eastAsiaTheme="minorEastAsia" w:hAnsiTheme="minorHAnsi" w:cstheme="minorBidi"/>
          <w:noProof/>
          <w:sz w:val="22"/>
          <w:szCs w:val="22"/>
          <w:lang w:eastAsia="zh-CN"/>
        </w:rPr>
        <w:tab/>
      </w:r>
      <w:r w:rsidRPr="0021712C">
        <w:rPr>
          <w:noProof/>
          <w:lang w:val="en-US"/>
        </w:rPr>
        <w:t>Domain and definitions</w:t>
      </w:r>
      <w:r>
        <w:rPr>
          <w:noProof/>
        </w:rPr>
        <w:tab/>
      </w:r>
      <w:r w:rsidR="007E1D7E">
        <w:rPr>
          <w:noProof/>
        </w:rPr>
        <w:fldChar w:fldCharType="begin"/>
      </w:r>
      <w:r>
        <w:rPr>
          <w:noProof/>
        </w:rPr>
        <w:instrText xml:space="preserve"> PAGEREF _Toc413610977 \h </w:instrText>
      </w:r>
      <w:r w:rsidR="007E1D7E">
        <w:rPr>
          <w:noProof/>
        </w:rPr>
      </w:r>
      <w:r w:rsidR="007E1D7E">
        <w:rPr>
          <w:noProof/>
        </w:rPr>
        <w:fldChar w:fldCharType="separate"/>
      </w:r>
      <w:r w:rsidR="002D6E55">
        <w:rPr>
          <w:noProof/>
        </w:rPr>
        <w:t>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2.1.1</w:t>
      </w:r>
      <w:r>
        <w:rPr>
          <w:rFonts w:asciiTheme="minorHAnsi" w:eastAsiaTheme="minorEastAsia" w:hAnsiTheme="minorHAnsi" w:cstheme="minorBidi"/>
          <w:noProof/>
          <w:sz w:val="22"/>
          <w:szCs w:val="22"/>
          <w:lang w:eastAsia="zh-CN"/>
        </w:rPr>
        <w:tab/>
      </w:r>
      <w:r w:rsidRPr="0021712C">
        <w:rPr>
          <w:noProof/>
          <w:lang w:val="en-US"/>
        </w:rPr>
        <w:t>Coordinate system</w:t>
      </w:r>
      <w:r>
        <w:rPr>
          <w:noProof/>
        </w:rPr>
        <w:tab/>
      </w:r>
      <w:r w:rsidR="007E1D7E">
        <w:rPr>
          <w:noProof/>
        </w:rPr>
        <w:fldChar w:fldCharType="begin"/>
      </w:r>
      <w:r>
        <w:rPr>
          <w:noProof/>
        </w:rPr>
        <w:instrText xml:space="preserve"> PAGEREF _Toc413610978 \h </w:instrText>
      </w:r>
      <w:r w:rsidR="007E1D7E">
        <w:rPr>
          <w:noProof/>
        </w:rPr>
      </w:r>
      <w:r w:rsidR="007E1D7E">
        <w:rPr>
          <w:noProof/>
        </w:rPr>
        <w:fldChar w:fldCharType="separate"/>
      </w:r>
      <w:r w:rsidR="002D6E55">
        <w:rPr>
          <w:noProof/>
        </w:rPr>
        <w:t>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2.1.2</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sidR="007E1D7E">
        <w:rPr>
          <w:noProof/>
        </w:rPr>
        <w:fldChar w:fldCharType="begin"/>
      </w:r>
      <w:r>
        <w:rPr>
          <w:noProof/>
        </w:rPr>
        <w:instrText xml:space="preserve"> PAGEREF _Toc413610979 \h </w:instrText>
      </w:r>
      <w:r w:rsidR="007E1D7E">
        <w:rPr>
          <w:noProof/>
        </w:rPr>
      </w:r>
      <w:r w:rsidR="007E1D7E">
        <w:rPr>
          <w:noProof/>
        </w:rPr>
        <w:fldChar w:fldCharType="separate"/>
      </w:r>
      <w:r w:rsidR="002D6E55">
        <w:rPr>
          <w:noProof/>
        </w:rPr>
        <w:t>2</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2.2</w:t>
      </w:r>
      <w:r>
        <w:rPr>
          <w:rFonts w:asciiTheme="minorHAnsi" w:eastAsiaTheme="minorEastAsia" w:hAnsiTheme="minorHAnsi" w:cstheme="minorBidi"/>
          <w:noProof/>
          <w:sz w:val="22"/>
          <w:szCs w:val="22"/>
          <w:lang w:eastAsia="zh-CN"/>
        </w:rPr>
        <w:tab/>
      </w:r>
      <w:r w:rsidRPr="0021712C">
        <w:rPr>
          <w:noProof/>
          <w:lang w:val="en-US"/>
        </w:rPr>
        <w:t>Hydrodynamics options</w:t>
      </w:r>
      <w:r>
        <w:rPr>
          <w:noProof/>
        </w:rPr>
        <w:tab/>
      </w:r>
      <w:r w:rsidR="007E1D7E">
        <w:rPr>
          <w:noProof/>
        </w:rPr>
        <w:fldChar w:fldCharType="begin"/>
      </w:r>
      <w:r>
        <w:rPr>
          <w:noProof/>
        </w:rPr>
        <w:instrText xml:space="preserve"> PAGEREF _Toc413610980 \h </w:instrText>
      </w:r>
      <w:r w:rsidR="007E1D7E">
        <w:rPr>
          <w:noProof/>
        </w:rPr>
      </w:r>
      <w:r w:rsidR="007E1D7E">
        <w:rPr>
          <w:noProof/>
        </w:rPr>
        <w:fldChar w:fldCharType="separate"/>
      </w:r>
      <w:r w:rsidR="002D6E55">
        <w:rPr>
          <w:noProof/>
        </w:rPr>
        <w:t>3</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2.2.1</w:t>
      </w:r>
      <w:r>
        <w:rPr>
          <w:rFonts w:asciiTheme="minorHAnsi" w:eastAsiaTheme="minorEastAsia" w:hAnsiTheme="minorHAnsi" w:cstheme="minorBidi"/>
          <w:noProof/>
          <w:sz w:val="22"/>
          <w:szCs w:val="22"/>
          <w:lang w:eastAsia="zh-CN"/>
        </w:rPr>
        <w:tab/>
      </w:r>
      <w:r w:rsidRPr="0021712C">
        <w:rPr>
          <w:noProof/>
          <w:lang w:val="en-US"/>
        </w:rPr>
        <w:t>Stationary mode</w:t>
      </w:r>
      <w:r>
        <w:rPr>
          <w:noProof/>
        </w:rPr>
        <w:tab/>
      </w:r>
      <w:r w:rsidR="007E1D7E">
        <w:rPr>
          <w:noProof/>
        </w:rPr>
        <w:fldChar w:fldCharType="begin"/>
      </w:r>
      <w:r>
        <w:rPr>
          <w:noProof/>
        </w:rPr>
        <w:instrText xml:space="preserve"> PAGEREF _Toc413610981 \h </w:instrText>
      </w:r>
      <w:r w:rsidR="007E1D7E">
        <w:rPr>
          <w:noProof/>
        </w:rPr>
      </w:r>
      <w:r w:rsidR="007E1D7E">
        <w:rPr>
          <w:noProof/>
        </w:rPr>
        <w:fldChar w:fldCharType="separate"/>
      </w:r>
      <w:r w:rsidR="002D6E55">
        <w:rPr>
          <w:noProof/>
        </w:rPr>
        <w:t>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2.2.2</w:t>
      </w:r>
      <w:r>
        <w:rPr>
          <w:rFonts w:asciiTheme="minorHAnsi" w:eastAsiaTheme="minorEastAsia" w:hAnsiTheme="minorHAnsi" w:cstheme="minorBidi"/>
          <w:noProof/>
          <w:sz w:val="22"/>
          <w:szCs w:val="22"/>
          <w:lang w:eastAsia="zh-CN"/>
        </w:rPr>
        <w:tab/>
      </w:r>
      <w:r w:rsidRPr="0021712C">
        <w:rPr>
          <w:noProof/>
          <w:lang w:val="en-US"/>
        </w:rPr>
        <w:t>Surf beat mode (instationary)</w:t>
      </w:r>
      <w:r>
        <w:rPr>
          <w:noProof/>
        </w:rPr>
        <w:tab/>
      </w:r>
      <w:r w:rsidR="007E1D7E">
        <w:rPr>
          <w:noProof/>
        </w:rPr>
        <w:fldChar w:fldCharType="begin"/>
      </w:r>
      <w:r>
        <w:rPr>
          <w:noProof/>
        </w:rPr>
        <w:instrText xml:space="preserve"> PAGEREF _Toc413610982 \h </w:instrText>
      </w:r>
      <w:r w:rsidR="007E1D7E">
        <w:rPr>
          <w:noProof/>
        </w:rPr>
      </w:r>
      <w:r w:rsidR="007E1D7E">
        <w:rPr>
          <w:noProof/>
        </w:rPr>
        <w:fldChar w:fldCharType="separate"/>
      </w:r>
      <w:r w:rsidR="002D6E55">
        <w:rPr>
          <w:noProof/>
        </w:rPr>
        <w:t>5</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2.2.3</w:t>
      </w:r>
      <w:r>
        <w:rPr>
          <w:rFonts w:asciiTheme="minorHAnsi" w:eastAsiaTheme="minorEastAsia" w:hAnsiTheme="minorHAnsi" w:cstheme="minorBidi"/>
          <w:noProof/>
          <w:sz w:val="22"/>
          <w:szCs w:val="22"/>
          <w:lang w:eastAsia="zh-CN"/>
        </w:rPr>
        <w:tab/>
      </w:r>
      <w:r w:rsidRPr="0021712C">
        <w:rPr>
          <w:noProof/>
          <w:lang w:val="en-US"/>
        </w:rPr>
        <w:t>Non-hydrostatic mode (wave resolving)</w:t>
      </w:r>
      <w:r>
        <w:rPr>
          <w:noProof/>
        </w:rPr>
        <w:tab/>
      </w:r>
      <w:r w:rsidR="007E1D7E">
        <w:rPr>
          <w:noProof/>
        </w:rPr>
        <w:fldChar w:fldCharType="begin"/>
      </w:r>
      <w:r>
        <w:rPr>
          <w:noProof/>
        </w:rPr>
        <w:instrText xml:space="preserve"> PAGEREF _Toc413610983 \h </w:instrText>
      </w:r>
      <w:r w:rsidR="007E1D7E">
        <w:rPr>
          <w:noProof/>
        </w:rPr>
      </w:r>
      <w:r w:rsidR="007E1D7E">
        <w:rPr>
          <w:noProof/>
        </w:rPr>
        <w:fldChar w:fldCharType="separate"/>
      </w:r>
      <w:r w:rsidR="002D6E55">
        <w:rPr>
          <w:noProof/>
        </w:rPr>
        <w:t>7</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2.3</w:t>
      </w:r>
      <w:r>
        <w:rPr>
          <w:rFonts w:asciiTheme="minorHAnsi" w:eastAsiaTheme="minorEastAsia" w:hAnsiTheme="minorHAnsi" w:cstheme="minorBidi"/>
          <w:noProof/>
          <w:sz w:val="22"/>
          <w:szCs w:val="22"/>
          <w:lang w:eastAsia="zh-CN"/>
        </w:rPr>
        <w:tab/>
      </w:r>
      <w:r w:rsidRPr="0021712C">
        <w:rPr>
          <w:noProof/>
          <w:lang w:val="en-US"/>
        </w:rPr>
        <w:t>Short wave action</w:t>
      </w:r>
      <w:r>
        <w:rPr>
          <w:noProof/>
        </w:rPr>
        <w:tab/>
      </w:r>
      <w:r w:rsidR="007E1D7E">
        <w:rPr>
          <w:noProof/>
        </w:rPr>
        <w:fldChar w:fldCharType="begin"/>
      </w:r>
      <w:r>
        <w:rPr>
          <w:noProof/>
        </w:rPr>
        <w:instrText xml:space="preserve"> PAGEREF _Toc413610984 \h </w:instrText>
      </w:r>
      <w:r w:rsidR="007E1D7E">
        <w:rPr>
          <w:noProof/>
        </w:rPr>
      </w:r>
      <w:r w:rsidR="007E1D7E">
        <w:rPr>
          <w:noProof/>
        </w:rPr>
        <w:fldChar w:fldCharType="separate"/>
      </w:r>
      <w:r w:rsidR="002D6E55">
        <w:rPr>
          <w:noProof/>
        </w:rPr>
        <w:t>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2.3.1</w:t>
      </w:r>
      <w:r>
        <w:rPr>
          <w:rFonts w:asciiTheme="minorHAnsi" w:eastAsiaTheme="minorEastAsia" w:hAnsiTheme="minorHAnsi" w:cstheme="minorBidi"/>
          <w:noProof/>
          <w:sz w:val="22"/>
          <w:szCs w:val="22"/>
          <w:lang w:eastAsia="zh-CN"/>
        </w:rPr>
        <w:tab/>
      </w:r>
      <w:r w:rsidRPr="0021712C">
        <w:rPr>
          <w:noProof/>
          <w:lang w:val="en-US"/>
        </w:rPr>
        <w:t>Short wave action balance</w:t>
      </w:r>
      <w:r>
        <w:rPr>
          <w:noProof/>
        </w:rPr>
        <w:tab/>
      </w:r>
      <w:r w:rsidR="007E1D7E">
        <w:rPr>
          <w:noProof/>
        </w:rPr>
        <w:fldChar w:fldCharType="begin"/>
      </w:r>
      <w:r>
        <w:rPr>
          <w:noProof/>
        </w:rPr>
        <w:instrText xml:space="preserve"> PAGEREF _Toc413610985 \h </w:instrText>
      </w:r>
      <w:r w:rsidR="007E1D7E">
        <w:rPr>
          <w:noProof/>
        </w:rPr>
      </w:r>
      <w:r w:rsidR="007E1D7E">
        <w:rPr>
          <w:noProof/>
        </w:rPr>
        <w:fldChar w:fldCharType="separate"/>
      </w:r>
      <w:r w:rsidR="002D6E55">
        <w:rPr>
          <w:noProof/>
        </w:rPr>
        <w:t>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2.3.2</w:t>
      </w:r>
      <w:r>
        <w:rPr>
          <w:rFonts w:asciiTheme="minorHAnsi" w:eastAsiaTheme="minorEastAsia" w:hAnsiTheme="minorHAnsi" w:cstheme="minorBidi"/>
          <w:noProof/>
          <w:sz w:val="22"/>
          <w:szCs w:val="22"/>
          <w:lang w:eastAsia="zh-CN"/>
        </w:rPr>
        <w:tab/>
      </w:r>
      <w:r w:rsidRPr="0021712C">
        <w:rPr>
          <w:noProof/>
          <w:lang w:val="en-US"/>
        </w:rPr>
        <w:t>Dissipation</w:t>
      </w:r>
      <w:r>
        <w:rPr>
          <w:noProof/>
        </w:rPr>
        <w:tab/>
      </w:r>
      <w:r w:rsidR="007E1D7E">
        <w:rPr>
          <w:noProof/>
        </w:rPr>
        <w:fldChar w:fldCharType="begin"/>
      </w:r>
      <w:r>
        <w:rPr>
          <w:noProof/>
        </w:rPr>
        <w:instrText xml:space="preserve"> PAGEREF _Toc413610986 \h </w:instrText>
      </w:r>
      <w:r w:rsidR="007E1D7E">
        <w:rPr>
          <w:noProof/>
        </w:rPr>
      </w:r>
      <w:r w:rsidR="007E1D7E">
        <w:rPr>
          <w:noProof/>
        </w:rPr>
        <w:fldChar w:fldCharType="separate"/>
      </w:r>
      <w:r w:rsidR="002D6E55">
        <w:rPr>
          <w:noProof/>
        </w:rPr>
        <w:t>10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2.3.3</w:t>
      </w:r>
      <w:r>
        <w:rPr>
          <w:rFonts w:asciiTheme="minorHAnsi" w:eastAsiaTheme="minorEastAsia" w:hAnsiTheme="minorHAnsi" w:cstheme="minorBidi"/>
          <w:noProof/>
          <w:sz w:val="22"/>
          <w:szCs w:val="22"/>
          <w:lang w:eastAsia="zh-CN"/>
        </w:rPr>
        <w:tab/>
      </w:r>
      <w:r w:rsidRPr="0021712C">
        <w:rPr>
          <w:noProof/>
          <w:lang w:val="en-US"/>
        </w:rPr>
        <w:t>Radiation stresses</w:t>
      </w:r>
      <w:r>
        <w:rPr>
          <w:noProof/>
        </w:rPr>
        <w:tab/>
      </w:r>
      <w:r w:rsidR="007E1D7E">
        <w:rPr>
          <w:noProof/>
        </w:rPr>
        <w:fldChar w:fldCharType="begin"/>
      </w:r>
      <w:r>
        <w:rPr>
          <w:noProof/>
        </w:rPr>
        <w:instrText xml:space="preserve"> PAGEREF _Toc413610987 \h </w:instrText>
      </w:r>
      <w:r w:rsidR="007E1D7E">
        <w:rPr>
          <w:noProof/>
        </w:rPr>
      </w:r>
      <w:r w:rsidR="007E1D7E">
        <w:rPr>
          <w:noProof/>
        </w:rPr>
        <w:fldChar w:fldCharType="separate"/>
      </w:r>
      <w:r w:rsidR="002D6E55">
        <w:rPr>
          <w:noProof/>
        </w:rPr>
        <w:t>15</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2.3.4</w:t>
      </w:r>
      <w:r>
        <w:rPr>
          <w:rFonts w:asciiTheme="minorHAnsi" w:eastAsiaTheme="minorEastAsia" w:hAnsiTheme="minorHAnsi" w:cstheme="minorBidi"/>
          <w:noProof/>
          <w:sz w:val="22"/>
          <w:szCs w:val="22"/>
          <w:lang w:eastAsia="zh-CN"/>
        </w:rPr>
        <w:tab/>
      </w:r>
      <w:r w:rsidRPr="0021712C">
        <w:rPr>
          <w:noProof/>
          <w:lang w:val="en-US"/>
        </w:rPr>
        <w:t>Wave shape</w:t>
      </w:r>
      <w:r>
        <w:rPr>
          <w:noProof/>
        </w:rPr>
        <w:tab/>
      </w:r>
      <w:r w:rsidR="007E1D7E">
        <w:rPr>
          <w:noProof/>
        </w:rPr>
        <w:fldChar w:fldCharType="begin"/>
      </w:r>
      <w:r>
        <w:rPr>
          <w:noProof/>
        </w:rPr>
        <w:instrText xml:space="preserve"> PAGEREF _Toc413610988 \h </w:instrText>
      </w:r>
      <w:r w:rsidR="007E1D7E">
        <w:rPr>
          <w:noProof/>
        </w:rPr>
      </w:r>
      <w:r w:rsidR="007E1D7E">
        <w:rPr>
          <w:noProof/>
        </w:rPr>
        <w:fldChar w:fldCharType="separate"/>
      </w:r>
      <w:r w:rsidR="002D6E55">
        <w:rPr>
          <w:noProof/>
        </w:rPr>
        <w:t>15</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2.3.5</w:t>
      </w:r>
      <w:r>
        <w:rPr>
          <w:rFonts w:asciiTheme="minorHAnsi" w:eastAsiaTheme="minorEastAsia" w:hAnsiTheme="minorHAnsi" w:cstheme="minorBidi"/>
          <w:noProof/>
          <w:sz w:val="22"/>
          <w:szCs w:val="22"/>
          <w:lang w:eastAsia="zh-CN"/>
        </w:rPr>
        <w:tab/>
      </w:r>
      <w:r w:rsidRPr="0021712C">
        <w:rPr>
          <w:noProof/>
          <w:lang w:val="en-US"/>
        </w:rPr>
        <w:t>Turbulence</w:t>
      </w:r>
      <w:r>
        <w:rPr>
          <w:noProof/>
        </w:rPr>
        <w:tab/>
      </w:r>
      <w:r w:rsidR="007E1D7E">
        <w:rPr>
          <w:noProof/>
        </w:rPr>
        <w:fldChar w:fldCharType="begin"/>
      </w:r>
      <w:r>
        <w:rPr>
          <w:noProof/>
        </w:rPr>
        <w:instrText xml:space="preserve"> PAGEREF _Toc413610989 \h </w:instrText>
      </w:r>
      <w:r w:rsidR="007E1D7E">
        <w:rPr>
          <w:noProof/>
        </w:rPr>
      </w:r>
      <w:r w:rsidR="007E1D7E">
        <w:rPr>
          <w:noProof/>
        </w:rPr>
        <w:fldChar w:fldCharType="separate"/>
      </w:r>
      <w:r w:rsidR="002D6E55">
        <w:rPr>
          <w:noProof/>
        </w:rPr>
        <w:t>17</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2.3.6</w:t>
      </w:r>
      <w:r>
        <w:rPr>
          <w:rFonts w:asciiTheme="minorHAnsi" w:eastAsiaTheme="minorEastAsia" w:hAnsiTheme="minorHAnsi" w:cstheme="minorBidi"/>
          <w:noProof/>
          <w:sz w:val="22"/>
          <w:szCs w:val="22"/>
          <w:lang w:eastAsia="zh-CN"/>
        </w:rPr>
        <w:tab/>
      </w:r>
      <w:r w:rsidRPr="0021712C">
        <w:rPr>
          <w:noProof/>
          <w:lang w:val="en-US"/>
        </w:rPr>
        <w:t>Roller energy balance</w:t>
      </w:r>
      <w:r>
        <w:rPr>
          <w:noProof/>
        </w:rPr>
        <w:tab/>
      </w:r>
      <w:r w:rsidR="007E1D7E">
        <w:rPr>
          <w:noProof/>
        </w:rPr>
        <w:fldChar w:fldCharType="begin"/>
      </w:r>
      <w:r>
        <w:rPr>
          <w:noProof/>
        </w:rPr>
        <w:instrText xml:space="preserve"> PAGEREF _Toc413610990 \h </w:instrText>
      </w:r>
      <w:r w:rsidR="007E1D7E">
        <w:rPr>
          <w:noProof/>
        </w:rPr>
      </w:r>
      <w:r w:rsidR="007E1D7E">
        <w:rPr>
          <w:noProof/>
        </w:rPr>
        <w:fldChar w:fldCharType="separate"/>
      </w:r>
      <w:r w:rsidR="002D6E55">
        <w:rPr>
          <w:noProof/>
        </w:rPr>
        <w:t>18</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2.4</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sidR="007E1D7E">
        <w:rPr>
          <w:noProof/>
        </w:rPr>
        <w:fldChar w:fldCharType="begin"/>
      </w:r>
      <w:r>
        <w:rPr>
          <w:noProof/>
        </w:rPr>
        <w:instrText xml:space="preserve"> PAGEREF _Toc413610991 \h </w:instrText>
      </w:r>
      <w:r w:rsidR="007E1D7E">
        <w:rPr>
          <w:noProof/>
        </w:rPr>
      </w:r>
      <w:r w:rsidR="007E1D7E">
        <w:rPr>
          <w:noProof/>
        </w:rPr>
        <w:fldChar w:fldCharType="separate"/>
      </w:r>
      <w:r w:rsidR="002D6E55">
        <w:rPr>
          <w:noProof/>
        </w:rPr>
        <w:t>20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2.4.1</w:t>
      </w:r>
      <w:r>
        <w:rPr>
          <w:rFonts w:asciiTheme="minorHAnsi" w:eastAsiaTheme="minorEastAsia" w:hAnsiTheme="minorHAnsi" w:cstheme="minorBidi"/>
          <w:noProof/>
          <w:sz w:val="22"/>
          <w:szCs w:val="22"/>
          <w:lang w:eastAsia="zh-CN"/>
        </w:rPr>
        <w:tab/>
      </w:r>
      <w:r w:rsidRPr="0021712C">
        <w:rPr>
          <w:noProof/>
          <w:lang w:val="en-US"/>
        </w:rPr>
        <w:t>Horizontal viscosity</w:t>
      </w:r>
      <w:r>
        <w:rPr>
          <w:noProof/>
        </w:rPr>
        <w:tab/>
      </w:r>
      <w:r w:rsidR="007E1D7E">
        <w:rPr>
          <w:noProof/>
        </w:rPr>
        <w:fldChar w:fldCharType="begin"/>
      </w:r>
      <w:r>
        <w:rPr>
          <w:noProof/>
        </w:rPr>
        <w:instrText xml:space="preserve"> PAGEREF _Toc413610992 \h </w:instrText>
      </w:r>
      <w:r w:rsidR="007E1D7E">
        <w:rPr>
          <w:noProof/>
        </w:rPr>
      </w:r>
      <w:r w:rsidR="007E1D7E">
        <w:rPr>
          <w:noProof/>
        </w:rPr>
        <w:fldChar w:fldCharType="separate"/>
      </w:r>
      <w:r w:rsidR="002D6E55">
        <w:rPr>
          <w:noProof/>
        </w:rPr>
        <w:t>20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2.4.2</w:t>
      </w:r>
      <w:r>
        <w:rPr>
          <w:rFonts w:asciiTheme="minorHAnsi" w:eastAsiaTheme="minorEastAsia" w:hAnsiTheme="minorHAnsi" w:cstheme="minorBidi"/>
          <w:noProof/>
          <w:sz w:val="22"/>
          <w:szCs w:val="22"/>
          <w:lang w:eastAsia="zh-CN"/>
        </w:rPr>
        <w:tab/>
      </w:r>
      <w:r w:rsidRPr="0021712C">
        <w:rPr>
          <w:noProof/>
          <w:lang w:val="en-US"/>
        </w:rPr>
        <w:t>Bed shear stress</w:t>
      </w:r>
      <w:r>
        <w:rPr>
          <w:noProof/>
        </w:rPr>
        <w:tab/>
      </w:r>
      <w:r w:rsidR="007E1D7E">
        <w:rPr>
          <w:noProof/>
        </w:rPr>
        <w:fldChar w:fldCharType="begin"/>
      </w:r>
      <w:r>
        <w:rPr>
          <w:noProof/>
        </w:rPr>
        <w:instrText xml:space="preserve"> PAGEREF _Toc413610993 \h </w:instrText>
      </w:r>
      <w:r w:rsidR="007E1D7E">
        <w:rPr>
          <w:noProof/>
        </w:rPr>
      </w:r>
      <w:r w:rsidR="007E1D7E">
        <w:rPr>
          <w:noProof/>
        </w:rPr>
        <w:fldChar w:fldCharType="separate"/>
      </w:r>
      <w:r w:rsidR="002D6E55">
        <w:rPr>
          <w:noProof/>
        </w:rPr>
        <w:t>21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2.4.3</w:t>
      </w:r>
      <w:r>
        <w:rPr>
          <w:rFonts w:asciiTheme="minorHAnsi" w:eastAsiaTheme="minorEastAsia" w:hAnsiTheme="minorHAnsi" w:cstheme="minorBidi"/>
          <w:noProof/>
          <w:sz w:val="22"/>
          <w:szCs w:val="22"/>
          <w:lang w:eastAsia="zh-CN"/>
        </w:rPr>
        <w:tab/>
      </w:r>
      <w:r w:rsidRPr="0021712C">
        <w:rPr>
          <w:noProof/>
          <w:lang w:val="en-US"/>
        </w:rPr>
        <w:t>Damping by vegetation</w:t>
      </w:r>
      <w:r>
        <w:rPr>
          <w:noProof/>
        </w:rPr>
        <w:tab/>
      </w:r>
      <w:r w:rsidR="007E1D7E">
        <w:rPr>
          <w:noProof/>
        </w:rPr>
        <w:fldChar w:fldCharType="begin"/>
      </w:r>
      <w:r>
        <w:rPr>
          <w:noProof/>
        </w:rPr>
        <w:instrText xml:space="preserve"> PAGEREF _Toc413610994 \h </w:instrText>
      </w:r>
      <w:r w:rsidR="007E1D7E">
        <w:rPr>
          <w:noProof/>
        </w:rPr>
      </w:r>
      <w:r w:rsidR="007E1D7E">
        <w:rPr>
          <w:noProof/>
        </w:rPr>
        <w:fldChar w:fldCharType="separate"/>
      </w:r>
      <w:r w:rsidR="002D6E55">
        <w:rPr>
          <w:noProof/>
        </w:rPr>
        <w:t>22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2.4.4</w:t>
      </w:r>
      <w:r>
        <w:rPr>
          <w:rFonts w:asciiTheme="minorHAnsi" w:eastAsiaTheme="minorEastAsia" w:hAnsiTheme="minorHAnsi" w:cstheme="minorBidi"/>
          <w:noProof/>
          <w:sz w:val="22"/>
          <w:szCs w:val="22"/>
          <w:lang w:eastAsia="zh-CN"/>
        </w:rPr>
        <w:tab/>
      </w:r>
      <w:r w:rsidRPr="0021712C">
        <w:rPr>
          <w:noProof/>
          <w:lang w:val="en-US"/>
        </w:rPr>
        <w:t>Wind</w:t>
      </w:r>
      <w:r>
        <w:rPr>
          <w:noProof/>
        </w:rPr>
        <w:tab/>
      </w:r>
      <w:r w:rsidR="007E1D7E">
        <w:rPr>
          <w:noProof/>
        </w:rPr>
        <w:fldChar w:fldCharType="begin"/>
      </w:r>
      <w:r>
        <w:rPr>
          <w:noProof/>
        </w:rPr>
        <w:instrText xml:space="preserve"> PAGEREF _Toc413610995 \h </w:instrText>
      </w:r>
      <w:r w:rsidR="007E1D7E">
        <w:rPr>
          <w:noProof/>
        </w:rPr>
      </w:r>
      <w:r w:rsidR="007E1D7E">
        <w:rPr>
          <w:noProof/>
        </w:rPr>
        <w:fldChar w:fldCharType="separate"/>
      </w:r>
      <w:r w:rsidR="002D6E55">
        <w:rPr>
          <w:noProof/>
        </w:rPr>
        <w:t>22</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2.5</w:t>
      </w:r>
      <w:r>
        <w:rPr>
          <w:rFonts w:asciiTheme="minorHAnsi" w:eastAsiaTheme="minorEastAsia" w:hAnsiTheme="minorHAnsi" w:cstheme="minorBidi"/>
          <w:noProof/>
          <w:sz w:val="22"/>
          <w:szCs w:val="22"/>
          <w:lang w:eastAsia="zh-CN"/>
        </w:rPr>
        <w:tab/>
      </w:r>
      <w:r w:rsidRPr="0021712C">
        <w:rPr>
          <w:noProof/>
          <w:lang w:val="en-US"/>
        </w:rPr>
        <w:t>Non-hydrostatic pressure correction</w:t>
      </w:r>
      <w:r>
        <w:rPr>
          <w:noProof/>
        </w:rPr>
        <w:tab/>
      </w:r>
      <w:r w:rsidR="007E1D7E">
        <w:rPr>
          <w:noProof/>
        </w:rPr>
        <w:fldChar w:fldCharType="begin"/>
      </w:r>
      <w:r>
        <w:rPr>
          <w:noProof/>
        </w:rPr>
        <w:instrText xml:space="preserve"> PAGEREF _Toc413610996 \h </w:instrText>
      </w:r>
      <w:r w:rsidR="007E1D7E">
        <w:rPr>
          <w:noProof/>
        </w:rPr>
      </w:r>
      <w:r w:rsidR="007E1D7E">
        <w:rPr>
          <w:noProof/>
        </w:rPr>
        <w:fldChar w:fldCharType="separate"/>
      </w:r>
      <w:r w:rsidR="002D6E55">
        <w:rPr>
          <w:noProof/>
        </w:rPr>
        <w:t>23</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2.6</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sidR="007E1D7E">
        <w:rPr>
          <w:noProof/>
        </w:rPr>
        <w:fldChar w:fldCharType="begin"/>
      </w:r>
      <w:r>
        <w:rPr>
          <w:noProof/>
        </w:rPr>
        <w:instrText xml:space="preserve"> PAGEREF _Toc413610997 \h </w:instrText>
      </w:r>
      <w:r w:rsidR="007E1D7E">
        <w:rPr>
          <w:noProof/>
        </w:rPr>
      </w:r>
      <w:r w:rsidR="007E1D7E">
        <w:rPr>
          <w:noProof/>
        </w:rPr>
        <w:fldChar w:fldCharType="separate"/>
      </w:r>
      <w:r w:rsidR="002D6E55">
        <w:rPr>
          <w:noProof/>
        </w:rPr>
        <w:t>24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2.6.1</w:t>
      </w:r>
      <w:r>
        <w:rPr>
          <w:rFonts w:asciiTheme="minorHAnsi" w:eastAsiaTheme="minorEastAsia" w:hAnsiTheme="minorHAnsi" w:cstheme="minorBidi"/>
          <w:noProof/>
          <w:sz w:val="22"/>
          <w:szCs w:val="22"/>
          <w:lang w:eastAsia="zh-CN"/>
        </w:rPr>
        <w:tab/>
      </w:r>
      <w:r w:rsidRPr="0021712C">
        <w:rPr>
          <w:noProof/>
          <w:lang w:val="en-US"/>
        </w:rPr>
        <w:t>Continuity</w:t>
      </w:r>
      <w:r>
        <w:rPr>
          <w:noProof/>
        </w:rPr>
        <w:tab/>
      </w:r>
      <w:r w:rsidR="007E1D7E">
        <w:rPr>
          <w:noProof/>
        </w:rPr>
        <w:fldChar w:fldCharType="begin"/>
      </w:r>
      <w:r>
        <w:rPr>
          <w:noProof/>
        </w:rPr>
        <w:instrText xml:space="preserve"> PAGEREF _Toc413610998 \h </w:instrText>
      </w:r>
      <w:r w:rsidR="007E1D7E">
        <w:rPr>
          <w:noProof/>
        </w:rPr>
      </w:r>
      <w:r w:rsidR="007E1D7E">
        <w:rPr>
          <w:noProof/>
        </w:rPr>
        <w:fldChar w:fldCharType="separate"/>
      </w:r>
      <w:r w:rsidR="002D6E55">
        <w:rPr>
          <w:noProof/>
        </w:rPr>
        <w:t>24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2.6.2</w:t>
      </w:r>
      <w:r>
        <w:rPr>
          <w:rFonts w:asciiTheme="minorHAnsi" w:eastAsiaTheme="minorEastAsia" w:hAnsiTheme="minorHAnsi" w:cstheme="minorBidi"/>
          <w:noProof/>
          <w:sz w:val="22"/>
          <w:szCs w:val="22"/>
          <w:lang w:eastAsia="zh-CN"/>
        </w:rPr>
        <w:tab/>
      </w:r>
      <w:r w:rsidRPr="0021712C">
        <w:rPr>
          <w:noProof/>
          <w:lang w:val="en-US"/>
        </w:rPr>
        <w:t>Equation of motions</w:t>
      </w:r>
      <w:r>
        <w:rPr>
          <w:noProof/>
        </w:rPr>
        <w:tab/>
      </w:r>
      <w:r w:rsidR="007E1D7E">
        <w:rPr>
          <w:noProof/>
        </w:rPr>
        <w:fldChar w:fldCharType="begin"/>
      </w:r>
      <w:r>
        <w:rPr>
          <w:noProof/>
        </w:rPr>
        <w:instrText xml:space="preserve"> PAGEREF _Toc413610999 \h </w:instrText>
      </w:r>
      <w:r w:rsidR="007E1D7E">
        <w:rPr>
          <w:noProof/>
        </w:rPr>
      </w:r>
      <w:r w:rsidR="007E1D7E">
        <w:rPr>
          <w:noProof/>
        </w:rPr>
        <w:fldChar w:fldCharType="separate"/>
      </w:r>
      <w:r w:rsidR="002D6E55">
        <w:rPr>
          <w:noProof/>
        </w:rPr>
        <w:t>24</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sidR="007E1D7E">
        <w:rPr>
          <w:noProof/>
        </w:rPr>
        <w:fldChar w:fldCharType="begin"/>
      </w:r>
      <w:r>
        <w:rPr>
          <w:noProof/>
        </w:rPr>
        <w:instrText xml:space="preserve"> PAGEREF _Toc413611000 \h </w:instrText>
      </w:r>
      <w:r w:rsidR="007E1D7E">
        <w:rPr>
          <w:noProof/>
        </w:rPr>
      </w:r>
      <w:r w:rsidR="007E1D7E">
        <w:rPr>
          <w:noProof/>
        </w:rPr>
        <w:fldChar w:fldCharType="separate"/>
      </w:r>
      <w:r w:rsidR="002D6E55">
        <w:rPr>
          <w:noProof/>
        </w:rPr>
        <w:t>28</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2.7.1</w:t>
      </w:r>
      <w:r>
        <w:rPr>
          <w:rFonts w:asciiTheme="minorHAnsi" w:eastAsiaTheme="minorEastAsia" w:hAnsiTheme="minorHAnsi" w:cstheme="minorBidi"/>
          <w:noProof/>
          <w:sz w:val="22"/>
          <w:szCs w:val="22"/>
          <w:lang w:eastAsia="zh-CN"/>
        </w:rPr>
        <w:tab/>
      </w:r>
      <w:r w:rsidRPr="0021712C">
        <w:rPr>
          <w:noProof/>
          <w:lang w:val="en-US"/>
        </w:rPr>
        <w:t>Advection-diffusion equation</w:t>
      </w:r>
      <w:r>
        <w:rPr>
          <w:noProof/>
        </w:rPr>
        <w:tab/>
      </w:r>
      <w:r w:rsidR="007E1D7E">
        <w:rPr>
          <w:noProof/>
        </w:rPr>
        <w:fldChar w:fldCharType="begin"/>
      </w:r>
      <w:r>
        <w:rPr>
          <w:noProof/>
        </w:rPr>
        <w:instrText xml:space="preserve"> PAGEREF _Toc413611001 \h </w:instrText>
      </w:r>
      <w:r w:rsidR="007E1D7E">
        <w:rPr>
          <w:noProof/>
        </w:rPr>
      </w:r>
      <w:r w:rsidR="007E1D7E">
        <w:rPr>
          <w:noProof/>
        </w:rPr>
        <w:fldChar w:fldCharType="separate"/>
      </w:r>
      <w:r w:rsidR="002D6E55">
        <w:rPr>
          <w:noProof/>
        </w:rPr>
        <w:t>28</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2.7.2</w:t>
      </w:r>
      <w:r>
        <w:rPr>
          <w:rFonts w:asciiTheme="minorHAnsi" w:eastAsiaTheme="minorEastAsia" w:hAnsiTheme="minorHAnsi" w:cstheme="minorBidi"/>
          <w:noProof/>
          <w:sz w:val="22"/>
          <w:szCs w:val="22"/>
          <w:lang w:eastAsia="zh-CN"/>
        </w:rPr>
        <w:tab/>
      </w:r>
      <w:r w:rsidRPr="0021712C">
        <w:rPr>
          <w:noProof/>
          <w:lang w:val="en-US"/>
        </w:rPr>
        <w:t>General parameters</w:t>
      </w:r>
      <w:r>
        <w:rPr>
          <w:noProof/>
        </w:rPr>
        <w:tab/>
      </w:r>
      <w:r w:rsidR="007E1D7E">
        <w:rPr>
          <w:noProof/>
        </w:rPr>
        <w:fldChar w:fldCharType="begin"/>
      </w:r>
      <w:r>
        <w:rPr>
          <w:noProof/>
        </w:rPr>
        <w:instrText xml:space="preserve"> PAGEREF _Toc413611002 \h </w:instrText>
      </w:r>
      <w:r w:rsidR="007E1D7E">
        <w:rPr>
          <w:noProof/>
        </w:rPr>
      </w:r>
      <w:r w:rsidR="007E1D7E">
        <w:rPr>
          <w:noProof/>
        </w:rPr>
        <w:fldChar w:fldCharType="separate"/>
      </w:r>
      <w:r w:rsidR="002D6E55">
        <w:rPr>
          <w:noProof/>
        </w:rPr>
        <w:t>29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2.7.3</w:t>
      </w:r>
      <w:r>
        <w:rPr>
          <w:rFonts w:asciiTheme="minorHAnsi" w:eastAsiaTheme="minorEastAsia" w:hAnsiTheme="minorHAnsi" w:cstheme="minorBidi"/>
          <w:noProof/>
          <w:sz w:val="22"/>
          <w:szCs w:val="22"/>
          <w:lang w:eastAsia="zh-CN"/>
        </w:rPr>
        <w:tab/>
      </w:r>
      <w:r w:rsidRPr="0021712C">
        <w:rPr>
          <w:noProof/>
          <w:lang w:val="en-US"/>
        </w:rPr>
        <w:t>Transport formulations</w:t>
      </w:r>
      <w:r>
        <w:rPr>
          <w:noProof/>
        </w:rPr>
        <w:tab/>
      </w:r>
      <w:r w:rsidR="007E1D7E">
        <w:rPr>
          <w:noProof/>
        </w:rPr>
        <w:fldChar w:fldCharType="begin"/>
      </w:r>
      <w:r>
        <w:rPr>
          <w:noProof/>
        </w:rPr>
        <w:instrText xml:space="preserve"> PAGEREF _Toc413611003 \h </w:instrText>
      </w:r>
      <w:r w:rsidR="007E1D7E">
        <w:rPr>
          <w:noProof/>
        </w:rPr>
      </w:r>
      <w:r w:rsidR="007E1D7E">
        <w:rPr>
          <w:noProof/>
        </w:rPr>
        <w:fldChar w:fldCharType="separate"/>
      </w:r>
      <w:r w:rsidR="002D6E55">
        <w:rPr>
          <w:noProof/>
        </w:rPr>
        <w:t>30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2.7.4</w:t>
      </w:r>
      <w:r>
        <w:rPr>
          <w:rFonts w:asciiTheme="minorHAnsi" w:eastAsiaTheme="minorEastAsia" w:hAnsiTheme="minorHAnsi" w:cstheme="minorBidi"/>
          <w:noProof/>
          <w:sz w:val="22"/>
          <w:szCs w:val="22"/>
          <w:lang w:eastAsia="zh-CN"/>
        </w:rPr>
        <w:tab/>
      </w:r>
      <w:r w:rsidRPr="0021712C">
        <w:rPr>
          <w:noProof/>
          <w:lang w:val="en-US"/>
        </w:rPr>
        <w:t>Effects of wave nonlinearity</w:t>
      </w:r>
      <w:r>
        <w:rPr>
          <w:noProof/>
        </w:rPr>
        <w:tab/>
      </w:r>
      <w:r w:rsidR="007E1D7E">
        <w:rPr>
          <w:noProof/>
        </w:rPr>
        <w:fldChar w:fldCharType="begin"/>
      </w:r>
      <w:r>
        <w:rPr>
          <w:noProof/>
        </w:rPr>
        <w:instrText xml:space="preserve"> PAGEREF _Toc413611004 \h </w:instrText>
      </w:r>
      <w:r w:rsidR="007E1D7E">
        <w:rPr>
          <w:noProof/>
        </w:rPr>
      </w:r>
      <w:r w:rsidR="007E1D7E">
        <w:rPr>
          <w:noProof/>
        </w:rPr>
        <w:fldChar w:fldCharType="separate"/>
      </w:r>
      <w:r w:rsidR="002D6E55">
        <w:rPr>
          <w:noProof/>
        </w:rPr>
        <w:t>32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2.7.5</w:t>
      </w:r>
      <w:r>
        <w:rPr>
          <w:rFonts w:asciiTheme="minorHAnsi" w:eastAsiaTheme="minorEastAsia" w:hAnsiTheme="minorHAnsi" w:cstheme="minorBidi"/>
          <w:noProof/>
          <w:sz w:val="22"/>
          <w:szCs w:val="22"/>
          <w:lang w:eastAsia="zh-CN"/>
        </w:rPr>
        <w:tab/>
      </w:r>
      <w:r w:rsidRPr="0021712C">
        <w:rPr>
          <w:noProof/>
          <w:lang w:val="en-US"/>
        </w:rPr>
        <w:t>Hindered erosion by dilatancy</w:t>
      </w:r>
      <w:r>
        <w:rPr>
          <w:noProof/>
        </w:rPr>
        <w:tab/>
      </w:r>
      <w:r w:rsidR="007E1D7E">
        <w:rPr>
          <w:noProof/>
        </w:rPr>
        <w:fldChar w:fldCharType="begin"/>
      </w:r>
      <w:r>
        <w:rPr>
          <w:noProof/>
        </w:rPr>
        <w:instrText xml:space="preserve"> PAGEREF _Toc413611005 \h </w:instrText>
      </w:r>
      <w:r w:rsidR="007E1D7E">
        <w:rPr>
          <w:noProof/>
        </w:rPr>
      </w:r>
      <w:r w:rsidR="007E1D7E">
        <w:rPr>
          <w:noProof/>
        </w:rPr>
        <w:fldChar w:fldCharType="separate"/>
      </w:r>
      <w:r w:rsidR="002D6E55">
        <w:rPr>
          <w:noProof/>
        </w:rPr>
        <w:t>33</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2.7.6</w:t>
      </w:r>
      <w:r>
        <w:rPr>
          <w:rFonts w:asciiTheme="minorHAnsi" w:eastAsiaTheme="minorEastAsia" w:hAnsiTheme="minorHAnsi" w:cstheme="minorBidi"/>
          <w:noProof/>
          <w:sz w:val="22"/>
          <w:szCs w:val="22"/>
          <w:lang w:eastAsia="zh-CN"/>
        </w:rPr>
        <w:tab/>
      </w:r>
      <w:r w:rsidRPr="0021712C">
        <w:rPr>
          <w:noProof/>
          <w:lang w:val="en-US"/>
        </w:rPr>
        <w:t>Bed slope effect</w:t>
      </w:r>
      <w:r>
        <w:rPr>
          <w:noProof/>
        </w:rPr>
        <w:tab/>
      </w:r>
      <w:r w:rsidR="007E1D7E">
        <w:rPr>
          <w:noProof/>
        </w:rPr>
        <w:fldChar w:fldCharType="begin"/>
      </w:r>
      <w:r>
        <w:rPr>
          <w:noProof/>
        </w:rPr>
        <w:instrText xml:space="preserve"> PAGEREF _Toc413611006 \h </w:instrText>
      </w:r>
      <w:r w:rsidR="007E1D7E">
        <w:rPr>
          <w:noProof/>
        </w:rPr>
      </w:r>
      <w:r w:rsidR="007E1D7E">
        <w:rPr>
          <w:noProof/>
        </w:rPr>
        <w:fldChar w:fldCharType="separate"/>
      </w:r>
      <w:r w:rsidR="002D6E55">
        <w:rPr>
          <w:noProof/>
        </w:rPr>
        <w:t>33</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2.8</w:t>
      </w:r>
      <w:r>
        <w:rPr>
          <w:rFonts w:asciiTheme="minorHAnsi" w:eastAsiaTheme="minorEastAsia" w:hAnsiTheme="minorHAnsi" w:cstheme="minorBidi"/>
          <w:noProof/>
          <w:sz w:val="22"/>
          <w:szCs w:val="22"/>
          <w:lang w:eastAsia="zh-CN"/>
        </w:rPr>
        <w:tab/>
      </w:r>
      <w:r w:rsidRPr="0021712C">
        <w:rPr>
          <w:noProof/>
          <w:lang w:val="en-US"/>
        </w:rPr>
        <w:t>Bottom updating</w:t>
      </w:r>
      <w:r>
        <w:rPr>
          <w:noProof/>
        </w:rPr>
        <w:tab/>
      </w:r>
      <w:r w:rsidR="007E1D7E">
        <w:rPr>
          <w:noProof/>
        </w:rPr>
        <w:fldChar w:fldCharType="begin"/>
      </w:r>
      <w:r>
        <w:rPr>
          <w:noProof/>
        </w:rPr>
        <w:instrText xml:space="preserve"> PAGEREF _Toc413611007 \h </w:instrText>
      </w:r>
      <w:r w:rsidR="007E1D7E">
        <w:rPr>
          <w:noProof/>
        </w:rPr>
      </w:r>
      <w:r w:rsidR="007E1D7E">
        <w:rPr>
          <w:noProof/>
        </w:rPr>
        <w:fldChar w:fldCharType="separate"/>
      </w:r>
      <w:r w:rsidR="002D6E55">
        <w:rPr>
          <w:noProof/>
        </w:rPr>
        <w:t>34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2.8.1</w:t>
      </w:r>
      <w:r>
        <w:rPr>
          <w:rFonts w:asciiTheme="minorHAnsi" w:eastAsiaTheme="minorEastAsia" w:hAnsiTheme="minorHAnsi" w:cstheme="minorBidi"/>
          <w:noProof/>
          <w:sz w:val="22"/>
          <w:szCs w:val="22"/>
          <w:lang w:eastAsia="zh-CN"/>
        </w:rPr>
        <w:tab/>
      </w:r>
      <w:r w:rsidRPr="0021712C">
        <w:rPr>
          <w:noProof/>
          <w:lang w:val="en-US"/>
        </w:rPr>
        <w:t>Due to sediment fluxes</w:t>
      </w:r>
      <w:r>
        <w:rPr>
          <w:noProof/>
        </w:rPr>
        <w:tab/>
      </w:r>
      <w:r w:rsidR="007E1D7E">
        <w:rPr>
          <w:noProof/>
        </w:rPr>
        <w:fldChar w:fldCharType="begin"/>
      </w:r>
      <w:r>
        <w:rPr>
          <w:noProof/>
        </w:rPr>
        <w:instrText xml:space="preserve"> PAGEREF _Toc413611008 \h </w:instrText>
      </w:r>
      <w:r w:rsidR="007E1D7E">
        <w:rPr>
          <w:noProof/>
        </w:rPr>
      </w:r>
      <w:r w:rsidR="007E1D7E">
        <w:rPr>
          <w:noProof/>
        </w:rPr>
        <w:fldChar w:fldCharType="separate"/>
      </w:r>
      <w:r w:rsidR="002D6E55">
        <w:rPr>
          <w:noProof/>
        </w:rPr>
        <w:t>34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2.8.2</w:t>
      </w:r>
      <w:r>
        <w:rPr>
          <w:rFonts w:asciiTheme="minorHAnsi" w:eastAsiaTheme="minorEastAsia" w:hAnsiTheme="minorHAnsi" w:cstheme="minorBidi"/>
          <w:noProof/>
          <w:sz w:val="22"/>
          <w:szCs w:val="22"/>
          <w:lang w:eastAsia="zh-CN"/>
        </w:rPr>
        <w:tab/>
      </w:r>
      <w:r w:rsidRPr="0021712C">
        <w:rPr>
          <w:noProof/>
          <w:lang w:val="en-US"/>
        </w:rPr>
        <w:t>Avalanching</w:t>
      </w:r>
      <w:r>
        <w:rPr>
          <w:noProof/>
        </w:rPr>
        <w:tab/>
      </w:r>
      <w:r w:rsidR="007E1D7E">
        <w:rPr>
          <w:noProof/>
        </w:rPr>
        <w:fldChar w:fldCharType="begin"/>
      </w:r>
      <w:r>
        <w:rPr>
          <w:noProof/>
        </w:rPr>
        <w:instrText xml:space="preserve"> PAGEREF _Toc413611009 \h </w:instrText>
      </w:r>
      <w:r w:rsidR="007E1D7E">
        <w:rPr>
          <w:noProof/>
        </w:rPr>
      </w:r>
      <w:r w:rsidR="007E1D7E">
        <w:rPr>
          <w:noProof/>
        </w:rPr>
        <w:fldChar w:fldCharType="separate"/>
      </w:r>
      <w:r w:rsidR="002D6E55">
        <w:rPr>
          <w:noProof/>
        </w:rPr>
        <w:t>35</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2.8.3</w:t>
      </w:r>
      <w:r>
        <w:rPr>
          <w:rFonts w:asciiTheme="minorHAnsi" w:eastAsiaTheme="minorEastAsia" w:hAnsiTheme="minorHAnsi" w:cstheme="minorBidi"/>
          <w:noProof/>
          <w:sz w:val="22"/>
          <w:szCs w:val="22"/>
          <w:lang w:eastAsia="zh-CN"/>
        </w:rPr>
        <w:tab/>
      </w:r>
      <w:r w:rsidRPr="0021712C">
        <w:rPr>
          <w:noProof/>
          <w:lang w:val="en-US"/>
        </w:rPr>
        <w:t>Bed composition</w:t>
      </w:r>
      <w:r>
        <w:rPr>
          <w:noProof/>
        </w:rPr>
        <w:tab/>
      </w:r>
      <w:r w:rsidR="007E1D7E">
        <w:rPr>
          <w:noProof/>
        </w:rPr>
        <w:fldChar w:fldCharType="begin"/>
      </w:r>
      <w:r>
        <w:rPr>
          <w:noProof/>
        </w:rPr>
        <w:instrText xml:space="preserve"> PAGEREF _Toc413611010 \h </w:instrText>
      </w:r>
      <w:r w:rsidR="007E1D7E">
        <w:rPr>
          <w:noProof/>
        </w:rPr>
      </w:r>
      <w:r w:rsidR="007E1D7E">
        <w:rPr>
          <w:noProof/>
        </w:rPr>
        <w:fldChar w:fldCharType="separate"/>
      </w:r>
      <w:r w:rsidR="002D6E55">
        <w:rPr>
          <w:noProof/>
        </w:rPr>
        <w:t>36</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2.9</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sidR="007E1D7E">
        <w:rPr>
          <w:noProof/>
        </w:rPr>
        <w:fldChar w:fldCharType="begin"/>
      </w:r>
      <w:r>
        <w:rPr>
          <w:noProof/>
        </w:rPr>
        <w:instrText xml:space="preserve"> PAGEREF _Toc413611011 \h </w:instrText>
      </w:r>
      <w:r w:rsidR="007E1D7E">
        <w:rPr>
          <w:noProof/>
        </w:rPr>
      </w:r>
      <w:r w:rsidR="007E1D7E">
        <w:rPr>
          <w:noProof/>
        </w:rPr>
        <w:fldChar w:fldCharType="separate"/>
      </w:r>
      <w:r w:rsidR="002D6E55">
        <w:rPr>
          <w:noProof/>
        </w:rPr>
        <w:t>37</w:t>
      </w:r>
      <w:r w:rsidR="007E1D7E">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3</w:t>
      </w:r>
      <w:r>
        <w:rPr>
          <w:rFonts w:asciiTheme="minorHAnsi" w:eastAsiaTheme="minorEastAsia" w:hAnsiTheme="minorHAnsi" w:cstheme="minorBidi"/>
          <w:b w:val="0"/>
          <w:noProof/>
          <w:sz w:val="22"/>
          <w:szCs w:val="22"/>
          <w:lang w:eastAsia="zh-CN"/>
        </w:rPr>
        <w:tab/>
      </w:r>
      <w:r w:rsidRPr="0021712C">
        <w:rPr>
          <w:noProof/>
          <w:lang w:val="en-US"/>
        </w:rPr>
        <w:t>Boundary conditions</w:t>
      </w:r>
      <w:r>
        <w:rPr>
          <w:noProof/>
        </w:rPr>
        <w:tab/>
      </w:r>
      <w:r w:rsidR="007E1D7E">
        <w:rPr>
          <w:noProof/>
        </w:rPr>
        <w:fldChar w:fldCharType="begin"/>
      </w:r>
      <w:r>
        <w:rPr>
          <w:noProof/>
        </w:rPr>
        <w:instrText xml:space="preserve"> PAGEREF _Toc413611012 \h </w:instrText>
      </w:r>
      <w:r w:rsidR="007E1D7E">
        <w:rPr>
          <w:noProof/>
        </w:rPr>
      </w:r>
      <w:r w:rsidR="007E1D7E">
        <w:rPr>
          <w:noProof/>
        </w:rPr>
        <w:fldChar w:fldCharType="separate"/>
      </w:r>
      <w:r w:rsidR="002D6E55">
        <w:rPr>
          <w:noProof/>
        </w:rPr>
        <w:t>39</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3.1</w:t>
      </w:r>
      <w:r>
        <w:rPr>
          <w:rFonts w:asciiTheme="minorHAnsi" w:eastAsiaTheme="minorEastAsia" w:hAnsiTheme="minorHAnsi" w:cstheme="minorBidi"/>
          <w:noProof/>
          <w:sz w:val="22"/>
          <w:szCs w:val="22"/>
          <w:lang w:eastAsia="zh-CN"/>
        </w:rPr>
        <w:tab/>
      </w:r>
      <w:r w:rsidRPr="0021712C">
        <w:rPr>
          <w:noProof/>
          <w:lang w:val="en-US"/>
        </w:rPr>
        <w:t>Waves</w:t>
      </w:r>
      <w:r>
        <w:rPr>
          <w:noProof/>
        </w:rPr>
        <w:tab/>
      </w:r>
      <w:r w:rsidR="007E1D7E">
        <w:rPr>
          <w:noProof/>
        </w:rPr>
        <w:fldChar w:fldCharType="begin"/>
      </w:r>
      <w:r>
        <w:rPr>
          <w:noProof/>
        </w:rPr>
        <w:instrText xml:space="preserve"> PAGEREF _Toc413611013 \h </w:instrText>
      </w:r>
      <w:r w:rsidR="007E1D7E">
        <w:rPr>
          <w:noProof/>
        </w:rPr>
      </w:r>
      <w:r w:rsidR="007E1D7E">
        <w:rPr>
          <w:noProof/>
        </w:rPr>
        <w:fldChar w:fldCharType="separate"/>
      </w:r>
      <w:r w:rsidR="002D6E55">
        <w:rPr>
          <w:noProof/>
        </w:rPr>
        <w:t>39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3.1.1</w:t>
      </w:r>
      <w:r>
        <w:rPr>
          <w:rFonts w:asciiTheme="minorHAnsi" w:eastAsiaTheme="minorEastAsia" w:hAnsiTheme="minorHAnsi" w:cstheme="minorBidi"/>
          <w:noProof/>
          <w:sz w:val="22"/>
          <w:szCs w:val="22"/>
          <w:lang w:eastAsia="zh-CN"/>
        </w:rPr>
        <w:tab/>
      </w:r>
      <w:r w:rsidRPr="0021712C">
        <w:rPr>
          <w:noProof/>
          <w:lang w:val="en-US"/>
        </w:rPr>
        <w:t>Spectral conditions</w:t>
      </w:r>
      <w:r>
        <w:rPr>
          <w:noProof/>
        </w:rPr>
        <w:tab/>
      </w:r>
      <w:r w:rsidR="007E1D7E">
        <w:rPr>
          <w:noProof/>
        </w:rPr>
        <w:fldChar w:fldCharType="begin"/>
      </w:r>
      <w:r>
        <w:rPr>
          <w:noProof/>
        </w:rPr>
        <w:instrText xml:space="preserve"> PAGEREF _Toc413611014 \h </w:instrText>
      </w:r>
      <w:r w:rsidR="007E1D7E">
        <w:rPr>
          <w:noProof/>
        </w:rPr>
      </w:r>
      <w:r w:rsidR="007E1D7E">
        <w:rPr>
          <w:noProof/>
        </w:rPr>
        <w:fldChar w:fldCharType="separate"/>
      </w:r>
      <w:r w:rsidR="002D6E55">
        <w:rPr>
          <w:noProof/>
        </w:rPr>
        <w:t>39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3.1.2</w:t>
      </w:r>
      <w:r>
        <w:rPr>
          <w:rFonts w:asciiTheme="minorHAnsi" w:eastAsiaTheme="minorEastAsia" w:hAnsiTheme="minorHAnsi" w:cstheme="minorBidi"/>
          <w:noProof/>
          <w:sz w:val="22"/>
          <w:szCs w:val="22"/>
          <w:lang w:eastAsia="zh-CN"/>
        </w:rPr>
        <w:tab/>
      </w:r>
      <w:r w:rsidRPr="0021712C">
        <w:rPr>
          <w:noProof/>
          <w:lang w:val="en-US"/>
        </w:rPr>
        <w:t>Non-spectral conditions</w:t>
      </w:r>
      <w:r>
        <w:rPr>
          <w:noProof/>
        </w:rPr>
        <w:tab/>
      </w:r>
      <w:r w:rsidR="007E1D7E">
        <w:rPr>
          <w:noProof/>
        </w:rPr>
        <w:fldChar w:fldCharType="begin"/>
      </w:r>
      <w:r>
        <w:rPr>
          <w:noProof/>
        </w:rPr>
        <w:instrText xml:space="preserve"> PAGEREF _Toc413611015 \h </w:instrText>
      </w:r>
      <w:r w:rsidR="007E1D7E">
        <w:rPr>
          <w:noProof/>
        </w:rPr>
      </w:r>
      <w:r w:rsidR="007E1D7E">
        <w:rPr>
          <w:noProof/>
        </w:rPr>
        <w:fldChar w:fldCharType="separate"/>
      </w:r>
      <w:r w:rsidR="002D6E55">
        <w:rPr>
          <w:noProof/>
        </w:rPr>
        <w:t>39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3.1.3</w:t>
      </w:r>
      <w:r>
        <w:rPr>
          <w:rFonts w:asciiTheme="minorHAnsi" w:eastAsiaTheme="minorEastAsia" w:hAnsiTheme="minorHAnsi" w:cstheme="minorBidi"/>
          <w:noProof/>
          <w:sz w:val="22"/>
          <w:szCs w:val="22"/>
          <w:lang w:eastAsia="zh-CN"/>
        </w:rPr>
        <w:tab/>
      </w:r>
      <w:r w:rsidRPr="0021712C">
        <w:rPr>
          <w:noProof/>
          <w:lang w:val="en-US"/>
        </w:rPr>
        <w:t>Special conditions</w:t>
      </w:r>
      <w:r>
        <w:rPr>
          <w:noProof/>
        </w:rPr>
        <w:tab/>
      </w:r>
      <w:r w:rsidR="007E1D7E">
        <w:rPr>
          <w:noProof/>
        </w:rPr>
        <w:fldChar w:fldCharType="begin"/>
      </w:r>
      <w:r>
        <w:rPr>
          <w:noProof/>
        </w:rPr>
        <w:instrText xml:space="preserve"> PAGEREF _Toc413611016 \h </w:instrText>
      </w:r>
      <w:r w:rsidR="007E1D7E">
        <w:rPr>
          <w:noProof/>
        </w:rPr>
      </w:r>
      <w:r w:rsidR="007E1D7E">
        <w:rPr>
          <w:noProof/>
        </w:rPr>
        <w:fldChar w:fldCharType="separate"/>
      </w:r>
      <w:r w:rsidR="002D6E55">
        <w:rPr>
          <w:noProof/>
        </w:rPr>
        <w:t>40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3.1.4</w:t>
      </w:r>
      <w:r>
        <w:rPr>
          <w:rFonts w:asciiTheme="minorHAnsi" w:eastAsiaTheme="minorEastAsia" w:hAnsiTheme="minorHAnsi" w:cstheme="minorBidi"/>
          <w:noProof/>
          <w:sz w:val="22"/>
          <w:szCs w:val="22"/>
          <w:lang w:eastAsia="zh-CN"/>
        </w:rPr>
        <w:tab/>
      </w:r>
      <w:r w:rsidRPr="0021712C">
        <w:rPr>
          <w:noProof/>
          <w:lang w:val="en-US"/>
        </w:rPr>
        <w:t>Lateral boundary conditions</w:t>
      </w:r>
      <w:r>
        <w:rPr>
          <w:noProof/>
        </w:rPr>
        <w:tab/>
      </w:r>
      <w:r w:rsidR="007E1D7E">
        <w:rPr>
          <w:noProof/>
        </w:rPr>
        <w:fldChar w:fldCharType="begin"/>
      </w:r>
      <w:r>
        <w:rPr>
          <w:noProof/>
        </w:rPr>
        <w:instrText xml:space="preserve"> PAGEREF _Toc413611017 \h </w:instrText>
      </w:r>
      <w:r w:rsidR="007E1D7E">
        <w:rPr>
          <w:noProof/>
        </w:rPr>
      </w:r>
      <w:r w:rsidR="007E1D7E">
        <w:rPr>
          <w:noProof/>
        </w:rPr>
        <w:fldChar w:fldCharType="separate"/>
      </w:r>
      <w:r w:rsidR="002D6E55">
        <w:rPr>
          <w:noProof/>
        </w:rPr>
        <w:t>40</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3.2</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sidR="007E1D7E">
        <w:rPr>
          <w:noProof/>
        </w:rPr>
        <w:fldChar w:fldCharType="begin"/>
      </w:r>
      <w:r>
        <w:rPr>
          <w:noProof/>
        </w:rPr>
        <w:instrText xml:space="preserve"> PAGEREF _Toc413611018 \h </w:instrText>
      </w:r>
      <w:r w:rsidR="007E1D7E">
        <w:rPr>
          <w:noProof/>
        </w:rPr>
      </w:r>
      <w:r w:rsidR="007E1D7E">
        <w:rPr>
          <w:noProof/>
        </w:rPr>
        <w:fldChar w:fldCharType="separate"/>
      </w:r>
      <w:r w:rsidR="002D6E55">
        <w:rPr>
          <w:noProof/>
        </w:rPr>
        <w:t>41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3.2.1</w:t>
      </w:r>
      <w:r>
        <w:rPr>
          <w:rFonts w:asciiTheme="minorHAnsi" w:eastAsiaTheme="minorEastAsia" w:hAnsiTheme="minorHAnsi" w:cstheme="minorBidi"/>
          <w:noProof/>
          <w:sz w:val="22"/>
          <w:szCs w:val="22"/>
          <w:lang w:eastAsia="zh-CN"/>
        </w:rPr>
        <w:tab/>
      </w:r>
      <w:r w:rsidRPr="0021712C">
        <w:rPr>
          <w:noProof/>
          <w:lang w:val="en-US"/>
        </w:rPr>
        <w:t>Offshore boundary</w:t>
      </w:r>
      <w:r>
        <w:rPr>
          <w:noProof/>
        </w:rPr>
        <w:tab/>
      </w:r>
      <w:r w:rsidR="007E1D7E">
        <w:rPr>
          <w:noProof/>
        </w:rPr>
        <w:fldChar w:fldCharType="begin"/>
      </w:r>
      <w:r>
        <w:rPr>
          <w:noProof/>
        </w:rPr>
        <w:instrText xml:space="preserve"> PAGEREF _Toc413611019 \h </w:instrText>
      </w:r>
      <w:r w:rsidR="007E1D7E">
        <w:rPr>
          <w:noProof/>
        </w:rPr>
      </w:r>
      <w:r w:rsidR="007E1D7E">
        <w:rPr>
          <w:noProof/>
        </w:rPr>
        <w:fldChar w:fldCharType="separate"/>
      </w:r>
      <w:r w:rsidR="002D6E55">
        <w:rPr>
          <w:noProof/>
        </w:rPr>
        <w:t>41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lastRenderedPageBreak/>
        <w:t>3.2.2</w:t>
      </w:r>
      <w:r>
        <w:rPr>
          <w:rFonts w:asciiTheme="minorHAnsi" w:eastAsiaTheme="minorEastAsia" w:hAnsiTheme="minorHAnsi" w:cstheme="minorBidi"/>
          <w:noProof/>
          <w:sz w:val="22"/>
          <w:szCs w:val="22"/>
          <w:lang w:eastAsia="zh-CN"/>
        </w:rPr>
        <w:tab/>
      </w:r>
      <w:r w:rsidRPr="0021712C">
        <w:rPr>
          <w:noProof/>
          <w:lang w:val="en-US"/>
        </w:rPr>
        <w:t>Lateral boundaries</w:t>
      </w:r>
      <w:r>
        <w:rPr>
          <w:noProof/>
        </w:rPr>
        <w:tab/>
      </w:r>
      <w:r w:rsidR="007E1D7E">
        <w:rPr>
          <w:noProof/>
        </w:rPr>
        <w:fldChar w:fldCharType="begin"/>
      </w:r>
      <w:r>
        <w:rPr>
          <w:noProof/>
        </w:rPr>
        <w:instrText xml:space="preserve"> PAGEREF _Toc413611020 \h </w:instrText>
      </w:r>
      <w:r w:rsidR="007E1D7E">
        <w:rPr>
          <w:noProof/>
        </w:rPr>
      </w:r>
      <w:r w:rsidR="007E1D7E">
        <w:rPr>
          <w:noProof/>
        </w:rPr>
        <w:fldChar w:fldCharType="separate"/>
      </w:r>
      <w:r w:rsidR="002D6E55">
        <w:rPr>
          <w:noProof/>
        </w:rPr>
        <w:t>42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3.2.3</w:t>
      </w:r>
      <w:r>
        <w:rPr>
          <w:rFonts w:asciiTheme="minorHAnsi" w:eastAsiaTheme="minorEastAsia" w:hAnsiTheme="minorHAnsi" w:cstheme="minorBidi"/>
          <w:noProof/>
          <w:sz w:val="22"/>
          <w:szCs w:val="22"/>
          <w:lang w:eastAsia="zh-CN"/>
        </w:rPr>
        <w:tab/>
      </w:r>
      <w:r w:rsidRPr="0021712C">
        <w:rPr>
          <w:noProof/>
          <w:lang w:val="en-US"/>
        </w:rPr>
        <w:t>Tide and surge</w:t>
      </w:r>
      <w:r>
        <w:rPr>
          <w:noProof/>
        </w:rPr>
        <w:tab/>
      </w:r>
      <w:r w:rsidR="007E1D7E">
        <w:rPr>
          <w:noProof/>
        </w:rPr>
        <w:fldChar w:fldCharType="begin"/>
      </w:r>
      <w:r>
        <w:rPr>
          <w:noProof/>
        </w:rPr>
        <w:instrText xml:space="preserve"> PAGEREF _Toc413611021 \h </w:instrText>
      </w:r>
      <w:r w:rsidR="007E1D7E">
        <w:rPr>
          <w:noProof/>
        </w:rPr>
      </w:r>
      <w:r w:rsidR="007E1D7E">
        <w:rPr>
          <w:noProof/>
        </w:rPr>
        <w:fldChar w:fldCharType="separate"/>
      </w:r>
      <w:r w:rsidR="002D6E55">
        <w:rPr>
          <w:noProof/>
        </w:rPr>
        <w:t>43</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3.2.4</w:t>
      </w:r>
      <w:r>
        <w:rPr>
          <w:rFonts w:asciiTheme="minorHAnsi" w:eastAsiaTheme="minorEastAsia" w:hAnsiTheme="minorHAnsi" w:cstheme="minorBidi"/>
          <w:noProof/>
          <w:sz w:val="22"/>
          <w:szCs w:val="22"/>
          <w:lang w:eastAsia="zh-CN"/>
        </w:rPr>
        <w:tab/>
      </w:r>
      <w:r w:rsidRPr="0021712C">
        <w:rPr>
          <w:noProof/>
          <w:lang w:val="en-US"/>
        </w:rPr>
        <w:t>River and point discharge</w:t>
      </w:r>
      <w:r>
        <w:rPr>
          <w:noProof/>
        </w:rPr>
        <w:tab/>
      </w:r>
      <w:r w:rsidR="007E1D7E">
        <w:rPr>
          <w:noProof/>
        </w:rPr>
        <w:fldChar w:fldCharType="begin"/>
      </w:r>
      <w:r>
        <w:rPr>
          <w:noProof/>
        </w:rPr>
        <w:instrText xml:space="preserve"> PAGEREF _Toc413611022 \h </w:instrText>
      </w:r>
      <w:r w:rsidR="007E1D7E">
        <w:rPr>
          <w:noProof/>
        </w:rPr>
      </w:r>
      <w:r w:rsidR="007E1D7E">
        <w:rPr>
          <w:noProof/>
        </w:rPr>
        <w:fldChar w:fldCharType="separate"/>
      </w:r>
      <w:r w:rsidR="002D6E55">
        <w:rPr>
          <w:noProof/>
        </w:rPr>
        <w:t>43</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3.3</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sidR="007E1D7E">
        <w:rPr>
          <w:noProof/>
        </w:rPr>
        <w:fldChar w:fldCharType="begin"/>
      </w:r>
      <w:r>
        <w:rPr>
          <w:noProof/>
        </w:rPr>
        <w:instrText xml:space="preserve"> PAGEREF _Toc413611023 \h </w:instrText>
      </w:r>
      <w:r w:rsidR="007E1D7E">
        <w:rPr>
          <w:noProof/>
        </w:rPr>
      </w:r>
      <w:r w:rsidR="007E1D7E">
        <w:rPr>
          <w:noProof/>
        </w:rPr>
        <w:fldChar w:fldCharType="separate"/>
      </w:r>
      <w:r w:rsidR="002D6E55">
        <w:rPr>
          <w:noProof/>
        </w:rPr>
        <w:t>43</w:t>
      </w:r>
      <w:r w:rsidR="007E1D7E">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4</w:t>
      </w:r>
      <w:r>
        <w:rPr>
          <w:rFonts w:asciiTheme="minorHAnsi" w:eastAsiaTheme="minorEastAsia" w:hAnsiTheme="minorHAnsi" w:cstheme="minorBidi"/>
          <w:b w:val="0"/>
          <w:noProof/>
          <w:sz w:val="22"/>
          <w:szCs w:val="22"/>
          <w:lang w:eastAsia="zh-CN"/>
        </w:rPr>
        <w:tab/>
      </w:r>
      <w:r w:rsidRPr="0021712C">
        <w:rPr>
          <w:noProof/>
          <w:lang w:val="en-US"/>
        </w:rPr>
        <w:t>Input description</w:t>
      </w:r>
      <w:r>
        <w:rPr>
          <w:noProof/>
        </w:rPr>
        <w:tab/>
      </w:r>
      <w:r w:rsidR="007E1D7E">
        <w:rPr>
          <w:noProof/>
        </w:rPr>
        <w:fldChar w:fldCharType="begin"/>
      </w:r>
      <w:r>
        <w:rPr>
          <w:noProof/>
        </w:rPr>
        <w:instrText xml:space="preserve"> PAGEREF _Toc413611024 \h </w:instrText>
      </w:r>
      <w:r w:rsidR="007E1D7E">
        <w:rPr>
          <w:noProof/>
        </w:rPr>
      </w:r>
      <w:r w:rsidR="007E1D7E">
        <w:rPr>
          <w:noProof/>
        </w:rPr>
        <w:fldChar w:fldCharType="separate"/>
      </w:r>
      <w:r w:rsidR="002D6E55">
        <w:rPr>
          <w:noProof/>
        </w:rPr>
        <w:t>44</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w:t>
      </w:r>
      <w:r>
        <w:rPr>
          <w:rFonts w:asciiTheme="minorHAnsi" w:eastAsiaTheme="minorEastAsia" w:hAnsiTheme="minorHAnsi" w:cstheme="minorBidi"/>
          <w:noProof/>
          <w:sz w:val="22"/>
          <w:szCs w:val="22"/>
          <w:lang w:eastAsia="zh-CN"/>
        </w:rPr>
        <w:tab/>
      </w:r>
      <w:r w:rsidRPr="0021712C">
        <w:rPr>
          <w:noProof/>
          <w:lang w:val="en-US"/>
        </w:rPr>
        <w:t>General</w:t>
      </w:r>
      <w:r>
        <w:rPr>
          <w:noProof/>
        </w:rPr>
        <w:tab/>
      </w:r>
      <w:r w:rsidR="007E1D7E">
        <w:rPr>
          <w:noProof/>
        </w:rPr>
        <w:fldChar w:fldCharType="begin"/>
      </w:r>
      <w:r>
        <w:rPr>
          <w:noProof/>
        </w:rPr>
        <w:instrText xml:space="preserve"> PAGEREF _Toc413611025 \h </w:instrText>
      </w:r>
      <w:r w:rsidR="007E1D7E">
        <w:rPr>
          <w:noProof/>
        </w:rPr>
      </w:r>
      <w:r w:rsidR="007E1D7E">
        <w:rPr>
          <w:noProof/>
        </w:rPr>
        <w:fldChar w:fldCharType="separate"/>
      </w:r>
      <w:r w:rsidR="002D6E55">
        <w:rPr>
          <w:noProof/>
        </w:rPr>
        <w:t>44</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4.2</w:t>
      </w:r>
      <w:r>
        <w:rPr>
          <w:rFonts w:asciiTheme="minorHAnsi" w:eastAsiaTheme="minorEastAsia" w:hAnsiTheme="minorHAnsi" w:cstheme="minorBidi"/>
          <w:noProof/>
          <w:sz w:val="22"/>
          <w:szCs w:val="22"/>
          <w:lang w:eastAsia="zh-CN"/>
        </w:rPr>
        <w:tab/>
      </w:r>
      <w:r w:rsidRPr="0021712C">
        <w:rPr>
          <w:noProof/>
          <w:lang w:val="en-US"/>
        </w:rPr>
        <w:t>Physical processes</w:t>
      </w:r>
      <w:r>
        <w:rPr>
          <w:noProof/>
        </w:rPr>
        <w:tab/>
      </w:r>
      <w:r w:rsidR="007E1D7E">
        <w:rPr>
          <w:noProof/>
        </w:rPr>
        <w:fldChar w:fldCharType="begin"/>
      </w:r>
      <w:r>
        <w:rPr>
          <w:noProof/>
        </w:rPr>
        <w:instrText xml:space="preserve"> PAGEREF _Toc413611026 \h </w:instrText>
      </w:r>
      <w:r w:rsidR="007E1D7E">
        <w:rPr>
          <w:noProof/>
        </w:rPr>
      </w:r>
      <w:r w:rsidR="007E1D7E">
        <w:rPr>
          <w:noProof/>
        </w:rPr>
        <w:fldChar w:fldCharType="separate"/>
      </w:r>
      <w:r w:rsidR="002D6E55">
        <w:rPr>
          <w:noProof/>
        </w:rPr>
        <w:t>45</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4.3</w:t>
      </w:r>
      <w:r>
        <w:rPr>
          <w:rFonts w:asciiTheme="minorHAnsi" w:eastAsiaTheme="minorEastAsia" w:hAnsiTheme="minorHAnsi" w:cstheme="minorBidi"/>
          <w:noProof/>
          <w:sz w:val="22"/>
          <w:szCs w:val="22"/>
          <w:lang w:eastAsia="zh-CN"/>
        </w:rPr>
        <w:tab/>
      </w:r>
      <w:r w:rsidRPr="0021712C">
        <w:rPr>
          <w:noProof/>
          <w:lang w:val="en-US"/>
        </w:rPr>
        <w:t>Grid and bathymetry</w:t>
      </w:r>
      <w:r>
        <w:rPr>
          <w:noProof/>
        </w:rPr>
        <w:tab/>
      </w:r>
      <w:r w:rsidR="007E1D7E">
        <w:rPr>
          <w:noProof/>
        </w:rPr>
        <w:fldChar w:fldCharType="begin"/>
      </w:r>
      <w:r>
        <w:rPr>
          <w:noProof/>
        </w:rPr>
        <w:instrText xml:space="preserve"> PAGEREF _Toc413611027 \h </w:instrText>
      </w:r>
      <w:r w:rsidR="007E1D7E">
        <w:rPr>
          <w:noProof/>
        </w:rPr>
      </w:r>
      <w:r w:rsidR="007E1D7E">
        <w:rPr>
          <w:noProof/>
        </w:rPr>
        <w:fldChar w:fldCharType="separate"/>
      </w:r>
      <w:r w:rsidR="002D6E55">
        <w:rPr>
          <w:noProof/>
        </w:rPr>
        <w:t>46</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4.4</w:t>
      </w:r>
      <w:r>
        <w:rPr>
          <w:rFonts w:asciiTheme="minorHAnsi" w:eastAsiaTheme="minorEastAsia" w:hAnsiTheme="minorHAnsi" w:cstheme="minorBidi"/>
          <w:noProof/>
          <w:sz w:val="22"/>
          <w:szCs w:val="22"/>
          <w:lang w:eastAsia="zh-CN"/>
        </w:rPr>
        <w:tab/>
      </w:r>
      <w:r w:rsidRPr="0021712C">
        <w:rPr>
          <w:noProof/>
          <w:lang w:val="en-US"/>
        </w:rPr>
        <w:t>Waves input</w:t>
      </w:r>
      <w:r>
        <w:rPr>
          <w:noProof/>
        </w:rPr>
        <w:tab/>
      </w:r>
      <w:r w:rsidR="007E1D7E">
        <w:rPr>
          <w:noProof/>
        </w:rPr>
        <w:fldChar w:fldCharType="begin"/>
      </w:r>
      <w:r>
        <w:rPr>
          <w:noProof/>
        </w:rPr>
        <w:instrText xml:space="preserve"> PAGEREF _Toc413611028 \h </w:instrText>
      </w:r>
      <w:r w:rsidR="007E1D7E">
        <w:rPr>
          <w:noProof/>
        </w:rPr>
      </w:r>
      <w:r w:rsidR="007E1D7E">
        <w:rPr>
          <w:noProof/>
        </w:rPr>
        <w:fldChar w:fldCharType="separate"/>
      </w:r>
      <w:r w:rsidR="002D6E55">
        <w:rPr>
          <w:noProof/>
        </w:rPr>
        <w:t>49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4.4.1</w:t>
      </w:r>
      <w:r>
        <w:rPr>
          <w:rFonts w:asciiTheme="minorHAnsi" w:eastAsiaTheme="minorEastAsia" w:hAnsiTheme="minorHAnsi" w:cstheme="minorBidi"/>
          <w:noProof/>
          <w:sz w:val="22"/>
          <w:szCs w:val="22"/>
          <w:lang w:eastAsia="zh-CN"/>
        </w:rPr>
        <w:tab/>
      </w:r>
      <w:r w:rsidRPr="0021712C">
        <w:rPr>
          <w:noProof/>
          <w:lang w:val="en-US"/>
        </w:rPr>
        <w:t>Spectral wave boundary conditions</w:t>
      </w:r>
      <w:r>
        <w:rPr>
          <w:noProof/>
        </w:rPr>
        <w:tab/>
      </w:r>
      <w:r w:rsidR="007E1D7E">
        <w:rPr>
          <w:noProof/>
        </w:rPr>
        <w:fldChar w:fldCharType="begin"/>
      </w:r>
      <w:r>
        <w:rPr>
          <w:noProof/>
        </w:rPr>
        <w:instrText xml:space="preserve"> PAGEREF _Toc413611029 \h </w:instrText>
      </w:r>
      <w:r w:rsidR="007E1D7E">
        <w:rPr>
          <w:noProof/>
        </w:rPr>
      </w:r>
      <w:r w:rsidR="007E1D7E">
        <w:rPr>
          <w:noProof/>
        </w:rPr>
        <w:fldChar w:fldCharType="separate"/>
      </w:r>
      <w:r w:rsidR="002D6E55">
        <w:rPr>
          <w:noProof/>
        </w:rPr>
        <w:t>52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4.4.2</w:t>
      </w:r>
      <w:r>
        <w:rPr>
          <w:rFonts w:asciiTheme="minorHAnsi" w:eastAsiaTheme="minorEastAsia" w:hAnsiTheme="minorHAnsi" w:cstheme="minorBidi"/>
          <w:noProof/>
          <w:sz w:val="22"/>
          <w:szCs w:val="22"/>
          <w:lang w:eastAsia="zh-CN"/>
        </w:rPr>
        <w:tab/>
      </w:r>
      <w:r w:rsidRPr="0021712C">
        <w:rPr>
          <w:noProof/>
          <w:lang w:val="en-US"/>
        </w:rPr>
        <w:t>Non-spectral wave boundary conditions</w:t>
      </w:r>
      <w:r>
        <w:rPr>
          <w:noProof/>
        </w:rPr>
        <w:tab/>
      </w:r>
      <w:r w:rsidR="007E1D7E">
        <w:rPr>
          <w:noProof/>
        </w:rPr>
        <w:fldChar w:fldCharType="begin"/>
      </w:r>
      <w:r>
        <w:rPr>
          <w:noProof/>
        </w:rPr>
        <w:instrText xml:space="preserve"> PAGEREF _Toc413611030 \h </w:instrText>
      </w:r>
      <w:r w:rsidR="007E1D7E">
        <w:rPr>
          <w:noProof/>
        </w:rPr>
      </w:r>
      <w:r w:rsidR="007E1D7E">
        <w:rPr>
          <w:noProof/>
        </w:rPr>
        <w:fldChar w:fldCharType="separate"/>
      </w:r>
      <w:r w:rsidR="002D6E55">
        <w:rPr>
          <w:noProof/>
        </w:rPr>
        <w:t>59</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4.4.3</w:t>
      </w:r>
      <w:r>
        <w:rPr>
          <w:rFonts w:asciiTheme="minorHAnsi" w:eastAsiaTheme="minorEastAsia" w:hAnsiTheme="minorHAnsi" w:cstheme="minorBidi"/>
          <w:noProof/>
          <w:sz w:val="22"/>
          <w:szCs w:val="22"/>
          <w:lang w:eastAsia="zh-CN"/>
        </w:rPr>
        <w:tab/>
      </w:r>
      <w:r w:rsidRPr="0021712C">
        <w:rPr>
          <w:noProof/>
          <w:lang w:val="en-US"/>
        </w:rPr>
        <w:t>Special types of wave boundary conditions</w:t>
      </w:r>
      <w:r>
        <w:rPr>
          <w:noProof/>
        </w:rPr>
        <w:tab/>
      </w:r>
      <w:r w:rsidR="007E1D7E">
        <w:rPr>
          <w:noProof/>
        </w:rPr>
        <w:fldChar w:fldCharType="begin"/>
      </w:r>
      <w:r>
        <w:rPr>
          <w:noProof/>
        </w:rPr>
        <w:instrText xml:space="preserve"> PAGEREF _Toc413611031 \h </w:instrText>
      </w:r>
      <w:r w:rsidR="007E1D7E">
        <w:rPr>
          <w:noProof/>
        </w:rPr>
      </w:r>
      <w:r w:rsidR="007E1D7E">
        <w:rPr>
          <w:noProof/>
        </w:rPr>
        <w:fldChar w:fldCharType="separate"/>
      </w:r>
      <w:r w:rsidR="002D6E55">
        <w:rPr>
          <w:noProof/>
        </w:rPr>
        <w:t>61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4.4.4</w:t>
      </w:r>
      <w:r>
        <w:rPr>
          <w:rFonts w:asciiTheme="minorHAnsi" w:eastAsiaTheme="minorEastAsia" w:hAnsiTheme="minorHAnsi" w:cstheme="minorBidi"/>
          <w:noProof/>
          <w:sz w:val="22"/>
          <w:szCs w:val="22"/>
          <w:lang w:eastAsia="zh-CN"/>
        </w:rPr>
        <w:tab/>
      </w:r>
      <w:r w:rsidRPr="0021712C">
        <w:rPr>
          <w:noProof/>
          <w:lang w:val="en-US"/>
        </w:rPr>
        <w:t>Temporally and/or spatially varying wave boundary conditions</w:t>
      </w:r>
      <w:r>
        <w:rPr>
          <w:noProof/>
        </w:rPr>
        <w:tab/>
      </w:r>
      <w:r w:rsidR="007E1D7E">
        <w:rPr>
          <w:noProof/>
        </w:rPr>
        <w:fldChar w:fldCharType="begin"/>
      </w:r>
      <w:r>
        <w:rPr>
          <w:noProof/>
        </w:rPr>
        <w:instrText xml:space="preserve"> PAGEREF _Toc413611032 \h </w:instrText>
      </w:r>
      <w:r w:rsidR="007E1D7E">
        <w:rPr>
          <w:noProof/>
        </w:rPr>
      </w:r>
      <w:r w:rsidR="007E1D7E">
        <w:rPr>
          <w:noProof/>
        </w:rPr>
        <w:fldChar w:fldCharType="separate"/>
      </w:r>
      <w:r w:rsidR="002D6E55">
        <w:rPr>
          <w:noProof/>
        </w:rPr>
        <w:t>61</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4.5</w:t>
      </w:r>
      <w:r>
        <w:rPr>
          <w:rFonts w:asciiTheme="minorHAnsi" w:eastAsiaTheme="minorEastAsia" w:hAnsiTheme="minorHAnsi" w:cstheme="minorBidi"/>
          <w:noProof/>
          <w:sz w:val="22"/>
          <w:szCs w:val="22"/>
          <w:lang w:eastAsia="zh-CN"/>
        </w:rPr>
        <w:tab/>
      </w:r>
      <w:r w:rsidRPr="0021712C">
        <w:rPr>
          <w:noProof/>
          <w:lang w:val="en-US"/>
        </w:rPr>
        <w:t>Flow, tide and surge input</w:t>
      </w:r>
      <w:r>
        <w:rPr>
          <w:noProof/>
        </w:rPr>
        <w:tab/>
      </w:r>
      <w:r w:rsidR="007E1D7E">
        <w:rPr>
          <w:noProof/>
        </w:rPr>
        <w:fldChar w:fldCharType="begin"/>
      </w:r>
      <w:r>
        <w:rPr>
          <w:noProof/>
        </w:rPr>
        <w:instrText xml:space="preserve"> PAGEREF _Toc413611033 \h </w:instrText>
      </w:r>
      <w:r w:rsidR="007E1D7E">
        <w:rPr>
          <w:noProof/>
        </w:rPr>
      </w:r>
      <w:r w:rsidR="007E1D7E">
        <w:rPr>
          <w:noProof/>
        </w:rPr>
        <w:fldChar w:fldCharType="separate"/>
      </w:r>
      <w:r w:rsidR="002D6E55">
        <w:rPr>
          <w:noProof/>
        </w:rPr>
        <w:t>62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4.5.1</w:t>
      </w:r>
      <w:r>
        <w:rPr>
          <w:rFonts w:asciiTheme="minorHAnsi" w:eastAsiaTheme="minorEastAsia" w:hAnsiTheme="minorHAnsi" w:cstheme="minorBidi"/>
          <w:noProof/>
          <w:sz w:val="22"/>
          <w:szCs w:val="22"/>
          <w:lang w:eastAsia="zh-CN"/>
        </w:rPr>
        <w:tab/>
      </w:r>
      <w:r w:rsidRPr="0021712C">
        <w:rPr>
          <w:noProof/>
          <w:lang w:val="en-US"/>
        </w:rPr>
        <w:t>Flow boundary conditions</w:t>
      </w:r>
      <w:r>
        <w:rPr>
          <w:noProof/>
        </w:rPr>
        <w:tab/>
      </w:r>
      <w:r w:rsidR="007E1D7E">
        <w:rPr>
          <w:noProof/>
        </w:rPr>
        <w:fldChar w:fldCharType="begin"/>
      </w:r>
      <w:r>
        <w:rPr>
          <w:noProof/>
        </w:rPr>
        <w:instrText xml:space="preserve"> PAGEREF _Toc413611034 \h </w:instrText>
      </w:r>
      <w:r w:rsidR="007E1D7E">
        <w:rPr>
          <w:noProof/>
        </w:rPr>
      </w:r>
      <w:r w:rsidR="007E1D7E">
        <w:rPr>
          <w:noProof/>
        </w:rPr>
        <w:fldChar w:fldCharType="separate"/>
      </w:r>
      <w:r w:rsidR="002D6E55">
        <w:rPr>
          <w:noProof/>
        </w:rPr>
        <w:t>62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4.5.2</w:t>
      </w:r>
      <w:r>
        <w:rPr>
          <w:rFonts w:asciiTheme="minorHAnsi" w:eastAsiaTheme="minorEastAsia" w:hAnsiTheme="minorHAnsi" w:cstheme="minorBidi"/>
          <w:noProof/>
          <w:sz w:val="22"/>
          <w:szCs w:val="22"/>
          <w:lang w:eastAsia="zh-CN"/>
        </w:rPr>
        <w:tab/>
      </w:r>
      <w:r w:rsidRPr="0021712C">
        <w:rPr>
          <w:noProof/>
          <w:lang w:val="en-US"/>
        </w:rPr>
        <w:t>Time-varying tide/surge</w:t>
      </w:r>
      <w:r>
        <w:rPr>
          <w:noProof/>
        </w:rPr>
        <w:tab/>
      </w:r>
      <w:r w:rsidR="007E1D7E">
        <w:rPr>
          <w:noProof/>
        </w:rPr>
        <w:fldChar w:fldCharType="begin"/>
      </w:r>
      <w:r>
        <w:rPr>
          <w:noProof/>
        </w:rPr>
        <w:instrText xml:space="preserve"> PAGEREF _Toc413611035 \h </w:instrText>
      </w:r>
      <w:r w:rsidR="007E1D7E">
        <w:rPr>
          <w:noProof/>
        </w:rPr>
      </w:r>
      <w:r w:rsidR="007E1D7E">
        <w:rPr>
          <w:noProof/>
        </w:rPr>
        <w:fldChar w:fldCharType="separate"/>
      </w:r>
      <w:r w:rsidR="002D6E55">
        <w:rPr>
          <w:noProof/>
        </w:rPr>
        <w:t>64</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4.6</w:t>
      </w:r>
      <w:r>
        <w:rPr>
          <w:rFonts w:asciiTheme="minorHAnsi" w:eastAsiaTheme="minorEastAsia" w:hAnsiTheme="minorHAnsi" w:cstheme="minorBidi"/>
          <w:noProof/>
          <w:sz w:val="22"/>
          <w:szCs w:val="22"/>
          <w:lang w:eastAsia="zh-CN"/>
        </w:rPr>
        <w:tab/>
      </w:r>
      <w:r w:rsidRPr="0021712C">
        <w:rPr>
          <w:noProof/>
          <w:lang w:val="en-US"/>
        </w:rPr>
        <w:t>Water level (dam break)</w:t>
      </w:r>
      <w:r>
        <w:rPr>
          <w:noProof/>
        </w:rPr>
        <w:tab/>
      </w:r>
      <w:r w:rsidR="007E1D7E">
        <w:rPr>
          <w:noProof/>
        </w:rPr>
        <w:fldChar w:fldCharType="begin"/>
      </w:r>
      <w:r>
        <w:rPr>
          <w:noProof/>
        </w:rPr>
        <w:instrText xml:space="preserve"> PAGEREF _Toc413611036 \h </w:instrText>
      </w:r>
      <w:r w:rsidR="007E1D7E">
        <w:rPr>
          <w:noProof/>
        </w:rPr>
      </w:r>
      <w:r w:rsidR="007E1D7E">
        <w:rPr>
          <w:noProof/>
        </w:rPr>
        <w:fldChar w:fldCharType="separate"/>
      </w:r>
      <w:r w:rsidR="002D6E55">
        <w:rPr>
          <w:noProof/>
        </w:rPr>
        <w:t>65</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4.7</w:t>
      </w:r>
      <w:r>
        <w:rPr>
          <w:rFonts w:asciiTheme="minorHAnsi" w:eastAsiaTheme="minorEastAsia" w:hAnsiTheme="minorHAnsi" w:cstheme="minorBidi"/>
          <w:noProof/>
          <w:sz w:val="22"/>
          <w:szCs w:val="22"/>
          <w:lang w:eastAsia="zh-CN"/>
        </w:rPr>
        <w:tab/>
      </w:r>
      <w:r w:rsidRPr="0021712C">
        <w:rPr>
          <w:noProof/>
          <w:lang w:val="en-US"/>
        </w:rPr>
        <w:t>Wind input</w:t>
      </w:r>
      <w:r>
        <w:rPr>
          <w:noProof/>
        </w:rPr>
        <w:tab/>
      </w:r>
      <w:r w:rsidR="007E1D7E">
        <w:rPr>
          <w:noProof/>
        </w:rPr>
        <w:fldChar w:fldCharType="begin"/>
      </w:r>
      <w:r>
        <w:rPr>
          <w:noProof/>
        </w:rPr>
        <w:instrText xml:space="preserve"> PAGEREF _Toc413611037 \h </w:instrText>
      </w:r>
      <w:r w:rsidR="007E1D7E">
        <w:rPr>
          <w:noProof/>
        </w:rPr>
      </w:r>
      <w:r w:rsidR="007E1D7E">
        <w:rPr>
          <w:noProof/>
        </w:rPr>
        <w:fldChar w:fldCharType="separate"/>
      </w:r>
      <w:r w:rsidR="002D6E55">
        <w:rPr>
          <w:noProof/>
        </w:rPr>
        <w:t>67</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4.8</w:t>
      </w:r>
      <w:r>
        <w:rPr>
          <w:rFonts w:asciiTheme="minorHAnsi" w:eastAsiaTheme="minorEastAsia" w:hAnsiTheme="minorHAnsi" w:cstheme="minorBidi"/>
          <w:noProof/>
          <w:sz w:val="22"/>
          <w:szCs w:val="22"/>
          <w:lang w:eastAsia="zh-CN"/>
        </w:rPr>
        <w:tab/>
      </w:r>
      <w:r w:rsidRPr="0021712C">
        <w:rPr>
          <w:noProof/>
          <w:lang w:val="en-US"/>
        </w:rPr>
        <w:t>Sediment input</w:t>
      </w:r>
      <w:r>
        <w:rPr>
          <w:noProof/>
        </w:rPr>
        <w:tab/>
      </w:r>
      <w:r w:rsidR="007E1D7E">
        <w:rPr>
          <w:noProof/>
        </w:rPr>
        <w:fldChar w:fldCharType="begin"/>
      </w:r>
      <w:r>
        <w:rPr>
          <w:noProof/>
        </w:rPr>
        <w:instrText xml:space="preserve"> PAGEREF _Toc413611038 \h </w:instrText>
      </w:r>
      <w:r w:rsidR="007E1D7E">
        <w:rPr>
          <w:noProof/>
        </w:rPr>
      </w:r>
      <w:r w:rsidR="007E1D7E">
        <w:rPr>
          <w:noProof/>
        </w:rPr>
        <w:fldChar w:fldCharType="separate"/>
      </w:r>
      <w:r w:rsidR="002D6E55">
        <w:rPr>
          <w:noProof/>
        </w:rPr>
        <w:t>67</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4.9</w:t>
      </w:r>
      <w:r>
        <w:rPr>
          <w:rFonts w:asciiTheme="minorHAnsi" w:eastAsiaTheme="minorEastAsia" w:hAnsiTheme="minorHAnsi" w:cstheme="minorBidi"/>
          <w:noProof/>
          <w:sz w:val="22"/>
          <w:szCs w:val="22"/>
          <w:lang w:eastAsia="zh-CN"/>
        </w:rPr>
        <w:tab/>
      </w:r>
      <w:r w:rsidRPr="0021712C">
        <w:rPr>
          <w:noProof/>
          <w:lang w:val="en-US"/>
        </w:rPr>
        <w:t>Vegetation input</w:t>
      </w:r>
      <w:r>
        <w:rPr>
          <w:noProof/>
        </w:rPr>
        <w:tab/>
      </w:r>
      <w:r w:rsidR="007E1D7E">
        <w:rPr>
          <w:noProof/>
        </w:rPr>
        <w:fldChar w:fldCharType="begin"/>
      </w:r>
      <w:r>
        <w:rPr>
          <w:noProof/>
        </w:rPr>
        <w:instrText xml:space="preserve"> PAGEREF _Toc413611039 \h </w:instrText>
      </w:r>
      <w:r w:rsidR="007E1D7E">
        <w:rPr>
          <w:noProof/>
        </w:rPr>
      </w:r>
      <w:r w:rsidR="007E1D7E">
        <w:rPr>
          <w:noProof/>
        </w:rPr>
        <w:fldChar w:fldCharType="separate"/>
      </w:r>
      <w:r w:rsidR="002D6E55">
        <w:rPr>
          <w:noProof/>
        </w:rPr>
        <w:t>70</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4.10</w:t>
      </w:r>
      <w:r>
        <w:rPr>
          <w:rFonts w:asciiTheme="minorHAnsi" w:eastAsiaTheme="minorEastAsia" w:hAnsiTheme="minorHAnsi" w:cstheme="minorBidi"/>
          <w:noProof/>
          <w:sz w:val="22"/>
          <w:szCs w:val="22"/>
          <w:lang w:eastAsia="zh-CN"/>
        </w:rPr>
        <w:tab/>
      </w:r>
      <w:r w:rsidRPr="0021712C">
        <w:rPr>
          <w:noProof/>
          <w:lang w:val="en-US"/>
        </w:rPr>
        <w:t>Discharge input</w:t>
      </w:r>
      <w:r>
        <w:rPr>
          <w:noProof/>
        </w:rPr>
        <w:tab/>
      </w:r>
      <w:r w:rsidR="007E1D7E">
        <w:rPr>
          <w:noProof/>
        </w:rPr>
        <w:fldChar w:fldCharType="begin"/>
      </w:r>
      <w:r>
        <w:rPr>
          <w:noProof/>
        </w:rPr>
        <w:instrText xml:space="preserve"> PAGEREF _Toc413611040 \h </w:instrText>
      </w:r>
      <w:r w:rsidR="007E1D7E">
        <w:rPr>
          <w:noProof/>
        </w:rPr>
      </w:r>
      <w:r w:rsidR="007E1D7E">
        <w:rPr>
          <w:noProof/>
        </w:rPr>
        <w:fldChar w:fldCharType="separate"/>
      </w:r>
      <w:r w:rsidR="002D6E55">
        <w:rPr>
          <w:noProof/>
        </w:rPr>
        <w:t>71</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4.11</w:t>
      </w:r>
      <w:r>
        <w:rPr>
          <w:rFonts w:asciiTheme="minorHAnsi" w:eastAsiaTheme="minorEastAsia" w:hAnsiTheme="minorHAnsi" w:cstheme="minorBidi"/>
          <w:noProof/>
          <w:sz w:val="22"/>
          <w:szCs w:val="22"/>
          <w:lang w:eastAsia="zh-CN"/>
        </w:rPr>
        <w:tab/>
      </w:r>
      <w:r w:rsidRPr="0021712C">
        <w:rPr>
          <w:noProof/>
          <w:lang w:val="en-US"/>
        </w:rPr>
        <w:t>Drifters input</w:t>
      </w:r>
      <w:r>
        <w:rPr>
          <w:noProof/>
        </w:rPr>
        <w:tab/>
      </w:r>
      <w:r w:rsidR="007E1D7E">
        <w:rPr>
          <w:noProof/>
        </w:rPr>
        <w:fldChar w:fldCharType="begin"/>
      </w:r>
      <w:r>
        <w:rPr>
          <w:noProof/>
        </w:rPr>
        <w:instrText xml:space="preserve"> PAGEREF _Toc413611041 \h </w:instrText>
      </w:r>
      <w:r w:rsidR="007E1D7E">
        <w:rPr>
          <w:noProof/>
        </w:rPr>
      </w:r>
      <w:r w:rsidR="007E1D7E">
        <w:rPr>
          <w:noProof/>
        </w:rPr>
        <w:fldChar w:fldCharType="separate"/>
      </w:r>
      <w:r w:rsidR="002D6E55">
        <w:rPr>
          <w:noProof/>
        </w:rPr>
        <w:t>73</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4.12</w:t>
      </w:r>
      <w:r>
        <w:rPr>
          <w:rFonts w:asciiTheme="minorHAnsi" w:eastAsiaTheme="minorEastAsia" w:hAnsiTheme="minorHAnsi" w:cstheme="minorBidi"/>
          <w:noProof/>
          <w:sz w:val="22"/>
          <w:szCs w:val="22"/>
          <w:lang w:eastAsia="zh-CN"/>
        </w:rPr>
        <w:tab/>
      </w:r>
      <w:r w:rsidRPr="0021712C">
        <w:rPr>
          <w:noProof/>
          <w:lang w:val="en-US"/>
        </w:rPr>
        <w:t>Ship-induced wave motions</w:t>
      </w:r>
      <w:r>
        <w:rPr>
          <w:noProof/>
        </w:rPr>
        <w:tab/>
      </w:r>
      <w:r w:rsidR="007E1D7E">
        <w:rPr>
          <w:noProof/>
        </w:rPr>
        <w:fldChar w:fldCharType="begin"/>
      </w:r>
      <w:r>
        <w:rPr>
          <w:noProof/>
        </w:rPr>
        <w:instrText xml:space="preserve"> PAGEREF _Toc413611042 \h </w:instrText>
      </w:r>
      <w:r w:rsidR="007E1D7E">
        <w:rPr>
          <w:noProof/>
        </w:rPr>
      </w:r>
      <w:r w:rsidR="007E1D7E">
        <w:rPr>
          <w:noProof/>
        </w:rPr>
        <w:fldChar w:fldCharType="separate"/>
      </w:r>
      <w:r w:rsidR="002D6E55">
        <w:rPr>
          <w:noProof/>
        </w:rPr>
        <w:t>73</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4.13</w:t>
      </w:r>
      <w:r>
        <w:rPr>
          <w:rFonts w:asciiTheme="minorHAnsi" w:eastAsiaTheme="minorEastAsia" w:hAnsiTheme="minorHAnsi" w:cstheme="minorBidi"/>
          <w:noProof/>
          <w:sz w:val="22"/>
          <w:szCs w:val="22"/>
          <w:lang w:eastAsia="zh-CN"/>
        </w:rPr>
        <w:tab/>
      </w:r>
      <w:r w:rsidRPr="0021712C">
        <w:rPr>
          <w:noProof/>
          <w:lang w:val="en-US"/>
        </w:rPr>
        <w:t>Output selection</w:t>
      </w:r>
      <w:r>
        <w:rPr>
          <w:noProof/>
        </w:rPr>
        <w:tab/>
      </w:r>
      <w:r w:rsidR="007E1D7E">
        <w:rPr>
          <w:noProof/>
        </w:rPr>
        <w:fldChar w:fldCharType="begin"/>
      </w:r>
      <w:r>
        <w:rPr>
          <w:noProof/>
        </w:rPr>
        <w:instrText xml:space="preserve"> PAGEREF _Toc413611043 \h </w:instrText>
      </w:r>
      <w:r w:rsidR="007E1D7E">
        <w:rPr>
          <w:noProof/>
        </w:rPr>
      </w:r>
      <w:r w:rsidR="007E1D7E">
        <w:rPr>
          <w:noProof/>
        </w:rPr>
        <w:fldChar w:fldCharType="separate"/>
      </w:r>
      <w:r w:rsidR="002D6E55">
        <w:rPr>
          <w:noProof/>
        </w:rPr>
        <w:t>75</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4.13.1</w:t>
      </w:r>
      <w:r>
        <w:rPr>
          <w:rFonts w:asciiTheme="minorHAnsi" w:eastAsiaTheme="minorEastAsia" w:hAnsiTheme="minorHAnsi" w:cstheme="minorBidi"/>
          <w:noProof/>
          <w:sz w:val="22"/>
          <w:szCs w:val="22"/>
          <w:lang w:eastAsia="zh-CN"/>
        </w:rPr>
        <w:tab/>
      </w:r>
      <w:r w:rsidRPr="0021712C">
        <w:rPr>
          <w:noProof/>
          <w:lang w:val="en-US"/>
        </w:rPr>
        <w:t>Output types</w:t>
      </w:r>
      <w:r>
        <w:rPr>
          <w:noProof/>
        </w:rPr>
        <w:tab/>
      </w:r>
      <w:r w:rsidR="007E1D7E">
        <w:rPr>
          <w:noProof/>
        </w:rPr>
        <w:fldChar w:fldCharType="begin"/>
      </w:r>
      <w:r>
        <w:rPr>
          <w:noProof/>
        </w:rPr>
        <w:instrText xml:space="preserve"> PAGEREF _Toc413611044 \h </w:instrText>
      </w:r>
      <w:r w:rsidR="007E1D7E">
        <w:rPr>
          <w:noProof/>
        </w:rPr>
      </w:r>
      <w:r w:rsidR="007E1D7E">
        <w:rPr>
          <w:noProof/>
        </w:rPr>
        <w:fldChar w:fldCharType="separate"/>
      </w:r>
      <w:r w:rsidR="002D6E55">
        <w:rPr>
          <w:noProof/>
        </w:rPr>
        <w:t>77</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4.13.2</w:t>
      </w:r>
      <w:r>
        <w:rPr>
          <w:rFonts w:asciiTheme="minorHAnsi" w:eastAsiaTheme="minorEastAsia" w:hAnsiTheme="minorHAnsi" w:cstheme="minorBidi"/>
          <w:noProof/>
          <w:sz w:val="22"/>
          <w:szCs w:val="22"/>
          <w:lang w:eastAsia="zh-CN"/>
        </w:rPr>
        <w:tab/>
      </w:r>
      <w:r w:rsidRPr="0021712C">
        <w:rPr>
          <w:noProof/>
          <w:lang w:val="en-US"/>
        </w:rPr>
        <w:t>Output times</w:t>
      </w:r>
      <w:r>
        <w:rPr>
          <w:noProof/>
        </w:rPr>
        <w:tab/>
      </w:r>
      <w:r w:rsidR="007E1D7E">
        <w:rPr>
          <w:noProof/>
        </w:rPr>
        <w:fldChar w:fldCharType="begin"/>
      </w:r>
      <w:r>
        <w:rPr>
          <w:noProof/>
        </w:rPr>
        <w:instrText xml:space="preserve"> PAGEREF _Toc413611045 \h </w:instrText>
      </w:r>
      <w:r w:rsidR="007E1D7E">
        <w:rPr>
          <w:noProof/>
        </w:rPr>
      </w:r>
      <w:r w:rsidR="007E1D7E">
        <w:rPr>
          <w:noProof/>
        </w:rPr>
        <w:fldChar w:fldCharType="separate"/>
      </w:r>
      <w:r w:rsidR="002D6E55">
        <w:rPr>
          <w:noProof/>
        </w:rPr>
        <w:t>85</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4.13.3</w:t>
      </w:r>
      <w:r>
        <w:rPr>
          <w:rFonts w:asciiTheme="minorHAnsi" w:eastAsiaTheme="minorEastAsia" w:hAnsiTheme="minorHAnsi" w:cstheme="minorBidi"/>
          <w:noProof/>
          <w:sz w:val="22"/>
          <w:szCs w:val="22"/>
          <w:lang w:eastAsia="zh-CN"/>
        </w:rPr>
        <w:tab/>
      </w:r>
      <w:r w:rsidRPr="0021712C">
        <w:rPr>
          <w:noProof/>
          <w:lang w:val="en-US"/>
        </w:rPr>
        <w:t>Output format</w:t>
      </w:r>
      <w:r>
        <w:rPr>
          <w:noProof/>
        </w:rPr>
        <w:tab/>
      </w:r>
      <w:r w:rsidR="007E1D7E">
        <w:rPr>
          <w:noProof/>
        </w:rPr>
        <w:fldChar w:fldCharType="begin"/>
      </w:r>
      <w:r>
        <w:rPr>
          <w:noProof/>
        </w:rPr>
        <w:instrText xml:space="preserve"> PAGEREF _Toc413611046 \h </w:instrText>
      </w:r>
      <w:r w:rsidR="007E1D7E">
        <w:rPr>
          <w:noProof/>
        </w:rPr>
      </w:r>
      <w:r w:rsidR="007E1D7E">
        <w:rPr>
          <w:noProof/>
        </w:rPr>
        <w:fldChar w:fldCharType="separate"/>
      </w:r>
      <w:r w:rsidR="002D6E55">
        <w:rPr>
          <w:noProof/>
        </w:rPr>
        <w:t>86</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4.14</w:t>
      </w:r>
      <w:r>
        <w:rPr>
          <w:rFonts w:asciiTheme="minorHAnsi" w:eastAsiaTheme="minorEastAsia" w:hAnsiTheme="minorHAnsi" w:cstheme="minorBidi"/>
          <w:noProof/>
          <w:sz w:val="22"/>
          <w:szCs w:val="22"/>
          <w:lang w:eastAsia="zh-CN"/>
        </w:rPr>
        <w:tab/>
      </w:r>
      <w:r w:rsidRPr="0021712C">
        <w:rPr>
          <w:noProof/>
          <w:lang w:val="en-US"/>
        </w:rPr>
        <w:t>Time parameters</w:t>
      </w:r>
      <w:r>
        <w:rPr>
          <w:noProof/>
        </w:rPr>
        <w:tab/>
      </w:r>
      <w:r w:rsidR="007E1D7E">
        <w:rPr>
          <w:noProof/>
        </w:rPr>
        <w:fldChar w:fldCharType="begin"/>
      </w:r>
      <w:r>
        <w:rPr>
          <w:noProof/>
        </w:rPr>
        <w:instrText xml:space="preserve"> PAGEREF _Toc413611047 \h </w:instrText>
      </w:r>
      <w:r w:rsidR="007E1D7E">
        <w:rPr>
          <w:noProof/>
        </w:rPr>
      </w:r>
      <w:r w:rsidR="007E1D7E">
        <w:rPr>
          <w:noProof/>
        </w:rPr>
        <w:fldChar w:fldCharType="separate"/>
      </w:r>
      <w:r w:rsidR="002D6E55">
        <w:rPr>
          <w:noProof/>
        </w:rPr>
        <w:t>88</w:t>
      </w:r>
      <w:r w:rsidR="007E1D7E">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5</w:t>
      </w:r>
      <w:r>
        <w:rPr>
          <w:rFonts w:asciiTheme="minorHAnsi" w:eastAsiaTheme="minorEastAsia" w:hAnsiTheme="minorHAnsi" w:cstheme="minorBidi"/>
          <w:b w:val="0"/>
          <w:noProof/>
          <w:sz w:val="22"/>
          <w:szCs w:val="22"/>
          <w:lang w:eastAsia="zh-CN"/>
        </w:rPr>
        <w:tab/>
      </w:r>
      <w:r w:rsidRPr="0021712C">
        <w:rPr>
          <w:noProof/>
          <w:lang w:val="en-US"/>
        </w:rPr>
        <w:t>Bibliography</w:t>
      </w:r>
      <w:r>
        <w:rPr>
          <w:noProof/>
        </w:rPr>
        <w:tab/>
      </w:r>
      <w:r w:rsidR="007E1D7E">
        <w:rPr>
          <w:noProof/>
        </w:rPr>
        <w:fldChar w:fldCharType="begin"/>
      </w:r>
      <w:r>
        <w:rPr>
          <w:noProof/>
        </w:rPr>
        <w:instrText xml:space="preserve"> PAGEREF _Toc413611048 \h </w:instrText>
      </w:r>
      <w:r w:rsidR="007E1D7E">
        <w:rPr>
          <w:noProof/>
        </w:rPr>
      </w:r>
      <w:r w:rsidR="007E1D7E">
        <w:rPr>
          <w:noProof/>
        </w:rPr>
        <w:fldChar w:fldCharType="separate"/>
      </w:r>
      <w:r w:rsidR="002D6E55">
        <w:rPr>
          <w:noProof/>
        </w:rPr>
        <w:t>89</w:t>
      </w:r>
      <w:r w:rsidR="007E1D7E">
        <w:rPr>
          <w:noProof/>
        </w:rPr>
        <w:fldChar w:fldCharType="end"/>
      </w:r>
    </w:p>
    <w:p w:rsidR="0073638B" w:rsidRDefault="0073638B">
      <w:pPr>
        <w:pStyle w:val="TOC1"/>
        <w:rPr>
          <w:rFonts w:asciiTheme="minorHAnsi" w:eastAsiaTheme="minorEastAsia" w:hAnsiTheme="minorHAnsi" w:cstheme="minorBidi"/>
          <w:b w:val="0"/>
          <w:noProof/>
          <w:sz w:val="22"/>
          <w:szCs w:val="22"/>
          <w:lang w:eastAsia="zh-CN"/>
        </w:rPr>
      </w:pPr>
      <w:r w:rsidRPr="0021712C">
        <w:rPr>
          <w:noProof/>
          <w:lang w:val="en-US"/>
        </w:rPr>
        <w:t>6</w:t>
      </w:r>
      <w:r>
        <w:rPr>
          <w:rFonts w:asciiTheme="minorHAnsi" w:eastAsiaTheme="minorEastAsia" w:hAnsiTheme="minorHAnsi" w:cstheme="minorBidi"/>
          <w:b w:val="0"/>
          <w:noProof/>
          <w:sz w:val="22"/>
          <w:szCs w:val="22"/>
          <w:lang w:eastAsia="zh-CN"/>
        </w:rPr>
        <w:tab/>
      </w:r>
      <w:r w:rsidRPr="0021712C">
        <w:rPr>
          <w:noProof/>
          <w:lang w:val="en-US"/>
        </w:rPr>
        <w:t>Appendices</w:t>
      </w:r>
      <w:r>
        <w:rPr>
          <w:noProof/>
        </w:rPr>
        <w:tab/>
      </w:r>
      <w:r w:rsidR="007E1D7E">
        <w:rPr>
          <w:noProof/>
        </w:rPr>
        <w:fldChar w:fldCharType="begin"/>
      </w:r>
      <w:r>
        <w:rPr>
          <w:noProof/>
        </w:rPr>
        <w:instrText xml:space="preserve"> PAGEREF _Toc413611049 \h </w:instrText>
      </w:r>
      <w:r w:rsidR="007E1D7E">
        <w:rPr>
          <w:noProof/>
        </w:rPr>
      </w:r>
      <w:r w:rsidR="007E1D7E">
        <w:rPr>
          <w:noProof/>
        </w:rPr>
        <w:fldChar w:fldCharType="separate"/>
      </w:r>
      <w:r w:rsidR="002D6E55">
        <w:rPr>
          <w:noProof/>
        </w:rPr>
        <w:t>89</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6.1</w:t>
      </w:r>
      <w:r>
        <w:rPr>
          <w:rFonts w:asciiTheme="minorHAnsi" w:eastAsiaTheme="minorEastAsia" w:hAnsiTheme="minorHAnsi" w:cstheme="minorBidi"/>
          <w:noProof/>
          <w:sz w:val="22"/>
          <w:szCs w:val="22"/>
          <w:lang w:eastAsia="zh-CN"/>
        </w:rPr>
        <w:tab/>
      </w:r>
      <w:r w:rsidRPr="0021712C">
        <w:rPr>
          <w:noProof/>
          <w:lang w:val="en-US"/>
        </w:rPr>
        <w:t>Hands on exercises (based on basic XBeach of the Delft Software Days 2014)</w:t>
      </w:r>
      <w:r>
        <w:rPr>
          <w:noProof/>
        </w:rPr>
        <w:tab/>
      </w:r>
      <w:r w:rsidR="007E1D7E">
        <w:rPr>
          <w:noProof/>
        </w:rPr>
        <w:fldChar w:fldCharType="begin"/>
      </w:r>
      <w:r>
        <w:rPr>
          <w:noProof/>
        </w:rPr>
        <w:instrText xml:space="preserve"> PAGEREF _Toc413611050 \h </w:instrText>
      </w:r>
      <w:r w:rsidR="007E1D7E">
        <w:rPr>
          <w:noProof/>
        </w:rPr>
      </w:r>
      <w:r w:rsidR="007E1D7E">
        <w:rPr>
          <w:noProof/>
        </w:rPr>
        <w:fldChar w:fldCharType="separate"/>
      </w:r>
      <w:r w:rsidR="002D6E55">
        <w:rPr>
          <w:noProof/>
        </w:rPr>
        <w:t>94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6.1.1</w:t>
      </w:r>
      <w:r>
        <w:rPr>
          <w:rFonts w:asciiTheme="minorHAnsi" w:eastAsiaTheme="minorEastAsia" w:hAnsiTheme="minorHAnsi" w:cstheme="minorBidi"/>
          <w:noProof/>
          <w:sz w:val="22"/>
          <w:szCs w:val="22"/>
          <w:lang w:eastAsia="zh-CN"/>
        </w:rPr>
        <w:tab/>
      </w:r>
      <w:r w:rsidRPr="0021712C">
        <w:rPr>
          <w:noProof/>
          <w:lang w:val="en-US"/>
        </w:rPr>
        <w:t>Dune erosion at Delfland, Netherlands (1D)</w:t>
      </w:r>
      <w:r>
        <w:rPr>
          <w:noProof/>
        </w:rPr>
        <w:tab/>
      </w:r>
      <w:r w:rsidR="007E1D7E">
        <w:rPr>
          <w:noProof/>
        </w:rPr>
        <w:fldChar w:fldCharType="begin"/>
      </w:r>
      <w:r>
        <w:rPr>
          <w:noProof/>
        </w:rPr>
        <w:instrText xml:space="preserve"> PAGEREF _Toc413611051 \h </w:instrText>
      </w:r>
      <w:r w:rsidR="007E1D7E">
        <w:rPr>
          <w:noProof/>
        </w:rPr>
      </w:r>
      <w:r w:rsidR="007E1D7E">
        <w:rPr>
          <w:noProof/>
        </w:rPr>
        <w:fldChar w:fldCharType="separate"/>
      </w:r>
      <w:r w:rsidR="002D6E55">
        <w:rPr>
          <w:noProof/>
        </w:rPr>
        <w:t>94</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6.1.2</w:t>
      </w:r>
      <w:r>
        <w:rPr>
          <w:rFonts w:asciiTheme="minorHAnsi" w:eastAsiaTheme="minorEastAsia" w:hAnsiTheme="minorHAnsi" w:cstheme="minorBidi"/>
          <w:noProof/>
          <w:sz w:val="22"/>
          <w:szCs w:val="22"/>
          <w:lang w:eastAsia="zh-CN"/>
        </w:rPr>
        <w:tab/>
      </w:r>
      <w:r w:rsidRPr="0021712C">
        <w:rPr>
          <w:noProof/>
          <w:lang w:val="en-US"/>
        </w:rPr>
        <w:t>Nourishment scenarios near Kijkduin, Holland (1D)</w:t>
      </w:r>
      <w:r>
        <w:rPr>
          <w:noProof/>
        </w:rPr>
        <w:tab/>
      </w:r>
      <w:r w:rsidR="007E1D7E">
        <w:rPr>
          <w:noProof/>
        </w:rPr>
        <w:fldChar w:fldCharType="begin"/>
      </w:r>
      <w:r>
        <w:rPr>
          <w:noProof/>
        </w:rPr>
        <w:instrText xml:space="preserve"> PAGEREF _Toc413611052 \h </w:instrText>
      </w:r>
      <w:r w:rsidR="007E1D7E">
        <w:rPr>
          <w:noProof/>
        </w:rPr>
      </w:r>
      <w:r w:rsidR="007E1D7E">
        <w:rPr>
          <w:noProof/>
        </w:rPr>
        <w:fldChar w:fldCharType="separate"/>
      </w:r>
      <w:r w:rsidR="002D6E55">
        <w:rPr>
          <w:noProof/>
        </w:rPr>
        <w:t>95</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6.1.3</w:t>
      </w:r>
      <w:r>
        <w:rPr>
          <w:rFonts w:asciiTheme="minorHAnsi" w:eastAsiaTheme="minorEastAsia" w:hAnsiTheme="minorHAnsi" w:cstheme="minorBidi"/>
          <w:noProof/>
          <w:sz w:val="22"/>
          <w:szCs w:val="22"/>
          <w:lang w:eastAsia="zh-CN"/>
        </w:rPr>
        <w:tab/>
      </w:r>
      <w:r w:rsidRPr="0021712C">
        <w:rPr>
          <w:noProof/>
          <w:lang w:val="en-US"/>
        </w:rPr>
        <w:t>Overwash at Santa Rosa Island , USA (2DH)</w:t>
      </w:r>
      <w:r>
        <w:rPr>
          <w:noProof/>
        </w:rPr>
        <w:tab/>
      </w:r>
      <w:r w:rsidR="007E1D7E">
        <w:rPr>
          <w:noProof/>
        </w:rPr>
        <w:fldChar w:fldCharType="begin"/>
      </w:r>
      <w:r>
        <w:rPr>
          <w:noProof/>
        </w:rPr>
        <w:instrText xml:space="preserve"> PAGEREF _Toc413611053 \h </w:instrText>
      </w:r>
      <w:r w:rsidR="007E1D7E">
        <w:rPr>
          <w:noProof/>
        </w:rPr>
      </w:r>
      <w:r w:rsidR="007E1D7E">
        <w:rPr>
          <w:noProof/>
        </w:rPr>
        <w:fldChar w:fldCharType="separate"/>
      </w:r>
      <w:r w:rsidR="002D6E55">
        <w:rPr>
          <w:noProof/>
        </w:rPr>
        <w:t>96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6.1.4</w:t>
      </w:r>
      <w:r>
        <w:rPr>
          <w:rFonts w:asciiTheme="minorHAnsi" w:eastAsiaTheme="minorEastAsia" w:hAnsiTheme="minorHAnsi" w:cstheme="minorBidi"/>
          <w:noProof/>
          <w:sz w:val="22"/>
          <w:szCs w:val="22"/>
          <w:lang w:eastAsia="zh-CN"/>
        </w:rPr>
        <w:tab/>
      </w:r>
      <w:r w:rsidRPr="0021712C">
        <w:rPr>
          <w:noProof/>
          <w:lang w:val="en-US"/>
        </w:rPr>
        <w:t>Yanchep perched beach and natural breakwater (2DH)</w:t>
      </w:r>
      <w:r>
        <w:rPr>
          <w:noProof/>
        </w:rPr>
        <w:tab/>
      </w:r>
      <w:r w:rsidR="007E1D7E">
        <w:rPr>
          <w:noProof/>
        </w:rPr>
        <w:fldChar w:fldCharType="begin"/>
      </w:r>
      <w:r>
        <w:rPr>
          <w:noProof/>
        </w:rPr>
        <w:instrText xml:space="preserve"> PAGEREF _Toc413611054 \h </w:instrText>
      </w:r>
      <w:r w:rsidR="007E1D7E">
        <w:rPr>
          <w:noProof/>
        </w:rPr>
      </w:r>
      <w:r w:rsidR="007E1D7E">
        <w:rPr>
          <w:noProof/>
        </w:rPr>
        <w:fldChar w:fldCharType="separate"/>
      </w:r>
      <w:r w:rsidR="002D6E55">
        <w:rPr>
          <w:noProof/>
        </w:rPr>
        <w:t>96</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6.2</w:t>
      </w:r>
      <w:r>
        <w:rPr>
          <w:rFonts w:asciiTheme="minorHAnsi" w:eastAsiaTheme="minorEastAsia" w:hAnsiTheme="minorHAnsi" w:cstheme="minorBidi"/>
          <w:noProof/>
          <w:sz w:val="22"/>
          <w:szCs w:val="22"/>
          <w:lang w:eastAsia="zh-CN"/>
        </w:rPr>
        <w:tab/>
      </w:r>
      <w:r w:rsidRPr="0021712C">
        <w:rPr>
          <w:noProof/>
          <w:lang w:val="en-US"/>
        </w:rPr>
        <w:t>Advanced model coefficients</w:t>
      </w:r>
      <w:r>
        <w:rPr>
          <w:noProof/>
        </w:rPr>
        <w:tab/>
      </w:r>
      <w:r w:rsidR="007E1D7E">
        <w:rPr>
          <w:noProof/>
        </w:rPr>
        <w:fldChar w:fldCharType="begin"/>
      </w:r>
      <w:r>
        <w:rPr>
          <w:noProof/>
        </w:rPr>
        <w:instrText xml:space="preserve"> PAGEREF _Toc413611055 \h </w:instrText>
      </w:r>
      <w:r w:rsidR="007E1D7E">
        <w:rPr>
          <w:noProof/>
        </w:rPr>
      </w:r>
      <w:r w:rsidR="007E1D7E">
        <w:rPr>
          <w:noProof/>
        </w:rPr>
        <w:fldChar w:fldCharType="separate"/>
      </w:r>
      <w:r w:rsidR="002D6E55">
        <w:rPr>
          <w:noProof/>
        </w:rPr>
        <w:t>98</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6.2.1</w:t>
      </w:r>
      <w:r>
        <w:rPr>
          <w:rFonts w:asciiTheme="minorHAnsi" w:eastAsiaTheme="minorEastAsia" w:hAnsiTheme="minorHAnsi" w:cstheme="minorBidi"/>
          <w:noProof/>
          <w:sz w:val="22"/>
          <w:szCs w:val="22"/>
          <w:lang w:eastAsia="zh-CN"/>
        </w:rPr>
        <w:tab/>
      </w:r>
      <w:r w:rsidRPr="0021712C">
        <w:rPr>
          <w:noProof/>
          <w:lang w:val="en-US"/>
        </w:rPr>
        <w:t>Wave numerics</w:t>
      </w:r>
      <w:r>
        <w:rPr>
          <w:noProof/>
        </w:rPr>
        <w:tab/>
      </w:r>
      <w:r w:rsidR="007E1D7E">
        <w:rPr>
          <w:noProof/>
        </w:rPr>
        <w:fldChar w:fldCharType="begin"/>
      </w:r>
      <w:r>
        <w:rPr>
          <w:noProof/>
        </w:rPr>
        <w:instrText xml:space="preserve"> PAGEREF _Toc413611056 \h </w:instrText>
      </w:r>
      <w:r w:rsidR="007E1D7E">
        <w:rPr>
          <w:noProof/>
        </w:rPr>
      </w:r>
      <w:r w:rsidR="007E1D7E">
        <w:rPr>
          <w:noProof/>
        </w:rPr>
        <w:fldChar w:fldCharType="separate"/>
      </w:r>
      <w:r w:rsidR="002D6E55">
        <w:rPr>
          <w:noProof/>
        </w:rPr>
        <w:t>98</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6.2.2</w:t>
      </w:r>
      <w:r>
        <w:rPr>
          <w:rFonts w:asciiTheme="minorHAnsi" w:eastAsiaTheme="minorEastAsia" w:hAnsiTheme="minorHAnsi" w:cstheme="minorBidi"/>
          <w:noProof/>
          <w:sz w:val="22"/>
          <w:szCs w:val="22"/>
          <w:lang w:eastAsia="zh-CN"/>
        </w:rPr>
        <w:tab/>
      </w:r>
      <w:r w:rsidRPr="0021712C">
        <w:rPr>
          <w:noProof/>
          <w:lang w:val="en-US"/>
        </w:rPr>
        <w:t>Wave dissipation</w:t>
      </w:r>
      <w:r>
        <w:rPr>
          <w:noProof/>
        </w:rPr>
        <w:tab/>
      </w:r>
      <w:r w:rsidR="007E1D7E">
        <w:rPr>
          <w:noProof/>
        </w:rPr>
        <w:fldChar w:fldCharType="begin"/>
      </w:r>
      <w:r>
        <w:rPr>
          <w:noProof/>
        </w:rPr>
        <w:instrText xml:space="preserve"> PAGEREF _Toc413611057 \h </w:instrText>
      </w:r>
      <w:r w:rsidR="007E1D7E">
        <w:rPr>
          <w:noProof/>
        </w:rPr>
      </w:r>
      <w:r w:rsidR="007E1D7E">
        <w:rPr>
          <w:noProof/>
        </w:rPr>
        <w:fldChar w:fldCharType="separate"/>
      </w:r>
      <w:r w:rsidR="002D6E55">
        <w:rPr>
          <w:noProof/>
        </w:rPr>
        <w:t>98</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6.2.3</w:t>
      </w:r>
      <w:r>
        <w:rPr>
          <w:rFonts w:asciiTheme="minorHAnsi" w:eastAsiaTheme="minorEastAsia" w:hAnsiTheme="minorHAnsi" w:cstheme="minorBidi"/>
          <w:noProof/>
          <w:sz w:val="22"/>
          <w:szCs w:val="22"/>
          <w:lang w:eastAsia="zh-CN"/>
        </w:rPr>
        <w:tab/>
      </w:r>
      <w:r w:rsidRPr="0021712C">
        <w:rPr>
          <w:noProof/>
          <w:lang w:val="en-US"/>
        </w:rPr>
        <w:t>Rollers</w:t>
      </w:r>
      <w:r>
        <w:rPr>
          <w:noProof/>
        </w:rPr>
        <w:tab/>
      </w:r>
      <w:r w:rsidR="007E1D7E">
        <w:rPr>
          <w:noProof/>
        </w:rPr>
        <w:fldChar w:fldCharType="begin"/>
      </w:r>
      <w:r>
        <w:rPr>
          <w:noProof/>
        </w:rPr>
        <w:instrText xml:space="preserve"> PAGEREF _Toc413611058 \h </w:instrText>
      </w:r>
      <w:r w:rsidR="007E1D7E">
        <w:rPr>
          <w:noProof/>
        </w:rPr>
      </w:r>
      <w:r w:rsidR="007E1D7E">
        <w:rPr>
          <w:noProof/>
        </w:rPr>
        <w:fldChar w:fldCharType="separate"/>
      </w:r>
      <w:r w:rsidR="002D6E55">
        <w:rPr>
          <w:noProof/>
        </w:rPr>
        <w:t>100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6.2.4</w:t>
      </w:r>
      <w:r>
        <w:rPr>
          <w:rFonts w:asciiTheme="minorHAnsi" w:eastAsiaTheme="minorEastAsia" w:hAnsiTheme="minorHAnsi" w:cstheme="minorBidi"/>
          <w:noProof/>
          <w:sz w:val="22"/>
          <w:szCs w:val="22"/>
          <w:lang w:eastAsia="zh-CN"/>
        </w:rPr>
        <w:tab/>
      </w:r>
      <w:r w:rsidRPr="0021712C">
        <w:rPr>
          <w:noProof/>
          <w:lang w:val="en-US"/>
        </w:rPr>
        <w:t>Wave-current interaction</w:t>
      </w:r>
      <w:r>
        <w:rPr>
          <w:noProof/>
        </w:rPr>
        <w:tab/>
      </w:r>
      <w:r w:rsidR="007E1D7E">
        <w:rPr>
          <w:noProof/>
        </w:rPr>
        <w:fldChar w:fldCharType="begin"/>
      </w:r>
      <w:r>
        <w:rPr>
          <w:noProof/>
        </w:rPr>
        <w:instrText xml:space="preserve"> PAGEREF _Toc413611059 \h </w:instrText>
      </w:r>
      <w:r w:rsidR="007E1D7E">
        <w:rPr>
          <w:noProof/>
        </w:rPr>
      </w:r>
      <w:r w:rsidR="007E1D7E">
        <w:rPr>
          <w:noProof/>
        </w:rPr>
        <w:fldChar w:fldCharType="separate"/>
      </w:r>
      <w:r w:rsidR="002D6E55">
        <w:rPr>
          <w:noProof/>
        </w:rPr>
        <w:t>100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6.2.5</w:t>
      </w:r>
      <w:r>
        <w:rPr>
          <w:rFonts w:asciiTheme="minorHAnsi" w:eastAsiaTheme="minorEastAsia" w:hAnsiTheme="minorHAnsi" w:cstheme="minorBidi"/>
          <w:noProof/>
          <w:sz w:val="22"/>
          <w:szCs w:val="22"/>
          <w:lang w:eastAsia="zh-CN"/>
        </w:rPr>
        <w:tab/>
      </w:r>
      <w:r w:rsidRPr="0021712C">
        <w:rPr>
          <w:noProof/>
          <w:lang w:val="en-US"/>
        </w:rPr>
        <w:t>Bed friction and viscosity</w:t>
      </w:r>
      <w:r>
        <w:rPr>
          <w:noProof/>
        </w:rPr>
        <w:tab/>
      </w:r>
      <w:r w:rsidR="007E1D7E">
        <w:rPr>
          <w:noProof/>
        </w:rPr>
        <w:fldChar w:fldCharType="begin"/>
      </w:r>
      <w:r>
        <w:rPr>
          <w:noProof/>
        </w:rPr>
        <w:instrText xml:space="preserve"> PAGEREF _Toc413611060 \h </w:instrText>
      </w:r>
      <w:r w:rsidR="007E1D7E">
        <w:rPr>
          <w:noProof/>
        </w:rPr>
      </w:r>
      <w:r w:rsidR="007E1D7E">
        <w:rPr>
          <w:noProof/>
        </w:rPr>
        <w:fldChar w:fldCharType="separate"/>
      </w:r>
      <w:r w:rsidR="002D6E55">
        <w:rPr>
          <w:noProof/>
        </w:rPr>
        <w:t>100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6.2.6</w:t>
      </w:r>
      <w:r>
        <w:rPr>
          <w:rFonts w:asciiTheme="minorHAnsi" w:eastAsiaTheme="minorEastAsia" w:hAnsiTheme="minorHAnsi" w:cstheme="minorBidi"/>
          <w:noProof/>
          <w:sz w:val="22"/>
          <w:szCs w:val="22"/>
          <w:lang w:eastAsia="zh-CN"/>
        </w:rPr>
        <w:tab/>
      </w:r>
      <w:r w:rsidRPr="0021712C">
        <w:rPr>
          <w:noProof/>
          <w:lang w:val="en-US"/>
        </w:rPr>
        <w:t>Flow numerics</w:t>
      </w:r>
      <w:r>
        <w:rPr>
          <w:noProof/>
        </w:rPr>
        <w:tab/>
      </w:r>
      <w:r w:rsidR="007E1D7E">
        <w:rPr>
          <w:noProof/>
        </w:rPr>
        <w:fldChar w:fldCharType="begin"/>
      </w:r>
      <w:r>
        <w:rPr>
          <w:noProof/>
        </w:rPr>
        <w:instrText xml:space="preserve"> PAGEREF _Toc413611061 \h </w:instrText>
      </w:r>
      <w:r w:rsidR="007E1D7E">
        <w:rPr>
          <w:noProof/>
        </w:rPr>
      </w:r>
      <w:r w:rsidR="007E1D7E">
        <w:rPr>
          <w:noProof/>
        </w:rPr>
        <w:fldChar w:fldCharType="separate"/>
      </w:r>
      <w:r w:rsidR="002D6E55">
        <w:rPr>
          <w:noProof/>
        </w:rPr>
        <w:t>101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6.2.7</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sidR="007E1D7E">
        <w:rPr>
          <w:noProof/>
        </w:rPr>
        <w:fldChar w:fldCharType="begin"/>
      </w:r>
      <w:r>
        <w:rPr>
          <w:noProof/>
        </w:rPr>
        <w:instrText xml:space="preserve"> PAGEREF _Toc413611062 \h </w:instrText>
      </w:r>
      <w:r w:rsidR="007E1D7E">
        <w:rPr>
          <w:noProof/>
        </w:rPr>
      </w:r>
      <w:r w:rsidR="007E1D7E">
        <w:rPr>
          <w:noProof/>
        </w:rPr>
        <w:fldChar w:fldCharType="separate"/>
      </w:r>
      <w:r w:rsidR="002D6E55">
        <w:rPr>
          <w:noProof/>
        </w:rPr>
        <w:t>102</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6.2.8</w:t>
      </w:r>
      <w:r>
        <w:rPr>
          <w:rFonts w:asciiTheme="minorHAnsi" w:eastAsiaTheme="minorEastAsia" w:hAnsiTheme="minorHAnsi" w:cstheme="minorBidi"/>
          <w:noProof/>
          <w:sz w:val="22"/>
          <w:szCs w:val="22"/>
          <w:lang w:eastAsia="zh-CN"/>
        </w:rPr>
        <w:tab/>
      </w:r>
      <w:r w:rsidRPr="0021712C">
        <w:rPr>
          <w:noProof/>
          <w:lang w:val="en-US"/>
        </w:rPr>
        <w:t>Sediment transport numerics</w:t>
      </w:r>
      <w:r>
        <w:rPr>
          <w:noProof/>
        </w:rPr>
        <w:tab/>
      </w:r>
      <w:r w:rsidR="007E1D7E">
        <w:rPr>
          <w:noProof/>
        </w:rPr>
        <w:fldChar w:fldCharType="begin"/>
      </w:r>
      <w:r>
        <w:rPr>
          <w:noProof/>
        </w:rPr>
        <w:instrText xml:space="preserve"> PAGEREF _Toc413611063 \h </w:instrText>
      </w:r>
      <w:r w:rsidR="007E1D7E">
        <w:rPr>
          <w:noProof/>
        </w:rPr>
      </w:r>
      <w:r w:rsidR="007E1D7E">
        <w:rPr>
          <w:noProof/>
        </w:rPr>
        <w:fldChar w:fldCharType="separate"/>
      </w:r>
      <w:r w:rsidR="002D6E55">
        <w:rPr>
          <w:noProof/>
        </w:rPr>
        <w:t>106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6.2.9</w:t>
      </w:r>
      <w:r>
        <w:rPr>
          <w:rFonts w:asciiTheme="minorHAnsi" w:eastAsiaTheme="minorEastAsia" w:hAnsiTheme="minorHAnsi" w:cstheme="minorBidi"/>
          <w:noProof/>
          <w:sz w:val="22"/>
          <w:szCs w:val="22"/>
          <w:lang w:eastAsia="zh-CN"/>
        </w:rPr>
        <w:tab/>
      </w:r>
      <w:r w:rsidRPr="0021712C">
        <w:rPr>
          <w:noProof/>
          <w:lang w:val="en-US"/>
        </w:rPr>
        <w:t>Quasi-3D sediment transport</w:t>
      </w:r>
      <w:r>
        <w:rPr>
          <w:noProof/>
        </w:rPr>
        <w:tab/>
      </w:r>
      <w:r w:rsidR="007E1D7E">
        <w:rPr>
          <w:noProof/>
        </w:rPr>
        <w:fldChar w:fldCharType="begin"/>
      </w:r>
      <w:r>
        <w:rPr>
          <w:noProof/>
        </w:rPr>
        <w:instrText xml:space="preserve"> PAGEREF _Toc413611064 \h </w:instrText>
      </w:r>
      <w:r w:rsidR="007E1D7E">
        <w:rPr>
          <w:noProof/>
        </w:rPr>
      </w:r>
      <w:r w:rsidR="007E1D7E">
        <w:rPr>
          <w:noProof/>
        </w:rPr>
        <w:fldChar w:fldCharType="separate"/>
      </w:r>
      <w:r w:rsidR="002D6E55">
        <w:rPr>
          <w:noProof/>
        </w:rPr>
        <w:t>106</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6.2.10</w:t>
      </w:r>
      <w:r>
        <w:rPr>
          <w:rFonts w:asciiTheme="minorHAnsi" w:eastAsiaTheme="minorEastAsia" w:hAnsiTheme="minorHAnsi" w:cstheme="minorBidi"/>
          <w:noProof/>
          <w:sz w:val="22"/>
          <w:szCs w:val="22"/>
          <w:lang w:eastAsia="zh-CN"/>
        </w:rPr>
        <w:tab/>
      </w:r>
      <w:r w:rsidRPr="0021712C">
        <w:rPr>
          <w:noProof/>
          <w:lang w:val="en-US"/>
        </w:rPr>
        <w:t>Morphology</w:t>
      </w:r>
      <w:r>
        <w:rPr>
          <w:noProof/>
        </w:rPr>
        <w:tab/>
      </w:r>
      <w:r w:rsidR="007E1D7E">
        <w:rPr>
          <w:noProof/>
        </w:rPr>
        <w:fldChar w:fldCharType="begin"/>
      </w:r>
      <w:r>
        <w:rPr>
          <w:noProof/>
        </w:rPr>
        <w:instrText xml:space="preserve"> PAGEREF _Toc413611065 \h </w:instrText>
      </w:r>
      <w:r w:rsidR="007E1D7E">
        <w:rPr>
          <w:noProof/>
        </w:rPr>
      </w:r>
      <w:r w:rsidR="007E1D7E">
        <w:rPr>
          <w:noProof/>
        </w:rPr>
        <w:fldChar w:fldCharType="separate"/>
      </w:r>
      <w:r w:rsidR="002D6E55">
        <w:rPr>
          <w:noProof/>
        </w:rPr>
        <w:t>107</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6.2.11</w:t>
      </w:r>
      <w:r>
        <w:rPr>
          <w:rFonts w:asciiTheme="minorHAnsi" w:eastAsiaTheme="minorEastAsia" w:hAnsiTheme="minorHAnsi" w:cstheme="minorBidi"/>
          <w:noProof/>
          <w:sz w:val="22"/>
          <w:szCs w:val="22"/>
          <w:lang w:eastAsia="zh-CN"/>
        </w:rPr>
        <w:tab/>
      </w:r>
      <w:r w:rsidRPr="0021712C">
        <w:rPr>
          <w:noProof/>
          <w:lang w:val="en-US"/>
        </w:rPr>
        <w:t>Bed update</w:t>
      </w:r>
      <w:r>
        <w:rPr>
          <w:noProof/>
        </w:rPr>
        <w:tab/>
      </w:r>
      <w:r w:rsidR="007E1D7E">
        <w:rPr>
          <w:noProof/>
        </w:rPr>
        <w:fldChar w:fldCharType="begin"/>
      </w:r>
      <w:r>
        <w:rPr>
          <w:noProof/>
        </w:rPr>
        <w:instrText xml:space="preserve"> PAGEREF _Toc413611066 \h </w:instrText>
      </w:r>
      <w:r w:rsidR="007E1D7E">
        <w:rPr>
          <w:noProof/>
        </w:rPr>
      </w:r>
      <w:r w:rsidR="007E1D7E">
        <w:rPr>
          <w:noProof/>
        </w:rPr>
        <w:fldChar w:fldCharType="separate"/>
      </w:r>
      <w:r w:rsidR="002D6E55">
        <w:rPr>
          <w:noProof/>
        </w:rPr>
        <w:t>108</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6.2.12</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sidR="007E1D7E">
        <w:rPr>
          <w:noProof/>
        </w:rPr>
        <w:fldChar w:fldCharType="begin"/>
      </w:r>
      <w:r>
        <w:rPr>
          <w:noProof/>
        </w:rPr>
        <w:instrText xml:space="preserve"> PAGEREF _Toc413611067 \h </w:instrText>
      </w:r>
      <w:r w:rsidR="007E1D7E">
        <w:rPr>
          <w:noProof/>
        </w:rPr>
      </w:r>
      <w:r w:rsidR="007E1D7E">
        <w:rPr>
          <w:noProof/>
        </w:rPr>
        <w:fldChar w:fldCharType="separate"/>
      </w:r>
      <w:r w:rsidR="002D6E55">
        <w:rPr>
          <w:noProof/>
        </w:rPr>
        <w:t>110</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lastRenderedPageBreak/>
        <w:t>6.2.13</w:t>
      </w:r>
      <w:r>
        <w:rPr>
          <w:rFonts w:asciiTheme="minorHAnsi" w:eastAsiaTheme="minorEastAsia" w:hAnsiTheme="minorHAnsi" w:cstheme="minorBidi"/>
          <w:noProof/>
          <w:sz w:val="22"/>
          <w:szCs w:val="22"/>
          <w:lang w:eastAsia="zh-CN"/>
        </w:rPr>
        <w:tab/>
      </w:r>
      <w:r w:rsidRPr="0021712C">
        <w:rPr>
          <w:noProof/>
          <w:lang w:val="en-US"/>
        </w:rPr>
        <w:t>Non-hydrostatic correction</w:t>
      </w:r>
      <w:r>
        <w:rPr>
          <w:noProof/>
        </w:rPr>
        <w:tab/>
      </w:r>
      <w:r w:rsidR="007E1D7E">
        <w:rPr>
          <w:noProof/>
        </w:rPr>
        <w:fldChar w:fldCharType="begin"/>
      </w:r>
      <w:r>
        <w:rPr>
          <w:noProof/>
        </w:rPr>
        <w:instrText xml:space="preserve"> PAGEREF _Toc413611068 \h </w:instrText>
      </w:r>
      <w:r w:rsidR="007E1D7E">
        <w:rPr>
          <w:noProof/>
        </w:rPr>
      </w:r>
      <w:r w:rsidR="007E1D7E">
        <w:rPr>
          <w:noProof/>
        </w:rPr>
        <w:fldChar w:fldCharType="separate"/>
      </w:r>
      <w:r w:rsidR="002D6E55">
        <w:rPr>
          <w:noProof/>
        </w:rPr>
        <w:t>112</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6.2.14</w:t>
      </w:r>
      <w:r>
        <w:rPr>
          <w:rFonts w:asciiTheme="minorHAnsi" w:eastAsiaTheme="minorEastAsia" w:hAnsiTheme="minorHAnsi" w:cstheme="minorBidi"/>
          <w:noProof/>
          <w:sz w:val="22"/>
          <w:szCs w:val="22"/>
          <w:lang w:eastAsia="zh-CN"/>
        </w:rPr>
        <w:tab/>
      </w:r>
      <w:r w:rsidRPr="0021712C">
        <w:rPr>
          <w:noProof/>
          <w:lang w:val="en-US"/>
        </w:rPr>
        <w:t>Physical constants</w:t>
      </w:r>
      <w:r>
        <w:rPr>
          <w:noProof/>
        </w:rPr>
        <w:tab/>
      </w:r>
      <w:r w:rsidR="007E1D7E">
        <w:rPr>
          <w:noProof/>
        </w:rPr>
        <w:fldChar w:fldCharType="begin"/>
      </w:r>
      <w:r>
        <w:rPr>
          <w:noProof/>
        </w:rPr>
        <w:instrText xml:space="preserve"> PAGEREF _Toc413611069 \h </w:instrText>
      </w:r>
      <w:r w:rsidR="007E1D7E">
        <w:rPr>
          <w:noProof/>
        </w:rPr>
      </w:r>
      <w:r w:rsidR="007E1D7E">
        <w:rPr>
          <w:noProof/>
        </w:rPr>
        <w:fldChar w:fldCharType="separate"/>
      </w:r>
      <w:r w:rsidR="002D6E55">
        <w:rPr>
          <w:noProof/>
        </w:rPr>
        <w:t>113</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6.2.15</w:t>
      </w:r>
      <w:r>
        <w:rPr>
          <w:rFonts w:asciiTheme="minorHAnsi" w:eastAsiaTheme="minorEastAsia" w:hAnsiTheme="minorHAnsi" w:cstheme="minorBidi"/>
          <w:noProof/>
          <w:sz w:val="22"/>
          <w:szCs w:val="22"/>
          <w:lang w:eastAsia="zh-CN"/>
        </w:rPr>
        <w:tab/>
      </w:r>
      <w:r w:rsidRPr="0021712C">
        <w:rPr>
          <w:noProof/>
          <w:lang w:val="en-US"/>
        </w:rPr>
        <w:t>Coriolis force</w:t>
      </w:r>
      <w:r>
        <w:rPr>
          <w:noProof/>
        </w:rPr>
        <w:tab/>
      </w:r>
      <w:r w:rsidR="007E1D7E">
        <w:rPr>
          <w:noProof/>
        </w:rPr>
        <w:fldChar w:fldCharType="begin"/>
      </w:r>
      <w:r>
        <w:rPr>
          <w:noProof/>
        </w:rPr>
        <w:instrText xml:space="preserve"> PAGEREF _Toc413611070 \h </w:instrText>
      </w:r>
      <w:r w:rsidR="007E1D7E">
        <w:rPr>
          <w:noProof/>
        </w:rPr>
      </w:r>
      <w:r w:rsidR="007E1D7E">
        <w:rPr>
          <w:noProof/>
        </w:rPr>
        <w:fldChar w:fldCharType="separate"/>
      </w:r>
      <w:r w:rsidR="002D6E55">
        <w:rPr>
          <w:noProof/>
        </w:rPr>
        <w:t>113</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6.2.16</w:t>
      </w:r>
      <w:r>
        <w:rPr>
          <w:rFonts w:asciiTheme="minorHAnsi" w:eastAsiaTheme="minorEastAsia" w:hAnsiTheme="minorHAnsi" w:cstheme="minorBidi"/>
          <w:noProof/>
          <w:sz w:val="22"/>
          <w:szCs w:val="22"/>
          <w:lang w:eastAsia="zh-CN"/>
        </w:rPr>
        <w:tab/>
      </w:r>
      <w:r w:rsidRPr="0021712C">
        <w:rPr>
          <w:noProof/>
          <w:lang w:val="en-US"/>
        </w:rPr>
        <w:t>MPI</w:t>
      </w:r>
      <w:r>
        <w:rPr>
          <w:noProof/>
        </w:rPr>
        <w:tab/>
      </w:r>
      <w:r>
        <w:rPr>
          <w:noProof/>
        </w:rPr>
        <w:tab/>
      </w:r>
      <w:r w:rsidR="007E1D7E">
        <w:rPr>
          <w:noProof/>
        </w:rPr>
        <w:fldChar w:fldCharType="begin"/>
      </w:r>
      <w:r>
        <w:rPr>
          <w:noProof/>
        </w:rPr>
        <w:instrText xml:space="preserve"> PAGEREF _Toc413611071 \h </w:instrText>
      </w:r>
      <w:r w:rsidR="007E1D7E">
        <w:rPr>
          <w:noProof/>
        </w:rPr>
      </w:r>
      <w:r w:rsidR="007E1D7E">
        <w:rPr>
          <w:noProof/>
        </w:rPr>
        <w:fldChar w:fldCharType="separate"/>
      </w:r>
      <w:r w:rsidR="002D6E55">
        <w:rPr>
          <w:noProof/>
        </w:rPr>
        <w:t>114</w:t>
      </w:r>
      <w:r w:rsidR="007E1D7E">
        <w:rPr>
          <w:noProof/>
        </w:rPr>
        <w:fldChar w:fldCharType="end"/>
      </w:r>
    </w:p>
    <w:p w:rsidR="0073638B" w:rsidRDefault="0073638B">
      <w:pPr>
        <w:pStyle w:val="TOC3"/>
        <w:tabs>
          <w:tab w:val="left" w:pos="1760"/>
        </w:tabs>
        <w:rPr>
          <w:rFonts w:asciiTheme="minorHAnsi" w:eastAsiaTheme="minorEastAsia" w:hAnsiTheme="minorHAnsi" w:cstheme="minorBidi"/>
          <w:noProof/>
          <w:sz w:val="22"/>
          <w:szCs w:val="22"/>
          <w:lang w:eastAsia="zh-CN"/>
        </w:rPr>
      </w:pPr>
      <w:r w:rsidRPr="0021712C">
        <w:rPr>
          <w:noProof/>
          <w:lang w:val="en-US"/>
        </w:rPr>
        <w:t>6.2.17</w:t>
      </w:r>
      <w:r>
        <w:rPr>
          <w:rFonts w:asciiTheme="minorHAnsi" w:eastAsiaTheme="minorEastAsia" w:hAnsiTheme="minorHAnsi" w:cstheme="minorBidi"/>
          <w:noProof/>
          <w:sz w:val="22"/>
          <w:szCs w:val="22"/>
          <w:lang w:eastAsia="zh-CN"/>
        </w:rPr>
        <w:tab/>
      </w:r>
      <w:r w:rsidRPr="0021712C">
        <w:rPr>
          <w:noProof/>
          <w:lang w:val="en-US"/>
        </w:rPr>
        <w:t>Output projection</w:t>
      </w:r>
      <w:r>
        <w:rPr>
          <w:noProof/>
        </w:rPr>
        <w:tab/>
      </w:r>
      <w:r w:rsidR="007E1D7E">
        <w:rPr>
          <w:noProof/>
        </w:rPr>
        <w:fldChar w:fldCharType="begin"/>
      </w:r>
      <w:r>
        <w:rPr>
          <w:noProof/>
        </w:rPr>
        <w:instrText xml:space="preserve"> PAGEREF _Toc413611072 \h </w:instrText>
      </w:r>
      <w:r w:rsidR="007E1D7E">
        <w:rPr>
          <w:noProof/>
        </w:rPr>
      </w:r>
      <w:r w:rsidR="007E1D7E">
        <w:rPr>
          <w:noProof/>
        </w:rPr>
        <w:fldChar w:fldCharType="separate"/>
      </w:r>
      <w:r w:rsidR="002D6E55">
        <w:rPr>
          <w:noProof/>
        </w:rPr>
        <w:t>114</w:t>
      </w:r>
      <w:r w:rsidR="007E1D7E">
        <w:rPr>
          <w:noProof/>
        </w:rPr>
        <w:fldChar w:fldCharType="end"/>
      </w:r>
    </w:p>
    <w:p w:rsidR="0073638B" w:rsidRDefault="0073638B">
      <w:pPr>
        <w:pStyle w:val="TOC2"/>
        <w:rPr>
          <w:rFonts w:asciiTheme="minorHAnsi" w:eastAsiaTheme="minorEastAsia" w:hAnsiTheme="minorHAnsi" w:cstheme="minorBidi"/>
          <w:noProof/>
          <w:sz w:val="22"/>
          <w:szCs w:val="22"/>
          <w:lang w:eastAsia="zh-CN"/>
        </w:rPr>
      </w:pPr>
      <w:r w:rsidRPr="0021712C">
        <w:rPr>
          <w:noProof/>
          <w:lang w:val="en-US"/>
        </w:rPr>
        <w:t>6.3</w:t>
      </w:r>
      <w:r>
        <w:rPr>
          <w:rFonts w:asciiTheme="minorHAnsi" w:eastAsiaTheme="minorEastAsia" w:hAnsiTheme="minorHAnsi" w:cstheme="minorBidi"/>
          <w:noProof/>
          <w:sz w:val="22"/>
          <w:szCs w:val="22"/>
          <w:lang w:eastAsia="zh-CN"/>
        </w:rPr>
        <w:tab/>
      </w:r>
      <w:r w:rsidRPr="0021712C">
        <w:rPr>
          <w:noProof/>
          <w:lang w:val="en-US"/>
        </w:rPr>
        <w:t>Numerical implementation</w:t>
      </w:r>
      <w:r>
        <w:rPr>
          <w:noProof/>
        </w:rPr>
        <w:tab/>
      </w:r>
      <w:r w:rsidR="007E1D7E">
        <w:rPr>
          <w:noProof/>
        </w:rPr>
        <w:fldChar w:fldCharType="begin"/>
      </w:r>
      <w:r>
        <w:rPr>
          <w:noProof/>
        </w:rPr>
        <w:instrText xml:space="preserve"> PAGEREF _Toc413611073 \h </w:instrText>
      </w:r>
      <w:r w:rsidR="007E1D7E">
        <w:rPr>
          <w:noProof/>
        </w:rPr>
      </w:r>
      <w:r w:rsidR="007E1D7E">
        <w:rPr>
          <w:noProof/>
        </w:rPr>
        <w:fldChar w:fldCharType="separate"/>
      </w:r>
      <w:r w:rsidR="002D6E55">
        <w:rPr>
          <w:noProof/>
        </w:rPr>
        <w:t>116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6.3.1</w:t>
      </w:r>
      <w:r>
        <w:rPr>
          <w:rFonts w:asciiTheme="minorHAnsi" w:eastAsiaTheme="minorEastAsia" w:hAnsiTheme="minorHAnsi" w:cstheme="minorBidi"/>
          <w:noProof/>
          <w:sz w:val="22"/>
          <w:szCs w:val="22"/>
          <w:lang w:eastAsia="zh-CN"/>
        </w:rPr>
        <w:tab/>
      </w:r>
      <w:r w:rsidRPr="0021712C">
        <w:rPr>
          <w:noProof/>
          <w:lang w:val="en-US"/>
        </w:rPr>
        <w:t>Grid set-up</w:t>
      </w:r>
      <w:r>
        <w:rPr>
          <w:noProof/>
        </w:rPr>
        <w:tab/>
      </w:r>
      <w:r w:rsidR="007E1D7E">
        <w:rPr>
          <w:noProof/>
        </w:rPr>
        <w:fldChar w:fldCharType="begin"/>
      </w:r>
      <w:r>
        <w:rPr>
          <w:noProof/>
        </w:rPr>
        <w:instrText xml:space="preserve"> PAGEREF _Toc413611074 \h </w:instrText>
      </w:r>
      <w:r w:rsidR="007E1D7E">
        <w:rPr>
          <w:noProof/>
        </w:rPr>
      </w:r>
      <w:r w:rsidR="007E1D7E">
        <w:rPr>
          <w:noProof/>
        </w:rPr>
        <w:fldChar w:fldCharType="separate"/>
      </w:r>
      <w:r w:rsidR="002D6E55">
        <w:rPr>
          <w:noProof/>
        </w:rPr>
        <w:t>116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6.3.2</w:t>
      </w:r>
      <w:r>
        <w:rPr>
          <w:rFonts w:asciiTheme="minorHAnsi" w:eastAsiaTheme="minorEastAsia" w:hAnsiTheme="minorHAnsi" w:cstheme="minorBidi"/>
          <w:noProof/>
          <w:sz w:val="22"/>
          <w:szCs w:val="22"/>
          <w:lang w:eastAsia="zh-CN"/>
        </w:rPr>
        <w:tab/>
      </w:r>
      <w:r w:rsidRPr="0021712C">
        <w:rPr>
          <w:noProof/>
          <w:lang w:val="en-US"/>
        </w:rPr>
        <w:t>Wave action balance</w:t>
      </w:r>
      <w:r>
        <w:rPr>
          <w:noProof/>
        </w:rPr>
        <w:tab/>
      </w:r>
      <w:r w:rsidR="007E1D7E">
        <w:rPr>
          <w:noProof/>
        </w:rPr>
        <w:fldChar w:fldCharType="begin"/>
      </w:r>
      <w:r>
        <w:rPr>
          <w:noProof/>
        </w:rPr>
        <w:instrText xml:space="preserve"> PAGEREF _Toc413611075 \h </w:instrText>
      </w:r>
      <w:r w:rsidR="007E1D7E">
        <w:rPr>
          <w:noProof/>
        </w:rPr>
      </w:r>
      <w:r w:rsidR="007E1D7E">
        <w:rPr>
          <w:noProof/>
        </w:rPr>
        <w:fldChar w:fldCharType="separate"/>
      </w:r>
      <w:r w:rsidR="002D6E55">
        <w:rPr>
          <w:noProof/>
        </w:rPr>
        <w:t>116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6.3.3</w:t>
      </w:r>
      <w:r>
        <w:rPr>
          <w:rFonts w:asciiTheme="minorHAnsi" w:eastAsiaTheme="minorEastAsia" w:hAnsiTheme="minorHAnsi" w:cstheme="minorBidi"/>
          <w:noProof/>
          <w:sz w:val="22"/>
          <w:szCs w:val="22"/>
          <w:lang w:eastAsia="zh-CN"/>
        </w:rPr>
        <w:tab/>
      </w:r>
      <w:r w:rsidRPr="0021712C">
        <w:rPr>
          <w:noProof/>
          <w:lang w:val="en-US"/>
        </w:rPr>
        <w:t>Shallow water equations</w:t>
      </w:r>
      <w:r>
        <w:rPr>
          <w:noProof/>
        </w:rPr>
        <w:tab/>
      </w:r>
      <w:r w:rsidR="007E1D7E">
        <w:rPr>
          <w:noProof/>
        </w:rPr>
        <w:fldChar w:fldCharType="begin"/>
      </w:r>
      <w:r>
        <w:rPr>
          <w:noProof/>
        </w:rPr>
        <w:instrText xml:space="preserve"> PAGEREF _Toc413611076 \h </w:instrText>
      </w:r>
      <w:r w:rsidR="007E1D7E">
        <w:rPr>
          <w:noProof/>
        </w:rPr>
      </w:r>
      <w:r w:rsidR="007E1D7E">
        <w:rPr>
          <w:noProof/>
        </w:rPr>
        <w:fldChar w:fldCharType="separate"/>
      </w:r>
      <w:r w:rsidR="002D6E55">
        <w:rPr>
          <w:noProof/>
        </w:rPr>
        <w:t>117</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6.3.4</w:t>
      </w:r>
      <w:r>
        <w:rPr>
          <w:rFonts w:asciiTheme="minorHAnsi" w:eastAsiaTheme="minorEastAsia" w:hAnsiTheme="minorHAnsi" w:cstheme="minorBidi"/>
          <w:noProof/>
          <w:sz w:val="22"/>
          <w:szCs w:val="22"/>
          <w:lang w:eastAsia="zh-CN"/>
        </w:rPr>
        <w:tab/>
      </w:r>
      <w:r w:rsidRPr="0021712C">
        <w:rPr>
          <w:noProof/>
          <w:lang w:val="en-US"/>
        </w:rPr>
        <w:t>Groundwater flow</w:t>
      </w:r>
      <w:r>
        <w:rPr>
          <w:noProof/>
        </w:rPr>
        <w:tab/>
      </w:r>
      <w:r w:rsidR="007E1D7E">
        <w:rPr>
          <w:noProof/>
        </w:rPr>
        <w:fldChar w:fldCharType="begin"/>
      </w:r>
      <w:r>
        <w:rPr>
          <w:noProof/>
        </w:rPr>
        <w:instrText xml:space="preserve"> PAGEREF _Toc413611077 \h </w:instrText>
      </w:r>
      <w:r w:rsidR="007E1D7E">
        <w:rPr>
          <w:noProof/>
        </w:rPr>
      </w:r>
      <w:r w:rsidR="007E1D7E">
        <w:rPr>
          <w:noProof/>
        </w:rPr>
        <w:fldChar w:fldCharType="separate"/>
      </w:r>
      <w:r w:rsidR="002D6E55">
        <w:rPr>
          <w:noProof/>
        </w:rPr>
        <w:t>120</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6.3.5</w:t>
      </w:r>
      <w:r>
        <w:rPr>
          <w:rFonts w:asciiTheme="minorHAnsi" w:eastAsiaTheme="minorEastAsia" w:hAnsiTheme="minorHAnsi" w:cstheme="minorBidi"/>
          <w:noProof/>
          <w:sz w:val="22"/>
          <w:szCs w:val="22"/>
          <w:lang w:eastAsia="zh-CN"/>
        </w:rPr>
        <w:tab/>
      </w:r>
      <w:r w:rsidRPr="0021712C">
        <w:rPr>
          <w:noProof/>
          <w:lang w:val="en-US"/>
        </w:rPr>
        <w:t>Sediment transport</w:t>
      </w:r>
      <w:r>
        <w:rPr>
          <w:noProof/>
        </w:rPr>
        <w:tab/>
      </w:r>
      <w:r w:rsidR="007E1D7E">
        <w:rPr>
          <w:noProof/>
        </w:rPr>
        <w:fldChar w:fldCharType="begin"/>
      </w:r>
      <w:r>
        <w:rPr>
          <w:noProof/>
        </w:rPr>
        <w:instrText xml:space="preserve"> PAGEREF _Toc413611078 \h </w:instrText>
      </w:r>
      <w:r w:rsidR="007E1D7E">
        <w:rPr>
          <w:noProof/>
        </w:rPr>
      </w:r>
      <w:r w:rsidR="007E1D7E">
        <w:rPr>
          <w:noProof/>
        </w:rPr>
        <w:fldChar w:fldCharType="separate"/>
      </w:r>
      <w:r w:rsidR="002D6E55">
        <w:rPr>
          <w:noProof/>
        </w:rPr>
        <w:t>126</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6.3.6</w:t>
      </w:r>
      <w:r>
        <w:rPr>
          <w:rFonts w:asciiTheme="minorHAnsi" w:eastAsiaTheme="minorEastAsia" w:hAnsiTheme="minorHAnsi" w:cstheme="minorBidi"/>
          <w:noProof/>
          <w:sz w:val="22"/>
          <w:szCs w:val="22"/>
          <w:lang w:eastAsia="zh-CN"/>
        </w:rPr>
        <w:tab/>
      </w:r>
      <w:r w:rsidRPr="0021712C">
        <w:rPr>
          <w:noProof/>
          <w:lang w:val="en-US"/>
        </w:rPr>
        <w:t>Bottom updating schemes</w:t>
      </w:r>
      <w:r>
        <w:rPr>
          <w:noProof/>
        </w:rPr>
        <w:tab/>
      </w:r>
      <w:r w:rsidR="007E1D7E">
        <w:rPr>
          <w:noProof/>
        </w:rPr>
        <w:fldChar w:fldCharType="begin"/>
      </w:r>
      <w:r>
        <w:rPr>
          <w:noProof/>
        </w:rPr>
        <w:instrText xml:space="preserve"> PAGEREF _Toc413611079 \h </w:instrText>
      </w:r>
      <w:r w:rsidR="007E1D7E">
        <w:rPr>
          <w:noProof/>
        </w:rPr>
      </w:r>
      <w:r w:rsidR="007E1D7E">
        <w:rPr>
          <w:noProof/>
        </w:rPr>
        <w:fldChar w:fldCharType="separate"/>
      </w:r>
      <w:r w:rsidR="002D6E55">
        <w:rPr>
          <w:noProof/>
        </w:rPr>
        <w:t>127</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6.3.7</w:t>
      </w:r>
      <w:r>
        <w:rPr>
          <w:rFonts w:asciiTheme="minorHAnsi" w:eastAsiaTheme="minorEastAsia" w:hAnsiTheme="minorHAnsi" w:cstheme="minorBidi"/>
          <w:noProof/>
          <w:sz w:val="22"/>
          <w:szCs w:val="22"/>
          <w:lang w:eastAsia="zh-CN"/>
        </w:rPr>
        <w:tab/>
      </w:r>
      <w:r w:rsidRPr="0021712C">
        <w:rPr>
          <w:noProof/>
          <w:lang w:val="en-US"/>
        </w:rPr>
        <w:t>Boundary conditions</w:t>
      </w:r>
      <w:r>
        <w:rPr>
          <w:noProof/>
        </w:rPr>
        <w:tab/>
      </w:r>
      <w:r w:rsidR="007E1D7E">
        <w:rPr>
          <w:noProof/>
        </w:rPr>
        <w:fldChar w:fldCharType="begin"/>
      </w:r>
      <w:r>
        <w:rPr>
          <w:noProof/>
        </w:rPr>
        <w:instrText xml:space="preserve"> PAGEREF _Toc413611080 \h </w:instrText>
      </w:r>
      <w:r w:rsidR="007E1D7E">
        <w:rPr>
          <w:noProof/>
        </w:rPr>
      </w:r>
      <w:r w:rsidR="007E1D7E">
        <w:rPr>
          <w:noProof/>
        </w:rPr>
        <w:fldChar w:fldCharType="separate"/>
      </w:r>
      <w:r w:rsidR="002D6E55">
        <w:rPr>
          <w:noProof/>
        </w:rPr>
        <w:t>131</w:t>
      </w:r>
      <w:r w:rsidR="007E1D7E">
        <w:rPr>
          <w:noProof/>
        </w:rPr>
        <w:fldChar w:fldCharType="end"/>
      </w:r>
    </w:p>
    <w:p w:rsidR="0073638B" w:rsidRDefault="0073638B">
      <w:pPr>
        <w:pStyle w:val="TOC3"/>
        <w:tabs>
          <w:tab w:val="left" w:pos="1276"/>
        </w:tabs>
        <w:rPr>
          <w:rFonts w:asciiTheme="minorHAnsi" w:eastAsiaTheme="minorEastAsia" w:hAnsiTheme="minorHAnsi" w:cstheme="minorBidi"/>
          <w:noProof/>
          <w:sz w:val="22"/>
          <w:szCs w:val="22"/>
          <w:lang w:eastAsia="zh-CN"/>
        </w:rPr>
      </w:pPr>
      <w:r w:rsidRPr="0021712C">
        <w:rPr>
          <w:noProof/>
          <w:lang w:val="en-US"/>
        </w:rPr>
        <w:t>6.3.8</w:t>
      </w:r>
      <w:r>
        <w:rPr>
          <w:rFonts w:asciiTheme="minorHAnsi" w:eastAsiaTheme="minorEastAsia" w:hAnsiTheme="minorHAnsi" w:cstheme="minorBidi"/>
          <w:noProof/>
          <w:sz w:val="22"/>
          <w:szCs w:val="22"/>
          <w:lang w:eastAsia="zh-CN"/>
        </w:rPr>
        <w:tab/>
      </w:r>
      <w:r w:rsidRPr="0021712C">
        <w:rPr>
          <w:noProof/>
          <w:lang w:val="en-US"/>
        </w:rPr>
        <w:t>Non-hydrostatic</w:t>
      </w:r>
      <w:r>
        <w:rPr>
          <w:noProof/>
        </w:rPr>
        <w:tab/>
      </w:r>
      <w:r w:rsidR="007E1D7E">
        <w:rPr>
          <w:noProof/>
        </w:rPr>
        <w:fldChar w:fldCharType="begin"/>
      </w:r>
      <w:r>
        <w:rPr>
          <w:noProof/>
        </w:rPr>
        <w:instrText xml:space="preserve"> PAGEREF _Toc413611081 \h </w:instrText>
      </w:r>
      <w:r w:rsidR="007E1D7E">
        <w:rPr>
          <w:noProof/>
        </w:rPr>
      </w:r>
      <w:r w:rsidR="007E1D7E">
        <w:rPr>
          <w:noProof/>
        </w:rPr>
        <w:fldChar w:fldCharType="separate"/>
      </w:r>
      <w:r w:rsidR="002D6E55">
        <w:rPr>
          <w:noProof/>
        </w:rPr>
        <w:t>132</w:t>
      </w:r>
      <w:r w:rsidR="007E1D7E">
        <w:rPr>
          <w:noProof/>
        </w:rPr>
        <w:fldChar w:fldCharType="end"/>
      </w:r>
    </w:p>
    <w:p w:rsidR="000C5FE2" w:rsidRPr="00752797" w:rsidRDefault="007E1D7E" w:rsidP="002603CC">
      <w:pPr>
        <w:rPr>
          <w:lang w:val="en-US"/>
        </w:rPr>
      </w:pPr>
      <w:r w:rsidRPr="00752797">
        <w:rPr>
          <w:lang w:val="en-US"/>
        </w:rPr>
        <w:fldChar w:fldCharType="end"/>
      </w:r>
    </w:p>
    <w:p w:rsidR="00880F74" w:rsidRPr="00752797" w:rsidRDefault="00880F74" w:rsidP="002603CC">
      <w:pPr>
        <w:rPr>
          <w:lang w:val="en-US"/>
        </w:rPr>
      </w:pPr>
    </w:p>
    <w:p w:rsidR="004C33FD" w:rsidRPr="00752797" w:rsidRDefault="004C33FD" w:rsidP="002603CC">
      <w:pPr>
        <w:rPr>
          <w:lang w:val="en-US"/>
        </w:rPr>
      </w:pPr>
    </w:p>
    <w:p w:rsidR="007D6712" w:rsidRPr="00752797" w:rsidRDefault="007D6712" w:rsidP="002603CC">
      <w:pPr>
        <w:rPr>
          <w:lang w:val="en-US"/>
        </w:rPr>
        <w:sectPr w:rsidR="007D6712" w:rsidRPr="00752797" w:rsidSect="003363CC">
          <w:headerReference w:type="even" r:id="rId18"/>
          <w:headerReference w:type="default" r:id="rId19"/>
          <w:footerReference w:type="even" r:id="rId20"/>
          <w:footerReference w:type="default" r:id="rId21"/>
          <w:type w:val="oddPage"/>
          <w:pgSz w:w="11906" w:h="16838" w:code="9"/>
          <w:pgMar w:top="2552" w:right="1094" w:bottom="1077" w:left="2098" w:header="822" w:footer="198" w:gutter="0"/>
          <w:paperSrc w:first="1" w:other="1"/>
          <w:pgNumType w:fmt="lowerRoman" w:start="1"/>
          <w:cols w:space="708"/>
          <w:docGrid w:linePitch="360"/>
        </w:sectPr>
      </w:pPr>
    </w:p>
    <w:bookmarkStart w:id="29" w:name="bmChap1"/>
    <w:bookmarkEnd w:id="29"/>
    <w:p w:rsidR="000C5FE2" w:rsidRPr="00752797" w:rsidRDefault="007E1D7E" w:rsidP="002603CC">
      <w:pPr>
        <w:pStyle w:val="Heading1"/>
        <w:keepLines w:val="0"/>
        <w:jc w:val="both"/>
        <w:rPr>
          <w:lang w:val="en-US"/>
        </w:rPr>
      </w:pPr>
      <w:r w:rsidRPr="00752797">
        <w:rPr>
          <w:rStyle w:val="Hidden"/>
          <w:noProof w:val="0"/>
          <w:lang w:val="en-US"/>
        </w:rPr>
        <w:lastRenderedPageBreak/>
        <w:fldChar w:fldCharType="begin"/>
      </w:r>
      <w:r w:rsidR="000C5FE2"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000C5FE2"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000C5FE2"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bookmarkStart w:id="30" w:name="_GoBack"/>
      <w:bookmarkEnd w:id="30"/>
      <w:r w:rsidR="000C5FE2" w:rsidRPr="00752797">
        <w:rPr>
          <w:sz w:val="2"/>
          <w:szCs w:val="2"/>
          <w:lang w:val="en-US"/>
        </w:rPr>
        <w:t xml:space="preserve"> </w:t>
      </w:r>
      <w:bookmarkStart w:id="31" w:name="_Toc413610975"/>
      <w:r w:rsidR="008C2325" w:rsidRPr="00752797">
        <w:rPr>
          <w:lang w:val="en-US"/>
        </w:rPr>
        <w:t>Introduction</w:t>
      </w:r>
      <w:bookmarkEnd w:id="31"/>
    </w:p>
    <w:p w:rsidR="003355EB" w:rsidRPr="00752797" w:rsidRDefault="003355EB" w:rsidP="003355EB">
      <w:pPr>
        <w:spacing w:line="240" w:lineRule="auto"/>
        <w:rPr>
          <w:lang w:val="en-US"/>
        </w:rPr>
      </w:pPr>
      <w:proofErr w:type="spellStart"/>
      <w:r w:rsidRPr="00752797">
        <w:rPr>
          <w:lang w:val="en-US"/>
        </w:rPr>
        <w:t>XBeach</w:t>
      </w:r>
      <w:proofErr w:type="spellEnd"/>
      <w:r w:rsidRPr="00752797">
        <w:rPr>
          <w:lang w:val="en-US"/>
        </w:rPr>
        <w:t xml:space="preserve"> is an open-source numerical model which is originally developed to simulate hydrodynamic and </w:t>
      </w:r>
      <w:proofErr w:type="spellStart"/>
      <w:r w:rsidRPr="00752797">
        <w:rPr>
          <w:lang w:val="en-US"/>
        </w:rPr>
        <w:t>morphodynamic</w:t>
      </w:r>
      <w:proofErr w:type="spellEnd"/>
      <w:r w:rsidRPr="00752797">
        <w:rPr>
          <w:lang w:val="en-US"/>
        </w:rPr>
        <w:t xml:space="preserve"> processes and impacts on sandy coasts with a domain size of kilometers and on the time scale of storms. Since then, the model has been applied to other types of coasts and purposes.</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The model includes the hydrodynamic processes of short wave transformation (refraction, shoaling and breaking), long wave (</w:t>
      </w:r>
      <w:proofErr w:type="spellStart"/>
      <w:r w:rsidRPr="00752797">
        <w:rPr>
          <w:lang w:val="en-US"/>
        </w:rPr>
        <w:t>infragravity</w:t>
      </w:r>
      <w:proofErr w:type="spellEnd"/>
      <w:r w:rsidRPr="00752797">
        <w:rPr>
          <w:lang w:val="en-US"/>
        </w:rPr>
        <w:t xml:space="preserve"> wave) transformation (generation, propagation and dissipation), wave-induced setup and unsteady currents, as well as </w:t>
      </w:r>
      <w:proofErr w:type="spellStart"/>
      <w:r w:rsidRPr="00752797">
        <w:rPr>
          <w:lang w:val="en-US"/>
        </w:rPr>
        <w:t>overwash</w:t>
      </w:r>
      <w:proofErr w:type="spellEnd"/>
      <w:r w:rsidRPr="00752797">
        <w:rPr>
          <w:lang w:val="en-US"/>
        </w:rPr>
        <w:t xml:space="preserve"> and inundation. The </w:t>
      </w:r>
      <w:proofErr w:type="spellStart"/>
      <w:r w:rsidRPr="00752797">
        <w:rPr>
          <w:lang w:val="en-US"/>
        </w:rPr>
        <w:t>morphodynamic</w:t>
      </w:r>
      <w:proofErr w:type="spellEnd"/>
      <w:r w:rsidRPr="00752797">
        <w:rPr>
          <w:lang w:val="en-US"/>
        </w:rPr>
        <w:t xml:space="preserve">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proofErr w:type="spellStart"/>
      <w:r w:rsidRPr="00752797">
        <w:rPr>
          <w:lang w:val="en-US"/>
        </w:rPr>
        <w:t>XBeach</w:t>
      </w:r>
      <w:proofErr w:type="spellEnd"/>
      <w:r w:rsidRPr="00752797">
        <w:rPr>
          <w:lang w:val="en-US"/>
        </w:rPr>
        <w:t xml:space="preserve">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original application, funded by the U.S. Corps of Engineers in the framework of the </w:t>
      </w:r>
      <w:proofErr w:type="spellStart"/>
      <w:r w:rsidRPr="00752797">
        <w:rPr>
          <w:lang w:val="en-US"/>
        </w:rPr>
        <w:t>Morphos</w:t>
      </w:r>
      <w:proofErr w:type="spellEnd"/>
      <w:r w:rsidRPr="00752797">
        <w:rPr>
          <w:lang w:val="en-US"/>
        </w:rPr>
        <w:t xml:space="preserve">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w:t>
      </w:r>
      <w:proofErr w:type="spellStart"/>
      <w:r w:rsidRPr="00752797">
        <w:rPr>
          <w:lang w:val="en-US"/>
        </w:rPr>
        <w:t>XBeach</w:t>
      </w:r>
      <w:proofErr w:type="spellEnd"/>
      <w:r w:rsidRPr="00752797">
        <w:rPr>
          <w:lang w:val="en-US"/>
        </w:rPr>
        <w:t xml:space="preserve"> has been validated on a number of dissipative and reflective beaches bordering all regional seas in the EU. </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The non-hydrostatic model has been developed initially by the TU Delft (as a prototype version of the SWASH model). For the purpose of simulating the </w:t>
      </w:r>
      <w:proofErr w:type="spellStart"/>
      <w:r w:rsidRPr="00752797">
        <w:rPr>
          <w:lang w:val="en-US"/>
        </w:rPr>
        <w:t>morphodynamic</w:t>
      </w:r>
      <w:proofErr w:type="spellEnd"/>
      <w:r w:rsidRPr="00752797">
        <w:rPr>
          <w:lang w:val="en-US"/>
        </w:rPr>
        <w:t xml:space="preserve"> processes on gravel beaches, the model was extended and validated with support from the University of Plymouth. In this mode, ship-induced waves can be simulated as well, demonstrating the flight that the model has taken since its first inception.</w:t>
      </w:r>
    </w:p>
    <w:p w:rsidR="003355EB" w:rsidRPr="00752797" w:rsidRDefault="003355EB" w:rsidP="003355EB">
      <w:pPr>
        <w:spacing w:line="240" w:lineRule="auto"/>
        <w:rPr>
          <w:lang w:val="en-US"/>
        </w:rPr>
      </w:pPr>
    </w:p>
    <w:p w:rsidR="003355EB" w:rsidRPr="00752797" w:rsidRDefault="003355EB" w:rsidP="003355EB">
      <w:pPr>
        <w:spacing w:line="240" w:lineRule="auto"/>
        <w:rPr>
          <w:lang w:val="en-US"/>
        </w:rPr>
      </w:pPr>
      <w:r w:rsidRPr="00752797">
        <w:rPr>
          <w:lang w:val="en-US"/>
        </w:rPr>
        <w:t xml:space="preserve">This development of </w:t>
      </w:r>
      <w:proofErr w:type="spellStart"/>
      <w:r w:rsidRPr="00752797">
        <w:rPr>
          <w:lang w:val="en-US"/>
        </w:rPr>
        <w:t>XBeach</w:t>
      </w:r>
      <w:proofErr w:type="spellEnd"/>
      <w:r w:rsidRPr="00752797">
        <w:rPr>
          <w:lang w:val="en-US"/>
        </w:rPr>
        <w:t xml:space="preserve"> could not have been possible without all of the above mentioned funding agencies and partners. It would also not have been possible without the enthusiastic, critical and constructive approach of all consultants, researchers, M.Sc. and Ph.D. students who have taken up </w:t>
      </w:r>
      <w:proofErr w:type="spellStart"/>
      <w:r w:rsidRPr="00752797">
        <w:rPr>
          <w:lang w:val="en-US"/>
        </w:rPr>
        <w:t>XBeach</w:t>
      </w:r>
      <w:proofErr w:type="spellEnd"/>
      <w:r w:rsidRPr="00752797">
        <w:rPr>
          <w:lang w:val="en-US"/>
        </w:rPr>
        <w:t>, and made it into the tool that it is today.</w:t>
      </w:r>
    </w:p>
    <w:p w:rsidR="007B2C84" w:rsidRPr="00752797" w:rsidRDefault="007B2C84" w:rsidP="003355EB">
      <w:pPr>
        <w:spacing w:line="240" w:lineRule="auto"/>
        <w:rPr>
          <w:lang w:val="en-US"/>
        </w:rPr>
      </w:pPr>
    </w:p>
    <w:p w:rsidR="008C2325" w:rsidRPr="00752797" w:rsidRDefault="003355EB" w:rsidP="003355EB">
      <w:pPr>
        <w:spacing w:line="240" w:lineRule="auto"/>
        <w:rPr>
          <w:lang w:val="en-US"/>
        </w:rPr>
      </w:pPr>
      <w:r w:rsidRPr="00752797">
        <w:rPr>
          <w:lang w:val="en-US"/>
        </w:rPr>
        <w:t xml:space="preserve">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w:t>
      </w:r>
      <w:proofErr w:type="spellStart"/>
      <w:r w:rsidRPr="00752797">
        <w:rPr>
          <w:lang w:val="en-US"/>
        </w:rPr>
        <w:t>morphodynamics</w:t>
      </w:r>
      <w:proofErr w:type="spellEnd"/>
      <w:r w:rsidRPr="00752797">
        <w:rPr>
          <w:lang w:val="en-US"/>
        </w:rPr>
        <w:t>.</w:t>
      </w:r>
      <w:r w:rsidR="008C2325" w:rsidRPr="00752797">
        <w:rPr>
          <w:lang w:val="en-US"/>
        </w:rPr>
        <w:br w:type="page"/>
      </w:r>
    </w:p>
    <w:p w:rsidR="008C2325" w:rsidRPr="00752797" w:rsidRDefault="008C2325" w:rsidP="002603CC">
      <w:pPr>
        <w:pStyle w:val="Heading1"/>
        <w:jc w:val="both"/>
        <w:rPr>
          <w:lang w:val="en-US"/>
        </w:rPr>
      </w:pPr>
      <w:bookmarkStart w:id="32" w:name="_Toc413610976"/>
      <w:r w:rsidRPr="00752797">
        <w:rPr>
          <w:lang w:val="en-US"/>
        </w:rPr>
        <w:lastRenderedPageBreak/>
        <w:t>Processes and model formulation</w:t>
      </w:r>
      <w:bookmarkEnd w:id="32"/>
    </w:p>
    <w:p w:rsidR="008C2325" w:rsidRPr="00752797" w:rsidRDefault="008C2325" w:rsidP="002603CC">
      <w:pPr>
        <w:pStyle w:val="Heading2"/>
        <w:jc w:val="both"/>
        <w:rPr>
          <w:lang w:val="en-US"/>
        </w:rPr>
      </w:pPr>
      <w:bookmarkStart w:id="33" w:name="_Ref413317177"/>
      <w:bookmarkStart w:id="34" w:name="_Toc413610977"/>
      <w:r w:rsidRPr="00752797">
        <w:rPr>
          <w:lang w:val="en-US"/>
        </w:rPr>
        <w:t>Domain and definitions</w:t>
      </w:r>
      <w:bookmarkEnd w:id="33"/>
      <w:bookmarkEnd w:id="34"/>
    </w:p>
    <w:p w:rsidR="00302A3C" w:rsidRPr="00752797" w:rsidRDefault="00302A3C" w:rsidP="002603CC">
      <w:pPr>
        <w:pStyle w:val="Heading3"/>
        <w:jc w:val="both"/>
        <w:rPr>
          <w:lang w:val="en-US"/>
        </w:rPr>
      </w:pPr>
      <w:bookmarkStart w:id="35" w:name="_Toc413610978"/>
      <w:r w:rsidRPr="00752797">
        <w:rPr>
          <w:lang w:val="en-US"/>
        </w:rPr>
        <w:t>Coordinate system</w:t>
      </w:r>
      <w:bookmarkEnd w:id="35"/>
    </w:p>
    <w:p w:rsidR="00995779" w:rsidRPr="00752797" w:rsidRDefault="00995779" w:rsidP="00995779">
      <w:pPr>
        <w:rPr>
          <w:lang w:val="en-US"/>
        </w:rPr>
      </w:pPr>
      <w:proofErr w:type="spellStart"/>
      <w:r w:rsidRPr="00752797">
        <w:rPr>
          <w:lang w:val="en-US"/>
        </w:rPr>
        <w:t>XBeach</w:t>
      </w:r>
      <w:proofErr w:type="spellEnd"/>
      <w:r w:rsidRPr="00752797">
        <w:rPr>
          <w:lang w:val="en-US"/>
        </w:rPr>
        <w:t xml:space="preserve">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REF _Ref412704689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2</w:t>
      </w:r>
      <w:r w:rsidR="007E1D7E"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w:t>
      </w:r>
      <w:proofErr w:type="spellStart"/>
      <w:r w:rsidRPr="00752797">
        <w:rPr>
          <w:lang w:val="en-US"/>
        </w:rPr>
        <w:t>xw</w:t>
      </w:r>
      <w:proofErr w:type="spellEnd"/>
      <w:r w:rsidRPr="00752797">
        <w:rPr>
          <w:lang w:val="en-US"/>
        </w:rPr>
        <w:t>,</w:t>
      </w:r>
      <w:r w:rsidR="00752797">
        <w:rPr>
          <w:lang w:val="en-US"/>
        </w:rPr>
        <w:t xml:space="preserve"> </w:t>
      </w:r>
      <w:proofErr w:type="spellStart"/>
      <w:r w:rsidRPr="00752797">
        <w:rPr>
          <w:lang w:val="en-US"/>
        </w:rPr>
        <w:t>yw</w:t>
      </w:r>
      <w:proofErr w:type="spellEnd"/>
      <w:r w:rsidRPr="00752797">
        <w:rPr>
          <w:lang w:val="en-US"/>
        </w:rPr>
        <w:t>) through an origin (</w:t>
      </w:r>
      <w:proofErr w:type="spellStart"/>
      <w:r w:rsidRPr="00752797">
        <w:rPr>
          <w:lang w:val="en-US"/>
        </w:rPr>
        <w:t>xori</w:t>
      </w:r>
      <w:proofErr w:type="spellEnd"/>
      <w:r w:rsidRPr="00752797">
        <w:rPr>
          <w:lang w:val="en-US"/>
        </w:rPr>
        <w:t>,</w:t>
      </w:r>
      <w:r w:rsidR="00752797">
        <w:rPr>
          <w:lang w:val="en-US"/>
        </w:rPr>
        <w:t xml:space="preserve"> </w:t>
      </w:r>
      <w:proofErr w:type="spellStart"/>
      <w:r w:rsidRPr="00752797">
        <w:rPr>
          <w:lang w:val="en-US"/>
        </w:rPr>
        <w:t>yori</w:t>
      </w:r>
      <w:proofErr w:type="spellEnd"/>
      <w:r w:rsidRPr="00752797">
        <w:rPr>
          <w:lang w:val="en-US"/>
        </w:rPr>
        <w:t>) and an orientation (</w:t>
      </w:r>
      <w:proofErr w:type="spellStart"/>
      <w:r w:rsidRPr="00752797">
        <w:rPr>
          <w:lang w:val="en-US"/>
        </w:rPr>
        <w:t>alfa</w:t>
      </w:r>
      <w:proofErr w:type="spellEnd"/>
      <w:r w:rsidRPr="00752797">
        <w:rPr>
          <w:lang w:val="en-US"/>
        </w:rPr>
        <w:t xml:space="preserve">) as depicted in </w:t>
      </w:r>
      <w:r w:rsidR="007E1D7E" w:rsidRPr="00752797">
        <w:rPr>
          <w:lang w:val="en-US"/>
        </w:rPr>
        <w:fldChar w:fldCharType="begin"/>
      </w:r>
      <w:r w:rsidRPr="00752797">
        <w:rPr>
          <w:lang w:val="en-US"/>
        </w:rPr>
        <w:instrText xml:space="preserve"> REF _Ref412704682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w:t>
      </w:r>
      <w:r w:rsidR="007E1D7E" w:rsidRPr="00752797">
        <w:rPr>
          <w:lang w:val="en-US"/>
        </w:rPr>
        <w:fldChar w:fldCharType="end"/>
      </w:r>
      <w:r w:rsidRPr="00752797">
        <w:rPr>
          <w:lang w:val="en-US"/>
        </w:rPr>
        <w:t xml:space="preserve">. The orientation is defined counter-clockwise </w:t>
      </w:r>
      <w:proofErr w:type="spellStart"/>
      <w:r w:rsidRPr="00752797">
        <w:rPr>
          <w:lang w:val="en-US"/>
        </w:rPr>
        <w:t>w.r.t</w:t>
      </w:r>
      <w:proofErr w:type="spellEnd"/>
      <w:r w:rsidRPr="00752797">
        <w:rPr>
          <w:lang w:val="en-US"/>
        </w:rPr>
        <w:t xml:space="preserve">. the </w:t>
      </w:r>
      <w:proofErr w:type="spellStart"/>
      <w:r w:rsidRPr="00752797">
        <w:rPr>
          <w:lang w:val="en-US"/>
        </w:rPr>
        <w:t>xw</w:t>
      </w:r>
      <w:proofErr w:type="spellEnd"/>
      <w:r w:rsidRPr="00752797">
        <w:rPr>
          <w:lang w:val="en-US"/>
        </w:rPr>
        <w:t xml:space="preserve">-axis (East). </w:t>
      </w:r>
    </w:p>
    <w:p w:rsidR="00302A3C" w:rsidRPr="00752797" w:rsidRDefault="00302A3C" w:rsidP="002603CC">
      <w:pPr>
        <w:rPr>
          <w:lang w:val="en-US"/>
        </w:rPr>
      </w:pPr>
    </w:p>
    <w:p w:rsidR="00302A3C" w:rsidRPr="00752797" w:rsidRDefault="00995779" w:rsidP="004E1A91">
      <w:pPr>
        <w:jc w:val="center"/>
        <w:rPr>
          <w:color w:val="FF0000"/>
          <w:lang w:val="en-US"/>
        </w:rPr>
      </w:pPr>
      <w:r w:rsidRPr="00752797">
        <w:rPr>
          <w:noProof/>
          <w:color w:val="FF0000"/>
          <w:lang w:val="en-US"/>
        </w:rPr>
        <w:drawing>
          <wp:inline distT="0" distB="0" distL="0" distR="0">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02A3C" w:rsidRPr="00752797" w:rsidRDefault="00302A3C" w:rsidP="002603CC">
      <w:pPr>
        <w:pStyle w:val="Caption"/>
        <w:jc w:val="both"/>
        <w:rPr>
          <w:lang w:val="en-US"/>
        </w:rPr>
      </w:pPr>
      <w:bookmarkStart w:id="36" w:name="_Ref412704682"/>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1</w:t>
      </w:r>
      <w:r w:rsidR="007E1D7E">
        <w:rPr>
          <w:lang w:val="en-US"/>
        </w:rPr>
        <w:fldChar w:fldCharType="end"/>
      </w:r>
      <w:bookmarkEnd w:id="36"/>
      <w:r w:rsidRPr="00752797">
        <w:rPr>
          <w:lang w:val="en-US"/>
        </w:rPr>
        <w:tab/>
        <w:t xml:space="preserve">Rectangular coordinate system of </w:t>
      </w:r>
      <w:proofErr w:type="spellStart"/>
      <w:r w:rsidRPr="00752797">
        <w:rPr>
          <w:lang w:val="en-US"/>
        </w:rPr>
        <w:t>XBeach</w:t>
      </w:r>
      <w:proofErr w:type="spellEnd"/>
    </w:p>
    <w:p w:rsidR="00302A3C" w:rsidRPr="00752797" w:rsidRDefault="00302A3C" w:rsidP="002603CC">
      <w:pPr>
        <w:pStyle w:val="Heading3"/>
        <w:jc w:val="both"/>
        <w:rPr>
          <w:lang w:val="en-US"/>
        </w:rPr>
      </w:pPr>
      <w:bookmarkStart w:id="37" w:name="_Toc413610979"/>
      <w:r w:rsidRPr="00752797">
        <w:rPr>
          <w:lang w:val="en-US"/>
        </w:rPr>
        <w:t>Grid set-up</w:t>
      </w:r>
      <w:bookmarkEnd w:id="37"/>
    </w:p>
    <w:p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Velocities at the u- and v-points are denoted by the output variables </w:t>
      </w:r>
      <w:proofErr w:type="spellStart"/>
      <w:r w:rsidRPr="00752797">
        <w:rPr>
          <w:lang w:val="en-US"/>
        </w:rPr>
        <w:t>uu</w:t>
      </w:r>
      <w:proofErr w:type="spellEnd"/>
      <w:r w:rsidRPr="00752797">
        <w:rPr>
          <w:lang w:val="en-US"/>
        </w:rPr>
        <w:t xml:space="preserve"> and vv respectively; velocities u and v at the cell </w:t>
      </w:r>
      <w:r w:rsidR="00BC356B" w:rsidRPr="00752797">
        <w:rPr>
          <w:lang w:val="en-US"/>
        </w:rPr>
        <w:t>centers</w:t>
      </w:r>
      <w:r w:rsidRPr="00752797">
        <w:rPr>
          <w:lang w:val="en-US"/>
        </w:rPr>
        <w:t xml:space="preserve"> are obtained by interpolation and are for output purpose only. The water level, </w:t>
      </w:r>
      <w:proofErr w:type="spellStart"/>
      <w:r w:rsidRPr="00752797">
        <w:rPr>
          <w:lang w:val="en-US"/>
        </w:rPr>
        <w:t>zs</w:t>
      </w:r>
      <w:proofErr w:type="spellEnd"/>
      <w:r w:rsidRPr="00752797">
        <w:rPr>
          <w:lang w:val="en-US"/>
        </w:rPr>
        <w:t xml:space="preserve">, and the bed level, </w:t>
      </w:r>
      <w:proofErr w:type="spellStart"/>
      <w:r w:rsidRPr="00752797">
        <w:rPr>
          <w:lang w:val="en-US"/>
        </w:rPr>
        <w:t>zb</w:t>
      </w:r>
      <w:proofErr w:type="spellEnd"/>
      <w:r w:rsidRPr="00752797">
        <w:rPr>
          <w:lang w:val="en-US"/>
        </w:rPr>
        <w:t xml:space="preserve">, are both defined positive upward. </w:t>
      </w:r>
      <w:proofErr w:type="spellStart"/>
      <w:proofErr w:type="gramStart"/>
      <w:r w:rsidRPr="00752797">
        <w:rPr>
          <w:lang w:val="en-US"/>
        </w:rPr>
        <w:t>uv</w:t>
      </w:r>
      <w:proofErr w:type="spellEnd"/>
      <w:proofErr w:type="gramEnd"/>
      <w:r w:rsidRPr="00752797">
        <w:rPr>
          <w:lang w:val="en-US"/>
        </w:rPr>
        <w:t xml:space="preserve"> and vu are the u-velocity at the v-grid point and the v-velocity at the u-grid point respectively. These are obtained by interpolation of the values of the velocities at the four surrounding grid points. </w:t>
      </w:r>
    </w:p>
    <w:p w:rsidR="00995779" w:rsidRPr="00752797" w:rsidRDefault="00995779" w:rsidP="00995779">
      <w:pPr>
        <w:rPr>
          <w:lang w:val="en-US"/>
        </w:rPr>
      </w:pPr>
    </w:p>
    <w:p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rsidR="008245B0" w:rsidRPr="00752797" w:rsidRDefault="008245B0" w:rsidP="002603CC">
      <w:pPr>
        <w:rPr>
          <w:lang w:val="en-US"/>
        </w:rPr>
      </w:pPr>
    </w:p>
    <w:p w:rsidR="00727EAA" w:rsidRPr="00752797" w:rsidRDefault="00727EAA" w:rsidP="002603CC">
      <w:pPr>
        <w:rPr>
          <w:color w:val="FF0000"/>
          <w:lang w:val="en-US"/>
        </w:rPr>
      </w:pPr>
    </w:p>
    <w:p w:rsidR="00727EAA" w:rsidRPr="00752797" w:rsidRDefault="00995779" w:rsidP="004E1A91">
      <w:pPr>
        <w:jc w:val="center"/>
        <w:rPr>
          <w:color w:val="FF0000"/>
          <w:lang w:val="en-US"/>
        </w:rPr>
      </w:pPr>
      <w:r w:rsidRPr="00752797">
        <w:rPr>
          <w:noProof/>
          <w:color w:val="FF0000"/>
          <w:lang w:val="en-US"/>
        </w:rPr>
        <w:drawing>
          <wp:inline distT="0" distB="0" distL="0" distR="0">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8245B0" w:rsidRPr="00752797" w:rsidRDefault="008245B0" w:rsidP="002603CC">
      <w:pPr>
        <w:pStyle w:val="Caption"/>
        <w:jc w:val="both"/>
        <w:rPr>
          <w:lang w:val="en-US"/>
        </w:rPr>
      </w:pPr>
      <w:bookmarkStart w:id="38" w:name="_Ref412704689"/>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2</w:t>
      </w:r>
      <w:r w:rsidR="007E1D7E">
        <w:rPr>
          <w:lang w:val="en-US"/>
        </w:rPr>
        <w:fldChar w:fldCharType="end"/>
      </w:r>
      <w:bookmarkEnd w:id="38"/>
      <w:r w:rsidRPr="00752797">
        <w:rPr>
          <w:lang w:val="en-US"/>
        </w:rPr>
        <w:tab/>
      </w:r>
      <w:r w:rsidR="00AA1803" w:rsidRPr="00752797">
        <w:rPr>
          <w:lang w:val="en-US"/>
        </w:rPr>
        <w:t xml:space="preserve">Curvilinear coordinate system </w:t>
      </w:r>
      <w:r w:rsidRPr="00752797">
        <w:rPr>
          <w:lang w:val="en-US"/>
        </w:rPr>
        <w:t xml:space="preserve">of </w:t>
      </w:r>
      <w:proofErr w:type="spellStart"/>
      <w:r w:rsidRPr="00752797">
        <w:rPr>
          <w:lang w:val="en-US"/>
        </w:rPr>
        <w:t>XBeach</w:t>
      </w:r>
      <w:proofErr w:type="spellEnd"/>
    </w:p>
    <w:p w:rsidR="008C2325" w:rsidRPr="00752797" w:rsidRDefault="008C2325" w:rsidP="002603CC">
      <w:pPr>
        <w:pStyle w:val="Heading2"/>
        <w:jc w:val="both"/>
        <w:rPr>
          <w:lang w:val="en-US"/>
        </w:rPr>
      </w:pPr>
      <w:bookmarkStart w:id="39" w:name="_Toc413610980"/>
      <w:r w:rsidRPr="00752797">
        <w:rPr>
          <w:lang w:val="en-US"/>
        </w:rPr>
        <w:t>Hydrodynamics options</w:t>
      </w:r>
      <w:bookmarkEnd w:id="39"/>
    </w:p>
    <w:p w:rsidR="00995779" w:rsidRPr="00752797" w:rsidRDefault="00995779" w:rsidP="00995779">
      <w:pPr>
        <w:rPr>
          <w:lang w:val="en-US"/>
        </w:rPr>
      </w:pPr>
      <w:proofErr w:type="spellStart"/>
      <w:r w:rsidRPr="00752797">
        <w:rPr>
          <w:lang w:val="en-US"/>
        </w:rPr>
        <w:t>XBeach</w:t>
      </w:r>
      <w:proofErr w:type="spellEnd"/>
      <w:r w:rsidRPr="00752797">
        <w:rPr>
          <w:lang w:val="en-US"/>
        </w:rPr>
        <w:t xml:space="preserve">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w:t>
      </w:r>
      <w:proofErr w:type="spellStart"/>
      <w:r w:rsidRPr="00752797">
        <w:rPr>
          <w:lang w:val="en-US"/>
        </w:rPr>
        <w:t>Roelvink</w:t>
      </w:r>
      <w:proofErr w:type="spellEnd"/>
      <w:r w:rsidRPr="00752797">
        <w:rPr>
          <w:lang w:val="en-US"/>
        </w:rPr>
        <w:t xml:space="preserve"> et al. (2009) a number of additional model options have been implemented, thereby allowing users to choose which time-scales to resolve:</w:t>
      </w:r>
    </w:p>
    <w:p w:rsidR="00995779" w:rsidRPr="00752797" w:rsidRDefault="00995779" w:rsidP="00995779">
      <w:pPr>
        <w:pStyle w:val="ListParagraph"/>
        <w:numPr>
          <w:ilvl w:val="0"/>
          <w:numId w:val="17"/>
        </w:numPr>
        <w:rPr>
          <w:lang w:val="en-US"/>
        </w:rPr>
      </w:pPr>
      <w:r w:rsidRPr="00752797">
        <w:rPr>
          <w:lang w:val="en-US"/>
        </w:rPr>
        <w:t xml:space="preserve">Stationary wave model (keyword: </w:t>
      </w:r>
      <w:proofErr w:type="spellStart"/>
      <w:r w:rsidRPr="00752797">
        <w:rPr>
          <w:i/>
          <w:lang w:val="en-US"/>
        </w:rPr>
        <w:t>wavemodel</w:t>
      </w:r>
      <w:proofErr w:type="spellEnd"/>
      <w:r w:rsidRPr="00752797">
        <w:rPr>
          <w:i/>
          <w:lang w:val="en-US"/>
        </w:rPr>
        <w:t xml:space="preserve"> = stationary</w:t>
      </w:r>
      <w:r w:rsidRPr="00752797">
        <w:rPr>
          <w:lang w:val="en-US"/>
        </w:rPr>
        <w:t xml:space="preserve">), efficiently solving wave-averaged equations but neglecting </w:t>
      </w:r>
      <w:proofErr w:type="spellStart"/>
      <w:r w:rsidRPr="00752797">
        <w:rPr>
          <w:lang w:val="en-US"/>
        </w:rPr>
        <w:t>infragravity</w:t>
      </w:r>
      <w:proofErr w:type="spellEnd"/>
      <w:r w:rsidRPr="00752797">
        <w:rPr>
          <w:lang w:val="en-US"/>
        </w:rPr>
        <w:t xml:space="preserve"> waves;</w:t>
      </w:r>
    </w:p>
    <w:p w:rsidR="00995779" w:rsidRPr="00752797" w:rsidRDefault="00995779" w:rsidP="00995779">
      <w:pPr>
        <w:pStyle w:val="ListParagraph"/>
        <w:numPr>
          <w:ilvl w:val="0"/>
          <w:numId w:val="17"/>
        </w:numPr>
        <w:rPr>
          <w:lang w:val="en-US"/>
        </w:rPr>
      </w:pPr>
      <w:proofErr w:type="spellStart"/>
      <w:r w:rsidRPr="00752797">
        <w:rPr>
          <w:lang w:val="en-US"/>
        </w:rPr>
        <w:t>Surfbeat</w:t>
      </w:r>
      <w:proofErr w:type="spellEnd"/>
      <w:r w:rsidRPr="00752797">
        <w:rPr>
          <w:lang w:val="en-US"/>
        </w:rPr>
        <w:t xml:space="preserve"> mode (</w:t>
      </w:r>
      <w:proofErr w:type="spellStart"/>
      <w:r w:rsidRPr="00752797">
        <w:rPr>
          <w:lang w:val="en-US"/>
        </w:rPr>
        <w:t>instationary</w:t>
      </w:r>
      <w:proofErr w:type="spellEnd"/>
      <w:r w:rsidRPr="00752797">
        <w:rPr>
          <w:lang w:val="en-US"/>
        </w:rPr>
        <w:t xml:space="preserve">) (keyword: </w:t>
      </w:r>
      <w:proofErr w:type="spellStart"/>
      <w:r w:rsidRPr="00752797">
        <w:rPr>
          <w:i/>
          <w:lang w:val="en-US"/>
        </w:rPr>
        <w:t>wavemodel</w:t>
      </w:r>
      <w:proofErr w:type="spellEnd"/>
      <w:r w:rsidRPr="00752797">
        <w:rPr>
          <w:i/>
          <w:lang w:val="en-US"/>
        </w:rPr>
        <w:t xml:space="preserve"> = </w:t>
      </w:r>
      <w:proofErr w:type="spellStart"/>
      <w:r w:rsidRPr="00752797">
        <w:rPr>
          <w:i/>
          <w:lang w:val="en-US"/>
        </w:rPr>
        <w:t>surfbeat</w:t>
      </w:r>
      <w:proofErr w:type="spellEnd"/>
      <w:r w:rsidRPr="00752797">
        <w:rPr>
          <w:lang w:val="en-US"/>
        </w:rPr>
        <w:t>), where the short wave variations on the wave group scale (short wave envelope) and the long waves associated with them are resolved;</w:t>
      </w:r>
    </w:p>
    <w:p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proofErr w:type="spellStart"/>
      <w:r w:rsidRPr="00752797">
        <w:rPr>
          <w:i/>
          <w:lang w:val="en-US"/>
        </w:rPr>
        <w:t>wavemodel</w:t>
      </w:r>
      <w:proofErr w:type="spellEnd"/>
      <w:r w:rsidRPr="00752797">
        <w:rPr>
          <w:i/>
          <w:lang w:val="en-US"/>
        </w:rPr>
        <w:t xml:space="preserve"> = </w:t>
      </w:r>
      <w:proofErr w:type="spellStart"/>
      <w:r w:rsidRPr="00752797">
        <w:rPr>
          <w:i/>
          <w:lang w:val="en-US"/>
        </w:rPr>
        <w:t>nonh</w:t>
      </w:r>
      <w:proofErr w:type="spellEnd"/>
      <w:r w:rsidRPr="00752797">
        <w:rPr>
          <w:lang w:val="en-US"/>
        </w:rPr>
        <w:t>), where a combination of the non-linear shallow water equations with a pressure correction term is applied, allowing to model the propagation and decay of individual waves.</w:t>
      </w:r>
    </w:p>
    <w:p w:rsidR="00995779" w:rsidRPr="00752797" w:rsidRDefault="00995779" w:rsidP="00995779">
      <w:pPr>
        <w:pStyle w:val="ListParagraph"/>
        <w:ind w:left="780"/>
        <w:rPr>
          <w:lang w:val="en-US"/>
        </w:rPr>
      </w:pPr>
    </w:p>
    <w:p w:rsidR="00B826A5" w:rsidRPr="00752797" w:rsidRDefault="00995779" w:rsidP="00995779">
      <w:pPr>
        <w:rPr>
          <w:lang w:val="en-US"/>
        </w:rPr>
      </w:pPr>
      <w:r w:rsidRPr="00752797">
        <w:rPr>
          <w:lang w:val="en-US"/>
        </w:rPr>
        <w:t xml:space="preserve">In the following these options are discussed in more detail. Important to note that all times in </w:t>
      </w:r>
      <w:proofErr w:type="spellStart"/>
      <w:r w:rsidRPr="00752797">
        <w:rPr>
          <w:lang w:val="en-US"/>
        </w:rPr>
        <w:t>XBeach</w:t>
      </w:r>
      <w:proofErr w:type="spellEnd"/>
      <w:r w:rsidRPr="00752797">
        <w:rPr>
          <w:lang w:val="en-US"/>
        </w:rPr>
        <w:t xml:space="preserve"> are prescribed on input in morphological time. If you apply a morphological acceleration factor (keyword: </w:t>
      </w:r>
      <w:proofErr w:type="spellStart"/>
      <w:r w:rsidRPr="00752797">
        <w:rPr>
          <w:i/>
          <w:lang w:val="en-US"/>
        </w:rPr>
        <w:t>morfac</w:t>
      </w:r>
      <w:proofErr w:type="spellEnd"/>
      <w:r w:rsidRPr="00752797">
        <w:rPr>
          <w:lang w:val="en-US"/>
        </w:rPr>
        <w:t xml:space="preserve">) all input time series and other time parameters are divided internally by </w:t>
      </w:r>
      <w:proofErr w:type="spellStart"/>
      <w:r w:rsidRPr="00752797">
        <w:rPr>
          <w:i/>
          <w:lang w:val="en-US"/>
        </w:rPr>
        <w:t>morfac</w:t>
      </w:r>
      <w:proofErr w:type="spellEnd"/>
      <w:r w:rsidRPr="00752797">
        <w:rPr>
          <w:lang w:val="en-US"/>
        </w:rPr>
        <w:t xml:space="preserve">. This way, you can specify the time series as real times, and vary the </w:t>
      </w:r>
      <w:proofErr w:type="spellStart"/>
      <w:r w:rsidRPr="00752797">
        <w:rPr>
          <w:i/>
          <w:lang w:val="en-US"/>
        </w:rPr>
        <w:t>morfac</w:t>
      </w:r>
      <w:proofErr w:type="spellEnd"/>
      <w:r w:rsidRPr="00752797">
        <w:rPr>
          <w:lang w:val="en-US"/>
        </w:rPr>
        <w:t xml:space="preserve"> without changing the rest of the input files </w:t>
      </w:r>
      <w:r w:rsidR="006F074A" w:rsidRPr="00752797">
        <w:rPr>
          <w:lang w:val="en-US"/>
        </w:rPr>
        <w:t xml:space="preserve">(keyword: </w:t>
      </w:r>
      <w:proofErr w:type="spellStart"/>
      <w:r w:rsidR="006F074A" w:rsidRPr="00752797">
        <w:rPr>
          <w:i/>
          <w:lang w:val="en-US"/>
        </w:rPr>
        <w:t>morfacopt</w:t>
      </w:r>
      <w:proofErr w:type="spellEnd"/>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rsidR="00B826A5" w:rsidRPr="00752797" w:rsidRDefault="00B826A5" w:rsidP="002603CC">
      <w:pPr>
        <w:rPr>
          <w:lang w:val="en-US"/>
        </w:rPr>
      </w:pPr>
    </w:p>
    <w:p w:rsidR="00B826A5" w:rsidRPr="00752797" w:rsidRDefault="00872616" w:rsidP="002603CC">
      <w:pPr>
        <w:keepNext/>
        <w:rPr>
          <w:lang w:val="en-US"/>
        </w:rPr>
      </w:pPr>
      <w:r w:rsidRPr="00752797">
        <w:rPr>
          <w:noProof/>
          <w:lang w:val="en-US"/>
        </w:rPr>
        <w:lastRenderedPageBreak/>
        <w:drawing>
          <wp:inline distT="0" distB="0" distL="0" distR="0">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0215" cy="2860040"/>
                    </a:xfrm>
                    <a:prstGeom prst="rect">
                      <a:avLst/>
                    </a:prstGeom>
                    <a:noFill/>
                    <a:ln>
                      <a:noFill/>
                    </a:ln>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3</w:t>
      </w:r>
      <w:r w:rsidR="007E1D7E">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rsidR="00B826A5" w:rsidRPr="00752797" w:rsidRDefault="00B826A5" w:rsidP="002603CC">
      <w:pPr>
        <w:pStyle w:val="Heading3"/>
        <w:jc w:val="both"/>
        <w:rPr>
          <w:lang w:val="en-US"/>
        </w:rPr>
      </w:pPr>
      <w:bookmarkStart w:id="40" w:name="_Toc413610981"/>
      <w:r w:rsidRPr="00752797">
        <w:rPr>
          <w:lang w:val="en-US"/>
        </w:rPr>
        <w:t>Stationary mode</w:t>
      </w:r>
      <w:bookmarkEnd w:id="40"/>
    </w:p>
    <w:p w:rsidR="00995779" w:rsidRPr="00752797" w:rsidRDefault="00995779" w:rsidP="00995779">
      <w:pPr>
        <w:rPr>
          <w:lang w:val="en-US"/>
        </w:rPr>
      </w:pPr>
      <w:r w:rsidRPr="00752797">
        <w:rPr>
          <w:lang w:val="en-US"/>
        </w:rPr>
        <w:t xml:space="preserve">In stationary mode the wave-group variations and thereby all </w:t>
      </w:r>
      <w:proofErr w:type="spellStart"/>
      <w:r w:rsidRPr="00752797">
        <w:rPr>
          <w:lang w:val="en-US"/>
        </w:rPr>
        <w:t>infragravity</w:t>
      </w:r>
      <w:proofErr w:type="spellEnd"/>
      <w:r w:rsidRPr="00752797">
        <w:rPr>
          <w:lang w:val="en-US"/>
        </w:rPr>
        <w:t xml:space="preserve"> motions are neglected. This is useful for conditions where the incident waves are relatively small and/or short, and these motions would be small anyway. The model equations are similar to HISWA (</w:t>
      </w:r>
      <w:proofErr w:type="spellStart"/>
      <w:r w:rsidRPr="00752797">
        <w:rPr>
          <w:lang w:val="en-US"/>
        </w:rPr>
        <w:t>Holthuijsen</w:t>
      </w:r>
      <w:proofErr w:type="spellEnd"/>
      <w:r w:rsidRPr="00752797">
        <w:rPr>
          <w:lang w:val="en-US"/>
        </w:rPr>
        <w:t xml:space="preserve"> et al., 1989) but do not include wave growth or wave period variations. Processes that are resolved are wave propagation, directional spreading, shoaling, refraction, bottom dissipation and wave breaking, and a roller model is included; these processes are usually dominant in </w:t>
      </w:r>
      <w:proofErr w:type="spellStart"/>
      <w:r w:rsidRPr="00752797">
        <w:rPr>
          <w:lang w:val="en-US"/>
        </w:rPr>
        <w:t>nearshore</w:t>
      </w:r>
      <w:proofErr w:type="spellEnd"/>
      <w:r w:rsidRPr="00752797">
        <w:rPr>
          <w:lang w:val="en-US"/>
        </w:rPr>
        <w:t xml:space="preserve"> areas of limited extent. For the breaking dissipation we use the </w:t>
      </w:r>
      <w:proofErr w:type="spellStart"/>
      <w:r w:rsidRPr="00752797">
        <w:rPr>
          <w:lang w:val="en-US"/>
        </w:rPr>
        <w:t>Baldock</w:t>
      </w:r>
      <w:proofErr w:type="spellEnd"/>
      <w:r w:rsidRPr="00752797">
        <w:rPr>
          <w:lang w:val="en-US"/>
        </w:rPr>
        <w:t xml:space="preserve"> et al. (1998) model, which is valid for wave-averaged modeling. The radiation stress gradients from the wave and roller model force the shallow water equations, drive currents and lead to wave </w:t>
      </w:r>
      <w:proofErr w:type="spellStart"/>
      <w:r w:rsidRPr="00752797">
        <w:rPr>
          <w:lang w:val="en-US"/>
        </w:rPr>
        <w:t>setdown</w:t>
      </w:r>
      <w:proofErr w:type="spellEnd"/>
      <w:r w:rsidRPr="00752797">
        <w:rPr>
          <w:lang w:val="en-US"/>
        </w:rPr>
        <w:t xml:space="preserve"> and setup. Additionally, wind and tidal forcing can be applied. </w:t>
      </w:r>
    </w:p>
    <w:p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w:t>
      </w:r>
      <w:proofErr w:type="spellStart"/>
      <w:r w:rsidRPr="00752797">
        <w:rPr>
          <w:lang w:val="en-US"/>
        </w:rPr>
        <w:t>skewness</w:t>
      </w:r>
      <w:proofErr w:type="spellEnd"/>
      <w:r w:rsidRPr="00752797">
        <w:rPr>
          <w:lang w:val="en-US"/>
        </w:rPr>
        <w:t xml:space="preserve"> are included as well. Bed slope effects can further modify the cross-shore behavior. A limited number of model coefficients allow the user to calibrate the profile shape resulting from these interactions.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proofErr w:type="spellStart"/>
      <w:r w:rsidRPr="00752797">
        <w:rPr>
          <w:i/>
          <w:lang w:val="en-US"/>
        </w:rPr>
        <w:t>wbctype</w:t>
      </w:r>
      <w:proofErr w:type="spellEnd"/>
      <w:r w:rsidRPr="00752797">
        <w:rPr>
          <w:i/>
          <w:lang w:val="en-US"/>
        </w:rPr>
        <w:t xml:space="preserve"> = stat</w:t>
      </w:r>
      <w:r w:rsidRPr="00752797">
        <w:rPr>
          <w:lang w:val="en-US"/>
        </w:rPr>
        <w:t xml:space="preserve">) or as a time-series of wave conditions (keyword: </w:t>
      </w:r>
      <w:proofErr w:type="spellStart"/>
      <w:r w:rsidRPr="00752797">
        <w:rPr>
          <w:i/>
          <w:lang w:val="en-US"/>
        </w:rPr>
        <w:t>wbctype</w:t>
      </w:r>
      <w:proofErr w:type="spellEnd"/>
      <w:r w:rsidRPr="00752797">
        <w:rPr>
          <w:i/>
          <w:lang w:val="en-US"/>
        </w:rPr>
        <w:t xml:space="preserve"> = </w:t>
      </w:r>
      <w:proofErr w:type="spellStart"/>
      <w:r w:rsidRPr="00752797">
        <w:rPr>
          <w:i/>
          <w:lang w:val="en-US"/>
        </w:rPr>
        <w:t>stat_table</w:t>
      </w:r>
      <w:proofErr w:type="spellEnd"/>
      <w:r w:rsidRPr="00752797">
        <w:rPr>
          <w:i/>
          <w:lang w:val="en-US"/>
        </w:rPr>
        <w:t>)</w:t>
      </w:r>
      <w:r w:rsidRPr="00752797">
        <w:rPr>
          <w:lang w:val="en-US"/>
        </w:rPr>
        <w:t xml:space="preserve">. Typical examples of such model applications are given below for </w:t>
      </w:r>
      <w:proofErr w:type="spellStart"/>
      <w:r w:rsidRPr="00752797">
        <w:rPr>
          <w:lang w:val="en-US"/>
        </w:rPr>
        <w:t>tombolo</w:t>
      </w:r>
      <w:proofErr w:type="spellEnd"/>
      <w:r w:rsidRPr="00752797">
        <w:rPr>
          <w:lang w:val="en-US"/>
        </w:rPr>
        <w:t xml:space="preserve"> formation behind an offshore breakwater (left panel) and development of an ebb delta at a tidal inlet (right panel). A big advantage of the stationary </w:t>
      </w:r>
      <w:proofErr w:type="spellStart"/>
      <w:r w:rsidRPr="00752797">
        <w:rPr>
          <w:lang w:val="en-US"/>
        </w:rPr>
        <w:t>XBeach</w:t>
      </w:r>
      <w:proofErr w:type="spellEnd"/>
      <w:r w:rsidRPr="00752797">
        <w:rPr>
          <w:lang w:val="en-US"/>
        </w:rPr>
        <w:t xml:space="preserve"> wave model over other models is that the lateral boundaries are entirely without disturbance if the coast is </w:t>
      </w:r>
      <w:proofErr w:type="spellStart"/>
      <w:r w:rsidRPr="00752797">
        <w:rPr>
          <w:lang w:val="en-US"/>
        </w:rPr>
        <w:t>longshore</w:t>
      </w:r>
      <w:proofErr w:type="spellEnd"/>
      <w:r w:rsidRPr="00752797">
        <w:rPr>
          <w:lang w:val="en-US"/>
        </w:rPr>
        <w:t xml:space="preserve"> uniform near these boundaries.</w:t>
      </w:r>
    </w:p>
    <w:p w:rsidR="00995779" w:rsidRPr="00752797" w:rsidRDefault="00995779" w:rsidP="00995779">
      <w:pPr>
        <w:rPr>
          <w:lang w:val="en-US"/>
        </w:rPr>
      </w:pPr>
    </w:p>
    <w:p w:rsidR="00B826A5" w:rsidRPr="00752797" w:rsidRDefault="00B826A5" w:rsidP="002603CC">
      <w:pPr>
        <w:rPr>
          <w:lang w:val="en-US"/>
        </w:rPr>
      </w:pPr>
    </w:p>
    <w:p w:rsidR="003355EB" w:rsidRPr="00752797" w:rsidRDefault="003355EB" w:rsidP="002603CC">
      <w:pPr>
        <w:keepNext/>
        <w:rPr>
          <w:lang w:val="en-US" w:eastAsia="zh-CN"/>
        </w:rPr>
      </w:pPr>
    </w:p>
    <w:p w:rsidR="003355EB" w:rsidRPr="00752797" w:rsidRDefault="003355EB" w:rsidP="002603CC">
      <w:pPr>
        <w:keepNext/>
        <w:rPr>
          <w:lang w:val="en-US"/>
        </w:rPr>
      </w:pPr>
      <w:r w:rsidRPr="00752797">
        <w:rPr>
          <w:noProof/>
          <w:lang w:val="en-US"/>
        </w:rPr>
        <w:drawing>
          <wp:inline distT="0" distB="0" distL="0" distR="0">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52797">
        <w:rPr>
          <w:noProof/>
          <w:lang w:val="en-US"/>
        </w:rPr>
        <w:drawing>
          <wp:inline distT="0" distB="0" distL="0" distR="0">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52797">
        <w:rPr>
          <w:noProof/>
          <w:lang w:val="en-US"/>
        </w:rPr>
        <w:drawing>
          <wp:inline distT="0" distB="0" distL="0" distR="0">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52797">
        <w:rPr>
          <w:noProof/>
          <w:lang w:val="en-US"/>
        </w:rPr>
        <w:drawing>
          <wp:inline distT="0" distB="0" distL="0" distR="0">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4</w:t>
      </w:r>
      <w:r w:rsidR="007E1D7E">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rsidR="00B826A5" w:rsidRPr="00752797" w:rsidRDefault="00B826A5" w:rsidP="002603CC">
      <w:pPr>
        <w:pStyle w:val="Heading3"/>
        <w:jc w:val="both"/>
        <w:rPr>
          <w:lang w:val="en-US"/>
        </w:rPr>
      </w:pPr>
      <w:bookmarkStart w:id="41" w:name="_Toc413610982"/>
      <w:r w:rsidRPr="00752797">
        <w:rPr>
          <w:lang w:val="en-US"/>
        </w:rPr>
        <w:t>Surf beat mode (</w:t>
      </w:r>
      <w:proofErr w:type="spellStart"/>
      <w:r w:rsidRPr="00752797">
        <w:rPr>
          <w:lang w:val="en-US"/>
        </w:rPr>
        <w:t>instationary</w:t>
      </w:r>
      <w:proofErr w:type="spellEnd"/>
      <w:r w:rsidRPr="00752797">
        <w:rPr>
          <w:lang w:val="en-US"/>
        </w:rPr>
        <w:t>)</w:t>
      </w:r>
      <w:bookmarkEnd w:id="41"/>
      <w:r w:rsidRPr="00752797">
        <w:rPr>
          <w:lang w:val="en-US"/>
        </w:rPr>
        <w:t xml:space="preserve"> </w:t>
      </w:r>
    </w:p>
    <w:p w:rsidR="00995779" w:rsidRPr="00752797" w:rsidRDefault="00995779" w:rsidP="00995779">
      <w:pPr>
        <w:rPr>
          <w:lang w:val="en-US"/>
        </w:rPr>
      </w:pPr>
      <w:r w:rsidRPr="00752797">
        <w:rPr>
          <w:lang w:val="en-US"/>
        </w:rPr>
        <w:t>The short-wave motion is solved using the wave action equation which is a time-dependent forcing of the HISWA equations (</w:t>
      </w:r>
      <w:proofErr w:type="spellStart"/>
      <w:r w:rsidRPr="00752797">
        <w:rPr>
          <w:lang w:val="en-US"/>
        </w:rPr>
        <w:t>Holthuijsen</w:t>
      </w:r>
      <w:proofErr w:type="spellEnd"/>
      <w:r w:rsidRPr="00752797">
        <w:rPr>
          <w:lang w:val="en-US"/>
        </w:rPr>
        <w:t xml:space="preserve"> et al., 1989). This equation solves the variation of short-waves envelope (wave height) on the scale of wave groups. It employs a dissipation model for use with wave groups (</w:t>
      </w:r>
      <w:proofErr w:type="spellStart"/>
      <w:r w:rsidRPr="00752797">
        <w:rPr>
          <w:lang w:val="en-US"/>
        </w:rPr>
        <w:t>Roelvink</w:t>
      </w:r>
      <w:proofErr w:type="spellEnd"/>
      <w:r w:rsidRPr="00752797">
        <w:rPr>
          <w:lang w:val="en-US"/>
        </w:rPr>
        <w:t>, 1993a; Daly et al., 2012) and a roller model (</w:t>
      </w:r>
      <w:proofErr w:type="spellStart"/>
      <w:r w:rsidRPr="00752797">
        <w:rPr>
          <w:lang w:val="en-US"/>
        </w:rPr>
        <w:t>Svendsen</w:t>
      </w:r>
      <w:proofErr w:type="spellEnd"/>
      <w:r w:rsidRPr="00752797">
        <w:rPr>
          <w:lang w:val="en-US"/>
        </w:rPr>
        <w:t xml:space="preserve">, 1984; </w:t>
      </w:r>
      <w:proofErr w:type="spellStart"/>
      <w:r w:rsidRPr="00752797">
        <w:rPr>
          <w:lang w:val="en-US"/>
        </w:rPr>
        <w:t>Nairn</w:t>
      </w:r>
      <w:proofErr w:type="spellEnd"/>
      <w:r w:rsidRPr="00752797">
        <w:rPr>
          <w:lang w:val="en-US"/>
        </w:rPr>
        <w:t xml:space="preserve"> et al., 1990; </w:t>
      </w:r>
      <w:proofErr w:type="spellStart"/>
      <w:r w:rsidRPr="00752797">
        <w:rPr>
          <w:lang w:val="en-US"/>
        </w:rPr>
        <w:t>Stive</w:t>
      </w:r>
      <w:proofErr w:type="spellEnd"/>
      <w:r w:rsidRPr="00752797">
        <w:rPr>
          <w:lang w:val="en-US"/>
        </w:rPr>
        <w:t xml:space="preserve"> and de </w:t>
      </w:r>
      <w:proofErr w:type="spellStart"/>
      <w:r w:rsidRPr="00752797">
        <w:rPr>
          <w:lang w:val="en-US"/>
        </w:rPr>
        <w:t>Vriend</w:t>
      </w:r>
      <w:proofErr w:type="spellEnd"/>
      <w:r w:rsidRPr="00752797">
        <w:rPr>
          <w:lang w:val="en-US"/>
        </w:rPr>
        <w:t>, 1994) to represent momentum stored at the surface after breaking. These variations, through radiation stress gradients (</w:t>
      </w:r>
      <w:proofErr w:type="spellStart"/>
      <w:r w:rsidRPr="00752797">
        <w:rPr>
          <w:lang w:val="en-US"/>
        </w:rPr>
        <w:t>Longuet</w:t>
      </w:r>
      <w:proofErr w:type="spellEnd"/>
      <w:r w:rsidRPr="00752797">
        <w:rPr>
          <w:lang w:val="en-US"/>
        </w:rPr>
        <w:t>-Higgins and Stewart, 1962, 1964) exert a force on the water column and drive longer period waves (</w:t>
      </w:r>
      <w:proofErr w:type="spellStart"/>
      <w:r w:rsidRPr="00752797">
        <w:rPr>
          <w:lang w:val="en-US"/>
        </w:rPr>
        <w:t>infragravity</w:t>
      </w:r>
      <w:proofErr w:type="spellEnd"/>
      <w:r w:rsidRPr="00752797">
        <w:rPr>
          <w:lang w:val="en-US"/>
        </w:rPr>
        <w:t xml:space="preserve"> waves) and unsteady currents, which are solved by the nonlinear shallow water equations (e.g. Phillips, 1977; </w:t>
      </w:r>
      <w:proofErr w:type="spellStart"/>
      <w:r w:rsidRPr="00752797">
        <w:rPr>
          <w:lang w:val="en-US"/>
        </w:rPr>
        <w:t>Svendsen</w:t>
      </w:r>
      <w:proofErr w:type="spellEnd"/>
      <w:r w:rsidRPr="00752797">
        <w:rPr>
          <w:lang w:val="en-US"/>
        </w:rPr>
        <w:t>, 2003). Thus, wave-driven currents (</w:t>
      </w:r>
      <w:proofErr w:type="spellStart"/>
      <w:r w:rsidRPr="00752797">
        <w:rPr>
          <w:lang w:val="en-US"/>
        </w:rPr>
        <w:t>longshore</w:t>
      </w:r>
      <w:proofErr w:type="spellEnd"/>
      <w:r w:rsidRPr="00752797">
        <w:rPr>
          <w:lang w:val="en-US"/>
        </w:rPr>
        <w:t xml:space="preserve"> current, rip currents and undertow), and wind-driven currents (stationary and uniform) for local wind set-up, long (</w:t>
      </w:r>
      <w:proofErr w:type="spellStart"/>
      <w:r w:rsidRPr="00752797">
        <w:rPr>
          <w:lang w:val="en-US"/>
        </w:rPr>
        <w:t>infragravity</w:t>
      </w:r>
      <w:proofErr w:type="spellEnd"/>
      <w:r w:rsidRPr="00752797">
        <w:rPr>
          <w:lang w:val="en-US"/>
        </w:rPr>
        <w:t xml:space="preserve">) waves, and </w:t>
      </w:r>
      <w:proofErr w:type="spellStart"/>
      <w:r w:rsidRPr="00752797">
        <w:rPr>
          <w:lang w:val="en-US"/>
        </w:rPr>
        <w:t>runup</w:t>
      </w:r>
      <w:proofErr w:type="spellEnd"/>
      <w:r w:rsidRPr="00752797">
        <w:rPr>
          <w:lang w:val="en-US"/>
        </w:rPr>
        <w:t xml:space="preserve"> and rundown of long waves (swash) are included.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Using the </w:t>
      </w:r>
      <w:proofErr w:type="spellStart"/>
      <w:r w:rsidRPr="00752797">
        <w:rPr>
          <w:lang w:val="en-US"/>
        </w:rPr>
        <w:t>surfbeat</w:t>
      </w:r>
      <w:proofErr w:type="spellEnd"/>
      <w:r w:rsidRPr="00752797">
        <w:rPr>
          <w:lang w:val="en-US"/>
        </w:rPr>
        <w:t xml:space="preserve">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w:t>
      </w:r>
      <w:proofErr w:type="spellStart"/>
      <w:r w:rsidRPr="00752797">
        <w:rPr>
          <w:lang w:val="en-US"/>
        </w:rPr>
        <w:t>infragravity</w:t>
      </w:r>
      <w:proofErr w:type="spellEnd"/>
      <w:r w:rsidRPr="00752797">
        <w:rPr>
          <w:lang w:val="en-US"/>
        </w:rPr>
        <w:t xml:space="preserve"> band and so is the </w:t>
      </w:r>
      <w:proofErr w:type="spellStart"/>
      <w:r w:rsidRPr="00752797">
        <w:rPr>
          <w:lang w:val="en-US"/>
        </w:rPr>
        <w:t>runup</w:t>
      </w:r>
      <w:proofErr w:type="spellEnd"/>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Under this </w:t>
      </w:r>
      <w:proofErr w:type="spellStart"/>
      <w:r w:rsidRPr="00752797">
        <w:rPr>
          <w:lang w:val="en-US"/>
        </w:rPr>
        <w:t>surfbeat</w:t>
      </w:r>
      <w:proofErr w:type="spellEnd"/>
      <w:r w:rsidRPr="00752797">
        <w:rPr>
          <w:lang w:val="en-US"/>
        </w:rPr>
        <w:t xml:space="preserve"> mode, several options are available, depending on the circumstances:</w:t>
      </w:r>
    </w:p>
    <w:p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w:t>
      </w:r>
      <w:proofErr w:type="spellStart"/>
      <w:r w:rsidRPr="00752797">
        <w:rPr>
          <w:lang w:val="en-US"/>
        </w:rPr>
        <w:t>longshore</w:t>
      </w:r>
      <w:proofErr w:type="spellEnd"/>
      <w:r w:rsidRPr="00752797">
        <w:rPr>
          <w:lang w:val="en-US"/>
        </w:rPr>
        <w:t xml:space="preserve"> gradients are ignored and the domain reduces to a single gridline (keyword: </w:t>
      </w:r>
      <w:proofErr w:type="spellStart"/>
      <w:proofErr w:type="gramStart"/>
      <w:r w:rsidRPr="00752797">
        <w:rPr>
          <w:i/>
          <w:lang w:val="en-US"/>
        </w:rPr>
        <w:t>ny</w:t>
      </w:r>
      <w:proofErr w:type="spellEnd"/>
      <w:proofErr w:type="gramEnd"/>
      <w:r w:rsidRPr="00752797">
        <w:rPr>
          <w:i/>
          <w:lang w:val="en-US"/>
        </w:rPr>
        <w:t xml:space="preserve"> = 0).</w:t>
      </w:r>
      <w:r w:rsidRPr="00752797">
        <w:rPr>
          <w:lang w:val="en-US"/>
        </w:rPr>
        <w:t xml:space="preserve"> Within this mode the following options are available:</w:t>
      </w:r>
    </w:p>
    <w:p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proofErr w:type="spellStart"/>
      <w:r w:rsidRPr="00752797">
        <w:rPr>
          <w:i/>
          <w:lang w:val="en-US"/>
        </w:rPr>
        <w:t>dtheta</w:t>
      </w:r>
      <w:proofErr w:type="spellEnd"/>
      <w:r w:rsidRPr="00752797">
        <w:rPr>
          <w:lang w:val="en-US"/>
        </w:rPr>
        <w:t xml:space="preserve"> &lt; </w:t>
      </w:r>
      <w:proofErr w:type="spellStart"/>
      <w:r w:rsidRPr="00752797">
        <w:rPr>
          <w:i/>
          <w:lang w:val="en-US"/>
        </w:rPr>
        <w:t>thetamax</w:t>
      </w:r>
      <w:proofErr w:type="spellEnd"/>
      <w:r w:rsidRPr="00752797">
        <w:rPr>
          <w:i/>
          <w:lang w:val="en-US"/>
        </w:rPr>
        <w:t xml:space="preserve"> – </w:t>
      </w:r>
      <w:proofErr w:type="spellStart"/>
      <w:r w:rsidRPr="00752797">
        <w:rPr>
          <w:i/>
          <w:lang w:val="en-US"/>
        </w:rPr>
        <w:t>thetamin</w:t>
      </w:r>
      <w:proofErr w:type="spellEnd"/>
      <w:r w:rsidRPr="00752797">
        <w:rPr>
          <w:lang w:val="en-US"/>
        </w:rPr>
        <w:t xml:space="preserve">); this has a limited effect on the wave heights because of refraction, but can also allow obliquely incident waves and the resulting </w:t>
      </w:r>
      <w:proofErr w:type="spellStart"/>
      <w:r w:rsidRPr="00752797">
        <w:rPr>
          <w:lang w:val="en-US"/>
        </w:rPr>
        <w:t>longshore</w:t>
      </w:r>
      <w:proofErr w:type="spellEnd"/>
      <w:r w:rsidRPr="00752797">
        <w:rPr>
          <w:lang w:val="en-US"/>
        </w:rPr>
        <w:t xml:space="preserve"> currents;</w:t>
      </w:r>
    </w:p>
    <w:p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proofErr w:type="spellStart"/>
      <w:r w:rsidRPr="00752797">
        <w:rPr>
          <w:i/>
          <w:lang w:val="en-US"/>
        </w:rPr>
        <w:t>dtheta</w:t>
      </w:r>
      <w:proofErr w:type="spellEnd"/>
      <w:r w:rsidRPr="00752797">
        <w:rPr>
          <w:lang w:val="en-US"/>
        </w:rPr>
        <w:t xml:space="preserve"> = </w:t>
      </w:r>
      <w:proofErr w:type="spellStart"/>
      <w:r w:rsidRPr="00752797">
        <w:rPr>
          <w:i/>
          <w:lang w:val="en-US"/>
        </w:rPr>
        <w:t>thetamax</w:t>
      </w:r>
      <w:proofErr w:type="spellEnd"/>
      <w:r w:rsidRPr="00752797">
        <w:rPr>
          <w:i/>
          <w:lang w:val="en-US"/>
        </w:rPr>
        <w:t xml:space="preserve"> – </w:t>
      </w:r>
      <w:proofErr w:type="spellStart"/>
      <w:r w:rsidRPr="00752797">
        <w:rPr>
          <w:i/>
          <w:lang w:val="en-US"/>
        </w:rPr>
        <w:t>thetamin</w:t>
      </w:r>
      <w:proofErr w:type="spellEnd"/>
      <w:r w:rsidRPr="00752797">
        <w:rPr>
          <w:lang w:val="en-US"/>
        </w:rPr>
        <w:t xml:space="preserve">); this leads to perpendicular waves always and ignores refraction. If the keyword </w:t>
      </w:r>
      <w:proofErr w:type="spellStart"/>
      <w:r w:rsidRPr="00752797">
        <w:rPr>
          <w:i/>
          <w:lang w:val="en-US"/>
        </w:rPr>
        <w:t>snells</w:t>
      </w:r>
      <w:proofErr w:type="spellEnd"/>
      <w:r w:rsidRPr="00752797">
        <w:rPr>
          <w:i/>
          <w:lang w:val="en-US"/>
        </w:rPr>
        <w:t xml:space="preserve"> = 1</w:t>
      </w:r>
      <w:r w:rsidRPr="00752797">
        <w:rPr>
          <w:lang w:val="en-US"/>
        </w:rPr>
        <w:t xml:space="preserve"> is applied, the mean wave direction is determined based on Snell's law. In this case also </w:t>
      </w:r>
      <w:proofErr w:type="spellStart"/>
      <w:r w:rsidRPr="00752797">
        <w:rPr>
          <w:lang w:val="en-US"/>
        </w:rPr>
        <w:t>longshore</w:t>
      </w:r>
      <w:proofErr w:type="spellEnd"/>
      <w:r w:rsidRPr="00752797">
        <w:rPr>
          <w:lang w:val="en-US"/>
        </w:rPr>
        <w:t xml:space="preserve"> currents are generated.</w:t>
      </w:r>
    </w:p>
    <w:p w:rsidR="00995779" w:rsidRPr="00752797" w:rsidRDefault="00995779" w:rsidP="00995779">
      <w:pPr>
        <w:rPr>
          <w:lang w:val="en-US"/>
        </w:rPr>
      </w:pPr>
    </w:p>
    <w:p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w:t>
      </w:r>
      <w:proofErr w:type="spellStart"/>
      <w:r w:rsidRPr="00752797">
        <w:rPr>
          <w:lang w:val="en-US"/>
        </w:rPr>
        <w:t>groupiness</w:t>
      </w:r>
      <w:proofErr w:type="spellEnd"/>
      <w:r w:rsidRPr="00752797">
        <w:rPr>
          <w:lang w:val="en-US"/>
        </w:rPr>
        <w:t xml:space="preserve"> since the waves from different directions do not interfere but their energy is summed up. This option is possible for arbitrary bathymetry and any wave direction. The user must specify the width of the directional bins for the </w:t>
      </w:r>
      <w:proofErr w:type="spellStart"/>
      <w:r w:rsidRPr="00752797">
        <w:rPr>
          <w:lang w:val="en-US"/>
        </w:rPr>
        <w:t>surfbeat</w:t>
      </w:r>
      <w:proofErr w:type="spellEnd"/>
      <w:r w:rsidRPr="00752797">
        <w:rPr>
          <w:lang w:val="en-US"/>
        </w:rPr>
        <w:t xml:space="preserve"> mode (keyword: </w:t>
      </w:r>
      <w:proofErr w:type="spellStart"/>
      <w:r w:rsidRPr="00752797">
        <w:rPr>
          <w:i/>
          <w:lang w:val="en-US"/>
        </w:rPr>
        <w:t>dtheta</w:t>
      </w:r>
      <w:proofErr w:type="spellEnd"/>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w:t>
      </w:r>
      <w:proofErr w:type="spellStart"/>
      <w:r w:rsidRPr="00752797">
        <w:rPr>
          <w:lang w:val="en-US"/>
        </w:rPr>
        <w:t>groupiness</w:t>
      </w:r>
      <w:proofErr w:type="spellEnd"/>
      <w:r w:rsidRPr="00752797">
        <w:rPr>
          <w:lang w:val="en-US"/>
        </w:rPr>
        <w:t xml:space="preserve"> of the waves therefore leads to more forcing of the </w:t>
      </w:r>
      <w:proofErr w:type="spellStart"/>
      <w:r w:rsidRPr="00752797">
        <w:rPr>
          <w:lang w:val="en-US"/>
        </w:rPr>
        <w:t>infragravity</w:t>
      </w:r>
      <w:proofErr w:type="spellEnd"/>
      <w:r w:rsidRPr="00752797">
        <w:rPr>
          <w:lang w:val="en-US"/>
        </w:rPr>
        <w:t xml:space="preserve"> waves (keyword: </w:t>
      </w:r>
      <w:proofErr w:type="spellStart"/>
      <w:r w:rsidRPr="00752797">
        <w:rPr>
          <w:i/>
          <w:lang w:val="en-US"/>
        </w:rPr>
        <w:t>single_dir</w:t>
      </w:r>
      <w:proofErr w:type="spellEnd"/>
      <w:r w:rsidRPr="00752797">
        <w:rPr>
          <w:i/>
          <w:lang w:val="en-US"/>
        </w:rPr>
        <w:t xml:space="preserve"> = 1</w:t>
      </w:r>
      <w:r w:rsidRPr="00752797">
        <w:rPr>
          <w:lang w:val="en-US"/>
        </w:rPr>
        <w:t xml:space="preserve">). The user must now specify a single directional bin for the </w:t>
      </w:r>
      <w:proofErr w:type="spellStart"/>
      <w:r w:rsidRPr="00752797">
        <w:rPr>
          <w:lang w:val="en-US"/>
        </w:rPr>
        <w:t>instationary</w:t>
      </w:r>
      <w:proofErr w:type="spellEnd"/>
      <w:r w:rsidRPr="00752797">
        <w:rPr>
          <w:lang w:val="en-US"/>
        </w:rPr>
        <w:t xml:space="preserve"> mode (</w:t>
      </w:r>
      <w:proofErr w:type="spellStart"/>
      <w:r w:rsidRPr="00752797">
        <w:rPr>
          <w:i/>
          <w:lang w:val="en-US"/>
        </w:rPr>
        <w:t>dtheta</w:t>
      </w:r>
      <w:proofErr w:type="spellEnd"/>
      <w:r w:rsidRPr="00752797">
        <w:rPr>
          <w:i/>
          <w:lang w:val="en-US"/>
        </w:rPr>
        <w:t xml:space="preserve"> = </w:t>
      </w:r>
      <w:proofErr w:type="spellStart"/>
      <w:r w:rsidRPr="00752797">
        <w:rPr>
          <w:i/>
          <w:lang w:val="en-US"/>
        </w:rPr>
        <w:t>thetamax</w:t>
      </w:r>
      <w:proofErr w:type="spellEnd"/>
      <w:r w:rsidRPr="00752797">
        <w:rPr>
          <w:i/>
          <w:lang w:val="en-US"/>
        </w:rPr>
        <w:t xml:space="preserve"> - </w:t>
      </w:r>
      <w:proofErr w:type="spellStart"/>
      <w:r w:rsidRPr="00752797">
        <w:rPr>
          <w:i/>
          <w:lang w:val="en-US"/>
        </w:rPr>
        <w:t>thetaminn</w:t>
      </w:r>
      <w:proofErr w:type="spellEnd"/>
      <w:r w:rsidRPr="00752797">
        <w:rPr>
          <w:i/>
          <w:lang w:val="en-US"/>
        </w:rPr>
        <w:t xml:space="preserve">) </w:t>
      </w:r>
      <w:r w:rsidRPr="00752797">
        <w:rPr>
          <w:lang w:val="en-US"/>
        </w:rPr>
        <w:t xml:space="preserve">and a smaller </w:t>
      </w:r>
      <w:proofErr w:type="spellStart"/>
      <w:r w:rsidRPr="00752797">
        <w:rPr>
          <w:lang w:val="en-US"/>
        </w:rPr>
        <w:t>bin</w:t>
      </w:r>
      <w:proofErr w:type="spellEnd"/>
      <w:r w:rsidRPr="00752797">
        <w:rPr>
          <w:lang w:val="en-US"/>
        </w:rPr>
        <w:t xml:space="preserve"> size for the stationary solver (keyword: </w:t>
      </w:r>
      <w:proofErr w:type="spellStart"/>
      <w:r w:rsidRPr="00752797">
        <w:rPr>
          <w:i/>
          <w:lang w:val="en-US"/>
        </w:rPr>
        <w:t>dtheta_s</w:t>
      </w:r>
      <w:proofErr w:type="spellEnd"/>
      <w:r w:rsidRPr="00752797">
        <w:rPr>
          <w:i/>
          <w:lang w:val="en-US"/>
        </w:rPr>
        <w:t>)</w:t>
      </w:r>
      <w:r w:rsidRPr="00752797">
        <w:rPr>
          <w:lang w:val="en-US"/>
        </w:rPr>
        <w:t>.</w:t>
      </w:r>
    </w:p>
    <w:p w:rsidR="00995779" w:rsidRPr="00752797" w:rsidRDefault="00995779" w:rsidP="00995779">
      <w:pPr>
        <w:pStyle w:val="ListParagraph"/>
        <w:numPr>
          <w:ilvl w:val="1"/>
          <w:numId w:val="18"/>
        </w:numPr>
        <w:rPr>
          <w:b/>
          <w:lang w:val="en-US"/>
        </w:rPr>
      </w:pPr>
      <w:r w:rsidRPr="00752797">
        <w:rPr>
          <w:lang w:val="en-US"/>
        </w:rPr>
        <w:t xml:space="preserve">For schematic, </w:t>
      </w:r>
      <w:proofErr w:type="spellStart"/>
      <w:r w:rsidRPr="00752797">
        <w:rPr>
          <w:lang w:val="en-US"/>
        </w:rPr>
        <w:t>longshore</w:t>
      </w:r>
      <w:proofErr w:type="spellEnd"/>
      <w:r w:rsidRPr="00752797">
        <w:rPr>
          <w:lang w:val="en-US"/>
        </w:rPr>
        <w:t xml:space="preserve"> uniform cases the mean wave direction can also be computed using Snell's law (keyword: </w:t>
      </w:r>
      <w:proofErr w:type="spellStart"/>
      <w:r w:rsidRPr="00752797">
        <w:rPr>
          <w:i/>
          <w:lang w:val="en-US"/>
        </w:rPr>
        <w:t>snells</w:t>
      </w:r>
      <w:proofErr w:type="spellEnd"/>
      <w:r w:rsidRPr="00752797">
        <w:rPr>
          <w:i/>
          <w:lang w:val="en-US"/>
        </w:rPr>
        <w:t xml:space="preserve"> = 1</w:t>
      </w:r>
      <w:r w:rsidRPr="00752797">
        <w:rPr>
          <w:lang w:val="en-US"/>
        </w:rPr>
        <w:t xml:space="preserve">). This will then give comparable results to the </w:t>
      </w:r>
      <w:proofErr w:type="spellStart"/>
      <w:r w:rsidRPr="00752797">
        <w:rPr>
          <w:i/>
          <w:lang w:val="en-US"/>
        </w:rPr>
        <w:t>single_dir</w:t>
      </w:r>
      <w:proofErr w:type="spellEnd"/>
      <w:r w:rsidRPr="00752797">
        <w:rPr>
          <w:lang w:val="en-US"/>
        </w:rPr>
        <w:t xml:space="preserve"> option.</w:t>
      </w:r>
    </w:p>
    <w:p w:rsidR="00995779" w:rsidRPr="00752797" w:rsidRDefault="00995779" w:rsidP="00995779">
      <w:pPr>
        <w:rPr>
          <w:lang w:val="en-US"/>
        </w:rPr>
      </w:pPr>
    </w:p>
    <w:p w:rsidR="00995779" w:rsidRPr="00752797" w:rsidRDefault="00995779" w:rsidP="00995779">
      <w:pPr>
        <w:ind w:left="1080"/>
        <w:rPr>
          <w:lang w:val="en-US"/>
        </w:rPr>
      </w:pPr>
      <w:r w:rsidRPr="00752797">
        <w:rPr>
          <w:lang w:val="en-US"/>
        </w:rPr>
        <w:t xml:space="preserve">In the figures below some typical applications of 1D and 2D models are shown; a reproduction of a large-scale flume test, showing the ability of </w:t>
      </w:r>
      <w:proofErr w:type="spellStart"/>
      <w:r w:rsidRPr="00752797">
        <w:rPr>
          <w:lang w:val="en-US"/>
        </w:rPr>
        <w:t>XBeach</w:t>
      </w:r>
      <w:proofErr w:type="spellEnd"/>
      <w:r w:rsidRPr="00752797">
        <w:rPr>
          <w:lang w:val="en-US"/>
        </w:rPr>
        <w:t xml:space="preserve"> to model both short-wave (HF) and long-wave (LF) wave heights and velocities; and a recent 2DH simulation (</w:t>
      </w:r>
      <w:proofErr w:type="spellStart"/>
      <w:r w:rsidRPr="00752797">
        <w:rPr>
          <w:lang w:val="en-US"/>
        </w:rPr>
        <w:t>Nederhoff</w:t>
      </w:r>
      <w:proofErr w:type="spellEnd"/>
      <w:r w:rsidRPr="00752797">
        <w:rPr>
          <w:lang w:val="en-US"/>
        </w:rPr>
        <w:t xml:space="preserve"> et al., 2015) of the impact of hurricane Sandy on Camp Osborne, Brick, NJ.</w:t>
      </w:r>
    </w:p>
    <w:p w:rsidR="00B826A5" w:rsidRPr="00752797" w:rsidRDefault="00B826A5" w:rsidP="00995779">
      <w:pPr>
        <w:rPr>
          <w:lang w:val="en-US"/>
        </w:rPr>
      </w:pPr>
    </w:p>
    <w:p w:rsidR="00B826A5" w:rsidRPr="00752797" w:rsidRDefault="00B826A5" w:rsidP="002603CC">
      <w:pPr>
        <w:pStyle w:val="ListParagraph"/>
        <w:keepNext/>
        <w:rPr>
          <w:lang w:val="en-US"/>
        </w:rPr>
      </w:pPr>
    </w:p>
    <w:p w:rsidR="004E1A91" w:rsidRPr="00752797" w:rsidRDefault="004E1A91" w:rsidP="002603CC">
      <w:pPr>
        <w:pStyle w:val="Caption"/>
        <w:jc w:val="both"/>
        <w:rPr>
          <w:lang w:val="en-US"/>
        </w:rPr>
      </w:pPr>
      <w:r w:rsidRPr="00752797">
        <w:rPr>
          <w:b/>
          <w:noProof/>
          <w:lang w:val="en-US"/>
        </w:rPr>
        <w:drawing>
          <wp:inline distT="0" distB="0" distL="0" distR="0">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29"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5</w:t>
      </w:r>
      <w:r w:rsidR="007E1D7E">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rsidR="00FB2410" w:rsidRPr="00752797" w:rsidRDefault="00FB2410" w:rsidP="00FB2410">
      <w:pPr>
        <w:rPr>
          <w:lang w:val="en-US"/>
        </w:rPr>
      </w:pPr>
    </w:p>
    <w:p w:rsidR="00B826A5" w:rsidRPr="00752797" w:rsidRDefault="00B826A5" w:rsidP="002603CC">
      <w:pPr>
        <w:rPr>
          <w:lang w:val="en-US"/>
        </w:rPr>
      </w:pPr>
    </w:p>
    <w:p w:rsidR="00D74933" w:rsidRPr="00752797" w:rsidRDefault="00D74933" w:rsidP="00D74933">
      <w:pPr>
        <w:jc w:val="center"/>
        <w:rPr>
          <w:lang w:val="en-US"/>
        </w:rPr>
      </w:pPr>
      <w:r w:rsidRPr="00752797">
        <w:rPr>
          <w:noProof/>
          <w:lang w:val="en-US"/>
        </w:rPr>
        <w:drawing>
          <wp:inline distT="0" distB="0" distL="0" distR="0">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52797">
        <w:rPr>
          <w:noProof/>
          <w:lang w:val="en-US"/>
        </w:rPr>
        <w:drawing>
          <wp:inline distT="0" distB="0" distL="0" distR="0">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26A5" w:rsidRPr="00752797" w:rsidRDefault="00B826A5" w:rsidP="002603CC">
      <w:pPr>
        <w:keepNext/>
        <w:rPr>
          <w:lang w:val="en-US"/>
        </w:rPr>
      </w:pPr>
    </w:p>
    <w:p w:rsidR="00B826A5" w:rsidRPr="00752797" w:rsidRDefault="00B826A5" w:rsidP="002603CC">
      <w:pPr>
        <w:pStyle w:val="Caption"/>
        <w:jc w:val="both"/>
        <w:rPr>
          <w:lang w:val="en-US"/>
        </w:rPr>
      </w:pPr>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6</w:t>
      </w:r>
      <w:r w:rsidR="007E1D7E">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w:t>
      </w:r>
      <w:proofErr w:type="spellStart"/>
      <w:r w:rsidR="00D74933" w:rsidRPr="00752797">
        <w:rPr>
          <w:lang w:val="en-US"/>
        </w:rPr>
        <w:t>XBeach</w:t>
      </w:r>
      <w:proofErr w:type="spellEnd"/>
      <w:r w:rsidR="00D74933" w:rsidRPr="00752797">
        <w:rPr>
          <w:lang w:val="en-US"/>
        </w:rPr>
        <w:t xml:space="preserve"> (</w:t>
      </w:r>
      <w:proofErr w:type="spellStart"/>
      <w:r w:rsidR="00D74933" w:rsidRPr="00752797">
        <w:rPr>
          <w:lang w:val="en-US"/>
        </w:rPr>
        <w:t>Nederhoff</w:t>
      </w:r>
      <w:proofErr w:type="spellEnd"/>
      <w:r w:rsidR="00D74933" w:rsidRPr="00752797">
        <w:rPr>
          <w:lang w:val="en-US"/>
        </w:rPr>
        <w:t xml:space="preserve"> et al. 2015) </w:t>
      </w:r>
    </w:p>
    <w:p w:rsidR="00B826A5" w:rsidRPr="00752797" w:rsidRDefault="00B826A5" w:rsidP="002603CC">
      <w:pPr>
        <w:pStyle w:val="Heading3"/>
        <w:jc w:val="both"/>
        <w:rPr>
          <w:lang w:val="en-US"/>
        </w:rPr>
      </w:pPr>
      <w:bookmarkStart w:id="42" w:name="_Toc413610983"/>
      <w:r w:rsidRPr="00752797">
        <w:rPr>
          <w:lang w:val="en-US"/>
        </w:rPr>
        <w:t>Non-hydrostatic mode (wave resolving)</w:t>
      </w:r>
      <w:bookmarkEnd w:id="42"/>
      <w:r w:rsidRPr="00752797">
        <w:rPr>
          <w:lang w:val="en-US"/>
        </w:rPr>
        <w:t xml:space="preserve"> </w:t>
      </w:r>
      <w:r w:rsidRPr="00752797">
        <w:rPr>
          <w:lang w:val="en-US"/>
        </w:rPr>
        <w:tab/>
      </w:r>
    </w:p>
    <w:p w:rsidR="00995779" w:rsidRPr="00752797" w:rsidRDefault="00995779" w:rsidP="00995779">
      <w:pPr>
        <w:rPr>
          <w:lang w:val="en-US"/>
        </w:rPr>
      </w:pPr>
      <w:r w:rsidRPr="00752797">
        <w:rPr>
          <w:lang w:val="en-US"/>
        </w:rPr>
        <w:t xml:space="preserve">For non-hydrostatic </w:t>
      </w:r>
      <w:proofErr w:type="spellStart"/>
      <w:r w:rsidRPr="00752797">
        <w:rPr>
          <w:lang w:val="en-US"/>
        </w:rPr>
        <w:t>XBeach</w:t>
      </w:r>
      <w:proofErr w:type="spellEnd"/>
      <w:r w:rsidRPr="00752797">
        <w:rPr>
          <w:lang w:val="en-US"/>
        </w:rPr>
        <w:t xml:space="preserve"> calculations (keyword: </w:t>
      </w:r>
      <w:proofErr w:type="spellStart"/>
      <w:r w:rsidRPr="00752797">
        <w:rPr>
          <w:i/>
          <w:lang w:val="en-US"/>
        </w:rPr>
        <w:t>wavemodel</w:t>
      </w:r>
      <w:proofErr w:type="spellEnd"/>
      <w:r w:rsidRPr="00752797">
        <w:rPr>
          <w:i/>
          <w:lang w:val="en-US"/>
        </w:rPr>
        <w:t xml:space="preserve"> = </w:t>
      </w:r>
      <w:proofErr w:type="spellStart"/>
      <w:r w:rsidRPr="00752797">
        <w:rPr>
          <w:i/>
          <w:lang w:val="en-US"/>
        </w:rPr>
        <w:t>nonh</w:t>
      </w:r>
      <w:proofErr w:type="spellEnd"/>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is derived in a method similar to a one-layer version of the SWASH model (</w:t>
      </w:r>
      <w:proofErr w:type="spellStart"/>
      <w:r w:rsidRPr="00752797">
        <w:rPr>
          <w:lang w:val="en-US"/>
        </w:rPr>
        <w:t>Zijlema</w:t>
      </w:r>
      <w:proofErr w:type="spellEnd"/>
      <w:r w:rsidRPr="00752797">
        <w:rPr>
          <w:lang w:val="en-US"/>
        </w:rPr>
        <w:t xml:space="preserve"> et al. 2011). The depth averaged dynamic pressure is computed from the mean of the dynamic pressure at the surface and at the bed by assuming the dynamic pressure at the surface to be zero and a linear change over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w:t>
      </w:r>
      <w:proofErr w:type="gramStart"/>
      <w:r w:rsidRPr="00752797">
        <w:rPr>
          <w:lang w:val="en-US"/>
        </w:rPr>
        <w:t>a certain</w:t>
      </w:r>
      <w:proofErr w:type="gramEnd"/>
      <w:r w:rsidRPr="00752797">
        <w:rPr>
          <w:lang w:val="en-US"/>
        </w:rPr>
        <w:t xml:space="preserve"> steepness, after which the bore-like breaking implicit in the momentum-conserving shallow water equations takes over.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case the non-hydrostatic mode is used, the short wave action balance is no longer required. This saves computation time. However, in the wave-resolving mode we need much higher spatial resolution and associated smaller time steps, making this mode much more computationally expensive than the </w:t>
      </w:r>
      <w:proofErr w:type="spellStart"/>
      <w:r w:rsidRPr="00752797">
        <w:rPr>
          <w:lang w:val="en-US"/>
        </w:rPr>
        <w:t>surfbeat</w:t>
      </w:r>
      <w:proofErr w:type="spellEnd"/>
      <w:r w:rsidRPr="00752797">
        <w:rPr>
          <w:lang w:val="en-US"/>
        </w:rPr>
        <w:t xml:space="preserve"> mode.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main advantages of the non-hydrostatic mode are that the incident-band (short wave) </w:t>
      </w:r>
      <w:proofErr w:type="spellStart"/>
      <w:r w:rsidRPr="00752797">
        <w:rPr>
          <w:lang w:val="en-US"/>
        </w:rPr>
        <w:t>runup</w:t>
      </w:r>
      <w:proofErr w:type="spellEnd"/>
      <w:r w:rsidRPr="00752797">
        <w:rPr>
          <w:lang w:val="en-US"/>
        </w:rPr>
        <w:t xml:space="preserve"> and </w:t>
      </w:r>
      <w:proofErr w:type="spellStart"/>
      <w:r w:rsidRPr="00752797">
        <w:rPr>
          <w:lang w:val="en-US"/>
        </w:rPr>
        <w:t>overwashing</w:t>
      </w:r>
      <w:proofErr w:type="spellEnd"/>
      <w:r w:rsidRPr="00752797">
        <w:rPr>
          <w:lang w:val="en-US"/>
        </w:rPr>
        <w:t xml:space="preserve"> are included, which is especially important on steep slopes such as gravel beaches. Another advantage is that the wave asymmetry and </w:t>
      </w:r>
      <w:proofErr w:type="spellStart"/>
      <w:r w:rsidRPr="00752797">
        <w:rPr>
          <w:lang w:val="en-US"/>
        </w:rPr>
        <w:t>skewness</w:t>
      </w:r>
      <w:proofErr w:type="spellEnd"/>
      <w:r w:rsidRPr="00752797">
        <w:rPr>
          <w:lang w:val="en-US"/>
        </w:rPr>
        <w:t xml:space="preserve"> are resolved by the model and no approximate local model or empirical formulation is required for these terms. Finally, in cases where diffraction is a dominant process, wave-resolving modeling is needed as it is neglected in the short wave averaged mode. The </w:t>
      </w:r>
      <w:proofErr w:type="spellStart"/>
      <w:r w:rsidRPr="00752797">
        <w:rPr>
          <w:lang w:val="en-US"/>
        </w:rPr>
        <w:t>XBeach</w:t>
      </w:r>
      <w:proofErr w:type="spellEnd"/>
      <w:r w:rsidRPr="00752797">
        <w:rPr>
          <w:lang w:val="en-US"/>
        </w:rPr>
        <w:t>-G formulations for gravel beaches (McCall et al, 2014</w:t>
      </w:r>
      <w:r w:rsidR="00FB2410" w:rsidRPr="00752797">
        <w:rPr>
          <w:lang w:val="en-US"/>
        </w:rPr>
        <w:t>) a</w:t>
      </w:r>
      <w:r w:rsidRPr="00752797">
        <w:rPr>
          <w:lang w:val="en-US"/>
        </w:rPr>
        <w:t>re based on the non-hydrostatic mode. Although sandy morphology can be simulated using the wave-resolving mode, it has not been extensively validated and it is likely that changes in the sediment transport formulations will be implemented in the near future.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7E1D7E" w:rsidRPr="00752797">
        <w:rPr>
          <w:lang w:val="en-US"/>
        </w:rPr>
        <w:fldChar w:fldCharType="begin"/>
      </w:r>
      <w:r w:rsidR="00AA1803" w:rsidRPr="00752797">
        <w:rPr>
          <w:lang w:val="en-US"/>
        </w:rPr>
        <w:instrText xml:space="preserve"> REF _Ref413524197 \r \h </w:instrText>
      </w:r>
      <w:r w:rsidR="007E1D7E" w:rsidRPr="00752797">
        <w:rPr>
          <w:lang w:val="en-US"/>
        </w:rPr>
      </w:r>
      <w:r w:rsidR="007E1D7E" w:rsidRPr="00752797">
        <w:rPr>
          <w:lang w:val="en-US"/>
        </w:rPr>
        <w:fldChar w:fldCharType="separate"/>
      </w:r>
      <w:r w:rsidR="002D6E55">
        <w:rPr>
          <w:lang w:val="en-US"/>
        </w:rPr>
        <w:t>2.9</w:t>
      </w:r>
      <w:r w:rsidR="007E1D7E" w:rsidRPr="00752797">
        <w:rPr>
          <w:lang w:val="en-US"/>
        </w:rPr>
        <w:fldChar w:fldCharType="end"/>
      </w:r>
      <w:r w:rsidR="00AA1803" w:rsidRPr="00752797">
        <w:rPr>
          <w:lang w:val="en-US"/>
        </w:rPr>
        <w:t xml:space="preserve">. </w:t>
      </w:r>
    </w:p>
    <w:p w:rsidR="00B826A5" w:rsidRPr="00752797" w:rsidRDefault="00B826A5" w:rsidP="002603CC">
      <w:pPr>
        <w:keepNext/>
        <w:spacing w:line="240" w:lineRule="auto"/>
        <w:rPr>
          <w:lang w:val="en-US"/>
        </w:rPr>
      </w:pPr>
    </w:p>
    <w:p w:rsidR="00B826A5" w:rsidRPr="00752797" w:rsidRDefault="00B826A5" w:rsidP="002603CC">
      <w:pPr>
        <w:keepNext/>
        <w:spacing w:line="240" w:lineRule="auto"/>
        <w:rPr>
          <w:lang w:val="en-US"/>
        </w:rPr>
      </w:pPr>
      <w:r w:rsidRPr="00752797">
        <w:rPr>
          <w:noProof/>
          <w:lang w:val="en-US"/>
        </w:rPr>
        <w:drawing>
          <wp:inline distT="0" distB="0" distL="0" distR="0">
            <wp:extent cx="5400000" cy="3835966"/>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2" cstate="print"/>
                    <a:srcRect/>
                    <a:stretch>
                      <a:fillRect/>
                    </a:stretch>
                  </pic:blipFill>
                  <pic:spPr bwMode="auto">
                    <a:xfrm>
                      <a:off x="0" y="0"/>
                      <a:ext cx="5400000" cy="3835966"/>
                    </a:xfrm>
                    <a:prstGeom prst="rect">
                      <a:avLst/>
                    </a:prstGeom>
                    <a:noFill/>
                    <a:ln w="9525">
                      <a:noFill/>
                      <a:miter lim="800000"/>
                      <a:headEnd/>
                      <a:tailEnd/>
                    </a:ln>
                  </pic:spPr>
                </pic:pic>
              </a:graphicData>
            </a:graphic>
          </wp:inline>
        </w:drawing>
      </w:r>
    </w:p>
    <w:p w:rsidR="00B826A5" w:rsidRPr="00752797" w:rsidRDefault="00B826A5" w:rsidP="002603CC">
      <w:pPr>
        <w:pStyle w:val="Caption"/>
        <w:jc w:val="both"/>
        <w:rPr>
          <w:lang w:val="en-US"/>
        </w:rPr>
      </w:pPr>
      <w:proofErr w:type="gramStart"/>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proofErr w:type="gramEnd"/>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7</w:t>
      </w:r>
      <w:r w:rsidR="007E1D7E">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rsidR="00B826A5" w:rsidRPr="00752797" w:rsidRDefault="00B826A5" w:rsidP="002603CC">
      <w:pPr>
        <w:keepNext/>
        <w:spacing w:line="240" w:lineRule="auto"/>
        <w:rPr>
          <w:lang w:val="en-US"/>
        </w:rPr>
      </w:pPr>
      <w:r w:rsidRPr="00752797">
        <w:rPr>
          <w:lang w:val="en-US"/>
        </w:rPr>
        <w:br w:type="page"/>
      </w:r>
    </w:p>
    <w:p w:rsidR="00727EAA" w:rsidRPr="00752797" w:rsidRDefault="00727EAA" w:rsidP="002603CC">
      <w:pPr>
        <w:pStyle w:val="Heading2"/>
        <w:jc w:val="both"/>
        <w:rPr>
          <w:lang w:val="en-US"/>
        </w:rPr>
      </w:pPr>
      <w:bookmarkStart w:id="43" w:name="_Toc413610984"/>
      <w:r w:rsidRPr="00752797">
        <w:rPr>
          <w:lang w:val="en-US"/>
        </w:rPr>
        <w:lastRenderedPageBreak/>
        <w:t>Short wave action</w:t>
      </w:r>
      <w:bookmarkEnd w:id="43"/>
      <w:r w:rsidRPr="00752797">
        <w:rPr>
          <w:lang w:val="en-US"/>
        </w:rPr>
        <w:t xml:space="preserve"> </w:t>
      </w:r>
    </w:p>
    <w:p w:rsidR="00995779" w:rsidRPr="00752797" w:rsidRDefault="00995779" w:rsidP="00995779">
      <w:pPr>
        <w:pStyle w:val="Heading3"/>
        <w:jc w:val="both"/>
        <w:rPr>
          <w:lang w:val="en-US"/>
        </w:rPr>
      </w:pPr>
      <w:bookmarkStart w:id="44" w:name="_Toc412623815"/>
      <w:bookmarkStart w:id="45" w:name="_Ref413405443"/>
      <w:bookmarkStart w:id="46" w:name="_Toc413610985"/>
      <w:r w:rsidRPr="00752797">
        <w:rPr>
          <w:lang w:val="en-US"/>
        </w:rPr>
        <w:t>Short wave action balance</w:t>
      </w:r>
      <w:bookmarkEnd w:id="44"/>
      <w:bookmarkEnd w:id="45"/>
      <w:bookmarkEnd w:id="46"/>
    </w:p>
    <w:p w:rsidR="00995779" w:rsidRPr="00752797"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w:t>
      </w:r>
      <w:proofErr w:type="spellStart"/>
      <w:r w:rsidRPr="00752797">
        <w:rPr>
          <w:lang w:val="en-US"/>
        </w:rPr>
        <w:t>Holthuijsen</w:t>
      </w:r>
      <w:proofErr w:type="spellEnd"/>
      <w:r w:rsidRPr="00752797">
        <w:rPr>
          <w:lang w:val="en-US"/>
        </w:rPr>
        <w:t xml:space="preserve">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w:t>
      </w:r>
      <w:proofErr w:type="gramStart"/>
      <w:r w:rsidRPr="00752797">
        <w:rPr>
          <w:i/>
          <w:vertAlign w:val="subscript"/>
          <w:lang w:val="en-US"/>
        </w:rPr>
        <w:t>,0</w:t>
      </w:r>
      <w:proofErr w:type="gramEnd"/>
      <w:r w:rsidRPr="00752797">
        <w:rPr>
          <w:lang w:val="en-US"/>
        </w:rPr>
        <w:t xml:space="preserve">. The wave action balance </w:t>
      </w:r>
      <w:r w:rsidR="00F600AE" w:rsidRPr="00752797">
        <w:rPr>
          <w:lang w:val="en-US"/>
        </w:rPr>
        <w:t xml:space="preserve">(keyword: </w:t>
      </w:r>
      <w:proofErr w:type="spellStart"/>
      <w:r w:rsidR="00F600AE" w:rsidRPr="00752797">
        <w:rPr>
          <w:i/>
          <w:lang w:val="en-US"/>
        </w:rPr>
        <w:t>swave</w:t>
      </w:r>
      <w:proofErr w:type="spellEnd"/>
      <w:r w:rsidR="00F600AE" w:rsidRPr="00752797">
        <w:rPr>
          <w:lang w:val="en-US"/>
        </w:rPr>
        <w:t xml:space="preserve">) </w:t>
      </w:r>
      <w:r w:rsidRPr="00752797">
        <w:rPr>
          <w:lang w:val="en-US"/>
        </w:rPr>
        <w:t>is then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4239"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0.6pt;height:35.4pt" o:ole="">
            <v:imagedata r:id="rId33" o:title=""/>
          </v:shape>
          <o:OLEObject Type="Embed" ProgID="Equation.DSMT4" ShapeID="_x0000_i1025" DrawAspect="Content" ObjectID="_1487594479" r:id="rId34"/>
        </w:object>
      </w:r>
      <w:r w:rsidRPr="00752797">
        <w:rPr>
          <w:lang w:val="en-US"/>
        </w:rPr>
        <w:t xml:space="preserve"> </w:t>
      </w:r>
      <w:r w:rsidRPr="00752797">
        <w:rPr>
          <w:lang w:val="en-US"/>
        </w:rPr>
        <w:tab/>
      </w:r>
      <w:r w:rsidR="007E1D7E">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E1D7E">
        <w:rPr>
          <w:lang w:val="en-US"/>
        </w:rPr>
        <w:fldChar w:fldCharType="begin"/>
      </w:r>
      <w:r w:rsidR="007C40A3">
        <w:rPr>
          <w:lang w:val="en-US"/>
        </w:rPr>
        <w:instrText xml:space="preserve"> SEQ MTEqn \r \h \* MERGEFORMAT </w:instrText>
      </w:r>
      <w:r w:rsidR="007E1D7E">
        <w:rPr>
          <w:lang w:val="en-US"/>
        </w:rPr>
        <w:fldChar w:fldCharType="end"/>
      </w:r>
      <w:r w:rsidR="007E1D7E">
        <w:rPr>
          <w:lang w:val="en-US"/>
        </w:rPr>
        <w:fldChar w:fldCharType="begin"/>
      </w:r>
      <w:r w:rsidR="007C40A3">
        <w:rPr>
          <w:lang w:val="en-US"/>
        </w:rPr>
        <w:instrText xml:space="preserve"> SEQ MTSec \h \* MERGEFORMAT </w:instrText>
      </w:r>
      <w:r w:rsidR="007E1D7E">
        <w:rPr>
          <w:lang w:val="en-US"/>
        </w:rPr>
        <w:fldChar w:fldCharType="end"/>
      </w:r>
      <w:r w:rsidR="007E1D7E">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47" w:name="ZEqnNum87159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w:instrText>
        </w:r>
      </w:fldSimple>
      <w:r w:rsidRPr="00752797">
        <w:rPr>
          <w:lang w:val="en-US"/>
        </w:rPr>
        <w:instrText>)</w:instrText>
      </w:r>
      <w:bookmarkEnd w:id="4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rsidR="00995779" w:rsidRPr="00752797" w:rsidRDefault="00995779" w:rsidP="00995779">
      <w:pPr>
        <w:pStyle w:val="MTDisplayEquation"/>
        <w:rPr>
          <w:lang w:val="en-US"/>
        </w:rPr>
      </w:pPr>
      <w:r w:rsidRPr="00752797">
        <w:rPr>
          <w:lang w:val="en-US"/>
        </w:rPr>
        <w:tab/>
        <w:t xml:space="preserve"> </w:t>
      </w:r>
    </w:p>
    <w:p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v:shape id="_x0000_i1026" type="#_x0000_t75" style="width:127.2pt;height:34.2pt" o:ole="">
            <v:imagedata r:id="rId35" o:title=""/>
          </v:shape>
          <o:OLEObject Type="Embed" ProgID="Equation.DSMT4" ShapeID="_x0000_i1026" DrawAspect="Content" ObjectID="_1487594480" r:id="rId36"/>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where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The intrinsic frequency is for example obtained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v:shape id="_x0000_i1027" type="#_x0000_t75" style="width:81.6pt;height:20.4pt" o:ole="">
            <v:imagedata r:id="rId37" o:title=""/>
          </v:shape>
          <o:OLEObject Type="Embed" ProgID="Equation.DSMT4" ShapeID="_x0000_i1027" DrawAspect="Content" ObjectID="_1487594481" r:id="rId3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 xml:space="preserve">The wave action propagation speeds in </w:t>
      </w:r>
      <w:r w:rsidRPr="00752797">
        <w:rPr>
          <w:i/>
          <w:lang w:val="en-US"/>
        </w:rPr>
        <w:t>x</w:t>
      </w:r>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v:shape id="_x0000_i1028" type="#_x0000_t75" style="width:213.6pt;height:76.8pt" o:ole="">
            <v:imagedata r:id="rId39" o:title=""/>
          </v:shape>
          <o:OLEObject Type="Embed" ProgID="Equation.DSMT4" ShapeID="_x0000_i1028" DrawAspect="Content" ObjectID="_1487594482" r:id="rId40"/>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t>
      </w:r>
      <w:proofErr w:type="spellStart"/>
      <w:r w:rsidRPr="00752797">
        <w:rPr>
          <w:lang w:val="en-US"/>
        </w:rPr>
        <w:t>wci</w:t>
      </w:r>
      <w:proofErr w:type="spellEnd"/>
      <w:r w:rsidRPr="00752797">
        <w:rPr>
          <w:lang w:val="en-US"/>
        </w:rPr>
        <w:t xml:space="preserve">=1, see Section </w:t>
      </w:r>
      <w:r w:rsidR="007E1D7E" w:rsidRPr="00752797">
        <w:rPr>
          <w:lang w:val="en-US"/>
        </w:rPr>
        <w:fldChar w:fldCharType="begin"/>
      </w:r>
      <w:r w:rsidRPr="00752797">
        <w:rPr>
          <w:lang w:val="en-US"/>
        </w:rPr>
        <w:instrText xml:space="preserve"> REF _Ref412711493 \r \h </w:instrText>
      </w:r>
      <w:r w:rsidR="007E1D7E" w:rsidRPr="00752797">
        <w:rPr>
          <w:lang w:val="en-US"/>
        </w:rPr>
      </w:r>
      <w:r w:rsidR="007E1D7E" w:rsidRPr="00752797">
        <w:rPr>
          <w:lang w:val="en-US"/>
        </w:rPr>
        <w:fldChar w:fldCharType="separate"/>
      </w:r>
      <w:r w:rsidR="002D6E55">
        <w:rPr>
          <w:lang w:val="en-US"/>
        </w:rPr>
        <w:t>2.3.1.1</w:t>
      </w:r>
      <w:r w:rsidR="007E1D7E" w:rsidRPr="00752797">
        <w:rPr>
          <w:lang w:val="en-US"/>
        </w:rPr>
        <w:fldChar w:fldCharType="end"/>
      </w:r>
      <w:r w:rsidRPr="00752797">
        <w:rPr>
          <w:lang w:val="en-US"/>
        </w:rPr>
        <w:t>), which means it is equal to the absolute radial frequency ω.</w:t>
      </w:r>
    </w:p>
    <w:p w:rsidR="00995779" w:rsidRPr="00752797" w:rsidRDefault="00995779" w:rsidP="00995779">
      <w:pPr>
        <w:pStyle w:val="Heading4"/>
        <w:jc w:val="both"/>
        <w:rPr>
          <w:lang w:val="en-US"/>
        </w:rPr>
      </w:pPr>
      <w:bookmarkStart w:id="48" w:name="_Ref412711493"/>
      <w:r w:rsidRPr="00752797">
        <w:rPr>
          <w:lang w:val="en-US"/>
        </w:rPr>
        <w:t>Wave current interaction (wci)</w:t>
      </w:r>
      <w:bookmarkEnd w:id="48"/>
    </w:p>
    <w:p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ZEqnNum901888  \* MERGEFORMAT </w:instrText>
      </w:r>
      <w:r w:rsidR="007E1D7E" w:rsidRPr="00752797">
        <w:rPr>
          <w:lang w:val="en-US"/>
        </w:rPr>
        <w:fldChar w:fldCharType="begin"/>
      </w:r>
      <w:r w:rsidRPr="00752797">
        <w:rPr>
          <w:lang w:val="en-US"/>
        </w:rPr>
        <w:instrText xml:space="preserve"> REF ZEqnNum901888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 these formulations the subscripts refer to the direction of the wave vector components.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34"/>
          <w:lang w:val="en-US"/>
        </w:rPr>
        <w:object w:dxaOrig="1340" w:dyaOrig="800">
          <v:shape id="_x0000_i1029" type="#_x0000_t75" style="width:66.6pt;height:39.6pt" o:ole="">
            <v:imagedata r:id="rId41" o:title=""/>
          </v:shape>
          <o:OLEObject Type="Embed" ProgID="Equation.DSMT4" ShapeID="_x0000_i1029" DrawAspect="Content" ObjectID="_1487594483" r:id="rId4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49" w:name="ZEqnNum90188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w:instrText>
        </w:r>
      </w:fldSimple>
      <w:r w:rsidRPr="00752797">
        <w:rPr>
          <w:lang w:val="en-US"/>
        </w:rPr>
        <w:instrText>)</w:instrText>
      </w:r>
      <w:bookmarkEnd w:id="49"/>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v:shape id="_x0000_i1030" type="#_x0000_t75" style="width:15pt;height:19.2pt" o:ole="">
            <v:imagedata r:id="rId43" o:title=""/>
          </v:shape>
          <o:OLEObject Type="Embed" ProgID="Equation.DSMT4" ShapeID="_x0000_i1030" DrawAspect="Content" ObjectID="_1487594484" r:id="rId44"/>
        </w:object>
      </w:r>
      <w:r w:rsidRPr="00752797">
        <w:rPr>
          <w:lang w:val="en-US"/>
        </w:rPr>
        <w:t xml:space="preserve"> and </w:t>
      </w:r>
      <w:r w:rsidRPr="00752797">
        <w:rPr>
          <w:position w:val="-14"/>
          <w:lang w:val="en-US"/>
        </w:rPr>
        <w:object w:dxaOrig="300" w:dyaOrig="400">
          <v:shape id="_x0000_i1031" type="#_x0000_t75" style="width:15pt;height:20.4pt" o:ole="">
            <v:imagedata r:id="rId45" o:title=""/>
          </v:shape>
          <o:OLEObject Type="Embed" ProgID="Equation.DSMT4" ShapeID="_x0000_i1031" DrawAspect="Content" ObjectID="_1487594485" r:id="rId46"/>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rsidR="00995779" w:rsidRPr="00752797" w:rsidRDefault="00995779" w:rsidP="00995779">
      <w:pPr>
        <w:tabs>
          <w:tab w:val="left" w:pos="1175"/>
        </w:tabs>
        <w:spacing w:line="240" w:lineRule="auto"/>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v:shape id="_x0000_i1032" type="#_x0000_t75" style="width:66.6pt;height:66.6pt" o:ole="">
            <v:imagedata r:id="rId47" o:title=""/>
          </v:shape>
          <o:OLEObject Type="Embed" ProgID="Equation.DSMT4" ShapeID="_x0000_i1032" DrawAspect="Content" ObjectID="_1487594486" r:id="rId4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0" w:name="ZEqnNum22796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w:instrText>
        </w:r>
      </w:fldSimple>
      <w:r w:rsidRPr="00752797">
        <w:rPr>
          <w:lang w:val="en-US"/>
        </w:rPr>
        <w:instrText>)</w:instrText>
      </w:r>
      <w:bookmarkEnd w:id="50"/>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The wave number is then given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v:shape id="_x0000_i1033" type="#_x0000_t75" style="width:64.2pt;height:24pt" o:ole="">
            <v:imagedata r:id="rId49" o:title=""/>
          </v:shape>
          <o:OLEObject Type="Embed" ProgID="Equation.DSMT4" ShapeID="_x0000_i1033" DrawAspect="Content" ObjectID="_1487594487" r:id="rId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rsidR="00995779" w:rsidRPr="00752797" w:rsidRDefault="00995779" w:rsidP="00995779">
      <w:pPr>
        <w:spacing w:line="240" w:lineRule="auto"/>
        <w:rPr>
          <w:lang w:val="en-US"/>
        </w:rPr>
      </w:pPr>
      <w:r w:rsidRPr="00752797">
        <w:rPr>
          <w:lang w:val="en-US"/>
        </w:rPr>
        <w:t xml:space="preserve"> </w:t>
      </w:r>
    </w:p>
    <w:p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v:shape id="_x0000_i1034" type="#_x0000_t75" style="width:95.4pt;height:20.4pt" o:ole="">
            <v:imagedata r:id="rId51" o:title=""/>
          </v:shape>
          <o:OLEObject Type="Embed" ProgID="Equation.DSMT4" ShapeID="_x0000_i1034" DrawAspect="Content" ObjectID="_1487594488" r:id="rId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i/>
          <w:lang w:val="en-US"/>
        </w:rPr>
        <w:t>where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v:shape id="_x0000_i1035" type="#_x0000_t75" style="width:136.2pt;height:42pt" o:ole="">
            <v:imagedata r:id="rId53" o:title=""/>
          </v:shape>
          <o:OLEObject Type="Embed" ProgID="Equation.DSMT4" ShapeID="_x0000_i1035" DrawAspect="Content" ObjectID="_1487594489" r:id="rId54"/>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end"/>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rsidR="00995779" w:rsidRPr="00752797" w:rsidRDefault="00995779" w:rsidP="00995779">
      <w:pPr>
        <w:rPr>
          <w:lang w:val="en-US"/>
        </w:rPr>
      </w:pPr>
    </w:p>
    <w:p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v:shape id="_x0000_i1036" type="#_x0000_t75" style="width:349.8pt;height:72.6pt" o:ole="">
            <v:imagedata r:id="rId55" o:title=""/>
          </v:shape>
          <o:OLEObject Type="Embed" ProgID="Equation.DSMT4" ShapeID="_x0000_i1036" DrawAspect="Content" ObjectID="_1487594490" r:id="rId5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w:instrText>
        </w:r>
      </w:fldSimple>
      <w:r w:rsidRPr="00752797">
        <w:rPr>
          <w:lang w:val="en-US"/>
        </w:rPr>
        <w:instrText>)</w:instrText>
      </w:r>
      <w:r w:rsidR="007E1D7E" w:rsidRPr="00752797">
        <w:rPr>
          <w:lang w:val="en-US"/>
        </w:rPr>
        <w:fldChar w:fldCharType="end"/>
      </w:r>
      <w:bookmarkStart w:id="51" w:name="_Toc412623816"/>
      <w:bookmarkStart w:id="52" w:name="_Ref413405454"/>
    </w:p>
    <w:p w:rsidR="00995779" w:rsidRPr="00752797" w:rsidRDefault="00995779" w:rsidP="00995779">
      <w:pPr>
        <w:pStyle w:val="Heading3"/>
        <w:jc w:val="both"/>
        <w:rPr>
          <w:lang w:val="en-US"/>
        </w:rPr>
      </w:pPr>
      <w:bookmarkStart w:id="53" w:name="_Toc413610986"/>
      <w:r w:rsidRPr="00752797">
        <w:rPr>
          <w:lang w:val="en-US"/>
        </w:rPr>
        <w:t>Dissipation</w:t>
      </w:r>
      <w:bookmarkEnd w:id="51"/>
      <w:bookmarkEnd w:id="52"/>
      <w:bookmarkEnd w:id="53"/>
    </w:p>
    <w:p w:rsidR="00995779" w:rsidRPr="00752797" w:rsidRDefault="00995779" w:rsidP="00995779">
      <w:pPr>
        <w:pStyle w:val="BodyText"/>
        <w:rPr>
          <w:lang w:val="en-US"/>
        </w:rPr>
      </w:pPr>
      <w:r w:rsidRPr="00752797">
        <w:rPr>
          <w:lang w:val="en-US"/>
        </w:rPr>
        <w:t>In XBeach there are three short wave dissipation processes that can be accounted for: wave breaking (</w:t>
      </w:r>
      <w:r w:rsidRPr="00752797">
        <w:rPr>
          <w:i/>
          <w:lang w:val="en-US"/>
        </w:rPr>
        <w:t>D</w:t>
      </w:r>
      <w:r w:rsidRPr="00752797">
        <w:rPr>
          <w:i/>
          <w:vertAlign w:val="subscript"/>
          <w:lang w:val="en-US"/>
        </w:rPr>
        <w:t>w</w:t>
      </w:r>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rsidR="00995779" w:rsidRPr="00752797" w:rsidRDefault="00995779" w:rsidP="00995779">
      <w:pPr>
        <w:pStyle w:val="Heading4"/>
        <w:jc w:val="both"/>
        <w:rPr>
          <w:lang w:val="en-US"/>
        </w:rPr>
      </w:pPr>
      <w:r w:rsidRPr="00752797">
        <w:rPr>
          <w:lang w:val="en-US"/>
        </w:rPr>
        <w:t>Wave breaking</w:t>
      </w:r>
    </w:p>
    <w:p w:rsidR="002D6E55"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007E1D7E" w:rsidRPr="00752797">
        <w:rPr>
          <w:lang w:val="en-US"/>
        </w:rPr>
        <w:fldChar w:fldCharType="begin"/>
      </w:r>
      <w:r w:rsidRPr="00752797">
        <w:rPr>
          <w:lang w:val="en-US"/>
        </w:rPr>
        <w:instrText xml:space="preserve"> REF _Ref287171486 \h </w:instrText>
      </w:r>
      <w:r w:rsidR="007E1D7E" w:rsidRPr="00752797">
        <w:rPr>
          <w:lang w:val="en-US"/>
        </w:rPr>
      </w:r>
      <w:r w:rsidR="007E1D7E" w:rsidRPr="00752797">
        <w:rPr>
          <w:lang w:val="en-US"/>
        </w:rPr>
        <w:fldChar w:fldCharType="separate"/>
      </w:r>
      <w:r w:rsidR="002D6E55" w:rsidRPr="00752797">
        <w:rPr>
          <w:lang w:val="en-US"/>
        </w:rPr>
        <w:br w:type="page"/>
      </w:r>
    </w:p>
    <w:p w:rsidR="00995779" w:rsidRPr="00752797" w:rsidRDefault="002D6E55" w:rsidP="0022667E">
      <w:pPr>
        <w:spacing w:line="240" w:lineRule="auto"/>
        <w:jc w:val="left"/>
        <w:rPr>
          <w:lang w:val="en-US"/>
        </w:rPr>
      </w:pPr>
      <w:proofErr w:type="gramStart"/>
      <w:r w:rsidRPr="00752797">
        <w:rPr>
          <w:lang w:val="en-US"/>
        </w:rPr>
        <w:lastRenderedPageBreak/>
        <w:t xml:space="preserve">Table </w:t>
      </w:r>
      <w:r>
        <w:rPr>
          <w:noProof/>
          <w:lang w:val="en-US"/>
        </w:rPr>
        <w:t>2</w:t>
      </w:r>
      <w:r>
        <w:rPr>
          <w:lang w:val="en-US"/>
        </w:rPr>
        <w:t>.</w:t>
      </w:r>
      <w:r>
        <w:rPr>
          <w:noProof/>
          <w:lang w:val="en-US"/>
        </w:rPr>
        <w:t>1</w:t>
      </w:r>
      <w:r w:rsidR="007E1D7E" w:rsidRPr="00752797">
        <w:rPr>
          <w:lang w:val="en-US"/>
        </w:rPr>
        <w:fldChar w:fldCharType="end"/>
      </w:r>
      <w:r w:rsidR="00995779" w:rsidRPr="00752797">
        <w:rPr>
          <w:lang w:val="en-US"/>
        </w:rPr>
        <w:t>).</w:t>
      </w:r>
      <w:proofErr w:type="gramEnd"/>
      <w:r w:rsidR="00995779" w:rsidRPr="00752797">
        <w:rPr>
          <w:lang w:val="en-US"/>
        </w:rPr>
        <w:t xml:space="preserve"> </w:t>
      </w:r>
    </w:p>
    <w:p w:rsidR="00995779" w:rsidRPr="00752797" w:rsidRDefault="00995779" w:rsidP="00995779">
      <w:pPr>
        <w:rPr>
          <w:lang w:val="en-US"/>
        </w:rPr>
      </w:pPr>
    </w:p>
    <w:p w:rsidR="00AA1803" w:rsidRPr="00752797" w:rsidRDefault="00AA1803">
      <w:pPr>
        <w:spacing w:line="240" w:lineRule="auto"/>
        <w:jc w:val="left"/>
        <w:rPr>
          <w:bCs/>
          <w:i/>
          <w:sz w:val="17"/>
          <w:szCs w:val="20"/>
          <w:lang w:val="en-US"/>
        </w:rPr>
      </w:pPr>
      <w:bookmarkStart w:id="54" w:name="_Ref287171486"/>
      <w:r w:rsidRPr="00752797">
        <w:rPr>
          <w:lang w:val="en-US"/>
        </w:rPr>
        <w:br w:type="page"/>
      </w:r>
    </w:p>
    <w:p w:rsidR="00995779" w:rsidRPr="00752797" w:rsidRDefault="00995779" w:rsidP="00995779">
      <w:pPr>
        <w:pStyle w:val="Caption"/>
        <w:rPr>
          <w:lang w:val="en-US"/>
        </w:rPr>
      </w:pPr>
      <w:r w:rsidRPr="00752797">
        <w:rPr>
          <w:lang w:val="en-US"/>
        </w:rPr>
        <w:lastRenderedPageBreak/>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w:t>
      </w:r>
      <w:r w:rsidR="007E1D7E">
        <w:rPr>
          <w:lang w:val="en-US"/>
        </w:rPr>
        <w:fldChar w:fldCharType="end"/>
      </w:r>
      <w:bookmarkEnd w:id="54"/>
      <w:r w:rsidRPr="00752797">
        <w:rPr>
          <w:lang w:val="en-US"/>
        </w:rPr>
        <w:tab/>
        <w:t>Different wave breaking formulations implemented</w:t>
      </w:r>
    </w:p>
    <w:tbl>
      <w:tblPr>
        <w:tblStyle w:val="dTable"/>
        <w:tblW w:w="0" w:type="auto"/>
        <w:tblLook w:val="04A0"/>
      </w:tblPr>
      <w:tblGrid>
        <w:gridCol w:w="2976"/>
        <w:gridCol w:w="2977"/>
        <w:gridCol w:w="2977"/>
      </w:tblGrid>
      <w:tr w:rsidR="00995779" w:rsidRPr="00752797" w:rsidTr="00995779">
        <w:trPr>
          <w:cnfStyle w:val="100000000000"/>
        </w:trPr>
        <w:tc>
          <w:tcPr>
            <w:tcW w:w="2976" w:type="dxa"/>
          </w:tcPr>
          <w:p w:rsidR="00995779" w:rsidRPr="00752797" w:rsidRDefault="00995779" w:rsidP="00995779">
            <w:pPr>
              <w:rPr>
                <w:lang w:val="en-US"/>
              </w:rPr>
            </w:pPr>
            <w:r w:rsidRPr="00752797">
              <w:rPr>
                <w:lang w:val="en-US"/>
              </w:rPr>
              <w:t>Wave breaking formula</w:t>
            </w:r>
          </w:p>
        </w:tc>
        <w:tc>
          <w:tcPr>
            <w:tcW w:w="2977" w:type="dxa"/>
          </w:tcPr>
          <w:p w:rsidR="00995779" w:rsidRPr="00752797" w:rsidRDefault="00995779" w:rsidP="00995779">
            <w:pPr>
              <w:rPr>
                <w:lang w:val="en-US"/>
              </w:rPr>
            </w:pPr>
            <w:r w:rsidRPr="00752797">
              <w:rPr>
                <w:lang w:val="en-US"/>
              </w:rPr>
              <w:t>Type of waves</w:t>
            </w:r>
          </w:p>
        </w:tc>
        <w:tc>
          <w:tcPr>
            <w:tcW w:w="2977" w:type="dxa"/>
          </w:tcPr>
          <w:p w:rsidR="00995779" w:rsidRPr="00752797" w:rsidRDefault="00995779" w:rsidP="00995779">
            <w:pPr>
              <w:rPr>
                <w:lang w:val="en-US"/>
              </w:rPr>
            </w:pPr>
            <w:r w:rsidRPr="00752797">
              <w:rPr>
                <w:lang w:val="en-US"/>
              </w:rPr>
              <w:t>keyword</w:t>
            </w:r>
          </w:p>
        </w:tc>
      </w:tr>
      <w:tr w:rsidR="00995779" w:rsidRPr="00752797" w:rsidTr="00995779">
        <w:tc>
          <w:tcPr>
            <w:tcW w:w="2976" w:type="dxa"/>
          </w:tcPr>
          <w:p w:rsidR="00995779" w:rsidRPr="00752797" w:rsidRDefault="00995779" w:rsidP="00995779">
            <w:pPr>
              <w:rPr>
                <w:lang w:val="en-US"/>
              </w:rPr>
            </w:pPr>
            <w:r w:rsidRPr="00752797">
              <w:rPr>
                <w:lang w:val="en-US"/>
              </w:rPr>
              <w:t>Roelvink (1993a)</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roelvink1</w:t>
            </w:r>
          </w:p>
        </w:tc>
      </w:tr>
      <w:tr w:rsidR="00995779" w:rsidRPr="00752797" w:rsidTr="00995779">
        <w:tc>
          <w:tcPr>
            <w:tcW w:w="2976" w:type="dxa"/>
          </w:tcPr>
          <w:p w:rsidR="00995779" w:rsidRPr="00752797" w:rsidRDefault="00995779" w:rsidP="00995779">
            <w:pPr>
              <w:rPr>
                <w:lang w:val="en-US"/>
              </w:rPr>
            </w:pPr>
            <w:r w:rsidRPr="00752797">
              <w:rPr>
                <w:lang w:val="en-US"/>
              </w:rPr>
              <w:t>Roelvink (1993a) extended</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roelvink2</w:t>
            </w:r>
          </w:p>
        </w:tc>
      </w:tr>
      <w:tr w:rsidR="00995779" w:rsidRPr="00752797" w:rsidTr="00995779">
        <w:tc>
          <w:tcPr>
            <w:tcW w:w="2976" w:type="dxa"/>
          </w:tcPr>
          <w:p w:rsidR="00995779" w:rsidRPr="00752797" w:rsidRDefault="00995779" w:rsidP="00995779">
            <w:pPr>
              <w:rPr>
                <w:lang w:val="en-US"/>
              </w:rPr>
            </w:pPr>
            <w:r w:rsidRPr="00752797">
              <w:rPr>
                <w:lang w:val="en-US"/>
              </w:rPr>
              <w:t>Daly et al. (2010)</w:t>
            </w:r>
          </w:p>
        </w:tc>
        <w:tc>
          <w:tcPr>
            <w:tcW w:w="2977" w:type="dxa"/>
          </w:tcPr>
          <w:p w:rsidR="00995779" w:rsidRPr="00752797" w:rsidRDefault="00995779" w:rsidP="00995779">
            <w:pPr>
              <w:rPr>
                <w:lang w:val="en-US"/>
              </w:rPr>
            </w:pPr>
            <w:r w:rsidRPr="00752797">
              <w:rPr>
                <w:lang w:val="en-US"/>
              </w:rPr>
              <w:t>Instationary</w:t>
            </w:r>
          </w:p>
        </w:tc>
        <w:tc>
          <w:tcPr>
            <w:tcW w:w="2977" w:type="dxa"/>
          </w:tcPr>
          <w:p w:rsidR="00995779" w:rsidRPr="00752797" w:rsidRDefault="00995779" w:rsidP="00995779">
            <w:pPr>
              <w:rPr>
                <w:lang w:val="en-US"/>
              </w:rPr>
            </w:pPr>
            <w:r w:rsidRPr="00752797">
              <w:rPr>
                <w:lang w:val="en-US"/>
              </w:rPr>
              <w:t>roelvink_daly</w:t>
            </w:r>
          </w:p>
        </w:tc>
      </w:tr>
      <w:tr w:rsidR="00995779" w:rsidRPr="00752797" w:rsidTr="00995779">
        <w:tc>
          <w:tcPr>
            <w:tcW w:w="2976" w:type="dxa"/>
          </w:tcPr>
          <w:p w:rsidR="00995779" w:rsidRPr="00752797" w:rsidRDefault="00995779" w:rsidP="00995779">
            <w:pPr>
              <w:rPr>
                <w:lang w:val="en-US"/>
              </w:rPr>
            </w:pPr>
            <w:r w:rsidRPr="00752797">
              <w:rPr>
                <w:lang w:val="en-US"/>
              </w:rPr>
              <w:t>Baldock et al. (1998)</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baldock</w:t>
            </w:r>
          </w:p>
        </w:tc>
      </w:tr>
      <w:tr w:rsidR="00995779" w:rsidRPr="00752797" w:rsidTr="00995779">
        <w:tc>
          <w:tcPr>
            <w:tcW w:w="2976" w:type="dxa"/>
          </w:tcPr>
          <w:p w:rsidR="00995779" w:rsidRPr="00752797" w:rsidRDefault="00995779" w:rsidP="00995779">
            <w:pPr>
              <w:rPr>
                <w:lang w:val="en-US"/>
              </w:rPr>
            </w:pPr>
            <w:r w:rsidRPr="00752797">
              <w:rPr>
                <w:lang w:val="en-US"/>
              </w:rPr>
              <w:t>Janssen &amp; Battjes (2007)</w:t>
            </w:r>
          </w:p>
        </w:tc>
        <w:tc>
          <w:tcPr>
            <w:tcW w:w="2977" w:type="dxa"/>
          </w:tcPr>
          <w:p w:rsidR="00995779" w:rsidRPr="00752797" w:rsidRDefault="00995779" w:rsidP="00995779">
            <w:pPr>
              <w:rPr>
                <w:lang w:val="en-US"/>
              </w:rPr>
            </w:pPr>
            <w:r w:rsidRPr="00752797">
              <w:rPr>
                <w:lang w:val="en-US"/>
              </w:rPr>
              <w:t>Stationary</w:t>
            </w:r>
          </w:p>
        </w:tc>
        <w:tc>
          <w:tcPr>
            <w:tcW w:w="2977" w:type="dxa"/>
          </w:tcPr>
          <w:p w:rsidR="00995779" w:rsidRPr="00752797" w:rsidRDefault="00995779" w:rsidP="00995779">
            <w:pPr>
              <w:rPr>
                <w:lang w:val="en-US"/>
              </w:rPr>
            </w:pPr>
            <w:r w:rsidRPr="00752797">
              <w:rPr>
                <w:lang w:val="en-US"/>
              </w:rPr>
              <w:t>janssen</w:t>
            </w:r>
          </w:p>
        </w:tc>
      </w:tr>
    </w:tbl>
    <w:p w:rsidR="00995779" w:rsidRPr="00752797" w:rsidRDefault="00995779" w:rsidP="00995779">
      <w:pPr>
        <w:pStyle w:val="ListNumber"/>
        <w:numPr>
          <w:ilvl w:val="0"/>
          <w:numId w:val="0"/>
        </w:numPr>
        <w:ind w:left="3390" w:firstLine="210"/>
        <w:rPr>
          <w:lang w:val="en-US"/>
        </w:rPr>
      </w:pPr>
    </w:p>
    <w:p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O(1)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r w:rsidRPr="00752797">
        <w:rPr>
          <w:i/>
          <w:lang w:val="en-US"/>
        </w:rPr>
        <w:t>E</w:t>
      </w:r>
      <w:r w:rsidRPr="00752797">
        <w:rPr>
          <w:i/>
          <w:vertAlign w:val="subscript"/>
          <w:lang w:val="en-US"/>
        </w:rPr>
        <w:t>w</w:t>
      </w:r>
      <w:r w:rsidRPr="00752797">
        <w:rPr>
          <w:lang w:val="en-US"/>
        </w:rPr>
        <w:t xml:space="preserve"> is calculated by integrating over the wave directional bins.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v:shape id="_x0000_i1037" type="#_x0000_t75" style="width:305.4pt;height:118.8pt" o:ole="">
            <v:imagedata r:id="rId57" o:title=""/>
          </v:shape>
          <o:OLEObject Type="Embed" ProgID="Equation.DSMT4" ShapeID="_x0000_i1037" DrawAspect="Content" ObjectID="_1487594491" r:id="rId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5" w:name="ZEqnNum24066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55"/>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007E1D7E" w:rsidRPr="00752797">
        <w:rPr>
          <w:lang w:val="en-US"/>
        </w:rPr>
        <w:fldChar w:fldCharType="begin"/>
      </w:r>
      <w:r w:rsidRPr="00752797">
        <w:rPr>
          <w:lang w:val="en-US"/>
        </w:rPr>
        <w:instrText xml:space="preserve"> GOTOBUTTON ZEqnNum240661  \* MERGEFORMAT </w:instrText>
      </w:r>
      <w:r w:rsidR="007E1D7E" w:rsidRPr="00752797">
        <w:rPr>
          <w:lang w:val="en-US"/>
        </w:rPr>
        <w:fldChar w:fldCharType="begin"/>
      </w:r>
      <w:r w:rsidRPr="00752797">
        <w:rPr>
          <w:lang w:val="en-US"/>
        </w:rPr>
        <w:instrText xml:space="preserve"> REF ZEqnNum240661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one could also use another wave breaking formulation, presented in </w:t>
      </w:r>
      <w:r w:rsidR="007E1D7E" w:rsidRPr="00752797">
        <w:rPr>
          <w:lang w:val="en-US"/>
        </w:rPr>
        <w:fldChar w:fldCharType="begin"/>
      </w:r>
      <w:r w:rsidRPr="00752797">
        <w:rPr>
          <w:lang w:val="en-US"/>
        </w:rPr>
        <w:instrText xml:space="preserve"> GOTOBUTTON ZEqnNum862942  \* MERGEFORMAT </w:instrText>
      </w:r>
      <w:r w:rsidR="007E1D7E" w:rsidRPr="00752797">
        <w:rPr>
          <w:lang w:val="en-US"/>
        </w:rPr>
        <w:fldChar w:fldCharType="begin"/>
      </w:r>
      <w:r w:rsidRPr="00752797">
        <w:rPr>
          <w:lang w:val="en-US"/>
        </w:rPr>
        <w:instrText xml:space="preserve"> REF ZEqnNum862942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v:shape id="_x0000_i1038" type="#_x0000_t75" style="width:108.6pt;height:35.4pt" o:ole="">
            <v:imagedata r:id="rId59" o:title=""/>
          </v:shape>
          <o:OLEObject Type="Embed" ProgID="Equation.DSMT4" ShapeID="_x0000_i1038" DrawAspect="Content" ObjectID="_1487594492" r:id="rId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6" w:name="ZEqnNum862942"/>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12</w:instrText>
        </w:r>
      </w:fldSimple>
      <w:r w:rsidRPr="00752797">
        <w:rPr>
          <w:lang w:val="en-US"/>
        </w:rPr>
        <w:instrText>)</w:instrText>
      </w:r>
      <w:bookmarkEnd w:id="5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v:shape id="_x0000_i1039" type="#_x0000_t75" style="width:121.2pt;height:37.8pt" o:ole="">
            <v:imagedata r:id="rId61" o:title=""/>
          </v:shape>
          <o:OLEObject Type="Embed" ProgID="Equation.DSMT4" ShapeID="_x0000_i1039" DrawAspect="Content" ObjectID="_1487594493" r:id="rId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007E1D7E" w:rsidRPr="00752797">
        <w:rPr>
          <w:lang w:val="en-US"/>
        </w:rPr>
        <w:fldChar w:fldCharType="begin"/>
      </w:r>
      <w:r w:rsidRPr="00752797">
        <w:rPr>
          <w:lang w:val="en-US"/>
        </w:rPr>
        <w:instrText xml:space="preserve"> GOTOBUTTON ZEqnNum650667  \* MERGEFORMAT </w:instrText>
      </w:r>
      <w:r w:rsidR="007E1D7E" w:rsidRPr="00752797">
        <w:rPr>
          <w:lang w:val="en-US"/>
        </w:rPr>
        <w:fldChar w:fldCharType="begin"/>
      </w:r>
      <w:r w:rsidRPr="00752797">
        <w:rPr>
          <w:lang w:val="en-US"/>
        </w:rPr>
        <w:instrText xml:space="preserve"> REF ZEqnNum650667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14</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v:shape id="_x0000_i1040" type="#_x0000_t75" style="width:222.6pt;height:72.6pt" o:ole="">
            <v:imagedata r:id="rId63" o:title=""/>
          </v:shape>
          <o:OLEObject Type="Embed" ProgID="Equation.DSMT4" ShapeID="_x0000_i1040" DrawAspect="Content" ObjectID="_1487594494" r:id="rId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7" w:name="ZEqnNum650667"/>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14</w:instrText>
        </w:r>
      </w:fldSimple>
      <w:r w:rsidRPr="00752797">
        <w:rPr>
          <w:lang w:val="en-US"/>
        </w:rPr>
        <w:instrText>)</w:instrText>
      </w:r>
      <w:bookmarkEnd w:id="5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v:shape id="_x0000_i1041" type="#_x0000_t75" style="width:3in;height:107.4pt" o:ole="">
            <v:imagedata r:id="rId65" o:title=""/>
          </v:shape>
          <o:OLEObject Type="Embed" ProgID="Equation.DSMT4" ShapeID="_x0000_i1041" DrawAspect="Content" ObjectID="_1487594495" r:id="rId66"/>
        </w:object>
      </w:r>
      <w:r w:rsidRPr="00752797">
        <w:rPr>
          <w:lang w:val="en-US"/>
        </w:rPr>
        <w:t xml:space="preserve"> </w:t>
      </w:r>
      <w:r w:rsidRPr="00752797">
        <w:rPr>
          <w:lang w:val="en-US"/>
        </w:rPr>
        <w:tab/>
        <w:t xml:space="preserve"> </w:t>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15</w:instrText>
        </w:r>
      </w:fldSimple>
      <w:r w:rsidRPr="00752797">
        <w:rPr>
          <w:lang w:val="en-US"/>
        </w:rPr>
        <w:instrText>)</w:instrText>
      </w:r>
      <w:r w:rsidR="007E1D7E" w:rsidRPr="00752797">
        <w:rPr>
          <w:lang w:val="en-US"/>
        </w:rPr>
        <w:fldChar w:fldCharType="end"/>
      </w:r>
    </w:p>
    <w:p w:rsidR="00995779" w:rsidRPr="00752797" w:rsidRDefault="00995779" w:rsidP="00995779">
      <w:pPr>
        <w:pStyle w:val="MTDisplayEquation"/>
        <w:rPr>
          <w:lang w:val="en-US"/>
        </w:rPr>
      </w:pPr>
      <w:r w:rsidRPr="00752797">
        <w:rPr>
          <w:lang w:val="en-US"/>
        </w:rPr>
        <w:tab/>
      </w:r>
    </w:p>
    <w:p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ZEqnNum200641  \* MERGEFORMAT </w:instrText>
      </w:r>
      <w:r w:rsidR="007E1D7E" w:rsidRPr="00752797">
        <w:rPr>
          <w:lang w:val="en-US"/>
        </w:rPr>
        <w:fldChar w:fldCharType="begin"/>
      </w:r>
      <w:r w:rsidRPr="00752797">
        <w:rPr>
          <w:lang w:val="en-US"/>
        </w:rPr>
        <w:instrText xml:space="preserve"> REF ZEqnNum200641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16</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v:shape id="_x0000_i1042" type="#_x0000_t75" style="width:184.2pt;height:34.8pt" o:ole="">
            <v:imagedata r:id="rId67" o:title=""/>
          </v:shape>
          <o:OLEObject Type="Embed" ProgID="Equation.DSMT4" ShapeID="_x0000_i1042" DrawAspect="Content" ObjectID="_1487594496" r:id="rId6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8" w:name="ZEqnNum20064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16</w:instrText>
        </w:r>
      </w:fldSimple>
      <w:r w:rsidRPr="00752797">
        <w:rPr>
          <w:lang w:val="en-US"/>
        </w:rPr>
        <w:instrText>)</w:instrText>
      </w:r>
      <w:bookmarkEnd w:id="58"/>
      <w:r w:rsidR="007E1D7E" w:rsidRPr="00752797">
        <w:rPr>
          <w:lang w:val="en-US"/>
        </w:rPr>
        <w:fldChar w:fldCharType="end"/>
      </w:r>
    </w:p>
    <w:p w:rsidR="00995779" w:rsidRPr="00752797" w:rsidRDefault="00995779" w:rsidP="00995779">
      <w:pPr>
        <w:pStyle w:val="Heading4"/>
        <w:jc w:val="both"/>
        <w:rPr>
          <w:lang w:val="en-US"/>
        </w:rPr>
      </w:pPr>
      <w:r w:rsidRPr="00752797">
        <w:rPr>
          <w:lang w:val="en-US"/>
        </w:rPr>
        <w:t>Bottom friction</w:t>
      </w:r>
    </w:p>
    <w:p w:rsidR="00995779" w:rsidRPr="00752797" w:rsidRDefault="00995779" w:rsidP="00995779">
      <w:pPr>
        <w:rPr>
          <w:lang w:val="en-US"/>
        </w:rPr>
      </w:pPr>
      <w:r w:rsidRPr="00752797">
        <w:rPr>
          <w:lang w:val="en-US"/>
        </w:rPr>
        <w:t>The short wave dissipation by bottom friction is modeled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v:shape id="_x0000_i1043" type="#_x0000_t75" style="width:138.6pt;height:40.8pt" o:ole="">
            <v:imagedata r:id="rId69" o:title=""/>
          </v:shape>
          <o:OLEObject Type="Embed" ProgID="Equation.DSMT4" ShapeID="_x0000_i1043" DrawAspect="Content" ObjectID="_1487594497" r:id="rId7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59" w:name="ZEqnNum71102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17</w:instrText>
        </w:r>
      </w:fldSimple>
      <w:r w:rsidRPr="00752797">
        <w:rPr>
          <w:lang w:val="en-US"/>
        </w:rPr>
        <w:instrText>)</w:instrText>
      </w:r>
      <w:bookmarkEnd w:id="59"/>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i/>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ZEqnNum711028  \* MERGEFORMAT </w:instrText>
      </w:r>
      <w:r w:rsidR="007E1D7E" w:rsidRPr="00752797">
        <w:rPr>
          <w:lang w:val="en-US"/>
        </w:rPr>
        <w:fldChar w:fldCharType="begin"/>
      </w:r>
      <w:r w:rsidRPr="00752797">
        <w:rPr>
          <w:lang w:val="en-US"/>
        </w:rPr>
        <w:instrText xml:space="preserve"> REF ZEqnNum711028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17</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w:t>
      </w:r>
      <w:proofErr w:type="spellStart"/>
      <w:r w:rsidRPr="00752797">
        <w:rPr>
          <w:i/>
          <w:lang w:val="en-US"/>
        </w:rPr>
        <w:t>f</w:t>
      </w:r>
      <w:r w:rsidRPr="00752797">
        <w:rPr>
          <w:i/>
          <w:vertAlign w:val="subscript"/>
          <w:lang w:val="en-US"/>
        </w:rPr>
        <w:t>w</w:t>
      </w:r>
      <w:proofErr w:type="spellEnd"/>
      <w:r w:rsidRPr="00752797">
        <w:rPr>
          <w:lang w:val="en-US"/>
        </w:rPr>
        <w:t xml:space="preserve"> is the short-wave friction coefficient.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v:shape id="_x0000_i1044" type="#_x0000_t75" style="width:103.2pt;height:31.8pt" o:ole="">
            <v:imagedata r:id="rId71" o:title=""/>
          </v:shape>
          <o:OLEObject Type="Embed" ProgID="Equation.DSMT4" ShapeID="_x0000_i1044" DrawAspect="Content" ObjectID="_1487594498" r:id="rId72"/>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0" w:name="ZEqnNum889680"/>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18</w:instrText>
        </w:r>
      </w:fldSimple>
      <w:r w:rsidRPr="00752797">
        <w:rPr>
          <w:lang w:val="en-US"/>
        </w:rPr>
        <w:instrText>)</w:instrText>
      </w:r>
      <w:bookmarkEnd w:id="60"/>
      <w:r w:rsidR="007E1D7E" w:rsidRPr="00752797">
        <w:rPr>
          <w:lang w:val="en-US"/>
        </w:rPr>
        <w:fldChar w:fldCharType="end"/>
      </w:r>
    </w:p>
    <w:p w:rsidR="00995779" w:rsidRPr="00752797" w:rsidRDefault="00995779" w:rsidP="00995779">
      <w:pPr>
        <w:rPr>
          <w:lang w:val="en-US"/>
        </w:rPr>
      </w:pPr>
      <w:r w:rsidRPr="00752797">
        <w:rPr>
          <w:lang w:val="en-US"/>
        </w:rPr>
        <w:lastRenderedPageBreak/>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v:shape id="_x0000_i1045" type="#_x0000_t75" style="width:29.4pt;height:25.8pt" o:ole="">
            <v:imagedata r:id="rId73" o:title=""/>
          </v:shape>
          <o:OLEObject Type="Embed" ProgID="Equation.DSMT4" ShapeID="_x0000_i1045" DrawAspect="Content" ObjectID="_1487594499" r:id="rId74"/>
        </w:object>
      </w:r>
      <w:r w:rsidRPr="00752797">
        <w:rPr>
          <w:lang w:val="en-US"/>
        </w:rPr>
        <w:t>, the so-called third even velocity moment, depends on the situation. First we need expressions for the orbital velocity amplitude, which is expressed as: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v:shape id="_x0000_i1046" type="#_x0000_t75" style="width:87pt;height:35.4pt" o:ole="">
            <v:imagedata r:id="rId75" o:title=""/>
          </v:shape>
          <o:OLEObject Type="Embed" ProgID="Equation.DSMT4" ShapeID="_x0000_i1046" DrawAspect="Content" ObjectID="_1487594500" r:id="rId76"/>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1" w:name="ZEqnNum105456"/>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19</w:instrText>
        </w:r>
      </w:fldSimple>
      <w:r w:rsidRPr="00752797">
        <w:rPr>
          <w:lang w:val="en-US"/>
        </w:rPr>
        <w:instrText>)</w:instrText>
      </w:r>
      <w:bookmarkEnd w:id="61"/>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rsidR="00995779" w:rsidRPr="00752797" w:rsidRDefault="00995779" w:rsidP="00995779">
      <w:pPr>
        <w:rPr>
          <w:lang w:val="en-US"/>
        </w:rPr>
      </w:pPr>
    </w:p>
    <w:p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rsidR="00995779" w:rsidRPr="00752797" w:rsidRDefault="00995779" w:rsidP="00995779">
      <w:pPr>
        <w:rPr>
          <w:lang w:val="en-US"/>
        </w:rPr>
      </w:pPr>
    </w:p>
    <w:p w:rsidR="00995779" w:rsidRPr="00752797" w:rsidRDefault="00995779" w:rsidP="00995779">
      <w:pPr>
        <w:rPr>
          <w:lang w:val="en-US"/>
        </w:rPr>
      </w:pPr>
      <w:r w:rsidRPr="00752797">
        <w:rPr>
          <w:lang w:val="en-US"/>
        </w:rPr>
        <w:t>For the monochromatic case:</w:t>
      </w:r>
    </w:p>
    <w:p w:rsidR="00995779" w:rsidRPr="00752797" w:rsidRDefault="00995779" w:rsidP="00995779">
      <w:pPr>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v:shape id="_x0000_i1047" type="#_x0000_t75" style="width:228.6pt;height:36.6pt" o:ole="">
            <v:imagedata r:id="rId77" o:title=""/>
          </v:shape>
          <o:OLEObject Type="Embed" ProgID="Equation.DSMT4" ShapeID="_x0000_i1047" DrawAspect="Content" ObjectID="_1487594501" r:id="rId7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20</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For the linear Gaussian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v:shape id="_x0000_i1048" type="#_x0000_t75" style="width:228.6pt;height:36.6pt" o:ole="">
            <v:imagedata r:id="rId79" o:title=""/>
          </v:shape>
          <o:OLEObject Type="Embed" ProgID="Equation.DSMT4" ShapeID="_x0000_i1048" DrawAspect="Content" ObjectID="_1487594502" r:id="rId80"/>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2" w:name="ZEqnNum27820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21</w:instrText>
        </w:r>
      </w:fldSimple>
      <w:r w:rsidRPr="00752797">
        <w:rPr>
          <w:lang w:val="en-US"/>
        </w:rPr>
        <w:instrText>)</w:instrText>
      </w:r>
      <w:bookmarkEnd w:id="62"/>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Combining </w:t>
      </w:r>
      <w:r w:rsidR="007E1D7E" w:rsidRPr="00752797">
        <w:rPr>
          <w:lang w:val="en-US"/>
        </w:rPr>
        <w:fldChar w:fldCharType="begin"/>
      </w:r>
      <w:r w:rsidRPr="00752797">
        <w:rPr>
          <w:lang w:val="en-US"/>
        </w:rPr>
        <w:instrText xml:space="preserve"> GOTOBUTTON ZEqnNum889680  \* MERGEFORMAT </w:instrText>
      </w:r>
      <w:r w:rsidR="007E1D7E" w:rsidRPr="00752797">
        <w:rPr>
          <w:lang w:val="en-US"/>
        </w:rPr>
        <w:fldChar w:fldCharType="begin"/>
      </w:r>
      <w:r w:rsidRPr="00752797">
        <w:rPr>
          <w:lang w:val="en-US"/>
        </w:rPr>
        <w:instrText xml:space="preserve"> REF ZEqnNum889680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18</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get: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v:shape id="_x0000_i1049" type="#_x0000_t75" style="width:94.2pt;height:21.6pt" o:ole="">
            <v:imagedata r:id="rId81" o:title=""/>
          </v:shape>
          <o:OLEObject Type="Embed" ProgID="Equation.DSMT4" ShapeID="_x0000_i1049" DrawAspect="Content" ObjectID="_1487594503" r:id="rId82"/>
        </w:objec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XBeach the orbital velocity amplitude is computed as in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end the dissipation according to </w:t>
      </w:r>
      <w:r w:rsidR="007E1D7E" w:rsidRPr="00752797">
        <w:rPr>
          <w:lang w:val="en-US"/>
        </w:rPr>
        <w:fldChar w:fldCharType="begin"/>
      </w:r>
      <w:r w:rsidR="00AA1803" w:rsidRPr="00752797">
        <w:rPr>
          <w:lang w:val="en-US"/>
        </w:rPr>
        <w:instrText xml:space="preserve"> GOTOBUTTON ZEqnNum862942  \* MERGEFORMAT </w:instrText>
      </w:r>
      <w:r w:rsidR="007E1D7E" w:rsidRPr="00752797">
        <w:rPr>
          <w:lang w:val="en-US"/>
        </w:rPr>
        <w:fldChar w:fldCharType="begin"/>
      </w:r>
      <w:r w:rsidR="00AA1803" w:rsidRPr="00752797">
        <w:rPr>
          <w:lang w:val="en-US"/>
        </w:rPr>
        <w:instrText xml:space="preserve"> REF ZEqnNum862942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12</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the stationary case formulations </w:t>
      </w:r>
      <w:r w:rsidR="007E1D7E" w:rsidRPr="00752797">
        <w:rPr>
          <w:lang w:val="en-US"/>
        </w:rPr>
        <w:fldChar w:fldCharType="begin"/>
      </w:r>
      <w:r w:rsidRPr="00752797">
        <w:rPr>
          <w:lang w:val="en-US"/>
        </w:rPr>
        <w:instrText xml:space="preserve"> GOTOBUTTON ZEqnNum105456  \* MERGEFORMAT </w:instrText>
      </w:r>
      <w:r w:rsidR="007E1D7E" w:rsidRPr="00752797">
        <w:rPr>
          <w:lang w:val="en-US"/>
        </w:rPr>
        <w:fldChar w:fldCharType="begin"/>
      </w:r>
      <w:r w:rsidRPr="00752797">
        <w:rPr>
          <w:lang w:val="en-US"/>
        </w:rPr>
        <w:instrText xml:space="preserve"> REF ZEqnNum105456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ZEqnNum278204  \* MERGEFORMAT </w:instrText>
      </w:r>
      <w:r w:rsidR="007E1D7E" w:rsidRPr="00752797">
        <w:rPr>
          <w:lang w:val="en-US"/>
        </w:rPr>
        <w:fldChar w:fldCharType="begin"/>
      </w:r>
      <w:r w:rsidRPr="00752797">
        <w:rPr>
          <w:lang w:val="en-US"/>
        </w:rPr>
        <w:instrText xml:space="preserve"> REF ZEqnNum278204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21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are similarly combined into: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v:shape id="_x0000_i1050" type="#_x0000_t75" style="width:95.4pt;height:21.6pt" o:ole="">
            <v:imagedata r:id="rId83" o:title=""/>
          </v:shape>
          <o:OLEObject Type="Embed" ProgID="Equation.DSMT4" ShapeID="_x0000_i1050" DrawAspect="Content" ObjectID="_1487594504" r:id="rId8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63" w:name="ZEqnNum72095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23</w:instrText>
        </w:r>
      </w:fldSimple>
      <w:r w:rsidRPr="00752797">
        <w:rPr>
          <w:lang w:val="en-US"/>
        </w:rPr>
        <w:instrText>)</w:instrText>
      </w:r>
      <w:bookmarkEnd w:id="63"/>
      <w:r w:rsidR="007E1D7E" w:rsidRPr="00752797">
        <w:rPr>
          <w:lang w:val="en-US"/>
        </w:rPr>
        <w:fldChar w:fldCharType="end"/>
      </w:r>
    </w:p>
    <w:p w:rsidR="00995779" w:rsidRPr="00752797" w:rsidRDefault="00995779" w:rsidP="00995779">
      <w:pPr>
        <w:pStyle w:val="Heading4"/>
        <w:rPr>
          <w:lang w:val="en-US"/>
        </w:rPr>
      </w:pPr>
      <w:bookmarkStart w:id="64" w:name="_Ref287254647"/>
      <w:r w:rsidRPr="00752797">
        <w:rPr>
          <w:lang w:val="en-US"/>
        </w:rPr>
        <w:t>Vegetation</w:t>
      </w:r>
      <w:bookmarkEnd w:id="64"/>
    </w:p>
    <w:p w:rsidR="00995779" w:rsidRPr="00752797" w:rsidRDefault="00995779" w:rsidP="00995779">
      <w:pPr>
        <w:rPr>
          <w:lang w:val="en-US"/>
        </w:rPr>
      </w:pPr>
      <w:r w:rsidRPr="00752797">
        <w:rPr>
          <w:lang w:val="en-US"/>
        </w:rPr>
        <w:t xml:space="preserve">The presence of aquatic vegetation 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the local wave height and several vegetation parameters.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lastRenderedPageBreak/>
        <w:t>modeled</w:t>
      </w:r>
      <w:r w:rsidRPr="00752797">
        <w:rPr>
          <w:lang w:val="en-US"/>
        </w:rPr>
        <w:t>. The dissipation term is then computed as the sum of the dissipation per vegetation layer (Suzuki et al, 2011):</w:t>
      </w:r>
    </w:p>
    <w:p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v:shape id="_x0000_i1051" type="#_x0000_t75" style="width:61.2pt;height:35.4pt" o:ole="">
            <v:imagedata r:id="rId85" o:title=""/>
          </v:shape>
          <o:OLEObject Type="Embed" ProgID="Equation.DSMT4" ShapeID="_x0000_i1051" DrawAspect="Content" ObjectID="_1487594505" r:id="rId8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v:shape id="_x0000_i1052" type="#_x0000_t75" style="width:283.2pt;height:72.6pt" o:ole="">
            <v:imagedata r:id="rId87" o:title=""/>
          </v:shape>
          <o:OLEObject Type="Embed" ProgID="Equation.DSMT4" ShapeID="_x0000_i1052" DrawAspect="Content" ObjectID="_1487594506" r:id="rId8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v:shape id="_x0000_i1053" type="#_x0000_t75" style="width:17.4pt;height:17.4pt" o:ole="">
            <v:imagedata r:id="rId89" o:title=""/>
          </v:shape>
          <o:OLEObject Type="Embed" ProgID="Equation.DSMT4" ShapeID="_x0000_i1053" DrawAspect="Content" ObjectID="_1487594507" r:id="rId90"/>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rsidR="00995779" w:rsidRPr="00752797" w:rsidRDefault="00995779" w:rsidP="00995779">
      <w:pPr>
        <w:pStyle w:val="Heading3"/>
        <w:jc w:val="both"/>
        <w:rPr>
          <w:lang w:val="en-US"/>
        </w:rPr>
      </w:pPr>
      <w:bookmarkStart w:id="65" w:name="_Toc412623817"/>
      <w:bookmarkStart w:id="66" w:name="_Toc413610987"/>
      <w:r w:rsidRPr="00752797">
        <w:rPr>
          <w:lang w:val="en-US"/>
        </w:rPr>
        <w:t>Radiation stresses</w:t>
      </w:r>
      <w:bookmarkEnd w:id="65"/>
      <w:bookmarkEnd w:id="66"/>
    </w:p>
    <w:p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rsidR="00995779" w:rsidRPr="00752797" w:rsidRDefault="00995779" w:rsidP="00AA1803">
      <w:pPr>
        <w:rPr>
          <w:lang w:val="en-US"/>
        </w:rPr>
      </w:pPr>
    </w:p>
    <w:p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v:shape id="_x0000_i1054" type="#_x0000_t75" style="width:215.4pt;height:69.6pt" o:ole="">
            <v:imagedata r:id="rId91" o:title=""/>
          </v:shape>
          <o:OLEObject Type="Embed" ProgID="Equation.DSMT4" ShapeID="_x0000_i1054" DrawAspect="Content" ObjectID="_1487594508" r:id="rId9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67" w:name="_Toc412623818"/>
      <w:bookmarkStart w:id="68" w:name="_Ref412651014"/>
      <w:bookmarkStart w:id="69" w:name="_Toc413610988"/>
      <w:r w:rsidRPr="00752797">
        <w:rPr>
          <w:lang w:val="en-US"/>
        </w:rPr>
        <w:t>Wave shape</w:t>
      </w:r>
      <w:bookmarkEnd w:id="67"/>
      <w:bookmarkEnd w:id="68"/>
      <w:bookmarkEnd w:id="69"/>
    </w:p>
    <w:p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two wave forms implemented to take this non-linearity into account:</w:t>
      </w:r>
    </w:p>
    <w:p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r w:rsidRPr="00752797">
        <w:rPr>
          <w:i/>
          <w:lang w:val="en-US"/>
        </w:rPr>
        <w:t>S</w:t>
      </w:r>
      <w:r w:rsidRPr="00752797">
        <w:rPr>
          <w:i/>
          <w:vertAlign w:val="subscript"/>
          <w:lang w:val="en-US"/>
        </w:rPr>
        <w:t>k</w:t>
      </w:r>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8"/>
          <w:lang w:val="en-US"/>
        </w:rPr>
        <w:object w:dxaOrig="1500" w:dyaOrig="660">
          <v:shape id="_x0000_i1055" type="#_x0000_t75" style="width:75pt;height:33pt" o:ole="">
            <v:imagedata r:id="rId93" o:title=""/>
          </v:shape>
          <o:OLEObject Type="Embed" ProgID="Equation.DSMT4" ShapeID="_x0000_i1055" DrawAspect="Content" ObjectID="_1487594509" r:id="rId9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27</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v:shape id="_x0000_i1056" type="#_x0000_t75" style="width:154.8pt;height:106.8pt" o:ole="">
            <v:imagedata r:id="rId95" o:title=""/>
          </v:shape>
          <o:OLEObject Type="Embed" ProgID="Equation.DSMT4" ShapeID="_x0000_i1056" DrawAspect="Content" ObjectID="_1487594510" r:id="rId9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28</w:instrText>
        </w:r>
      </w:fldSimple>
      <w:r w:rsidRPr="00752797">
        <w:rPr>
          <w:lang w:val="en-US"/>
        </w:rPr>
        <w:instrText>)</w:instrText>
      </w:r>
      <w:r w:rsidR="007E1D7E" w:rsidRPr="00752797">
        <w:rPr>
          <w:lang w:val="en-US"/>
        </w:rPr>
        <w:fldChar w:fldCharType="end"/>
      </w:r>
      <w:bookmarkStart w:id="70" w:name="_Toc412623819"/>
    </w:p>
    <w:p w:rsidR="00995779" w:rsidRPr="00752797" w:rsidRDefault="00995779" w:rsidP="00995779">
      <w:pPr>
        <w:rPr>
          <w:lang w:val="en-US"/>
        </w:rPr>
      </w:pPr>
    </w:p>
    <w:p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v:shape id="_x0000_i1057" type="#_x0000_t75" style="width:198.6pt;height:34.8pt" o:ole="">
            <v:imagedata r:id="rId97" o:title=""/>
          </v:shape>
          <o:OLEObject Type="Embed" ProgID="Equation.DSMT4" ShapeID="_x0000_i1057" DrawAspect="Content" ObjectID="_1487594511" r:id="rId9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29</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007E1D7E" w:rsidRPr="00752797">
        <w:rPr>
          <w:lang w:val="en-US"/>
        </w:rPr>
        <w:fldChar w:fldCharType="begin"/>
      </w:r>
      <w:r w:rsidRPr="00752797">
        <w:rPr>
          <w:lang w:val="en-US"/>
        </w:rPr>
        <w:instrText xml:space="preserve"> GOTOBUTTON ZEqnNum619512  \* MERGEFORMAT </w:instrText>
      </w:r>
      <w:r w:rsidR="007E1D7E" w:rsidRPr="00752797">
        <w:rPr>
          <w:lang w:val="en-US"/>
        </w:rPr>
        <w:fldChar w:fldCharType="begin"/>
      </w:r>
      <w:r w:rsidRPr="00752797">
        <w:rPr>
          <w:lang w:val="en-US"/>
        </w:rPr>
        <w:instrText xml:space="preserve"> REF ZEqnNum619512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v:shape id="_x0000_i1058" type="#_x0000_t75" style="width:50.4pt;height:39.6pt" o:ole="">
            <v:imagedata r:id="rId99" o:title=""/>
          </v:shape>
          <o:OLEObject Type="Embed" ProgID="Equation.DSMT4" ShapeID="_x0000_i1058" DrawAspect="Content" ObjectID="_1487594512" r:id="rId10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1" w:name="ZEqnNum619512"/>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30</w:instrText>
        </w:r>
      </w:fldSimple>
      <w:r w:rsidRPr="00752797">
        <w:rPr>
          <w:lang w:val="en-US"/>
        </w:rPr>
        <w:instrText>)</w:instrText>
      </w:r>
      <w:bookmarkEnd w:id="71"/>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220" w:dyaOrig="760">
          <v:shape id="_x0000_i1059" type="#_x0000_t75" style="width:161.4pt;height:37.8pt" o:ole="">
            <v:imagedata r:id="rId101" o:title=""/>
          </v:shape>
          <o:OLEObject Type="Embed" ProgID="Equation.DSMT4" ShapeID="_x0000_i1059" DrawAspect="Content" ObjectID="_1487594513" r:id="rId10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31</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lastRenderedPageBreak/>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rsidR="00995779" w:rsidRPr="00752797" w:rsidRDefault="00995779" w:rsidP="00995779">
      <w:pPr>
        <w:pStyle w:val="Heading3"/>
        <w:jc w:val="both"/>
        <w:rPr>
          <w:lang w:val="en-US"/>
        </w:rPr>
      </w:pPr>
      <w:bookmarkStart w:id="72" w:name="_Toc413610989"/>
      <w:r w:rsidRPr="00752797">
        <w:rPr>
          <w:lang w:val="en-US"/>
        </w:rPr>
        <w:t>Turbulence</w:t>
      </w:r>
      <w:bookmarkEnd w:id="70"/>
      <w:bookmarkEnd w:id="72"/>
    </w:p>
    <w:p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v:shape id="_x0000_i1060" type="#_x0000_t75" style="width:104.4pt;height:34.8pt" o:ole="">
            <v:imagedata r:id="rId103" o:title=""/>
          </v:shape>
          <o:OLEObject Type="Embed" ProgID="Equation.DSMT4" ShapeID="_x0000_i1060" DrawAspect="Content" ObjectID="_1487594514" r:id="rId10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rsidR="00995779" w:rsidRPr="00752797" w:rsidRDefault="00995779" w:rsidP="00995779">
      <w:pPr>
        <w:rPr>
          <w:lang w:val="en-US"/>
        </w:rPr>
      </w:pPr>
    </w:p>
    <w:p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v:shape id="_x0000_i1061" type="#_x0000_t75" style="width:99.6pt;height:36.6pt" o:ole="">
            <v:imagedata r:id="rId105" o:title=""/>
          </v:shape>
          <o:OLEObject Type="Embed" ProgID="Equation.DSMT4" ShapeID="_x0000_i1061" DrawAspect="Content" ObjectID="_1487594515" r:id="rId10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33</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v:shape id="_x0000_i1062" type="#_x0000_t75" style="width:99.6pt;height:37.8pt" o:ole="">
            <v:imagedata r:id="rId107" o:title=""/>
          </v:shape>
          <o:OLEObject Type="Embed" ProgID="Equation.DSMT4" ShapeID="_x0000_i1062" DrawAspect="Content" ObjectID="_1487594516" r:id="rId10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rsidR="00995779" w:rsidRPr="00752797" w:rsidRDefault="00995779" w:rsidP="00995779">
      <w:pPr>
        <w:rPr>
          <w:lang w:val="en-US"/>
        </w:rPr>
      </w:pPr>
    </w:p>
    <w:p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v:shape id="_x0000_i1063" type="#_x0000_t75" style="width:79.8pt;height:21.6pt" o:ole="">
            <v:imagedata r:id="rId109" o:title=""/>
          </v:shape>
          <o:OLEObject Type="Embed" ProgID="Equation.DSMT4" ShapeID="_x0000_i1063" DrawAspect="Content" ObjectID="_1487594517" r:id="rId11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35</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80">
          <v:shape id="_x0000_i1064" type="#_x0000_t75" style="width:111pt;height:39pt" o:ole="">
            <v:imagedata r:id="rId111" o:title=""/>
          </v:shape>
          <o:OLEObject Type="Embed" ProgID="Equation.DSMT4" ShapeID="_x0000_i1064" DrawAspect="Content" ObjectID="_1487594518" r:id="rId11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36</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3"/>
        <w:jc w:val="both"/>
        <w:rPr>
          <w:lang w:val="en-US"/>
        </w:rPr>
      </w:pPr>
      <w:bookmarkStart w:id="73" w:name="_Toc412623820"/>
      <w:bookmarkStart w:id="74" w:name="_Ref413405462"/>
      <w:bookmarkStart w:id="75" w:name="_Toc413610990"/>
      <w:r w:rsidRPr="00752797">
        <w:rPr>
          <w:lang w:val="en-US"/>
        </w:rPr>
        <w:lastRenderedPageBreak/>
        <w:t>Roller energy balance</w:t>
      </w:r>
      <w:bookmarkEnd w:id="73"/>
      <w:bookmarkEnd w:id="74"/>
      <w:bookmarkEnd w:id="75"/>
    </w:p>
    <w:p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rsidR="00995779" w:rsidRPr="00752797" w:rsidRDefault="00995779" w:rsidP="00995779">
      <w:pPr>
        <w:rPr>
          <w:lang w:val="en-US"/>
        </w:rPr>
      </w:pPr>
    </w:p>
    <w:p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v:shape id="_x0000_i1065" type="#_x0000_t75" style="width:75pt;height:31.2pt" o:ole="">
            <v:imagedata r:id="rId113" o:title=""/>
          </v:shape>
          <o:OLEObject Type="Embed" ProgID="Equation.DSMT4" ShapeID="_x0000_i1065" DrawAspect="Content" ObjectID="_1487594519" r:id="rId11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6" w:name="ZEqnNum145546"/>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37</w:instrText>
        </w:r>
      </w:fldSimple>
      <w:r w:rsidRPr="00752797">
        <w:rPr>
          <w:lang w:val="en-US"/>
        </w:rPr>
        <w:instrText>)</w:instrText>
      </w:r>
      <w:bookmarkEnd w:id="76"/>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v:shape id="_x0000_i1066" type="#_x0000_t75" style="width:14.4pt;height:18pt" o:ole="">
            <v:imagedata r:id="rId115" o:title=""/>
          </v:shape>
          <o:OLEObject Type="Embed" ProgID="Equation.DSMT4" ShapeID="_x0000_i1066" DrawAspect="Content" ObjectID="_1487594520" r:id="rId116"/>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v:shape id="_x0000_i1067" type="#_x0000_t75" style="width:122.4pt;height:35.4pt" o:ole="">
            <v:imagedata r:id="rId117" o:title=""/>
          </v:shape>
          <o:OLEObject Type="Embed" ProgID="Equation.DSMT4" ShapeID="_x0000_i1067" DrawAspect="Content" ObjectID="_1487594521" r:id="rId11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7" w:name="ZEqnNum992472"/>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38</w:instrText>
        </w:r>
      </w:fldSimple>
      <w:r w:rsidRPr="00752797">
        <w:rPr>
          <w:lang w:val="en-US"/>
        </w:rPr>
        <w:instrText>)</w:instrText>
      </w:r>
      <w:bookmarkEnd w:id="77"/>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and a contribution to the radiation stress equal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v:shape id="_x0000_i1068" type="#_x0000_t75" style="width:116.4pt;height:37.8pt" o:ole="">
            <v:imagedata r:id="rId119" o:title=""/>
          </v:shape>
          <o:OLEObject Type="Embed" ProgID="Equation.DSMT4" ShapeID="_x0000_i1068" DrawAspect="Content" ObjectID="_1487594522" r:id="rId12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39</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We can now formulate an energy balance for the roller as follows: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v:shape id="_x0000_i1069" type="#_x0000_t75" style="width:206.4pt;height:36.6pt" o:ole="">
            <v:imagedata r:id="rId121" o:title=""/>
          </v:shape>
          <o:OLEObject Type="Embed" ProgID="Equation.3" ShapeID="_x0000_i1069" DrawAspect="Content" ObjectID="_1487594523" r:id="rId12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8" w:name="ZEqnNum923440"/>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40</w:instrText>
        </w:r>
      </w:fldSimple>
      <w:r w:rsidRPr="00752797">
        <w:rPr>
          <w:lang w:val="en-US"/>
        </w:rPr>
        <w:instrText>)</w:instrText>
      </w:r>
      <w:bookmarkEnd w:id="78"/>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where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v:shape id="_x0000_i1070" type="#_x0000_t75" style="width:60pt;height:20.4pt" o:ole="">
            <v:imagedata r:id="rId123" o:title=""/>
          </v:shape>
          <o:OLEObject Type="Embed" ProgID="Equation.DSMT4" ShapeID="_x0000_i1070" DrawAspect="Content" ObjectID="_1487594524" r:id="rId12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79" w:name="ZEqnNum82120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41</w:instrText>
        </w:r>
      </w:fldSimple>
      <w:r w:rsidRPr="00752797">
        <w:rPr>
          <w:lang w:val="en-US"/>
        </w:rPr>
        <w:instrText>)</w:instrText>
      </w:r>
      <w:bookmarkEnd w:id="79"/>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Given the complex motion in the breaking waves, we can only give approximate estimates of the order of magnitude of the parameters in the equations </w:t>
      </w:r>
      <w:r w:rsidR="007E1D7E" w:rsidRPr="00752797">
        <w:rPr>
          <w:lang w:val="en-US"/>
        </w:rPr>
        <w:fldChar w:fldCharType="begin"/>
      </w:r>
      <w:r w:rsidRPr="00752797">
        <w:rPr>
          <w:lang w:val="en-US"/>
        </w:rPr>
        <w:instrText xml:space="preserve"> GOTOBUTTON ZEqnNum145546  \* MERGEFORMAT </w:instrText>
      </w:r>
      <w:r w:rsidR="007E1D7E" w:rsidRPr="00752797">
        <w:rPr>
          <w:lang w:val="en-US"/>
        </w:rPr>
        <w:fldChar w:fldCharType="begin"/>
      </w:r>
      <w:r w:rsidRPr="00752797">
        <w:rPr>
          <w:lang w:val="en-US"/>
        </w:rPr>
        <w:instrText xml:space="preserve"> REF ZEqnNum145546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37</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Pr="00752797">
        <w:rPr>
          <w:lang w:val="en-US"/>
        </w:rPr>
        <w:t xml:space="preserve">till </w:t>
      </w:r>
      <w:proofErr w:type="gramEnd"/>
      <w:r w:rsidR="007E1D7E" w:rsidRPr="00752797">
        <w:rPr>
          <w:lang w:val="en-US"/>
        </w:rPr>
        <w:fldChar w:fldCharType="begin"/>
      </w:r>
      <w:r w:rsidRPr="00752797">
        <w:rPr>
          <w:lang w:val="en-US"/>
        </w:rPr>
        <w:instrText xml:space="preserve"> GOTOBUTTON ZEqnNum821204  \* MERGEFORMAT </w:instrText>
      </w:r>
      <w:r w:rsidR="007E1D7E" w:rsidRPr="00752797">
        <w:rPr>
          <w:lang w:val="en-US"/>
        </w:rPr>
        <w:fldChar w:fldCharType="begin"/>
      </w:r>
      <w:r w:rsidRPr="00752797">
        <w:rPr>
          <w:lang w:val="en-US"/>
        </w:rPr>
        <w:instrText xml:space="preserve"> REF ZEqnNum821204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320" w:dyaOrig="380">
          <v:shape id="_x0000_i1071" type="#_x0000_t75" style="width:65.4pt;height:19.2pt" o:ole="">
            <v:imagedata r:id="rId125" o:title=""/>
          </v:shape>
          <o:OLEObject Type="Embed" ProgID="Equation.DSMT4" ShapeID="_x0000_i1071" DrawAspect="Content" ObjectID="_1487594525" r:id="rId12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42</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rPr>
          <w:lang w:val="en-US"/>
        </w:rPr>
      </w:pPr>
      <w:r w:rsidRPr="00752797">
        <w:rPr>
          <w:lang w:val="en-US"/>
        </w:rPr>
        <w:t xml:space="preserve">However, this must be seen as an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xml:space="preserve">. Nairn et al. (1990) showed that the conceptual model of </w:t>
      </w:r>
      <w:r w:rsidRPr="00752797">
        <w:rPr>
          <w:lang w:val="en-US"/>
        </w:rPr>
        <w:lastRenderedPageBreak/>
        <w:t xml:space="preserve">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 (1990) in equation </w:t>
      </w:r>
      <w:r w:rsidR="007E1D7E" w:rsidRPr="00752797">
        <w:rPr>
          <w:lang w:val="en-US"/>
        </w:rPr>
        <w:fldChar w:fldCharType="begin"/>
      </w:r>
      <w:r w:rsidRPr="00752797">
        <w:rPr>
          <w:lang w:val="en-US"/>
        </w:rPr>
        <w:instrText xml:space="preserve"> GOTOBUTTON ZEqnNum156223  \* MERGEFORMAT </w:instrText>
      </w:r>
      <w:r w:rsidR="007E1D7E" w:rsidRPr="00752797">
        <w:rPr>
          <w:lang w:val="en-US"/>
        </w:rPr>
        <w:fldChar w:fldCharType="begin"/>
      </w:r>
      <w:r w:rsidRPr="00752797">
        <w:rPr>
          <w:lang w:val="en-US"/>
        </w:rPr>
        <w:instrText xml:space="preserve"> REF ZEqnNum156223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43</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roller contribution to the radiation stress:</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v:shape id="_x0000_i1072" type="#_x0000_t75" style="width:108.6pt;height:64.2pt" o:ole="">
            <v:imagedata r:id="rId127" o:title=""/>
          </v:shape>
          <o:OLEObject Type="Embed" ProgID="Equation.3" ShapeID="_x0000_i1072" DrawAspect="Content" ObjectID="_1487594526" r:id="rId12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0" w:name="ZEqnNum156223"/>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43</w:instrText>
        </w:r>
      </w:fldSimple>
      <w:r w:rsidRPr="00752797">
        <w:rPr>
          <w:lang w:val="en-US"/>
        </w:rPr>
        <w:instrText>)</w:instrText>
      </w:r>
      <w:bookmarkEnd w:id="80"/>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v:shape id="_x0000_i1073" type="#_x0000_t75" style="width:108.6pt;height:24pt" o:ole="">
            <v:imagedata r:id="rId129" o:title=""/>
          </v:shape>
          <o:OLEObject Type="Embed" ProgID="Equation.DSMT4" ShapeID="_x0000_i1073" DrawAspect="Content" ObjectID="_1487594527" r:id="rId13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1" w:name="ZEqnNum157006"/>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44</w:instrText>
        </w:r>
      </w:fldSimple>
      <w:r w:rsidRPr="00752797">
        <w:rPr>
          <w:lang w:val="en-US"/>
        </w:rPr>
        <w:instrText>)</w:instrText>
      </w:r>
      <w:bookmarkEnd w:id="81"/>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Combining this with equations </w:t>
      </w:r>
      <w:r w:rsidR="007E1D7E" w:rsidRPr="00752797">
        <w:rPr>
          <w:lang w:val="en-US"/>
        </w:rPr>
        <w:fldChar w:fldCharType="begin"/>
      </w:r>
      <w:r w:rsidRPr="00752797">
        <w:rPr>
          <w:lang w:val="en-US"/>
        </w:rPr>
        <w:instrText xml:space="preserve"> GOTOBUTTON ZEqnNum992472  \* MERGEFORMAT </w:instrText>
      </w:r>
      <w:r w:rsidR="007E1D7E" w:rsidRPr="00752797">
        <w:rPr>
          <w:lang w:val="en-US"/>
        </w:rPr>
        <w:fldChar w:fldCharType="begin"/>
      </w:r>
      <w:r w:rsidRPr="00752797">
        <w:rPr>
          <w:lang w:val="en-US"/>
        </w:rPr>
        <w:instrText xml:space="preserve"> REF ZEqnNum992472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38</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ZEqnNum157006  \* MERGEFORMAT </w:instrText>
      </w:r>
      <w:r w:rsidR="007E1D7E" w:rsidRPr="00752797">
        <w:rPr>
          <w:lang w:val="en-US"/>
        </w:rPr>
        <w:fldChar w:fldCharType="begin"/>
      </w:r>
      <w:r w:rsidRPr="00752797">
        <w:rPr>
          <w:lang w:val="en-US"/>
        </w:rPr>
        <w:instrText xml:space="preserve"> REF ZEqnNum157006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44</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we then find:</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v:shape id="_x0000_i1074" type="#_x0000_t75" style="width:84.6pt;height:35.4pt" o:ole="">
            <v:imagedata r:id="rId131" o:title=""/>
          </v:shape>
          <o:OLEObject Type="Embed" ProgID="Equation.DSMT4" ShapeID="_x0000_i1074" DrawAspect="Content" ObjectID="_1487594528" r:id="rId13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45</w:instrText>
        </w:r>
      </w:fldSimple>
      <w:r w:rsidRPr="00752797">
        <w:rPr>
          <w:lang w:val="en-US"/>
        </w:rPr>
        <w:instrText>)</w:instrText>
      </w:r>
      <w:r w:rsidR="007E1D7E" w:rsidRPr="00752797">
        <w:rPr>
          <w:lang w:val="en-US"/>
        </w:rPr>
        <w:fldChar w:fldCharType="end"/>
      </w:r>
    </w:p>
    <w:p w:rsidR="00995779" w:rsidRPr="00752797" w:rsidRDefault="00995779" w:rsidP="00995779">
      <w:pPr>
        <w:pStyle w:val="NoSpacing"/>
        <w:rPr>
          <w:lang w:val="en-US"/>
        </w:rPr>
      </w:pPr>
    </w:p>
    <w:p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v:shape id="_x0000_i1075" type="#_x0000_t75" style="width:14.4pt;height:18pt" o:ole="">
            <v:imagedata r:id="rId133" o:title=""/>
          </v:shape>
          <o:OLEObject Type="Embed" ProgID="Equation.DSMT4" ShapeID="_x0000_i1075" DrawAspect="Content" ObjectID="_1487594529" r:id="rId134"/>
        </w:object>
      </w:r>
      <w:r w:rsidRPr="00752797">
        <w:rPr>
          <w:lang w:val="en-US"/>
        </w:rPr>
        <w:t xml:space="preserve"> and </w:t>
      </w:r>
      <w:r w:rsidRPr="00752797">
        <w:rPr>
          <w:position w:val="-12"/>
          <w:lang w:val="en-US"/>
        </w:rPr>
        <w:object w:dxaOrig="300" w:dyaOrig="360">
          <v:shape id="_x0000_i1076" type="#_x0000_t75" style="width:15pt;height:18pt" o:ole="">
            <v:imagedata r:id="rId135" o:title=""/>
          </v:shape>
          <o:OLEObject Type="Embed" ProgID="Equation.DSMT4" ShapeID="_x0000_i1076" DrawAspect="Content" ObjectID="_1487594530" r:id="rId136"/>
        </w:object>
      </w:r>
      <w:r w:rsidRPr="00752797">
        <w:rPr>
          <w:position w:val="-12"/>
          <w:lang w:val="en-US"/>
        </w:rPr>
        <w:t xml:space="preserve"> </w:t>
      </w:r>
      <w:r w:rsidRPr="00752797">
        <w:rPr>
          <w:lang w:val="en-US"/>
        </w:rPr>
        <w:t xml:space="preserve">are usually lumped together into a single coefficient. This coefficient β is in the O(0.1)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007E1D7E" w:rsidRPr="00752797">
        <w:rPr>
          <w:lang w:val="en-US"/>
        </w:rPr>
        <w:fldChar w:fldCharType="begin"/>
      </w:r>
      <w:r w:rsidRPr="00752797">
        <w:rPr>
          <w:lang w:val="en-US"/>
        </w:rPr>
        <w:instrText xml:space="preserve"> GOTOBUTTON ZEqnNum871591  \* MERGEFORMAT </w:instrText>
      </w:r>
      <w:r w:rsidR="007E1D7E" w:rsidRPr="00752797">
        <w:rPr>
          <w:lang w:val="en-US"/>
        </w:rPr>
        <w:fldChar w:fldCharType="begin"/>
      </w:r>
      <w:r w:rsidRPr="00752797">
        <w:rPr>
          <w:lang w:val="en-US"/>
        </w:rPr>
        <w:instrText xml:space="preserve"> REF ZEqnNum871591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Pr="00752797">
        <w:rPr>
          <w:lang w:val="en-US"/>
        </w:rPr>
        <w:t xml:space="preserve">and </w:t>
      </w:r>
      <w:proofErr w:type="gramEnd"/>
      <w:r w:rsidR="007E1D7E" w:rsidRPr="00752797">
        <w:rPr>
          <w:lang w:val="en-US"/>
        </w:rPr>
        <w:fldChar w:fldCharType="begin"/>
      </w:r>
      <w:r w:rsidRPr="00752797">
        <w:rPr>
          <w:lang w:val="en-US"/>
        </w:rPr>
        <w:instrText xml:space="preserve"> GOTOBUTTON ZEqnNum923440  \* MERGEFORMAT </w:instrText>
      </w:r>
      <w:r w:rsidR="007E1D7E" w:rsidRPr="00752797">
        <w:rPr>
          <w:lang w:val="en-US"/>
        </w:rPr>
        <w:fldChar w:fldCharType="begin"/>
      </w:r>
      <w:r w:rsidRPr="00752797">
        <w:rPr>
          <w:lang w:val="en-US"/>
        </w:rPr>
        <w:instrText xml:space="preserve"> REF ZEqnNum923440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95779" w:rsidRPr="00752797" w:rsidRDefault="00995779" w:rsidP="00995779">
      <w:pPr>
        <w:pStyle w:val="NoSpacing"/>
        <w:rPr>
          <w:lang w:val="en-US"/>
        </w:rPr>
      </w:pPr>
      <w:r w:rsidRPr="00752797">
        <w:rPr>
          <w:lang w:val="en-US"/>
        </w:rPr>
        <w:tab/>
      </w:r>
    </w:p>
    <w:p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v:shape id="_x0000_i1077" type="#_x0000_t75" style="width:294.6pt;height:150.6pt" o:ole="">
            <v:imagedata r:id="rId137" o:title=""/>
          </v:shape>
          <o:OLEObject Type="Embed" ProgID="Equation.DSMT4" ShapeID="_x0000_i1077" DrawAspect="Content" ObjectID="_1487594531" r:id="rId13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NoSpacing"/>
        <w:rPr>
          <w:lang w:val="en-US"/>
        </w:rPr>
      </w:pPr>
      <w:r w:rsidRPr="00752797">
        <w:rPr>
          <w:lang w:val="en-US"/>
        </w:rPr>
        <w:t>In a longshore uniform situation, according to Snell’s law, the first term on the right-hand side equals zero; the second term exactly equals the sum of the wave energy dissipation and the roller energy input and dissipation terms, so the forcing term reduces to:</w:t>
      </w:r>
    </w:p>
    <w:p w:rsidR="00995779" w:rsidRPr="00752797" w:rsidRDefault="00995779" w:rsidP="00995779">
      <w:pPr>
        <w:pStyle w:val="NoSpacing"/>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3980" w:dyaOrig="620">
          <v:shape id="_x0000_i1078" type="#_x0000_t75" style="width:198.6pt;height:31.2pt" o:ole="">
            <v:imagedata r:id="rId139" o:title=""/>
          </v:shape>
          <o:OLEObject Type="Embed" ProgID="Equation.DSMT4" ShapeID="_x0000_i1078" DrawAspect="Content" ObjectID="_1487594532" r:id="rId1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2" w:name="ZEqnNum51534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47</w:instrText>
        </w:r>
      </w:fldSimple>
      <w:r w:rsidRPr="00752797">
        <w:rPr>
          <w:lang w:val="en-US"/>
        </w:rPr>
        <w:instrText>)</w:instrText>
      </w:r>
      <w:bookmarkEnd w:id="82"/>
      <w:r w:rsidR="007E1D7E" w:rsidRPr="00752797">
        <w:rPr>
          <w:lang w:val="en-US"/>
        </w:rPr>
        <w:fldChar w:fldCharType="end"/>
      </w:r>
    </w:p>
    <w:p w:rsidR="00995779" w:rsidRPr="00752797" w:rsidRDefault="00995779" w:rsidP="00995779">
      <w:pPr>
        <w:pStyle w:val="Heading2"/>
        <w:jc w:val="both"/>
        <w:rPr>
          <w:lang w:val="en-US"/>
        </w:rPr>
      </w:pPr>
      <w:bookmarkStart w:id="83" w:name="_Toc412623821"/>
      <w:bookmarkStart w:id="84" w:name="_Ref413406030"/>
      <w:bookmarkStart w:id="85" w:name="_Toc413610991"/>
      <w:r w:rsidRPr="00752797">
        <w:rPr>
          <w:lang w:val="en-US"/>
        </w:rPr>
        <w:t>Shallow water equations</w:t>
      </w:r>
      <w:bookmarkEnd w:id="83"/>
      <w:bookmarkEnd w:id="84"/>
      <w:bookmarkEnd w:id="85"/>
    </w:p>
    <w:p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v:shape id="_x0000_i1079" type="#_x0000_t75" style="width:159.6pt;height:17.4pt" o:ole="">
            <v:imagedata r:id="rId141" o:title=""/>
          </v:shape>
          <o:OLEObject Type="Embed" ProgID="Equation.DSMT4" ShapeID="_x0000_i1079" DrawAspect="Content" ObjectID="_1487594533" r:id="rId14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48</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where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007E1D7E" w:rsidRPr="00752797">
        <w:rPr>
          <w:lang w:val="en-US"/>
        </w:rPr>
        <w:fldChar w:fldCharType="begin"/>
      </w:r>
      <w:r w:rsidRPr="00752797">
        <w:rPr>
          <w:lang w:val="en-US"/>
        </w:rPr>
        <w:instrText xml:space="preserve"> GOTOBUTTON ZEqnNum369529  \* MERGEFORMAT </w:instrText>
      </w:r>
      <w:r w:rsidR="007E1D7E" w:rsidRPr="00752797">
        <w:rPr>
          <w:lang w:val="en-US"/>
        </w:rPr>
        <w:fldChar w:fldCharType="begin"/>
      </w:r>
      <w:r w:rsidRPr="00752797">
        <w:rPr>
          <w:lang w:val="en-US"/>
        </w:rPr>
        <w:instrText xml:space="preserve"> REF ZEqnNum369529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49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v:shape id="_x0000_i1080" type="#_x0000_t75" style="width:174pt;height:34.2pt" o:ole="">
            <v:imagedata r:id="rId143" o:title=""/>
          </v:shape>
          <o:OLEObject Type="Embed" ProgID="Equation.DSMT4" ShapeID="_x0000_i1080" DrawAspect="Content" ObjectID="_1487594534" r:id="rId1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6" w:name="ZEqnNum369529"/>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49</w:instrText>
        </w:r>
      </w:fldSimple>
      <w:r w:rsidRPr="00752797">
        <w:rPr>
          <w:lang w:val="en-US"/>
        </w:rPr>
        <w:instrText>)</w:instrText>
      </w:r>
      <w:bookmarkEnd w:id="8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 resulting GLM-momentum equations are given by: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v:shape id="_x0000_i1081" type="#_x0000_t75" style="width:382.8pt;height:113.4pt" o:ole="">
            <v:imagedata r:id="rId145" o:title=""/>
          </v:shape>
          <o:OLEObject Type="Embed" ProgID="Equation.DSMT4" ShapeID="_x0000_i1081" DrawAspect="Content" ObjectID="_1487594535" r:id="rId14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87" w:name="ZEqnNum488519"/>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50</w:instrText>
        </w:r>
      </w:fldSimple>
      <w:r w:rsidRPr="00752797">
        <w:rPr>
          <w:lang w:val="en-US"/>
        </w:rPr>
        <w:instrText>)</w:instrText>
      </w:r>
      <w:bookmarkEnd w:id="8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r w:rsidR="00BB3951" w:rsidRPr="00752797">
        <w:rPr>
          <w:lang w:val="en-US"/>
        </w:rPr>
        <w:t xml:space="preserve"> </w:t>
      </w:r>
    </w:p>
    <w:p w:rsidR="00995779" w:rsidRPr="00752797" w:rsidRDefault="00995779" w:rsidP="00995779">
      <w:pPr>
        <w:pStyle w:val="Heading3"/>
        <w:jc w:val="both"/>
        <w:rPr>
          <w:lang w:val="en-US"/>
        </w:rPr>
      </w:pPr>
      <w:bookmarkStart w:id="88" w:name="_Toc412623822"/>
      <w:bookmarkStart w:id="89" w:name="_Toc413610992"/>
      <w:r w:rsidRPr="00752797">
        <w:rPr>
          <w:lang w:val="en-US"/>
        </w:rPr>
        <w:t>Horizontal viscosity</w:t>
      </w:r>
      <w:bookmarkEnd w:id="88"/>
      <w:bookmarkEnd w:id="89"/>
      <w:r w:rsidRPr="00752797">
        <w:rPr>
          <w:lang w:val="en-US"/>
        </w:rPr>
        <w:t xml:space="preserve"> </w:t>
      </w:r>
    </w:p>
    <w:p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4800" w:dyaOrig="840">
          <v:shape id="_x0000_i1082" type="#_x0000_t75" style="width:240.6pt;height:42pt" o:ole="">
            <v:imagedata r:id="rId147" o:title=""/>
          </v:shape>
          <o:OLEObject Type="Embed" ProgID="Equation.DSMT4" ShapeID="_x0000_i1082" DrawAspect="Content" ObjectID="_1487594536" r:id="rId14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0" w:name="ZEqnNum525463"/>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51</w:instrText>
        </w:r>
      </w:fldSimple>
      <w:r w:rsidRPr="00752797">
        <w:rPr>
          <w:lang w:val="en-US"/>
        </w:rPr>
        <w:instrText>)</w:instrText>
      </w:r>
      <w:bookmarkEnd w:id="90"/>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ZEqnNum525463  \* MERGEFORMAT </w:instrText>
      </w:r>
      <w:r w:rsidR="007E1D7E" w:rsidRPr="00752797">
        <w:rPr>
          <w:lang w:val="en-US"/>
        </w:rPr>
        <w:fldChar w:fldCharType="begin"/>
      </w:r>
      <w:r w:rsidRPr="00752797">
        <w:rPr>
          <w:lang w:val="en-US"/>
        </w:rPr>
        <w:instrText xml:space="preserve"> REF ZEqnNum525463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spellStart"/>
      <w:r w:rsidRPr="00752797">
        <w:rPr>
          <w:i/>
          <w:lang w:val="en-US"/>
        </w:rPr>
        <w:t>c</w:t>
      </w:r>
      <w:r w:rsidRPr="00752797">
        <w:rPr>
          <w:i/>
          <w:vertAlign w:val="subscript"/>
          <w:lang w:val="en-US"/>
        </w:rPr>
        <w:t>S</w:t>
      </w:r>
      <w:proofErr w:type="spellEnd"/>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w:t>
      </w:r>
      <w:r w:rsidRPr="00752797">
        <w:rPr>
          <w:lang w:val="en-US"/>
        </w:rPr>
        <w:lastRenderedPageBreak/>
        <w:t xml:space="preserve">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rsidR="00995779" w:rsidRPr="00752797" w:rsidRDefault="00995779" w:rsidP="00995779">
      <w:pPr>
        <w:pStyle w:val="Heading3"/>
        <w:jc w:val="both"/>
        <w:rPr>
          <w:lang w:val="en-US"/>
        </w:rPr>
      </w:pPr>
      <w:bookmarkStart w:id="91" w:name="_Toc412623823"/>
      <w:bookmarkStart w:id="92" w:name="_Toc413610993"/>
      <w:r w:rsidRPr="00752797">
        <w:rPr>
          <w:lang w:val="en-US"/>
        </w:rPr>
        <w:t>Bed shear stress</w:t>
      </w:r>
      <w:bookmarkEnd w:id="91"/>
      <w:bookmarkEnd w:id="92"/>
    </w:p>
    <w:p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v:shape id="_x0000_i1083" type="#_x0000_t75" style="width:181.2pt;height:51.6pt" o:ole="">
            <v:imagedata r:id="rId149" o:title=""/>
          </v:shape>
          <o:OLEObject Type="Embed" ProgID="Equation.DSMT4" ShapeID="_x0000_i1083" DrawAspect="Content" ObjectID="_1487594537" r:id="rId1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There are 5 different formulations in order to determine the dimensionless bed friction coefficient </w:t>
      </w:r>
      <w:r w:rsidRPr="00752797">
        <w:rPr>
          <w:i/>
          <w:lang w:val="en-US"/>
        </w:rPr>
        <w:t>c</w:t>
      </w:r>
      <w:r w:rsidRPr="00752797">
        <w:rPr>
          <w:i/>
          <w:vertAlign w:val="subscript"/>
          <w:lang w:val="en-US"/>
        </w:rPr>
        <w:t>f</w:t>
      </w:r>
      <w:r w:rsidRPr="00752797">
        <w:rPr>
          <w:lang w:val="en-US"/>
        </w:rPr>
        <w:t xml:space="preserve"> (keyword: </w:t>
      </w:r>
      <w:r w:rsidRPr="00752797">
        <w:rPr>
          <w:i/>
          <w:lang w:val="en-US"/>
        </w:rPr>
        <w:t>bedfriction</w:t>
      </w:r>
      <w:r w:rsidRPr="00752797">
        <w:rPr>
          <w:lang w:val="en-US"/>
        </w:rPr>
        <w:t xml:space="preserve">) implemented in </w:t>
      </w:r>
      <w:proofErr w:type="spellStart"/>
      <w:r w:rsidRPr="00752797">
        <w:rPr>
          <w:lang w:val="en-US"/>
        </w:rPr>
        <w:t>XBeach</w:t>
      </w:r>
      <w:proofErr w:type="spellEnd"/>
      <w:r w:rsidRPr="00752797">
        <w:rPr>
          <w:lang w:val="en-US"/>
        </w:rPr>
        <w:t xml:space="preserve"> (</w:t>
      </w:r>
      <w:r w:rsidR="007E1D7E" w:rsidRPr="00752797">
        <w:rPr>
          <w:lang w:val="en-US"/>
        </w:rPr>
        <w:fldChar w:fldCharType="begin"/>
      </w:r>
      <w:r w:rsidRPr="00752797">
        <w:rPr>
          <w:lang w:val="en-US"/>
        </w:rPr>
        <w:instrText xml:space="preserve"> REF _Ref287251660 \h </w:instrText>
      </w:r>
      <w:r w:rsidR="007E1D7E" w:rsidRPr="00752797">
        <w:rPr>
          <w:lang w:val="en-US"/>
        </w:rPr>
      </w:r>
      <w:r w:rsidR="007E1D7E" w:rsidRPr="00752797">
        <w:rPr>
          <w:lang w:val="en-US"/>
        </w:rPr>
        <w:fldChar w:fldCharType="separate"/>
      </w:r>
      <w:r w:rsidR="002D6E55" w:rsidRPr="00752797">
        <w:rPr>
          <w:lang w:val="en-US"/>
        </w:rPr>
        <w:t xml:space="preserve">Table </w:t>
      </w:r>
      <w:r w:rsidR="002D6E55">
        <w:rPr>
          <w:noProof/>
          <w:lang w:val="en-US"/>
        </w:rPr>
        <w:t>2</w:t>
      </w:r>
      <w:r w:rsidR="002D6E55">
        <w:rPr>
          <w:lang w:val="en-US"/>
        </w:rPr>
        <w:t>.</w:t>
      </w:r>
      <w:r w:rsidR="002D6E55">
        <w:rPr>
          <w:noProof/>
          <w:lang w:val="en-US"/>
        </w:rPr>
        <w:t>2</w:t>
      </w:r>
      <w:r w:rsidR="007E1D7E" w:rsidRPr="00752797">
        <w:rPr>
          <w:lang w:val="en-US"/>
        </w:rPr>
        <w:fldChar w:fldCharType="end"/>
      </w:r>
      <w:r w:rsidRPr="00752797">
        <w:rPr>
          <w:lang w:val="en-US"/>
        </w:rPr>
        <w:t>).</w:t>
      </w:r>
    </w:p>
    <w:p w:rsidR="00995779" w:rsidRPr="00752797" w:rsidRDefault="00995779" w:rsidP="00995779">
      <w:pPr>
        <w:rPr>
          <w:lang w:val="en-US"/>
        </w:rPr>
      </w:pPr>
    </w:p>
    <w:p w:rsidR="00995779" w:rsidRPr="00752797" w:rsidRDefault="00995779" w:rsidP="00995779">
      <w:pPr>
        <w:pStyle w:val="Caption"/>
        <w:rPr>
          <w:lang w:val="en-US"/>
        </w:rPr>
      </w:pPr>
      <w:bookmarkStart w:id="93" w:name="_Ref287251660"/>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2</w:t>
      </w:r>
      <w:r w:rsidR="007E1D7E">
        <w:rPr>
          <w:lang w:val="en-US"/>
        </w:rPr>
        <w:fldChar w:fldCharType="end"/>
      </w:r>
      <w:bookmarkEnd w:id="93"/>
      <w:r w:rsidRPr="00752797">
        <w:rPr>
          <w:lang w:val="en-US"/>
        </w:rPr>
        <w:tab/>
        <w:t>Different bed friction formulations implemented</w:t>
      </w:r>
    </w:p>
    <w:tbl>
      <w:tblPr>
        <w:tblStyle w:val="dTable"/>
        <w:tblW w:w="8541" w:type="dxa"/>
        <w:jc w:val="center"/>
        <w:tblLook w:val="04A0"/>
      </w:tblPr>
      <w:tblGrid>
        <w:gridCol w:w="3510"/>
        <w:gridCol w:w="2317"/>
        <w:gridCol w:w="2714"/>
      </w:tblGrid>
      <w:tr w:rsidR="00995779" w:rsidRPr="00752797" w:rsidTr="00995779">
        <w:trPr>
          <w:cnfStyle w:val="100000000000"/>
          <w:jc w:val="center"/>
        </w:trPr>
        <w:tc>
          <w:tcPr>
            <w:tcW w:w="3510" w:type="dxa"/>
          </w:tcPr>
          <w:p w:rsidR="00995779" w:rsidRPr="00752797" w:rsidRDefault="00995779" w:rsidP="00995779">
            <w:pPr>
              <w:rPr>
                <w:lang w:val="en-US"/>
              </w:rPr>
            </w:pPr>
            <w:r w:rsidRPr="00752797">
              <w:rPr>
                <w:lang w:val="en-US"/>
              </w:rPr>
              <w:t>Bed friction formulation</w:t>
            </w:r>
          </w:p>
        </w:tc>
        <w:tc>
          <w:tcPr>
            <w:tcW w:w="2317" w:type="dxa"/>
          </w:tcPr>
          <w:p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rsidR="00995779" w:rsidRPr="00752797" w:rsidRDefault="00995779" w:rsidP="00995779">
            <w:pPr>
              <w:rPr>
                <w:lang w:val="en-US"/>
              </w:rPr>
            </w:pPr>
            <w:r w:rsidRPr="00752797">
              <w:rPr>
                <w:lang w:val="en-US"/>
              </w:rPr>
              <w:t>keyword</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Dimensionless friction coefficient</w:t>
            </w:r>
          </w:p>
        </w:tc>
        <w:tc>
          <w:tcPr>
            <w:tcW w:w="2317" w:type="dxa"/>
          </w:tcPr>
          <w:p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rsidR="00995779" w:rsidRPr="00752797" w:rsidRDefault="00995779" w:rsidP="00995779">
            <w:pPr>
              <w:rPr>
                <w:lang w:val="en-US"/>
              </w:rPr>
            </w:pPr>
            <w:r w:rsidRPr="00752797">
              <w:rPr>
                <w:lang w:val="en-US"/>
              </w:rPr>
              <w:t>cf</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rsidR="00995779" w:rsidRPr="00752797" w:rsidRDefault="00995779" w:rsidP="00995779">
            <w:pPr>
              <w:jc w:val="center"/>
              <w:rPr>
                <w:lang w:val="en-US"/>
              </w:rPr>
            </w:pPr>
            <w:r w:rsidRPr="00752797">
              <w:rPr>
                <w:lang w:val="en-US"/>
              </w:rPr>
              <w:t>C</w:t>
            </w:r>
          </w:p>
        </w:tc>
        <w:tc>
          <w:tcPr>
            <w:tcW w:w="2714" w:type="dxa"/>
          </w:tcPr>
          <w:p w:rsidR="00995779" w:rsidRPr="00752797" w:rsidRDefault="00995779" w:rsidP="00995779">
            <w:pPr>
              <w:rPr>
                <w:lang w:val="en-US"/>
              </w:rPr>
            </w:pPr>
            <w:r w:rsidRPr="00752797">
              <w:rPr>
                <w:lang w:val="en-US"/>
              </w:rPr>
              <w:t>chezy</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Manning</w:t>
            </w:r>
          </w:p>
        </w:tc>
        <w:tc>
          <w:tcPr>
            <w:tcW w:w="2317" w:type="dxa"/>
          </w:tcPr>
          <w:p w:rsidR="00995779" w:rsidRPr="00752797" w:rsidRDefault="00995779" w:rsidP="00995779">
            <w:pPr>
              <w:jc w:val="center"/>
              <w:rPr>
                <w:lang w:val="en-US"/>
              </w:rPr>
            </w:pPr>
            <w:r w:rsidRPr="00752797">
              <w:rPr>
                <w:lang w:val="en-US"/>
              </w:rPr>
              <w:t>n</w:t>
            </w:r>
          </w:p>
        </w:tc>
        <w:tc>
          <w:tcPr>
            <w:tcW w:w="2714" w:type="dxa"/>
          </w:tcPr>
          <w:p w:rsidR="00995779" w:rsidRPr="00752797" w:rsidRDefault="00995779" w:rsidP="00995779">
            <w:pPr>
              <w:rPr>
                <w:lang w:val="en-US"/>
              </w:rPr>
            </w:pPr>
            <w:r w:rsidRPr="00752797">
              <w:rPr>
                <w:lang w:val="en-US"/>
              </w:rPr>
              <w:t>manning</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White-Colebrook</w:t>
            </w:r>
          </w:p>
        </w:tc>
        <w:tc>
          <w:tcPr>
            <w:tcW w:w="2317" w:type="dxa"/>
          </w:tcPr>
          <w:p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rsidR="00995779" w:rsidRPr="00752797" w:rsidRDefault="00995779" w:rsidP="00995779">
            <w:pPr>
              <w:rPr>
                <w:lang w:val="en-US"/>
              </w:rPr>
            </w:pPr>
            <w:r w:rsidRPr="00752797">
              <w:rPr>
                <w:lang w:val="en-US"/>
              </w:rPr>
              <w:t>white-colebrook</w:t>
            </w:r>
          </w:p>
        </w:tc>
      </w:tr>
      <w:tr w:rsidR="00995779" w:rsidRPr="00752797" w:rsidTr="00995779">
        <w:trPr>
          <w:jc w:val="center"/>
        </w:trPr>
        <w:tc>
          <w:tcPr>
            <w:tcW w:w="3510" w:type="dxa"/>
          </w:tcPr>
          <w:p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rsidR="00995779" w:rsidRPr="00752797" w:rsidRDefault="00995779" w:rsidP="00995779">
            <w:pPr>
              <w:jc w:val="center"/>
              <w:rPr>
                <w:lang w:val="en-US"/>
              </w:rPr>
            </w:pPr>
            <w:r w:rsidRPr="00752797">
              <w:rPr>
                <w:lang w:val="en-US"/>
              </w:rPr>
              <w:t>D90</w:t>
            </w:r>
          </w:p>
        </w:tc>
        <w:tc>
          <w:tcPr>
            <w:tcW w:w="2714" w:type="dxa"/>
          </w:tcPr>
          <w:p w:rsidR="00995779" w:rsidRPr="00752797" w:rsidRDefault="00995779" w:rsidP="00995779">
            <w:pPr>
              <w:rPr>
                <w:lang w:val="en-US"/>
              </w:rPr>
            </w:pPr>
            <w:r w:rsidRPr="00752797">
              <w:rPr>
                <w:lang w:val="en-US"/>
              </w:rPr>
              <w:t>white-colebrook-grainsize</w:t>
            </w:r>
          </w:p>
        </w:tc>
      </w:tr>
    </w:tbl>
    <w:p w:rsidR="00995779" w:rsidRPr="00752797" w:rsidRDefault="00995779" w:rsidP="00995779">
      <w:pPr>
        <w:rPr>
          <w:lang w:val="en-US"/>
        </w:rPr>
      </w:pPr>
    </w:p>
    <w:p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Pr="00752797">
        <w:rPr>
          <w:lang w:val="en-US"/>
        </w:rPr>
        <w:t xml:space="preserve">zy value with </w:t>
      </w:r>
      <w:proofErr w:type="gramStart"/>
      <w:r w:rsidRPr="00752797">
        <w:rPr>
          <w:lang w:val="en-US"/>
        </w:rPr>
        <w:t>equation</w:t>
      </w:r>
      <w:r w:rsidR="00AA1803" w:rsidRPr="00752797">
        <w:rPr>
          <w:lang w:val="en-US"/>
        </w:rPr>
        <w:t xml:space="preserve"> </w:t>
      </w:r>
      <w:proofErr w:type="gramEnd"/>
      <w:r w:rsidR="007E1D7E" w:rsidRPr="00752797">
        <w:rPr>
          <w:lang w:val="en-US"/>
        </w:rPr>
        <w:fldChar w:fldCharType="begin"/>
      </w:r>
      <w:r w:rsidR="00AA1803" w:rsidRPr="00752797">
        <w:rPr>
          <w:lang w:val="en-US"/>
        </w:rPr>
        <w:instrText xml:space="preserve"> GOTOBUTTON ZEqnNum120068  \* MERGEFORMAT </w:instrText>
      </w:r>
      <w:r w:rsidR="007E1D7E" w:rsidRPr="00752797">
        <w:rPr>
          <w:lang w:val="en-US"/>
        </w:rPr>
        <w:fldChar w:fldCharType="begin"/>
      </w:r>
      <w:r w:rsidR="00AA1803" w:rsidRPr="00752797">
        <w:rPr>
          <w:lang w:val="en-US"/>
        </w:rPr>
        <w:instrText xml:space="preserve"> REF ZEqnNum120068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53</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zy value is in the order of 55 m</w:t>
      </w:r>
      <w:r w:rsidRPr="00752797">
        <w:rPr>
          <w:vertAlign w:val="superscript"/>
          <w:lang w:val="en-US"/>
        </w:rPr>
        <w:t>1/2</w:t>
      </w:r>
      <w:r w:rsidRPr="00752797">
        <w:rPr>
          <w:lang w:val="en-US"/>
        </w:rPr>
        <w:t>/s.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020" w:dyaOrig="700">
          <v:shape id="_x0000_i1084" type="#_x0000_t75" style="width:50.4pt;height:35.4pt" o:ole="">
            <v:imagedata r:id="rId151" o:title=""/>
          </v:shape>
          <o:OLEObject Type="Embed" ProgID="Equation.DSMT4" ShapeID="_x0000_i1084" DrawAspect="Content" ObjectID="_1487594538" r:id="rId1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4" w:name="ZEqnNum12006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53</w:instrText>
        </w:r>
      </w:fldSimple>
      <w:r w:rsidRPr="00752797">
        <w:rPr>
          <w:lang w:val="en-US"/>
        </w:rPr>
        <w:instrText>)</w:instrText>
      </w:r>
      <w:bookmarkEnd w:id="94"/>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AA1803" w:rsidRPr="00752797">
        <w:rPr>
          <w:lang w:val="en-US"/>
        </w:rPr>
        <w:t xml:space="preserve">equation </w:t>
      </w:r>
      <w:proofErr w:type="gramEnd"/>
      <w:r w:rsidR="007E1D7E" w:rsidRPr="00752797">
        <w:rPr>
          <w:lang w:val="en-US"/>
        </w:rPr>
        <w:fldChar w:fldCharType="begin"/>
      </w:r>
      <w:r w:rsidR="00AA1803" w:rsidRPr="00752797">
        <w:rPr>
          <w:lang w:val="en-US"/>
        </w:rPr>
        <w:instrText xml:space="preserve"> GOTOBUTTON ZEqnNum752543  \* MERGEFORMAT </w:instrText>
      </w:r>
      <w:r w:rsidR="007E1D7E" w:rsidRPr="00752797">
        <w:rPr>
          <w:lang w:val="en-US"/>
        </w:rPr>
        <w:fldChar w:fldCharType="begin"/>
      </w:r>
      <w:r w:rsidR="00AA1803" w:rsidRPr="00752797">
        <w:rPr>
          <w:lang w:val="en-US"/>
        </w:rPr>
        <w:instrText xml:space="preserve"> REF ZEqnNum752543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54</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zy value and a typical Manning value would be in the order of 0.02 s/m</w:t>
      </w:r>
      <w:r w:rsidRPr="00752797">
        <w:rPr>
          <w:vertAlign w:val="superscript"/>
          <w:lang w:val="en-US"/>
        </w:rPr>
        <w:t>1/3</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v:shape id="_x0000_i1085" type="#_x0000_t75" style="width:57pt;height:36.6pt" o:ole="">
            <v:imagedata r:id="rId153" o:title=""/>
          </v:shape>
          <o:OLEObject Type="Embed" ProgID="Equation.DSMT4" ShapeID="_x0000_i1085" DrawAspect="Content" ObjectID="_1487594539" r:id="rId1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5" w:name="ZEqnNum752543"/>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54</w:instrText>
        </w:r>
      </w:fldSimple>
      <w:r w:rsidRPr="00752797">
        <w:rPr>
          <w:lang w:val="en-US"/>
        </w:rPr>
        <w:instrText>)</w:instrText>
      </w:r>
      <w:bookmarkEnd w:id="95"/>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7E1D7E" w:rsidRPr="00752797">
        <w:rPr>
          <w:lang w:val="en-US"/>
        </w:rPr>
        <w:fldChar w:fldCharType="begin"/>
      </w:r>
      <w:r w:rsidR="00AA1803" w:rsidRPr="00752797">
        <w:rPr>
          <w:lang w:val="en-US"/>
        </w:rPr>
        <w:instrText xml:space="preserve"> GOTOBUTTON ZEqnNum849150  \* MERGEFORMAT </w:instrText>
      </w:r>
      <w:r w:rsidR="007E1D7E" w:rsidRPr="00752797">
        <w:rPr>
          <w:lang w:val="en-US"/>
        </w:rPr>
        <w:fldChar w:fldCharType="begin"/>
      </w:r>
      <w:r w:rsidR="00AA1803" w:rsidRPr="00752797">
        <w:rPr>
          <w:lang w:val="en-US"/>
        </w:rPr>
        <w:instrText xml:space="preserve"> REF ZEqnNum849150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55</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would be in the order of 0.01 - 0.15 m. </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280" w:dyaOrig="1219">
          <v:shape id="_x0000_i1086" type="#_x0000_t75" style="width:114pt;height:61.2pt" o:ole="">
            <v:imagedata r:id="rId155" o:title=""/>
          </v:shape>
          <o:OLEObject Type="Embed" ProgID="Equation.DSMT4" ShapeID="_x0000_i1086" DrawAspect="Content" ObjectID="_1487594540" r:id="rId15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6" w:name="ZEqnNum849150"/>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55</w:instrText>
        </w:r>
      </w:fldSimple>
      <w:r w:rsidRPr="00752797">
        <w:rPr>
          <w:lang w:val="en-US"/>
        </w:rPr>
        <w:instrText>)</w:instrText>
      </w:r>
      <w:bookmarkEnd w:id="96"/>
      <w:r w:rsidR="007E1D7E" w:rsidRPr="00752797">
        <w:rPr>
          <w:lang w:val="en-US"/>
        </w:rPr>
        <w:fldChar w:fldCharType="end"/>
      </w:r>
    </w:p>
    <w:p w:rsidR="00995779" w:rsidRPr="00752797" w:rsidRDefault="00995779" w:rsidP="00995779">
      <w:pPr>
        <w:rPr>
          <w:lang w:val="en-US"/>
        </w:rPr>
      </w:pPr>
      <w:bookmarkStart w:id="97" w:name="_Toc412623824"/>
    </w:p>
    <w:p w:rsidR="00995779" w:rsidRPr="00752797" w:rsidRDefault="00995779" w:rsidP="00995779">
      <w:pPr>
        <w:rPr>
          <w:lang w:val="en-US"/>
        </w:rPr>
      </w:pPr>
      <w:r w:rsidRPr="00752797">
        <w:rPr>
          <w:lang w:val="en-US"/>
        </w:rPr>
        <w:lastRenderedPageBreak/>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w:t>
      </w:r>
      <w:proofErr w:type="spellStart"/>
      <w:r w:rsidRPr="00752797">
        <w:rPr>
          <w:lang w:val="en-US"/>
        </w:rPr>
        <w:t>Nikuradse</w:t>
      </w:r>
      <w:proofErr w:type="spellEnd"/>
      <w:r w:rsidRPr="00752797">
        <w:rPr>
          <w:lang w:val="en-US"/>
        </w:rPr>
        <w:t xml:space="preserve"> according to </w:t>
      </w:r>
      <w:r w:rsidR="007E1D7E" w:rsidRPr="00752797">
        <w:rPr>
          <w:lang w:val="en-US"/>
        </w:rPr>
        <w:fldChar w:fldCharType="begin"/>
      </w:r>
      <w:r w:rsidR="00AA1803" w:rsidRPr="00752797">
        <w:rPr>
          <w:lang w:val="en-US"/>
        </w:rPr>
        <w:instrText xml:space="preserve"> GOTOBUTTON ZEqnNum532913  \* MERGEFORMAT </w:instrText>
      </w:r>
      <w:r w:rsidR="007E1D7E" w:rsidRPr="00752797">
        <w:rPr>
          <w:lang w:val="en-US"/>
        </w:rPr>
        <w:fldChar w:fldCharType="begin"/>
      </w:r>
      <w:r w:rsidR="00AA1803" w:rsidRPr="00752797">
        <w:rPr>
          <w:lang w:val="en-US"/>
        </w:rPr>
        <w:instrText xml:space="preserve"> REF ZEqnNum532913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56</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AA1803" w:rsidRPr="00752797">
        <w:rPr>
          <w:lang w:val="en-US"/>
        </w:rPr>
        <w:t>.</w:t>
      </w:r>
      <w:r w:rsidRPr="00752797">
        <w:rPr>
          <w:lang w:val="en-US"/>
        </w:rPr>
        <w:t>The user doesn’t have to specify a value for the bed friction coefficient.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v:shape id="_x0000_i1087" type="#_x0000_t75" style="width:119.4pt;height:61.2pt" o:ole="">
            <v:imagedata r:id="rId157" o:title=""/>
          </v:shape>
          <o:OLEObject Type="Embed" ProgID="Equation.DSMT4" ShapeID="_x0000_i1087" DrawAspect="Content" ObjectID="_1487594541" r:id="rId1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98" w:name="ZEqnNum532913"/>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56</w:instrText>
        </w:r>
      </w:fldSimple>
      <w:r w:rsidRPr="00752797">
        <w:rPr>
          <w:lang w:val="en-US"/>
        </w:rPr>
        <w:instrText>)</w:instrText>
      </w:r>
      <w:bookmarkEnd w:id="98"/>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rsidR="00995779" w:rsidRPr="00752797" w:rsidRDefault="00995779" w:rsidP="00AA1803">
      <w:pPr>
        <w:pStyle w:val="Heading3"/>
        <w:rPr>
          <w:lang w:val="en-US"/>
        </w:rPr>
      </w:pPr>
      <w:bookmarkStart w:id="99" w:name="_Toc413610994"/>
      <w:r w:rsidRPr="00752797">
        <w:rPr>
          <w:lang w:val="en-US"/>
        </w:rPr>
        <w:t>Damping by vegetation</w:t>
      </w:r>
      <w:bookmarkEnd w:id="97"/>
      <w:bookmarkEnd w:id="99"/>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The presence of aquatic vegetation within the area of wave propagation or wave breaking may not only result in short wave dissipation (section </w:t>
      </w:r>
      <w:r w:rsidR="007E1D7E"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007E1D7E" w:rsidRPr="00752797">
        <w:rPr>
          <w:rFonts w:ascii="Arial" w:hAnsi="Arial" w:cs="Arial"/>
          <w:sz w:val="21"/>
          <w:szCs w:val="24"/>
        </w:rPr>
      </w:r>
      <w:r w:rsidR="007E1D7E" w:rsidRPr="00752797">
        <w:rPr>
          <w:rFonts w:ascii="Arial" w:hAnsi="Arial" w:cs="Arial"/>
          <w:sz w:val="21"/>
          <w:szCs w:val="24"/>
        </w:rPr>
        <w:fldChar w:fldCharType="separate"/>
      </w:r>
      <w:r w:rsidR="002D6E55">
        <w:rPr>
          <w:rFonts w:ascii="Arial" w:hAnsi="Arial" w:cs="Arial"/>
          <w:sz w:val="21"/>
          <w:szCs w:val="24"/>
        </w:rPr>
        <w:t>2.3.2.3</w:t>
      </w:r>
      <w:r w:rsidR="007E1D7E"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equations (Van Rooijen et al., 2015, equation </w: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7E1D7E"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7E1D7E" w:rsidRPr="00752797">
        <w:rPr>
          <w:rFonts w:ascii="Arial" w:hAnsi="Arial" w:cs="Arial"/>
          <w:sz w:val="21"/>
          <w:szCs w:val="24"/>
        </w:rPr>
        <w:fldChar w:fldCharType="separate"/>
      </w:r>
      <w:r w:rsidR="002D6E55" w:rsidRPr="002D6E55">
        <w:rPr>
          <w:rFonts w:ascii="Arial" w:hAnsi="Arial" w:cs="Arial"/>
          <w:sz w:val="21"/>
          <w:szCs w:val="24"/>
        </w:rPr>
        <w:instrText>(2.50)</w:instrText>
      </w:r>
      <w:r w:rsidR="007E1D7E" w:rsidRPr="00752797">
        <w:rPr>
          <w:rFonts w:ascii="Arial" w:hAnsi="Arial" w:cs="Arial"/>
          <w:sz w:val="21"/>
          <w:szCs w:val="24"/>
        </w:rPr>
        <w:fldChar w:fldCharType="end"/>
      </w:r>
      <w:r w:rsidR="007E1D7E" w:rsidRPr="00752797">
        <w:rPr>
          <w:rFonts w:ascii="Arial" w:hAnsi="Arial" w:cs="Arial"/>
          <w:sz w:val="21"/>
          <w:szCs w:val="24"/>
        </w:rPr>
        <w:fldChar w:fldCharType="end"/>
      </w:r>
      <w:r w:rsidRPr="00752797">
        <w:rPr>
          <w:rFonts w:ascii="Arial" w:hAnsi="Arial" w:cs="Arial"/>
          <w:sz w:val="21"/>
          <w:szCs w:val="24"/>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v:shape id="_x0000_i1088" type="#_x0000_t75" style="width:118.8pt;height:31.2pt" o:ole="">
            <v:imagedata r:id="rId159" o:title=""/>
          </v:shape>
          <o:OLEObject Type="Embed" ProgID="Equation.DSMT4" ShapeID="_x0000_i1088" DrawAspect="Content" ObjectID="_1487594542" r:id="rId1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57</w:instrText>
        </w:r>
      </w:fldSimple>
      <w:r w:rsidRPr="00752797">
        <w:rPr>
          <w:lang w:val="en-US"/>
        </w:rPr>
        <w:instrText>)</w:instrText>
      </w:r>
      <w:r w:rsidR="007E1D7E" w:rsidRPr="00752797">
        <w:rPr>
          <w:lang w:val="en-US"/>
        </w:rPr>
        <w:fldChar w:fldCharType="end"/>
      </w:r>
    </w:p>
    <w:p w:rsidR="00995779" w:rsidRPr="00752797" w:rsidRDefault="00995779" w:rsidP="00995779">
      <w:pPr>
        <w:pStyle w:val="07paragraphs"/>
        <w:spacing w:line="240" w:lineRule="auto"/>
        <w:rPr>
          <w:rFonts w:ascii="Arial" w:hAnsi="Arial" w:cs="Arial"/>
          <w:sz w:val="21"/>
          <w:szCs w:val="24"/>
        </w:rPr>
      </w:pPr>
    </w:p>
    <w:p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r w:rsidRPr="00752797">
        <w:rPr>
          <w:rFonts w:ascii="Arial" w:hAnsi="Arial" w:cs="Arial"/>
          <w:i/>
          <w:sz w:val="21"/>
          <w:szCs w:val="24"/>
        </w:rPr>
        <w:t>b</w:t>
      </w:r>
      <w:r w:rsidRPr="00752797">
        <w:rPr>
          <w:rFonts w:ascii="Arial" w:hAnsi="Arial" w:cs="Arial"/>
          <w:i/>
          <w:sz w:val="21"/>
          <w:szCs w:val="24"/>
          <w:vertAlign w:val="subscript"/>
        </w:rPr>
        <w:t>v</w:t>
      </w:r>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v:shape id="_x0000_i1089" type="#_x0000_t75" style="width:178.2pt;height:65.4pt" o:ole="">
            <v:imagedata r:id="rId161" o:title=""/>
          </v:shape>
          <o:OLEObject Type="Embed" ProgID="Equation.DSMT4" ShapeID="_x0000_i1089" DrawAspect="Content" ObjectID="_1487594543" r:id="rId1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58</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95779" w:rsidRPr="00752797" w:rsidRDefault="00995779" w:rsidP="00995779">
      <w:pPr>
        <w:rPr>
          <w:lang w:val="en-US"/>
        </w:rPr>
      </w:pPr>
      <w:r w:rsidRPr="00752797">
        <w:rPr>
          <w:lang w:val="en-US"/>
        </w:rPr>
        <w:t xml:space="preserve">where </w:t>
      </w:r>
      <w:r w:rsidRPr="00752797">
        <w:rPr>
          <w:position w:val="-8"/>
          <w:lang w:val="en-US"/>
        </w:rPr>
        <w:object w:dxaOrig="360" w:dyaOrig="360">
          <v:shape id="_x0000_i1090" type="#_x0000_t75" style="width:17.4pt;height:17.4pt" o:ole="">
            <v:imagedata r:id="rId89" o:title=""/>
          </v:shape>
          <o:OLEObject Type="Embed" ProgID="Equation.DSMT4" ShapeID="_x0000_i1090" DrawAspect="Content" ObjectID="_1487594544" r:id="rId163"/>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rsidR="00727EAA" w:rsidRPr="00752797" w:rsidRDefault="00727EAA" w:rsidP="002603CC">
      <w:pPr>
        <w:pStyle w:val="Heading3"/>
        <w:jc w:val="both"/>
        <w:rPr>
          <w:lang w:val="en-US"/>
        </w:rPr>
      </w:pPr>
      <w:bookmarkStart w:id="100" w:name="_Toc413610995"/>
      <w:r w:rsidRPr="00752797">
        <w:rPr>
          <w:lang w:val="en-US"/>
        </w:rPr>
        <w:t>Wind</w:t>
      </w:r>
      <w:bookmarkEnd w:id="100"/>
    </w:p>
    <w:p w:rsidR="00E87FFC" w:rsidRPr="00752797" w:rsidRDefault="00E87FFC" w:rsidP="00E87FFC">
      <w:pPr>
        <w:rPr>
          <w:lang w:val="en-US"/>
        </w:rPr>
      </w:pPr>
      <w:r w:rsidRPr="00752797">
        <w:rPr>
          <w:lang w:val="en-US"/>
        </w:rPr>
        <w:t xml:space="preserve">The first term on the right hand side of the momentum equations </w:t>
      </w:r>
      <w:r w:rsidR="007E1D7E" w:rsidRPr="00752797">
        <w:rPr>
          <w:lang w:val="en-US"/>
        </w:rPr>
        <w:fldChar w:fldCharType="begin"/>
      </w:r>
      <w:r w:rsidRPr="00752797">
        <w:rPr>
          <w:lang w:val="en-US"/>
        </w:rPr>
        <w:instrText xml:space="preserve"> GOTOBUTTON ZEqnNum488519  \* MERGEFORMAT </w:instrText>
      </w:r>
      <w:r w:rsidR="007E1D7E" w:rsidRPr="00752797">
        <w:rPr>
          <w:lang w:val="en-US"/>
        </w:rPr>
        <w:fldChar w:fldCharType="begin"/>
      </w:r>
      <w:r w:rsidRPr="00752797">
        <w:rPr>
          <w:lang w:val="en-US"/>
        </w:rPr>
        <w:instrText xml:space="preserve"> REF ZEqnNum488519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50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represents the forcing due to the wind stress. These forcing terms due to the wind are formulated as:</w:t>
      </w:r>
    </w:p>
    <w:p w:rsidR="00E87FFC" w:rsidRPr="00752797" w:rsidRDefault="00E87FFC" w:rsidP="00E87FFC">
      <w:pPr>
        <w:rPr>
          <w:lang w:val="en-US"/>
        </w:rPr>
      </w:pPr>
    </w:p>
    <w:p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v:shape id="_x0000_i1091" type="#_x0000_t75" style="width:81.6pt;height:20.4pt" o:ole="">
            <v:imagedata r:id="rId164" o:title=""/>
          </v:shape>
          <o:OLEObject Type="Embed" ProgID="Equation.DSMT4" ShapeID="_x0000_i1091" DrawAspect="Content" ObjectID="_1487594545" r:id="rId16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59</w:instrText>
        </w:r>
      </w:fldSimple>
      <w:r w:rsidRPr="00752797">
        <w:rPr>
          <w:lang w:val="en-US"/>
        </w:rPr>
        <w:instrText>)</w:instrText>
      </w:r>
      <w:r w:rsidR="007E1D7E"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v:shape id="_x0000_i1092" type="#_x0000_t75" style="width:81.6pt;height:21.6pt" o:ole="">
            <v:imagedata r:id="rId166" o:title=""/>
          </v:shape>
          <o:OLEObject Type="Embed" ProgID="Equation.DSMT4" ShapeID="_x0000_i1092" DrawAspect="Content" ObjectID="_1487594546" r:id="rId167"/>
        </w:object>
      </w:r>
      <w:r w:rsidRPr="00752797">
        <w:rPr>
          <w:lang w:val="en-US"/>
        </w:rPr>
        <w:t xml:space="preserve">                                                                                                                </w:t>
      </w:r>
    </w:p>
    <w:p w:rsidR="00995779" w:rsidRPr="00752797" w:rsidRDefault="00995779" w:rsidP="00E87FFC">
      <w:pPr>
        <w:rPr>
          <w:lang w:val="en-US"/>
        </w:rPr>
      </w:pPr>
    </w:p>
    <w:p w:rsidR="00E87FFC" w:rsidRPr="00752797" w:rsidRDefault="00E87FFC" w:rsidP="00E87FFC">
      <w:pPr>
        <w:rPr>
          <w:lang w:val="en-US"/>
        </w:rPr>
      </w:pPr>
      <w:r w:rsidRPr="00752797">
        <w:rPr>
          <w:lang w:val="en-US"/>
        </w:rPr>
        <w:t xml:space="preserve">where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rsidR="00BC356B" w:rsidRPr="00752797" w:rsidRDefault="00BC356B" w:rsidP="00BC356B">
      <w:pPr>
        <w:pStyle w:val="Heading2"/>
        <w:rPr>
          <w:lang w:val="en-US"/>
        </w:rPr>
      </w:pPr>
      <w:bookmarkStart w:id="101" w:name="_Toc413610996"/>
      <w:r w:rsidRPr="00752797">
        <w:rPr>
          <w:lang w:val="en-US"/>
        </w:rPr>
        <w:t>Non-hydrostatic pressure correction</w:t>
      </w:r>
      <w:bookmarkEnd w:id="101"/>
    </w:p>
    <w:p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v:shape id="_x0000_i1093" type="#_x0000_t75" style="width:64.8pt;height:31.2pt" o:ole="">
            <v:imagedata r:id="rId168" o:title=""/>
          </v:shape>
          <o:OLEObject Type="Embed" ProgID="Equation.DSMT4" ShapeID="_x0000_i1093" DrawAspect="Content" ObjectID="_1487594547" r:id="rId1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2" w:name="ZEqnNum829942"/>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60</w:instrText>
        </w:r>
      </w:fldSimple>
      <w:r w:rsidRPr="00752797">
        <w:rPr>
          <w:lang w:val="en-US"/>
        </w:rPr>
        <w:instrText>)</w:instrText>
      </w:r>
      <w:bookmarkEnd w:id="102"/>
      <w:r w:rsidR="007E1D7E" w:rsidRPr="00752797">
        <w:rPr>
          <w:lang w:val="en-US"/>
        </w:rPr>
        <w:fldChar w:fldCharType="end"/>
      </w:r>
    </w:p>
    <w:p w:rsidR="00995779" w:rsidRPr="00752797" w:rsidRDefault="00995779" w:rsidP="00995779">
      <w:pPr>
        <w:pStyle w:val="MTDisplayEquation"/>
        <w:rPr>
          <w:lang w:val="en-US"/>
        </w:rPr>
      </w:pPr>
    </w:p>
    <w:p w:rsidR="00995779" w:rsidRPr="00752797" w:rsidRDefault="00995779" w:rsidP="00995779">
      <w:pPr>
        <w:pStyle w:val="MTDisplayEquation"/>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v:shape id="_x0000_i1094" type="#_x0000_t75" style="width:78.6pt;height:31.2pt" o:ole="">
            <v:imagedata r:id="rId170" o:title=""/>
          </v:shape>
          <o:OLEObject Type="Embed" ProgID="Equation.DSMT4" ShapeID="_x0000_i1094" DrawAspect="Content" ObjectID="_1487594548" r:id="rId1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3" w:name="ZEqnNum93970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61</w:instrText>
        </w:r>
      </w:fldSimple>
      <w:r w:rsidRPr="00752797">
        <w:rPr>
          <w:lang w:val="en-US"/>
        </w:rPr>
        <w:instrText>)</w:instrText>
      </w:r>
      <w:bookmarkEnd w:id="103"/>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v:shape id="_x0000_i1095" type="#_x0000_t75" style="width:111.6pt;height:37.8pt" o:ole="">
            <v:imagedata r:id="rId172" o:title=""/>
          </v:shape>
          <o:OLEObject Type="Embed" ProgID="Equation.DSMT4" ShapeID="_x0000_i1095" DrawAspect="Content" ObjectID="_1487594549" r:id="rId1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4" w:name="ZEqnNum466261"/>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62</w:instrText>
        </w:r>
      </w:fldSimple>
      <w:r w:rsidRPr="00752797">
        <w:rPr>
          <w:lang w:val="en-US"/>
        </w:rPr>
        <w:instrText>)</w:instrText>
      </w:r>
      <w:bookmarkEnd w:id="104"/>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Substituting </w:t>
      </w:r>
      <w:r w:rsidR="007E1D7E" w:rsidRPr="00752797">
        <w:rPr>
          <w:lang w:val="en-US"/>
        </w:rPr>
        <w:fldChar w:fldCharType="begin"/>
      </w:r>
      <w:r w:rsidRPr="00752797">
        <w:rPr>
          <w:lang w:val="en-US"/>
        </w:rPr>
        <w:instrText xml:space="preserve"> GOTOBUTTON ZEqnNum939704  \* MERGEFORMAT </w:instrText>
      </w:r>
      <w:r w:rsidR="007E1D7E" w:rsidRPr="00752797">
        <w:rPr>
          <w:lang w:val="en-US"/>
        </w:rPr>
        <w:fldChar w:fldCharType="begin"/>
      </w:r>
      <w:r w:rsidRPr="00752797">
        <w:rPr>
          <w:lang w:val="en-US"/>
        </w:rPr>
        <w:instrText xml:space="preserve"> REF ZEqnNum939704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w:t>
      </w:r>
      <w:r w:rsidR="007E1D7E" w:rsidRPr="00752797">
        <w:rPr>
          <w:lang w:val="en-US"/>
        </w:rPr>
        <w:fldChar w:fldCharType="begin"/>
      </w:r>
      <w:r w:rsidRPr="00752797">
        <w:rPr>
          <w:lang w:val="en-US"/>
        </w:rPr>
        <w:instrText xml:space="preserve"> GOTOBUTTON ZEqnNum829942  \* MERGEFORMAT </w:instrText>
      </w:r>
      <w:r w:rsidR="007E1D7E" w:rsidRPr="00752797">
        <w:rPr>
          <w:lang w:val="en-US"/>
        </w:rPr>
        <w:fldChar w:fldCharType="begin"/>
      </w:r>
      <w:r w:rsidRPr="00752797">
        <w:rPr>
          <w:lang w:val="en-US"/>
        </w:rPr>
        <w:instrText xml:space="preserve"> REF ZEqnNum829942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allows the vertical momentum balance at the surface to be described by:</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v:shape id="_x0000_i1096" type="#_x0000_t75" style="width:87.6pt;height:31.2pt" o:ole="">
            <v:imagedata r:id="rId174" o:title=""/>
          </v:shape>
          <o:OLEObject Type="Embed" ProgID="Equation.DSMT4" ShapeID="_x0000_i1096" DrawAspect="Content" ObjectID="_1487594550" r:id="rId1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05" w:name="ZEqnNum801359"/>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63</w:instrText>
        </w:r>
      </w:fldSimple>
      <w:r w:rsidRPr="00752797">
        <w:rPr>
          <w:lang w:val="en-US"/>
        </w:rPr>
        <w:instrText>)</w:instrText>
      </w:r>
      <w:bookmarkEnd w:id="105"/>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ZEqnNum801359  \* MERGEFORMAT </w:instrText>
      </w:r>
      <w:r w:rsidR="007E1D7E" w:rsidRPr="00752797">
        <w:rPr>
          <w:lang w:val="en-US"/>
        </w:rPr>
        <w:fldChar w:fldCharType="begin"/>
      </w:r>
      <w:r w:rsidRPr="00752797">
        <w:rPr>
          <w:lang w:val="en-US"/>
        </w:rPr>
        <w:instrText xml:space="preserve"> REF ZEqnNum801359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63</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007E1D7E" w:rsidRPr="00752797">
        <w:rPr>
          <w:lang w:val="en-US"/>
        </w:rPr>
        <w:fldChar w:fldCharType="begin"/>
      </w:r>
      <w:r w:rsidRPr="00752797">
        <w:rPr>
          <w:lang w:val="en-US"/>
        </w:rPr>
        <w:instrText xml:space="preserve"> GOTOBUTTON ZEqnNum466261  \* MERGEFORMAT </w:instrText>
      </w:r>
      <w:r w:rsidR="007E1D7E" w:rsidRPr="00752797">
        <w:rPr>
          <w:lang w:val="en-US"/>
        </w:rPr>
        <w:fldChar w:fldCharType="begin"/>
      </w:r>
      <w:r w:rsidRPr="00752797">
        <w:rPr>
          <w:lang w:val="en-US"/>
        </w:rPr>
        <w:instrText xml:space="preserve"> REF ZEqnNum466261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62</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local continuity equation:</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680" w:dyaOrig="620">
          <v:shape id="_x0000_i1097" type="#_x0000_t75" style="width:84.6pt;height:31.2pt" o:ole="">
            <v:imagedata r:id="rId176" o:title=""/>
          </v:shape>
          <o:OLEObject Type="Embed" ProgID="Equation.DSMT4" ShapeID="_x0000_i1097" DrawAspect="Content" ObjectID="_1487594551" r:id="rId1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64</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w:t>
      </w:r>
      <w:r w:rsidRPr="00752797">
        <w:rPr>
          <w:lang w:val="en-US"/>
        </w:rPr>
        <w:lastRenderedPageBreak/>
        <w:t xml:space="preserve">et al. (2013), we consider hydrostatic bores if </w:t>
      </w:r>
      <w:r w:rsidRPr="00752797">
        <w:rPr>
          <w:position w:val="-24"/>
          <w:lang w:val="en-US"/>
        </w:rPr>
        <w:object w:dxaOrig="920" w:dyaOrig="620">
          <v:shape id="_x0000_i1098" type="#_x0000_t75" style="width:45pt;height:31.2pt" o:ole="">
            <v:imagedata r:id="rId178" o:title=""/>
          </v:shape>
          <o:OLEObject Type="Embed" ProgID="Equation.DSMT4" ShapeID="_x0000_i1098" DrawAspect="Content" ObjectID="_1487594552" r:id="rId179"/>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v:shape id="_x0000_i1099" type="#_x0000_t75" style="width:45pt;height:31.2pt" o:ole="">
            <v:imagedata r:id="rId180" o:title=""/>
          </v:shape>
          <o:OLEObject Type="Embed" ProgID="Equation.DSMT4" ShapeID="_x0000_i1099" DrawAspect="Content" ObjectID="_1487594553" r:id="rId181"/>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rsidR="00995779" w:rsidRPr="00752797" w:rsidRDefault="00995779" w:rsidP="00995779">
      <w:pPr>
        <w:pStyle w:val="Heading2"/>
        <w:jc w:val="both"/>
        <w:rPr>
          <w:lang w:val="en-US"/>
        </w:rPr>
      </w:pPr>
      <w:bookmarkStart w:id="106" w:name="_Toc412197875"/>
      <w:bookmarkStart w:id="107" w:name="_Toc412623827"/>
      <w:bookmarkStart w:id="108" w:name="_Toc413610997"/>
      <w:r w:rsidRPr="00752797">
        <w:rPr>
          <w:lang w:val="en-US"/>
        </w:rPr>
        <w:t>Groundwater flow</w:t>
      </w:r>
      <w:bookmarkEnd w:id="106"/>
      <w:bookmarkEnd w:id="107"/>
      <w:bookmarkEnd w:id="108"/>
    </w:p>
    <w:p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rsidR="00995779" w:rsidRPr="00752797" w:rsidRDefault="00995779" w:rsidP="00995779">
      <w:pPr>
        <w:pStyle w:val="Heading3"/>
        <w:jc w:val="both"/>
        <w:rPr>
          <w:lang w:val="en-US"/>
        </w:rPr>
      </w:pPr>
      <w:bookmarkStart w:id="109" w:name="_Toc412197876"/>
      <w:bookmarkStart w:id="110" w:name="_Toc412623828"/>
      <w:bookmarkStart w:id="111" w:name="_Toc413610998"/>
      <w:r w:rsidRPr="00752797">
        <w:rPr>
          <w:lang w:val="en-US"/>
        </w:rPr>
        <w:t>Continuity</w:t>
      </w:r>
      <w:bookmarkEnd w:id="109"/>
      <w:bookmarkEnd w:id="110"/>
      <w:bookmarkEnd w:id="111"/>
    </w:p>
    <w:p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v:shape id="_x0000_i1100" type="#_x0000_t75" style="width:39.6pt;height:14.4pt" o:ole="">
            <v:imagedata r:id="rId182" o:title=""/>
          </v:shape>
          <o:OLEObject Type="Embed" ProgID="Equation.DSMT4" ShapeID="_x0000_i1100" DrawAspect="Content" ObjectID="_1487594554" r:id="rId18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2" w:name="ZEqnNum11325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65</w:instrText>
        </w:r>
      </w:fldSimple>
      <w:r w:rsidRPr="00752797">
        <w:rPr>
          <w:lang w:val="en-US"/>
        </w:rPr>
        <w:instrText>)</w:instrText>
      </w:r>
      <w:bookmarkEnd w:id="112"/>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where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50"/>
          <w:lang w:val="en-US"/>
        </w:rPr>
        <w:object w:dxaOrig="880" w:dyaOrig="1120">
          <v:shape id="_x0000_i1101" type="#_x0000_t75" style="width:44.4pt;height:54.6pt" o:ole="">
            <v:imagedata r:id="rId184" o:title=""/>
          </v:shape>
          <o:OLEObject Type="Embed" ProgID="Equation.DSMT4" ShapeID="_x0000_i1101" DrawAspect="Content" ObjectID="_1487594555" r:id="rId18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66</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pStyle w:val="Heading3"/>
        <w:jc w:val="both"/>
        <w:rPr>
          <w:lang w:val="en-US"/>
        </w:rPr>
      </w:pPr>
      <w:bookmarkStart w:id="113" w:name="_Toc412197877"/>
      <w:bookmarkStart w:id="114" w:name="_Toc412623829"/>
      <w:bookmarkStart w:id="115" w:name="_Toc413610999"/>
      <w:r w:rsidRPr="00752797">
        <w:rPr>
          <w:lang w:val="en-US"/>
        </w:rPr>
        <w:t>Equation of motions</w:t>
      </w:r>
      <w:bookmarkEnd w:id="113"/>
      <w:bookmarkEnd w:id="114"/>
      <w:bookmarkEnd w:id="115"/>
    </w:p>
    <w:p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v:shape id="_x0000_i1102" type="#_x0000_t75" style="width:69pt;height:97.8pt" o:ole="">
            <v:imagedata r:id="rId186" o:title=""/>
          </v:shape>
          <o:OLEObject Type="Embed" ProgID="Equation.DSMT4" ShapeID="_x0000_i1102" DrawAspect="Content" ObjectID="_1487594556" r:id="rId18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6" w:name="ZEqnNum953353"/>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67</w:instrText>
        </w:r>
      </w:fldSimple>
      <w:r w:rsidRPr="00752797">
        <w:rPr>
          <w:lang w:val="en-US"/>
        </w:rPr>
        <w:instrText>)</w:instrText>
      </w:r>
      <w:bookmarkEnd w:id="116"/>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xml:space="preserve">) that is comparable with the USGS MODFLOW-2005 groundwater model (Harbaugh </w:t>
      </w:r>
      <w:r w:rsidRPr="00752797">
        <w:rPr>
          <w:lang w:val="en-US"/>
        </w:rPr>
        <w:lastRenderedPageBreak/>
        <w:t>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v:shape id="_x0000_i1103" type="#_x0000_t75" style="width:207.6pt;height:93.6pt" o:ole="">
            <v:imagedata r:id="rId188" o:title=""/>
          </v:shape>
          <o:OLEObject Type="Embed" ProgID="Equation.DSMT4" ShapeID="_x0000_i1103" DrawAspect="Content" ObjectID="_1487594557" r:id="rId18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7" w:name="ZEqnNum218388"/>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68</w:instrText>
        </w:r>
      </w:fldSimple>
      <w:r w:rsidRPr="00752797">
        <w:rPr>
          <w:lang w:val="en-US"/>
        </w:rPr>
        <w:instrText>)</w:instrText>
      </w:r>
      <w:bookmarkEnd w:id="117"/>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ZEqnNum218388  \* MERGEFORMAT </w:instrText>
      </w:r>
      <w:r w:rsidR="007E1D7E" w:rsidRPr="00752797">
        <w:rPr>
          <w:lang w:val="en-US"/>
        </w:rPr>
        <w:fldChar w:fldCharType="begin"/>
      </w:r>
      <w:r w:rsidRPr="00752797">
        <w:rPr>
          <w:lang w:val="en-US"/>
        </w:rPr>
        <w:instrText xml:space="preserve"> REF ZEqnNum218388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68</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rsidR="00995779" w:rsidRPr="00752797" w:rsidRDefault="00995779" w:rsidP="00995779">
      <w:pPr>
        <w:rPr>
          <w:lang w:val="en-US"/>
        </w:rPr>
      </w:pPr>
    </w:p>
    <w:p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rsidR="00995779" w:rsidRPr="00752797" w:rsidRDefault="00995779" w:rsidP="00995779">
      <w:pPr>
        <w:pStyle w:val="Heading4"/>
        <w:jc w:val="both"/>
        <w:rPr>
          <w:lang w:val="en-US"/>
        </w:rPr>
      </w:pPr>
      <w:r w:rsidRPr="00752797">
        <w:rPr>
          <w:lang w:val="en-US"/>
        </w:rPr>
        <w:t>Determination of the groundwater head</w:t>
      </w:r>
    </w:p>
    <w:p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rsidR="00995779" w:rsidRPr="00752797" w:rsidRDefault="00995779" w:rsidP="00995779">
      <w:pPr>
        <w:rPr>
          <w:lang w:val="en-US"/>
        </w:rPr>
      </w:pPr>
    </w:p>
    <w:p w:rsidR="00995779" w:rsidRPr="00752797" w:rsidRDefault="00995779" w:rsidP="00995779">
      <w:pPr>
        <w:rPr>
          <w:i/>
          <w:lang w:val="en-US"/>
        </w:rPr>
      </w:pPr>
      <w:r w:rsidRPr="00752797">
        <w:rPr>
          <w:i/>
          <w:lang w:val="en-US"/>
        </w:rPr>
        <w:t>Hydrostatic approach</w:t>
      </w:r>
    </w:p>
    <w:p w:rsidR="00995779" w:rsidRPr="00752797" w:rsidRDefault="00995779" w:rsidP="00995779">
      <w:pPr>
        <w:spacing w:line="240" w:lineRule="auto"/>
        <w:rPr>
          <w:lang w:val="en-US"/>
        </w:rPr>
      </w:pPr>
      <w:r w:rsidRPr="00752797">
        <w:rPr>
          <w:lang w:val="en-US"/>
        </w:rPr>
        <w:t>In the hydrostatic approach, the groundwater head is computed as follows:</w:t>
      </w:r>
    </w:p>
    <w:p w:rsidR="00995779" w:rsidRPr="00752797" w:rsidRDefault="00995779" w:rsidP="00995779">
      <w:pPr>
        <w:spacing w:line="240" w:lineRule="auto"/>
        <w:rPr>
          <w:lang w:val="en-US"/>
        </w:rPr>
      </w:pPr>
    </w:p>
    <w:p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rsidR="00995779" w:rsidRPr="00752797" w:rsidRDefault="00995779" w:rsidP="00995779">
      <w:pPr>
        <w:rPr>
          <w:lang w:val="en-US"/>
        </w:rPr>
      </w:pPr>
    </w:p>
    <w:p w:rsidR="00995779" w:rsidRPr="00752797" w:rsidRDefault="00995779" w:rsidP="00995779">
      <w:pPr>
        <w:rPr>
          <w:i/>
          <w:lang w:val="en-US"/>
        </w:rPr>
      </w:pPr>
      <w:r w:rsidRPr="00752797">
        <w:rPr>
          <w:i/>
          <w:lang w:val="en-US"/>
        </w:rPr>
        <w:t>Non-hydrostatic approach</w:t>
      </w:r>
    </w:p>
    <w:p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rsidR="00995779" w:rsidRPr="00752797" w:rsidRDefault="00995779" w:rsidP="00995779">
      <w:pPr>
        <w:rPr>
          <w:i/>
          <w:lang w:val="en-US"/>
        </w:rPr>
      </w:pPr>
    </w:p>
    <w:p w:rsidR="00995779" w:rsidRPr="00752797" w:rsidRDefault="00995779" w:rsidP="00995779">
      <w:pPr>
        <w:rPr>
          <w:lang w:val="en-US"/>
        </w:rPr>
      </w:pPr>
      <w:r w:rsidRPr="00752797">
        <w:rPr>
          <w:lang w:val="en-US"/>
        </w:rPr>
        <w:lastRenderedPageBreak/>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rsidR="00995779" w:rsidRPr="00752797" w:rsidRDefault="00995779" w:rsidP="00995779">
      <w:pPr>
        <w:rPr>
          <w:lang w:val="en-US"/>
        </w:rPr>
      </w:pPr>
    </w:p>
    <w:p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rsidR="00995779" w:rsidRPr="00752797" w:rsidRDefault="00995779" w:rsidP="00995779">
      <w:pPr>
        <w:rPr>
          <w:lang w:val="en-US"/>
        </w:rPr>
      </w:pPr>
    </w:p>
    <w:p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v:shape id="_x0000_i1104" type="#_x0000_t75" style="width:173.4pt;height:39pt" o:ole="">
            <v:imagedata r:id="rId190" o:title=""/>
          </v:shape>
          <o:OLEObject Type="Embed" ProgID="Equation.DSMT4" ShapeID="_x0000_i1104" DrawAspect="Content" ObjectID="_1487594558" r:id="rId19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8" w:name="ZEqnNum57625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69</w:instrText>
        </w:r>
      </w:fldSimple>
      <w:r w:rsidRPr="00752797">
        <w:rPr>
          <w:lang w:val="en-US"/>
        </w:rPr>
        <w:instrText>)</w:instrText>
      </w:r>
      <w:bookmarkEnd w:id="118"/>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rsidR="00995779" w:rsidRPr="00752797" w:rsidRDefault="00995779" w:rsidP="00995779">
      <w:pPr>
        <w:rPr>
          <w:lang w:val="en-US"/>
        </w:rPr>
      </w:pPr>
    </w:p>
    <w:p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007E1D7E" w:rsidRPr="00752797">
        <w:rPr>
          <w:lang w:val="en-US"/>
        </w:rPr>
        <w:fldChar w:fldCharType="begin"/>
      </w:r>
      <w:r w:rsidRPr="00752797">
        <w:rPr>
          <w:lang w:val="en-US"/>
        </w:rPr>
        <w:instrText xml:space="preserve"> GOTOBUTTON ZEqnNum576254  \* MERGEFORMAT </w:instrText>
      </w:r>
      <w:r w:rsidR="007E1D7E" w:rsidRPr="00752797">
        <w:rPr>
          <w:lang w:val="en-US"/>
        </w:rPr>
        <w:fldChar w:fldCharType="begin"/>
      </w:r>
      <w:r w:rsidRPr="00752797">
        <w:rPr>
          <w:lang w:val="en-US"/>
        </w:rPr>
        <w:instrText xml:space="preserve"> REF ZEqnNum576254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using the coupled equations for continuity </w:t>
      </w:r>
      <w:r w:rsidR="007E1D7E" w:rsidRPr="00752797">
        <w:rPr>
          <w:lang w:val="en-US"/>
        </w:rPr>
        <w:fldChar w:fldCharType="begin"/>
      </w:r>
      <w:r w:rsidRPr="00752797">
        <w:rPr>
          <w:lang w:val="en-US"/>
        </w:rPr>
        <w:instrText xml:space="preserve"> GOTOBUTTON ZEqnNum113258  \* MERGEFORMAT </w:instrText>
      </w:r>
      <w:r w:rsidR="007E1D7E" w:rsidRPr="00752797">
        <w:rPr>
          <w:lang w:val="en-US"/>
        </w:rPr>
        <w:fldChar w:fldCharType="begin"/>
      </w:r>
      <w:r w:rsidRPr="00752797">
        <w:rPr>
          <w:lang w:val="en-US"/>
        </w:rPr>
        <w:instrText xml:space="preserve"> REF ZEqnNum113258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65</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motion </w:t>
      </w:r>
      <w:r w:rsidR="007E1D7E" w:rsidRPr="00752797">
        <w:rPr>
          <w:lang w:val="en-US"/>
        </w:rPr>
        <w:fldChar w:fldCharType="begin"/>
      </w:r>
      <w:r w:rsidRPr="00752797">
        <w:rPr>
          <w:lang w:val="en-US"/>
        </w:rPr>
        <w:instrText xml:space="preserve"> GOTOBUTTON ZEqnNum953353  \* MERGEFORMAT </w:instrText>
      </w:r>
      <w:r w:rsidR="007E1D7E" w:rsidRPr="00752797">
        <w:rPr>
          <w:lang w:val="en-US"/>
        </w:rPr>
        <w:fldChar w:fldCharType="begin"/>
      </w:r>
      <w:r w:rsidRPr="00752797">
        <w:rPr>
          <w:lang w:val="en-US"/>
        </w:rPr>
        <w:instrText xml:space="preserve"> REF ZEqnNum953353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67</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thereby producing the depth-average horizontal groundwater head gradients and vertical head gradients at the groundwater surface.</w:t>
      </w:r>
    </w:p>
    <w:p w:rsidR="00995779" w:rsidRPr="00752797" w:rsidRDefault="00995779" w:rsidP="00995779">
      <w:pPr>
        <w:rPr>
          <w:lang w:val="en-US"/>
        </w:rPr>
      </w:pPr>
    </w:p>
    <w:p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rsidR="00995779" w:rsidRPr="00752797" w:rsidRDefault="00995779" w:rsidP="00995779">
      <w:pPr>
        <w:pStyle w:val="Heading4"/>
        <w:jc w:val="both"/>
        <w:rPr>
          <w:lang w:val="en-US"/>
        </w:rPr>
      </w:pPr>
      <w:r w:rsidRPr="00752797">
        <w:rPr>
          <w:lang w:val="en-US"/>
        </w:rPr>
        <w:t>Exchange with surface water</w:t>
      </w:r>
    </w:p>
    <w:p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rsidR="00995779" w:rsidRPr="00752797" w:rsidRDefault="00995779" w:rsidP="00995779">
      <w:pPr>
        <w:rPr>
          <w:lang w:val="en-US"/>
        </w:rPr>
      </w:pPr>
    </w:p>
    <w:p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74"/>
          <w:lang w:val="en-US"/>
        </w:rPr>
        <w:object w:dxaOrig="2520" w:dyaOrig="1600">
          <v:shape id="_x0000_i1105" type="#_x0000_t75" style="width:126pt;height:81.6pt" o:ole="">
            <v:imagedata r:id="rId192" o:title=""/>
          </v:shape>
          <o:OLEObject Type="Embed" ProgID="Equation.DSMT4" ShapeID="_x0000_i1105" DrawAspect="Content" ObjectID="_1487594559" r:id="rId19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19" w:name="ZEqnNum418429"/>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70</w:instrText>
        </w:r>
      </w:fldSimple>
      <w:r w:rsidRPr="00752797">
        <w:rPr>
          <w:lang w:val="en-US"/>
        </w:rPr>
        <w:instrText>)</w:instrText>
      </w:r>
      <w:bookmarkEnd w:id="119"/>
      <w:r w:rsidR="007E1D7E" w:rsidRPr="00752797">
        <w:rPr>
          <w:lang w:val="en-US"/>
        </w:rPr>
        <w:fldChar w:fldCharType="end"/>
      </w:r>
    </w:p>
    <w:p w:rsidR="00995779" w:rsidRPr="00752797" w:rsidRDefault="00995779" w:rsidP="00995779">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v:shape id="_x0000_i1106" type="#_x0000_t75" style="width:25.8pt;height:21.6pt" o:ole="">
            <v:imagedata r:id="rId194" o:title=""/>
          </v:shape>
          <o:OLEObject Type="Embed" ProgID="Equation.DSMT4" ShapeID="_x0000_i1106" DrawAspect="Content" ObjectID="_1487594560" r:id="rId195"/>
        </w:object>
      </w:r>
      <w:r w:rsidRPr="00752797">
        <w:rPr>
          <w:lang w:val="en-US"/>
        </w:rPr>
        <w:t>) and the thickness of the wetting front (</w:t>
      </w:r>
      <w:r w:rsidRPr="00752797">
        <w:rPr>
          <w:i/>
          <w:position w:val="-14"/>
          <w:lang w:val="en-US"/>
        </w:rPr>
        <w:object w:dxaOrig="460" w:dyaOrig="380">
          <v:shape id="_x0000_i1107" type="#_x0000_t75" style="width:24pt;height:19.2pt" o:ole="">
            <v:imagedata r:id="rId196" o:title=""/>
          </v:shape>
          <o:OLEObject Type="Embed" ProgID="Equation.DSMT4" ShapeID="_x0000_i1107" DrawAspect="Content" ObjectID="_1487594561" r:id="rId197"/>
        </w:object>
      </w:r>
      <w:r w:rsidRPr="00752797">
        <w:rPr>
          <w:lang w:val="en-US"/>
        </w:rPr>
        <w:t>).</w:t>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1980" w:dyaOrig="660">
          <v:shape id="_x0000_i1108" type="#_x0000_t75" style="width:99.6pt;height:33pt" o:ole="">
            <v:imagedata r:id="rId198" o:title=""/>
          </v:shape>
          <o:OLEObject Type="Embed" ProgID="Equation.DSMT4" ShapeID="_x0000_i1108" DrawAspect="Content" ObjectID="_1487594562" r:id="rId19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71</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v:shape id="_x0000_i1109" type="#_x0000_t75" style="width:1in;height:19.2pt" o:ole="">
            <v:imagedata r:id="rId200" o:title=""/>
          </v:shape>
          <o:OLEObject Type="Embed" ProgID="Equation.DSMT4" ShapeID="_x0000_i1109" DrawAspect="Content" ObjectID="_1487594563" r:id="rId20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72</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rsidR="00995779" w:rsidRPr="00752797" w:rsidRDefault="00995779" w:rsidP="00995779">
      <w:pPr>
        <w:spacing w:line="240" w:lineRule="auto"/>
        <w:rPr>
          <w:lang w:val="en-US"/>
        </w:rPr>
      </w:pPr>
    </w:p>
    <w:p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60" w:dyaOrig="620">
          <v:shape id="_x0000_i1110" type="#_x0000_t75" style="width:82.8pt;height:31.2pt" o:ole="">
            <v:imagedata r:id="rId202" o:title=""/>
          </v:shape>
          <o:OLEObject Type="Embed" ProgID="Equation.DSMT4" ShapeID="_x0000_i1110" DrawAspect="Content" ObjectID="_1487594564" r:id="rId20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73</w:instrText>
        </w:r>
      </w:fldSimple>
      <w:r w:rsidRPr="00752797">
        <w:rPr>
          <w:lang w:val="en-US"/>
        </w:rPr>
        <w:instrText>)</w:instrText>
      </w:r>
      <w:r w:rsidR="007E1D7E" w:rsidRPr="00752797">
        <w:rPr>
          <w:lang w:val="en-US"/>
        </w:rPr>
        <w:fldChar w:fldCharType="end"/>
      </w:r>
    </w:p>
    <w:p w:rsidR="00995779" w:rsidRPr="00752797" w:rsidRDefault="00995779" w:rsidP="00995779">
      <w:pPr>
        <w:spacing w:line="240" w:lineRule="auto"/>
        <w:rPr>
          <w:lang w:val="en-US"/>
        </w:rPr>
      </w:pPr>
    </w:p>
    <w:p w:rsidR="00995779" w:rsidRPr="00752797" w:rsidRDefault="00995779" w:rsidP="00995779">
      <w:pPr>
        <w:spacing w:line="240" w:lineRule="auto"/>
        <w:rPr>
          <w:lang w:val="en-US"/>
        </w:rPr>
      </w:pPr>
      <w:r w:rsidRPr="00752797">
        <w:rPr>
          <w:lang w:val="en-US"/>
        </w:rPr>
        <w:t xml:space="preserve">where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rsidR="00995779" w:rsidRPr="00752797" w:rsidRDefault="00995779" w:rsidP="00995779">
      <w:pPr>
        <w:pStyle w:val="Heading4"/>
        <w:jc w:val="both"/>
        <w:rPr>
          <w:lang w:val="en-US"/>
        </w:rPr>
      </w:pPr>
      <w:r w:rsidRPr="00752797">
        <w:rPr>
          <w:lang w:val="en-US"/>
        </w:rPr>
        <w:t>Calculation of groundwater and surface water levels</w:t>
      </w:r>
    </w:p>
    <w:p w:rsidR="00995779" w:rsidRPr="00752797" w:rsidRDefault="00995779" w:rsidP="00995779">
      <w:pPr>
        <w:rPr>
          <w:lang w:val="en-US"/>
        </w:rPr>
      </w:pPr>
      <w:r w:rsidRPr="00752797">
        <w:rPr>
          <w:lang w:val="en-US"/>
        </w:rPr>
        <w:t>Groundwater levels are updated through the continuity relation:</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v:shape id="_x0000_i1111" type="#_x0000_t75" style="width:256.2pt;height:35.4pt" o:ole="">
            <v:imagedata r:id="rId204" o:title=""/>
          </v:shape>
          <o:OLEObject Type="Embed" ProgID="Equation.DSMT4" ShapeID="_x0000_i1111" DrawAspect="Content" ObjectID="_1487594565" r:id="rId20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74</w:instrText>
        </w:r>
      </w:fldSimple>
      <w:r w:rsidRPr="00752797">
        <w:rPr>
          <w:lang w:val="en-US"/>
        </w:rPr>
        <w:instrText>)</w:instrText>
      </w:r>
      <w:r w:rsidR="007E1D7E" w:rsidRPr="00752797">
        <w:rPr>
          <w:lang w:val="en-US"/>
        </w:rPr>
        <w:fldChar w:fldCharType="end"/>
      </w:r>
    </w:p>
    <w:p w:rsidR="00995779" w:rsidRPr="00752797" w:rsidRDefault="00995779" w:rsidP="00995779">
      <w:pPr>
        <w:rPr>
          <w:lang w:val="en-US"/>
        </w:rPr>
      </w:pPr>
    </w:p>
    <w:p w:rsidR="00995779" w:rsidRPr="00752797" w:rsidRDefault="00995779" w:rsidP="00995779">
      <w:pPr>
        <w:rPr>
          <w:lang w:val="en-US"/>
        </w:rPr>
      </w:pPr>
      <w:r w:rsidRPr="00752797">
        <w:rPr>
          <w:lang w:val="en-US"/>
        </w:rPr>
        <w:t>In these same areas the surface water level is modified to account for exchange fluxes:</w:t>
      </w:r>
    </w:p>
    <w:p w:rsidR="00995779" w:rsidRPr="00752797" w:rsidRDefault="00995779" w:rsidP="00995779">
      <w:pPr>
        <w:rPr>
          <w:lang w:val="en-US"/>
        </w:rPr>
      </w:pPr>
    </w:p>
    <w:p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v:shape id="_x0000_i1112" type="#_x0000_t75" style="width:137.4pt;height:31.2pt" o:ole="">
            <v:imagedata r:id="rId206" o:title=""/>
          </v:shape>
          <o:OLEObject Type="Embed" ProgID="Equation.DSMT4" ShapeID="_x0000_i1112" DrawAspect="Content" ObjectID="_1487594566" r:id="rId20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75</w:instrText>
        </w:r>
      </w:fldSimple>
      <w:r w:rsidRPr="00752797">
        <w:rPr>
          <w:lang w:val="en-US"/>
        </w:rPr>
        <w:instrText>)</w:instrText>
      </w:r>
      <w:r w:rsidR="007E1D7E" w:rsidRPr="00752797">
        <w:rPr>
          <w:lang w:val="en-US"/>
        </w:rPr>
        <w:fldChar w:fldCharType="end"/>
      </w:r>
    </w:p>
    <w:p w:rsidR="00995779" w:rsidRPr="00752797" w:rsidRDefault="00995779" w:rsidP="00995779">
      <w:pPr>
        <w:pStyle w:val="Heading4"/>
        <w:jc w:val="both"/>
        <w:rPr>
          <w:lang w:val="en-US"/>
        </w:rPr>
      </w:pPr>
      <w:r w:rsidRPr="00752797">
        <w:rPr>
          <w:lang w:val="en-US"/>
        </w:rPr>
        <w:t>Boundary conditions</w:t>
      </w:r>
    </w:p>
    <w:p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rsidR="00995779" w:rsidRPr="00752797" w:rsidRDefault="00995779" w:rsidP="00995779">
      <w:pPr>
        <w:pStyle w:val="ListBullet"/>
        <w:rPr>
          <w:lang w:val="en-US"/>
        </w:rPr>
      </w:pPr>
      <w:r w:rsidRPr="00752797">
        <w:rPr>
          <w:lang w:val="en-US"/>
        </w:rPr>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rsidR="009F2210" w:rsidRPr="00752797" w:rsidRDefault="009F2210" w:rsidP="009F2210">
      <w:pPr>
        <w:pStyle w:val="Heading2"/>
        <w:jc w:val="both"/>
        <w:rPr>
          <w:lang w:val="en-US"/>
        </w:rPr>
      </w:pPr>
      <w:bookmarkStart w:id="120" w:name="_Toc412623830"/>
      <w:bookmarkStart w:id="121" w:name="_Ref413406902"/>
      <w:bookmarkStart w:id="122" w:name="_Toc413611000"/>
      <w:r w:rsidRPr="00752797">
        <w:rPr>
          <w:lang w:val="en-US"/>
        </w:rPr>
        <w:t>Sediment transport</w:t>
      </w:r>
      <w:bookmarkEnd w:id="120"/>
      <w:bookmarkEnd w:id="121"/>
      <w:bookmarkEnd w:id="122"/>
    </w:p>
    <w:p w:rsidR="009F2210" w:rsidRPr="00752797" w:rsidRDefault="009F2210" w:rsidP="009F2210">
      <w:pPr>
        <w:pStyle w:val="Heading3"/>
        <w:jc w:val="both"/>
        <w:rPr>
          <w:lang w:val="en-US"/>
        </w:rPr>
      </w:pPr>
      <w:bookmarkStart w:id="123" w:name="_Toc412623831"/>
      <w:bookmarkStart w:id="124" w:name="_Toc413611001"/>
      <w:r w:rsidRPr="00752797">
        <w:rPr>
          <w:lang w:val="en-US"/>
        </w:rPr>
        <w:t>Advection-diffusion equation</w:t>
      </w:r>
      <w:bookmarkEnd w:id="123"/>
      <w:bookmarkEnd w:id="124"/>
    </w:p>
    <w:p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v:shape id="_x0000_i1113" type="#_x0000_t75" style="width:323.4pt;height:36.6pt" o:ole="">
            <v:imagedata r:id="rId208" o:title=""/>
          </v:shape>
          <o:OLEObject Type="Embed" ProgID="Equation.DSMT4" ShapeID="_x0000_i1113" DrawAspect="Content" ObjectID="_1487594567" r:id="rId20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5" w:name="ZEqnNum934820"/>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76</w:instrText>
        </w:r>
      </w:fldSimple>
      <w:r w:rsidRPr="00752797">
        <w:rPr>
          <w:lang w:val="en-US"/>
        </w:rPr>
        <w:instrText>)</w:instrText>
      </w:r>
      <w:bookmarkEnd w:id="125"/>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ZEqnNum934820  \* MERGEFORMAT </w:instrText>
      </w:r>
      <w:r w:rsidR="007E1D7E" w:rsidRPr="00752797">
        <w:rPr>
          <w:lang w:val="en-US"/>
        </w:rPr>
        <w:fldChar w:fldCharType="begin"/>
      </w:r>
      <w:r w:rsidRPr="00752797">
        <w:rPr>
          <w:lang w:val="en-US"/>
        </w:rPr>
        <w:instrText xml:space="preserve"> REF ZEqnNum934820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76</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that </w:t>
      </w:r>
      <w:r w:rsidRPr="00752797">
        <w:rPr>
          <w:i/>
          <w:lang w:val="en-US"/>
        </w:rPr>
        <w:t>w</w:t>
      </w:r>
      <w:r w:rsidRPr="00752797">
        <w:rPr>
          <w:i/>
          <w:vertAlign w:val="subscript"/>
          <w:lang w:val="en-US"/>
        </w:rPr>
        <w:t>s</w:t>
      </w:r>
      <w:r w:rsidRPr="00752797">
        <w:rPr>
          <w:lang w:val="en-US"/>
        </w:rPr>
        <w:t xml:space="preserve"> is determined on depth-averaged data (keyword: </w:t>
      </w:r>
      <w:r w:rsidRPr="00752797">
        <w:rPr>
          <w:i/>
          <w:lang w:val="en-US"/>
        </w:rPr>
        <w:t>tsfac</w:t>
      </w:r>
      <w:r w:rsidRPr="00752797">
        <w:rPr>
          <w:lang w:val="en-US"/>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v:shape id="_x0000_i1114" type="#_x0000_t75" style="width:120.6pt;height:37.8pt" o:ole="">
            <v:imagedata r:id="rId210" o:title=""/>
          </v:shape>
          <o:OLEObject Type="Embed" ProgID="Equation.DSMT4" ShapeID="_x0000_i1114" DrawAspect="Content" ObjectID="_1487594568" r:id="rId21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lastRenderedPageBreak/>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rsidR="009F2210" w:rsidRPr="00752797" w:rsidRDefault="009F2210" w:rsidP="009F2210">
      <w:pPr>
        <w:pStyle w:val="Heading3"/>
        <w:jc w:val="both"/>
        <w:rPr>
          <w:lang w:val="en-US"/>
        </w:rPr>
      </w:pPr>
      <w:bookmarkStart w:id="126" w:name="_Toc412623832"/>
      <w:bookmarkStart w:id="127" w:name="_Toc413611002"/>
      <w:r w:rsidRPr="00752797">
        <w:rPr>
          <w:lang w:val="en-US"/>
        </w:rPr>
        <w:t>General parameters</w:t>
      </w:r>
      <w:bookmarkEnd w:id="126"/>
      <w:bookmarkEnd w:id="127"/>
    </w:p>
    <w:p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w:t>
      </w:r>
      <w:proofErr w:type="gramStart"/>
      <w:r w:rsidRPr="00752797">
        <w:rPr>
          <w:lang w:val="en-US"/>
        </w:rPr>
        <w:t xml:space="preserve">in </w:t>
      </w:r>
      <w:proofErr w:type="gramEnd"/>
      <w:r w:rsidR="007E1D7E" w:rsidRPr="00752797">
        <w:rPr>
          <w:lang w:val="en-US"/>
        </w:rPr>
        <w:fldChar w:fldCharType="begin"/>
      </w:r>
      <w:r w:rsidRPr="00752797">
        <w:rPr>
          <w:lang w:val="en-US"/>
        </w:rPr>
        <w:instrText xml:space="preserve"> GOTOBUTTON ZEqnNum872304  \* MERGEFORMAT </w:instrText>
      </w:r>
      <w:r w:rsidR="007E1D7E" w:rsidRPr="00752797">
        <w:rPr>
          <w:lang w:val="en-US"/>
        </w:rPr>
        <w:fldChar w:fldCharType="begin"/>
      </w:r>
      <w:r w:rsidRPr="00752797">
        <w:rPr>
          <w:lang w:val="en-US"/>
        </w:rPr>
        <w:instrText xml:space="preserve"> REF ZEqnNum872304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78</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v:shape id="_x0000_i1115" type="#_x0000_t75" style="width:102.6pt;height:27.6pt" o:ole="">
            <v:imagedata r:id="rId212" o:title=""/>
          </v:shape>
          <o:OLEObject Type="Embed" ProgID="Equation.DSMT4" ShapeID="_x0000_i1115" DrawAspect="Content" ObjectID="_1487594569" r:id="rId21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28" w:name="ZEqnNum87230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78</w:instrText>
        </w:r>
      </w:fldSimple>
      <w:r w:rsidRPr="00752797">
        <w:rPr>
          <w:lang w:val="en-US"/>
        </w:rPr>
        <w:instrText>)</w:instrText>
      </w:r>
      <w:bookmarkEnd w:id="128"/>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v:shape id="_x0000_i1116" type="#_x0000_t75" style="width:236.4pt;height:40.8pt" o:ole="">
            <v:imagedata r:id="rId214" o:title=""/>
          </v:shape>
          <o:OLEObject Type="Embed" ProgID="Equation.DSMT4" ShapeID="_x0000_i1116" DrawAspect="Content" ObjectID="_1487594570" r:id="rId21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79</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rsidR="009F2210" w:rsidRPr="00752797" w:rsidRDefault="009F2210" w:rsidP="009F2210">
      <w:pPr>
        <w:spacing w:line="240" w:lineRule="auto"/>
        <w:rPr>
          <w:lang w:val="en-US"/>
        </w:rPr>
      </w:pPr>
    </w:p>
    <w:p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v:shape id="_x0000_i1117" type="#_x0000_t75" style="width:153.6pt;height:36.6pt" o:ole="">
            <v:imagedata r:id="rId216" o:title=""/>
          </v:shape>
          <o:OLEObject Type="Embed" ProgID="Equation.DSMT4" ShapeID="_x0000_i1117" DrawAspect="Content" ObjectID="_1487594571" r:id="rId21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v:shape id="_x0000_i1118" type="#_x0000_t75" style="width:97.8pt;height:20.4pt" o:ole="">
            <v:imagedata r:id="rId218" o:title=""/>
          </v:shape>
          <o:OLEObject Type="Embed" ProgID="Equation.DSMT4" ShapeID="_x0000_i1118" DrawAspect="Content" ObjectID="_1487594572" r:id="rId21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Ahrens (2000) which are derived based on a relationship suggested by Hallermeier (1981):</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v:shape id="_x0000_i1119" type="#_x0000_t75" style="width:134.4pt;height:34.2pt" o:ole="">
            <v:imagedata r:id="rId220" o:title=""/>
          </v:shape>
          <o:OLEObject Type="Embed" ProgID="Equation.DSMT4" ShapeID="_x0000_i1119" DrawAspect="Content" ObjectID="_1487594573" r:id="rId22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82</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v:shape id="_x0000_i1120" type="#_x0000_t75" style="width:201pt;height:22.8pt" o:ole="">
            <v:imagedata r:id="rId222" o:title=""/>
          </v:shape>
          <o:OLEObject Type="Embed" ProgID="Equation.DSMT4" ShapeID="_x0000_i1120" DrawAspect="Content" ObjectID="_1487594574" r:id="rId22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83</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v:shape id="_x0000_i1121" type="#_x0000_t75" style="width:204pt;height:22.8pt" o:ole="">
            <v:imagedata r:id="rId224" o:title=""/>
          </v:shape>
          <o:OLEObject Type="Embed" ProgID="Equation.DSMT4" ShapeID="_x0000_i1121" DrawAspect="Content" ObjectID="_1487594575" r:id="rId22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lastRenderedPageBreak/>
        <w:t xml:space="preserve">For high sediment concentrations, the fall velocity is reduced (keyword: </w:t>
      </w:r>
      <w:r w:rsidRPr="00752797">
        <w:rPr>
          <w:i/>
          <w:lang w:val="en-US"/>
        </w:rPr>
        <w:t>fallvelred = 1</w:t>
      </w:r>
      <w:r w:rsidRPr="00752797">
        <w:rPr>
          <w:lang w:val="en-US"/>
        </w:rPr>
        <w:t>) using the expression of Richardson and Zaki (1954):</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v:shape id="_x0000_i1122" type="#_x0000_t75" style="width:105pt;height:22.8pt" o:ole="">
            <v:imagedata r:id="rId226" o:title=""/>
          </v:shape>
          <o:OLEObject Type="Embed" ProgID="Equation.DSMT4" ShapeID="_x0000_i1122" DrawAspect="Content" ObjectID="_1487594576" r:id="rId22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autoSpaceDE w:val="0"/>
        <w:autoSpaceDN w:val="0"/>
        <w:adjustRightInd w:val="0"/>
        <w:spacing w:line="240" w:lineRule="auto"/>
        <w:jc w:val="left"/>
        <w:rPr>
          <w:rFonts w:ascii="NimbusSanL-Regu" w:hAnsi="NimbusSanL-Regu" w:cs="NimbusSanL-Regu"/>
          <w:szCs w:val="21"/>
          <w:lang w:val="en-US" w:eastAsia="nl-NL"/>
        </w:rPr>
      </w:pPr>
      <w:r w:rsidRPr="00752797">
        <w:rPr>
          <w:rFonts w:ascii="NimbusSanL-Regu" w:hAnsi="NimbusSanL-Regu" w:cs="NimbusSanL-Regu"/>
          <w:szCs w:val="21"/>
          <w:lang w:val="en-US" w:eastAsia="nl-NL"/>
        </w:rPr>
        <w:t xml:space="preserve">The exponent α is estimated using the equation of Rowe (1987), which depends purely on the Reynolds particle number </w:t>
      </w:r>
      <w:r w:rsidRPr="00752797">
        <w:rPr>
          <w:rFonts w:ascii="CMBX10" w:hAnsi="CMBX10" w:cs="CMBX10"/>
          <w:szCs w:val="21"/>
          <w:lang w:val="en-US" w:eastAsia="nl-NL"/>
        </w:rPr>
        <w:t>R</w:t>
      </w:r>
      <w:r w:rsidRPr="00752797">
        <w:rPr>
          <w:rFonts w:ascii="NimbusSanL-Regu" w:hAnsi="NimbusSanL-Regu" w:cs="NimbusSanL-Regu"/>
          <w:szCs w:val="21"/>
          <w:lang w:val="en-US" w:eastAsia="nl-NL"/>
        </w:rPr>
        <w:t>:</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v:shape id="_x0000_i1123" type="#_x0000_t75" style="width:111.6pt;height:34.2pt" o:ole="">
            <v:imagedata r:id="rId228" o:title=""/>
          </v:shape>
          <o:OLEObject Type="Embed" ProgID="Equation.DSMT4" ShapeID="_x0000_i1123" DrawAspect="Content" ObjectID="_1487594577" r:id="rId22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v:shape id="_x0000_i1124" type="#_x0000_t75" style="width:54.6pt;height:32.4pt" o:ole="">
            <v:imagedata r:id="rId230" o:title=""/>
          </v:shape>
          <o:OLEObject Type="Embed" ProgID="Equation.DSMT4" ShapeID="_x0000_i1124" DrawAspect="Content" ObjectID="_1487594578" r:id="rId23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87</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29" w:name="_Toc412623833"/>
      <w:bookmarkStart w:id="130" w:name="_Toc413611003"/>
      <w:r w:rsidRPr="00752797">
        <w:rPr>
          <w:lang w:val="en-US"/>
        </w:rPr>
        <w:t>Transport formulations</w:t>
      </w:r>
      <w:bookmarkEnd w:id="129"/>
      <w:bookmarkEnd w:id="130"/>
    </w:p>
    <w:p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752797">
        <w:rPr>
          <w:lang w:val="en-US"/>
        </w:rPr>
        <w:t xml:space="preserve">with </w:t>
      </w:r>
      <w:proofErr w:type="gramEnd"/>
      <w:r w:rsidR="007E1D7E" w:rsidRPr="00752797">
        <w:rPr>
          <w:lang w:val="en-US"/>
        </w:rPr>
        <w:fldChar w:fldCharType="begin"/>
      </w:r>
      <w:r w:rsidRPr="00752797">
        <w:rPr>
          <w:lang w:val="en-US"/>
        </w:rPr>
        <w:instrText xml:space="preserve"> GOTOBUTTON ZEqnNum890759  \* MERGEFORMAT </w:instrText>
      </w:r>
      <w:r w:rsidR="007E1D7E" w:rsidRPr="00752797">
        <w:rPr>
          <w:lang w:val="en-US"/>
        </w:rPr>
        <w:fldChar w:fldCharType="begin"/>
      </w:r>
      <w:r w:rsidRPr="00752797">
        <w:rPr>
          <w:lang w:val="en-US"/>
        </w:rPr>
        <w:instrText xml:space="preserve"> REF ZEqnNum890759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88</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v:shape id="_x0000_i1125" type="#_x0000_t75" style="width:262.8pt;height:32.4pt" o:ole="">
            <v:imagedata r:id="rId232" o:title=""/>
          </v:shape>
          <o:OLEObject Type="Embed" ProgID="Equation.DSMT4" ShapeID="_x0000_i1125" DrawAspect="Content" ObjectID="_1487594579" r:id="rId23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1" w:name="ZEqnNum890759"/>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88</w:instrText>
        </w:r>
      </w:fldSimple>
      <w:r w:rsidRPr="00752797">
        <w:rPr>
          <w:lang w:val="en-US"/>
        </w:rPr>
        <w:instrText>)</w:instrText>
      </w:r>
      <w:bookmarkEnd w:id="131"/>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007E1D7E" w:rsidRPr="00752797">
        <w:rPr>
          <w:lang w:val="en-US"/>
        </w:rPr>
        <w:fldChar w:fldCharType="begin"/>
      </w:r>
      <w:r w:rsidRPr="00752797">
        <w:rPr>
          <w:lang w:val="en-US"/>
        </w:rPr>
        <w:instrText xml:space="preserve"> REF _Ref413398989 \r \h </w:instrText>
      </w:r>
      <w:r w:rsidR="007E1D7E" w:rsidRPr="00752797">
        <w:rPr>
          <w:lang w:val="en-US"/>
        </w:rPr>
      </w:r>
      <w:r w:rsidR="007E1D7E" w:rsidRPr="00752797">
        <w:rPr>
          <w:lang w:val="en-US"/>
        </w:rPr>
        <w:fldChar w:fldCharType="separate"/>
      </w:r>
      <w:r w:rsidR="002D6E55">
        <w:rPr>
          <w:lang w:val="en-US"/>
        </w:rPr>
        <w:t>2.7.6</w:t>
      </w:r>
      <w:r w:rsidR="007E1D7E" w:rsidRPr="00752797">
        <w:rPr>
          <w:lang w:val="en-US"/>
        </w:rPr>
        <w:fldChar w:fldCharType="end"/>
      </w:r>
      <w:r w:rsidRPr="00752797">
        <w:rPr>
          <w:lang w:val="en-US"/>
        </w:rPr>
        <w:t xml:space="preserve">) will be calculated </w:t>
      </w:r>
    </w:p>
    <w:p w:rsidR="009F2210" w:rsidRPr="00752797" w:rsidRDefault="009F2210" w:rsidP="009F2210">
      <w:pPr>
        <w:pStyle w:val="Heading4"/>
        <w:jc w:val="both"/>
        <w:rPr>
          <w:lang w:val="en-US"/>
        </w:rPr>
      </w:pPr>
      <w:r w:rsidRPr="00752797">
        <w:rPr>
          <w:lang w:val="en-US"/>
        </w:rPr>
        <w:t>Soulsby-Van Rijn</w:t>
      </w:r>
    </w:p>
    <w:p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v:shape id="_x0000_i1126" type="#_x0000_t75" style="width:200.4pt;height:96.6pt" o:ole="">
            <v:imagedata r:id="rId234" o:title=""/>
          </v:shape>
          <o:OLEObject Type="Embed" ProgID="Equation.DSMT4" ShapeID="_x0000_i1126" DrawAspect="Content" ObjectID="_1487594580" r:id="rId23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89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For which the bed load and suspended load coefficients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v:shape id="_x0000_i1127" type="#_x0000_t75" style="width:252.6pt;height:40.8pt" o:ole="">
            <v:imagedata r:id="rId236" o:title=""/>
          </v:shape>
          <o:OLEObject Type="Embed" ProgID="Equation.DSMT4" ShapeID="_x0000_i1127" DrawAspect="Content" ObjectID="_1487594581" r:id="rId23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90</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r w:rsidRPr="00752797">
        <w:rPr>
          <w:lang w:val="en-US"/>
        </w:rPr>
        <w:lastRenderedPageBreak/>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v:shape id="_x0000_i1128" type="#_x0000_t75" style="width:84.6pt;height:34.2pt" o:ole="">
            <v:imagedata r:id="rId238" o:title=""/>
          </v:shape>
          <o:OLEObject Type="Embed" ProgID="Equation.DSMT4" ShapeID="_x0000_i1128" DrawAspect="Content" ObjectID="_1487594582" r:id="rId23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91</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v:shape id="_x0000_i1129" type="#_x0000_t75" style="width:222.6pt;height:77.4pt" o:ole="">
            <v:imagedata r:id="rId240" o:title=""/>
          </v:shape>
          <o:OLEObject Type="Embed" ProgID="Equation.DSMT4" ShapeID="_x0000_i1129" DrawAspect="Content" ObjectID="_1487594583" r:id="rId24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92</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Pr="00752797">
        <w:rPr>
          <w:lang w:val="en-US"/>
        </w:rPr>
        <w:t xml:space="preserve">) is calculated with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ZEqnNum280790  \* MERGEFORMAT </w:instrText>
      </w:r>
      <w:r w:rsidR="007E1D7E" w:rsidRPr="00752797">
        <w:rPr>
          <w:lang w:val="en-US"/>
        </w:rPr>
        <w:fldChar w:fldCharType="begin"/>
      </w:r>
      <w:r w:rsidRPr="00752797">
        <w:rPr>
          <w:lang w:val="en-US"/>
        </w:rPr>
        <w:instrText xml:space="preserve"> REF ZEqnNum280790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93</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70"/>
          <w:lang w:val="en-US"/>
        </w:rPr>
        <w:object w:dxaOrig="2960" w:dyaOrig="1560">
          <v:shape id="_x0000_i1130" type="#_x0000_t75" style="width:148.2pt;height:77.4pt" o:ole="">
            <v:imagedata r:id="rId242" o:title=""/>
          </v:shape>
          <o:OLEObject Type="Embed" ProgID="Equation.DSMT4" ShapeID="_x0000_i1130" DrawAspect="Content" ObjectID="_1487594584" r:id="rId24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32" w:name="ZEqnNum280790"/>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93</w:instrText>
        </w:r>
      </w:fldSimple>
      <w:r w:rsidRPr="00752797">
        <w:rPr>
          <w:lang w:val="en-US"/>
        </w:rPr>
        <w:instrText>)</w:instrText>
      </w:r>
      <w:bookmarkEnd w:id="132"/>
      <w:r w:rsidR="007E1D7E" w:rsidRPr="00752797">
        <w:rPr>
          <w:lang w:val="en-US"/>
        </w:rPr>
        <w:fldChar w:fldCharType="end"/>
      </w:r>
    </w:p>
    <w:p w:rsidR="009F2210" w:rsidRPr="00752797" w:rsidRDefault="009F2210" w:rsidP="009F2210">
      <w:pPr>
        <w:rPr>
          <w:lang w:val="en-US"/>
        </w:rPr>
      </w:pPr>
    </w:p>
    <w:p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v:shape id="_x0000_i1131" type="#_x0000_t75" style="width:5.4pt;height:5.4pt" o:ole="">
            <v:imagedata r:id="rId244" o:title=""/>
          </v:shape>
          <o:OLEObject Type="Embed" ProgID="Equation.DSMT4" ShapeID="_x0000_i1131" DrawAspect="Content" ObjectID="_1487594585" r:id="rId245"/>
        </w:object>
      </w:r>
      <w:r w:rsidRPr="00752797">
        <w:rPr>
          <w:lang w:val="en-US"/>
        </w:rPr>
        <w:t xml:space="preserve"> </w:t>
      </w:r>
      <w:r w:rsidRPr="00752797">
        <w:rPr>
          <w:lang w:val="en-US"/>
        </w:rPr>
        <w:tab/>
      </w:r>
    </w:p>
    <w:p w:rsidR="009F2210" w:rsidRPr="00752797" w:rsidRDefault="009F2210" w:rsidP="009F2210">
      <w:pPr>
        <w:pStyle w:val="Heading4"/>
        <w:jc w:val="both"/>
        <w:rPr>
          <w:lang w:val="en-US"/>
        </w:rPr>
      </w:pPr>
      <w:r w:rsidRPr="00752797">
        <w:rPr>
          <w:lang w:val="en-US"/>
        </w:rPr>
        <w:t>Van Thiel-Van Rijn</w:t>
      </w:r>
    </w:p>
    <w:p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rsidR="009F2210" w:rsidRPr="00752797" w:rsidRDefault="009F2210" w:rsidP="009F2210">
      <w:pPr>
        <w:rPr>
          <w:lang w:val="en-US"/>
        </w:rPr>
      </w:pPr>
    </w:p>
    <w:p w:rsidR="009F2210" w:rsidRPr="00752797" w:rsidRDefault="009F2210" w:rsidP="009F2210">
      <w:pPr>
        <w:rPr>
          <w:lang w:val="en-US"/>
        </w:rPr>
      </w:pPr>
      <w:r w:rsidRPr="00752797">
        <w:rPr>
          <w:lang w:val="en-US"/>
        </w:rPr>
        <w:t>The equilibrium sediment concentrations are calculated according to</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v:shape id="_x0000_i1132" type="#_x0000_t75" style="width:183pt;height:63.6pt" o:ole="">
            <v:imagedata r:id="rId246" o:title=""/>
          </v:shape>
          <o:OLEObject Type="Embed" ProgID="Equation.DSMT4" ShapeID="_x0000_i1132" DrawAspect="Content" ObjectID="_1487594586" r:id="rId24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94</w:instrText>
        </w:r>
      </w:fldSimple>
      <w:r w:rsidRPr="00752797">
        <w:rPr>
          <w:lang w:val="en-US"/>
        </w:rPr>
        <w:instrText>)</w:instrText>
      </w:r>
      <w:r w:rsidR="007E1D7E" w:rsidRPr="00752797">
        <w:rPr>
          <w:lang w:val="en-US"/>
        </w:rPr>
        <w:fldChar w:fldCharType="end"/>
      </w:r>
    </w:p>
    <w:p w:rsidR="00AA1803" w:rsidRPr="00752797" w:rsidRDefault="00AA1803" w:rsidP="00AA1803">
      <w:pPr>
        <w:rPr>
          <w:lang w:val="en-US"/>
        </w:rPr>
      </w:pPr>
    </w:p>
    <w:p w:rsidR="009F2210" w:rsidRPr="00752797" w:rsidRDefault="009F2210" w:rsidP="009F2210">
      <w:pPr>
        <w:rPr>
          <w:lang w:val="en-US"/>
        </w:rPr>
      </w:pPr>
      <w:r w:rsidRPr="00752797">
        <w:rPr>
          <w:lang w:val="en-US"/>
        </w:rPr>
        <w:lastRenderedPageBreak/>
        <w:t>For which the bed-load and suspended load coefficient are calculated with: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v:shape id="_x0000_i1133" type="#_x0000_t75" style="width:247.2pt;height:42pt" o:ole="">
            <v:imagedata r:id="rId248" o:title=""/>
          </v:shape>
          <o:OLEObject Type="Embed" ProgID="Equation.DSMT4" ShapeID="_x0000_i1133" DrawAspect="Content" ObjectID="_1487594587" r:id="rId24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v:shape id="_x0000_i1134" type="#_x0000_t75" style="width:243pt;height:36.6pt" o:ole="">
            <v:imagedata r:id="rId250" o:title=""/>
          </v:shape>
          <o:OLEObject Type="Embed" ProgID="Equation.DSMT4" ShapeID="_x0000_i1134" DrawAspect="Content" ObjectID="_1487594588" r:id="rId25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96</w:instrText>
        </w:r>
      </w:fldSimple>
      <w:r w:rsidRPr="00752797">
        <w:rPr>
          <w:lang w:val="en-US"/>
        </w:rPr>
        <w:instrText>)</w:instrText>
      </w:r>
      <w:r w:rsidR="007E1D7E" w:rsidRPr="00752797">
        <w:rPr>
          <w:lang w:val="en-US"/>
        </w:rPr>
        <w:fldChar w:fldCharType="end"/>
      </w:r>
    </w:p>
    <w:p w:rsidR="009F2210" w:rsidRPr="00752797" w:rsidRDefault="009F2210" w:rsidP="009F2210">
      <w:pPr>
        <w:spacing w:line="240" w:lineRule="auto"/>
        <w:rPr>
          <w:lang w:val="en-US"/>
        </w:rPr>
      </w:pPr>
    </w:p>
    <w:p w:rsidR="009F2210" w:rsidRPr="00752797" w:rsidRDefault="009F2210" w:rsidP="009F2210">
      <w:pPr>
        <w:rPr>
          <w:lang w:val="en-US"/>
        </w:rPr>
      </w:pPr>
      <w:r w:rsidRPr="00752797">
        <w:rPr>
          <w:lang w:val="en-US"/>
        </w:rPr>
        <w:t>The critical velocity for currents is based on Shields (1936):</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116"/>
          <w:lang w:val="en-US"/>
        </w:rPr>
        <w:object w:dxaOrig="4720" w:dyaOrig="2439">
          <v:shape id="_x0000_i1135" type="#_x0000_t75" style="width:236.4pt;height:121.2pt" o:ole="">
            <v:imagedata r:id="rId252" o:title=""/>
          </v:shape>
          <o:OLEObject Type="Embed" ProgID="Equation.DSMT4" ShapeID="_x0000_i1135" DrawAspect="Content" ObjectID="_1487594589" r:id="rId25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97</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The critical velocity for waves is based on Komer and Miller (1975):</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v:shape id="_x0000_i1136" type="#_x0000_t75" style="width:265.2pt;height:50.4pt" o:ole="">
            <v:imagedata r:id="rId254" o:title=""/>
          </v:shape>
          <o:OLEObject Type="Embed" ProgID="Equation.DSMT4" ShapeID="_x0000_i1136" DrawAspect="Content" ObjectID="_1487594590" r:id="rId25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98</w:instrText>
        </w:r>
      </w:fldSimple>
      <w:r w:rsidRPr="00752797">
        <w:rPr>
          <w:lang w:val="en-US"/>
        </w:rPr>
        <w:instrText>)</w:instrText>
      </w:r>
      <w:r w:rsidR="007E1D7E" w:rsidRPr="00752797">
        <w:rPr>
          <w:lang w:val="en-US"/>
        </w:rPr>
        <w:fldChar w:fldCharType="end"/>
      </w:r>
    </w:p>
    <w:p w:rsidR="009F2210" w:rsidRPr="00752797" w:rsidRDefault="009F2210" w:rsidP="009F2210">
      <w:pPr>
        <w:pStyle w:val="Heading3"/>
        <w:jc w:val="both"/>
        <w:rPr>
          <w:lang w:val="en-US"/>
        </w:rPr>
      </w:pPr>
      <w:bookmarkStart w:id="133" w:name="_Toc412623834"/>
      <w:bookmarkStart w:id="134" w:name="_Toc413611004"/>
      <w:r w:rsidRPr="00752797">
        <w:rPr>
          <w:lang w:val="en-US"/>
        </w:rPr>
        <w:t>Effects of wave nonlinearity</w:t>
      </w:r>
      <w:bookmarkEnd w:id="133"/>
      <w:bookmarkEnd w:id="134"/>
      <w:r w:rsidRPr="00752797">
        <w:rPr>
          <w:lang w:val="en-US"/>
        </w:rPr>
        <w:t xml:space="preserve"> </w:t>
      </w:r>
    </w:p>
    <w:p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v:shape id="_x0000_i1137" type="#_x0000_t75" style="width:236.4pt;height:72.6pt" o:ole="">
            <v:imagedata r:id="rId256" o:title=""/>
          </v:shape>
          <o:OLEObject Type="Embed" ProgID="Equation.DSMT4" ShapeID="_x0000_i1137" DrawAspect="Content" ObjectID="_1487594591" r:id="rId257"/>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2D6E55">
          <w:rPr>
            <w:noProof/>
            <w:szCs w:val="21"/>
            <w:lang w:val="en-US"/>
          </w:rPr>
          <w:instrText>2</w:instrText>
        </w:r>
      </w:fldSimple>
      <w:r w:rsidRPr="00752797">
        <w:rPr>
          <w:szCs w:val="21"/>
          <w:lang w:val="en-US"/>
        </w:rPr>
        <w:instrText>.</w:instrText>
      </w:r>
      <w:fldSimple w:instr=" SEQ MTEqn \c \* Arabic \* MERGEFORMAT ">
        <w:r w:rsidR="002D6E55">
          <w:rPr>
            <w:noProof/>
            <w:szCs w:val="21"/>
            <w:lang w:val="en-US"/>
          </w:rPr>
          <w:instrText>99</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rPr>
          <w:szCs w:val="21"/>
          <w:lang w:val="en-US"/>
        </w:rPr>
      </w:pPr>
    </w:p>
    <w:p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 xml:space="preserve">facSk &amp; </w:t>
      </w:r>
      <w:proofErr w:type="spellStart"/>
      <w:r w:rsidRPr="00752797">
        <w:rPr>
          <w:i/>
          <w:szCs w:val="21"/>
          <w:lang w:val="en-US"/>
        </w:rPr>
        <w:t>facAs</w:t>
      </w:r>
      <w:proofErr w:type="spellEnd"/>
      <w:r w:rsidRPr="00752797">
        <w:rPr>
          <w:szCs w:val="21"/>
          <w:lang w:val="en-US"/>
        </w:rPr>
        <w:t xml:space="preserve">), see equation </w:t>
      </w:r>
      <w:r w:rsidR="007E1D7E" w:rsidRPr="00752797">
        <w:rPr>
          <w:szCs w:val="21"/>
          <w:lang w:val="en-US"/>
        </w:rPr>
        <w:fldChar w:fldCharType="begin"/>
      </w:r>
      <w:r w:rsidRPr="00752797">
        <w:rPr>
          <w:szCs w:val="21"/>
          <w:lang w:val="en-US"/>
        </w:rPr>
        <w:instrText xml:space="preserve"> GOTOBUTTON ZEqnNum326040  \* MERGEFORMAT </w:instrText>
      </w:r>
      <w:r w:rsidR="007E1D7E" w:rsidRPr="00752797">
        <w:rPr>
          <w:szCs w:val="21"/>
          <w:lang w:val="en-US"/>
        </w:rPr>
        <w:fldChar w:fldCharType="begin"/>
      </w:r>
      <w:r w:rsidRPr="00752797">
        <w:rPr>
          <w:szCs w:val="21"/>
          <w:lang w:val="en-US"/>
        </w:rPr>
        <w:instrText xml:space="preserve"> REF ZEqnNum326040 \* Charformat \! \* MERGEFORMAT </w:instrText>
      </w:r>
      <w:r w:rsidR="007E1D7E" w:rsidRPr="00752797">
        <w:rPr>
          <w:szCs w:val="21"/>
          <w:lang w:val="en-US"/>
        </w:rPr>
        <w:fldChar w:fldCharType="separate"/>
      </w:r>
      <w:r w:rsidR="002D6E55" w:rsidRPr="00752797">
        <w:rPr>
          <w:szCs w:val="21"/>
          <w:lang w:val="en-US"/>
        </w:rPr>
        <w:instrText>(</w:instrText>
      </w:r>
      <w:r w:rsidR="002D6E55">
        <w:rPr>
          <w:szCs w:val="21"/>
          <w:lang w:val="en-US"/>
        </w:rPr>
        <w:instrText>2</w:instrText>
      </w:r>
      <w:r w:rsidR="002D6E55" w:rsidRPr="00752797">
        <w:rPr>
          <w:szCs w:val="21"/>
          <w:lang w:val="en-US"/>
        </w:rPr>
        <w:instrText>.</w:instrText>
      </w:r>
      <w:r w:rsidR="002D6E55">
        <w:rPr>
          <w:szCs w:val="21"/>
          <w:lang w:val="en-US"/>
        </w:rPr>
        <w:instrText>100</w:instrText>
      </w:r>
      <w:r w:rsidR="002D6E55" w:rsidRPr="00752797">
        <w:rPr>
          <w:szCs w:val="21"/>
          <w:lang w:val="en-US"/>
        </w:rPr>
        <w:instrText>)</w:instrText>
      </w:r>
      <w:r w:rsidR="007E1D7E" w:rsidRPr="00752797">
        <w:rPr>
          <w:szCs w:val="21"/>
          <w:lang w:val="en-US"/>
        </w:rPr>
        <w:fldChar w:fldCharType="end"/>
      </w:r>
      <w:r w:rsidR="007E1D7E"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section </w:t>
      </w:r>
      <w:r w:rsidR="007E1D7E" w:rsidRPr="00752797">
        <w:rPr>
          <w:szCs w:val="21"/>
          <w:lang w:val="en-US"/>
        </w:rPr>
        <w:fldChar w:fldCharType="begin"/>
      </w:r>
      <w:r w:rsidRPr="00752797">
        <w:rPr>
          <w:szCs w:val="21"/>
          <w:lang w:val="en-US"/>
        </w:rPr>
        <w:instrText xml:space="preserve"> REF _Ref412651014 \r \h </w:instrText>
      </w:r>
      <w:r w:rsidR="007E1D7E" w:rsidRPr="00752797">
        <w:rPr>
          <w:szCs w:val="21"/>
          <w:lang w:val="en-US"/>
        </w:rPr>
      </w:r>
      <w:r w:rsidR="007E1D7E" w:rsidRPr="00752797">
        <w:rPr>
          <w:szCs w:val="21"/>
          <w:lang w:val="en-US"/>
        </w:rPr>
        <w:fldChar w:fldCharType="separate"/>
      </w:r>
      <w:r w:rsidR="002D6E55">
        <w:rPr>
          <w:szCs w:val="21"/>
          <w:lang w:val="en-US"/>
        </w:rPr>
        <w:t>2.3.4</w:t>
      </w:r>
      <w:r w:rsidR="007E1D7E"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v:shape id="_x0000_i1138" type="#_x0000_t75" style="width:114pt;height:17.4pt" o:ole="">
            <v:imagedata r:id="rId258" o:title=""/>
          </v:shape>
          <o:OLEObject Type="Embed" ProgID="Equation.DSMT4" ShapeID="_x0000_i1138" DrawAspect="Content" ObjectID="_1487594592" r:id="rId259"/>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bookmarkStart w:id="135" w:name="ZEqnNum326040"/>
      <w:r w:rsidRPr="00752797">
        <w:rPr>
          <w:szCs w:val="21"/>
          <w:lang w:val="en-US"/>
        </w:rPr>
        <w:instrText>(</w:instrText>
      </w:r>
      <w:fldSimple w:instr=" SEQ MTSec \c \* Arabic \* MERGEFORMAT ">
        <w:r w:rsidR="002D6E55">
          <w:rPr>
            <w:noProof/>
            <w:szCs w:val="21"/>
            <w:lang w:val="en-US"/>
          </w:rPr>
          <w:instrText>2</w:instrText>
        </w:r>
      </w:fldSimple>
      <w:r w:rsidRPr="00752797">
        <w:rPr>
          <w:szCs w:val="21"/>
          <w:lang w:val="en-US"/>
        </w:rPr>
        <w:instrText>.</w:instrText>
      </w:r>
      <w:fldSimple w:instr=" SEQ MTEqn \c \* Arabic \* MERGEFORMAT ">
        <w:r w:rsidR="002D6E55">
          <w:rPr>
            <w:noProof/>
            <w:szCs w:val="21"/>
            <w:lang w:val="en-US"/>
          </w:rPr>
          <w:instrText>100</w:instrText>
        </w:r>
      </w:fldSimple>
      <w:r w:rsidRPr="00752797">
        <w:rPr>
          <w:szCs w:val="21"/>
          <w:lang w:val="en-US"/>
        </w:rPr>
        <w:instrText>)</w:instrText>
      </w:r>
      <w:bookmarkEnd w:id="135"/>
      <w:r w:rsidR="007E1D7E" w:rsidRPr="00752797">
        <w:rPr>
          <w:szCs w:val="21"/>
          <w:lang w:val="en-US"/>
        </w:rPr>
        <w:fldChar w:fldCharType="end"/>
      </w:r>
    </w:p>
    <w:p w:rsidR="009F2210" w:rsidRPr="00752797" w:rsidRDefault="009F2210" w:rsidP="009F2210">
      <w:pPr>
        <w:pStyle w:val="Heading3"/>
        <w:jc w:val="both"/>
        <w:rPr>
          <w:lang w:val="en-US"/>
        </w:rPr>
      </w:pPr>
      <w:bookmarkStart w:id="136" w:name="_Toc413611005"/>
      <w:r w:rsidRPr="00752797">
        <w:rPr>
          <w:lang w:val="en-US"/>
        </w:rPr>
        <w:t>Hindered erosion by dilatancy</w:t>
      </w:r>
      <w:bookmarkEnd w:id="136"/>
    </w:p>
    <w:p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rsidR="00AA1803" w:rsidRPr="00752797" w:rsidRDefault="00AA1803"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v:shape id="_x0000_i1139" type="#_x0000_t75" style="width:144.6pt;height:35.4pt" o:ole="">
            <v:imagedata r:id="rId260" o:title=""/>
          </v:shape>
          <o:OLEObject Type="Embed" ProgID="Equation.DSMT4" ShapeID="_x0000_i1139" DrawAspect="Content" ObjectID="_1487594593" r:id="rId261"/>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2D6E55">
          <w:rPr>
            <w:noProof/>
            <w:szCs w:val="21"/>
            <w:lang w:val="en-US"/>
          </w:rPr>
          <w:instrText>2</w:instrText>
        </w:r>
      </w:fldSimple>
      <w:r w:rsidRPr="00752797">
        <w:rPr>
          <w:szCs w:val="21"/>
          <w:lang w:val="en-US"/>
        </w:rPr>
        <w:instrText>.</w:instrText>
      </w:r>
      <w:fldSimple w:instr=" SEQ MTEqn \c \* Arabic \* MERGEFORMAT ">
        <w:r w:rsidR="002D6E55">
          <w:rPr>
            <w:noProof/>
            <w:szCs w:val="21"/>
            <w:lang w:val="en-US"/>
          </w:rPr>
          <w:instrText>101</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D5585B">
      <w:pPr>
        <w:spacing w:line="240" w:lineRule="auto"/>
        <w:jc w:val="left"/>
        <w:rPr>
          <w:szCs w:val="21"/>
          <w:lang w:val="en-US"/>
        </w:rPr>
      </w:pPr>
      <w:r w:rsidRPr="00752797">
        <w:rPr>
          <w:szCs w:val="21"/>
          <w:lang w:val="en-US"/>
        </w:rPr>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rsidR="009F2210" w:rsidRPr="00752797" w:rsidRDefault="009F2210" w:rsidP="009F2210">
      <w:pPr>
        <w:spacing w:line="240" w:lineRule="auto"/>
        <w:rPr>
          <w:szCs w:val="21"/>
          <w:lang w:val="en-US"/>
        </w:rPr>
      </w:pPr>
    </w:p>
    <w:p w:rsidR="009F2210" w:rsidRPr="00752797" w:rsidRDefault="009F2210" w:rsidP="009F2210">
      <w:pPr>
        <w:spacing w:line="240" w:lineRule="auto"/>
        <w:rPr>
          <w:szCs w:val="21"/>
          <w:lang w:val="en-US"/>
        </w:rPr>
      </w:pPr>
      <w:r w:rsidRPr="00752797">
        <w:rPr>
          <w:szCs w:val="21"/>
          <w:lang w:val="en-US"/>
        </w:rPr>
        <w:t xml:space="preserve">The larger the permeability of the bed, the smaller the dilatancy effect. Van Rhee (2010) suggests </w:t>
      </w:r>
      <w:r w:rsidR="00D5585B" w:rsidRPr="00752797">
        <w:rPr>
          <w:szCs w:val="21"/>
          <w:lang w:val="en-US"/>
        </w:rPr>
        <w:t>using</w:t>
      </w:r>
      <w:r w:rsidRPr="00752797">
        <w:rPr>
          <w:szCs w:val="21"/>
          <w:lang w:val="en-US"/>
        </w:rPr>
        <w:t xml:space="preserve"> the equation proposed by Den Adel (1987):</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v:shape id="_x0000_i1140" type="#_x0000_t75" style="width:105pt;height:36.6pt" o:ole="">
            <v:imagedata r:id="rId262" o:title=""/>
          </v:shape>
          <o:OLEObject Type="Embed" ProgID="Equation.DSMT4" ShapeID="_x0000_i1140" DrawAspect="Content" ObjectID="_1487594594" r:id="rId263"/>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2D6E55">
          <w:rPr>
            <w:noProof/>
            <w:szCs w:val="21"/>
            <w:lang w:val="en-US"/>
          </w:rPr>
          <w:instrText>2</w:instrText>
        </w:r>
      </w:fldSimple>
      <w:r w:rsidRPr="00752797">
        <w:rPr>
          <w:szCs w:val="21"/>
          <w:lang w:val="en-US"/>
        </w:rPr>
        <w:instrText>.</w:instrText>
      </w:r>
      <w:fldSimple w:instr=" SEQ MTEqn \c \* Arabic \* MERGEFORMAT ">
        <w:r w:rsidR="002D6E55">
          <w:rPr>
            <w:noProof/>
            <w:szCs w:val="21"/>
            <w:lang w:val="en-US"/>
          </w:rPr>
          <w:instrText>102</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spacing w:line="240" w:lineRule="auto"/>
        <w:rPr>
          <w:szCs w:val="21"/>
          <w:lang w:val="en-US"/>
        </w:rPr>
      </w:pPr>
    </w:p>
    <w:p w:rsidR="009F2210" w:rsidRPr="00752797" w:rsidRDefault="009F2210" w:rsidP="009F2210">
      <w:pPr>
        <w:spacing w:line="240" w:lineRule="auto"/>
        <w:jc w:val="left"/>
        <w:rPr>
          <w:szCs w:val="21"/>
          <w:lang w:val="en-US"/>
        </w:rPr>
      </w:pPr>
      <w:r w:rsidRPr="00752797">
        <w:rPr>
          <w:szCs w:val="21"/>
          <w:lang w:val="en-US"/>
        </w:rPr>
        <w:t xml:space="preserve">Finally, the erosion velocity </w:t>
      </w:r>
      <w:r w:rsidRPr="00752797">
        <w:rPr>
          <w:i/>
          <w:szCs w:val="21"/>
          <w:lang w:val="en-US"/>
        </w:rPr>
        <w:t>v</w:t>
      </w:r>
      <w:r w:rsidRPr="00752797">
        <w:rPr>
          <w:i/>
          <w:szCs w:val="21"/>
          <w:vertAlign w:val="subscript"/>
          <w:lang w:val="en-US"/>
        </w:rPr>
        <w:t>e</w:t>
      </w:r>
      <w:r w:rsidRPr="00752797">
        <w:rPr>
          <w:szCs w:val="21"/>
          <w:lang w:val="en-US"/>
        </w:rPr>
        <w:t>, is the velocity at which the bottom level decreases:</w:t>
      </w:r>
    </w:p>
    <w:p w:rsidR="009F2210" w:rsidRPr="00752797" w:rsidRDefault="009F2210" w:rsidP="009F2210">
      <w:pPr>
        <w:rPr>
          <w:szCs w:val="21"/>
          <w:lang w:val="en-US"/>
        </w:rPr>
      </w:pPr>
    </w:p>
    <w:p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v:shape id="_x0000_i1141" type="#_x0000_t75" style="width:165.6pt;height:48pt" o:ole="">
            <v:imagedata r:id="rId264" o:title=""/>
          </v:shape>
          <o:OLEObject Type="Embed" ProgID="Equation.DSMT4" ShapeID="_x0000_i1141" DrawAspect="Content" ObjectID="_1487594595" r:id="rId265"/>
        </w:object>
      </w:r>
      <w:r w:rsidRPr="00752797">
        <w:rPr>
          <w:szCs w:val="21"/>
          <w:lang w:val="en-US"/>
        </w:rPr>
        <w:t xml:space="preserve"> </w:t>
      </w:r>
      <w:r w:rsidRPr="00752797">
        <w:rPr>
          <w:szCs w:val="21"/>
          <w:lang w:val="en-US"/>
        </w:rPr>
        <w:tab/>
      </w:r>
      <w:r w:rsidR="007E1D7E" w:rsidRPr="00752797">
        <w:rPr>
          <w:szCs w:val="21"/>
          <w:lang w:val="en-US"/>
        </w:rPr>
        <w:fldChar w:fldCharType="begin"/>
      </w:r>
      <w:r w:rsidRPr="00752797">
        <w:rPr>
          <w:szCs w:val="21"/>
          <w:lang w:val="en-US"/>
        </w:rPr>
        <w:instrText xml:space="preserve"> MACROBUTTON MTPlaceRef \* MERGEFORMAT </w:instrText>
      </w:r>
      <w:r w:rsidR="007E1D7E" w:rsidRPr="00752797">
        <w:rPr>
          <w:szCs w:val="21"/>
          <w:lang w:val="en-US"/>
        </w:rPr>
        <w:fldChar w:fldCharType="begin"/>
      </w:r>
      <w:r w:rsidRPr="00752797">
        <w:rPr>
          <w:szCs w:val="21"/>
          <w:lang w:val="en-US"/>
        </w:rPr>
        <w:instrText xml:space="preserve"> SEQ MTEqn \h \* MERGEFORMAT </w:instrText>
      </w:r>
      <w:r w:rsidR="007E1D7E" w:rsidRPr="00752797">
        <w:rPr>
          <w:szCs w:val="21"/>
          <w:lang w:val="en-US"/>
        </w:rPr>
        <w:fldChar w:fldCharType="end"/>
      </w:r>
      <w:r w:rsidRPr="00752797">
        <w:rPr>
          <w:szCs w:val="21"/>
          <w:lang w:val="en-US"/>
        </w:rPr>
        <w:instrText>(</w:instrText>
      </w:r>
      <w:fldSimple w:instr=" SEQ MTSec \c \* Arabic \* MERGEFORMAT ">
        <w:r w:rsidR="002D6E55">
          <w:rPr>
            <w:noProof/>
            <w:szCs w:val="21"/>
            <w:lang w:val="en-US"/>
          </w:rPr>
          <w:instrText>2</w:instrText>
        </w:r>
      </w:fldSimple>
      <w:r w:rsidRPr="00752797">
        <w:rPr>
          <w:szCs w:val="21"/>
          <w:lang w:val="en-US"/>
        </w:rPr>
        <w:instrText>.</w:instrText>
      </w:r>
      <w:fldSimple w:instr=" SEQ MTEqn \c \* Arabic \* MERGEFORMAT ">
        <w:r w:rsidR="002D6E55">
          <w:rPr>
            <w:noProof/>
            <w:szCs w:val="21"/>
            <w:lang w:val="en-US"/>
          </w:rPr>
          <w:instrText>103</w:instrText>
        </w:r>
      </w:fldSimple>
      <w:r w:rsidRPr="00752797">
        <w:rPr>
          <w:szCs w:val="21"/>
          <w:lang w:val="en-US"/>
        </w:rPr>
        <w:instrText>)</w:instrText>
      </w:r>
      <w:r w:rsidR="007E1D7E" w:rsidRPr="00752797">
        <w:rPr>
          <w:szCs w:val="21"/>
          <w:lang w:val="en-US"/>
        </w:rPr>
        <w:fldChar w:fldCharType="end"/>
      </w:r>
    </w:p>
    <w:p w:rsidR="009F2210" w:rsidRPr="00752797" w:rsidRDefault="009F2210" w:rsidP="009F2210">
      <w:pPr>
        <w:pStyle w:val="Heading3"/>
        <w:jc w:val="both"/>
        <w:rPr>
          <w:lang w:val="en-US"/>
        </w:rPr>
      </w:pPr>
      <w:bookmarkStart w:id="137" w:name="_Toc412623835"/>
      <w:bookmarkStart w:id="138" w:name="_Ref413398989"/>
      <w:bookmarkStart w:id="139" w:name="_Toc413611006"/>
      <w:r w:rsidRPr="00752797">
        <w:rPr>
          <w:lang w:val="en-US"/>
        </w:rPr>
        <w:t>Bed slope effect</w:t>
      </w:r>
      <w:bookmarkEnd w:id="137"/>
      <w:bookmarkEnd w:id="138"/>
      <w:bookmarkEnd w:id="139"/>
    </w:p>
    <w:p w:rsidR="009F2210" w:rsidRPr="00752797" w:rsidRDefault="009F2210" w:rsidP="009F2210">
      <w:pPr>
        <w:pStyle w:val="MTDisplayEquation"/>
        <w:rPr>
          <w:lang w:val="en-US"/>
        </w:rPr>
      </w:pPr>
      <w:r w:rsidRPr="00752797">
        <w:rPr>
          <w:lang w:val="en-US"/>
        </w:rPr>
        <w:t>The bed slope affects the sediment transport in various ways (Walstra, 2007):</w:t>
      </w:r>
    </w:p>
    <w:p w:rsidR="009F2210" w:rsidRPr="00752797" w:rsidRDefault="009F2210" w:rsidP="009F2210">
      <w:pPr>
        <w:rPr>
          <w:lang w:val="en-US"/>
        </w:rPr>
      </w:pP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rsidR="009F2210" w:rsidRPr="00752797" w:rsidRDefault="009F2210" w:rsidP="009F2210">
      <w:pPr>
        <w:rPr>
          <w:rFonts w:ascii="NimbusSanL-Regu" w:hAnsi="NimbusSanL-Regu" w:cs="NimbusSanL-Regu"/>
          <w:szCs w:val="21"/>
          <w:lang w:val="en-US" w:eastAsia="nl-NL"/>
        </w:rPr>
      </w:pPr>
    </w:p>
    <w:p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v:shape id="_x0000_i1142" type="#_x0000_t75" style="width:198pt;height:65.4pt" o:ole="">
            <v:imagedata r:id="rId266" o:title=""/>
          </v:shape>
          <o:OLEObject Type="Embed" ProgID="Equation.DSMT4" ShapeID="_x0000_i1142" DrawAspect="Content" ObjectID="_1487594596" r:id="rId26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104</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rFonts w:ascii="NimbusSanL-Regu" w:hAnsi="NimbusSanL-Regu" w:cs="NimbusSanL-Regu"/>
          <w:szCs w:val="21"/>
          <w:lang w:val="en-US" w:eastAsia="nl-NL"/>
        </w:rPr>
      </w:pPr>
      <w:r w:rsidRPr="00752797">
        <w:rPr>
          <w:lang w:val="en-US"/>
        </w:rPr>
        <w:lastRenderedPageBreak/>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v:shape id="_x0000_i1143" type="#_x0000_t75" style="width:99pt;height:33pt" o:ole="">
            <v:imagedata r:id="rId268" o:title=""/>
          </v:shape>
          <o:OLEObject Type="Embed" ProgID="Equation.DSMT4" ShapeID="_x0000_i1143" DrawAspect="Content" ObjectID="_1487594597" r:id="rId26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105</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54"/>
          <w:lang w:val="en-US"/>
        </w:rPr>
        <w:object w:dxaOrig="3320" w:dyaOrig="1240">
          <v:shape id="_x0000_i1144" type="#_x0000_t75" style="width:166.2pt;height:61.8pt" o:ole="">
            <v:imagedata r:id="rId270" o:title=""/>
          </v:shape>
          <o:OLEObject Type="Embed" ProgID="Equation.DSMT4" ShapeID="_x0000_i1144" DrawAspect="Content" ObjectID="_1487594598" r:id="rId27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106</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v:shape id="_x0000_i1145" type="#_x0000_t75" style="width:119.4pt;height:36.6pt" o:ole="">
            <v:imagedata r:id="rId272" o:title=""/>
          </v:shape>
          <o:OLEObject Type="Embed" ProgID="Equation.DSMT4" ShapeID="_x0000_i1145" DrawAspect="Content" ObjectID="_1487594599" r:id="rId27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107</w:instrText>
        </w:r>
      </w:fldSimple>
      <w:r w:rsidRPr="00752797">
        <w:rPr>
          <w:lang w:val="en-US"/>
        </w:rPr>
        <w:instrText>)</w:instrText>
      </w:r>
      <w:r w:rsidR="007E1D7E" w:rsidRPr="00752797">
        <w:rPr>
          <w:lang w:val="en-US"/>
        </w:rPr>
        <w:fldChar w:fldCharType="end"/>
      </w:r>
    </w:p>
    <w:p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v:shape id="_x0000_i1146" type="#_x0000_t75" style="width:102pt;height:44.4pt" o:ole="">
            <v:imagedata r:id="rId274" o:title=""/>
          </v:shape>
          <o:OLEObject Type="Embed" ProgID="Equation.DSMT4" ShapeID="_x0000_i1146" DrawAspect="Content" ObjectID="_1487594600" r:id="rId275"/>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108</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rsidR="009F2210" w:rsidRPr="00752797" w:rsidRDefault="009F2210" w:rsidP="009F2210">
      <w:pPr>
        <w:rPr>
          <w:lang w:val="en-US"/>
        </w:rPr>
      </w:pPr>
    </w:p>
    <w:p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v:shape id="_x0000_i1147" type="#_x0000_t75" style="width:325.8pt;height:40.8pt" o:ole="">
            <v:imagedata r:id="rId276" o:title=""/>
          </v:shape>
          <o:OLEObject Type="Embed" ProgID="Equation.DSMT4" ShapeID="_x0000_i1147" DrawAspect="Content" ObjectID="_1487594601" r:id="rId277"/>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109</w:instrText>
        </w:r>
      </w:fldSimple>
      <w:r w:rsidRPr="00752797">
        <w:rPr>
          <w:lang w:val="en-US"/>
        </w:rPr>
        <w:instrText>)</w:instrText>
      </w:r>
      <w:r w:rsidR="007E1D7E" w:rsidRPr="00752797">
        <w:rPr>
          <w:lang w:val="en-US"/>
        </w:rPr>
        <w:fldChar w:fldCharType="end"/>
      </w:r>
    </w:p>
    <w:p w:rsidR="009F2210" w:rsidRPr="00752797" w:rsidRDefault="009F2210" w:rsidP="009F2210">
      <w:pPr>
        <w:rPr>
          <w:lang w:val="en-US"/>
        </w:rPr>
      </w:pPr>
    </w:p>
    <w:p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rsidR="009F2210" w:rsidRPr="00752797" w:rsidRDefault="009F2210" w:rsidP="009F2210">
      <w:pPr>
        <w:rPr>
          <w:i/>
          <w:lang w:val="en-US"/>
        </w:rPr>
      </w:pPr>
    </w:p>
    <w:p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rsidR="008C2325" w:rsidRPr="00752797" w:rsidRDefault="008C2325" w:rsidP="002603CC">
      <w:pPr>
        <w:pStyle w:val="Heading2"/>
        <w:jc w:val="both"/>
        <w:rPr>
          <w:lang w:val="en-US"/>
        </w:rPr>
      </w:pPr>
      <w:bookmarkStart w:id="140" w:name="_Ref413406912"/>
      <w:bookmarkStart w:id="141" w:name="_Toc413611007"/>
      <w:r w:rsidRPr="00752797">
        <w:rPr>
          <w:lang w:val="en-US"/>
        </w:rPr>
        <w:t>Bottom updating</w:t>
      </w:r>
      <w:bookmarkEnd w:id="140"/>
      <w:bookmarkEnd w:id="141"/>
    </w:p>
    <w:p w:rsidR="00FB2410" w:rsidRPr="00752797" w:rsidRDefault="00FB2410" w:rsidP="00FB2410">
      <w:pPr>
        <w:pStyle w:val="Heading3"/>
        <w:jc w:val="both"/>
        <w:rPr>
          <w:lang w:val="en-US"/>
        </w:rPr>
      </w:pPr>
      <w:bookmarkStart w:id="142" w:name="_Toc412623837"/>
      <w:bookmarkStart w:id="143" w:name="_Toc413611008"/>
      <w:r w:rsidRPr="00752797">
        <w:rPr>
          <w:lang w:val="en-US"/>
        </w:rPr>
        <w:t>Due to sediment fluxes</w:t>
      </w:r>
      <w:bookmarkEnd w:id="142"/>
      <w:bookmarkEnd w:id="143"/>
    </w:p>
    <w:p w:rsidR="00FB2410" w:rsidRPr="00752797" w:rsidRDefault="00FB2410" w:rsidP="00FB2410">
      <w:pPr>
        <w:rPr>
          <w:lang w:val="en-US"/>
        </w:rPr>
      </w:pPr>
      <w:r w:rsidRPr="00752797">
        <w:rPr>
          <w:lang w:val="en-US"/>
        </w:rPr>
        <w:t>Based on the gradients in the sediment transport the bed level changes according to:</w:t>
      </w:r>
    </w:p>
    <w:p w:rsidR="00FB2410" w:rsidRPr="00752797" w:rsidRDefault="00FB2410" w:rsidP="00FB2410">
      <w:pPr>
        <w:rPr>
          <w:lang w:val="en-US"/>
        </w:rPr>
      </w:pPr>
    </w:p>
    <w:p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v:shape id="_x0000_i1148" type="#_x0000_t75" style="width:2in;height:36.6pt" o:ole="">
            <v:imagedata r:id="rId278" o:title=""/>
          </v:shape>
          <o:OLEObject Type="Embed" ProgID="Equation.DSMT4" ShapeID="_x0000_i1148" DrawAspect="Content" ObjectID="_1487594602" r:id="rId279"/>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144" w:name="ZEqnNum20233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110</w:instrText>
        </w:r>
      </w:fldSimple>
      <w:r w:rsidRPr="00752797">
        <w:rPr>
          <w:lang w:val="en-US"/>
        </w:rPr>
        <w:instrText>)</w:instrText>
      </w:r>
      <w:bookmarkEnd w:id="144"/>
      <w:r w:rsidR="007E1D7E" w:rsidRPr="00752797">
        <w:rPr>
          <w:lang w:val="en-US"/>
        </w:rPr>
        <w:fldChar w:fldCharType="end"/>
      </w:r>
    </w:p>
    <w:p w:rsidR="00FB2410" w:rsidRPr="00752797" w:rsidRDefault="00FB2410" w:rsidP="00FB2410">
      <w:pPr>
        <w:rPr>
          <w:lang w:val="en-US"/>
        </w:rPr>
      </w:pPr>
    </w:p>
    <w:p w:rsidR="00FB2410" w:rsidRPr="00752797" w:rsidRDefault="00FB2410" w:rsidP="00FB2410">
      <w:pPr>
        <w:rPr>
          <w:lang w:val="en-US"/>
        </w:rPr>
      </w:pPr>
      <w:r w:rsidRPr="00752797">
        <w:rPr>
          <w:lang w:val="en-US"/>
        </w:rPr>
        <w:lastRenderedPageBreak/>
        <w:t xml:space="preserve">In </w:t>
      </w:r>
      <w:r w:rsidR="007E1D7E" w:rsidRPr="00752797">
        <w:rPr>
          <w:lang w:val="en-US"/>
        </w:rPr>
        <w:fldChar w:fldCharType="begin"/>
      </w:r>
      <w:r w:rsidRPr="00752797">
        <w:rPr>
          <w:lang w:val="en-US"/>
        </w:rPr>
        <w:instrText xml:space="preserve"> GOTOBUTTON ZEqnNum202334  \* MERGEFORMAT </w:instrText>
      </w:r>
      <w:r w:rsidR="007E1D7E" w:rsidRPr="00752797">
        <w:rPr>
          <w:lang w:val="en-US"/>
        </w:rPr>
        <w:fldChar w:fldCharType="begin"/>
      </w:r>
      <w:r w:rsidRPr="00752797">
        <w:rPr>
          <w:lang w:val="en-US"/>
        </w:rPr>
        <w:instrText xml:space="preserve"> REF ZEqnNum202334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rsidR="00FB2410" w:rsidRPr="00752797" w:rsidRDefault="00FB2410" w:rsidP="00FB2410">
      <w:pPr>
        <w:rPr>
          <w:lang w:val="en-US"/>
        </w:rPr>
      </w:pPr>
    </w:p>
    <w:p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rsidR="00FB2410" w:rsidRPr="00752797" w:rsidRDefault="00FB2410" w:rsidP="00FB2410">
      <w:pPr>
        <w:rPr>
          <w:lang w:val="en-US"/>
        </w:rPr>
      </w:pPr>
    </w:p>
    <w:p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rsidR="00FB2410" w:rsidRPr="00752797" w:rsidRDefault="00FB2410" w:rsidP="00FB2410">
      <w:pPr>
        <w:pStyle w:val="ListBullet"/>
        <w:numPr>
          <w:ilvl w:val="0"/>
          <w:numId w:val="0"/>
        </w:numPr>
        <w:ind w:left="510"/>
        <w:rPr>
          <w:lang w:val="en-US"/>
        </w:rPr>
      </w:pPr>
    </w:p>
    <w:p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rsidR="00FB2410" w:rsidRPr="00752797" w:rsidRDefault="00FB2410" w:rsidP="00FB2410">
      <w:pPr>
        <w:pStyle w:val="Heading3"/>
        <w:jc w:val="both"/>
        <w:rPr>
          <w:lang w:val="en-US"/>
        </w:rPr>
      </w:pPr>
      <w:bookmarkStart w:id="145" w:name="_Toc412623838"/>
      <w:bookmarkStart w:id="146" w:name="_Ref413525986"/>
      <w:bookmarkStart w:id="147" w:name="_Toc413611009"/>
      <w:r w:rsidRPr="00752797">
        <w:rPr>
          <w:lang w:val="en-US"/>
        </w:rPr>
        <w:t>Avalanching</w:t>
      </w:r>
      <w:bookmarkEnd w:id="145"/>
      <w:bookmarkEnd w:id="146"/>
      <w:bookmarkEnd w:id="147"/>
    </w:p>
    <w:p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xml:space="preserve">). It is considered that inundated areas are much more prone to slumping and therefore two separate critical slopes for dry and wet points are used. The default values are 1 and 0.3 respectively. When this critical slope is exceeded, material is exchanged between the adjacent cells to the amount needed to bring the slope back to the critical slope.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v:shape id="_x0000_i1149" type="#_x0000_t75" style="width:51.6pt;height:34.8pt" o:ole="">
            <v:imagedata r:id="rId280" o:title=""/>
          </v:shape>
          <o:OLEObject Type="Embed" ProgID="Equation.DSMT4" ShapeID="_x0000_i1149" DrawAspect="Content" ObjectID="_1487594603" r:id="rId281"/>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110</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007E1D7E" w:rsidRPr="00752797">
        <w:rPr>
          <w:lang w:val="en-US"/>
        </w:rPr>
        <w:fldChar w:fldCharType="begin"/>
      </w:r>
      <w:r w:rsidRPr="00752797">
        <w:rPr>
          <w:lang w:val="en-US"/>
        </w:rPr>
        <w:instrText xml:space="preserve"> GOTOBUTTON ZEqnNum441314  \* MERGEFORMAT </w:instrText>
      </w:r>
      <w:r w:rsidR="007E1D7E" w:rsidRPr="00752797">
        <w:rPr>
          <w:lang w:val="en-US"/>
        </w:rPr>
        <w:fldChar w:fldCharType="begin"/>
      </w:r>
      <w:r w:rsidRPr="00752797">
        <w:rPr>
          <w:lang w:val="en-US"/>
        </w:rPr>
        <w:instrText xml:space="preserve"> REF ZEqnNum441314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110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shows the resulting bed level change within one time step. </w:t>
      </w:r>
    </w:p>
    <w:p w:rsidR="00122779" w:rsidRPr="00752797" w:rsidRDefault="00122779" w:rsidP="00122779">
      <w:pPr>
        <w:rPr>
          <w:lang w:val="en-US"/>
        </w:rPr>
      </w:pPr>
    </w:p>
    <w:p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v:shape id="_x0000_i1150" type="#_x0000_t75" style="width:248.4pt;height:78pt" o:ole="">
            <v:imagedata r:id="rId282" o:title=""/>
          </v:shape>
          <o:OLEObject Type="Embed" ProgID="Equation.DSMT4" ShapeID="_x0000_i1150" DrawAspect="Content" ObjectID="_1487594604" r:id="rId283"/>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148" w:name="ZEqnNum441314"/>
      <w:r w:rsidRPr="00752797">
        <w:rPr>
          <w:lang w:val="en-US"/>
        </w:rPr>
        <w:instrText>(</w:instrText>
      </w:r>
      <w:fldSimple w:instr=" SEQ MTSec \c \* Arabic \* MERGEFORMAT ">
        <w:r w:rsidR="002D6E55">
          <w:rPr>
            <w:noProof/>
            <w:lang w:val="en-US"/>
          </w:rPr>
          <w:instrText>2</w:instrText>
        </w:r>
      </w:fldSimple>
      <w:r w:rsidRPr="00752797">
        <w:rPr>
          <w:lang w:val="en-US"/>
        </w:rPr>
        <w:instrText>.</w:instrText>
      </w:r>
      <w:fldSimple w:instr=" SEQ MTEqn \c \* Arabic \* MERGEFORMAT ">
        <w:r w:rsidR="002D6E55">
          <w:rPr>
            <w:noProof/>
            <w:lang w:val="en-US"/>
          </w:rPr>
          <w:instrText>110</w:instrText>
        </w:r>
      </w:fldSimple>
      <w:r w:rsidRPr="00752797">
        <w:rPr>
          <w:lang w:val="en-US"/>
        </w:rPr>
        <w:instrText>)</w:instrText>
      </w:r>
      <w:bookmarkEnd w:id="148"/>
      <w:r w:rsidR="007E1D7E" w:rsidRPr="00752797">
        <w:rPr>
          <w:lang w:val="en-US"/>
        </w:rPr>
        <w:fldChar w:fldCharType="end"/>
      </w:r>
    </w:p>
    <w:p w:rsidR="00FB2410" w:rsidRPr="00752797" w:rsidRDefault="00FB2410" w:rsidP="00FB2410">
      <w:pPr>
        <w:pStyle w:val="Heading3"/>
        <w:jc w:val="both"/>
        <w:rPr>
          <w:lang w:val="en-US"/>
        </w:rPr>
      </w:pPr>
      <w:bookmarkStart w:id="149" w:name="_Toc412623839"/>
      <w:bookmarkStart w:id="150" w:name="_Ref413406934"/>
      <w:bookmarkStart w:id="151" w:name="_Toc413611010"/>
      <w:r w:rsidRPr="00752797">
        <w:rPr>
          <w:lang w:val="en-US"/>
        </w:rPr>
        <w:t>Bed composition</w:t>
      </w:r>
      <w:bookmarkEnd w:id="149"/>
      <w:bookmarkEnd w:id="150"/>
      <w:bookmarkEnd w:id="151"/>
    </w:p>
    <w:p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rsidR="00FB2410" w:rsidRPr="00752797" w:rsidRDefault="00FB2410" w:rsidP="00FB2410">
      <w:pPr>
        <w:pStyle w:val="BodyText"/>
        <w:rPr>
          <w:lang w:val="en-US"/>
        </w:rPr>
      </w:pPr>
      <w:r w:rsidRPr="00752797">
        <w:rPr>
          <w:lang w:val="en-US"/>
        </w:rPr>
        <w:t xml:space="preserve">By specifying multiple bed layers, XBeach can keep track of the different sediment fractions both in the horizontal and in the vertical. Coarse sediments may be deposited on top of fine sediment after which erosion of the coarse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007E1D7E" w:rsidRPr="00752797">
        <w:rPr>
          <w:lang w:val="en-US"/>
        </w:rPr>
        <w:fldChar w:fldCharType="begin"/>
      </w:r>
      <w:r w:rsidRPr="00752797">
        <w:rPr>
          <w:lang w:val="en-US"/>
        </w:rPr>
        <w:instrText xml:space="preserve"> REF _Ref287258163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8</w:t>
      </w:r>
      <w:r w:rsidR="007E1D7E" w:rsidRPr="00752797">
        <w:rPr>
          <w:lang w:val="en-US"/>
        </w:rPr>
        <w:fldChar w:fldCharType="end"/>
      </w:r>
      <w:r w:rsidRPr="00752797">
        <w:rPr>
          <w:lang w:val="en-US"/>
        </w:rPr>
        <w:t>).</w:t>
      </w:r>
    </w:p>
    <w:p w:rsidR="00FB2410" w:rsidRPr="00752797" w:rsidRDefault="00FB2410" w:rsidP="00FB2410">
      <w:pPr>
        <w:spacing w:line="240" w:lineRule="auto"/>
        <w:rPr>
          <w:lang w:val="en-US"/>
        </w:rPr>
      </w:pPr>
      <w:r w:rsidRPr="00752797">
        <w:rPr>
          <w:noProof/>
          <w:lang w:val="en-US"/>
        </w:rPr>
        <w:lastRenderedPageBreak/>
        <w:drawing>
          <wp:inline distT="0" distB="0" distL="0" distR="0">
            <wp:extent cx="5530215" cy="29845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30215" cy="2984500"/>
                    </a:xfrm>
                    <a:prstGeom prst="rect">
                      <a:avLst/>
                    </a:prstGeom>
                    <a:noFill/>
                    <a:ln>
                      <a:noFill/>
                    </a:ln>
                  </pic:spPr>
                </pic:pic>
              </a:graphicData>
            </a:graphic>
          </wp:inline>
        </w:drawing>
      </w:r>
    </w:p>
    <w:p w:rsidR="00FB2410" w:rsidRPr="00752797" w:rsidRDefault="00FB2410" w:rsidP="00FB2410">
      <w:pPr>
        <w:pStyle w:val="Caption"/>
        <w:rPr>
          <w:lang w:val="en-US"/>
        </w:rPr>
      </w:pPr>
      <w:bookmarkStart w:id="152" w:name="_Ref287258163"/>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8</w:t>
      </w:r>
      <w:r w:rsidR="007E1D7E">
        <w:rPr>
          <w:lang w:val="en-US"/>
        </w:rPr>
        <w:fldChar w:fldCharType="end"/>
      </w:r>
      <w:bookmarkEnd w:id="152"/>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rsidR="0050022D" w:rsidRPr="00752797" w:rsidRDefault="0050022D" w:rsidP="0050022D">
      <w:pPr>
        <w:pStyle w:val="Heading2"/>
        <w:rPr>
          <w:lang w:val="en-US"/>
        </w:rPr>
      </w:pPr>
      <w:bookmarkStart w:id="153" w:name="_Ref413524197"/>
      <w:bookmarkStart w:id="154" w:name="_Toc413611011"/>
      <w:r w:rsidRPr="00752797">
        <w:rPr>
          <w:lang w:val="en-US"/>
        </w:rPr>
        <w:t>Ship-induced wave motions</w:t>
      </w:r>
      <w:bookmarkEnd w:id="153"/>
      <w:bookmarkEnd w:id="154"/>
    </w:p>
    <w:p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rsidR="0050022D" w:rsidRPr="00752797" w:rsidRDefault="0050022D" w:rsidP="0050022D">
      <w:pPr>
        <w:rPr>
          <w:lang w:val="en-US"/>
        </w:rPr>
      </w:pPr>
    </w:p>
    <w:p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w:t>
      </w:r>
      <w:r w:rsidR="007E1D7E" w:rsidRPr="00752797">
        <w:rPr>
          <w:lang w:val="en-US"/>
        </w:rPr>
        <w:fldChar w:fldCharType="begin"/>
      </w:r>
      <w:r w:rsidRPr="00752797">
        <w:rPr>
          <w:lang w:val="en-US"/>
        </w:rPr>
        <w:instrText xml:space="preserve"> REF _Ref413316268 </w:instrText>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9</w:t>
      </w:r>
      <w:r w:rsidR="007E1D7E" w:rsidRPr="00752797">
        <w:rPr>
          <w:lang w:val="en-US"/>
        </w:rPr>
        <w:fldChar w:fldCharType="end"/>
      </w:r>
      <w:r w:rsidRPr="00752797">
        <w:rPr>
          <w:lang w:val="en-US"/>
        </w:rPr>
        <w:t xml:space="preserve"> an example </w:t>
      </w:r>
      <w:proofErr w:type="spellStart"/>
      <w:r w:rsidRPr="00752797">
        <w:rPr>
          <w:lang w:val="en-US"/>
        </w:rPr>
        <w:t>XBeach</w:t>
      </w:r>
      <w:proofErr w:type="spellEnd"/>
      <w:r w:rsidRPr="00752797">
        <w:rPr>
          <w:lang w:val="en-US"/>
        </w:rPr>
        <w:t xml:space="preserve">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007E1D7E" w:rsidRPr="00752797">
        <w:rPr>
          <w:lang w:val="en-US"/>
        </w:rPr>
        <w:fldChar w:fldCharType="begin"/>
      </w:r>
      <w:r w:rsidRPr="00752797">
        <w:rPr>
          <w:lang w:val="en-US"/>
        </w:rPr>
        <w:instrText xml:space="preserve"> REF _Ref413316395 </w:instrText>
      </w:r>
      <w:r w:rsidR="007E1D7E" w:rsidRPr="00752797">
        <w:rPr>
          <w:lang w:val="en-US"/>
        </w:rPr>
        <w:fldChar w:fldCharType="separate"/>
      </w:r>
      <w:r w:rsidR="002D6E55" w:rsidRPr="00752797">
        <w:rPr>
          <w:lang w:val="en-US"/>
        </w:rPr>
        <w:t xml:space="preserve">Figure </w:t>
      </w:r>
      <w:r w:rsidR="002D6E55">
        <w:rPr>
          <w:noProof/>
          <w:lang w:val="en-US"/>
        </w:rPr>
        <w:t>2</w:t>
      </w:r>
      <w:r w:rsidR="002D6E55">
        <w:rPr>
          <w:lang w:val="en-US"/>
        </w:rPr>
        <w:t>.</w:t>
      </w:r>
      <w:r w:rsidR="002D6E55">
        <w:rPr>
          <w:noProof/>
          <w:lang w:val="en-US"/>
        </w:rPr>
        <w:t>10</w:t>
      </w:r>
      <w:r w:rsidR="007E1D7E" w:rsidRPr="00752797">
        <w:rPr>
          <w:lang w:val="en-US"/>
        </w:rPr>
        <w:fldChar w:fldCharType="end"/>
      </w:r>
      <w:r w:rsidRPr="00752797">
        <w:rPr>
          <w:lang w:val="en-US"/>
        </w:rPr>
        <w:t>. The time series was filtered to focus on the computation of the primary ship wave.</w:t>
      </w:r>
    </w:p>
    <w:p w:rsidR="0050022D" w:rsidRPr="00752797" w:rsidRDefault="0050022D" w:rsidP="0050022D">
      <w:pPr>
        <w:rPr>
          <w:lang w:val="en-US"/>
        </w:rPr>
      </w:pPr>
    </w:p>
    <w:p w:rsidR="0050022D" w:rsidRPr="00752797" w:rsidRDefault="0050022D" w:rsidP="0050022D">
      <w:pPr>
        <w:rPr>
          <w:lang w:val="en-US"/>
        </w:rPr>
      </w:pPr>
      <w:r w:rsidRPr="00752797">
        <w:rPr>
          <w:noProof/>
          <w:lang w:val="en-US"/>
        </w:rPr>
        <w:lastRenderedPageBreak/>
        <w:drawing>
          <wp:inline distT="0" distB="0" distL="0" distR="0">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5"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r w:rsidRPr="00752797">
        <w:rPr>
          <w:lang w:val="en-US" w:eastAsia="zh-CN"/>
        </w:rPr>
        <w:t xml:space="preserve"> </w:t>
      </w:r>
      <w:r w:rsidRPr="00752797">
        <w:rPr>
          <w:noProof/>
          <w:lang w:val="en-US"/>
        </w:rPr>
        <w:drawing>
          <wp:inline distT="0" distB="0" distL="0" distR="0">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6"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50022D" w:rsidRPr="00752797" w:rsidRDefault="0050022D" w:rsidP="0050022D">
      <w:pPr>
        <w:pStyle w:val="Caption"/>
        <w:rPr>
          <w:lang w:val="en-US"/>
        </w:rPr>
      </w:pPr>
      <w:bookmarkStart w:id="155" w:name="_Ref413316268"/>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9</w:t>
      </w:r>
      <w:r w:rsidR="007E1D7E">
        <w:rPr>
          <w:lang w:val="en-US"/>
        </w:rPr>
        <w:fldChar w:fldCharType="end"/>
      </w:r>
      <w:bookmarkEnd w:id="155"/>
      <w:r w:rsidRPr="00752797">
        <w:rPr>
          <w:lang w:val="en-US"/>
        </w:rPr>
        <w:tab/>
        <w:t>Example XBeach setup (left) and result (right) for a ship wave simulation in the Scheldt Estuary (The Netherlands). The ship track (red dashed line) is user-defined, and the measurement location is indicated (magenta dot).</w:t>
      </w:r>
    </w:p>
    <w:p w:rsidR="0050022D" w:rsidRPr="00752797" w:rsidRDefault="0050022D" w:rsidP="0050022D">
      <w:pPr>
        <w:rPr>
          <w:lang w:val="en-US"/>
        </w:rPr>
      </w:pPr>
    </w:p>
    <w:p w:rsidR="0050022D" w:rsidRPr="00752797" w:rsidRDefault="0050022D" w:rsidP="0050022D">
      <w:pPr>
        <w:jc w:val="center"/>
        <w:rPr>
          <w:lang w:val="en-US"/>
        </w:rPr>
      </w:pPr>
      <w:r w:rsidRPr="00752797">
        <w:rPr>
          <w:noProof/>
          <w:lang w:val="en-US"/>
        </w:rPr>
        <w:drawing>
          <wp:inline distT="0" distB="0" distL="0" distR="0">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7" cstate="print"/>
                    <a:stretch>
                      <a:fillRect/>
                    </a:stretch>
                  </pic:blipFill>
                  <pic:spPr>
                    <a:xfrm>
                      <a:off x="0" y="0"/>
                      <a:ext cx="3907964" cy="1624409"/>
                    </a:xfrm>
                    <a:prstGeom prst="rect">
                      <a:avLst/>
                    </a:prstGeom>
                  </pic:spPr>
                </pic:pic>
              </a:graphicData>
            </a:graphic>
          </wp:inline>
        </w:drawing>
      </w:r>
    </w:p>
    <w:p w:rsidR="0050022D" w:rsidRPr="00752797" w:rsidRDefault="0050022D" w:rsidP="0050022D">
      <w:pPr>
        <w:pStyle w:val="Caption"/>
        <w:rPr>
          <w:lang w:val="en-US"/>
        </w:rPr>
      </w:pPr>
      <w:bookmarkStart w:id="156" w:name="_Ref413316395"/>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2</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10</w:t>
      </w:r>
      <w:r w:rsidR="007E1D7E">
        <w:rPr>
          <w:lang w:val="en-US"/>
        </w:rPr>
        <w:fldChar w:fldCharType="end"/>
      </w:r>
      <w:bookmarkEnd w:id="156"/>
      <w:r w:rsidRPr="00752797">
        <w:rPr>
          <w:lang w:val="en-US"/>
        </w:rPr>
        <w:tab/>
        <w:t>Example XBeach result for ship-induced waves. Measurements are taken at Bath, in the Scheldt Estuary, The Netherlands (Schroevers et al., 2011).</w:t>
      </w:r>
    </w:p>
    <w:p w:rsidR="0050022D" w:rsidRPr="00752797" w:rsidRDefault="0050022D" w:rsidP="0050022D">
      <w:pPr>
        <w:rPr>
          <w:lang w:val="en-US"/>
        </w:rPr>
      </w:pPr>
    </w:p>
    <w:p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rsidR="00E34418" w:rsidRPr="00752797" w:rsidRDefault="00E34418" w:rsidP="001D1117">
      <w:pPr>
        <w:rPr>
          <w:szCs w:val="28"/>
          <w:lang w:val="en-US"/>
        </w:rPr>
      </w:pPr>
      <w:r w:rsidRPr="00752797">
        <w:rPr>
          <w:lang w:val="en-US"/>
        </w:rPr>
        <w:br w:type="page"/>
      </w:r>
    </w:p>
    <w:p w:rsidR="008E05D9" w:rsidRPr="00752797" w:rsidRDefault="008E05D9" w:rsidP="002603CC">
      <w:pPr>
        <w:pStyle w:val="Heading1"/>
        <w:jc w:val="both"/>
        <w:rPr>
          <w:lang w:val="en-US"/>
        </w:rPr>
      </w:pPr>
      <w:bookmarkStart w:id="157" w:name="_Toc413611012"/>
      <w:r w:rsidRPr="00752797">
        <w:rPr>
          <w:lang w:val="en-US"/>
        </w:rPr>
        <w:lastRenderedPageBreak/>
        <w:t>Boundary conditions</w:t>
      </w:r>
      <w:bookmarkEnd w:id="157"/>
    </w:p>
    <w:p w:rsidR="00235CE0" w:rsidRPr="00752797" w:rsidRDefault="00235CE0" w:rsidP="002603CC">
      <w:pPr>
        <w:pStyle w:val="Heading2"/>
        <w:spacing w:line="240" w:lineRule="auto"/>
        <w:jc w:val="both"/>
        <w:rPr>
          <w:lang w:val="en-US"/>
        </w:rPr>
      </w:pPr>
      <w:bookmarkStart w:id="158" w:name="_Ref413405504"/>
      <w:bookmarkStart w:id="159" w:name="_Ref413406232"/>
      <w:bookmarkStart w:id="160" w:name="_Toc413611013"/>
      <w:r w:rsidRPr="00752797">
        <w:rPr>
          <w:lang w:val="en-US"/>
        </w:rPr>
        <w:t>Waves</w:t>
      </w:r>
      <w:bookmarkEnd w:id="158"/>
      <w:bookmarkEnd w:id="159"/>
      <w:bookmarkEnd w:id="160"/>
    </w:p>
    <w:p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fldSimple w:instr=" REF _Ref410738028 \r \h  \* MERGEFORMAT ">
        <w:r w:rsidR="002D6E55">
          <w:rPr>
            <w:lang w:val="en-US"/>
          </w:rPr>
          <w:t>3.1.1</w:t>
        </w:r>
      </w:fldSimple>
      <w:r w:rsidRPr="00752797">
        <w:rPr>
          <w:lang w:val="en-US"/>
        </w:rPr>
        <w:t xml:space="preserve"> the method to specify wave spectra is discussed. Secondly, in </w:t>
      </w:r>
      <w:fldSimple w:instr=" REF _Ref412015448 \r \h  \* MERGEFORMAT ">
        <w:r w:rsidR="002D6E55">
          <w:rPr>
            <w:lang w:val="en-US"/>
          </w:rPr>
          <w:t>3.1.2</w:t>
        </w:r>
      </w:fldSimple>
      <w:r w:rsidRPr="00752797">
        <w:rPr>
          <w:lang w:val="en-US"/>
        </w:rPr>
        <w:t xml:space="preserve"> the method to apply non-spectra, such as stationary wave conditions or time-series is elaborated. In </w:t>
      </w:r>
      <w:fldSimple w:instr=" REF _Ref410738048 \r \h  \* MERGEFORMAT ">
        <w:r w:rsidR="002D6E55">
          <w:rPr>
            <w:lang w:val="en-US"/>
          </w:rPr>
          <w:t>3.1.4</w:t>
        </w:r>
      </w:fldSimple>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rsidR="00235CE0" w:rsidRPr="00752797" w:rsidRDefault="00235CE0" w:rsidP="002603CC">
      <w:pPr>
        <w:pStyle w:val="Heading3"/>
        <w:jc w:val="both"/>
        <w:rPr>
          <w:lang w:val="en-US"/>
        </w:rPr>
      </w:pPr>
      <w:bookmarkStart w:id="161" w:name="_Ref410738028"/>
      <w:bookmarkStart w:id="162" w:name="_Toc413611014"/>
      <w:r w:rsidRPr="00752797">
        <w:rPr>
          <w:lang w:val="en-US"/>
        </w:rPr>
        <w:t>Spectra</w:t>
      </w:r>
      <w:bookmarkEnd w:id="161"/>
      <w:r w:rsidR="00E22FE1" w:rsidRPr="00752797">
        <w:rPr>
          <w:lang w:val="en-US"/>
        </w:rPr>
        <w:t>l conditions</w:t>
      </w:r>
      <w:bookmarkEnd w:id="162"/>
    </w:p>
    <w:p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7E1D7E" w:rsidRPr="00752797">
        <w:rPr>
          <w:lang w:val="en-US"/>
        </w:rPr>
        <w:fldChar w:fldCharType="begin"/>
      </w:r>
      <w:r w:rsidR="006E38F6" w:rsidRPr="00752797">
        <w:rPr>
          <w:lang w:val="en-US"/>
        </w:rPr>
        <w:instrText xml:space="preserve"> REF _Ref285375434 \r \h </w:instrText>
      </w:r>
      <w:r w:rsidR="007E1D7E" w:rsidRPr="00752797">
        <w:rPr>
          <w:lang w:val="en-US"/>
        </w:rPr>
      </w:r>
      <w:r w:rsidR="007E1D7E" w:rsidRPr="00752797">
        <w:rPr>
          <w:lang w:val="en-US"/>
        </w:rPr>
        <w:fldChar w:fldCharType="separate"/>
      </w:r>
      <w:r w:rsidR="002D6E55">
        <w:rPr>
          <w:lang w:val="en-US"/>
        </w:rPr>
        <w:t>4.4.1</w:t>
      </w:r>
      <w:r w:rsidR="007E1D7E"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rsidR="00E15C53" w:rsidRPr="00752797" w:rsidRDefault="00E15C53" w:rsidP="002603CC">
      <w:pPr>
        <w:spacing w:line="240" w:lineRule="auto"/>
        <w:rPr>
          <w:lang w:val="en-US"/>
        </w:rPr>
      </w:pPr>
    </w:p>
    <w:p w:rsidR="00A61743" w:rsidRPr="00752797" w:rsidRDefault="00235CE0" w:rsidP="00A61743">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With this option you define the boundary condition as parametric spectral input. The parameters (i.e. the spectral shape, the wave period and the directional spreading)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wbctype = jons</w:t>
      </w:r>
      <w:r w:rsidRPr="00752797">
        <w:rPr>
          <w:lang w:val="en-US"/>
        </w:rPr>
        <w:t>)</w:t>
      </w:r>
      <w:r w:rsidR="006E38F6" w:rsidRPr="00752797">
        <w:rPr>
          <w:lang w:val="en-US"/>
        </w:rPr>
        <w:t>.</w:t>
      </w:r>
    </w:p>
    <w:p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rsidR="00235CE0" w:rsidRPr="00752797" w:rsidRDefault="00235CE0" w:rsidP="00A61743">
      <w:pPr>
        <w:spacing w:line="240" w:lineRule="auto"/>
        <w:ind w:left="510"/>
        <w:rPr>
          <w:lang w:val="en-US"/>
        </w:rPr>
      </w:pPr>
    </w:p>
    <w:p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 xml:space="preserve">.sp2 files) can be specified. (keyword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rsidR="00235CE0" w:rsidRPr="00752797" w:rsidRDefault="00235CE0" w:rsidP="002603CC">
      <w:pPr>
        <w:pStyle w:val="ListParagraph"/>
        <w:rPr>
          <w:lang w:val="en-US"/>
        </w:rPr>
      </w:pPr>
    </w:p>
    <w:p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 xml:space="preserve">spectrum can be specified.  (keyword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rsidR="00235CE0" w:rsidRPr="00752797" w:rsidRDefault="00235CE0" w:rsidP="002603CC">
      <w:pPr>
        <w:pStyle w:val="Heading3"/>
        <w:jc w:val="both"/>
        <w:rPr>
          <w:lang w:val="en-US"/>
        </w:rPr>
      </w:pPr>
      <w:bookmarkStart w:id="163" w:name="_Ref411847812"/>
      <w:bookmarkStart w:id="164" w:name="_Ref412015448"/>
      <w:bookmarkStart w:id="165" w:name="_Toc413611015"/>
      <w:r w:rsidRPr="00752797">
        <w:rPr>
          <w:lang w:val="en-US"/>
        </w:rPr>
        <w:t>Non-spectra</w:t>
      </w:r>
      <w:bookmarkEnd w:id="163"/>
      <w:bookmarkEnd w:id="164"/>
      <w:r w:rsidR="00E22FE1" w:rsidRPr="00752797">
        <w:rPr>
          <w:lang w:val="en-US"/>
        </w:rPr>
        <w:t xml:space="preserve">l </w:t>
      </w:r>
      <w:r w:rsidR="00F600AE" w:rsidRPr="00752797">
        <w:rPr>
          <w:lang w:val="en-US"/>
        </w:rPr>
        <w:t>conditions</w:t>
      </w:r>
      <w:bookmarkEnd w:id="165"/>
    </w:p>
    <w:p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 xml:space="preserve">The input description of non-spectral wave boundary conditions can be found in </w:t>
      </w:r>
      <w:r w:rsidR="007E1D7E" w:rsidRPr="00752797">
        <w:rPr>
          <w:lang w:val="en-US"/>
        </w:rPr>
        <w:fldChar w:fldCharType="begin"/>
      </w:r>
      <w:r w:rsidR="006E38F6" w:rsidRPr="00752797">
        <w:rPr>
          <w:lang w:val="en-US"/>
        </w:rPr>
        <w:instrText xml:space="preserve"> REF _Ref413313396 \r \h </w:instrText>
      </w:r>
      <w:r w:rsidR="007E1D7E" w:rsidRPr="00752797">
        <w:rPr>
          <w:lang w:val="en-US"/>
        </w:rPr>
      </w:r>
      <w:r w:rsidR="007E1D7E" w:rsidRPr="00752797">
        <w:rPr>
          <w:lang w:val="en-US"/>
        </w:rPr>
        <w:fldChar w:fldCharType="separate"/>
      </w:r>
      <w:r w:rsidR="002D6E55">
        <w:rPr>
          <w:lang w:val="en-US"/>
        </w:rPr>
        <w:t>4.4.2</w:t>
      </w:r>
      <w:r w:rsidR="007E1D7E"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rsidR="00E15C53" w:rsidRPr="00752797" w:rsidRDefault="00E15C53" w:rsidP="002603CC">
      <w:pPr>
        <w:spacing w:line="240" w:lineRule="auto"/>
        <w:rPr>
          <w:lang w:val="en-US"/>
        </w:rPr>
      </w:pPr>
    </w:p>
    <w:p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r w:rsidR="003E1DDA" w:rsidRPr="00752797">
        <w:rPr>
          <w:lang w:val="en-US"/>
        </w:rPr>
        <w:t>a uniform</w:t>
      </w:r>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rsidR="00235CE0" w:rsidRPr="00752797" w:rsidRDefault="00235CE0" w:rsidP="002603CC">
      <w:pPr>
        <w:spacing w:line="240" w:lineRule="auto"/>
        <w:ind w:left="510"/>
        <w:rPr>
          <w:lang w:val="en-US"/>
        </w:rPr>
      </w:pPr>
    </w:p>
    <w:p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rsidR="003E1DDA" w:rsidRPr="00752797" w:rsidRDefault="003E1DDA" w:rsidP="003E1DDA">
      <w:pPr>
        <w:numPr>
          <w:ilvl w:val="1"/>
          <w:numId w:val="8"/>
        </w:numPr>
        <w:spacing w:line="240" w:lineRule="auto"/>
        <w:rPr>
          <w:lang w:val="en-US"/>
        </w:rPr>
      </w:pPr>
      <w:r w:rsidRPr="00752797">
        <w:rPr>
          <w:lang w:val="en-US"/>
        </w:rPr>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rsidR="006E38F6" w:rsidRPr="00752797" w:rsidRDefault="006E38F6" w:rsidP="00AA1803">
      <w:pPr>
        <w:pStyle w:val="Heading3"/>
        <w:rPr>
          <w:lang w:val="en-US"/>
        </w:rPr>
      </w:pPr>
      <w:bookmarkStart w:id="166" w:name="_Toc413611016"/>
      <w:r w:rsidRPr="00752797">
        <w:rPr>
          <w:lang w:val="en-US"/>
        </w:rPr>
        <w:lastRenderedPageBreak/>
        <w:t xml:space="preserve">Special </w:t>
      </w:r>
      <w:r w:rsidR="00E22FE1" w:rsidRPr="00752797">
        <w:rPr>
          <w:lang w:val="en-US"/>
        </w:rPr>
        <w:t>conditions</w:t>
      </w:r>
      <w:bookmarkEnd w:id="166"/>
    </w:p>
    <w:p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rsidR="006E38F6" w:rsidRPr="00752797" w:rsidRDefault="006E38F6" w:rsidP="006E38F6">
      <w:pPr>
        <w:rPr>
          <w:lang w:val="en-US"/>
        </w:rPr>
      </w:pPr>
    </w:p>
    <w:p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rsidR="00235CE0" w:rsidRPr="00752797" w:rsidRDefault="00235CE0" w:rsidP="002603CC">
      <w:pPr>
        <w:pStyle w:val="Heading3"/>
        <w:jc w:val="both"/>
        <w:rPr>
          <w:lang w:val="en-US"/>
        </w:rPr>
      </w:pPr>
      <w:bookmarkStart w:id="167" w:name="_Ref410738048"/>
      <w:bookmarkStart w:id="168" w:name="_Toc413611017"/>
      <w:r w:rsidRPr="00752797">
        <w:rPr>
          <w:lang w:val="en-US"/>
        </w:rPr>
        <w:t>Lateral boundary conditions</w:t>
      </w:r>
      <w:bookmarkEnd w:id="167"/>
      <w:bookmarkEnd w:id="168"/>
    </w:p>
    <w:p w:rsidR="00892778" w:rsidRPr="00752797" w:rsidRDefault="00892778" w:rsidP="00892778">
      <w:pPr>
        <w:rPr>
          <w:lang w:val="en-US"/>
        </w:rPr>
      </w:pPr>
      <w:r w:rsidRPr="00752797">
        <w:rPr>
          <w:lang w:val="en-US"/>
        </w:rPr>
        <w:t>There are two options to set the lateral boundaries for the wave model:</w:t>
      </w:r>
    </w:p>
    <w:p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lateralwave = neumann</w:t>
      </w:r>
      <w:r w:rsidR="00A313C3" w:rsidRPr="00752797">
        <w:rPr>
          <w:i/>
          <w:lang w:val="en-US"/>
        </w:rPr>
        <w:t>)</w:t>
      </w:r>
      <w:r w:rsidR="00A313C3" w:rsidRPr="00752797">
        <w:rPr>
          <w:lang w:val="en-US"/>
        </w:rPr>
        <w:t>: here the longshore gradient is set to zero.</w:t>
      </w:r>
    </w:p>
    <w:p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here the gradient in the wave energy along the wave crest is set to zero.</w:t>
      </w:r>
    </w:p>
    <w:p w:rsidR="00892778" w:rsidRPr="00752797" w:rsidRDefault="00892778" w:rsidP="00892778">
      <w:pPr>
        <w:rPr>
          <w:lang w:val="en-US"/>
        </w:rPr>
      </w:pPr>
    </w:p>
    <w:p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rsidR="00892778" w:rsidRPr="00752797" w:rsidRDefault="00892778" w:rsidP="00892778">
      <w:pPr>
        <w:rPr>
          <w:lang w:val="en-US"/>
        </w:rPr>
      </w:pPr>
    </w:p>
    <w:p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7E1D7E" w:rsidRPr="00752797">
        <w:rPr>
          <w:lang w:val="en-US"/>
        </w:rPr>
        <w:fldChar w:fldCharType="begin"/>
      </w:r>
      <w:r w:rsidR="00A313C3" w:rsidRPr="00752797">
        <w:rPr>
          <w:lang w:val="en-US"/>
        </w:rPr>
        <w:instrText xml:space="preserve"> REF _Ref413400932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3</w:t>
      </w:r>
      <w:r w:rsidR="002D6E55">
        <w:rPr>
          <w:lang w:val="en-US"/>
        </w:rPr>
        <w:t>.</w:t>
      </w:r>
      <w:r w:rsidR="002D6E55">
        <w:rPr>
          <w:noProof/>
          <w:lang w:val="en-US"/>
        </w:rPr>
        <w:t>1</w:t>
      </w:r>
      <w:r w:rsidR="007E1D7E" w:rsidRPr="00752797">
        <w:rPr>
          <w:lang w:val="en-US"/>
        </w:rPr>
        <w:fldChar w:fldCharType="end"/>
      </w:r>
      <w:r w:rsidRPr="00752797">
        <w:rPr>
          <w:lang w:val="en-US"/>
        </w:rPr>
        <w:t xml:space="preserve">. </w:t>
      </w:r>
    </w:p>
    <w:p w:rsidR="00DA25E9" w:rsidRPr="00752797" w:rsidRDefault="00DA25E9" w:rsidP="00F600AE">
      <w:pPr>
        <w:keepNext/>
        <w:spacing w:line="240" w:lineRule="auto"/>
        <w:jc w:val="center"/>
        <w:rPr>
          <w:lang w:val="en-US"/>
        </w:rPr>
      </w:pPr>
      <w:r w:rsidRPr="00752797">
        <w:rPr>
          <w:noProof/>
          <w:lang w:val="en-US"/>
        </w:rPr>
        <w:lastRenderedPageBreak/>
        <w:drawing>
          <wp:inline distT="0" distB="0" distL="0" distR="0">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88"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DA25E9" w:rsidRPr="00752797" w:rsidRDefault="00892778" w:rsidP="00892778">
      <w:pPr>
        <w:pStyle w:val="Caption"/>
        <w:rPr>
          <w:lang w:val="en-US"/>
        </w:rPr>
      </w:pPr>
      <w:bookmarkStart w:id="169" w:name="_Ref413400932"/>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3</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1</w:t>
      </w:r>
      <w:r w:rsidR="007E1D7E">
        <w:rPr>
          <w:lang w:val="en-US"/>
        </w:rPr>
        <w:fldChar w:fldCharType="end"/>
      </w:r>
      <w:bookmarkEnd w:id="169"/>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rsidR="008E05D9" w:rsidRPr="00752797" w:rsidRDefault="008E05D9" w:rsidP="002603CC">
      <w:pPr>
        <w:pStyle w:val="Heading2"/>
        <w:jc w:val="both"/>
        <w:rPr>
          <w:lang w:val="en-US"/>
        </w:rPr>
      </w:pPr>
      <w:bookmarkStart w:id="170" w:name="_Toc413611018"/>
      <w:r w:rsidRPr="00752797">
        <w:rPr>
          <w:lang w:val="en-US"/>
        </w:rPr>
        <w:t>Shallow water equations</w:t>
      </w:r>
      <w:bookmarkEnd w:id="170"/>
    </w:p>
    <w:p w:rsidR="008E05D9" w:rsidRPr="00752797" w:rsidRDefault="00691D3B" w:rsidP="002603CC">
      <w:pPr>
        <w:pStyle w:val="Heading3"/>
        <w:jc w:val="both"/>
        <w:rPr>
          <w:lang w:val="en-US"/>
        </w:rPr>
      </w:pPr>
      <w:bookmarkStart w:id="171" w:name="_Toc413611019"/>
      <w:r w:rsidRPr="00752797">
        <w:rPr>
          <w:lang w:val="en-US"/>
        </w:rPr>
        <w:t>Offshore boundary</w:t>
      </w:r>
      <w:bookmarkEnd w:id="171"/>
    </w:p>
    <w:p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rsidR="00005EA8" w:rsidRPr="00752797" w:rsidRDefault="00005EA8"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rsidR="00D575A5" w:rsidRPr="00752797" w:rsidRDefault="00D575A5" w:rsidP="002603CC">
      <w:pPr>
        <w:spacing w:line="240" w:lineRule="auto"/>
        <w:rPr>
          <w:lang w:val="en-US"/>
        </w:rPr>
      </w:pPr>
    </w:p>
    <w:p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particle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rsidR="0026108D" w:rsidRPr="00752797" w:rsidRDefault="0026108D" w:rsidP="002603CC">
      <w:pPr>
        <w:spacing w:line="240" w:lineRule="auto"/>
        <w:rPr>
          <w:lang w:val="en-US"/>
        </w:rPr>
      </w:pPr>
    </w:p>
    <w:p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rsidR="00691D3B" w:rsidRPr="00752797" w:rsidRDefault="00691D3B" w:rsidP="002603CC">
      <w:pPr>
        <w:pStyle w:val="Heading3"/>
        <w:jc w:val="both"/>
        <w:rPr>
          <w:lang w:val="en-US"/>
        </w:rPr>
      </w:pPr>
      <w:bookmarkStart w:id="172" w:name="_Toc413611020"/>
      <w:r w:rsidRPr="00752797">
        <w:rPr>
          <w:lang w:val="en-US"/>
        </w:rPr>
        <w:t>Lateral boundaries</w:t>
      </w:r>
      <w:bookmarkEnd w:id="172"/>
    </w:p>
    <w:p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r w:rsidRPr="00752797">
        <w:rPr>
          <w:i/>
          <w:lang w:val="en-US"/>
        </w:rPr>
        <w:t>neumann).</w:t>
      </w:r>
      <w:r w:rsidRPr="00752797">
        <w:rPr>
          <w:lang w:val="en-US"/>
        </w:rPr>
        <w:t xml:space="preserve"> </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rsidR="00691D3B" w:rsidRPr="00752797" w:rsidRDefault="00691D3B" w:rsidP="002603CC">
      <w:pPr>
        <w:spacing w:line="240" w:lineRule="auto"/>
        <w:rPr>
          <w:color w:val="FF0000"/>
          <w:lang w:val="en-US"/>
        </w:rPr>
      </w:pPr>
    </w:p>
    <w:p w:rsidR="00691D3B" w:rsidRPr="00752797" w:rsidRDefault="00691D3B" w:rsidP="002603CC">
      <w:pPr>
        <w:pStyle w:val="Heading3"/>
        <w:jc w:val="both"/>
        <w:rPr>
          <w:lang w:val="en-US"/>
        </w:rPr>
      </w:pPr>
      <w:bookmarkStart w:id="173" w:name="_Toc413611021"/>
      <w:r w:rsidRPr="00752797">
        <w:rPr>
          <w:lang w:val="en-US"/>
        </w:rPr>
        <w:t>Tide and surge</w:t>
      </w:r>
      <w:bookmarkEnd w:id="173"/>
    </w:p>
    <w:p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rsidR="00691D3B" w:rsidRPr="00752797" w:rsidRDefault="00691D3B" w:rsidP="002603CC">
      <w:pPr>
        <w:spacing w:line="240" w:lineRule="auto"/>
        <w:rPr>
          <w:lang w:val="en-US"/>
        </w:rPr>
      </w:pPr>
    </w:p>
    <w:p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rsidR="008E05D9" w:rsidRPr="00752797" w:rsidRDefault="008E05D9" w:rsidP="00AA1803">
      <w:pPr>
        <w:pStyle w:val="Heading3"/>
        <w:rPr>
          <w:lang w:val="en-US"/>
        </w:rPr>
      </w:pPr>
      <w:bookmarkStart w:id="174" w:name="_Toc413611022"/>
      <w:r w:rsidRPr="00752797">
        <w:rPr>
          <w:lang w:val="en-US"/>
        </w:rPr>
        <w:t>River and point discharge</w:t>
      </w:r>
      <w:bookmarkEnd w:id="174"/>
    </w:p>
    <w:p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rsidR="008E05D9" w:rsidRPr="00752797" w:rsidRDefault="008E05D9" w:rsidP="002603CC">
      <w:pPr>
        <w:pStyle w:val="Heading2"/>
        <w:jc w:val="both"/>
        <w:rPr>
          <w:lang w:val="en-US"/>
        </w:rPr>
      </w:pPr>
      <w:bookmarkStart w:id="175" w:name="_Toc413611023"/>
      <w:r w:rsidRPr="00752797">
        <w:rPr>
          <w:lang w:val="en-US"/>
        </w:rPr>
        <w:t>Sediment transport</w:t>
      </w:r>
      <w:bookmarkEnd w:id="175"/>
    </w:p>
    <w:p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rsidR="008E05D9" w:rsidRPr="00752797" w:rsidRDefault="008E05D9" w:rsidP="002603CC">
      <w:pPr>
        <w:pStyle w:val="Heading1"/>
        <w:jc w:val="both"/>
        <w:rPr>
          <w:lang w:val="en-US"/>
        </w:rPr>
      </w:pPr>
      <w:bookmarkStart w:id="176" w:name="_Toc413611024"/>
      <w:r w:rsidRPr="00752797">
        <w:rPr>
          <w:lang w:val="en-US"/>
        </w:rPr>
        <w:lastRenderedPageBreak/>
        <w:t>Input description</w:t>
      </w:r>
      <w:bookmarkEnd w:id="176"/>
    </w:p>
    <w:p w:rsidR="00620A54" w:rsidRPr="00752797" w:rsidRDefault="00620A54" w:rsidP="002603CC">
      <w:pPr>
        <w:pStyle w:val="Heading2"/>
        <w:spacing w:line="240" w:lineRule="auto"/>
        <w:jc w:val="both"/>
        <w:rPr>
          <w:lang w:val="en-US"/>
        </w:rPr>
      </w:pPr>
      <w:bookmarkStart w:id="177" w:name="_Toc285701663"/>
      <w:bookmarkStart w:id="178" w:name="_Ref413526116"/>
      <w:bookmarkStart w:id="179" w:name="_Toc413611025"/>
      <w:r w:rsidRPr="00752797">
        <w:rPr>
          <w:lang w:val="en-US"/>
        </w:rPr>
        <w:t>General</w:t>
      </w:r>
      <w:bookmarkEnd w:id="177"/>
      <w:bookmarkEnd w:id="178"/>
      <w:bookmarkEnd w:id="179"/>
    </w:p>
    <w:p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proofErr w:type="spellStart"/>
      <w:r w:rsidRPr="00752797">
        <w:rPr>
          <w:i/>
          <w:lang w:val="en-US"/>
        </w:rPr>
        <w:t>nx</w:t>
      </w:r>
      <w:proofErr w:type="spellEnd"/>
      <w:r w:rsidRPr="00752797">
        <w:rPr>
          <w:lang w:val="en-US"/>
        </w:rPr>
        <w:t xml:space="preserve"> and </w:t>
      </w:r>
      <w:commentRangeStart w:id="180"/>
      <w:proofErr w:type="spellStart"/>
      <w:r w:rsidRPr="00752797">
        <w:rPr>
          <w:i/>
          <w:lang w:val="en-US"/>
        </w:rPr>
        <w:t>ny</w:t>
      </w:r>
      <w:commentRangeEnd w:id="180"/>
      <w:proofErr w:type="spellEnd"/>
      <w:r w:rsidR="007F52C1">
        <w:rPr>
          <w:rStyle w:val="CommentReference"/>
        </w:rPr>
        <w:commentReference w:id="180"/>
      </w:r>
      <w:r w:rsidRPr="00752797">
        <w:rPr>
          <w:lang w:val="en-US"/>
        </w:rPr>
        <w:t>)</w:t>
      </w:r>
      <w:r w:rsidR="007F52C1">
        <w:rPr>
          <w:lang w:val="en-US"/>
        </w:rPr>
        <w:t xml:space="preserve"> </w:t>
      </w:r>
    </w:p>
    <w:p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jons</w:t>
      </w:r>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rsidR="00F9440E" w:rsidRPr="00752797" w:rsidRDefault="00F9440E" w:rsidP="00F9440E">
      <w:pPr>
        <w:pStyle w:val="ListBullet"/>
        <w:numPr>
          <w:ilvl w:val="0"/>
          <w:numId w:val="0"/>
        </w:numPr>
        <w:ind w:left="510"/>
        <w:rPr>
          <w:lang w:val="en-US"/>
        </w:rPr>
      </w:pPr>
    </w:p>
    <w:p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 xml:space="preserve">When running XBeach, a file called </w:t>
      </w:r>
      <w:del w:id="181" w:author="dro" w:date="2015-03-11T15:34:00Z">
        <w:r w:rsidR="0013413E" w:rsidRPr="00752797" w:rsidDel="007F52C1">
          <w:rPr>
            <w:lang w:val="en-US"/>
          </w:rPr>
          <w:delText>xbeach.log</w:delText>
        </w:r>
      </w:del>
      <w:ins w:id="182" w:author="dro" w:date="2015-03-11T15:34:00Z">
        <w:r w:rsidR="007F52C1">
          <w:rPr>
            <w:lang w:val="en-US"/>
          </w:rPr>
          <w:t>XBlog.txt</w:t>
        </w:r>
      </w:ins>
      <w:r w:rsidR="0013413E" w:rsidRPr="00752797">
        <w:rPr>
          <w:lang w:val="en-US"/>
        </w:rPr>
        <w:t xml:space="preserve"> is created, which lists all the parameters set through the params.txt but also all parameters not set, for which the defaults are used.</w:t>
      </w:r>
      <w:r w:rsidR="00B93D55" w:rsidRPr="00752797">
        <w:rPr>
          <w:lang w:val="en-US"/>
        </w:rPr>
        <w:t xml:space="preserve"> </w:t>
      </w:r>
      <w:del w:id="183" w:author="dro" w:date="2015-03-11T15:35:00Z">
        <w:r w:rsidR="00E74725" w:rsidRPr="00752797" w:rsidDel="007F52C1">
          <w:rPr>
            <w:lang w:val="en-US"/>
          </w:rPr>
          <w:delText xml:space="preserve">When the user starts the model, it generates a file named XBlog.txt. In this file all the different keyword available are determined. When no keyword is defined the default value will be applied.  </w:delText>
        </w:r>
      </w:del>
    </w:p>
    <w:p w:rsidR="00E34418" w:rsidRPr="00752797" w:rsidRDefault="00E34418" w:rsidP="00E34418">
      <w:pPr>
        <w:pStyle w:val="ListBullet"/>
        <w:numPr>
          <w:ilvl w:val="0"/>
          <w:numId w:val="0"/>
        </w:numPr>
        <w:ind w:left="510"/>
        <w:rPr>
          <w:lang w:val="en-US"/>
        </w:rPr>
      </w:pPr>
    </w:p>
    <w:p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w:t>
      </w:r>
      <w:del w:id="184" w:author="dro" w:date="2015-03-11T15:35:00Z">
        <w:r w:rsidR="001B6449" w:rsidRPr="00752797" w:rsidDel="007F52C1">
          <w:rPr>
            <w:lang w:val="en-US"/>
          </w:rPr>
          <w:delText xml:space="preserve">astrix </w:delText>
        </w:r>
      </w:del>
      <w:ins w:id="185" w:author="dro" w:date="2015-03-11T15:35:00Z">
        <w:r w:rsidR="007F52C1" w:rsidRPr="00752797">
          <w:rPr>
            <w:lang w:val="en-US"/>
          </w:rPr>
          <w:t>ast</w:t>
        </w:r>
        <w:r w:rsidR="007F52C1">
          <w:rPr>
            <w:lang w:val="en-US"/>
          </w:rPr>
          <w:t>e</w:t>
        </w:r>
        <w:r w:rsidR="007F52C1" w:rsidRPr="00752797">
          <w:rPr>
            <w:lang w:val="en-US"/>
          </w:rPr>
          <w:t>ri</w:t>
        </w:r>
        <w:r w:rsidR="007F52C1">
          <w:rPr>
            <w:lang w:val="en-US"/>
          </w:rPr>
          <w:t>sk</w:t>
        </w:r>
        <w:r w:rsidR="007F52C1" w:rsidRPr="00752797">
          <w:rPr>
            <w:lang w:val="en-US"/>
          </w:rPr>
          <w:t xml:space="preserve"> </w:t>
        </w:r>
      </w:ins>
      <w:r w:rsidR="001B6449" w:rsidRPr="00752797">
        <w:rPr>
          <w:lang w:val="en-US"/>
        </w:rPr>
        <w:t xml:space="preserve">(*)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commentRangeStart w:id="186"/>
      <w:r w:rsidRPr="00752797">
        <w:t>%%%%%%%%%%%%%%%%%%%%%%%%%%%%%%%%%%%%%%%%%%%%%%%%%%%%%%%%%%%%%%%%%%%%%%%%%%%</w:t>
      </w:r>
    </w:p>
    <w:p w:rsidR="00620A54" w:rsidRPr="00752797" w:rsidRDefault="00620A54" w:rsidP="002603CC">
      <w:pPr>
        <w:pStyle w:val="Code"/>
        <w:jc w:val="both"/>
      </w:pPr>
      <w:r w:rsidRPr="00752797">
        <w:t>%%% XBeach parameter settings input file                                %%%</w:t>
      </w:r>
    </w:p>
    <w:p w:rsidR="00620A54" w:rsidRPr="00752797" w:rsidRDefault="00620A54" w:rsidP="002603CC">
      <w:pPr>
        <w:pStyle w:val="Code"/>
        <w:jc w:val="both"/>
      </w:pPr>
      <w:r w:rsidRPr="00752797">
        <w:t>%%%                                                                     %%%</w:t>
      </w:r>
    </w:p>
    <w:p w:rsidR="00620A54" w:rsidRPr="00752797" w:rsidRDefault="00620A54" w:rsidP="002603CC">
      <w:pPr>
        <w:pStyle w:val="Code"/>
        <w:jc w:val="both"/>
      </w:pPr>
      <w:r w:rsidRPr="00752797">
        <w:t>%%% date:     01-Jan-2015 12:00                                         %%%</w:t>
      </w:r>
      <w:r w:rsidR="007F52C1">
        <w:rPr>
          <w:rStyle w:val="CommentReference"/>
          <w:rFonts w:ascii="Arial" w:hAnsi="Arial"/>
          <w:color w:val="auto"/>
          <w:lang w:val="en-GB"/>
        </w:rPr>
        <w:commentReference w:id="187"/>
      </w:r>
    </w:p>
    <w:p w:rsidR="00620A54" w:rsidRPr="00752797" w:rsidRDefault="00620A54" w:rsidP="002603CC">
      <w:pPr>
        <w:pStyle w:val="Code"/>
        <w:jc w:val="both"/>
      </w:pPr>
      <w:r w:rsidRPr="00752797">
        <w:t>%%% function: xb_write_params                                           %%%</w:t>
      </w:r>
    </w:p>
    <w:commentRangeEnd w:id="186"/>
    <w:p w:rsidR="00620A54" w:rsidRPr="00752797" w:rsidRDefault="007F52C1" w:rsidP="002603CC">
      <w:pPr>
        <w:pStyle w:val="Code"/>
        <w:jc w:val="both"/>
      </w:pPr>
      <w:r>
        <w:rPr>
          <w:rStyle w:val="CommentReference"/>
          <w:rFonts w:ascii="Arial" w:hAnsi="Arial"/>
          <w:color w:val="auto"/>
          <w:lang w:val="en-GB"/>
        </w:rPr>
        <w:lastRenderedPageBreak/>
        <w:commentReference w:id="186"/>
      </w:r>
      <w:r w:rsidR="00620A54" w:rsidRPr="00752797">
        <w:t>%%%%%%%%%%%%%%%%%%%%%%%%%%%%%%%%%%%%%%%%%%%%%%%%%%%%%%%%%%%%%%%%%%%%%%%%%%%</w:t>
      </w:r>
    </w:p>
    <w:p w:rsidR="00620A54" w:rsidRPr="00752797" w:rsidRDefault="00620A54" w:rsidP="002603CC">
      <w:pPr>
        <w:pStyle w:val="Code"/>
        <w:jc w:val="both"/>
      </w:pPr>
    </w:p>
    <w:p w:rsidR="00620A54" w:rsidRPr="00752797" w:rsidRDefault="00620A54" w:rsidP="002603CC">
      <w:pPr>
        <w:pStyle w:val="Code"/>
        <w:jc w:val="both"/>
      </w:pPr>
      <w:r w:rsidRPr="00752797">
        <w:t>%%% Grid parameters %%%%%%%%%%%%%%%%%%%%%%%%%%%%%%%%%%%%%%%%%%%%%%%%%%%%%%%</w:t>
      </w:r>
    </w:p>
    <w:p w:rsidR="00620A54" w:rsidRPr="00752797" w:rsidRDefault="00620A54" w:rsidP="002603CC">
      <w:pPr>
        <w:pStyle w:val="Code"/>
        <w:jc w:val="both"/>
      </w:pPr>
    </w:p>
    <w:p w:rsidR="00620A54" w:rsidRPr="00752797" w:rsidRDefault="00620A54" w:rsidP="002603CC">
      <w:pPr>
        <w:pStyle w:val="Code"/>
        <w:jc w:val="both"/>
      </w:pPr>
      <w:r w:rsidRPr="00752797">
        <w:t>depfile      = bed.dep</w:t>
      </w:r>
    </w:p>
    <w:p w:rsidR="00620A54" w:rsidRPr="00752797" w:rsidRDefault="00620A54" w:rsidP="002603CC">
      <w:pPr>
        <w:pStyle w:val="Code"/>
        <w:jc w:val="both"/>
      </w:pPr>
      <w:r w:rsidRPr="00752797">
        <w:t>posdwn       = 0</w:t>
      </w:r>
    </w:p>
    <w:p w:rsidR="00620A54" w:rsidRPr="00752797" w:rsidRDefault="00620A54" w:rsidP="002603CC">
      <w:pPr>
        <w:pStyle w:val="Code"/>
        <w:jc w:val="both"/>
      </w:pPr>
      <w:r w:rsidRPr="00752797">
        <w:t>nx           = 265</w:t>
      </w:r>
    </w:p>
    <w:p w:rsidR="00620A54" w:rsidRPr="00752797" w:rsidRDefault="00620A54" w:rsidP="002603CC">
      <w:pPr>
        <w:pStyle w:val="Code"/>
        <w:jc w:val="both"/>
      </w:pPr>
      <w:r w:rsidRPr="00752797">
        <w:t>ny           = 0</w:t>
      </w:r>
    </w:p>
    <w:p w:rsidR="00620A54" w:rsidRPr="00752797" w:rsidRDefault="00620A54" w:rsidP="002603CC">
      <w:pPr>
        <w:pStyle w:val="Code"/>
        <w:jc w:val="both"/>
      </w:pPr>
      <w:r w:rsidRPr="00752797">
        <w:t>alfa         = 0</w:t>
      </w:r>
    </w:p>
    <w:p w:rsidR="00620A54" w:rsidRPr="00752797" w:rsidRDefault="00620A54" w:rsidP="002603CC">
      <w:pPr>
        <w:pStyle w:val="Code"/>
        <w:jc w:val="both"/>
      </w:pPr>
      <w:r w:rsidRPr="00752797">
        <w:t>vardx        = 1</w:t>
      </w:r>
    </w:p>
    <w:p w:rsidR="00620A54" w:rsidRPr="00752797" w:rsidRDefault="00620A54" w:rsidP="002603CC">
      <w:pPr>
        <w:pStyle w:val="Code"/>
        <w:jc w:val="both"/>
      </w:pPr>
      <w:r w:rsidRPr="00752797">
        <w:t>xfile        = x.grd</w:t>
      </w:r>
    </w:p>
    <w:p w:rsidR="00620A54" w:rsidRPr="00752797" w:rsidRDefault="00620A54" w:rsidP="002603CC">
      <w:pPr>
        <w:pStyle w:val="Code"/>
        <w:jc w:val="both"/>
      </w:pPr>
      <w:r w:rsidRPr="00752797">
        <w:t>yfile        = y.grd</w:t>
      </w:r>
    </w:p>
    <w:p w:rsidR="00620A54" w:rsidRPr="00752797" w:rsidRDefault="00620A54" w:rsidP="002603CC">
      <w:pPr>
        <w:pStyle w:val="Code"/>
        <w:jc w:val="both"/>
      </w:pPr>
      <w:r w:rsidRPr="00752797">
        <w:t>thetamin     = -90</w:t>
      </w:r>
    </w:p>
    <w:p w:rsidR="00620A54" w:rsidRPr="00752797" w:rsidRDefault="00620A54" w:rsidP="002603CC">
      <w:pPr>
        <w:pStyle w:val="Code"/>
        <w:jc w:val="both"/>
      </w:pPr>
      <w:r w:rsidRPr="00752797">
        <w:t>thetamax     = 90</w:t>
      </w:r>
    </w:p>
    <w:p w:rsidR="00620A54" w:rsidRPr="00752797" w:rsidRDefault="00620A54" w:rsidP="002603CC">
      <w:pPr>
        <w:pStyle w:val="Code"/>
        <w:jc w:val="both"/>
      </w:pPr>
      <w:r w:rsidRPr="00752797">
        <w:t>dtheta       = 15</w:t>
      </w:r>
    </w:p>
    <w:p w:rsidR="00620A54" w:rsidRPr="00752797" w:rsidRDefault="00620A54" w:rsidP="002603CC">
      <w:pPr>
        <w:pStyle w:val="Code"/>
        <w:jc w:val="both"/>
      </w:pPr>
      <w:r w:rsidRPr="00752797">
        <w:t>thetanaut    = 0</w:t>
      </w:r>
    </w:p>
    <w:p w:rsidR="00620A54" w:rsidRPr="00752797" w:rsidRDefault="00620A54" w:rsidP="002603CC">
      <w:pPr>
        <w:pStyle w:val="Code"/>
        <w:jc w:val="both"/>
      </w:pPr>
    </w:p>
    <w:p w:rsidR="00620A54" w:rsidRPr="00752797" w:rsidRDefault="00620A54" w:rsidP="002603CC">
      <w:pPr>
        <w:pStyle w:val="Code"/>
        <w:jc w:val="both"/>
      </w:pPr>
      <w:r w:rsidRPr="00752797">
        <w:t>%%% Model time %%%%%%%%%%%%%%%%%%%%%%%%%%%%%%%%%%%%%%%%%%%%%%%%%%%%%%%%%%%%</w:t>
      </w:r>
    </w:p>
    <w:p w:rsidR="00620A54" w:rsidRPr="00752797" w:rsidRDefault="00620A54" w:rsidP="002603CC">
      <w:pPr>
        <w:pStyle w:val="Code"/>
        <w:jc w:val="both"/>
      </w:pPr>
    </w:p>
    <w:p w:rsidR="00620A54" w:rsidRPr="00752797" w:rsidRDefault="00620A54" w:rsidP="002603CC">
      <w:pPr>
        <w:pStyle w:val="Code"/>
        <w:jc w:val="both"/>
      </w:pPr>
      <w:r w:rsidRPr="00752797">
        <w:t>tstop        = 3600</w:t>
      </w:r>
    </w:p>
    <w:p w:rsidR="00620A54" w:rsidRPr="00752797" w:rsidRDefault="00620A54" w:rsidP="002603CC">
      <w:pPr>
        <w:pStyle w:val="Code"/>
        <w:jc w:val="both"/>
      </w:pPr>
    </w:p>
    <w:p w:rsidR="00620A54" w:rsidRPr="00752797" w:rsidRDefault="00620A54" w:rsidP="002603CC">
      <w:pPr>
        <w:pStyle w:val="Code"/>
        <w:jc w:val="both"/>
      </w:pPr>
      <w:r w:rsidRPr="00752797">
        <w:t>%%% Physical constants %%%%%%%%%%%%%%%%%%%%%%%%%%%%%%%%%%%%%%%%%%%%%%%%%%%%</w:t>
      </w:r>
    </w:p>
    <w:p w:rsidR="00620A54" w:rsidRPr="00752797" w:rsidRDefault="00620A54" w:rsidP="002603CC">
      <w:pPr>
        <w:pStyle w:val="Code"/>
        <w:jc w:val="both"/>
      </w:pPr>
    </w:p>
    <w:p w:rsidR="00620A54" w:rsidRPr="00752797" w:rsidRDefault="00620A54" w:rsidP="002603CC">
      <w:pPr>
        <w:pStyle w:val="Code"/>
        <w:jc w:val="both"/>
      </w:pPr>
      <w:r w:rsidRPr="00752797">
        <w:t xml:space="preserve">rho          = </w:t>
      </w:r>
      <w:r w:rsidR="00B93D55" w:rsidRPr="00752797">
        <w:t>1025</w:t>
      </w:r>
    </w:p>
    <w:p w:rsidR="00620A54" w:rsidRPr="00752797" w:rsidRDefault="00620A54" w:rsidP="002603CC">
      <w:pPr>
        <w:pStyle w:val="Code"/>
        <w:jc w:val="both"/>
      </w:pPr>
    </w:p>
    <w:p w:rsidR="00620A54" w:rsidRPr="00752797" w:rsidRDefault="00620A54" w:rsidP="002603CC">
      <w:pPr>
        <w:pStyle w:val="Code"/>
        <w:jc w:val="both"/>
      </w:pPr>
      <w:r w:rsidRPr="00752797">
        <w:t>%%% Tide boundary conditions %%%%%%%%%%%%%%%%%%%%%%%%%%%%%%%%%%%%%%%%%%%%%%</w:t>
      </w:r>
    </w:p>
    <w:p w:rsidR="0022695A" w:rsidRPr="00752797" w:rsidRDefault="0022695A" w:rsidP="002603CC">
      <w:pPr>
        <w:pStyle w:val="Code"/>
        <w:jc w:val="both"/>
      </w:pPr>
    </w:p>
    <w:p w:rsidR="00620A54" w:rsidRPr="00752797" w:rsidRDefault="0022695A" w:rsidP="002603CC">
      <w:pPr>
        <w:pStyle w:val="Code"/>
        <w:jc w:val="both"/>
      </w:pPr>
      <w:r w:rsidRPr="00752797">
        <w:t>tideloc      = 2</w:t>
      </w:r>
    </w:p>
    <w:p w:rsidR="00620A54" w:rsidRPr="00752797" w:rsidRDefault="00620A54" w:rsidP="002603CC">
      <w:pPr>
        <w:pStyle w:val="Code"/>
        <w:jc w:val="both"/>
      </w:pPr>
      <w:r w:rsidRPr="00752797">
        <w:t>zs0file      = tide.txt</w:t>
      </w:r>
    </w:p>
    <w:p w:rsidR="00620A54" w:rsidRPr="00752797" w:rsidRDefault="00620A54" w:rsidP="002603CC">
      <w:pPr>
        <w:pStyle w:val="Code"/>
        <w:jc w:val="both"/>
      </w:pPr>
    </w:p>
    <w:p w:rsidR="00620A54" w:rsidRPr="00752797" w:rsidRDefault="00620A54" w:rsidP="002603CC">
      <w:pPr>
        <w:pStyle w:val="Code"/>
        <w:jc w:val="both"/>
      </w:pPr>
      <w:r w:rsidRPr="00752797">
        <w:t>%%% Wave boundary condition parameters %%%%%%%%%%%%%%%%%%%%%%%%%%%%%%%%%%%%</w:t>
      </w:r>
    </w:p>
    <w:p w:rsidR="00620A54" w:rsidRPr="00752797" w:rsidRDefault="00620A54" w:rsidP="002603CC">
      <w:pPr>
        <w:pStyle w:val="Code"/>
        <w:jc w:val="both"/>
      </w:pPr>
    </w:p>
    <w:p w:rsidR="00620A54" w:rsidRPr="00752797" w:rsidRDefault="00B709C9" w:rsidP="002603CC">
      <w:pPr>
        <w:pStyle w:val="Code"/>
        <w:jc w:val="both"/>
      </w:pPr>
      <w:r w:rsidRPr="00752797">
        <w:t xml:space="preserve">wbctype      </w:t>
      </w:r>
      <w:r w:rsidR="00620A54" w:rsidRPr="00752797">
        <w:t>= jons</w:t>
      </w:r>
    </w:p>
    <w:p w:rsidR="00620A54" w:rsidRPr="00752797" w:rsidRDefault="00620A54" w:rsidP="002603CC">
      <w:pPr>
        <w:pStyle w:val="Code"/>
        <w:jc w:val="both"/>
      </w:pPr>
      <w:r w:rsidRPr="00752797">
        <w:t>bcfile       = filelist.txt</w:t>
      </w:r>
    </w:p>
    <w:p w:rsidR="0022695A" w:rsidRPr="00752797" w:rsidRDefault="0022695A" w:rsidP="002603CC">
      <w:pPr>
        <w:pStyle w:val="Code"/>
        <w:jc w:val="both"/>
      </w:pPr>
    </w:p>
    <w:p w:rsidR="00620A54" w:rsidRPr="00752797" w:rsidRDefault="00620A54" w:rsidP="002603CC">
      <w:pPr>
        <w:pStyle w:val="Code"/>
        <w:jc w:val="both"/>
      </w:pPr>
      <w:r w:rsidRPr="00752797">
        <w:t>%%% Output variables %%%%%%%%%%%%%%%%%%%%%%%%%%%%%%%%%%%%%%%%%%%%%%%%%%%%%%</w:t>
      </w:r>
    </w:p>
    <w:p w:rsidR="00620A54" w:rsidRPr="00752797" w:rsidRDefault="00620A54" w:rsidP="002603CC">
      <w:pPr>
        <w:pStyle w:val="Code"/>
        <w:jc w:val="both"/>
      </w:pPr>
    </w:p>
    <w:p w:rsidR="00620A54" w:rsidRPr="00752797" w:rsidRDefault="00620A54" w:rsidP="002603CC">
      <w:pPr>
        <w:pStyle w:val="Code"/>
        <w:jc w:val="both"/>
      </w:pPr>
      <w:r w:rsidRPr="00752797">
        <w:t>outputformat = netcdf</w:t>
      </w:r>
    </w:p>
    <w:p w:rsidR="00620A54" w:rsidRPr="00752797" w:rsidRDefault="00620A54" w:rsidP="002603CC">
      <w:pPr>
        <w:pStyle w:val="Code"/>
        <w:jc w:val="both"/>
      </w:pPr>
      <w:r w:rsidRPr="00752797">
        <w:t>tint         = 3600</w:t>
      </w:r>
    </w:p>
    <w:p w:rsidR="00620A54" w:rsidRPr="00752797" w:rsidRDefault="00620A54" w:rsidP="002603CC">
      <w:pPr>
        <w:pStyle w:val="Code"/>
        <w:jc w:val="both"/>
      </w:pPr>
      <w:r w:rsidRPr="00752797">
        <w:t>tstart       = 0</w:t>
      </w:r>
    </w:p>
    <w:p w:rsidR="00620A54" w:rsidRPr="00752797" w:rsidRDefault="00620A54" w:rsidP="002603CC">
      <w:pPr>
        <w:pStyle w:val="Code"/>
        <w:jc w:val="both"/>
      </w:pPr>
    </w:p>
    <w:p w:rsidR="00620A54" w:rsidRPr="00752797" w:rsidRDefault="00620A54" w:rsidP="002603CC">
      <w:pPr>
        <w:pStyle w:val="Code"/>
        <w:jc w:val="both"/>
      </w:pPr>
      <w:r w:rsidRPr="00752797">
        <w:t>nglobalvar   = 3</w:t>
      </w:r>
    </w:p>
    <w:p w:rsidR="00620A54" w:rsidRPr="00752797" w:rsidRDefault="00620A54" w:rsidP="002603CC">
      <w:pPr>
        <w:pStyle w:val="Code"/>
        <w:jc w:val="both"/>
      </w:pPr>
      <w:r w:rsidRPr="00752797">
        <w:t>zb</w:t>
      </w:r>
    </w:p>
    <w:p w:rsidR="00620A54" w:rsidRPr="00752797" w:rsidRDefault="00620A54" w:rsidP="002603CC">
      <w:pPr>
        <w:pStyle w:val="Code"/>
        <w:jc w:val="both"/>
      </w:pPr>
      <w:r w:rsidRPr="00752797">
        <w:t>zs</w:t>
      </w:r>
    </w:p>
    <w:p w:rsidR="00620A54" w:rsidRPr="00752797" w:rsidRDefault="00620A54" w:rsidP="002603CC">
      <w:pPr>
        <w:pStyle w:val="Code"/>
        <w:jc w:val="both"/>
      </w:pPr>
      <w:r w:rsidRPr="00752797">
        <w:t>H</w:t>
      </w:r>
    </w:p>
    <w:p w:rsidR="00620A54" w:rsidRPr="00752797" w:rsidRDefault="00620A54" w:rsidP="002603CC">
      <w:pPr>
        <w:pStyle w:val="Heading2"/>
        <w:jc w:val="both"/>
        <w:rPr>
          <w:lang w:val="en-US"/>
        </w:rPr>
      </w:pPr>
      <w:bookmarkStart w:id="188" w:name="_Toc285701664"/>
      <w:bookmarkStart w:id="189" w:name="_Toc413611026"/>
      <w:r w:rsidRPr="00752797">
        <w:rPr>
          <w:lang w:val="en-US"/>
        </w:rPr>
        <w:t>Physical processes</w:t>
      </w:r>
      <w:bookmarkEnd w:id="188"/>
      <w:bookmarkEnd w:id="189"/>
    </w:p>
    <w:p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rsidR="001B6449" w:rsidRPr="00752797" w:rsidRDefault="001B6449" w:rsidP="001B6449">
      <w:pPr>
        <w:pStyle w:val="Caption"/>
        <w:rPr>
          <w:lang w:val="en-US"/>
        </w:rPr>
      </w:pPr>
      <w:r w:rsidRPr="00752797">
        <w:rPr>
          <w:lang w:val="en-US"/>
        </w:rPr>
        <w:lastRenderedPageBreak/>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w:t>
      </w:r>
      <w:r w:rsidR="007E1D7E">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tblPr>
      <w:tblGrid>
        <w:gridCol w:w="1794"/>
        <w:gridCol w:w="2280"/>
        <w:gridCol w:w="1258"/>
        <w:gridCol w:w="1414"/>
        <w:gridCol w:w="848"/>
        <w:gridCol w:w="1336"/>
      </w:tblGrid>
      <w:tr w:rsidR="00620A54" w:rsidRPr="00752797" w:rsidTr="00691D3B">
        <w:trPr>
          <w:cnfStyle w:val="100000000000"/>
          <w:tblHeader/>
        </w:trPr>
        <w:tc>
          <w:tcPr>
            <w:cnfStyle w:val="001000000000"/>
            <w:tcW w:w="1794" w:type="dxa"/>
          </w:tcPr>
          <w:p w:rsidR="00620A54" w:rsidRPr="00752797" w:rsidRDefault="00620A54" w:rsidP="002603CC">
            <w:pPr>
              <w:pStyle w:val="PlainText"/>
              <w:jc w:val="both"/>
            </w:pPr>
            <w:r w:rsidRPr="00752797">
              <w:t>keyword</w:t>
            </w:r>
          </w:p>
        </w:tc>
        <w:tc>
          <w:tcPr>
            <w:tcW w:w="2280" w:type="dxa"/>
          </w:tcPr>
          <w:p w:rsidR="00620A54" w:rsidRPr="00752797" w:rsidRDefault="00620A54" w:rsidP="002603CC">
            <w:pPr>
              <w:pStyle w:val="PlainText"/>
              <w:jc w:val="both"/>
              <w:cnfStyle w:val="100000000000"/>
            </w:pPr>
            <w:r w:rsidRPr="00752797">
              <w:t>description</w:t>
            </w:r>
          </w:p>
        </w:tc>
        <w:tc>
          <w:tcPr>
            <w:tcW w:w="1258" w:type="dxa"/>
          </w:tcPr>
          <w:p w:rsidR="00620A54" w:rsidRPr="00752797" w:rsidRDefault="00620A54" w:rsidP="002603CC">
            <w:pPr>
              <w:pStyle w:val="PlainText"/>
              <w:jc w:val="both"/>
              <w:cnfStyle w:val="100000000000"/>
            </w:pPr>
            <w:r w:rsidRPr="00752797">
              <w:t>default</w:t>
            </w:r>
          </w:p>
        </w:tc>
        <w:tc>
          <w:tcPr>
            <w:tcW w:w="1414" w:type="dxa"/>
          </w:tcPr>
          <w:p w:rsidR="00620A54" w:rsidRPr="00752797" w:rsidRDefault="00620A54" w:rsidP="002603CC">
            <w:pPr>
              <w:pStyle w:val="PlainText"/>
              <w:jc w:val="both"/>
              <w:cnfStyle w:val="100000000000"/>
            </w:pPr>
            <w:r w:rsidRPr="00752797">
              <w:t>range</w:t>
            </w:r>
          </w:p>
        </w:tc>
        <w:tc>
          <w:tcPr>
            <w:tcW w:w="848" w:type="dxa"/>
          </w:tcPr>
          <w:p w:rsidR="00620A54" w:rsidRPr="00752797" w:rsidRDefault="00620A54" w:rsidP="002603CC">
            <w:pPr>
              <w:pStyle w:val="PlainText"/>
              <w:jc w:val="both"/>
              <w:cnfStyle w:val="100000000000"/>
            </w:pPr>
            <w:r w:rsidRPr="00752797">
              <w:t>units</w:t>
            </w:r>
          </w:p>
        </w:tc>
        <w:tc>
          <w:tcPr>
            <w:tcW w:w="1336" w:type="dxa"/>
          </w:tcPr>
          <w:p w:rsidR="00620A54" w:rsidRPr="00752797" w:rsidRDefault="00620A54" w:rsidP="002603CC">
            <w:pPr>
              <w:pStyle w:val="PlainText"/>
              <w:jc w:val="both"/>
              <w:cnfStyle w:val="100000000000"/>
            </w:pPr>
            <w:r w:rsidRPr="00752797">
              <w:t>remark</w:t>
            </w: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avalanching</w:t>
            </w:r>
          </w:p>
        </w:tc>
        <w:tc>
          <w:tcPr>
            <w:tcW w:w="2280" w:type="dxa"/>
          </w:tcPr>
          <w:p w:rsidR="00620A54" w:rsidRPr="00752797" w:rsidRDefault="00620A54" w:rsidP="002603CC">
            <w:pPr>
              <w:pStyle w:val="PlainText"/>
              <w:jc w:val="both"/>
              <w:cnfStyle w:val="000000100000"/>
              <w:rPr>
                <w:color w:val="auto"/>
              </w:rPr>
            </w:pPr>
            <w:r w:rsidRPr="00752797">
              <w:t>Turn on avalanching</w:t>
            </w:r>
          </w:p>
        </w:tc>
        <w:tc>
          <w:tcPr>
            <w:tcW w:w="1258" w:type="dxa"/>
          </w:tcPr>
          <w:p w:rsidR="00620A54" w:rsidRPr="00752797" w:rsidRDefault="00620A54" w:rsidP="002603CC">
            <w:pPr>
              <w:pStyle w:val="PlainText"/>
              <w:jc w:val="both"/>
              <w:cnfStyle w:val="000000100000"/>
            </w:pPr>
            <w:r w:rsidRPr="00752797">
              <w:t>1</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flow</w:t>
            </w:r>
          </w:p>
        </w:tc>
        <w:tc>
          <w:tcPr>
            <w:tcW w:w="2280" w:type="dxa"/>
          </w:tcPr>
          <w:p w:rsidR="00620A54" w:rsidRPr="00752797" w:rsidRDefault="00620A54" w:rsidP="002603CC">
            <w:pPr>
              <w:pStyle w:val="PlainText"/>
              <w:jc w:val="both"/>
              <w:cnfStyle w:val="000000000000"/>
              <w:rPr>
                <w:color w:val="auto"/>
              </w:rPr>
            </w:pPr>
            <w:r w:rsidRPr="00752797">
              <w:t>Turn on flow calculation</w:t>
            </w:r>
          </w:p>
        </w:tc>
        <w:tc>
          <w:tcPr>
            <w:tcW w:w="1258" w:type="dxa"/>
          </w:tcPr>
          <w:p w:rsidR="00620A54" w:rsidRPr="00752797" w:rsidRDefault="00620A54" w:rsidP="002603CC">
            <w:pPr>
              <w:pStyle w:val="PlainText"/>
              <w:jc w:val="both"/>
              <w:cnfStyle w:val="000000000000"/>
            </w:pPr>
            <w:r w:rsidRPr="00752797">
              <w:t>1</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gwflow</w:t>
            </w:r>
            <w:r w:rsidR="001B6449" w:rsidRPr="00752797">
              <w:t>+</w:t>
            </w:r>
          </w:p>
        </w:tc>
        <w:tc>
          <w:tcPr>
            <w:tcW w:w="2280" w:type="dxa"/>
          </w:tcPr>
          <w:p w:rsidR="00620A54" w:rsidRPr="00752797" w:rsidRDefault="00620A54" w:rsidP="002603CC">
            <w:pPr>
              <w:pStyle w:val="PlainText"/>
              <w:jc w:val="both"/>
              <w:cnfStyle w:val="000000100000"/>
              <w:rPr>
                <w:color w:val="auto"/>
              </w:rPr>
            </w:pPr>
            <w:r w:rsidRPr="00752797">
              <w:t>Turn on groundwater flow</w:t>
            </w:r>
          </w:p>
        </w:tc>
        <w:tc>
          <w:tcPr>
            <w:tcW w:w="1258" w:type="dxa"/>
          </w:tcPr>
          <w:p w:rsidR="00620A54" w:rsidRPr="00752797" w:rsidRDefault="00620A54" w:rsidP="002603CC">
            <w:pPr>
              <w:pStyle w:val="PlainText"/>
              <w:jc w:val="both"/>
              <w:cnfStyle w:val="000000100000"/>
            </w:pPr>
            <w:r w:rsidRPr="00752797">
              <w:t>0</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lwave</w:t>
            </w:r>
          </w:p>
        </w:tc>
        <w:tc>
          <w:tcPr>
            <w:tcW w:w="2280" w:type="dxa"/>
          </w:tcPr>
          <w:p w:rsidR="00620A54" w:rsidRPr="00752797" w:rsidRDefault="00620A54" w:rsidP="002603CC">
            <w:pPr>
              <w:pStyle w:val="PlainText"/>
              <w:jc w:val="both"/>
              <w:cnfStyle w:val="000000000000"/>
              <w:rPr>
                <w:color w:val="auto"/>
              </w:rPr>
            </w:pPr>
            <w:r w:rsidRPr="00752797">
              <w:t>Turn on short wave forcing on NLSW equations and boundary conditions</w:t>
            </w:r>
          </w:p>
        </w:tc>
        <w:tc>
          <w:tcPr>
            <w:tcW w:w="1258" w:type="dxa"/>
          </w:tcPr>
          <w:p w:rsidR="00620A54" w:rsidRPr="00752797" w:rsidRDefault="00620A54" w:rsidP="002603CC">
            <w:pPr>
              <w:pStyle w:val="PlainText"/>
              <w:jc w:val="both"/>
              <w:cnfStyle w:val="000000000000"/>
            </w:pPr>
            <w:r w:rsidRPr="00752797">
              <w:t>1</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morphology</w:t>
            </w:r>
          </w:p>
        </w:tc>
        <w:tc>
          <w:tcPr>
            <w:tcW w:w="2280" w:type="dxa"/>
          </w:tcPr>
          <w:p w:rsidR="00620A54" w:rsidRPr="00752797" w:rsidRDefault="00620A54" w:rsidP="002603CC">
            <w:pPr>
              <w:pStyle w:val="PlainText"/>
              <w:jc w:val="both"/>
              <w:cnfStyle w:val="000000100000"/>
              <w:rPr>
                <w:color w:val="auto"/>
              </w:rPr>
            </w:pPr>
            <w:r w:rsidRPr="00752797">
              <w:t>Turn on morphology</w:t>
            </w:r>
          </w:p>
        </w:tc>
        <w:tc>
          <w:tcPr>
            <w:tcW w:w="1258" w:type="dxa"/>
          </w:tcPr>
          <w:p w:rsidR="00620A54" w:rsidRPr="00752797" w:rsidRDefault="00620A54" w:rsidP="002603CC">
            <w:pPr>
              <w:pStyle w:val="PlainText"/>
              <w:jc w:val="both"/>
              <w:cnfStyle w:val="000000100000"/>
            </w:pPr>
            <w:r w:rsidRPr="00752797">
              <w:t>1</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nonh</w:t>
            </w:r>
            <w:r w:rsidR="001B6449" w:rsidRPr="00752797">
              <w:t>+</w:t>
            </w:r>
          </w:p>
        </w:tc>
        <w:tc>
          <w:tcPr>
            <w:tcW w:w="2280" w:type="dxa"/>
          </w:tcPr>
          <w:p w:rsidR="00620A54" w:rsidRPr="00752797" w:rsidRDefault="00620A54" w:rsidP="002603CC">
            <w:pPr>
              <w:pStyle w:val="PlainText"/>
              <w:jc w:val="both"/>
              <w:cnfStyle w:val="000000000000"/>
              <w:rPr>
                <w:color w:val="auto"/>
              </w:rPr>
            </w:pPr>
            <w:r w:rsidRPr="00752797">
              <w:t>Turn on non-hydrostatic pressure: 0 = NSWE, 1 = NSW + non-hydrostatic pressure compensation Stelling &amp; Zijlema, 2003</w:t>
            </w:r>
          </w:p>
        </w:tc>
        <w:tc>
          <w:tcPr>
            <w:tcW w:w="1258" w:type="dxa"/>
          </w:tcPr>
          <w:p w:rsidR="00620A54" w:rsidRPr="00752797" w:rsidRDefault="00620A54" w:rsidP="002603CC">
            <w:pPr>
              <w:pStyle w:val="PlainText"/>
              <w:jc w:val="both"/>
              <w:cnfStyle w:val="000000000000"/>
            </w:pPr>
            <w:r w:rsidRPr="00752797">
              <w:t>0</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sedtrans</w:t>
            </w:r>
          </w:p>
        </w:tc>
        <w:tc>
          <w:tcPr>
            <w:tcW w:w="2280" w:type="dxa"/>
          </w:tcPr>
          <w:p w:rsidR="00620A54" w:rsidRPr="00752797" w:rsidRDefault="00620A54" w:rsidP="002603CC">
            <w:pPr>
              <w:pStyle w:val="PlainText"/>
              <w:jc w:val="both"/>
              <w:cnfStyle w:val="000000100000"/>
              <w:rPr>
                <w:color w:val="auto"/>
              </w:rPr>
            </w:pPr>
            <w:r w:rsidRPr="00752797">
              <w:t>Turn on sediment transport</w:t>
            </w:r>
          </w:p>
        </w:tc>
        <w:tc>
          <w:tcPr>
            <w:tcW w:w="1258" w:type="dxa"/>
          </w:tcPr>
          <w:p w:rsidR="00620A54" w:rsidRPr="00752797" w:rsidRDefault="00620A54" w:rsidP="002603CC">
            <w:pPr>
              <w:pStyle w:val="PlainText"/>
              <w:jc w:val="both"/>
              <w:cnfStyle w:val="000000100000"/>
            </w:pPr>
            <w:r w:rsidRPr="00752797">
              <w:t>1</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setbathy</w:t>
            </w:r>
          </w:p>
        </w:tc>
        <w:tc>
          <w:tcPr>
            <w:tcW w:w="2280" w:type="dxa"/>
          </w:tcPr>
          <w:p w:rsidR="00620A54" w:rsidRPr="00752797" w:rsidRDefault="00620A54" w:rsidP="002603CC">
            <w:pPr>
              <w:pStyle w:val="PlainText"/>
              <w:jc w:val="both"/>
              <w:cnfStyle w:val="000000000000"/>
              <w:rPr>
                <w:color w:val="auto"/>
              </w:rPr>
            </w:pPr>
            <w:r w:rsidRPr="00752797">
              <w:t xml:space="preserve">Turn on </w:t>
            </w:r>
            <w:r w:rsidR="00AB1A16" w:rsidRPr="00752797">
              <w:t>time series</w:t>
            </w:r>
            <w:r w:rsidRPr="00752797">
              <w:t xml:space="preserve"> of prescribed bathy input</w:t>
            </w:r>
          </w:p>
        </w:tc>
        <w:tc>
          <w:tcPr>
            <w:tcW w:w="1258" w:type="dxa"/>
          </w:tcPr>
          <w:p w:rsidR="00620A54" w:rsidRPr="00752797" w:rsidRDefault="00620A54" w:rsidP="002603CC">
            <w:pPr>
              <w:pStyle w:val="PlainText"/>
              <w:jc w:val="both"/>
              <w:cnfStyle w:val="000000000000"/>
            </w:pPr>
            <w:r w:rsidRPr="00752797">
              <w:t>0</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ships</w:t>
            </w:r>
            <w:r w:rsidR="001B6449" w:rsidRPr="00752797">
              <w:t>+</w:t>
            </w:r>
          </w:p>
        </w:tc>
        <w:tc>
          <w:tcPr>
            <w:tcW w:w="2280" w:type="dxa"/>
          </w:tcPr>
          <w:p w:rsidR="00620A54" w:rsidRPr="00752797" w:rsidRDefault="00620A54" w:rsidP="002603CC">
            <w:pPr>
              <w:pStyle w:val="PlainText"/>
              <w:jc w:val="both"/>
              <w:cnfStyle w:val="000000100000"/>
              <w:rPr>
                <w:color w:val="auto"/>
              </w:rPr>
            </w:pPr>
            <w:r w:rsidRPr="00752797">
              <w:t>Turn on ship waves</w:t>
            </w:r>
          </w:p>
        </w:tc>
        <w:tc>
          <w:tcPr>
            <w:tcW w:w="1258" w:type="dxa"/>
          </w:tcPr>
          <w:p w:rsidR="00620A54" w:rsidRPr="00752797" w:rsidRDefault="00620A54" w:rsidP="002603CC">
            <w:pPr>
              <w:pStyle w:val="PlainText"/>
              <w:jc w:val="both"/>
              <w:cnfStyle w:val="000000100000"/>
            </w:pPr>
            <w:r w:rsidRPr="00752797">
              <w:t>0</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single_dir</w:t>
            </w:r>
            <w:r w:rsidR="001B6449" w:rsidRPr="00752797">
              <w:t>+</w:t>
            </w:r>
          </w:p>
        </w:tc>
        <w:tc>
          <w:tcPr>
            <w:tcW w:w="2280" w:type="dxa"/>
          </w:tcPr>
          <w:p w:rsidR="00620A54" w:rsidRPr="00752797" w:rsidRDefault="00620A54" w:rsidP="002603CC">
            <w:pPr>
              <w:pStyle w:val="PlainText"/>
              <w:jc w:val="both"/>
              <w:cnfStyle w:val="000000000000"/>
              <w:rPr>
                <w:color w:val="auto"/>
              </w:rPr>
            </w:pPr>
            <w:r w:rsidRPr="00752797">
              <w:t>Turn on stationary model for refraction, surfbeat based on mean direction</w:t>
            </w:r>
          </w:p>
        </w:tc>
        <w:tc>
          <w:tcPr>
            <w:tcW w:w="1258" w:type="dxa"/>
          </w:tcPr>
          <w:p w:rsidR="00620A54" w:rsidRPr="00752797" w:rsidRDefault="00620A54" w:rsidP="002603CC">
            <w:pPr>
              <w:pStyle w:val="PlainText"/>
              <w:jc w:val="both"/>
              <w:cnfStyle w:val="000000000000"/>
            </w:pPr>
            <w:r w:rsidRPr="00752797">
              <w:t>0</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snells</w:t>
            </w:r>
            <w:r w:rsidR="001B6449" w:rsidRPr="00752797">
              <w:t>+</w:t>
            </w:r>
          </w:p>
        </w:tc>
        <w:tc>
          <w:tcPr>
            <w:tcW w:w="2280" w:type="dxa"/>
          </w:tcPr>
          <w:p w:rsidR="00620A54" w:rsidRPr="00752797" w:rsidRDefault="00620A54" w:rsidP="002603CC">
            <w:pPr>
              <w:pStyle w:val="PlainText"/>
              <w:jc w:val="both"/>
              <w:cnfStyle w:val="000000100000"/>
              <w:rPr>
                <w:color w:val="auto"/>
              </w:rPr>
            </w:pPr>
            <w:r w:rsidRPr="00752797">
              <w:t>Turn on Snell's law for wave refraction</w:t>
            </w:r>
          </w:p>
        </w:tc>
        <w:tc>
          <w:tcPr>
            <w:tcW w:w="1258" w:type="dxa"/>
          </w:tcPr>
          <w:p w:rsidR="00620A54" w:rsidRPr="00752797" w:rsidRDefault="00620A54" w:rsidP="002603CC">
            <w:pPr>
              <w:pStyle w:val="PlainText"/>
              <w:jc w:val="both"/>
              <w:cnfStyle w:val="000000100000"/>
            </w:pPr>
            <w:r w:rsidRPr="00752797">
              <w:t>0</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swave</w:t>
            </w:r>
          </w:p>
        </w:tc>
        <w:tc>
          <w:tcPr>
            <w:tcW w:w="2280" w:type="dxa"/>
          </w:tcPr>
          <w:p w:rsidR="00620A54" w:rsidRPr="00752797" w:rsidRDefault="00620A54" w:rsidP="002603CC">
            <w:pPr>
              <w:pStyle w:val="PlainText"/>
              <w:jc w:val="both"/>
              <w:cnfStyle w:val="000000000000"/>
              <w:rPr>
                <w:color w:val="auto"/>
              </w:rPr>
            </w:pPr>
            <w:r w:rsidRPr="00752797">
              <w:t>Turn on short waves</w:t>
            </w:r>
          </w:p>
        </w:tc>
        <w:tc>
          <w:tcPr>
            <w:tcW w:w="1258" w:type="dxa"/>
          </w:tcPr>
          <w:p w:rsidR="00620A54" w:rsidRPr="00752797" w:rsidRDefault="00620A54" w:rsidP="002603CC">
            <w:pPr>
              <w:pStyle w:val="PlainText"/>
              <w:jc w:val="both"/>
              <w:cnfStyle w:val="000000000000"/>
            </w:pPr>
            <w:r w:rsidRPr="00752797">
              <w:t>1</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691D3B">
        <w:trPr>
          <w:cnfStyle w:val="000000100000"/>
        </w:trPr>
        <w:tc>
          <w:tcPr>
            <w:cnfStyle w:val="001000000000"/>
            <w:tcW w:w="1794" w:type="dxa"/>
          </w:tcPr>
          <w:p w:rsidR="00620A54" w:rsidRPr="00752797" w:rsidRDefault="00620A54" w:rsidP="002603CC">
            <w:pPr>
              <w:pStyle w:val="PlainText"/>
              <w:jc w:val="both"/>
            </w:pPr>
            <w:r w:rsidRPr="00752797">
              <w:t>swrunup</w:t>
            </w:r>
            <w:r w:rsidR="001B6449" w:rsidRPr="00752797">
              <w:t>+</w:t>
            </w:r>
          </w:p>
        </w:tc>
        <w:tc>
          <w:tcPr>
            <w:tcW w:w="2280" w:type="dxa"/>
          </w:tcPr>
          <w:p w:rsidR="00620A54" w:rsidRPr="00752797" w:rsidRDefault="00620A54" w:rsidP="002603CC">
            <w:pPr>
              <w:pStyle w:val="PlainText"/>
              <w:jc w:val="both"/>
              <w:cnfStyle w:val="000000100000"/>
              <w:rPr>
                <w:color w:val="auto"/>
              </w:rPr>
            </w:pPr>
            <w:r w:rsidRPr="00752797">
              <w:t>Turn on short wave runup</w:t>
            </w:r>
          </w:p>
        </w:tc>
        <w:tc>
          <w:tcPr>
            <w:tcW w:w="1258" w:type="dxa"/>
          </w:tcPr>
          <w:p w:rsidR="00620A54" w:rsidRPr="00752797" w:rsidRDefault="00620A54" w:rsidP="002603CC">
            <w:pPr>
              <w:pStyle w:val="PlainText"/>
              <w:jc w:val="both"/>
              <w:cnfStyle w:val="000000100000"/>
            </w:pPr>
            <w:r w:rsidRPr="00752797">
              <w:t>0</w:t>
            </w:r>
          </w:p>
        </w:tc>
        <w:tc>
          <w:tcPr>
            <w:tcW w:w="1414"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336" w:type="dxa"/>
          </w:tcPr>
          <w:p w:rsidR="00620A54" w:rsidRPr="00752797" w:rsidRDefault="00620A54" w:rsidP="002603CC">
            <w:pPr>
              <w:pStyle w:val="PlainText"/>
              <w:jc w:val="both"/>
              <w:cnfStyle w:val="000000100000"/>
            </w:pPr>
          </w:p>
        </w:tc>
      </w:tr>
      <w:tr w:rsidR="00620A54" w:rsidRPr="00752797" w:rsidTr="00691D3B">
        <w:tc>
          <w:tcPr>
            <w:cnfStyle w:val="001000000000"/>
            <w:tcW w:w="1794" w:type="dxa"/>
          </w:tcPr>
          <w:p w:rsidR="00620A54" w:rsidRPr="00752797" w:rsidRDefault="00620A54" w:rsidP="002603CC">
            <w:pPr>
              <w:pStyle w:val="PlainText"/>
              <w:jc w:val="both"/>
            </w:pPr>
            <w:r w:rsidRPr="00752797">
              <w:t>vegetation</w:t>
            </w:r>
            <w:r w:rsidR="001B6449" w:rsidRPr="00752797">
              <w:t>+</w:t>
            </w:r>
          </w:p>
        </w:tc>
        <w:tc>
          <w:tcPr>
            <w:tcW w:w="2280" w:type="dxa"/>
          </w:tcPr>
          <w:p w:rsidR="00620A54" w:rsidRPr="00752797" w:rsidRDefault="00620A54" w:rsidP="002603CC">
            <w:pPr>
              <w:pStyle w:val="PlainText"/>
              <w:jc w:val="both"/>
              <w:cnfStyle w:val="000000000000"/>
              <w:rPr>
                <w:color w:val="auto"/>
              </w:rPr>
            </w:pPr>
            <w:r w:rsidRPr="00752797">
              <w:t>Turn on interaction of waves and flow with vegetation</w:t>
            </w:r>
          </w:p>
        </w:tc>
        <w:tc>
          <w:tcPr>
            <w:tcW w:w="1258" w:type="dxa"/>
          </w:tcPr>
          <w:p w:rsidR="00620A54" w:rsidRPr="00752797" w:rsidRDefault="00620A54" w:rsidP="002603CC">
            <w:pPr>
              <w:pStyle w:val="PlainText"/>
              <w:jc w:val="both"/>
              <w:cnfStyle w:val="000000000000"/>
            </w:pPr>
            <w:r w:rsidRPr="00752797">
              <w:t>0</w:t>
            </w:r>
          </w:p>
        </w:tc>
        <w:tc>
          <w:tcPr>
            <w:tcW w:w="1414"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bl>
    <w:p w:rsidR="00620A54" w:rsidRPr="00752797" w:rsidRDefault="00620A54" w:rsidP="002603CC">
      <w:pPr>
        <w:pStyle w:val="Heading2"/>
        <w:spacing w:line="240" w:lineRule="auto"/>
        <w:jc w:val="both"/>
        <w:rPr>
          <w:lang w:val="en-US"/>
        </w:rPr>
      </w:pPr>
      <w:bookmarkStart w:id="190" w:name="_Ref285440913"/>
      <w:bookmarkStart w:id="191" w:name="_Ref285440915"/>
      <w:bookmarkStart w:id="192" w:name="_Ref285465495"/>
      <w:bookmarkStart w:id="193" w:name="_Ref285465497"/>
      <w:bookmarkStart w:id="194" w:name="_Toc285701665"/>
      <w:bookmarkStart w:id="195" w:name="_Toc413611027"/>
      <w:r w:rsidRPr="00752797">
        <w:rPr>
          <w:lang w:val="en-US"/>
        </w:rPr>
        <w:t>Grid and bathymetry</w:t>
      </w:r>
      <w:bookmarkEnd w:id="190"/>
      <w:bookmarkEnd w:id="191"/>
      <w:bookmarkEnd w:id="192"/>
      <w:bookmarkEnd w:id="193"/>
      <w:bookmarkEnd w:id="194"/>
      <w:bookmarkEnd w:id="195"/>
    </w:p>
    <w:p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r w:rsidRPr="00752797">
        <w:rPr>
          <w:i/>
          <w:lang w:val="en-US"/>
        </w:rPr>
        <w:t>ny</w:t>
      </w:r>
      <w:r w:rsidRPr="00752797">
        <w:rPr>
          <w:lang w:val="en-US"/>
        </w:rPr>
        <w:t xml:space="preserve">. </w:t>
      </w:r>
      <w:r w:rsidR="00E064E8" w:rsidRPr="00752797">
        <w:rPr>
          <w:lang w:val="en-US"/>
        </w:rPr>
        <w:t xml:space="preserve">Here nx are the number of grid points in the cross-shore direction and ny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r w:rsidRPr="00752797">
        <w:rPr>
          <w:i/>
          <w:lang w:val="en-US"/>
        </w:rPr>
        <w:t>ny+1</w:t>
      </w:r>
      <w:r w:rsidRPr="00752797">
        <w:rPr>
          <w:lang w:val="en-US"/>
        </w:rPr>
        <w:t xml:space="preserve"> cells large. The initial bathymetry is </w:t>
      </w:r>
      <w:r w:rsidRPr="00752797">
        <w:rPr>
          <w:lang w:val="en-US"/>
        </w:rPr>
        <w:lastRenderedPageBreak/>
        <w:t xml:space="preserve">provided using a separate file that is referred to by the </w:t>
      </w:r>
      <w:r w:rsidRPr="00752797">
        <w:rPr>
          <w:i/>
          <w:lang w:val="en-US"/>
        </w:rPr>
        <w:t>depfile</w:t>
      </w:r>
      <w:r w:rsidRPr="00752797">
        <w:rPr>
          <w:lang w:val="en-US"/>
        </w:rPr>
        <w:t xml:space="preserve"> keyword</w:t>
      </w:r>
      <w:r w:rsidR="00E064E8" w:rsidRPr="00752797">
        <w:rPr>
          <w:lang w:val="en-US"/>
        </w:rPr>
        <w:t>, which has to have a size of [nx+1, ny+1]</w:t>
      </w:r>
      <w:r w:rsidRPr="00752797">
        <w:rPr>
          <w:lang w:val="en-US"/>
        </w:rPr>
        <w:t>. This file contains an initial bed level for each grid cell where each line corresponds to a transect in x-direction (cross-shore). The values are positive down by default</w:t>
      </w:r>
      <w:r w:rsidR="00E064E8" w:rsidRPr="00752797">
        <w:rPr>
          <w:lang w:val="en-US"/>
        </w:rPr>
        <w:t xml:space="preserve"> (so e.g. a value of ‘10’ is 10 meters depth)</w:t>
      </w:r>
      <w:r w:rsidRPr="00752797">
        <w:rPr>
          <w:lang w:val="en-US"/>
        </w:rPr>
        <w:t xml:space="preserve">, but this can be changed using the </w:t>
      </w:r>
      <w:r w:rsidRPr="00752797">
        <w:rPr>
          <w:i/>
          <w:lang w:val="en-US"/>
        </w:rPr>
        <w:t>posdwn</w:t>
      </w:r>
      <w:r w:rsidRPr="00752797">
        <w:rPr>
          <w:lang w:val="en-US"/>
        </w:rPr>
        <w:t xml:space="preserve"> keyword.</w:t>
      </w:r>
    </w:p>
    <w:p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r w:rsidRPr="00752797">
        <w:rPr>
          <w:i/>
          <w:lang w:val="en-US"/>
        </w:rPr>
        <w:t xml:space="preserve">ny=0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r w:rsidRPr="00752797">
        <w:rPr>
          <w:i/>
          <w:lang w:val="en-US"/>
        </w:rPr>
        <w:t xml:space="preserve">ny=2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r w:rsidRPr="00752797">
        <w:rPr>
          <w:i/>
          <w:lang w:val="en-US"/>
        </w:rPr>
        <w:t>ny&gt;2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rsidR="00620A54" w:rsidRPr="00752797" w:rsidRDefault="00620A54" w:rsidP="002603CC">
      <w:pPr>
        <w:pStyle w:val="Codeheader"/>
        <w:rPr>
          <w:lang w:val="en-US"/>
        </w:rPr>
      </w:pPr>
      <w:r w:rsidRPr="00752797">
        <w:rPr>
          <w:lang w:val="en-US"/>
        </w:rPr>
        <w:t>bed.dep</w:t>
      </w:r>
    </w:p>
    <w:p w:rsidR="00620A54" w:rsidRPr="00752797" w:rsidRDefault="00620A54" w:rsidP="002603CC">
      <w:pPr>
        <w:pStyle w:val="Code"/>
        <w:jc w:val="both"/>
      </w:pPr>
      <w:r w:rsidRPr="00752797">
        <w:t>&lt;z 1,1&gt; &lt;z 2,1&gt; &lt;z 3,1&gt; ... &lt;z nx,1&gt; &lt;z nx+1,1&gt;</w:t>
      </w:r>
    </w:p>
    <w:p w:rsidR="00620A54" w:rsidRPr="00752797" w:rsidRDefault="00620A54" w:rsidP="002603CC">
      <w:pPr>
        <w:pStyle w:val="Code"/>
        <w:jc w:val="both"/>
      </w:pPr>
      <w:r w:rsidRPr="00752797">
        <w:t>&lt;z 1,2&gt; &lt;z 2,2&gt; &lt;z 3,2&gt; ... &lt;z nx,2&gt; &lt;z nx+1,2&gt;</w:t>
      </w:r>
    </w:p>
    <w:p w:rsidR="00620A54" w:rsidRPr="00752797" w:rsidRDefault="00620A54" w:rsidP="002603CC">
      <w:pPr>
        <w:pStyle w:val="Code"/>
        <w:jc w:val="both"/>
      </w:pPr>
      <w:r w:rsidRPr="00752797">
        <w:t>&lt;z 1,3&gt; &lt;z 2,3&gt; &lt;z 3,3&gt; ... &lt;z nx,3&gt; &lt;z 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&lt;z 1,ny&gt; &lt;z 2,ny&gt; &lt;z 3,ny&gt; ... &lt;z nx,ny&gt; &lt;z nx+1,ny&gt;</w:t>
      </w:r>
    </w:p>
    <w:p w:rsidR="00620A54" w:rsidRPr="00752797" w:rsidRDefault="00620A54" w:rsidP="002603CC">
      <w:pPr>
        <w:pStyle w:val="Code"/>
        <w:jc w:val="both"/>
      </w:pPr>
      <w:r w:rsidRPr="00752797">
        <w:t>&lt;z 1,ny+1&gt; &lt;z 2,ny+1&gt; &lt;z 3,ny+1&gt; ... &lt;z nx,ny+1&gt; &lt;z nx+1,ny+1&gt;</w:t>
      </w:r>
    </w:p>
    <w:p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r w:rsidRPr="00752797">
        <w:rPr>
          <w:i/>
          <w:lang w:val="en-US"/>
        </w:rPr>
        <w:t>dy</w:t>
      </w:r>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7E1D7E" w:rsidRPr="00752797">
        <w:rPr>
          <w:lang w:val="en-US"/>
        </w:rPr>
        <w:fldChar w:fldCharType="begin"/>
      </w:r>
      <w:r w:rsidR="00670C1A" w:rsidRPr="00752797">
        <w:rPr>
          <w:lang w:val="en-US"/>
        </w:rPr>
        <w:instrText xml:space="preserve"> REF _Ref413317177 \r \h </w:instrText>
      </w:r>
      <w:r w:rsidR="007E1D7E" w:rsidRPr="00752797">
        <w:rPr>
          <w:lang w:val="en-US"/>
        </w:rPr>
      </w:r>
      <w:r w:rsidR="007E1D7E" w:rsidRPr="00752797">
        <w:rPr>
          <w:lang w:val="en-US"/>
        </w:rPr>
        <w:fldChar w:fldCharType="separate"/>
      </w:r>
      <w:r w:rsidR="002D6E55">
        <w:rPr>
          <w:lang w:val="en-US"/>
        </w:rPr>
        <w:t>2.1</w:t>
      </w:r>
      <w:r w:rsidR="007E1D7E" w:rsidRPr="00752797">
        <w:rPr>
          <w:lang w:val="en-US"/>
        </w:rPr>
        <w:fldChar w:fldCharType="end"/>
      </w:r>
      <w:r w:rsidR="00670C1A" w:rsidRPr="00752797">
        <w:rPr>
          <w:lang w:val="en-US"/>
        </w:rPr>
        <w:t>.</w:t>
      </w:r>
    </w:p>
    <w:p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7E1D7E" w:rsidRPr="00752797">
        <w:rPr>
          <w:lang w:val="en-US"/>
        </w:rPr>
        <w:fldChar w:fldCharType="begin"/>
      </w:r>
      <w:r w:rsidR="00456AF2" w:rsidRPr="00752797">
        <w:rPr>
          <w:lang w:val="en-US"/>
        </w:rPr>
        <w:instrText xml:space="preserve"> REF _Ref413405375 \r \h </w:instrText>
      </w:r>
      <w:r w:rsidR="007E1D7E" w:rsidRPr="00752797">
        <w:rPr>
          <w:lang w:val="en-US"/>
        </w:rPr>
      </w:r>
      <w:r w:rsidR="007E1D7E" w:rsidRPr="00752797">
        <w:rPr>
          <w:lang w:val="en-US"/>
        </w:rPr>
        <w:fldChar w:fldCharType="separate"/>
      </w:r>
      <w:r w:rsidR="002D6E55">
        <w:rPr>
          <w:lang w:val="en-US"/>
        </w:rPr>
        <w:t>6.2.11</w:t>
      </w:r>
      <w:r w:rsidR="007E1D7E" w:rsidRPr="00752797">
        <w:rPr>
          <w:lang w:val="en-US"/>
        </w:rPr>
        <w:fldChar w:fldCharType="end"/>
      </w:r>
      <w:r w:rsidR="00456AF2" w:rsidRPr="00752797">
        <w:rPr>
          <w:lang w:val="en-US"/>
        </w:rPr>
        <w:t>.</w:t>
      </w:r>
    </w:p>
    <w:p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rsidR="00620A54" w:rsidRPr="00752797" w:rsidRDefault="00AF62FE" w:rsidP="002603CC">
      <w:pPr>
        <w:pStyle w:val="Codeheader"/>
        <w:rPr>
          <w:lang w:val="en-US"/>
        </w:rPr>
      </w:pPr>
      <w:r w:rsidRPr="00752797">
        <w:rPr>
          <w:lang w:val="en-US"/>
        </w:rPr>
        <w:t>d</w:t>
      </w:r>
      <w:r w:rsidR="00105BFA" w:rsidRPr="00752797">
        <w:rPr>
          <w:lang w:val="en-US"/>
        </w:rPr>
        <w:t xml:space="preserve">epfile = </w:t>
      </w:r>
      <w:r w:rsidR="00620A54" w:rsidRPr="00752797">
        <w:rPr>
          <w:lang w:val="en-US"/>
        </w:rPr>
        <w:t>bed.dep</w:t>
      </w:r>
    </w:p>
    <w:p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rsidR="00620A54" w:rsidRPr="00752797" w:rsidRDefault="00AF62FE" w:rsidP="002603CC">
      <w:pPr>
        <w:pStyle w:val="Codeheader"/>
        <w:rPr>
          <w:lang w:val="en-US"/>
        </w:rPr>
      </w:pPr>
      <w:r w:rsidRPr="00752797">
        <w:rPr>
          <w:lang w:val="en-US"/>
        </w:rPr>
        <w:t>x</w:t>
      </w:r>
      <w:r w:rsidR="00105BFA" w:rsidRPr="00752797">
        <w:rPr>
          <w:lang w:val="en-US"/>
        </w:rPr>
        <w:t xml:space="preserve">file = </w:t>
      </w:r>
      <w:r w:rsidR="00620A54" w:rsidRPr="00752797">
        <w:rPr>
          <w:lang w:val="en-US"/>
        </w:rPr>
        <w:t>x.grd</w:t>
      </w:r>
    </w:p>
    <w:p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rsidR="00620A54" w:rsidRPr="00752797" w:rsidRDefault="00AF62FE" w:rsidP="002603CC">
      <w:pPr>
        <w:pStyle w:val="Codeheader"/>
        <w:rPr>
          <w:lang w:val="en-US"/>
        </w:rPr>
      </w:pPr>
      <w:r w:rsidRPr="00752797">
        <w:rPr>
          <w:lang w:val="en-US"/>
        </w:rPr>
        <w:t>y</w:t>
      </w:r>
      <w:r w:rsidR="00105BFA" w:rsidRPr="00752797">
        <w:rPr>
          <w:lang w:val="en-US"/>
        </w:rPr>
        <w:t xml:space="preserve">file = </w:t>
      </w:r>
      <w:r w:rsidR="00620A54" w:rsidRPr="00752797">
        <w:rPr>
          <w:lang w:val="en-US"/>
        </w:rPr>
        <w:t>y.grd</w:t>
      </w:r>
    </w:p>
    <w:p w:rsidR="00620A54" w:rsidRPr="00752797" w:rsidRDefault="00620A54" w:rsidP="002603CC">
      <w:pPr>
        <w:pStyle w:val="Code"/>
        <w:jc w:val="both"/>
      </w:pPr>
      <w:r w:rsidRPr="00752797">
        <w:t>0.00 0.00 0.00 0.00 0.00 0.00 0.00 ... 0.00 0.00 0.00 0.00 0.00 0.00 0.00</w:t>
      </w:r>
    </w:p>
    <w:p w:rsidR="00620A54" w:rsidRPr="00752797" w:rsidRDefault="00620A54" w:rsidP="002603CC">
      <w:pPr>
        <w:pStyle w:val="BodyText"/>
        <w:rPr>
          <w:lang w:val="en-US"/>
        </w:rPr>
      </w:pPr>
      <w:r w:rsidRPr="00752797">
        <w:rPr>
          <w:lang w:val="en-US"/>
        </w:rPr>
        <w:t>All keywords related to grid and bathymetry input are listed in the following table:</w:t>
      </w:r>
    </w:p>
    <w:p w:rsidR="001B6449" w:rsidRPr="00752797" w:rsidRDefault="001B6449" w:rsidP="001B6449">
      <w:pPr>
        <w:pStyle w:val="Caption"/>
        <w:rPr>
          <w:lang w:val="en-US"/>
        </w:rPr>
      </w:pPr>
      <w:r w:rsidRPr="00752797">
        <w:rPr>
          <w:lang w:val="en-US"/>
        </w:rPr>
        <w:lastRenderedPageBreak/>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2</w:t>
      </w:r>
      <w:r w:rsidR="007E1D7E">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tblPr>
      <w:tblGrid>
        <w:gridCol w:w="1484"/>
        <w:gridCol w:w="2141"/>
        <w:gridCol w:w="1106"/>
        <w:gridCol w:w="2141"/>
        <w:gridCol w:w="979"/>
        <w:gridCol w:w="1079"/>
      </w:tblGrid>
      <w:tr w:rsidR="00620A54" w:rsidRPr="00752797" w:rsidTr="00883631">
        <w:trPr>
          <w:cnfStyle w:val="100000000000"/>
          <w:tblHeader/>
        </w:trPr>
        <w:tc>
          <w:tcPr>
            <w:cnfStyle w:val="001000000000"/>
            <w:tcW w:w="831" w:type="pct"/>
          </w:tcPr>
          <w:p w:rsidR="00620A54" w:rsidRPr="00752797" w:rsidRDefault="00620A54" w:rsidP="002603CC">
            <w:pPr>
              <w:pStyle w:val="PlainText"/>
              <w:jc w:val="both"/>
            </w:pPr>
            <w:r w:rsidRPr="00752797">
              <w:t>keyword</w:t>
            </w:r>
          </w:p>
        </w:tc>
        <w:tc>
          <w:tcPr>
            <w:tcW w:w="1199" w:type="pct"/>
          </w:tcPr>
          <w:p w:rsidR="00620A54" w:rsidRPr="00752797" w:rsidRDefault="00620A54" w:rsidP="002603CC">
            <w:pPr>
              <w:pStyle w:val="PlainText"/>
              <w:jc w:val="both"/>
              <w:cnfStyle w:val="100000000000"/>
              <w:rPr>
                <w:b w:val="0"/>
                <w:bCs w:val="0"/>
                <w:color w:val="auto"/>
              </w:rPr>
            </w:pPr>
            <w:r w:rsidRPr="00752797">
              <w:t>description</w:t>
            </w:r>
          </w:p>
        </w:tc>
        <w:tc>
          <w:tcPr>
            <w:tcW w:w="619" w:type="pct"/>
          </w:tcPr>
          <w:p w:rsidR="00620A54" w:rsidRPr="00752797" w:rsidRDefault="00620A54" w:rsidP="002603CC">
            <w:pPr>
              <w:pStyle w:val="PlainText"/>
              <w:jc w:val="both"/>
              <w:cnfStyle w:val="100000000000"/>
            </w:pPr>
            <w:r w:rsidRPr="00752797">
              <w:t>default</w:t>
            </w:r>
          </w:p>
        </w:tc>
        <w:tc>
          <w:tcPr>
            <w:tcW w:w="1199" w:type="pct"/>
          </w:tcPr>
          <w:p w:rsidR="00620A54" w:rsidRPr="00752797" w:rsidRDefault="00620A54" w:rsidP="002603CC">
            <w:pPr>
              <w:pStyle w:val="PlainText"/>
              <w:jc w:val="both"/>
              <w:cnfStyle w:val="100000000000"/>
            </w:pPr>
            <w:r w:rsidRPr="00752797">
              <w:t>range</w:t>
            </w:r>
          </w:p>
        </w:tc>
        <w:tc>
          <w:tcPr>
            <w:tcW w:w="548" w:type="pct"/>
          </w:tcPr>
          <w:p w:rsidR="00620A54" w:rsidRPr="00752797" w:rsidRDefault="00620A54" w:rsidP="002603CC">
            <w:pPr>
              <w:pStyle w:val="PlainText"/>
              <w:jc w:val="both"/>
              <w:cnfStyle w:val="100000000000"/>
            </w:pPr>
            <w:r w:rsidRPr="00752797">
              <w:t>units</w:t>
            </w:r>
          </w:p>
        </w:tc>
        <w:tc>
          <w:tcPr>
            <w:tcW w:w="604" w:type="pct"/>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alfa</w:t>
            </w:r>
          </w:p>
        </w:tc>
        <w:tc>
          <w:tcPr>
            <w:tcW w:w="1199" w:type="pct"/>
          </w:tcPr>
          <w:p w:rsidR="00620A54" w:rsidRPr="00752797" w:rsidRDefault="00620A54" w:rsidP="002603CC">
            <w:pPr>
              <w:pStyle w:val="PlainText"/>
              <w:jc w:val="both"/>
              <w:cnfStyle w:val="00000010000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rsidR="00620A54" w:rsidRPr="00752797" w:rsidRDefault="00620A54" w:rsidP="002603CC">
            <w:pPr>
              <w:pStyle w:val="PlainText"/>
              <w:jc w:val="both"/>
              <w:cnfStyle w:val="000000100000"/>
            </w:pPr>
            <w:r w:rsidRPr="00752797">
              <w:t>0.0</w:t>
            </w:r>
          </w:p>
        </w:tc>
        <w:tc>
          <w:tcPr>
            <w:tcW w:w="1199" w:type="pct"/>
          </w:tcPr>
          <w:p w:rsidR="00620A54" w:rsidRPr="00752797" w:rsidRDefault="00620A54" w:rsidP="002603CC">
            <w:pPr>
              <w:pStyle w:val="PlainText"/>
              <w:jc w:val="both"/>
              <w:cnfStyle w:val="000000100000"/>
            </w:pPr>
            <w:r w:rsidRPr="00752797">
              <w:t>0.0 - 360.0</w:t>
            </w:r>
          </w:p>
        </w:tc>
        <w:tc>
          <w:tcPr>
            <w:tcW w:w="548" w:type="pct"/>
          </w:tcPr>
          <w:p w:rsidR="00620A54" w:rsidRPr="00752797" w:rsidRDefault="00620A54" w:rsidP="002603CC">
            <w:pPr>
              <w:pStyle w:val="PlainText"/>
              <w:jc w:val="both"/>
              <w:cnfStyle w:val="000000100000"/>
            </w:pPr>
            <w:r w:rsidRPr="00752797">
              <w:t>deg</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depfile</w:t>
            </w:r>
          </w:p>
        </w:tc>
        <w:tc>
          <w:tcPr>
            <w:tcW w:w="1199" w:type="pct"/>
          </w:tcPr>
          <w:p w:rsidR="00620A54" w:rsidRPr="00752797" w:rsidRDefault="00620A54" w:rsidP="002603CC">
            <w:pPr>
              <w:pStyle w:val="PlainText"/>
              <w:jc w:val="both"/>
              <w:cnfStyle w:val="000000000000"/>
              <w:rPr>
                <w:color w:val="auto"/>
              </w:rPr>
            </w:pPr>
            <w:r w:rsidRPr="00752797">
              <w:t>Name of the input bathymetry file</w:t>
            </w:r>
          </w:p>
        </w:tc>
        <w:tc>
          <w:tcPr>
            <w:tcW w:w="619" w:type="pct"/>
          </w:tcPr>
          <w:p w:rsidR="00620A54" w:rsidRPr="00752797" w:rsidRDefault="00620A54" w:rsidP="002603CC">
            <w:pPr>
              <w:pStyle w:val="PlainText"/>
              <w:jc w:val="both"/>
              <w:cnfStyle w:val="000000000000"/>
            </w:pPr>
          </w:p>
        </w:tc>
        <w:tc>
          <w:tcPr>
            <w:tcW w:w="1199" w:type="pct"/>
          </w:tcPr>
          <w:p w:rsidR="00620A54" w:rsidRPr="00752797" w:rsidRDefault="00620A54" w:rsidP="002603CC">
            <w:pPr>
              <w:pStyle w:val="PlainText"/>
              <w:jc w:val="both"/>
              <w:cnfStyle w:val="000000000000"/>
            </w:pPr>
          </w:p>
        </w:tc>
        <w:tc>
          <w:tcPr>
            <w:tcW w:w="548" w:type="pct"/>
          </w:tcPr>
          <w:p w:rsidR="00620A54" w:rsidRPr="00752797" w:rsidRDefault="00620A54" w:rsidP="002603CC">
            <w:pPr>
              <w:pStyle w:val="PlainText"/>
              <w:jc w:val="both"/>
              <w:cnfStyle w:val="000000000000"/>
            </w:pPr>
            <w:r w:rsidRPr="00752797">
              <w:t>&lt;file&gt;</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dtheta</w:t>
            </w:r>
          </w:p>
        </w:tc>
        <w:tc>
          <w:tcPr>
            <w:tcW w:w="1199" w:type="pct"/>
          </w:tcPr>
          <w:p w:rsidR="00620A54" w:rsidRPr="00752797" w:rsidRDefault="00620A54" w:rsidP="002603CC">
            <w:pPr>
              <w:pStyle w:val="PlainText"/>
              <w:jc w:val="both"/>
              <w:cnfStyle w:val="000000100000"/>
              <w:rPr>
                <w:color w:val="auto"/>
              </w:rPr>
            </w:pPr>
            <w:r w:rsidRPr="00752797">
              <w:t>Directional resolution</w:t>
            </w:r>
          </w:p>
        </w:tc>
        <w:tc>
          <w:tcPr>
            <w:tcW w:w="619" w:type="pct"/>
          </w:tcPr>
          <w:p w:rsidR="00620A54" w:rsidRPr="00752797" w:rsidRDefault="00620A54" w:rsidP="002603CC">
            <w:pPr>
              <w:pStyle w:val="PlainText"/>
              <w:jc w:val="both"/>
              <w:cnfStyle w:val="000000100000"/>
            </w:pPr>
            <w:r w:rsidRPr="00752797">
              <w:t>10.0</w:t>
            </w:r>
          </w:p>
        </w:tc>
        <w:tc>
          <w:tcPr>
            <w:tcW w:w="1199" w:type="pct"/>
          </w:tcPr>
          <w:p w:rsidR="00620A54" w:rsidRPr="00752797" w:rsidRDefault="00620A54" w:rsidP="002603CC">
            <w:pPr>
              <w:pStyle w:val="PlainText"/>
              <w:jc w:val="both"/>
              <w:cnfStyle w:val="000000100000"/>
            </w:pPr>
            <w:r w:rsidRPr="00752797">
              <w:t>0.1 - 20.0</w:t>
            </w:r>
          </w:p>
        </w:tc>
        <w:tc>
          <w:tcPr>
            <w:tcW w:w="548" w:type="pct"/>
          </w:tcPr>
          <w:p w:rsidR="00620A54" w:rsidRPr="00752797" w:rsidRDefault="00620A54" w:rsidP="002603CC">
            <w:pPr>
              <w:pStyle w:val="PlainText"/>
              <w:jc w:val="both"/>
              <w:cnfStyle w:val="000000100000"/>
            </w:pPr>
            <w:r w:rsidRPr="00752797">
              <w:t>deg</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dtheta_s</w:t>
            </w:r>
          </w:p>
        </w:tc>
        <w:tc>
          <w:tcPr>
            <w:tcW w:w="1199" w:type="pct"/>
          </w:tcPr>
          <w:p w:rsidR="00620A54" w:rsidRPr="00752797" w:rsidRDefault="00620A54" w:rsidP="002603CC">
            <w:pPr>
              <w:pStyle w:val="PlainText"/>
              <w:jc w:val="both"/>
              <w:cnfStyle w:val="000000000000"/>
              <w:rPr>
                <w:color w:val="auto"/>
              </w:rPr>
            </w:pPr>
            <w:r w:rsidRPr="00752797">
              <w:t xml:space="preserve">Directional resolution in case of stationary refraction </w:t>
            </w:r>
          </w:p>
        </w:tc>
        <w:tc>
          <w:tcPr>
            <w:tcW w:w="619" w:type="pct"/>
          </w:tcPr>
          <w:p w:rsidR="00620A54" w:rsidRPr="00752797" w:rsidRDefault="00620A54" w:rsidP="002603CC">
            <w:pPr>
              <w:pStyle w:val="PlainText"/>
              <w:jc w:val="both"/>
              <w:cnfStyle w:val="000000000000"/>
            </w:pPr>
            <w:r w:rsidRPr="00752797">
              <w:t>10.0</w:t>
            </w:r>
          </w:p>
        </w:tc>
        <w:tc>
          <w:tcPr>
            <w:tcW w:w="1199" w:type="pct"/>
          </w:tcPr>
          <w:p w:rsidR="00620A54" w:rsidRPr="00752797" w:rsidRDefault="00620A54" w:rsidP="002603CC">
            <w:pPr>
              <w:pStyle w:val="PlainText"/>
              <w:jc w:val="both"/>
              <w:cnfStyle w:val="000000000000"/>
            </w:pPr>
            <w:r w:rsidRPr="00752797">
              <w:t>0.1 - 20.0</w:t>
            </w:r>
          </w:p>
        </w:tc>
        <w:tc>
          <w:tcPr>
            <w:tcW w:w="548" w:type="pct"/>
          </w:tcPr>
          <w:p w:rsidR="00620A54" w:rsidRPr="00752797" w:rsidRDefault="00620A54" w:rsidP="002603CC">
            <w:pPr>
              <w:pStyle w:val="PlainText"/>
              <w:jc w:val="both"/>
              <w:cnfStyle w:val="000000000000"/>
            </w:pPr>
            <w:r w:rsidRPr="00752797">
              <w:t>deg</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dx</w:t>
            </w:r>
          </w:p>
        </w:tc>
        <w:tc>
          <w:tcPr>
            <w:tcW w:w="1199" w:type="pct"/>
          </w:tcPr>
          <w:p w:rsidR="00620A54" w:rsidRPr="00752797" w:rsidRDefault="00620A54" w:rsidP="002603CC">
            <w:pPr>
              <w:pStyle w:val="PlainText"/>
              <w:jc w:val="both"/>
              <w:cnfStyle w:val="000000100000"/>
              <w:rPr>
                <w:color w:val="auto"/>
              </w:rPr>
            </w:pPr>
            <w:r w:rsidRPr="00752797">
              <w:t>Regular grid spacing in x-direction</w:t>
            </w:r>
          </w:p>
        </w:tc>
        <w:tc>
          <w:tcPr>
            <w:tcW w:w="619" w:type="pct"/>
          </w:tcPr>
          <w:p w:rsidR="00620A54" w:rsidRPr="00752797" w:rsidRDefault="00620A54" w:rsidP="002603CC">
            <w:pPr>
              <w:pStyle w:val="PlainText"/>
              <w:jc w:val="both"/>
              <w:cnfStyle w:val="000000100000"/>
            </w:pPr>
            <w:r w:rsidRPr="00752797">
              <w:t>-1.0</w:t>
            </w:r>
          </w:p>
        </w:tc>
        <w:tc>
          <w:tcPr>
            <w:tcW w:w="1199" w:type="pct"/>
          </w:tcPr>
          <w:p w:rsidR="00620A54" w:rsidRPr="00752797" w:rsidRDefault="00620A54" w:rsidP="002603CC">
            <w:pPr>
              <w:pStyle w:val="PlainText"/>
              <w:jc w:val="both"/>
              <w:cnfStyle w:val="000000100000"/>
            </w:pPr>
            <w:r w:rsidRPr="00752797">
              <w:t>0.0 - 1000000000.0</w:t>
            </w:r>
          </w:p>
        </w:tc>
        <w:tc>
          <w:tcPr>
            <w:tcW w:w="548" w:type="pct"/>
          </w:tcPr>
          <w:p w:rsidR="00620A54" w:rsidRPr="00752797" w:rsidRDefault="00620A54" w:rsidP="002603CC">
            <w:pPr>
              <w:pStyle w:val="PlainText"/>
              <w:jc w:val="both"/>
              <w:cnfStyle w:val="000000100000"/>
            </w:pPr>
            <w:r w:rsidRPr="00752797">
              <w:t>m</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dy</w:t>
            </w:r>
          </w:p>
        </w:tc>
        <w:tc>
          <w:tcPr>
            <w:tcW w:w="1199" w:type="pct"/>
          </w:tcPr>
          <w:p w:rsidR="00620A54" w:rsidRPr="00752797" w:rsidRDefault="00620A54" w:rsidP="002603CC">
            <w:pPr>
              <w:pStyle w:val="PlainText"/>
              <w:jc w:val="both"/>
              <w:cnfStyle w:val="000000000000"/>
              <w:rPr>
                <w:color w:val="auto"/>
              </w:rPr>
            </w:pPr>
            <w:r w:rsidRPr="00752797">
              <w:t>Regular grid spacing in y-direction</w:t>
            </w:r>
          </w:p>
        </w:tc>
        <w:tc>
          <w:tcPr>
            <w:tcW w:w="619" w:type="pct"/>
          </w:tcPr>
          <w:p w:rsidR="00620A54" w:rsidRPr="00752797" w:rsidRDefault="00620A54" w:rsidP="002603CC">
            <w:pPr>
              <w:pStyle w:val="PlainText"/>
              <w:jc w:val="both"/>
              <w:cnfStyle w:val="000000000000"/>
            </w:pPr>
            <w:r w:rsidRPr="00752797">
              <w:t>-1.0</w:t>
            </w:r>
          </w:p>
        </w:tc>
        <w:tc>
          <w:tcPr>
            <w:tcW w:w="1199" w:type="pct"/>
          </w:tcPr>
          <w:p w:rsidR="00620A54" w:rsidRPr="00752797" w:rsidRDefault="00620A54" w:rsidP="002603CC">
            <w:pPr>
              <w:pStyle w:val="PlainText"/>
              <w:jc w:val="both"/>
              <w:cnfStyle w:val="000000000000"/>
            </w:pPr>
            <w:r w:rsidRPr="00752797">
              <w:t>0.0 - 1000000000.0</w:t>
            </w:r>
          </w:p>
        </w:tc>
        <w:tc>
          <w:tcPr>
            <w:tcW w:w="548" w:type="pct"/>
          </w:tcPr>
          <w:p w:rsidR="00620A54" w:rsidRPr="00752797" w:rsidRDefault="00620A54" w:rsidP="002603CC">
            <w:pPr>
              <w:pStyle w:val="PlainText"/>
              <w:jc w:val="both"/>
              <w:cnfStyle w:val="000000000000"/>
            </w:pPr>
            <w:r w:rsidRPr="00752797">
              <w:t>m</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gridform</w:t>
            </w:r>
          </w:p>
        </w:tc>
        <w:tc>
          <w:tcPr>
            <w:tcW w:w="1199" w:type="pct"/>
          </w:tcPr>
          <w:p w:rsidR="00620A54" w:rsidRPr="00752797" w:rsidRDefault="00620A54" w:rsidP="002603CC">
            <w:pPr>
              <w:pStyle w:val="PlainText"/>
              <w:jc w:val="both"/>
              <w:cnfStyle w:val="000000100000"/>
              <w:rPr>
                <w:color w:val="auto"/>
              </w:rPr>
            </w:pPr>
            <w:r w:rsidRPr="00752797">
              <w:t>Grid definition format</w:t>
            </w:r>
          </w:p>
        </w:tc>
        <w:tc>
          <w:tcPr>
            <w:tcW w:w="619" w:type="pct"/>
          </w:tcPr>
          <w:p w:rsidR="00620A54" w:rsidRPr="00752797" w:rsidRDefault="00620A54" w:rsidP="002603CC">
            <w:pPr>
              <w:pStyle w:val="PlainText"/>
              <w:jc w:val="both"/>
              <w:cnfStyle w:val="000000100000"/>
            </w:pPr>
            <w:r w:rsidRPr="00752797">
              <w:t>xbeach</w:t>
            </w:r>
          </w:p>
        </w:tc>
        <w:tc>
          <w:tcPr>
            <w:tcW w:w="1199" w:type="pct"/>
          </w:tcPr>
          <w:p w:rsidR="00620A54" w:rsidRPr="00752797" w:rsidRDefault="00620A54" w:rsidP="002603CC">
            <w:pPr>
              <w:pStyle w:val="PlainText"/>
              <w:jc w:val="both"/>
              <w:cnfStyle w:val="000000100000"/>
            </w:pPr>
            <w:r w:rsidRPr="00752797">
              <w:t>xbeach, delft3d</w:t>
            </w:r>
          </w:p>
        </w:tc>
        <w:tc>
          <w:tcPr>
            <w:tcW w:w="548" w:type="pct"/>
          </w:tcPr>
          <w:p w:rsidR="00620A54" w:rsidRPr="00752797" w:rsidRDefault="00620A54" w:rsidP="002603CC">
            <w:pPr>
              <w:pStyle w:val="PlainText"/>
              <w:jc w:val="both"/>
              <w:cnfStyle w:val="000000100000"/>
            </w:pP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nx</w:t>
            </w:r>
          </w:p>
        </w:tc>
        <w:tc>
          <w:tcPr>
            <w:tcW w:w="1199" w:type="pct"/>
          </w:tcPr>
          <w:p w:rsidR="00620A54" w:rsidRPr="00752797" w:rsidRDefault="00620A54" w:rsidP="002603CC">
            <w:pPr>
              <w:pStyle w:val="PlainText"/>
              <w:jc w:val="both"/>
              <w:cnfStyle w:val="000000000000"/>
              <w:rPr>
                <w:color w:val="auto"/>
              </w:rPr>
            </w:pPr>
            <w:r w:rsidRPr="00752797">
              <w:t>Number of computational cell corners in x-direction</w:t>
            </w:r>
          </w:p>
        </w:tc>
        <w:tc>
          <w:tcPr>
            <w:tcW w:w="619" w:type="pct"/>
          </w:tcPr>
          <w:p w:rsidR="00620A54" w:rsidRPr="00752797" w:rsidRDefault="00620A54" w:rsidP="002603CC">
            <w:pPr>
              <w:pStyle w:val="PlainText"/>
              <w:jc w:val="both"/>
              <w:cnfStyle w:val="000000000000"/>
            </w:pPr>
            <w:r w:rsidRPr="00752797">
              <w:t>50</w:t>
            </w:r>
          </w:p>
        </w:tc>
        <w:tc>
          <w:tcPr>
            <w:tcW w:w="1199" w:type="pct"/>
          </w:tcPr>
          <w:p w:rsidR="00620A54" w:rsidRPr="00752797" w:rsidRDefault="00620A54" w:rsidP="002603CC">
            <w:pPr>
              <w:pStyle w:val="PlainText"/>
              <w:jc w:val="both"/>
              <w:cnfStyle w:val="000000000000"/>
            </w:pPr>
            <w:r w:rsidRPr="00752797">
              <w:t>2 - 10000</w:t>
            </w:r>
          </w:p>
        </w:tc>
        <w:tc>
          <w:tcPr>
            <w:tcW w:w="548" w:type="pct"/>
          </w:tcPr>
          <w:p w:rsidR="00620A54" w:rsidRPr="00752797" w:rsidRDefault="00620A54" w:rsidP="002603CC">
            <w:pPr>
              <w:pStyle w:val="PlainText"/>
              <w:jc w:val="both"/>
              <w:cnfStyle w:val="000000000000"/>
            </w:pPr>
            <w:r w:rsidRPr="00752797">
              <w:t>-</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ny</w:t>
            </w:r>
          </w:p>
        </w:tc>
        <w:tc>
          <w:tcPr>
            <w:tcW w:w="1199" w:type="pct"/>
          </w:tcPr>
          <w:p w:rsidR="00620A54" w:rsidRPr="00752797" w:rsidRDefault="00620A54" w:rsidP="002603CC">
            <w:pPr>
              <w:pStyle w:val="PlainText"/>
              <w:jc w:val="both"/>
              <w:cnfStyle w:val="000000100000"/>
              <w:rPr>
                <w:color w:val="auto"/>
              </w:rPr>
            </w:pPr>
            <w:r w:rsidRPr="00752797">
              <w:t>Number of computational cell corners in y-direction</w:t>
            </w:r>
          </w:p>
        </w:tc>
        <w:tc>
          <w:tcPr>
            <w:tcW w:w="619" w:type="pct"/>
          </w:tcPr>
          <w:p w:rsidR="00620A54" w:rsidRPr="00752797" w:rsidRDefault="00620A54" w:rsidP="002603CC">
            <w:pPr>
              <w:pStyle w:val="PlainText"/>
              <w:jc w:val="both"/>
              <w:cnfStyle w:val="000000100000"/>
            </w:pPr>
            <w:r w:rsidRPr="00752797">
              <w:t>2</w:t>
            </w:r>
          </w:p>
        </w:tc>
        <w:tc>
          <w:tcPr>
            <w:tcW w:w="1199" w:type="pct"/>
          </w:tcPr>
          <w:p w:rsidR="00620A54" w:rsidRPr="00752797" w:rsidRDefault="00620A54" w:rsidP="002603CC">
            <w:pPr>
              <w:pStyle w:val="PlainText"/>
              <w:jc w:val="both"/>
              <w:cnfStyle w:val="000000100000"/>
            </w:pPr>
            <w:r w:rsidRPr="00752797">
              <w:t>0 - 10000</w:t>
            </w:r>
          </w:p>
        </w:tc>
        <w:tc>
          <w:tcPr>
            <w:tcW w:w="548" w:type="pct"/>
          </w:tcPr>
          <w:p w:rsidR="00620A54" w:rsidRPr="00752797" w:rsidRDefault="00620A54" w:rsidP="002603CC">
            <w:pPr>
              <w:pStyle w:val="PlainText"/>
              <w:jc w:val="both"/>
              <w:cnfStyle w:val="000000100000"/>
            </w:pPr>
            <w:r w:rsidRPr="00752797">
              <w:t>-</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posdwn</w:t>
            </w:r>
          </w:p>
        </w:tc>
        <w:tc>
          <w:tcPr>
            <w:tcW w:w="1199" w:type="pct"/>
          </w:tcPr>
          <w:p w:rsidR="00620A54" w:rsidRPr="00752797" w:rsidRDefault="00620A54" w:rsidP="002603CC">
            <w:pPr>
              <w:pStyle w:val="PlainText"/>
              <w:jc w:val="both"/>
              <w:cnfStyle w:val="000000000000"/>
              <w:rPr>
                <w:color w:val="auto"/>
              </w:rPr>
            </w:pPr>
            <w:r w:rsidRPr="00752797">
              <w:t>Bathymetry is specified positive down (1) or positive up (-1)</w:t>
            </w:r>
          </w:p>
        </w:tc>
        <w:tc>
          <w:tcPr>
            <w:tcW w:w="619" w:type="pct"/>
          </w:tcPr>
          <w:p w:rsidR="00620A54" w:rsidRPr="00752797" w:rsidRDefault="00620A54" w:rsidP="002603CC">
            <w:pPr>
              <w:pStyle w:val="PlainText"/>
              <w:jc w:val="both"/>
              <w:cnfStyle w:val="000000000000"/>
            </w:pPr>
            <w:r w:rsidRPr="00752797">
              <w:t>1.0</w:t>
            </w:r>
          </w:p>
        </w:tc>
        <w:tc>
          <w:tcPr>
            <w:tcW w:w="1199" w:type="pct"/>
          </w:tcPr>
          <w:p w:rsidR="00620A54" w:rsidRPr="00752797" w:rsidRDefault="00620A54" w:rsidP="002603CC">
            <w:pPr>
              <w:pStyle w:val="PlainText"/>
              <w:jc w:val="both"/>
              <w:cnfStyle w:val="000000000000"/>
            </w:pPr>
            <w:r w:rsidRPr="00752797">
              <w:t>-1.0 - 1.0</w:t>
            </w:r>
          </w:p>
        </w:tc>
        <w:tc>
          <w:tcPr>
            <w:tcW w:w="548" w:type="pct"/>
          </w:tcPr>
          <w:p w:rsidR="00620A54" w:rsidRPr="00752797" w:rsidRDefault="00620A54" w:rsidP="002603CC">
            <w:pPr>
              <w:pStyle w:val="PlainText"/>
              <w:jc w:val="both"/>
              <w:cnfStyle w:val="000000000000"/>
            </w:pPr>
            <w:r w:rsidRPr="00752797">
              <w:t>-</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thetamax</w:t>
            </w:r>
          </w:p>
        </w:tc>
        <w:tc>
          <w:tcPr>
            <w:tcW w:w="1199" w:type="pct"/>
          </w:tcPr>
          <w:p w:rsidR="00620A54" w:rsidRPr="00752797" w:rsidRDefault="00620A54" w:rsidP="002603CC">
            <w:pPr>
              <w:pStyle w:val="PlainText"/>
              <w:jc w:val="both"/>
              <w:cnfStyle w:val="000000100000"/>
              <w:rPr>
                <w:color w:val="auto"/>
              </w:rPr>
            </w:pPr>
            <w:r w:rsidRPr="00752797">
              <w:t>Higher directional limit (angle w.r.t computational x-axis)</w:t>
            </w:r>
          </w:p>
        </w:tc>
        <w:tc>
          <w:tcPr>
            <w:tcW w:w="619" w:type="pct"/>
          </w:tcPr>
          <w:p w:rsidR="00620A54" w:rsidRPr="00752797" w:rsidRDefault="00620A54" w:rsidP="002603CC">
            <w:pPr>
              <w:pStyle w:val="PlainText"/>
              <w:jc w:val="both"/>
              <w:cnfStyle w:val="000000100000"/>
            </w:pPr>
            <w:r w:rsidRPr="00752797">
              <w:t>90.0</w:t>
            </w:r>
          </w:p>
        </w:tc>
        <w:tc>
          <w:tcPr>
            <w:tcW w:w="1199" w:type="pct"/>
          </w:tcPr>
          <w:p w:rsidR="00620A54" w:rsidRPr="00752797" w:rsidRDefault="00620A54" w:rsidP="002603CC">
            <w:pPr>
              <w:pStyle w:val="PlainText"/>
              <w:jc w:val="both"/>
              <w:cnfStyle w:val="000000100000"/>
            </w:pPr>
            <w:r w:rsidRPr="00752797">
              <w:t>-180.0 - 180.0</w:t>
            </w:r>
          </w:p>
        </w:tc>
        <w:tc>
          <w:tcPr>
            <w:tcW w:w="548" w:type="pct"/>
          </w:tcPr>
          <w:p w:rsidR="00620A54" w:rsidRPr="00752797" w:rsidRDefault="00620A54" w:rsidP="002603CC">
            <w:pPr>
              <w:pStyle w:val="PlainText"/>
              <w:jc w:val="both"/>
              <w:cnfStyle w:val="000000100000"/>
            </w:pPr>
            <w:r w:rsidRPr="00752797">
              <w:t>deg</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thetamin</w:t>
            </w:r>
          </w:p>
        </w:tc>
        <w:tc>
          <w:tcPr>
            <w:tcW w:w="1199" w:type="pct"/>
          </w:tcPr>
          <w:p w:rsidR="00620A54" w:rsidRPr="00752797" w:rsidRDefault="00620A54" w:rsidP="002603CC">
            <w:pPr>
              <w:pStyle w:val="PlainText"/>
              <w:jc w:val="both"/>
              <w:cnfStyle w:val="000000000000"/>
              <w:rPr>
                <w:color w:val="auto"/>
              </w:rPr>
            </w:pPr>
            <w:r w:rsidRPr="00752797">
              <w:t>Lower directional limit (angle w.r.t computational x-axis)</w:t>
            </w:r>
          </w:p>
        </w:tc>
        <w:tc>
          <w:tcPr>
            <w:tcW w:w="619" w:type="pct"/>
          </w:tcPr>
          <w:p w:rsidR="00620A54" w:rsidRPr="00752797" w:rsidRDefault="00620A54" w:rsidP="002603CC">
            <w:pPr>
              <w:pStyle w:val="PlainText"/>
              <w:jc w:val="both"/>
              <w:cnfStyle w:val="000000000000"/>
            </w:pPr>
            <w:r w:rsidRPr="00752797">
              <w:t>-90.0</w:t>
            </w:r>
          </w:p>
        </w:tc>
        <w:tc>
          <w:tcPr>
            <w:tcW w:w="1199" w:type="pct"/>
          </w:tcPr>
          <w:p w:rsidR="00620A54" w:rsidRPr="00752797" w:rsidRDefault="00620A54" w:rsidP="002603CC">
            <w:pPr>
              <w:pStyle w:val="PlainText"/>
              <w:jc w:val="both"/>
              <w:cnfStyle w:val="000000000000"/>
            </w:pPr>
            <w:r w:rsidRPr="00752797">
              <w:t>-180.0 - 180.0</w:t>
            </w:r>
          </w:p>
        </w:tc>
        <w:tc>
          <w:tcPr>
            <w:tcW w:w="548" w:type="pct"/>
          </w:tcPr>
          <w:p w:rsidR="00620A54" w:rsidRPr="00752797" w:rsidRDefault="00620A54" w:rsidP="002603CC">
            <w:pPr>
              <w:pStyle w:val="PlainText"/>
              <w:jc w:val="both"/>
              <w:cnfStyle w:val="000000000000"/>
            </w:pPr>
            <w:r w:rsidRPr="00752797">
              <w:t>deg</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thetanaut</w:t>
            </w:r>
          </w:p>
        </w:tc>
        <w:tc>
          <w:tcPr>
            <w:tcW w:w="1199" w:type="pct"/>
          </w:tcPr>
          <w:p w:rsidR="00620A54" w:rsidRPr="00752797" w:rsidRDefault="00620A54" w:rsidP="002603CC">
            <w:pPr>
              <w:pStyle w:val="PlainText"/>
              <w:jc w:val="both"/>
              <w:cnfStyle w:val="00000010000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rsidR="00620A54" w:rsidRPr="00752797" w:rsidRDefault="00620A54" w:rsidP="002603CC">
            <w:pPr>
              <w:pStyle w:val="PlainText"/>
              <w:jc w:val="both"/>
              <w:cnfStyle w:val="000000100000"/>
            </w:pPr>
            <w:r w:rsidRPr="00752797">
              <w:t>0</w:t>
            </w:r>
          </w:p>
        </w:tc>
        <w:tc>
          <w:tcPr>
            <w:tcW w:w="1199" w:type="pct"/>
          </w:tcPr>
          <w:p w:rsidR="00620A54" w:rsidRPr="00752797" w:rsidRDefault="00620A54" w:rsidP="002603CC">
            <w:pPr>
              <w:pStyle w:val="PlainText"/>
              <w:jc w:val="both"/>
              <w:cnfStyle w:val="000000100000"/>
            </w:pPr>
            <w:r w:rsidRPr="00752797">
              <w:t>0 - 1</w:t>
            </w:r>
          </w:p>
        </w:tc>
        <w:tc>
          <w:tcPr>
            <w:tcW w:w="548" w:type="pct"/>
          </w:tcPr>
          <w:p w:rsidR="00620A54" w:rsidRPr="00752797" w:rsidRDefault="00620A54" w:rsidP="002603CC">
            <w:pPr>
              <w:pStyle w:val="PlainText"/>
              <w:jc w:val="both"/>
              <w:cnfStyle w:val="000000100000"/>
            </w:pPr>
            <w:r w:rsidRPr="00752797">
              <w:t>-</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lastRenderedPageBreak/>
              <w:t>vardx</w:t>
            </w:r>
          </w:p>
        </w:tc>
        <w:tc>
          <w:tcPr>
            <w:tcW w:w="1199" w:type="pct"/>
          </w:tcPr>
          <w:p w:rsidR="00620A54" w:rsidRPr="00752797" w:rsidRDefault="00620A54" w:rsidP="002603CC">
            <w:pPr>
              <w:pStyle w:val="PlainText"/>
              <w:jc w:val="both"/>
              <w:cnfStyle w:val="000000000000"/>
              <w:rPr>
                <w:color w:val="auto"/>
              </w:rPr>
            </w:pPr>
            <w:r w:rsidRPr="00752797">
              <w:t>Switch for variable grid spacing</w:t>
            </w:r>
          </w:p>
        </w:tc>
        <w:tc>
          <w:tcPr>
            <w:tcW w:w="619" w:type="pct"/>
          </w:tcPr>
          <w:p w:rsidR="00620A54" w:rsidRPr="00752797" w:rsidRDefault="00620A54" w:rsidP="002603CC">
            <w:pPr>
              <w:pStyle w:val="PlainText"/>
              <w:jc w:val="both"/>
              <w:cnfStyle w:val="000000000000"/>
            </w:pPr>
            <w:r w:rsidRPr="00752797">
              <w:t>0</w:t>
            </w:r>
          </w:p>
        </w:tc>
        <w:tc>
          <w:tcPr>
            <w:tcW w:w="1199" w:type="pct"/>
          </w:tcPr>
          <w:p w:rsidR="00620A54" w:rsidRPr="00752797" w:rsidRDefault="00620A54" w:rsidP="002603CC">
            <w:pPr>
              <w:pStyle w:val="PlainText"/>
              <w:jc w:val="both"/>
              <w:cnfStyle w:val="000000000000"/>
            </w:pPr>
            <w:r w:rsidRPr="00752797">
              <w:t>0 - 1</w:t>
            </w:r>
          </w:p>
        </w:tc>
        <w:tc>
          <w:tcPr>
            <w:tcW w:w="548" w:type="pct"/>
          </w:tcPr>
          <w:p w:rsidR="00620A54" w:rsidRPr="00752797" w:rsidRDefault="00620A54" w:rsidP="002603CC">
            <w:pPr>
              <w:pStyle w:val="PlainText"/>
              <w:jc w:val="both"/>
              <w:cnfStyle w:val="000000000000"/>
            </w:pPr>
            <w:r w:rsidRPr="00752797">
              <w:t>-</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xfile</w:t>
            </w:r>
            <w:r w:rsidR="001B6449" w:rsidRPr="00752797">
              <w:t>*</w:t>
            </w:r>
          </w:p>
        </w:tc>
        <w:tc>
          <w:tcPr>
            <w:tcW w:w="1199" w:type="pct"/>
          </w:tcPr>
          <w:p w:rsidR="00620A54" w:rsidRPr="00752797" w:rsidRDefault="00620A54" w:rsidP="002603CC">
            <w:pPr>
              <w:pStyle w:val="PlainText"/>
              <w:jc w:val="both"/>
              <w:cnfStyle w:val="000000100000"/>
              <w:rPr>
                <w:color w:val="auto"/>
              </w:rPr>
            </w:pPr>
            <w:r w:rsidRPr="00752797">
              <w:t>Name of the file containing x-coordinates of the calculation grid</w:t>
            </w:r>
          </w:p>
        </w:tc>
        <w:tc>
          <w:tcPr>
            <w:tcW w:w="619" w:type="pct"/>
          </w:tcPr>
          <w:p w:rsidR="00620A54" w:rsidRPr="00752797" w:rsidRDefault="00620A54" w:rsidP="002603CC">
            <w:pPr>
              <w:pStyle w:val="PlainText"/>
              <w:jc w:val="both"/>
              <w:cnfStyle w:val="000000100000"/>
            </w:pPr>
          </w:p>
        </w:tc>
        <w:tc>
          <w:tcPr>
            <w:tcW w:w="1199" w:type="pct"/>
          </w:tcPr>
          <w:p w:rsidR="00620A54" w:rsidRPr="00752797" w:rsidRDefault="00620A54" w:rsidP="002603CC">
            <w:pPr>
              <w:pStyle w:val="PlainText"/>
              <w:jc w:val="both"/>
              <w:cnfStyle w:val="000000100000"/>
            </w:pPr>
          </w:p>
        </w:tc>
        <w:tc>
          <w:tcPr>
            <w:tcW w:w="548" w:type="pct"/>
          </w:tcPr>
          <w:p w:rsidR="00620A54" w:rsidRPr="00752797" w:rsidRDefault="00620A54" w:rsidP="002603CC">
            <w:pPr>
              <w:pStyle w:val="PlainText"/>
              <w:jc w:val="both"/>
              <w:cnfStyle w:val="000000100000"/>
            </w:pPr>
            <w:r w:rsidRPr="00752797">
              <w:t>&lt;file&gt;</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xori</w:t>
            </w:r>
          </w:p>
        </w:tc>
        <w:tc>
          <w:tcPr>
            <w:tcW w:w="1199" w:type="pct"/>
          </w:tcPr>
          <w:p w:rsidR="00620A54" w:rsidRPr="00752797" w:rsidRDefault="00620A54" w:rsidP="002603CC">
            <w:pPr>
              <w:pStyle w:val="PlainText"/>
              <w:jc w:val="both"/>
              <w:cnfStyle w:val="000000000000"/>
              <w:rPr>
                <w:color w:val="auto"/>
              </w:rPr>
            </w:pPr>
            <w:r w:rsidRPr="00752797">
              <w:t>X-coordinate of origin of axis</w:t>
            </w:r>
          </w:p>
        </w:tc>
        <w:tc>
          <w:tcPr>
            <w:tcW w:w="619" w:type="pct"/>
          </w:tcPr>
          <w:p w:rsidR="00620A54" w:rsidRPr="00752797" w:rsidRDefault="00620A54" w:rsidP="002603CC">
            <w:pPr>
              <w:pStyle w:val="PlainText"/>
              <w:jc w:val="both"/>
              <w:cnfStyle w:val="000000000000"/>
            </w:pPr>
            <w:r w:rsidRPr="00752797">
              <w:t>0.0</w:t>
            </w:r>
          </w:p>
        </w:tc>
        <w:tc>
          <w:tcPr>
            <w:tcW w:w="1199" w:type="pct"/>
          </w:tcPr>
          <w:p w:rsidR="00620A54" w:rsidRPr="00752797" w:rsidRDefault="00620A54" w:rsidP="002603CC">
            <w:pPr>
              <w:pStyle w:val="PlainText"/>
              <w:jc w:val="both"/>
              <w:cnfStyle w:val="000000000000"/>
            </w:pPr>
            <w:r w:rsidRPr="00752797">
              <w:t>-100000000.0 - 1000000000.0</w:t>
            </w:r>
          </w:p>
        </w:tc>
        <w:tc>
          <w:tcPr>
            <w:tcW w:w="548" w:type="pct"/>
          </w:tcPr>
          <w:p w:rsidR="00620A54" w:rsidRPr="00752797" w:rsidRDefault="00620A54" w:rsidP="002603CC">
            <w:pPr>
              <w:pStyle w:val="PlainText"/>
              <w:jc w:val="both"/>
              <w:cnfStyle w:val="000000000000"/>
            </w:pPr>
            <w:r w:rsidRPr="00752797">
              <w:t>m</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xyfile</w:t>
            </w:r>
          </w:p>
        </w:tc>
        <w:tc>
          <w:tcPr>
            <w:tcW w:w="1199" w:type="pct"/>
          </w:tcPr>
          <w:p w:rsidR="00620A54" w:rsidRPr="00752797" w:rsidRDefault="00620A54" w:rsidP="002603CC">
            <w:pPr>
              <w:pStyle w:val="PlainText"/>
              <w:jc w:val="both"/>
              <w:cnfStyle w:val="000000100000"/>
              <w:rPr>
                <w:color w:val="auto"/>
              </w:rPr>
            </w:pPr>
            <w:r w:rsidRPr="00752797">
              <w:t>Name of the file containing Delft3D xy-coordinates of the calculation grid</w:t>
            </w:r>
          </w:p>
        </w:tc>
        <w:tc>
          <w:tcPr>
            <w:tcW w:w="619" w:type="pct"/>
          </w:tcPr>
          <w:p w:rsidR="00620A54" w:rsidRPr="00752797" w:rsidRDefault="00620A54" w:rsidP="002603CC">
            <w:pPr>
              <w:pStyle w:val="PlainText"/>
              <w:jc w:val="both"/>
              <w:cnfStyle w:val="000000100000"/>
            </w:pPr>
          </w:p>
        </w:tc>
        <w:tc>
          <w:tcPr>
            <w:tcW w:w="1199" w:type="pct"/>
          </w:tcPr>
          <w:p w:rsidR="00620A54" w:rsidRPr="00752797" w:rsidRDefault="00620A54" w:rsidP="002603CC">
            <w:pPr>
              <w:pStyle w:val="PlainText"/>
              <w:jc w:val="both"/>
              <w:cnfStyle w:val="000000100000"/>
            </w:pPr>
          </w:p>
        </w:tc>
        <w:tc>
          <w:tcPr>
            <w:tcW w:w="548" w:type="pct"/>
          </w:tcPr>
          <w:p w:rsidR="00620A54" w:rsidRPr="00752797" w:rsidRDefault="00620A54" w:rsidP="002603CC">
            <w:pPr>
              <w:pStyle w:val="PlainText"/>
              <w:jc w:val="both"/>
              <w:cnfStyle w:val="000000100000"/>
            </w:pPr>
            <w:r w:rsidRPr="00752797">
              <w:t>&lt;file&gt;</w:t>
            </w:r>
          </w:p>
        </w:tc>
        <w:tc>
          <w:tcPr>
            <w:tcW w:w="604" w:type="pct"/>
          </w:tcPr>
          <w:p w:rsidR="00620A54" w:rsidRPr="00752797" w:rsidRDefault="00620A54" w:rsidP="002603CC">
            <w:pPr>
              <w:pStyle w:val="PlainText"/>
              <w:jc w:val="both"/>
              <w:cnfStyle w:val="000000100000"/>
            </w:pPr>
          </w:p>
        </w:tc>
      </w:tr>
      <w:tr w:rsidR="00620A54" w:rsidRPr="00752797" w:rsidTr="00883631">
        <w:tc>
          <w:tcPr>
            <w:cnfStyle w:val="001000000000"/>
            <w:tcW w:w="831" w:type="pct"/>
          </w:tcPr>
          <w:p w:rsidR="00620A54" w:rsidRPr="00752797" w:rsidRDefault="00620A54" w:rsidP="002603CC">
            <w:pPr>
              <w:pStyle w:val="PlainText"/>
              <w:jc w:val="both"/>
            </w:pPr>
            <w:r w:rsidRPr="00752797">
              <w:t>yfile</w:t>
            </w:r>
            <w:r w:rsidR="001B6449" w:rsidRPr="00752797">
              <w:t>*</w:t>
            </w:r>
          </w:p>
        </w:tc>
        <w:tc>
          <w:tcPr>
            <w:tcW w:w="1199" w:type="pct"/>
          </w:tcPr>
          <w:p w:rsidR="00620A54" w:rsidRPr="00752797" w:rsidRDefault="00620A54" w:rsidP="002603CC">
            <w:pPr>
              <w:pStyle w:val="PlainText"/>
              <w:jc w:val="both"/>
              <w:cnfStyle w:val="000000000000"/>
              <w:rPr>
                <w:color w:val="auto"/>
              </w:rPr>
            </w:pPr>
            <w:r w:rsidRPr="00752797">
              <w:t>Name of the file containing y-coordinates of the calculation grid</w:t>
            </w:r>
          </w:p>
        </w:tc>
        <w:tc>
          <w:tcPr>
            <w:tcW w:w="619" w:type="pct"/>
          </w:tcPr>
          <w:p w:rsidR="00620A54" w:rsidRPr="00752797" w:rsidRDefault="00620A54" w:rsidP="002603CC">
            <w:pPr>
              <w:pStyle w:val="PlainText"/>
              <w:jc w:val="both"/>
              <w:cnfStyle w:val="000000000000"/>
            </w:pPr>
          </w:p>
        </w:tc>
        <w:tc>
          <w:tcPr>
            <w:tcW w:w="1199" w:type="pct"/>
          </w:tcPr>
          <w:p w:rsidR="00620A54" w:rsidRPr="00752797" w:rsidRDefault="00620A54" w:rsidP="002603CC">
            <w:pPr>
              <w:pStyle w:val="PlainText"/>
              <w:jc w:val="both"/>
              <w:cnfStyle w:val="000000000000"/>
            </w:pPr>
          </w:p>
        </w:tc>
        <w:tc>
          <w:tcPr>
            <w:tcW w:w="548" w:type="pct"/>
          </w:tcPr>
          <w:p w:rsidR="00620A54" w:rsidRPr="00752797" w:rsidRDefault="00620A54" w:rsidP="002603CC">
            <w:pPr>
              <w:pStyle w:val="PlainText"/>
              <w:jc w:val="both"/>
              <w:cnfStyle w:val="000000000000"/>
            </w:pPr>
            <w:r w:rsidRPr="00752797">
              <w:t>&lt;file&gt;</w:t>
            </w:r>
          </w:p>
        </w:tc>
        <w:tc>
          <w:tcPr>
            <w:tcW w:w="604" w:type="pct"/>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831" w:type="pct"/>
          </w:tcPr>
          <w:p w:rsidR="00620A54" w:rsidRPr="00752797" w:rsidRDefault="00620A54" w:rsidP="002603CC">
            <w:pPr>
              <w:pStyle w:val="PlainText"/>
              <w:jc w:val="both"/>
            </w:pPr>
            <w:r w:rsidRPr="00752797">
              <w:t>yori</w:t>
            </w:r>
          </w:p>
        </w:tc>
        <w:tc>
          <w:tcPr>
            <w:tcW w:w="1199" w:type="pct"/>
          </w:tcPr>
          <w:p w:rsidR="00620A54" w:rsidRPr="00752797" w:rsidRDefault="00620A54" w:rsidP="002603CC">
            <w:pPr>
              <w:pStyle w:val="PlainText"/>
              <w:jc w:val="both"/>
              <w:cnfStyle w:val="000000100000"/>
              <w:rPr>
                <w:color w:val="auto"/>
              </w:rPr>
            </w:pPr>
            <w:r w:rsidRPr="00752797">
              <w:t>Y-coordinate of origin of axis</w:t>
            </w:r>
          </w:p>
        </w:tc>
        <w:tc>
          <w:tcPr>
            <w:tcW w:w="619" w:type="pct"/>
          </w:tcPr>
          <w:p w:rsidR="00620A54" w:rsidRPr="00752797" w:rsidRDefault="00620A54" w:rsidP="002603CC">
            <w:pPr>
              <w:pStyle w:val="PlainText"/>
              <w:jc w:val="both"/>
              <w:cnfStyle w:val="000000100000"/>
            </w:pPr>
            <w:r w:rsidRPr="00752797">
              <w:t>0.0</w:t>
            </w:r>
          </w:p>
        </w:tc>
        <w:tc>
          <w:tcPr>
            <w:tcW w:w="1199" w:type="pct"/>
          </w:tcPr>
          <w:p w:rsidR="00620A54" w:rsidRPr="00752797" w:rsidRDefault="00620A54" w:rsidP="002603CC">
            <w:pPr>
              <w:pStyle w:val="PlainText"/>
              <w:jc w:val="both"/>
              <w:cnfStyle w:val="000000100000"/>
            </w:pPr>
            <w:r w:rsidRPr="00752797">
              <w:t>-1000000000.0 - 1000000000.0</w:t>
            </w:r>
          </w:p>
        </w:tc>
        <w:tc>
          <w:tcPr>
            <w:tcW w:w="548" w:type="pct"/>
          </w:tcPr>
          <w:p w:rsidR="00620A54" w:rsidRPr="00752797" w:rsidRDefault="00620A54" w:rsidP="002603CC">
            <w:pPr>
              <w:pStyle w:val="PlainText"/>
              <w:jc w:val="both"/>
              <w:cnfStyle w:val="000000100000"/>
            </w:pPr>
            <w:r w:rsidRPr="00752797">
              <w:t>m</w:t>
            </w:r>
          </w:p>
        </w:tc>
        <w:tc>
          <w:tcPr>
            <w:tcW w:w="604" w:type="pct"/>
          </w:tcPr>
          <w:p w:rsidR="00620A54" w:rsidRPr="00752797" w:rsidRDefault="00620A54" w:rsidP="002603CC">
            <w:pPr>
              <w:pStyle w:val="PlainText"/>
              <w:jc w:val="both"/>
              <w:cnfStyle w:val="000000100000"/>
            </w:pPr>
          </w:p>
        </w:tc>
      </w:tr>
    </w:tbl>
    <w:p w:rsidR="00620A54" w:rsidRPr="00752797" w:rsidRDefault="00620A54" w:rsidP="002603CC">
      <w:pPr>
        <w:pStyle w:val="Heading2"/>
        <w:spacing w:line="240" w:lineRule="auto"/>
        <w:jc w:val="both"/>
        <w:rPr>
          <w:lang w:val="en-US"/>
        </w:rPr>
      </w:pPr>
      <w:bookmarkStart w:id="196" w:name="_Toc285701666"/>
      <w:bookmarkStart w:id="197" w:name="_Ref413405485"/>
      <w:bookmarkStart w:id="198" w:name="_Toc413611028"/>
      <w:r w:rsidRPr="00752797">
        <w:rPr>
          <w:lang w:val="en-US"/>
        </w:rPr>
        <w:t>Waves input</w:t>
      </w:r>
      <w:bookmarkEnd w:id="196"/>
      <w:bookmarkEnd w:id="197"/>
      <w:bookmarkEnd w:id="198"/>
    </w:p>
    <w:p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7E1D7E" w:rsidRPr="00752797">
        <w:rPr>
          <w:lang w:val="en-US"/>
        </w:rPr>
        <w:fldChar w:fldCharType="begin"/>
      </w:r>
      <w:r w:rsidR="00621C7E" w:rsidRPr="00752797">
        <w:rPr>
          <w:lang w:val="en-US"/>
        </w:rPr>
        <w:instrText xml:space="preserve"> REF _Ref413405443 \r \h </w:instrText>
      </w:r>
      <w:r w:rsidR="007E1D7E" w:rsidRPr="00752797">
        <w:rPr>
          <w:lang w:val="en-US"/>
        </w:rPr>
      </w:r>
      <w:r w:rsidR="007E1D7E" w:rsidRPr="00752797">
        <w:rPr>
          <w:lang w:val="en-US"/>
        </w:rPr>
        <w:fldChar w:fldCharType="separate"/>
      </w:r>
      <w:r w:rsidR="002D6E55">
        <w:rPr>
          <w:lang w:val="en-US"/>
        </w:rPr>
        <w:t>2.3.1</w:t>
      </w:r>
      <w:r w:rsidR="007E1D7E" w:rsidRPr="00752797">
        <w:rPr>
          <w:lang w:val="en-US"/>
        </w:rPr>
        <w:fldChar w:fldCharType="end"/>
      </w:r>
      <w:r w:rsidR="00D00850" w:rsidRPr="00752797">
        <w:rPr>
          <w:lang w:val="en-US"/>
        </w:rPr>
        <w:t>)</w:t>
      </w:r>
      <w:r w:rsidRPr="00752797">
        <w:rPr>
          <w:lang w:val="en-US"/>
        </w:rPr>
        <w:t>, wave dissipation model (see</w:t>
      </w:r>
      <w:r w:rsidR="00621C7E" w:rsidRPr="00752797">
        <w:rPr>
          <w:lang w:val="en-US"/>
        </w:rPr>
        <w:t xml:space="preserve"> </w:t>
      </w:r>
      <w:r w:rsidR="007E1D7E" w:rsidRPr="00752797">
        <w:rPr>
          <w:lang w:val="en-US"/>
        </w:rPr>
        <w:fldChar w:fldCharType="begin"/>
      </w:r>
      <w:r w:rsidR="00621C7E" w:rsidRPr="00752797">
        <w:rPr>
          <w:lang w:val="en-US"/>
        </w:rPr>
        <w:instrText xml:space="preserve"> REF _Ref413405454 \r \h </w:instrText>
      </w:r>
      <w:r w:rsidR="007E1D7E" w:rsidRPr="00752797">
        <w:rPr>
          <w:lang w:val="en-US"/>
        </w:rPr>
      </w:r>
      <w:r w:rsidR="007E1D7E" w:rsidRPr="00752797">
        <w:rPr>
          <w:lang w:val="en-US"/>
        </w:rPr>
        <w:fldChar w:fldCharType="separate"/>
      </w:r>
      <w:r w:rsidR="002D6E55">
        <w:rPr>
          <w:lang w:val="en-US"/>
        </w:rPr>
        <w:t>0</w:t>
      </w:r>
      <w:r w:rsidR="007E1D7E" w:rsidRPr="00752797">
        <w:rPr>
          <w:lang w:val="en-US"/>
        </w:rPr>
        <w:fldChar w:fldCharType="end"/>
      </w:r>
      <w:r w:rsidRPr="00752797">
        <w:rPr>
          <w:lang w:val="en-US"/>
        </w:rPr>
        <w:t xml:space="preserve">) and wave roller model </w:t>
      </w:r>
      <w:r w:rsidR="00AF26A5" w:rsidRPr="00752797">
        <w:rPr>
          <w:lang w:val="en-US"/>
        </w:rPr>
        <w:t>(see</w:t>
      </w:r>
      <w:r w:rsidR="00621C7E" w:rsidRPr="00752797">
        <w:rPr>
          <w:lang w:val="en-US"/>
        </w:rPr>
        <w:t xml:space="preserve"> </w:t>
      </w:r>
      <w:r w:rsidR="007E1D7E" w:rsidRPr="00752797">
        <w:rPr>
          <w:lang w:val="en-US"/>
        </w:rPr>
        <w:fldChar w:fldCharType="begin"/>
      </w:r>
      <w:r w:rsidR="00621C7E" w:rsidRPr="00752797">
        <w:rPr>
          <w:lang w:val="en-US"/>
        </w:rPr>
        <w:instrText xml:space="preserve"> REF _Ref413405462 \r \h </w:instrText>
      </w:r>
      <w:r w:rsidR="007E1D7E" w:rsidRPr="00752797">
        <w:rPr>
          <w:lang w:val="en-US"/>
        </w:rPr>
      </w:r>
      <w:r w:rsidR="007E1D7E" w:rsidRPr="00752797">
        <w:rPr>
          <w:lang w:val="en-US"/>
        </w:rPr>
        <w:fldChar w:fldCharType="separate"/>
      </w:r>
      <w:r w:rsidR="002D6E55">
        <w:rPr>
          <w:lang w:val="en-US"/>
        </w:rPr>
        <w:t>2.3.6</w:t>
      </w:r>
      <w:r w:rsidR="007E1D7E" w:rsidRPr="00752797">
        <w:rPr>
          <w:lang w:val="en-US"/>
        </w:rPr>
        <w:fldChar w:fldCharType="end"/>
      </w:r>
      <w:r w:rsidR="00AF26A5" w:rsidRPr="00752797">
        <w:rPr>
          <w:lang w:val="en-US"/>
        </w:rPr>
        <w:t>)</w:t>
      </w:r>
    </w:p>
    <w:p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7E1D7E" w:rsidRPr="00752797">
        <w:rPr>
          <w:lang w:val="en-US"/>
        </w:rPr>
        <w:fldChar w:fldCharType="begin"/>
      </w:r>
      <w:r w:rsidR="00621C7E" w:rsidRPr="00752797">
        <w:rPr>
          <w:lang w:val="en-US"/>
        </w:rPr>
        <w:instrText xml:space="preserve"> REF _Ref413405504 \r \h </w:instrText>
      </w:r>
      <w:r w:rsidR="007E1D7E" w:rsidRPr="00752797">
        <w:rPr>
          <w:lang w:val="en-US"/>
        </w:rPr>
      </w:r>
      <w:r w:rsidR="007E1D7E" w:rsidRPr="00752797">
        <w:rPr>
          <w:lang w:val="en-US"/>
        </w:rPr>
        <w:fldChar w:fldCharType="separate"/>
      </w:r>
      <w:r w:rsidR="002D6E55">
        <w:rPr>
          <w:lang w:val="en-US"/>
        </w:rPr>
        <w:t>3.1</w:t>
      </w:r>
      <w:r w:rsidR="007E1D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7E1D7E" w:rsidRPr="00752797">
        <w:rPr>
          <w:lang w:val="en-US"/>
        </w:rPr>
        <w:fldChar w:fldCharType="begin"/>
      </w:r>
      <w:r w:rsidR="00AF26A5" w:rsidRPr="00752797">
        <w:rPr>
          <w:lang w:val="en-US"/>
        </w:rPr>
        <w:instrText xml:space="preserve"> REF _Ref413318096 \h </w:instrText>
      </w:r>
      <w:r w:rsidR="007E1D7E" w:rsidRPr="00752797">
        <w:rPr>
          <w:lang w:val="en-US"/>
        </w:rPr>
      </w:r>
      <w:r w:rsidR="007E1D7E" w:rsidRPr="00752797">
        <w:rPr>
          <w:lang w:val="en-US"/>
        </w:rPr>
        <w:fldChar w:fldCharType="separate"/>
      </w:r>
      <w:r w:rsidR="002D6E55" w:rsidRPr="00752797">
        <w:rPr>
          <w:lang w:val="en-US"/>
        </w:rPr>
        <w:t xml:space="preserve">Figure </w:t>
      </w:r>
      <w:r w:rsidR="002D6E55">
        <w:rPr>
          <w:noProof/>
          <w:lang w:val="en-US"/>
        </w:rPr>
        <w:t>4</w:t>
      </w:r>
      <w:r w:rsidR="002D6E55">
        <w:rPr>
          <w:lang w:val="en-US"/>
        </w:rPr>
        <w:t>.</w:t>
      </w:r>
      <w:r w:rsidR="002D6E55">
        <w:rPr>
          <w:noProof/>
          <w:lang w:val="en-US"/>
        </w:rPr>
        <w:t>1</w:t>
      </w:r>
      <w:r w:rsidR="007E1D7E"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fldSimple w:instr=" REF _Ref285374442 \w \h  \* MERGEFORMAT ">
        <w:r w:rsidR="002D6E55">
          <w:rPr>
            <w:lang w:val="en-US"/>
          </w:rPr>
          <w:t>4.4.4</w:t>
        </w:r>
      </w:fldSimple>
      <w:r w:rsidR="00621C7E" w:rsidRPr="00752797">
        <w:rPr>
          <w:lang w:val="en-US"/>
        </w:rPr>
        <w:t>.</w:t>
      </w:r>
    </w:p>
    <w:p w:rsidR="00620A54" w:rsidRPr="00752797" w:rsidRDefault="00D00850" w:rsidP="00D00850">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3</w:t>
      </w:r>
      <w:r w:rsidR="007E1D7E">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tblPr>
      <w:tblGrid>
        <w:gridCol w:w="1632"/>
        <w:gridCol w:w="1697"/>
        <w:gridCol w:w="5601"/>
      </w:tblGrid>
      <w:tr w:rsidR="00DE0FCB" w:rsidRPr="00752797" w:rsidTr="00691D3B">
        <w:trPr>
          <w:cnfStyle w:val="100000000000"/>
        </w:trPr>
        <w:tc>
          <w:tcPr>
            <w:tcW w:w="914" w:type="pct"/>
          </w:tcPr>
          <w:p w:rsidR="00DE0FCB" w:rsidRPr="00752797" w:rsidRDefault="00B709C9" w:rsidP="002603CC">
            <w:pPr>
              <w:rPr>
                <w:i/>
                <w:lang w:val="en-US"/>
              </w:rPr>
            </w:pPr>
            <w:r w:rsidRPr="00752797">
              <w:rPr>
                <w:i/>
                <w:lang w:val="en-US"/>
              </w:rPr>
              <w:t>wbctype</w:t>
            </w:r>
          </w:p>
        </w:tc>
        <w:tc>
          <w:tcPr>
            <w:tcW w:w="950" w:type="pct"/>
          </w:tcPr>
          <w:p w:rsidR="00DE0FCB" w:rsidRPr="00752797" w:rsidRDefault="00DE0FCB" w:rsidP="002603CC">
            <w:pPr>
              <w:rPr>
                <w:lang w:val="en-US"/>
              </w:rPr>
            </w:pPr>
            <w:r w:rsidRPr="00752797">
              <w:rPr>
                <w:lang w:val="en-US"/>
              </w:rPr>
              <w:t>Type</w:t>
            </w:r>
          </w:p>
        </w:tc>
        <w:tc>
          <w:tcPr>
            <w:tcW w:w="3136" w:type="pct"/>
          </w:tcPr>
          <w:p w:rsidR="00DE0FCB" w:rsidRPr="00752797" w:rsidRDefault="00DE0FCB" w:rsidP="002603CC">
            <w:pPr>
              <w:rPr>
                <w:lang w:val="en-US"/>
              </w:rPr>
            </w:pPr>
            <w:r w:rsidRPr="00752797">
              <w:rPr>
                <w:lang w:val="en-US"/>
              </w:rPr>
              <w:t>description</w:t>
            </w:r>
          </w:p>
        </w:tc>
      </w:tr>
      <w:tr w:rsidR="00DE0FCB" w:rsidRPr="00752797" w:rsidTr="00691D3B">
        <w:trPr>
          <w:cnfStyle w:val="000000100000"/>
        </w:trPr>
        <w:tc>
          <w:tcPr>
            <w:tcW w:w="914" w:type="pct"/>
          </w:tcPr>
          <w:p w:rsidR="00DE0FCB" w:rsidRPr="00752797" w:rsidRDefault="00DE0FCB" w:rsidP="002603CC">
            <w:pPr>
              <w:rPr>
                <w:lang w:val="en-US"/>
              </w:rPr>
            </w:pPr>
            <w:r w:rsidRPr="00752797">
              <w:rPr>
                <w:lang w:val="en-US"/>
              </w:rPr>
              <w:t>off</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no wave boundary condition</w:t>
            </w:r>
          </w:p>
        </w:tc>
      </w:tr>
      <w:tr w:rsidR="00DE0FCB" w:rsidRPr="00752797" w:rsidTr="00691D3B">
        <w:tc>
          <w:tcPr>
            <w:tcW w:w="914" w:type="pct"/>
          </w:tcPr>
          <w:p w:rsidR="00DE0FCB" w:rsidRPr="00752797" w:rsidRDefault="00DE0FCB" w:rsidP="002603CC">
            <w:pPr>
              <w:rPr>
                <w:lang w:val="en-US"/>
              </w:rPr>
            </w:pPr>
            <w:r w:rsidRPr="00752797">
              <w:rPr>
                <w:lang w:val="en-US"/>
              </w:rPr>
              <w:t>stat</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stationary wave boundary condition (sea state)</w:t>
            </w:r>
          </w:p>
        </w:tc>
      </w:tr>
      <w:tr w:rsidR="00DE0FCB" w:rsidRPr="00752797" w:rsidTr="00691D3B">
        <w:trPr>
          <w:cnfStyle w:val="000000100000"/>
        </w:trPr>
        <w:tc>
          <w:tcPr>
            <w:tcW w:w="914" w:type="pct"/>
          </w:tcPr>
          <w:p w:rsidR="00DE0FCB" w:rsidRPr="00752797" w:rsidRDefault="00DE0FCB" w:rsidP="002603CC">
            <w:pPr>
              <w:rPr>
                <w:lang w:val="en-US"/>
              </w:rPr>
            </w:pPr>
            <w:r w:rsidRPr="00752797">
              <w:rPr>
                <w:lang w:val="en-US"/>
              </w:rPr>
              <w:t>bichrom</w:t>
            </w:r>
          </w:p>
        </w:tc>
        <w:tc>
          <w:tcPr>
            <w:tcW w:w="950" w:type="pct"/>
          </w:tcPr>
          <w:p w:rsidR="00DE0FCB" w:rsidRPr="00752797" w:rsidRDefault="00AF62FE"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bichromatic (two wave component) waves</w:t>
            </w:r>
          </w:p>
        </w:tc>
      </w:tr>
      <w:tr w:rsidR="00DE0FCB" w:rsidRPr="00752797" w:rsidTr="00691D3B">
        <w:tc>
          <w:tcPr>
            <w:tcW w:w="914" w:type="pct"/>
          </w:tcPr>
          <w:p w:rsidR="00DE0FCB" w:rsidRPr="00752797" w:rsidRDefault="00DE0FCB" w:rsidP="002603CC">
            <w:pPr>
              <w:rPr>
                <w:lang w:val="en-US"/>
              </w:rPr>
            </w:pPr>
            <w:r w:rsidRPr="00752797">
              <w:rPr>
                <w:lang w:val="en-US"/>
              </w:rPr>
              <w:t>ts_1</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rPr>
          <w:cnfStyle w:val="000000100000"/>
        </w:trPr>
        <w:tc>
          <w:tcPr>
            <w:tcW w:w="914" w:type="pct"/>
          </w:tcPr>
          <w:p w:rsidR="00DE0FCB" w:rsidRPr="00752797" w:rsidRDefault="00DE0FCB" w:rsidP="002603CC">
            <w:pPr>
              <w:rPr>
                <w:lang w:val="en-US"/>
              </w:rPr>
            </w:pPr>
            <w:r w:rsidRPr="00752797">
              <w:rPr>
                <w:lang w:val="en-US"/>
              </w:rPr>
              <w:t>ts_2</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rsidTr="00691D3B">
        <w:tc>
          <w:tcPr>
            <w:tcW w:w="914" w:type="pct"/>
          </w:tcPr>
          <w:p w:rsidR="00DE0FCB" w:rsidRPr="00752797" w:rsidRDefault="00DE0FCB" w:rsidP="002603CC">
            <w:pPr>
              <w:rPr>
                <w:lang w:val="en-US"/>
              </w:rPr>
            </w:pPr>
            <w:r w:rsidRPr="00752797">
              <w:rPr>
                <w:lang w:val="en-US"/>
              </w:rPr>
              <w:t>jons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xml:space="preserve">) </w:t>
            </w:r>
            <w:r w:rsidRPr="00752797">
              <w:rPr>
                <w:lang w:val="en-US"/>
              </w:rPr>
              <w:lastRenderedPageBreak/>
              <w:t>spectrum</w:t>
            </w:r>
          </w:p>
        </w:tc>
      </w:tr>
      <w:tr w:rsidR="00DE0FCB" w:rsidRPr="00752797" w:rsidTr="00691D3B">
        <w:trPr>
          <w:cnfStyle w:val="000000100000"/>
        </w:trPr>
        <w:tc>
          <w:tcPr>
            <w:tcW w:w="914" w:type="pct"/>
          </w:tcPr>
          <w:p w:rsidR="00DE0FCB" w:rsidRPr="00752797" w:rsidRDefault="00DE0FCB" w:rsidP="002603CC">
            <w:pPr>
              <w:rPr>
                <w:lang w:val="en-US"/>
              </w:rPr>
            </w:pPr>
            <w:r w:rsidRPr="00752797">
              <w:rPr>
                <w:lang w:val="en-US"/>
              </w:rPr>
              <w:lastRenderedPageBreak/>
              <w:t>swan</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SWAN 2D output file</w:t>
            </w:r>
          </w:p>
        </w:tc>
      </w:tr>
      <w:tr w:rsidR="00DE0FCB" w:rsidRPr="00752797" w:rsidTr="00691D3B">
        <w:tc>
          <w:tcPr>
            <w:tcW w:w="914" w:type="pct"/>
          </w:tcPr>
          <w:p w:rsidR="00DE0FCB" w:rsidRPr="00752797" w:rsidRDefault="00DE0FCB" w:rsidP="002603CC">
            <w:pPr>
              <w:rPr>
                <w:lang w:val="en-US"/>
              </w:rPr>
            </w:pPr>
            <w:r w:rsidRPr="00752797">
              <w:rPr>
                <w:lang w:val="en-US"/>
              </w:rPr>
              <w:t>vardens</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wave groups generated using a formatted file</w:t>
            </w:r>
          </w:p>
        </w:tc>
      </w:tr>
      <w:tr w:rsidR="00DE0FCB" w:rsidRPr="00752797" w:rsidTr="00691D3B">
        <w:trPr>
          <w:cnfStyle w:val="000000100000"/>
        </w:trPr>
        <w:tc>
          <w:tcPr>
            <w:tcW w:w="914" w:type="pct"/>
          </w:tcPr>
          <w:p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rsidR="00DE0FCB" w:rsidRPr="00752797" w:rsidRDefault="00AF26A5" w:rsidP="00AF26A5">
            <w:pPr>
              <w:rPr>
                <w:lang w:val="en-US"/>
              </w:rPr>
            </w:pPr>
            <w:r w:rsidRPr="00752797">
              <w:rPr>
                <w:lang w:val="en-US"/>
              </w:rPr>
              <w:t>Non-spectral</w:t>
            </w:r>
          </w:p>
        </w:tc>
        <w:tc>
          <w:tcPr>
            <w:tcW w:w="3136" w:type="pct"/>
          </w:tcPr>
          <w:p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rsidTr="00691D3B">
        <w:tc>
          <w:tcPr>
            <w:tcW w:w="914" w:type="pct"/>
          </w:tcPr>
          <w:p w:rsidR="00DE0FCB" w:rsidRPr="00752797" w:rsidRDefault="00DE0FCB" w:rsidP="002603CC">
            <w:pPr>
              <w:rPr>
                <w:lang w:val="en-US"/>
              </w:rPr>
            </w:pPr>
            <w:r w:rsidRPr="00752797">
              <w:rPr>
                <w:lang w:val="en-US"/>
              </w:rPr>
              <w:t>reuse</w:t>
            </w:r>
          </w:p>
        </w:tc>
        <w:tc>
          <w:tcPr>
            <w:tcW w:w="950" w:type="pct"/>
          </w:tcPr>
          <w:p w:rsidR="00DE0FCB" w:rsidRPr="00752797" w:rsidRDefault="00C944FA" w:rsidP="002603CC">
            <w:pPr>
              <w:rPr>
                <w:lang w:val="en-US"/>
              </w:rPr>
            </w:pPr>
            <w:r w:rsidRPr="00752797">
              <w:rPr>
                <w:lang w:val="en-US"/>
              </w:rPr>
              <w:t>Special</w:t>
            </w:r>
          </w:p>
        </w:tc>
        <w:tc>
          <w:tcPr>
            <w:tcW w:w="3136" w:type="pct"/>
          </w:tcPr>
          <w:p w:rsidR="00DE0FCB" w:rsidRPr="00752797" w:rsidRDefault="00DE0FCB" w:rsidP="002603CC">
            <w:pPr>
              <w:rPr>
                <w:lang w:val="en-US"/>
              </w:rPr>
            </w:pPr>
            <w:r w:rsidRPr="00752797">
              <w:rPr>
                <w:lang w:val="en-US"/>
              </w:rPr>
              <w:t>reuse of wave conditions</w:t>
            </w:r>
          </w:p>
        </w:tc>
      </w:tr>
      <w:tr w:rsidR="00DE0FCB" w:rsidRPr="00752797" w:rsidTr="00691D3B">
        <w:trPr>
          <w:cnfStyle w:val="000000100000"/>
        </w:trPr>
        <w:tc>
          <w:tcPr>
            <w:tcW w:w="914" w:type="pct"/>
          </w:tcPr>
          <w:p w:rsidR="00DE0FCB" w:rsidRPr="00752797" w:rsidRDefault="00DE0FCB" w:rsidP="002603CC">
            <w:pPr>
              <w:rPr>
                <w:lang w:val="en-US"/>
              </w:rPr>
            </w:pPr>
            <w:r w:rsidRPr="00752797">
              <w:rPr>
                <w:lang w:val="en-US"/>
              </w:rPr>
              <w:t>stat_table</w:t>
            </w:r>
          </w:p>
        </w:tc>
        <w:tc>
          <w:tcPr>
            <w:tcW w:w="950" w:type="pct"/>
          </w:tcPr>
          <w:p w:rsidR="00DE0FCB" w:rsidRPr="00752797" w:rsidRDefault="00AF26A5" w:rsidP="002603CC">
            <w:pPr>
              <w:rPr>
                <w:lang w:val="en-US"/>
              </w:rPr>
            </w:pPr>
            <w:r w:rsidRPr="00752797">
              <w:rPr>
                <w:lang w:val="en-US"/>
              </w:rPr>
              <w:t>Non-spectral</w:t>
            </w:r>
          </w:p>
        </w:tc>
        <w:tc>
          <w:tcPr>
            <w:tcW w:w="3136" w:type="pct"/>
          </w:tcPr>
          <w:p w:rsidR="00DE0FCB" w:rsidRPr="00752797" w:rsidRDefault="00DE0FCB" w:rsidP="002603CC">
            <w:pPr>
              <w:rPr>
                <w:lang w:val="en-US"/>
              </w:rPr>
            </w:pPr>
            <w:r w:rsidRPr="00752797">
              <w:rPr>
                <w:lang w:val="en-US"/>
              </w:rPr>
              <w:t>a sequence of stationary conditions (sea states)</w:t>
            </w:r>
          </w:p>
        </w:tc>
      </w:tr>
      <w:tr w:rsidR="00DE0FCB" w:rsidRPr="00752797" w:rsidTr="00691D3B">
        <w:tc>
          <w:tcPr>
            <w:tcW w:w="914" w:type="pct"/>
          </w:tcPr>
          <w:p w:rsidR="00DE0FCB" w:rsidRPr="00752797" w:rsidRDefault="00DE0FCB" w:rsidP="002603CC">
            <w:pPr>
              <w:rPr>
                <w:lang w:val="en-US"/>
              </w:rPr>
            </w:pPr>
            <w:r w:rsidRPr="00752797">
              <w:rPr>
                <w:lang w:val="en-US"/>
              </w:rPr>
              <w:t>jons_table</w:t>
            </w:r>
          </w:p>
        </w:tc>
        <w:tc>
          <w:tcPr>
            <w:tcW w:w="950" w:type="pct"/>
          </w:tcPr>
          <w:p w:rsidR="00DE0FCB" w:rsidRPr="00752797" w:rsidRDefault="00DE0FCB" w:rsidP="002603CC">
            <w:pPr>
              <w:rPr>
                <w:lang w:val="en-US"/>
              </w:rPr>
            </w:pPr>
            <w:r w:rsidRPr="00752797">
              <w:rPr>
                <w:lang w:val="en-US"/>
              </w:rPr>
              <w:t>Spectral</w:t>
            </w:r>
          </w:p>
        </w:tc>
        <w:tc>
          <w:tcPr>
            <w:tcW w:w="3136" w:type="pct"/>
          </w:tcPr>
          <w:p w:rsidR="00DE0FCB" w:rsidRPr="00752797" w:rsidRDefault="00DE0FCB" w:rsidP="002603CC">
            <w:pPr>
              <w:rPr>
                <w:lang w:val="en-US"/>
              </w:rPr>
            </w:pPr>
            <w:r w:rsidRPr="00752797">
              <w:rPr>
                <w:lang w:val="en-US"/>
              </w:rPr>
              <w:t>a sequence of time-varying wave groups</w:t>
            </w:r>
          </w:p>
        </w:tc>
      </w:tr>
    </w:tbl>
    <w:p w:rsidR="00AB1A16" w:rsidRPr="00752797" w:rsidRDefault="00AB1A16" w:rsidP="002603CC">
      <w:pPr>
        <w:rPr>
          <w:lang w:val="en-US"/>
        </w:rPr>
      </w:pPr>
    </w:p>
    <w:p w:rsidR="00AB1A16" w:rsidRPr="00752797" w:rsidRDefault="00AB1A16">
      <w:pPr>
        <w:spacing w:line="240" w:lineRule="auto"/>
        <w:jc w:val="left"/>
        <w:rPr>
          <w:lang w:val="en-US"/>
        </w:rPr>
      </w:pPr>
      <w:r w:rsidRPr="00752797">
        <w:rPr>
          <w:lang w:val="en-US"/>
        </w:rPr>
        <w:br w:type="page"/>
      </w:r>
    </w:p>
    <w:p w:rsidR="00620A54" w:rsidRPr="00752797" w:rsidRDefault="00AB1A16" w:rsidP="002603CC">
      <w:pPr>
        <w:keepNext/>
        <w:rPr>
          <w:lang w:val="en-US"/>
        </w:rPr>
      </w:pPr>
      <w:r w:rsidRPr="00752797">
        <w:rPr>
          <w:noProof/>
          <w:lang w:val="en-US"/>
        </w:rPr>
        <w:lastRenderedPageBreak/>
        <w:drawing>
          <wp:inline distT="0" distB="0" distL="0" distR="0">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rot="16200000">
                      <a:off x="0" y="0"/>
                      <a:ext cx="8128144" cy="5031040"/>
                    </a:xfrm>
                    <a:prstGeom prst="rect">
                      <a:avLst/>
                    </a:prstGeom>
                    <a:noFill/>
                    <a:ln>
                      <a:noFill/>
                    </a:ln>
                  </pic:spPr>
                </pic:pic>
              </a:graphicData>
            </a:graphic>
          </wp:inline>
        </w:drawing>
      </w:r>
    </w:p>
    <w:p w:rsidR="00620A54" w:rsidRPr="00752797" w:rsidRDefault="00AF26A5" w:rsidP="00AF26A5">
      <w:pPr>
        <w:pStyle w:val="Caption"/>
        <w:rPr>
          <w:lang w:val="en-US"/>
        </w:rPr>
      </w:pPr>
      <w:bookmarkStart w:id="199" w:name="_Ref413318096"/>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1</w:t>
      </w:r>
      <w:r w:rsidR="007E1D7E">
        <w:rPr>
          <w:lang w:val="en-US"/>
        </w:rPr>
        <w:fldChar w:fldCharType="end"/>
      </w:r>
      <w:bookmarkEnd w:id="199"/>
      <w:r w:rsidRPr="00752797">
        <w:rPr>
          <w:lang w:val="en-US"/>
        </w:rPr>
        <w:tab/>
      </w:r>
      <w:r w:rsidR="00620A54" w:rsidRPr="00752797">
        <w:rPr>
          <w:lang w:val="en-US"/>
        </w:rPr>
        <w:t>Decision tree for selecting the appropriate type of wave boundary conditions</w:t>
      </w:r>
    </w:p>
    <w:p w:rsidR="00620A54" w:rsidRPr="00752797" w:rsidRDefault="00620A54" w:rsidP="002603CC">
      <w:pPr>
        <w:pStyle w:val="Heading3"/>
        <w:jc w:val="both"/>
        <w:rPr>
          <w:lang w:val="en-US"/>
        </w:rPr>
      </w:pPr>
      <w:bookmarkStart w:id="200" w:name="_Ref285375434"/>
      <w:bookmarkStart w:id="201" w:name="_Toc285701668"/>
      <w:bookmarkStart w:id="202" w:name="_Toc413611029"/>
      <w:r w:rsidRPr="00752797">
        <w:rPr>
          <w:lang w:val="en-US"/>
        </w:rPr>
        <w:t>Spectral wave boundary conditions</w:t>
      </w:r>
      <w:bookmarkEnd w:id="200"/>
      <w:bookmarkEnd w:id="201"/>
      <w:bookmarkEnd w:id="202"/>
    </w:p>
    <w:p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r w:rsidRPr="00752797">
        <w:rPr>
          <w:i/>
          <w:lang w:val="en-US"/>
        </w:rPr>
        <w:t>jons</w:t>
      </w:r>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r w:rsidRPr="00752797">
        <w:rPr>
          <w:i/>
          <w:lang w:val="en-US"/>
        </w:rPr>
        <w:t>rt</w:t>
      </w:r>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rsidR="00AF26A5" w:rsidRPr="00752797" w:rsidRDefault="00AF26A5" w:rsidP="00AF26A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4</w:t>
      </w:r>
      <w:r w:rsidR="007E1D7E">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tblPr>
      <w:tblGrid>
        <w:gridCol w:w="1951"/>
        <w:gridCol w:w="2126"/>
        <w:gridCol w:w="1135"/>
        <w:gridCol w:w="1418"/>
        <w:gridCol w:w="1134"/>
        <w:gridCol w:w="1166"/>
      </w:tblGrid>
      <w:tr w:rsidR="00620A54" w:rsidRPr="00752797" w:rsidTr="0005330B">
        <w:trPr>
          <w:cnfStyle w:val="100000000000"/>
          <w:tblHeader/>
        </w:trPr>
        <w:tc>
          <w:tcPr>
            <w:cnfStyle w:val="001000000000"/>
            <w:tcW w:w="1092" w:type="pct"/>
          </w:tcPr>
          <w:p w:rsidR="00620A54" w:rsidRPr="00752797" w:rsidRDefault="00620A54" w:rsidP="002603CC">
            <w:pPr>
              <w:pStyle w:val="PlainText"/>
              <w:jc w:val="both"/>
            </w:pPr>
            <w:r w:rsidRPr="00752797">
              <w:t>keyword</w:t>
            </w:r>
          </w:p>
        </w:tc>
        <w:tc>
          <w:tcPr>
            <w:tcW w:w="1190" w:type="pct"/>
          </w:tcPr>
          <w:p w:rsidR="00620A54" w:rsidRPr="00752797" w:rsidRDefault="00620A54" w:rsidP="002603CC">
            <w:pPr>
              <w:pStyle w:val="PlainText"/>
              <w:jc w:val="both"/>
              <w:cnfStyle w:val="100000000000"/>
            </w:pPr>
            <w:r w:rsidRPr="00752797">
              <w:t>description</w:t>
            </w:r>
          </w:p>
        </w:tc>
        <w:tc>
          <w:tcPr>
            <w:tcW w:w="635" w:type="pct"/>
          </w:tcPr>
          <w:p w:rsidR="00620A54" w:rsidRPr="00752797" w:rsidRDefault="00620A54" w:rsidP="002603CC">
            <w:pPr>
              <w:pStyle w:val="PlainText"/>
              <w:jc w:val="both"/>
              <w:cnfStyle w:val="100000000000"/>
            </w:pPr>
            <w:r w:rsidRPr="00752797">
              <w:t>default</w:t>
            </w:r>
          </w:p>
        </w:tc>
        <w:tc>
          <w:tcPr>
            <w:tcW w:w="794" w:type="pct"/>
          </w:tcPr>
          <w:p w:rsidR="00620A54" w:rsidRPr="00752797" w:rsidRDefault="00620A54" w:rsidP="002603CC">
            <w:pPr>
              <w:pStyle w:val="PlainText"/>
              <w:jc w:val="both"/>
              <w:cnfStyle w:val="100000000000"/>
            </w:pPr>
            <w:r w:rsidRPr="00752797">
              <w:t>range</w:t>
            </w:r>
          </w:p>
        </w:tc>
        <w:tc>
          <w:tcPr>
            <w:tcW w:w="635" w:type="pct"/>
          </w:tcPr>
          <w:p w:rsidR="00620A54" w:rsidRPr="00752797" w:rsidRDefault="00620A54" w:rsidP="002603CC">
            <w:pPr>
              <w:pStyle w:val="PlainText"/>
              <w:jc w:val="both"/>
              <w:cnfStyle w:val="100000000000"/>
            </w:pPr>
            <w:r w:rsidRPr="00752797">
              <w:t>units</w:t>
            </w:r>
          </w:p>
        </w:tc>
        <w:tc>
          <w:tcPr>
            <w:tcW w:w="653" w:type="pct"/>
          </w:tcPr>
          <w:p w:rsidR="00620A54" w:rsidRPr="00752797" w:rsidRDefault="00620A54" w:rsidP="002603CC">
            <w:pPr>
              <w:pStyle w:val="PlainText"/>
              <w:jc w:val="both"/>
              <w:cnfStyle w:val="100000000000"/>
            </w:pPr>
            <w:r w:rsidRPr="00752797">
              <w:t>remark</w:t>
            </w: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Tm01switch</w:t>
            </w:r>
            <w:r w:rsidR="001B6449" w:rsidRPr="00752797">
              <w:t>+</w:t>
            </w:r>
          </w:p>
        </w:tc>
        <w:tc>
          <w:tcPr>
            <w:tcW w:w="1190" w:type="pct"/>
          </w:tcPr>
          <w:p w:rsidR="00620A54" w:rsidRPr="00752797" w:rsidRDefault="00620A54" w:rsidP="002603CC">
            <w:pPr>
              <w:pStyle w:val="PlainText"/>
              <w:jc w:val="both"/>
              <w:cnfStyle w:val="000000100000"/>
            </w:pPr>
            <w:r w:rsidRPr="00752797">
              <w:t>Switch to enable Tm01 rather than Tm-</w:t>
            </w:r>
            <w:r w:rsidRPr="00752797">
              <w:lastRenderedPageBreak/>
              <w:t>10</w:t>
            </w:r>
          </w:p>
        </w:tc>
        <w:tc>
          <w:tcPr>
            <w:tcW w:w="635" w:type="pct"/>
          </w:tcPr>
          <w:p w:rsidR="00620A54" w:rsidRPr="00752797" w:rsidRDefault="00620A54" w:rsidP="002603CC">
            <w:pPr>
              <w:pStyle w:val="PlainText"/>
              <w:jc w:val="both"/>
              <w:cnfStyle w:val="000000100000"/>
            </w:pPr>
            <w:r w:rsidRPr="00752797">
              <w:lastRenderedPageBreak/>
              <w:t>0</w:t>
            </w:r>
          </w:p>
        </w:tc>
        <w:tc>
          <w:tcPr>
            <w:tcW w:w="794" w:type="pct"/>
          </w:tcPr>
          <w:p w:rsidR="00620A54" w:rsidRPr="00752797" w:rsidRDefault="00620A54" w:rsidP="002603CC">
            <w:pPr>
              <w:pStyle w:val="PlainText"/>
              <w:jc w:val="both"/>
              <w:cnfStyle w:val="000000100000"/>
            </w:pPr>
            <w:r w:rsidRPr="00752797">
              <w:t>0 - 1</w:t>
            </w:r>
          </w:p>
        </w:tc>
        <w:tc>
          <w:tcPr>
            <w:tcW w:w="635" w:type="pct"/>
          </w:tcPr>
          <w:p w:rsidR="00620A54" w:rsidRPr="00752797" w:rsidRDefault="00620A54" w:rsidP="002603CC">
            <w:pPr>
              <w:pStyle w:val="PlainText"/>
              <w:jc w:val="both"/>
              <w:cnfStyle w:val="000000100000"/>
            </w:pPr>
            <w:r w:rsidRPr="00752797">
              <w:t>-</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lastRenderedPageBreak/>
              <w:t>bcfile</w:t>
            </w:r>
          </w:p>
        </w:tc>
        <w:tc>
          <w:tcPr>
            <w:tcW w:w="1190" w:type="pct"/>
          </w:tcPr>
          <w:p w:rsidR="00620A54" w:rsidRPr="00752797" w:rsidRDefault="00620A54" w:rsidP="002603CC">
            <w:pPr>
              <w:pStyle w:val="PlainText"/>
              <w:jc w:val="both"/>
              <w:cnfStyle w:val="000000000000"/>
            </w:pPr>
            <w:r w:rsidRPr="00752797">
              <w:t>Name of spectrum file</w:t>
            </w:r>
          </w:p>
        </w:tc>
        <w:tc>
          <w:tcPr>
            <w:tcW w:w="635" w:type="pct"/>
          </w:tcPr>
          <w:p w:rsidR="00620A54" w:rsidRPr="00752797" w:rsidRDefault="00620A54" w:rsidP="002603CC">
            <w:pPr>
              <w:pStyle w:val="PlainText"/>
              <w:jc w:val="both"/>
              <w:cnfStyle w:val="000000000000"/>
            </w:pPr>
          </w:p>
        </w:tc>
        <w:tc>
          <w:tcPr>
            <w:tcW w:w="794" w:type="pct"/>
          </w:tcPr>
          <w:p w:rsidR="00620A54" w:rsidRPr="00752797" w:rsidRDefault="00620A54" w:rsidP="002603CC">
            <w:pPr>
              <w:pStyle w:val="PlainText"/>
              <w:jc w:val="both"/>
              <w:cnfStyle w:val="000000000000"/>
            </w:pPr>
          </w:p>
        </w:tc>
        <w:tc>
          <w:tcPr>
            <w:tcW w:w="635" w:type="pct"/>
          </w:tcPr>
          <w:p w:rsidR="00620A54" w:rsidRPr="00752797" w:rsidRDefault="00620A54" w:rsidP="002603CC">
            <w:pPr>
              <w:pStyle w:val="PlainText"/>
              <w:jc w:val="both"/>
              <w:cnfStyle w:val="000000000000"/>
            </w:pPr>
            <w:r w:rsidRPr="00752797">
              <w:t>&lt;file&gt;</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correctHm0</w:t>
            </w:r>
            <w:r w:rsidR="001B6449" w:rsidRPr="00752797">
              <w:t>+</w:t>
            </w:r>
          </w:p>
        </w:tc>
        <w:tc>
          <w:tcPr>
            <w:tcW w:w="1190" w:type="pct"/>
          </w:tcPr>
          <w:p w:rsidR="00620A54" w:rsidRPr="00752797" w:rsidRDefault="00620A54" w:rsidP="002603CC">
            <w:pPr>
              <w:pStyle w:val="PlainText"/>
              <w:jc w:val="both"/>
              <w:cnfStyle w:val="000000100000"/>
            </w:pPr>
            <w:r w:rsidRPr="00752797">
              <w:t>Switch to enable Hm0 correction</w:t>
            </w:r>
          </w:p>
        </w:tc>
        <w:tc>
          <w:tcPr>
            <w:tcW w:w="635" w:type="pct"/>
          </w:tcPr>
          <w:p w:rsidR="00620A54" w:rsidRPr="00752797" w:rsidRDefault="00620A54" w:rsidP="002603CC">
            <w:pPr>
              <w:pStyle w:val="PlainText"/>
              <w:jc w:val="both"/>
              <w:cnfStyle w:val="000000100000"/>
            </w:pPr>
            <w:r w:rsidRPr="00752797">
              <w:t>1</w:t>
            </w:r>
          </w:p>
        </w:tc>
        <w:tc>
          <w:tcPr>
            <w:tcW w:w="794" w:type="pct"/>
          </w:tcPr>
          <w:p w:rsidR="00620A54" w:rsidRPr="00752797" w:rsidRDefault="00620A54" w:rsidP="002603CC">
            <w:pPr>
              <w:pStyle w:val="PlainText"/>
              <w:jc w:val="both"/>
              <w:cnfStyle w:val="000000100000"/>
            </w:pPr>
            <w:r w:rsidRPr="00752797">
              <w:t>0 - 1</w:t>
            </w:r>
          </w:p>
        </w:tc>
        <w:tc>
          <w:tcPr>
            <w:tcW w:w="635" w:type="pct"/>
          </w:tcPr>
          <w:p w:rsidR="00620A54" w:rsidRPr="00752797" w:rsidRDefault="00620A54" w:rsidP="002603CC">
            <w:pPr>
              <w:pStyle w:val="PlainText"/>
              <w:jc w:val="both"/>
              <w:cnfStyle w:val="000000100000"/>
            </w:pPr>
            <w:r w:rsidRPr="00752797">
              <w:t>-</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dtbc</w:t>
            </w:r>
            <w:r w:rsidR="001B6449" w:rsidRPr="00752797">
              <w:t>+</w:t>
            </w:r>
          </w:p>
        </w:tc>
        <w:tc>
          <w:tcPr>
            <w:tcW w:w="1190" w:type="pct"/>
          </w:tcPr>
          <w:p w:rsidR="00620A54" w:rsidRPr="00752797" w:rsidRDefault="00586C99" w:rsidP="002603CC">
            <w:pPr>
              <w:pStyle w:val="PlainText"/>
              <w:jc w:val="both"/>
              <w:cnfStyle w:val="000000000000"/>
            </w:pPr>
            <w:r w:rsidRPr="00752797">
              <w:t>Time step</w:t>
            </w:r>
            <w:r w:rsidR="00620A54" w:rsidRPr="00752797">
              <w:t xml:space="preserve"> used to describe time series of wave energy and long wave flux at offshore boundary (not affected by morfac)</w:t>
            </w:r>
          </w:p>
        </w:tc>
        <w:tc>
          <w:tcPr>
            <w:tcW w:w="635" w:type="pct"/>
          </w:tcPr>
          <w:p w:rsidR="00620A54" w:rsidRPr="00752797" w:rsidRDefault="00620A54" w:rsidP="002603CC">
            <w:pPr>
              <w:pStyle w:val="PlainText"/>
              <w:jc w:val="both"/>
              <w:cnfStyle w:val="000000000000"/>
            </w:pPr>
            <w:r w:rsidRPr="00752797">
              <w:t>1.0</w:t>
            </w:r>
          </w:p>
        </w:tc>
        <w:tc>
          <w:tcPr>
            <w:tcW w:w="794" w:type="pct"/>
          </w:tcPr>
          <w:p w:rsidR="00620A54" w:rsidRPr="00752797" w:rsidRDefault="00620A54" w:rsidP="002603CC">
            <w:pPr>
              <w:pStyle w:val="PlainText"/>
              <w:jc w:val="both"/>
              <w:cnfStyle w:val="000000000000"/>
            </w:pPr>
            <w:r w:rsidRPr="00752797">
              <w:t>0.1 - 2.0</w:t>
            </w:r>
          </w:p>
        </w:tc>
        <w:tc>
          <w:tcPr>
            <w:tcW w:w="635" w:type="pct"/>
          </w:tcPr>
          <w:p w:rsidR="00620A54" w:rsidRPr="00752797" w:rsidRDefault="00620A54" w:rsidP="002603CC">
            <w:pPr>
              <w:pStyle w:val="PlainText"/>
              <w:jc w:val="both"/>
              <w:cnfStyle w:val="000000000000"/>
            </w:pPr>
            <w:r w:rsidRPr="00752797">
              <w:t>s</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dthetaS_XB</w:t>
            </w:r>
            <w:r w:rsidR="001B6449" w:rsidRPr="00752797">
              <w:t>+</w:t>
            </w:r>
          </w:p>
        </w:tc>
        <w:tc>
          <w:tcPr>
            <w:tcW w:w="1190" w:type="pct"/>
          </w:tcPr>
          <w:p w:rsidR="00620A54" w:rsidRPr="00752797" w:rsidRDefault="00620A54" w:rsidP="002603CC">
            <w:pPr>
              <w:pStyle w:val="PlainText"/>
              <w:jc w:val="both"/>
              <w:cnfStyle w:val="000000100000"/>
            </w:pPr>
            <w:r w:rsidRPr="00752797">
              <w:t>The (counter-clockwise) angle in the degrees needed to rotate from the x-axis in SWAN to the x-axis pointing East</w:t>
            </w:r>
          </w:p>
        </w:tc>
        <w:tc>
          <w:tcPr>
            <w:tcW w:w="635" w:type="pct"/>
          </w:tcPr>
          <w:p w:rsidR="00620A54" w:rsidRPr="00752797" w:rsidRDefault="00620A54" w:rsidP="002603CC">
            <w:pPr>
              <w:pStyle w:val="PlainText"/>
              <w:jc w:val="both"/>
              <w:cnfStyle w:val="000000100000"/>
            </w:pPr>
            <w:r w:rsidRPr="00752797">
              <w:t>0.0</w:t>
            </w:r>
          </w:p>
        </w:tc>
        <w:tc>
          <w:tcPr>
            <w:tcW w:w="794" w:type="pct"/>
          </w:tcPr>
          <w:p w:rsidR="00620A54" w:rsidRPr="00752797" w:rsidRDefault="00620A54" w:rsidP="002603CC">
            <w:pPr>
              <w:pStyle w:val="PlainText"/>
              <w:jc w:val="both"/>
              <w:cnfStyle w:val="000000100000"/>
            </w:pPr>
            <w:r w:rsidRPr="00752797">
              <w:t>-360.0 - 360.0</w:t>
            </w:r>
          </w:p>
        </w:tc>
        <w:tc>
          <w:tcPr>
            <w:tcW w:w="635" w:type="pct"/>
          </w:tcPr>
          <w:p w:rsidR="00620A54" w:rsidRPr="00752797" w:rsidRDefault="00620A54" w:rsidP="002603CC">
            <w:pPr>
              <w:pStyle w:val="PlainText"/>
              <w:jc w:val="both"/>
              <w:cnfStyle w:val="000000100000"/>
            </w:pPr>
            <w:r w:rsidRPr="00752797">
              <w:t>deg</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fcutoff</w:t>
            </w:r>
            <w:r w:rsidR="001B6449" w:rsidRPr="00752797">
              <w:t>+</w:t>
            </w:r>
          </w:p>
        </w:tc>
        <w:tc>
          <w:tcPr>
            <w:tcW w:w="1190" w:type="pct"/>
          </w:tcPr>
          <w:p w:rsidR="00620A54" w:rsidRPr="00752797" w:rsidRDefault="00620A54" w:rsidP="00400C16">
            <w:pPr>
              <w:pStyle w:val="PlainText"/>
              <w:jc w:val="both"/>
              <w:cnfStyle w:val="000000000000"/>
            </w:pPr>
            <w:r w:rsidRPr="00752797">
              <w:t xml:space="preserve">Low-freq cutoff frequency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pPr>
            <w:r w:rsidRPr="00752797">
              <w:t>0.0</w:t>
            </w:r>
          </w:p>
        </w:tc>
        <w:tc>
          <w:tcPr>
            <w:tcW w:w="794" w:type="pct"/>
          </w:tcPr>
          <w:p w:rsidR="00620A54" w:rsidRPr="00752797" w:rsidRDefault="00620A54" w:rsidP="002603CC">
            <w:pPr>
              <w:pStyle w:val="PlainText"/>
              <w:jc w:val="both"/>
              <w:cnfStyle w:val="000000000000"/>
            </w:pPr>
            <w:r w:rsidRPr="00752797">
              <w:t>0.0 - 40.0</w:t>
            </w:r>
          </w:p>
        </w:tc>
        <w:tc>
          <w:tcPr>
            <w:tcW w:w="635" w:type="pct"/>
          </w:tcPr>
          <w:p w:rsidR="00620A54" w:rsidRPr="00752797" w:rsidRDefault="00620A54" w:rsidP="002603CC">
            <w:pPr>
              <w:pStyle w:val="PlainText"/>
              <w:jc w:val="both"/>
              <w:cnfStyle w:val="000000000000"/>
            </w:pPr>
            <w:r w:rsidRPr="00752797">
              <w:t>Hz</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400C16" w:rsidP="002603CC">
            <w:pPr>
              <w:pStyle w:val="PlainText"/>
              <w:jc w:val="both"/>
            </w:pPr>
            <w:r w:rsidRPr="00752797">
              <w:t>wbctype</w:t>
            </w:r>
          </w:p>
        </w:tc>
        <w:tc>
          <w:tcPr>
            <w:tcW w:w="1190" w:type="pct"/>
          </w:tcPr>
          <w:p w:rsidR="00620A54" w:rsidRPr="00752797" w:rsidRDefault="00620A54" w:rsidP="002603CC">
            <w:pPr>
              <w:pStyle w:val="PlainText"/>
              <w:jc w:val="both"/>
              <w:cnfStyle w:val="000000100000"/>
            </w:pPr>
            <w:r w:rsidRPr="00752797">
              <w:t>Wave boundary condition type</w:t>
            </w:r>
          </w:p>
        </w:tc>
        <w:tc>
          <w:tcPr>
            <w:tcW w:w="635" w:type="pct"/>
          </w:tcPr>
          <w:p w:rsidR="00620A54" w:rsidRPr="00752797" w:rsidRDefault="00620A54" w:rsidP="002603CC">
            <w:pPr>
              <w:pStyle w:val="PlainText"/>
              <w:jc w:val="both"/>
              <w:cnfStyle w:val="000000100000"/>
            </w:pPr>
            <w:r w:rsidRPr="00752797">
              <w:t>bichrom</w:t>
            </w:r>
          </w:p>
        </w:tc>
        <w:tc>
          <w:tcPr>
            <w:tcW w:w="794" w:type="pct"/>
          </w:tcPr>
          <w:p w:rsidR="00620A54" w:rsidRPr="00752797" w:rsidRDefault="00620A54" w:rsidP="002603CC">
            <w:pPr>
              <w:pStyle w:val="PlainText"/>
              <w:jc w:val="both"/>
              <w:cnfStyle w:val="000000100000"/>
            </w:pPr>
            <w:r w:rsidRPr="00752797">
              <w:t>stat, bichrom, ts_1, ts_2, jons, swan, vardens, reuse, ts_nonh, off, stat_table, jons_table</w:t>
            </w:r>
          </w:p>
        </w:tc>
        <w:tc>
          <w:tcPr>
            <w:tcW w:w="635" w:type="pct"/>
          </w:tcPr>
          <w:p w:rsidR="00620A54" w:rsidRPr="00752797" w:rsidRDefault="00620A54" w:rsidP="002603CC">
            <w:pPr>
              <w:pStyle w:val="PlainText"/>
              <w:jc w:val="both"/>
              <w:cnfStyle w:val="000000100000"/>
            </w:pP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nonhspectrum</w:t>
            </w:r>
            <w:r w:rsidR="001B6449" w:rsidRPr="00752797">
              <w:t>+</w:t>
            </w:r>
          </w:p>
        </w:tc>
        <w:tc>
          <w:tcPr>
            <w:tcW w:w="1190" w:type="pct"/>
          </w:tcPr>
          <w:p w:rsidR="00620A54" w:rsidRPr="00752797" w:rsidRDefault="00620A54" w:rsidP="002603CC">
            <w:pPr>
              <w:pStyle w:val="PlainText"/>
              <w:jc w:val="both"/>
              <w:cnfStyle w:val="000000000000"/>
            </w:pPr>
            <w:r w:rsidRPr="00752797">
              <w:t xml:space="preserve">Spectrum format for wave action balance of </w:t>
            </w:r>
            <w:r w:rsidR="00586C99" w:rsidRPr="00752797">
              <w:t>non-hydrostatic</w:t>
            </w:r>
            <w:r w:rsidRPr="00752797">
              <w:t xml:space="preserve"> waves</w:t>
            </w:r>
          </w:p>
        </w:tc>
        <w:tc>
          <w:tcPr>
            <w:tcW w:w="635" w:type="pct"/>
          </w:tcPr>
          <w:p w:rsidR="00620A54" w:rsidRPr="00752797" w:rsidRDefault="00620A54" w:rsidP="002603CC">
            <w:pPr>
              <w:pStyle w:val="PlainText"/>
              <w:jc w:val="both"/>
              <w:cnfStyle w:val="000000000000"/>
            </w:pPr>
            <w:r w:rsidRPr="00752797">
              <w:t>0</w:t>
            </w:r>
          </w:p>
        </w:tc>
        <w:tc>
          <w:tcPr>
            <w:tcW w:w="794" w:type="pct"/>
          </w:tcPr>
          <w:p w:rsidR="00620A54" w:rsidRPr="00752797" w:rsidRDefault="00620A54" w:rsidP="002603CC">
            <w:pPr>
              <w:pStyle w:val="PlainText"/>
              <w:jc w:val="both"/>
              <w:cnfStyle w:val="000000000000"/>
            </w:pPr>
            <w:r w:rsidRPr="00752797">
              <w:t>0 - 1</w:t>
            </w:r>
          </w:p>
        </w:tc>
        <w:tc>
          <w:tcPr>
            <w:tcW w:w="635" w:type="pct"/>
          </w:tcPr>
          <w:p w:rsidR="00620A54" w:rsidRPr="00752797" w:rsidRDefault="00620A54" w:rsidP="002603CC">
            <w:pPr>
              <w:pStyle w:val="PlainText"/>
              <w:jc w:val="both"/>
              <w:cnfStyle w:val="000000000000"/>
            </w:pPr>
            <w:r w:rsidRPr="00752797">
              <w:t>-</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nspectrumloc</w:t>
            </w:r>
            <w:r w:rsidR="001B6449" w:rsidRPr="00752797">
              <w:t>+</w:t>
            </w:r>
          </w:p>
        </w:tc>
        <w:tc>
          <w:tcPr>
            <w:tcW w:w="1190" w:type="pct"/>
          </w:tcPr>
          <w:p w:rsidR="00620A54" w:rsidRPr="00752797" w:rsidRDefault="00620A54" w:rsidP="002603CC">
            <w:pPr>
              <w:pStyle w:val="PlainText"/>
              <w:jc w:val="both"/>
              <w:cnfStyle w:val="000000100000"/>
            </w:pPr>
            <w:r w:rsidRPr="00752797">
              <w:t>Number of input spectrum locations</w:t>
            </w:r>
          </w:p>
        </w:tc>
        <w:tc>
          <w:tcPr>
            <w:tcW w:w="635" w:type="pct"/>
          </w:tcPr>
          <w:p w:rsidR="00620A54" w:rsidRPr="00752797" w:rsidRDefault="00620A54" w:rsidP="002603CC">
            <w:pPr>
              <w:pStyle w:val="PlainText"/>
              <w:jc w:val="both"/>
              <w:cnfStyle w:val="000000100000"/>
            </w:pPr>
            <w:r w:rsidRPr="00752797">
              <w:t>1</w:t>
            </w:r>
          </w:p>
        </w:tc>
        <w:tc>
          <w:tcPr>
            <w:tcW w:w="794" w:type="pct"/>
          </w:tcPr>
          <w:p w:rsidR="00620A54" w:rsidRPr="00752797" w:rsidRDefault="00586C99" w:rsidP="002603CC">
            <w:pPr>
              <w:pStyle w:val="PlainText"/>
              <w:jc w:val="both"/>
              <w:cnfStyle w:val="000000100000"/>
            </w:pPr>
            <w:r w:rsidRPr="00752797">
              <w:t>1 – ny+1</w:t>
            </w:r>
          </w:p>
        </w:tc>
        <w:tc>
          <w:tcPr>
            <w:tcW w:w="635" w:type="pct"/>
          </w:tcPr>
          <w:p w:rsidR="00620A54" w:rsidRPr="00752797" w:rsidRDefault="00620A54" w:rsidP="002603CC">
            <w:pPr>
              <w:pStyle w:val="PlainText"/>
              <w:jc w:val="both"/>
              <w:cnfStyle w:val="000000100000"/>
            </w:pPr>
            <w:r w:rsidRPr="00752797">
              <w:t>-</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nspr</w:t>
            </w:r>
            <w:r w:rsidR="001B6449" w:rsidRPr="00752797">
              <w:t>+</w:t>
            </w:r>
          </w:p>
        </w:tc>
        <w:tc>
          <w:tcPr>
            <w:tcW w:w="1190" w:type="pct"/>
          </w:tcPr>
          <w:p w:rsidR="00620A54" w:rsidRPr="00752797" w:rsidRDefault="00620A54" w:rsidP="002603CC">
            <w:pPr>
              <w:pStyle w:val="PlainText"/>
              <w:jc w:val="both"/>
              <w:cnfStyle w:val="000000000000"/>
            </w:pPr>
            <w:r w:rsidRPr="00752797">
              <w:t xml:space="preserve">Switch to enable long </w:t>
            </w:r>
            <w:r w:rsidRPr="00752797">
              <w:lastRenderedPageBreak/>
              <w:t xml:space="preserve">wave direction forced into </w:t>
            </w:r>
            <w:r w:rsidR="00586C99" w:rsidRPr="00752797">
              <w:t>centers</w:t>
            </w:r>
            <w:r w:rsidRPr="00752797">
              <w:t xml:space="preserve"> of short wave bins</w:t>
            </w:r>
          </w:p>
        </w:tc>
        <w:tc>
          <w:tcPr>
            <w:tcW w:w="635" w:type="pct"/>
          </w:tcPr>
          <w:p w:rsidR="00620A54" w:rsidRPr="00752797" w:rsidRDefault="00620A54" w:rsidP="002603CC">
            <w:pPr>
              <w:pStyle w:val="PlainText"/>
              <w:jc w:val="both"/>
              <w:cnfStyle w:val="000000000000"/>
            </w:pPr>
            <w:r w:rsidRPr="00752797">
              <w:lastRenderedPageBreak/>
              <w:t>0</w:t>
            </w:r>
          </w:p>
        </w:tc>
        <w:tc>
          <w:tcPr>
            <w:tcW w:w="794" w:type="pct"/>
          </w:tcPr>
          <w:p w:rsidR="00620A54" w:rsidRPr="00752797" w:rsidRDefault="00620A54" w:rsidP="002603CC">
            <w:pPr>
              <w:pStyle w:val="PlainText"/>
              <w:jc w:val="both"/>
              <w:cnfStyle w:val="000000000000"/>
            </w:pPr>
            <w:r w:rsidRPr="00752797">
              <w:t>0 - 1</w:t>
            </w:r>
          </w:p>
        </w:tc>
        <w:tc>
          <w:tcPr>
            <w:tcW w:w="635" w:type="pct"/>
          </w:tcPr>
          <w:p w:rsidR="00620A54" w:rsidRPr="00752797" w:rsidRDefault="00620A54" w:rsidP="002603CC">
            <w:pPr>
              <w:pStyle w:val="PlainText"/>
              <w:jc w:val="both"/>
              <w:cnfStyle w:val="000000000000"/>
            </w:pPr>
            <w:r w:rsidRPr="00752797">
              <w:t>-</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lastRenderedPageBreak/>
              <w:t>oldnyq</w:t>
            </w:r>
            <w:r w:rsidR="001B6449" w:rsidRPr="00752797">
              <w:t>+</w:t>
            </w:r>
          </w:p>
        </w:tc>
        <w:tc>
          <w:tcPr>
            <w:tcW w:w="1190" w:type="pct"/>
          </w:tcPr>
          <w:p w:rsidR="00620A54" w:rsidRPr="00752797" w:rsidRDefault="00620A54" w:rsidP="002603CC">
            <w:pPr>
              <w:pStyle w:val="PlainText"/>
              <w:jc w:val="both"/>
              <w:cnfStyle w:val="000000100000"/>
            </w:pPr>
            <w:r w:rsidRPr="00752797">
              <w:t>Switch to enable old nyquist switch</w:t>
            </w:r>
          </w:p>
        </w:tc>
        <w:tc>
          <w:tcPr>
            <w:tcW w:w="635" w:type="pct"/>
          </w:tcPr>
          <w:p w:rsidR="00620A54" w:rsidRPr="00752797" w:rsidRDefault="00620A54" w:rsidP="002603CC">
            <w:pPr>
              <w:pStyle w:val="PlainText"/>
              <w:jc w:val="both"/>
              <w:cnfStyle w:val="000000100000"/>
            </w:pPr>
            <w:r w:rsidRPr="00752797">
              <w:t>0</w:t>
            </w:r>
          </w:p>
        </w:tc>
        <w:tc>
          <w:tcPr>
            <w:tcW w:w="794" w:type="pct"/>
          </w:tcPr>
          <w:p w:rsidR="00620A54" w:rsidRPr="00752797" w:rsidRDefault="00620A54" w:rsidP="002603CC">
            <w:pPr>
              <w:pStyle w:val="PlainText"/>
              <w:jc w:val="both"/>
              <w:cnfStyle w:val="000000100000"/>
            </w:pPr>
            <w:r w:rsidRPr="00752797">
              <w:t>0 - 1</w:t>
            </w:r>
          </w:p>
        </w:tc>
        <w:tc>
          <w:tcPr>
            <w:tcW w:w="635" w:type="pct"/>
          </w:tcPr>
          <w:p w:rsidR="00620A54" w:rsidRPr="00752797" w:rsidRDefault="00620A54" w:rsidP="002603CC">
            <w:pPr>
              <w:pStyle w:val="PlainText"/>
              <w:jc w:val="both"/>
              <w:cnfStyle w:val="000000100000"/>
            </w:pPr>
            <w:r w:rsidRPr="00752797">
              <w:t>-</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random</w:t>
            </w:r>
            <w:r w:rsidR="001B6449" w:rsidRPr="00752797">
              <w:t>+</w:t>
            </w:r>
          </w:p>
        </w:tc>
        <w:tc>
          <w:tcPr>
            <w:tcW w:w="1190" w:type="pct"/>
          </w:tcPr>
          <w:p w:rsidR="00620A54" w:rsidRPr="00752797" w:rsidRDefault="00620A54" w:rsidP="00400C16">
            <w:pPr>
              <w:pStyle w:val="PlainText"/>
              <w:jc w:val="both"/>
              <w:cnfStyle w:val="000000000000"/>
            </w:pPr>
            <w:r w:rsidRPr="00752797">
              <w:t xml:space="preserve">Switch to enable random seed for </w:t>
            </w:r>
            <w:r w:rsidR="00400C16" w:rsidRPr="00752797">
              <w:t>wbctype</w:t>
            </w:r>
            <w:r w:rsidRPr="00752797">
              <w:t xml:space="preserve"> = jons, swan or vardens boundary conditions</w:t>
            </w:r>
          </w:p>
        </w:tc>
        <w:tc>
          <w:tcPr>
            <w:tcW w:w="635" w:type="pct"/>
          </w:tcPr>
          <w:p w:rsidR="00620A54" w:rsidRPr="00752797" w:rsidRDefault="00620A54" w:rsidP="002603CC">
            <w:pPr>
              <w:pStyle w:val="PlainText"/>
              <w:jc w:val="both"/>
              <w:cnfStyle w:val="000000000000"/>
            </w:pPr>
            <w:r w:rsidRPr="00752797">
              <w:t>1</w:t>
            </w:r>
          </w:p>
        </w:tc>
        <w:tc>
          <w:tcPr>
            <w:tcW w:w="794" w:type="pct"/>
          </w:tcPr>
          <w:p w:rsidR="00620A54" w:rsidRPr="00752797" w:rsidRDefault="00620A54" w:rsidP="002603CC">
            <w:pPr>
              <w:pStyle w:val="PlainText"/>
              <w:jc w:val="both"/>
              <w:cnfStyle w:val="000000000000"/>
            </w:pPr>
            <w:r w:rsidRPr="00752797">
              <w:t>0 - 1</w:t>
            </w:r>
          </w:p>
        </w:tc>
        <w:tc>
          <w:tcPr>
            <w:tcW w:w="635" w:type="pct"/>
          </w:tcPr>
          <w:p w:rsidR="00620A54" w:rsidRPr="00752797" w:rsidRDefault="00620A54" w:rsidP="002603CC">
            <w:pPr>
              <w:pStyle w:val="PlainText"/>
              <w:jc w:val="both"/>
              <w:cnfStyle w:val="000000000000"/>
            </w:pPr>
            <w:r w:rsidRPr="00752797">
              <w:t>-</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rt</w:t>
            </w:r>
          </w:p>
        </w:tc>
        <w:tc>
          <w:tcPr>
            <w:tcW w:w="1190" w:type="pct"/>
          </w:tcPr>
          <w:p w:rsidR="00620A54" w:rsidRPr="00752797" w:rsidRDefault="00620A54" w:rsidP="002603CC">
            <w:pPr>
              <w:pStyle w:val="PlainText"/>
              <w:jc w:val="both"/>
              <w:cnfStyle w:val="000000100000"/>
            </w:pPr>
            <w:r w:rsidRPr="00752797">
              <w:t>Duration of wave spectrum at offshore boundary, in morphological time</w:t>
            </w:r>
          </w:p>
        </w:tc>
        <w:tc>
          <w:tcPr>
            <w:tcW w:w="635" w:type="pct"/>
          </w:tcPr>
          <w:p w:rsidR="00620A54" w:rsidRPr="00752797" w:rsidRDefault="00586C99" w:rsidP="002603CC">
            <w:pPr>
              <w:pStyle w:val="PlainText"/>
              <w:jc w:val="both"/>
              <w:cnfStyle w:val="000000100000"/>
            </w:pPr>
            <w:r w:rsidRPr="00752797">
              <w:t>3600</w:t>
            </w:r>
          </w:p>
        </w:tc>
        <w:tc>
          <w:tcPr>
            <w:tcW w:w="794" w:type="pct"/>
          </w:tcPr>
          <w:p w:rsidR="00620A54" w:rsidRPr="00752797" w:rsidRDefault="00586C99" w:rsidP="002603CC">
            <w:pPr>
              <w:pStyle w:val="PlainText"/>
              <w:jc w:val="both"/>
              <w:cnfStyle w:val="000000100000"/>
            </w:pPr>
            <w:r w:rsidRPr="00752797">
              <w:t>1200-7200</w:t>
            </w:r>
          </w:p>
        </w:tc>
        <w:tc>
          <w:tcPr>
            <w:tcW w:w="635" w:type="pct"/>
          </w:tcPr>
          <w:p w:rsidR="00620A54" w:rsidRPr="00752797" w:rsidRDefault="00620A54" w:rsidP="002603CC">
            <w:pPr>
              <w:pStyle w:val="PlainText"/>
              <w:jc w:val="both"/>
              <w:cnfStyle w:val="000000100000"/>
            </w:pPr>
            <w:r w:rsidRPr="00752797">
              <w:t>s</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sprdthr</w:t>
            </w:r>
            <w:r w:rsidR="001B6449" w:rsidRPr="00752797">
              <w:t>+</w:t>
            </w:r>
          </w:p>
        </w:tc>
        <w:tc>
          <w:tcPr>
            <w:tcW w:w="1190" w:type="pct"/>
          </w:tcPr>
          <w:p w:rsidR="00620A54" w:rsidRPr="00752797" w:rsidRDefault="00620A54" w:rsidP="002603CC">
            <w:pPr>
              <w:pStyle w:val="PlainText"/>
              <w:jc w:val="both"/>
              <w:cnfStyle w:val="000000000000"/>
            </w:pPr>
            <w:r w:rsidRPr="00752797">
              <w:t>Threshold ratio to maximum value of S above which spectrum densities are read in</w:t>
            </w:r>
          </w:p>
        </w:tc>
        <w:tc>
          <w:tcPr>
            <w:tcW w:w="635" w:type="pct"/>
          </w:tcPr>
          <w:p w:rsidR="00620A54" w:rsidRPr="00752797" w:rsidRDefault="00620A54" w:rsidP="002603CC">
            <w:pPr>
              <w:pStyle w:val="PlainText"/>
              <w:jc w:val="both"/>
              <w:cnfStyle w:val="000000000000"/>
            </w:pPr>
            <w:r w:rsidRPr="00752797">
              <w:t>0.08</w:t>
            </w:r>
          </w:p>
        </w:tc>
        <w:tc>
          <w:tcPr>
            <w:tcW w:w="794" w:type="pct"/>
          </w:tcPr>
          <w:p w:rsidR="00620A54" w:rsidRPr="00752797" w:rsidRDefault="00620A54" w:rsidP="002603CC">
            <w:pPr>
              <w:pStyle w:val="PlainText"/>
              <w:jc w:val="both"/>
              <w:cnfStyle w:val="000000000000"/>
            </w:pPr>
            <w:r w:rsidRPr="00752797">
              <w:t>0.0 - 1.0</w:t>
            </w:r>
          </w:p>
        </w:tc>
        <w:tc>
          <w:tcPr>
            <w:tcW w:w="635" w:type="pct"/>
          </w:tcPr>
          <w:p w:rsidR="00620A54" w:rsidRPr="00752797" w:rsidRDefault="00620A54" w:rsidP="002603CC">
            <w:pPr>
              <w:pStyle w:val="PlainText"/>
              <w:jc w:val="both"/>
              <w:cnfStyle w:val="000000000000"/>
            </w:pPr>
            <w:r w:rsidRPr="00752797">
              <w:t>-</w:t>
            </w:r>
          </w:p>
        </w:tc>
        <w:tc>
          <w:tcPr>
            <w:tcW w:w="653" w:type="pct"/>
          </w:tcPr>
          <w:p w:rsidR="00620A54" w:rsidRPr="00752797" w:rsidRDefault="00620A54" w:rsidP="002603CC">
            <w:pPr>
              <w:pStyle w:val="PlainText"/>
              <w:jc w:val="both"/>
              <w:cnfStyle w:val="000000000000"/>
            </w:pPr>
          </w:p>
        </w:tc>
      </w:tr>
      <w:tr w:rsidR="00620A54" w:rsidRPr="00752797" w:rsidTr="0005330B">
        <w:trPr>
          <w:cnfStyle w:val="000000100000"/>
        </w:trPr>
        <w:tc>
          <w:tcPr>
            <w:cnfStyle w:val="001000000000"/>
            <w:tcW w:w="1092" w:type="pct"/>
          </w:tcPr>
          <w:p w:rsidR="00620A54" w:rsidRPr="00752797" w:rsidRDefault="00620A54" w:rsidP="002603CC">
            <w:pPr>
              <w:pStyle w:val="PlainText"/>
              <w:jc w:val="both"/>
            </w:pPr>
            <w:r w:rsidRPr="00752797">
              <w:t>trepfac</w:t>
            </w:r>
            <w:r w:rsidR="001B6449" w:rsidRPr="00752797">
              <w:t>+</w:t>
            </w:r>
          </w:p>
        </w:tc>
        <w:tc>
          <w:tcPr>
            <w:tcW w:w="1190" w:type="pct"/>
          </w:tcPr>
          <w:p w:rsidR="00620A54" w:rsidRPr="00752797" w:rsidRDefault="00620A54" w:rsidP="00586C99">
            <w:pPr>
              <w:pStyle w:val="PlainText"/>
              <w:jc w:val="both"/>
              <w:cnfStyle w:val="000000100000"/>
            </w:pPr>
            <w:r w:rsidRPr="00752797">
              <w:t xml:space="preserve">Compute mean wave period over energy band: for </w:t>
            </w:r>
            <w:r w:rsidR="00400C16" w:rsidRPr="00752797">
              <w:t>wbctype</w:t>
            </w:r>
            <w:r w:rsidRPr="00752797">
              <w:t xml:space="preserve"> jons, swan or vardens; converges to Tm01 for trepfac = 0.0 and</w:t>
            </w:r>
          </w:p>
        </w:tc>
        <w:tc>
          <w:tcPr>
            <w:tcW w:w="635" w:type="pct"/>
          </w:tcPr>
          <w:p w:rsidR="00620A54" w:rsidRPr="00752797" w:rsidRDefault="00620A54" w:rsidP="002603CC">
            <w:pPr>
              <w:pStyle w:val="PlainText"/>
              <w:jc w:val="both"/>
              <w:cnfStyle w:val="000000100000"/>
            </w:pPr>
            <w:r w:rsidRPr="00752797">
              <w:t>0.01</w:t>
            </w:r>
          </w:p>
        </w:tc>
        <w:tc>
          <w:tcPr>
            <w:tcW w:w="794" w:type="pct"/>
          </w:tcPr>
          <w:p w:rsidR="00620A54" w:rsidRPr="00752797" w:rsidRDefault="00620A54" w:rsidP="002603CC">
            <w:pPr>
              <w:pStyle w:val="PlainText"/>
              <w:jc w:val="both"/>
              <w:cnfStyle w:val="000000100000"/>
            </w:pPr>
            <w:r w:rsidRPr="00752797">
              <w:t>0.0 - 1.0</w:t>
            </w:r>
          </w:p>
        </w:tc>
        <w:tc>
          <w:tcPr>
            <w:tcW w:w="635" w:type="pct"/>
          </w:tcPr>
          <w:p w:rsidR="00620A54" w:rsidRPr="00752797" w:rsidRDefault="00620A54" w:rsidP="002603CC">
            <w:pPr>
              <w:pStyle w:val="PlainText"/>
              <w:jc w:val="both"/>
              <w:cnfStyle w:val="000000100000"/>
            </w:pPr>
            <w:r w:rsidRPr="00752797">
              <w:t>-</w:t>
            </w:r>
          </w:p>
        </w:tc>
        <w:tc>
          <w:tcPr>
            <w:tcW w:w="653" w:type="pct"/>
          </w:tcPr>
          <w:p w:rsidR="00620A54" w:rsidRPr="00752797" w:rsidRDefault="00620A54" w:rsidP="002603CC">
            <w:pPr>
              <w:pStyle w:val="PlainText"/>
              <w:jc w:val="both"/>
              <w:cnfStyle w:val="000000100000"/>
            </w:pPr>
          </w:p>
        </w:tc>
      </w:tr>
      <w:tr w:rsidR="00620A54" w:rsidRPr="00752797" w:rsidTr="0005330B">
        <w:tc>
          <w:tcPr>
            <w:cnfStyle w:val="001000000000"/>
            <w:tcW w:w="1092" w:type="pct"/>
          </w:tcPr>
          <w:p w:rsidR="00620A54" w:rsidRPr="00752797" w:rsidRDefault="00620A54" w:rsidP="002603CC">
            <w:pPr>
              <w:pStyle w:val="PlainText"/>
              <w:jc w:val="both"/>
            </w:pPr>
            <w:r w:rsidRPr="00752797">
              <w:t>wbcversion</w:t>
            </w:r>
            <w:r w:rsidR="001B6449" w:rsidRPr="00752797">
              <w:t>+</w:t>
            </w:r>
          </w:p>
        </w:tc>
        <w:tc>
          <w:tcPr>
            <w:tcW w:w="1190" w:type="pct"/>
          </w:tcPr>
          <w:p w:rsidR="00620A54" w:rsidRPr="00752797" w:rsidRDefault="00620A54" w:rsidP="002603CC">
            <w:pPr>
              <w:pStyle w:val="PlainText"/>
              <w:jc w:val="both"/>
              <w:cnfStyle w:val="000000000000"/>
            </w:pPr>
            <w:r w:rsidRPr="00752797">
              <w:t>Version of wave boundary conditions</w:t>
            </w:r>
          </w:p>
        </w:tc>
        <w:tc>
          <w:tcPr>
            <w:tcW w:w="635" w:type="pct"/>
          </w:tcPr>
          <w:p w:rsidR="00620A54" w:rsidRPr="00752797" w:rsidRDefault="00620A54" w:rsidP="002603CC">
            <w:pPr>
              <w:pStyle w:val="PlainText"/>
              <w:jc w:val="both"/>
              <w:cnfStyle w:val="000000000000"/>
            </w:pPr>
            <w:r w:rsidRPr="00752797">
              <w:t>3</w:t>
            </w:r>
          </w:p>
        </w:tc>
        <w:tc>
          <w:tcPr>
            <w:tcW w:w="794" w:type="pct"/>
          </w:tcPr>
          <w:p w:rsidR="00620A54" w:rsidRPr="00752797" w:rsidRDefault="00620A54" w:rsidP="002603CC">
            <w:pPr>
              <w:pStyle w:val="PlainText"/>
              <w:jc w:val="both"/>
              <w:cnfStyle w:val="000000000000"/>
            </w:pPr>
            <w:r w:rsidRPr="00752797">
              <w:t>1 - 3</w:t>
            </w:r>
          </w:p>
        </w:tc>
        <w:tc>
          <w:tcPr>
            <w:tcW w:w="635" w:type="pct"/>
          </w:tcPr>
          <w:p w:rsidR="00620A54" w:rsidRPr="00752797" w:rsidRDefault="00620A54" w:rsidP="002603CC">
            <w:pPr>
              <w:pStyle w:val="PlainText"/>
              <w:jc w:val="both"/>
              <w:cnfStyle w:val="000000000000"/>
            </w:pPr>
            <w:r w:rsidRPr="00752797">
              <w:t>-</w:t>
            </w:r>
          </w:p>
        </w:tc>
        <w:tc>
          <w:tcPr>
            <w:tcW w:w="653" w:type="pct"/>
          </w:tcPr>
          <w:p w:rsidR="00620A54" w:rsidRPr="00752797" w:rsidRDefault="00620A54" w:rsidP="002603CC">
            <w:pPr>
              <w:pStyle w:val="PlainText"/>
              <w:jc w:val="both"/>
              <w:cnfStyle w:val="000000000000"/>
            </w:pPr>
          </w:p>
        </w:tc>
      </w:tr>
    </w:tbl>
    <w:p w:rsidR="00620A54" w:rsidRPr="00752797" w:rsidRDefault="00620A54" w:rsidP="002603CC">
      <w:pPr>
        <w:pStyle w:val="Heading4"/>
        <w:jc w:val="both"/>
        <w:rPr>
          <w:lang w:val="en-US"/>
        </w:rPr>
      </w:pPr>
      <w:bookmarkStart w:id="203" w:name="_Ref285376842"/>
      <w:r w:rsidRPr="00752797">
        <w:rPr>
          <w:lang w:val="en-US"/>
        </w:rPr>
        <w:t>JONSWAP wave spectra</w:t>
      </w:r>
      <w:bookmarkEnd w:id="203"/>
    </w:p>
    <w:p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jons</w:t>
      </w:r>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7E1D7E" w:rsidRPr="00752797">
        <w:rPr>
          <w:lang w:val="en-US"/>
        </w:rPr>
        <w:fldChar w:fldCharType="begin"/>
      </w:r>
      <w:r w:rsidR="00AF62FE" w:rsidRPr="00752797">
        <w:rPr>
          <w:lang w:val="en-US"/>
        </w:rPr>
        <w:instrText xml:space="preserve"> REF _Ref413320528 \h </w:instrText>
      </w:r>
      <w:r w:rsidR="007E1D7E" w:rsidRPr="00752797">
        <w:rPr>
          <w:lang w:val="en-US"/>
        </w:rPr>
      </w:r>
      <w:r w:rsidR="007E1D7E"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5</w:t>
      </w:r>
      <w:r w:rsidR="007E1D7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rsidR="00620A54" w:rsidRPr="00752797" w:rsidRDefault="00620A54" w:rsidP="002603CC">
      <w:pPr>
        <w:pStyle w:val="BodyText"/>
        <w:rPr>
          <w:lang w:val="en-US"/>
        </w:rPr>
      </w:pPr>
      <w:r w:rsidRPr="00752797">
        <w:rPr>
          <w:lang w:val="en-US"/>
        </w:rPr>
        <w:t>A typical JONSWAP definition file looks as follows:</w:t>
      </w:r>
    </w:p>
    <w:p w:rsidR="00620A54" w:rsidRPr="00752797" w:rsidRDefault="00620A54" w:rsidP="002603CC">
      <w:pPr>
        <w:pStyle w:val="Codeheader"/>
        <w:rPr>
          <w:lang w:val="en-US"/>
        </w:rPr>
      </w:pPr>
      <w:r w:rsidRPr="00752797">
        <w:rPr>
          <w:lang w:val="en-US"/>
        </w:rPr>
        <w:lastRenderedPageBreak/>
        <w:t>jonswap.txt</w:t>
      </w:r>
    </w:p>
    <w:p w:rsidR="00620A54" w:rsidRPr="00752797" w:rsidRDefault="00620A54" w:rsidP="002603CC">
      <w:pPr>
        <w:pStyle w:val="Code"/>
        <w:jc w:val="both"/>
      </w:pPr>
      <w:r w:rsidRPr="00752797">
        <w:t>Hm0</w:t>
      </w:r>
      <w:r w:rsidRPr="00752797">
        <w:tab/>
      </w:r>
      <w:r w:rsidRPr="00752797">
        <w:tab/>
        <w:t>= 0.8</w:t>
      </w:r>
    </w:p>
    <w:p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rsidR="00620A54" w:rsidRPr="00752797" w:rsidRDefault="00620A54" w:rsidP="002603CC">
      <w:pPr>
        <w:pStyle w:val="Code"/>
        <w:jc w:val="both"/>
      </w:pPr>
      <w:r w:rsidRPr="00752797">
        <w:t>mainang</w:t>
      </w:r>
      <w:r w:rsidRPr="00752797">
        <w:tab/>
        <w:t>= 285.</w:t>
      </w:r>
    </w:p>
    <w:p w:rsidR="00620A54" w:rsidRPr="00752797" w:rsidRDefault="00620A54" w:rsidP="002603CC">
      <w:pPr>
        <w:pStyle w:val="Code"/>
        <w:jc w:val="both"/>
      </w:pPr>
      <w:r w:rsidRPr="00752797">
        <w:t>gammajsp</w:t>
      </w:r>
      <w:r w:rsidRPr="00752797">
        <w:tab/>
        <w:t>= 3.3</w:t>
      </w:r>
    </w:p>
    <w:p w:rsidR="00620A54" w:rsidRPr="00752797" w:rsidRDefault="00620A54" w:rsidP="002603CC">
      <w:pPr>
        <w:pStyle w:val="Code"/>
        <w:jc w:val="both"/>
      </w:pPr>
      <w:r w:rsidRPr="00752797">
        <w:t>s</w:t>
      </w:r>
      <w:r w:rsidRPr="00752797">
        <w:tab/>
      </w:r>
      <w:r w:rsidRPr="00752797">
        <w:tab/>
        <w:t>= 10.</w:t>
      </w:r>
    </w:p>
    <w:p w:rsidR="00620A54" w:rsidRPr="00752797" w:rsidRDefault="00620A54" w:rsidP="002603CC">
      <w:pPr>
        <w:pStyle w:val="Code"/>
        <w:jc w:val="both"/>
      </w:pPr>
      <w:r w:rsidRPr="00752797">
        <w:t>fnyq</w:t>
      </w:r>
      <w:r w:rsidRPr="00752797">
        <w:tab/>
      </w:r>
      <w:r w:rsidRPr="00752797">
        <w:tab/>
        <w:t>= 0.3</w:t>
      </w:r>
    </w:p>
    <w:p w:rsidR="00782FCD" w:rsidRPr="00752797" w:rsidRDefault="007E11C1" w:rsidP="002603CC">
      <w:pPr>
        <w:pStyle w:val="BodyText"/>
        <w:rPr>
          <w:lang w:val="en-US"/>
        </w:rPr>
      </w:pPr>
      <w:r w:rsidRPr="00752797">
        <w:rPr>
          <w:lang w:val="en-US"/>
        </w:rPr>
        <w:t>For the definitions see the table below.</w:t>
      </w:r>
    </w:p>
    <w:p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&lt;Hm0&gt; &lt;Tp&gt; &lt;mainang&gt; &lt;gammajsp&gt; &lt;s&gt; &lt;duration&gt; &lt;dtbc&gt;</w:t>
      </w:r>
    </w:p>
    <w:p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r w:rsidRPr="00752797">
        <w:rPr>
          <w:i/>
          <w:lang w:val="en-US"/>
        </w:rPr>
        <w:t xml:space="preserve">rt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This format is also used for time-varying stationary wave boundary conditions as described in</w:t>
      </w:r>
      <w:r w:rsidR="00AF62FE" w:rsidRPr="00752797">
        <w:rPr>
          <w:lang w:val="en-US"/>
        </w:rPr>
        <w:t xml:space="preserve"> </w:t>
      </w:r>
    </w:p>
    <w:p w:rsidR="00620A54" w:rsidRPr="00752797" w:rsidRDefault="00620A54" w:rsidP="002603CC">
      <w:pPr>
        <w:pStyle w:val="BodyText"/>
        <w:rPr>
          <w:lang w:val="en-US"/>
        </w:rPr>
      </w:pPr>
      <w:r w:rsidRPr="00752797">
        <w:rPr>
          <w:lang w:val="en-US"/>
        </w:rPr>
        <w:t>. As an example, the JONSWAP spectrum definition file presented above would look as follows if the significant wave height should be increased with 0.2 m every hour:</w:t>
      </w:r>
    </w:p>
    <w:p w:rsidR="00620A54" w:rsidRPr="00752797" w:rsidRDefault="00620A54" w:rsidP="002603CC">
      <w:pPr>
        <w:pStyle w:val="Codeheader"/>
        <w:rPr>
          <w:lang w:val="en-US"/>
        </w:rPr>
      </w:pPr>
      <w:r w:rsidRPr="00752797">
        <w:rPr>
          <w:lang w:val="en-US"/>
        </w:rPr>
        <w:t>jonswap.txt</w:t>
      </w:r>
    </w:p>
    <w:p w:rsidR="00620A54" w:rsidRPr="00752797" w:rsidRDefault="00620A54" w:rsidP="002603CC">
      <w:pPr>
        <w:pStyle w:val="Code"/>
        <w:jc w:val="both"/>
      </w:pPr>
      <w:r w:rsidRPr="00752797">
        <w:t>0.</w:t>
      </w:r>
      <w:r w:rsidR="00194960" w:rsidRPr="00752797">
        <w:t xml:space="preserve">8 8. 285. 3.3 10. 0.3 3600. </w:t>
      </w:r>
      <w:r w:rsidR="00EB6E3B" w:rsidRPr="00752797">
        <w:t>1</w:t>
      </w:r>
    </w:p>
    <w:p w:rsidR="00620A54" w:rsidRPr="00752797" w:rsidRDefault="00620A54" w:rsidP="002603CC">
      <w:pPr>
        <w:pStyle w:val="Code"/>
        <w:jc w:val="both"/>
      </w:pPr>
      <w:r w:rsidRPr="00752797">
        <w:t>1</w:t>
      </w:r>
      <w:r w:rsidR="00194960" w:rsidRPr="00752797">
        <w:t xml:space="preserve">.0 8. 285. 3.3 10. 0.3 3600. </w:t>
      </w:r>
      <w:r w:rsidR="00EB6E3B" w:rsidRPr="00752797">
        <w:t>1</w:t>
      </w:r>
    </w:p>
    <w:p w:rsidR="00620A54" w:rsidRPr="00752797" w:rsidRDefault="00620A54" w:rsidP="002603CC">
      <w:pPr>
        <w:pStyle w:val="Code"/>
        <w:jc w:val="both"/>
      </w:pPr>
      <w:r w:rsidRPr="00752797">
        <w:t>1</w:t>
      </w:r>
      <w:r w:rsidR="00194960" w:rsidRPr="00752797">
        <w:t xml:space="preserve">.2 8. 285. 3.3 10. 0.3 3600. </w:t>
      </w:r>
      <w:r w:rsidR="00EB6E3B" w:rsidRPr="00752797">
        <w:t>1</w:t>
      </w:r>
    </w:p>
    <w:p w:rsidR="00620A54" w:rsidRPr="00752797" w:rsidRDefault="00620A54" w:rsidP="002603CC">
      <w:pPr>
        <w:pStyle w:val="BodyText"/>
        <w:rPr>
          <w:lang w:val="en-US"/>
        </w:rPr>
      </w:pPr>
      <w:r w:rsidRPr="00752797">
        <w:rPr>
          <w:lang w:val="en-US"/>
        </w:rPr>
        <w:t xml:space="preserve">A more generic way of providing time-varying spectral wave boundary conditions is using a FILELIST construction as described in </w:t>
      </w:r>
      <w:fldSimple w:instr=" REF _Ref285374442 \w \h  \* MERGEFORMAT ">
        <w:r w:rsidR="002D6E55">
          <w:rPr>
            <w:lang w:val="en-US"/>
          </w:rPr>
          <w:t>4.4.4</w:t>
        </w:r>
      </w:fldSimple>
      <w:r w:rsidRPr="00752797">
        <w:rPr>
          <w:lang w:val="en-US"/>
        </w:rPr>
        <w:t xml:space="preserve"> </w:t>
      </w:r>
      <w:r w:rsidR="007E1D7E"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007E1D7E" w:rsidRPr="00752797">
        <w:rPr>
          <w:lang w:val="en-US"/>
        </w:rPr>
      </w:r>
      <w:r w:rsidR="007E1D7E" w:rsidRPr="00752797">
        <w:rPr>
          <w:lang w:val="en-US"/>
        </w:rPr>
        <w:fldChar w:fldCharType="separate"/>
      </w:r>
      <w:proofErr w:type="gramStart"/>
      <w:r w:rsidR="002D6E55" w:rsidRPr="00752797">
        <w:rPr>
          <w:lang w:val="en-US"/>
        </w:rPr>
        <w:t>Temporally</w:t>
      </w:r>
      <w:proofErr w:type="gramEnd"/>
      <w:r w:rsidR="002D6E55" w:rsidRPr="00752797">
        <w:rPr>
          <w:lang w:val="en-US"/>
        </w:rPr>
        <w:t xml:space="preserve"> and/or spatially varying wave boundary conditions</w:t>
      </w:r>
      <w:r w:rsidR="007E1D7E"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rsidR="00691D3B" w:rsidRPr="00752797" w:rsidRDefault="00691D3B" w:rsidP="002603CC">
      <w:pPr>
        <w:rPr>
          <w:lang w:val="en-US"/>
        </w:rPr>
      </w:pPr>
      <w:r w:rsidRPr="00752797">
        <w:rPr>
          <w:lang w:val="en-US"/>
        </w:rPr>
        <w:t xml:space="preserve">The parameter s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v:shape id="_x0000_i1151" type="#_x0000_t75" style="width:116.4pt;height:35.4pt" o:ole="">
            <v:imagedata r:id="rId291" o:title=""/>
          </v:shape>
          <o:OLEObject Type="Embed" ProgID="Equation.DSMT4" ShapeID="_x0000_i1151" DrawAspect="Content" ObjectID="_1487594605" r:id="rId292"/>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rsidR="00691D3B" w:rsidRPr="00752797" w:rsidRDefault="00691D3B" w:rsidP="00F9440E">
      <w:pPr>
        <w:pStyle w:val="BodyText"/>
        <w:jc w:val="center"/>
        <w:rPr>
          <w:lang w:val="en-US"/>
        </w:rPr>
      </w:pPr>
      <w:r w:rsidRPr="00752797">
        <w:rPr>
          <w:b/>
          <w:noProof/>
          <w:lang w:val="en-US"/>
        </w:rPr>
        <w:lastRenderedPageBreak/>
        <w:drawing>
          <wp:inline distT="0" distB="0" distL="0" distR="0">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3"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5330B" w:rsidRPr="00752797" w:rsidRDefault="0005330B" w:rsidP="0005330B">
      <w:pPr>
        <w:pStyle w:val="Caption"/>
        <w:rPr>
          <w:lang w:val="en-US"/>
        </w:rPr>
      </w:pPr>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2</w:t>
      </w:r>
      <w:r w:rsidR="007E1D7E">
        <w:rPr>
          <w:lang w:val="en-US"/>
        </w:rPr>
        <w:fldChar w:fldCharType="end"/>
      </w:r>
      <w:r w:rsidRPr="00752797">
        <w:rPr>
          <w:lang w:val="en-US"/>
        </w:rPr>
        <w:tab/>
        <w:t>Effect a variation in s for the direction spreading of wave energy</w:t>
      </w:r>
    </w:p>
    <w:p w:rsidR="0005330B" w:rsidRPr="00752797" w:rsidRDefault="0005330B" w:rsidP="0005330B">
      <w:pPr>
        <w:rPr>
          <w:lang w:val="en-US"/>
        </w:rPr>
      </w:pPr>
    </w:p>
    <w:p w:rsidR="00620A54" w:rsidRPr="00752797" w:rsidRDefault="00AF26A5" w:rsidP="00AF26A5">
      <w:pPr>
        <w:pStyle w:val="Caption"/>
        <w:rPr>
          <w:lang w:val="en-US"/>
        </w:rPr>
      </w:pPr>
      <w:bookmarkStart w:id="204" w:name="_Ref413320528"/>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5</w:t>
      </w:r>
      <w:r w:rsidR="007E1D7E">
        <w:rPr>
          <w:lang w:val="en-US"/>
        </w:rPr>
        <w:fldChar w:fldCharType="end"/>
      </w:r>
      <w:bookmarkEnd w:id="204"/>
      <w:r w:rsidRPr="00752797">
        <w:rPr>
          <w:lang w:val="en-US"/>
        </w:rPr>
        <w:tab/>
      </w:r>
      <w:r w:rsidR="00620A54" w:rsidRPr="00752797">
        <w:rPr>
          <w:lang w:val="en-US"/>
        </w:rPr>
        <w:t>Overview of available keywords in JONSWAP definition file</w:t>
      </w:r>
    </w:p>
    <w:tbl>
      <w:tblPr>
        <w:tblStyle w:val="LightShading-Accent1"/>
        <w:tblW w:w="5000" w:type="pct"/>
        <w:tblLook w:val="04A0"/>
      </w:tblPr>
      <w:tblGrid>
        <w:gridCol w:w="1383"/>
        <w:gridCol w:w="3662"/>
        <w:gridCol w:w="1225"/>
        <w:gridCol w:w="1351"/>
        <w:gridCol w:w="1309"/>
      </w:tblGrid>
      <w:tr w:rsidR="00620A54" w:rsidRPr="00752797" w:rsidTr="00883631">
        <w:trPr>
          <w:cnfStyle w:val="100000000000"/>
        </w:trPr>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rsidR="00620A54" w:rsidRPr="00752797" w:rsidRDefault="00620A54" w:rsidP="002603CC">
            <w:pPr>
              <w:cnfStyle w:val="100000000000"/>
              <w:rPr>
                <w:rFonts w:ascii="Courier" w:hAnsi="Courier"/>
                <w:lang w:val="en-US"/>
              </w:rPr>
            </w:pPr>
            <w:r w:rsidRPr="00752797">
              <w:rPr>
                <w:rFonts w:ascii="Courier" w:hAnsi="Courier"/>
                <w:lang w:val="en-US"/>
              </w:rPr>
              <w:t>description</w:t>
            </w:r>
          </w:p>
        </w:tc>
        <w:tc>
          <w:tcPr>
            <w:tcW w:w="661" w:type="pct"/>
          </w:tcPr>
          <w:p w:rsidR="00620A54" w:rsidRPr="00752797" w:rsidRDefault="00620A54" w:rsidP="002603CC">
            <w:pPr>
              <w:cnfStyle w:val="100000000000"/>
              <w:rPr>
                <w:rFonts w:ascii="Courier" w:hAnsi="Courier"/>
                <w:lang w:val="en-US"/>
              </w:rPr>
            </w:pPr>
            <w:r w:rsidRPr="00752797">
              <w:rPr>
                <w:rFonts w:ascii="Courier" w:hAnsi="Courier"/>
                <w:lang w:val="en-US"/>
              </w:rPr>
              <w:t>default</w:t>
            </w:r>
          </w:p>
        </w:tc>
        <w:tc>
          <w:tcPr>
            <w:tcW w:w="726" w:type="pct"/>
          </w:tcPr>
          <w:p w:rsidR="00620A54" w:rsidRPr="00752797" w:rsidRDefault="00620A54" w:rsidP="002603CC">
            <w:pPr>
              <w:cnfStyle w:val="100000000000"/>
              <w:rPr>
                <w:rFonts w:ascii="Courier" w:hAnsi="Courier"/>
                <w:lang w:val="en-US"/>
              </w:rPr>
            </w:pPr>
            <w:r w:rsidRPr="00752797">
              <w:rPr>
                <w:rFonts w:ascii="Courier" w:hAnsi="Courier"/>
                <w:lang w:val="en-US"/>
              </w:rPr>
              <w:t>minimum</w:t>
            </w:r>
          </w:p>
        </w:tc>
        <w:tc>
          <w:tcPr>
            <w:tcW w:w="751" w:type="pct"/>
          </w:tcPr>
          <w:p w:rsidR="00620A54" w:rsidRPr="00752797" w:rsidRDefault="00620A54" w:rsidP="002603CC">
            <w:pPr>
              <w:cnfStyle w:val="100000000000"/>
              <w:rPr>
                <w:rFonts w:ascii="Courier" w:hAnsi="Courier"/>
                <w:lang w:val="en-US"/>
              </w:rPr>
            </w:pPr>
            <w:r w:rsidRPr="00752797">
              <w:rPr>
                <w:rFonts w:ascii="Courier" w:hAnsi="Courier"/>
                <w:lang w:val="en-US"/>
              </w:rPr>
              <w:t>maximum</w:t>
            </w:r>
          </w:p>
        </w:tc>
      </w:tr>
      <w:tr w:rsidR="00620A54" w:rsidRPr="00752797" w:rsidTr="00883631">
        <w:trPr>
          <w:cnfStyle w:val="000000100000"/>
        </w:trPr>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rsidR="00620A54" w:rsidRPr="00752797" w:rsidRDefault="00620A54" w:rsidP="002603CC">
            <w:pPr>
              <w:cnfStyle w:val="000000100000"/>
              <w:rPr>
                <w:rFonts w:ascii="Courier" w:hAnsi="Courier"/>
                <w:lang w:val="en-US"/>
              </w:rPr>
            </w:pPr>
            <w:r w:rsidRPr="00752797">
              <w:rPr>
                <w:rFonts w:ascii="Courier" w:hAnsi="Courier"/>
                <w:lang w:val="en-US"/>
              </w:rPr>
              <w:t>Hm0 of the wave spectrum, significant wave height [m]</w:t>
            </w:r>
          </w:p>
        </w:tc>
        <w:tc>
          <w:tcPr>
            <w:tcW w:w="661" w:type="pct"/>
          </w:tcPr>
          <w:p w:rsidR="00620A54" w:rsidRPr="00752797" w:rsidRDefault="00620A54" w:rsidP="002603CC">
            <w:pPr>
              <w:cnfStyle w:val="000000100000"/>
              <w:rPr>
                <w:rFonts w:ascii="Courier" w:hAnsi="Courier"/>
                <w:lang w:val="en-US"/>
              </w:rPr>
            </w:pPr>
            <w:r w:rsidRPr="00752797">
              <w:rPr>
                <w:rFonts w:ascii="Courier" w:hAnsi="Courier"/>
                <w:lang w:val="en-US"/>
              </w:rPr>
              <w:t>0.0</w:t>
            </w:r>
          </w:p>
        </w:tc>
        <w:tc>
          <w:tcPr>
            <w:tcW w:w="726" w:type="pct"/>
          </w:tcPr>
          <w:p w:rsidR="00620A54" w:rsidRPr="00752797" w:rsidRDefault="00620A54" w:rsidP="002603CC">
            <w:pPr>
              <w:cnfStyle w:val="000000100000"/>
              <w:rPr>
                <w:rFonts w:ascii="Courier" w:hAnsi="Courier"/>
                <w:lang w:val="en-US"/>
              </w:rPr>
            </w:pPr>
            <w:r w:rsidRPr="00752797">
              <w:rPr>
                <w:rFonts w:ascii="Courier" w:hAnsi="Courier"/>
                <w:lang w:val="en-US"/>
              </w:rPr>
              <w:t>0.0</w:t>
            </w:r>
          </w:p>
        </w:tc>
        <w:tc>
          <w:tcPr>
            <w:tcW w:w="751" w:type="pct"/>
          </w:tcPr>
          <w:p w:rsidR="00620A54" w:rsidRPr="00752797" w:rsidRDefault="00620A54" w:rsidP="002603CC">
            <w:pPr>
              <w:cnfStyle w:val="000000100000"/>
              <w:rPr>
                <w:rFonts w:ascii="Courier" w:hAnsi="Courier"/>
                <w:lang w:val="en-US"/>
              </w:rPr>
            </w:pPr>
            <w:r w:rsidRPr="00752797">
              <w:rPr>
                <w:rFonts w:ascii="Courier" w:hAnsi="Courier"/>
                <w:lang w:val="en-US"/>
              </w:rPr>
              <w:t>5.0</w:t>
            </w:r>
          </w:p>
        </w:tc>
      </w:tr>
      <w:tr w:rsidR="00620A54" w:rsidRPr="00752797" w:rsidTr="00883631">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rsidR="00620A54" w:rsidRPr="00752797" w:rsidRDefault="00620A54" w:rsidP="002603CC">
            <w:pPr>
              <w:cnfStyle w:val="000000000000"/>
              <w:rPr>
                <w:rFonts w:ascii="Courier" w:hAnsi="Courier"/>
                <w:lang w:val="en-US"/>
              </w:rPr>
            </w:pPr>
            <w:r w:rsidRPr="00752797">
              <w:rPr>
                <w:rFonts w:ascii="Courier" w:hAnsi="Courier"/>
                <w:lang w:val="en-US"/>
              </w:rPr>
              <w:t>Peak frequency of the wave spectrum [s-1]</w:t>
            </w:r>
          </w:p>
        </w:tc>
        <w:tc>
          <w:tcPr>
            <w:tcW w:w="661" w:type="pct"/>
          </w:tcPr>
          <w:p w:rsidR="00620A54" w:rsidRPr="00752797" w:rsidRDefault="00620A54" w:rsidP="002603CC">
            <w:pPr>
              <w:cnfStyle w:val="000000000000"/>
              <w:rPr>
                <w:rFonts w:ascii="Courier" w:hAnsi="Courier"/>
                <w:lang w:val="en-US"/>
              </w:rPr>
            </w:pPr>
            <w:r w:rsidRPr="00752797">
              <w:rPr>
                <w:rFonts w:ascii="Courier" w:hAnsi="Courier"/>
                <w:lang w:val="en-US"/>
              </w:rPr>
              <w:t>0.08</w:t>
            </w:r>
          </w:p>
        </w:tc>
        <w:tc>
          <w:tcPr>
            <w:tcW w:w="726" w:type="pct"/>
          </w:tcPr>
          <w:p w:rsidR="00620A54" w:rsidRPr="00752797" w:rsidRDefault="00620A54" w:rsidP="002603CC">
            <w:pPr>
              <w:cnfStyle w:val="000000000000"/>
              <w:rPr>
                <w:rFonts w:ascii="Courier" w:hAnsi="Courier"/>
                <w:lang w:val="en-US"/>
              </w:rPr>
            </w:pPr>
            <w:r w:rsidRPr="00752797">
              <w:rPr>
                <w:rFonts w:ascii="Courier" w:hAnsi="Courier"/>
                <w:lang w:val="en-US"/>
              </w:rPr>
              <w:t>0.0625</w:t>
            </w:r>
          </w:p>
        </w:tc>
        <w:tc>
          <w:tcPr>
            <w:tcW w:w="751" w:type="pct"/>
          </w:tcPr>
          <w:p w:rsidR="00620A54" w:rsidRPr="00752797" w:rsidRDefault="00620A54" w:rsidP="002603CC">
            <w:pPr>
              <w:cnfStyle w:val="000000000000"/>
              <w:rPr>
                <w:rFonts w:ascii="Courier" w:hAnsi="Courier"/>
                <w:lang w:val="en-US"/>
              </w:rPr>
            </w:pPr>
            <w:r w:rsidRPr="00752797">
              <w:rPr>
                <w:rFonts w:ascii="Courier" w:hAnsi="Courier"/>
                <w:lang w:val="en-US"/>
              </w:rPr>
              <w:t>0.4</w:t>
            </w:r>
          </w:p>
        </w:tc>
      </w:tr>
      <w:tr w:rsidR="00620A54" w:rsidRPr="00752797" w:rsidTr="00883631">
        <w:trPr>
          <w:cnfStyle w:val="000000100000"/>
        </w:trPr>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rsidR="00620A54" w:rsidRPr="00752797" w:rsidRDefault="00620A54" w:rsidP="002603CC">
            <w:pPr>
              <w:cnfStyle w:val="000000100000"/>
              <w:rPr>
                <w:rFonts w:ascii="Courier" w:hAnsi="Courier"/>
                <w:lang w:val="en-US"/>
              </w:rPr>
            </w:pPr>
            <w:r w:rsidRPr="00752797">
              <w:rPr>
                <w:rFonts w:ascii="Courier" w:hAnsi="Courier"/>
                <w:lang w:val="en-US"/>
              </w:rPr>
              <w:t>Peak enhancement factor in the JONSWAP expression [-]</w:t>
            </w:r>
          </w:p>
        </w:tc>
        <w:tc>
          <w:tcPr>
            <w:tcW w:w="661" w:type="pct"/>
          </w:tcPr>
          <w:p w:rsidR="00620A54" w:rsidRPr="00752797" w:rsidRDefault="00620A54" w:rsidP="002603CC">
            <w:pPr>
              <w:cnfStyle w:val="000000100000"/>
              <w:rPr>
                <w:rFonts w:ascii="Courier" w:hAnsi="Courier"/>
                <w:lang w:val="en-US"/>
              </w:rPr>
            </w:pPr>
            <w:r w:rsidRPr="00752797">
              <w:rPr>
                <w:rFonts w:ascii="Courier" w:hAnsi="Courier"/>
                <w:lang w:val="en-US"/>
              </w:rPr>
              <w:t>3.3</w:t>
            </w:r>
          </w:p>
        </w:tc>
        <w:tc>
          <w:tcPr>
            <w:tcW w:w="726" w:type="pct"/>
          </w:tcPr>
          <w:p w:rsidR="00620A54" w:rsidRPr="00752797" w:rsidRDefault="00620A54" w:rsidP="002603CC">
            <w:pPr>
              <w:cnfStyle w:val="00000010000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100000"/>
              <w:rPr>
                <w:rFonts w:ascii="Courier" w:hAnsi="Courier"/>
                <w:lang w:val="en-US"/>
              </w:rPr>
            </w:pPr>
            <w:r w:rsidRPr="00752797">
              <w:rPr>
                <w:rFonts w:ascii="Courier" w:hAnsi="Courier"/>
                <w:lang w:val="en-US"/>
              </w:rPr>
              <w:t>5.0</w:t>
            </w:r>
          </w:p>
        </w:tc>
      </w:tr>
      <w:tr w:rsidR="00620A54" w:rsidRPr="00752797" w:rsidTr="00883631">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s</w:t>
            </w:r>
          </w:p>
        </w:tc>
        <w:tc>
          <w:tcPr>
            <w:tcW w:w="2069" w:type="pct"/>
          </w:tcPr>
          <w:p w:rsidR="00620A54" w:rsidRPr="00752797" w:rsidRDefault="00620A54" w:rsidP="002603CC">
            <w:pPr>
              <w:cnfStyle w:val="00000000000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rsidR="00620A54" w:rsidRPr="00752797" w:rsidRDefault="00620A54" w:rsidP="002603CC">
            <w:pPr>
              <w:cnfStyle w:val="000000000000"/>
              <w:rPr>
                <w:rFonts w:ascii="Courier" w:hAnsi="Courier"/>
                <w:lang w:val="en-US"/>
              </w:rPr>
            </w:pPr>
            <w:r w:rsidRPr="00752797">
              <w:rPr>
                <w:rFonts w:ascii="Courier" w:hAnsi="Courier"/>
                <w:lang w:val="en-US"/>
              </w:rPr>
              <w:t>10.</w:t>
            </w:r>
          </w:p>
        </w:tc>
        <w:tc>
          <w:tcPr>
            <w:tcW w:w="726" w:type="pct"/>
          </w:tcPr>
          <w:p w:rsidR="00620A54" w:rsidRPr="00752797" w:rsidRDefault="00620A54" w:rsidP="002603CC">
            <w:pPr>
              <w:cnfStyle w:val="000000000000"/>
              <w:rPr>
                <w:rFonts w:ascii="Courier" w:hAnsi="Courier"/>
                <w:lang w:val="en-US"/>
              </w:rPr>
            </w:pPr>
            <w:r w:rsidRPr="00752797">
              <w:rPr>
                <w:rFonts w:ascii="Courier" w:hAnsi="Courier"/>
                <w:lang w:val="en-US"/>
              </w:rPr>
              <w:t>1.0</w:t>
            </w:r>
          </w:p>
        </w:tc>
        <w:tc>
          <w:tcPr>
            <w:tcW w:w="751" w:type="pct"/>
          </w:tcPr>
          <w:p w:rsidR="00620A54" w:rsidRPr="00752797" w:rsidRDefault="00620A54" w:rsidP="002603CC">
            <w:pPr>
              <w:cnfStyle w:val="000000000000"/>
              <w:rPr>
                <w:rFonts w:ascii="Courier" w:hAnsi="Courier"/>
                <w:lang w:val="en-US"/>
              </w:rPr>
            </w:pPr>
            <w:r w:rsidRPr="00752797">
              <w:rPr>
                <w:rFonts w:ascii="Courier" w:hAnsi="Courier"/>
                <w:lang w:val="en-US"/>
              </w:rPr>
              <w:t>1000.</w:t>
            </w:r>
          </w:p>
        </w:tc>
      </w:tr>
      <w:tr w:rsidR="00620A54" w:rsidRPr="00752797" w:rsidTr="00883631">
        <w:trPr>
          <w:cnfStyle w:val="000000100000"/>
        </w:trPr>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rsidR="00620A54" w:rsidRPr="00752797" w:rsidRDefault="00620A54" w:rsidP="002603CC">
            <w:pPr>
              <w:cnfStyle w:val="000000100000"/>
              <w:rPr>
                <w:rFonts w:ascii="Courier" w:hAnsi="Courier"/>
                <w:lang w:val="en-US"/>
              </w:rPr>
            </w:pPr>
            <w:r w:rsidRPr="00752797">
              <w:rPr>
                <w:rFonts w:ascii="Courier" w:hAnsi="Courier"/>
                <w:lang w:val="en-US"/>
              </w:rPr>
              <w:t>Main wave angle (nautical convention) [°]</w:t>
            </w:r>
          </w:p>
        </w:tc>
        <w:tc>
          <w:tcPr>
            <w:tcW w:w="661" w:type="pct"/>
          </w:tcPr>
          <w:p w:rsidR="00620A54" w:rsidRPr="00752797" w:rsidRDefault="00620A54" w:rsidP="002603CC">
            <w:pPr>
              <w:cnfStyle w:val="000000100000"/>
              <w:rPr>
                <w:rFonts w:ascii="Courier" w:hAnsi="Courier"/>
                <w:lang w:val="en-US"/>
              </w:rPr>
            </w:pPr>
            <w:r w:rsidRPr="00752797">
              <w:rPr>
                <w:rFonts w:ascii="Courier" w:hAnsi="Courier"/>
                <w:lang w:val="en-US"/>
              </w:rPr>
              <w:t>270.</w:t>
            </w:r>
          </w:p>
        </w:tc>
        <w:tc>
          <w:tcPr>
            <w:tcW w:w="726" w:type="pct"/>
          </w:tcPr>
          <w:p w:rsidR="00620A54" w:rsidRPr="00752797" w:rsidRDefault="00620A54" w:rsidP="002603CC">
            <w:pPr>
              <w:cnfStyle w:val="000000100000"/>
              <w:rPr>
                <w:rFonts w:ascii="Courier" w:hAnsi="Courier"/>
                <w:lang w:val="en-US"/>
              </w:rPr>
            </w:pPr>
            <w:r w:rsidRPr="00752797">
              <w:rPr>
                <w:rFonts w:ascii="Courier" w:hAnsi="Courier"/>
                <w:lang w:val="en-US"/>
              </w:rPr>
              <w:t>180.</w:t>
            </w:r>
          </w:p>
        </w:tc>
        <w:tc>
          <w:tcPr>
            <w:tcW w:w="751" w:type="pct"/>
          </w:tcPr>
          <w:p w:rsidR="00620A54" w:rsidRPr="00752797" w:rsidRDefault="00620A54" w:rsidP="002603CC">
            <w:pPr>
              <w:cnfStyle w:val="000000100000"/>
              <w:rPr>
                <w:rFonts w:ascii="Courier" w:hAnsi="Courier"/>
                <w:lang w:val="en-US"/>
              </w:rPr>
            </w:pPr>
            <w:r w:rsidRPr="00752797">
              <w:rPr>
                <w:rFonts w:ascii="Courier" w:hAnsi="Courier"/>
                <w:lang w:val="en-US"/>
              </w:rPr>
              <w:t>360.</w:t>
            </w:r>
          </w:p>
        </w:tc>
      </w:tr>
      <w:tr w:rsidR="00620A54" w:rsidRPr="00752797" w:rsidTr="00883631">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rsidR="00620A54" w:rsidRPr="00752797" w:rsidRDefault="00620A54" w:rsidP="002603CC">
            <w:pPr>
              <w:cnfStyle w:val="000000000000"/>
              <w:rPr>
                <w:rFonts w:ascii="Courier" w:hAnsi="Courier"/>
                <w:lang w:val="en-US"/>
              </w:rPr>
            </w:pPr>
            <w:r w:rsidRPr="00752797">
              <w:rPr>
                <w:rFonts w:ascii="Courier" w:hAnsi="Courier"/>
                <w:lang w:val="en-US"/>
              </w:rPr>
              <w:t>Highest frequency used to create JONSWAP spectrum [s-1]</w:t>
            </w:r>
          </w:p>
        </w:tc>
        <w:tc>
          <w:tcPr>
            <w:tcW w:w="661" w:type="pct"/>
          </w:tcPr>
          <w:p w:rsidR="00620A54" w:rsidRPr="00752797" w:rsidRDefault="00620A54" w:rsidP="002603CC">
            <w:pPr>
              <w:cnfStyle w:val="000000000000"/>
              <w:rPr>
                <w:rFonts w:ascii="Courier" w:hAnsi="Courier"/>
                <w:lang w:val="en-US"/>
              </w:rPr>
            </w:pPr>
            <w:r w:rsidRPr="00752797">
              <w:rPr>
                <w:rFonts w:ascii="Courier" w:hAnsi="Courier"/>
                <w:lang w:val="en-US"/>
              </w:rPr>
              <w:t>0.3</w:t>
            </w:r>
          </w:p>
        </w:tc>
        <w:tc>
          <w:tcPr>
            <w:tcW w:w="726" w:type="pct"/>
          </w:tcPr>
          <w:p w:rsidR="00620A54" w:rsidRPr="00752797" w:rsidRDefault="00620A54" w:rsidP="002603CC">
            <w:pPr>
              <w:cnfStyle w:val="000000000000"/>
              <w:rPr>
                <w:rFonts w:ascii="Courier" w:hAnsi="Courier"/>
                <w:lang w:val="en-US"/>
              </w:rPr>
            </w:pPr>
            <w:r w:rsidRPr="00752797">
              <w:rPr>
                <w:rFonts w:ascii="Courier" w:hAnsi="Courier"/>
                <w:lang w:val="en-US"/>
              </w:rPr>
              <w:t>0.2</w:t>
            </w:r>
          </w:p>
        </w:tc>
        <w:tc>
          <w:tcPr>
            <w:tcW w:w="751" w:type="pct"/>
          </w:tcPr>
          <w:p w:rsidR="00620A54" w:rsidRPr="00752797" w:rsidRDefault="00620A54" w:rsidP="002603CC">
            <w:pPr>
              <w:cnfStyle w:val="000000000000"/>
              <w:rPr>
                <w:rFonts w:ascii="Courier" w:hAnsi="Courier"/>
                <w:lang w:val="en-US"/>
              </w:rPr>
            </w:pPr>
            <w:r w:rsidRPr="00752797">
              <w:rPr>
                <w:rFonts w:ascii="Courier" w:hAnsi="Courier"/>
                <w:lang w:val="en-US"/>
              </w:rPr>
              <w:t>1.0</w:t>
            </w:r>
          </w:p>
        </w:tc>
      </w:tr>
      <w:tr w:rsidR="00620A54" w:rsidRPr="00752797" w:rsidTr="00883631">
        <w:trPr>
          <w:cnfStyle w:val="000000100000"/>
        </w:trPr>
        <w:tc>
          <w:tcPr>
            <w:cnfStyle w:val="001000000000"/>
            <w:tcW w:w="793" w:type="pct"/>
          </w:tcPr>
          <w:p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rsidR="00620A54" w:rsidRPr="00752797" w:rsidRDefault="00620A54" w:rsidP="002603CC">
            <w:pPr>
              <w:cnfStyle w:val="000000100000"/>
              <w:rPr>
                <w:rFonts w:ascii="Courier" w:hAnsi="Courier"/>
                <w:lang w:val="en-US"/>
              </w:rPr>
            </w:pPr>
            <w:r w:rsidRPr="00752797">
              <w:rPr>
                <w:rFonts w:ascii="Courier" w:hAnsi="Courier"/>
                <w:lang w:val="en-US"/>
              </w:rPr>
              <w:t>Step size frequency used to create JONSWAP spectrum [s-1]</w:t>
            </w:r>
          </w:p>
        </w:tc>
        <w:tc>
          <w:tcPr>
            <w:tcW w:w="661" w:type="pct"/>
          </w:tcPr>
          <w:p w:rsidR="00620A54" w:rsidRPr="00752797" w:rsidRDefault="00620A54" w:rsidP="002603CC">
            <w:pPr>
              <w:cnfStyle w:val="000000100000"/>
              <w:rPr>
                <w:rFonts w:ascii="Courier" w:hAnsi="Courier"/>
                <w:lang w:val="en-US"/>
              </w:rPr>
            </w:pPr>
            <w:r w:rsidRPr="00752797">
              <w:rPr>
                <w:rFonts w:ascii="Courier" w:hAnsi="Courier"/>
                <w:lang w:val="en-US"/>
              </w:rPr>
              <w:t>fnyq/200</w:t>
            </w:r>
          </w:p>
        </w:tc>
        <w:tc>
          <w:tcPr>
            <w:tcW w:w="726" w:type="pct"/>
          </w:tcPr>
          <w:p w:rsidR="00620A54" w:rsidRPr="00752797" w:rsidRDefault="00620A54" w:rsidP="002603CC">
            <w:pPr>
              <w:cnfStyle w:val="000000100000"/>
              <w:rPr>
                <w:rFonts w:ascii="Courier" w:hAnsi="Courier"/>
                <w:lang w:val="en-US"/>
              </w:rPr>
            </w:pPr>
            <w:r w:rsidRPr="00752797">
              <w:rPr>
                <w:rFonts w:ascii="Courier" w:hAnsi="Courier"/>
                <w:lang w:val="en-US"/>
              </w:rPr>
              <w:t>fnyq/1000</w:t>
            </w:r>
          </w:p>
        </w:tc>
        <w:tc>
          <w:tcPr>
            <w:tcW w:w="751" w:type="pct"/>
          </w:tcPr>
          <w:p w:rsidR="00620A54" w:rsidRPr="00752797" w:rsidRDefault="00620A54" w:rsidP="002603CC">
            <w:pPr>
              <w:cnfStyle w:val="000000100000"/>
              <w:rPr>
                <w:rFonts w:ascii="Courier" w:hAnsi="Courier"/>
                <w:lang w:val="en-US"/>
              </w:rPr>
            </w:pPr>
            <w:r w:rsidRPr="00752797">
              <w:rPr>
                <w:rFonts w:ascii="Courier" w:hAnsi="Courier"/>
                <w:lang w:val="en-US"/>
              </w:rPr>
              <w:t>fnyq/20</w:t>
            </w:r>
          </w:p>
        </w:tc>
      </w:tr>
    </w:tbl>
    <w:p w:rsidR="00620A54" w:rsidRPr="00752797" w:rsidRDefault="00620A54" w:rsidP="002603CC">
      <w:pPr>
        <w:pStyle w:val="Heading4"/>
        <w:jc w:val="both"/>
        <w:rPr>
          <w:lang w:val="en-US"/>
        </w:rPr>
      </w:pPr>
      <w:r w:rsidRPr="00752797">
        <w:rPr>
          <w:lang w:val="en-US"/>
        </w:rPr>
        <w:t>SWAN wave spectra</w:t>
      </w:r>
    </w:p>
    <w:p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fldSimple w:instr=" REF _Ref285374442 \w \h  \* MERGEFORMAT ">
        <w:r w:rsidR="002D6E55">
          <w:rPr>
            <w:lang w:val="en-US"/>
          </w:rPr>
          <w:t>4.4.4</w:t>
        </w:r>
      </w:fldSimple>
      <w:r w:rsidR="0005330B" w:rsidRPr="00752797">
        <w:rPr>
          <w:lang w:val="en-US"/>
        </w:rPr>
        <w:t>.</w:t>
      </w:r>
    </w:p>
    <w:p w:rsidR="00620A54" w:rsidRPr="00752797" w:rsidRDefault="00620A54" w:rsidP="002603CC">
      <w:pPr>
        <w:pStyle w:val="BodyText"/>
        <w:rPr>
          <w:lang w:val="en-US"/>
        </w:rPr>
      </w:pPr>
      <w:r w:rsidRPr="00752797">
        <w:rPr>
          <w:lang w:val="en-US"/>
        </w:rPr>
        <w:t>An example of a 2D SWAN spectrum is given below:</w:t>
      </w:r>
    </w:p>
    <w:p w:rsidR="00620A54" w:rsidRPr="00752797" w:rsidRDefault="00620A54" w:rsidP="002603CC">
      <w:pPr>
        <w:pStyle w:val="Codeheader"/>
        <w:rPr>
          <w:lang w:val="en-US"/>
        </w:rPr>
      </w:pPr>
      <w:r w:rsidRPr="00752797">
        <w:rPr>
          <w:lang w:val="en-US"/>
        </w:rPr>
        <w:t>swan.txt</w:t>
      </w:r>
    </w:p>
    <w:p w:rsidR="00620A54" w:rsidRPr="00752797" w:rsidRDefault="00620A54" w:rsidP="002603CC">
      <w:pPr>
        <w:pStyle w:val="Code"/>
        <w:jc w:val="both"/>
      </w:pPr>
      <w:r w:rsidRPr="00752797">
        <w:t>SWAN   1                                Swan standard spectral file</w:t>
      </w:r>
    </w:p>
    <w:p w:rsidR="00620A54" w:rsidRPr="00752797" w:rsidRDefault="00620A54" w:rsidP="002603CC">
      <w:pPr>
        <w:pStyle w:val="Code"/>
        <w:jc w:val="both"/>
      </w:pPr>
      <w:r w:rsidRPr="00752797">
        <w:lastRenderedPageBreak/>
        <w:t>$ Data produced by SWAN version 40.51</w:t>
      </w:r>
    </w:p>
    <w:p w:rsidR="00620A54" w:rsidRPr="00752797" w:rsidRDefault="00620A54" w:rsidP="002603CC">
      <w:pPr>
        <w:pStyle w:val="Code"/>
        <w:jc w:val="both"/>
      </w:pPr>
      <w:r w:rsidRPr="00752797">
        <w:t>$ Project:'projname'     ;   run number:'runnum'</w:t>
      </w:r>
    </w:p>
    <w:p w:rsidR="00620A54" w:rsidRPr="00752797" w:rsidRDefault="00620A54" w:rsidP="002603CC">
      <w:pPr>
        <w:pStyle w:val="Code"/>
        <w:jc w:val="both"/>
      </w:pPr>
      <w:r w:rsidRPr="00752797">
        <w:t>LOCATIONS                               locations in x-y-space</w:t>
      </w:r>
    </w:p>
    <w:p w:rsidR="00620A54" w:rsidRPr="00752797" w:rsidRDefault="00620A54" w:rsidP="002603CC">
      <w:pPr>
        <w:pStyle w:val="Code"/>
        <w:jc w:val="both"/>
      </w:pPr>
      <w:r w:rsidRPr="00752797">
        <w:t>1                                       number of locations</w:t>
      </w:r>
    </w:p>
    <w:p w:rsidR="00620A54" w:rsidRPr="00752797" w:rsidRDefault="00620A54" w:rsidP="002603CC">
      <w:pPr>
        <w:pStyle w:val="Code"/>
        <w:jc w:val="both"/>
      </w:pPr>
      <w:r w:rsidRPr="00752797">
        <w:t>22222.22        0.00</w:t>
      </w:r>
    </w:p>
    <w:p w:rsidR="00620A54" w:rsidRPr="00752797" w:rsidRDefault="00620A54" w:rsidP="002603CC">
      <w:pPr>
        <w:pStyle w:val="Code"/>
        <w:jc w:val="both"/>
      </w:pPr>
      <w:r w:rsidRPr="00752797">
        <w:t>RFREQ                                   relative frequencies in Hz</w:t>
      </w:r>
    </w:p>
    <w:p w:rsidR="00620A54" w:rsidRPr="00752797" w:rsidRDefault="00620A54" w:rsidP="002603CC">
      <w:pPr>
        <w:pStyle w:val="Code"/>
        <w:jc w:val="both"/>
      </w:pPr>
      <w:r w:rsidRPr="00752797">
        <w:t>23                                      number of frequencies</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0.3040</w:t>
      </w:r>
    </w:p>
    <w:p w:rsidR="00620A54" w:rsidRPr="00752797" w:rsidRDefault="00620A54" w:rsidP="002603CC">
      <w:pPr>
        <w:pStyle w:val="Code"/>
        <w:jc w:val="both"/>
      </w:pPr>
      <w:r w:rsidRPr="00752797">
        <w:t>0.3470</w:t>
      </w:r>
    </w:p>
    <w:p w:rsidR="00620A54" w:rsidRPr="00752797" w:rsidRDefault="00620A54" w:rsidP="002603CC">
      <w:pPr>
        <w:pStyle w:val="Code"/>
        <w:jc w:val="both"/>
      </w:pPr>
      <w:r w:rsidRPr="00752797">
        <w:t>0.3961</w:t>
      </w:r>
    </w:p>
    <w:p w:rsidR="00620A54" w:rsidRPr="00752797" w:rsidRDefault="00620A54" w:rsidP="002603CC">
      <w:pPr>
        <w:pStyle w:val="Code"/>
        <w:jc w:val="both"/>
      </w:pPr>
      <w:r w:rsidRPr="00752797">
        <w:t>0.4522</w:t>
      </w:r>
    </w:p>
    <w:p w:rsidR="00620A54" w:rsidRPr="00752797" w:rsidRDefault="00620A54" w:rsidP="002603CC">
      <w:pPr>
        <w:pStyle w:val="Code"/>
        <w:jc w:val="both"/>
      </w:pPr>
      <w:r w:rsidRPr="00752797">
        <w:t>0.5161</w:t>
      </w:r>
    </w:p>
    <w:p w:rsidR="00620A54" w:rsidRPr="00752797" w:rsidRDefault="00620A54" w:rsidP="002603CC">
      <w:pPr>
        <w:pStyle w:val="Code"/>
        <w:jc w:val="both"/>
      </w:pPr>
      <w:r w:rsidRPr="00752797">
        <w:t>0.5891</w:t>
      </w:r>
    </w:p>
    <w:p w:rsidR="00620A54" w:rsidRPr="00752797" w:rsidRDefault="00620A54" w:rsidP="002603CC">
      <w:pPr>
        <w:pStyle w:val="Code"/>
        <w:jc w:val="both"/>
      </w:pPr>
      <w:r w:rsidRPr="00752797">
        <w:t>0.6724</w:t>
      </w:r>
    </w:p>
    <w:p w:rsidR="00620A54" w:rsidRPr="00752797" w:rsidRDefault="00620A54" w:rsidP="002603CC">
      <w:pPr>
        <w:pStyle w:val="Code"/>
        <w:jc w:val="both"/>
      </w:pPr>
      <w:r w:rsidRPr="00752797">
        <w:t>0.7675</w:t>
      </w:r>
    </w:p>
    <w:p w:rsidR="00620A54" w:rsidRPr="00752797" w:rsidRDefault="00620A54" w:rsidP="002603CC">
      <w:pPr>
        <w:pStyle w:val="Code"/>
        <w:jc w:val="both"/>
      </w:pPr>
      <w:r w:rsidRPr="00752797">
        <w:t>0.8761</w:t>
      </w:r>
    </w:p>
    <w:p w:rsidR="00620A54" w:rsidRPr="00752797" w:rsidRDefault="00620A54" w:rsidP="002603CC">
      <w:pPr>
        <w:pStyle w:val="Code"/>
        <w:jc w:val="both"/>
      </w:pPr>
      <w:r w:rsidRPr="00752797">
        <w:t>1.0000</w:t>
      </w:r>
    </w:p>
    <w:p w:rsidR="00620A54" w:rsidRPr="00752797" w:rsidRDefault="00620A54" w:rsidP="002603CC">
      <w:pPr>
        <w:pStyle w:val="Code"/>
        <w:jc w:val="both"/>
      </w:pPr>
      <w:r w:rsidRPr="00752797">
        <w:t>CDIR                                    spectral Cartesian directions in degr</w:t>
      </w:r>
    </w:p>
    <w:p w:rsidR="00620A54" w:rsidRPr="00752797" w:rsidRDefault="00620A54" w:rsidP="002603CC">
      <w:pPr>
        <w:pStyle w:val="Code"/>
        <w:jc w:val="both"/>
      </w:pPr>
      <w:r w:rsidRPr="00752797">
        <w:t xml:space="preserve">  12                                    number of directions</w:t>
      </w:r>
    </w:p>
    <w:p w:rsidR="00620A54" w:rsidRPr="00752797" w:rsidRDefault="00620A54" w:rsidP="002603CC">
      <w:pPr>
        <w:pStyle w:val="Code"/>
        <w:jc w:val="both"/>
      </w:pPr>
      <w:r w:rsidRPr="00752797">
        <w:t xml:space="preserve"> 30.0000</w:t>
      </w:r>
    </w:p>
    <w:p w:rsidR="00620A54" w:rsidRPr="00752797" w:rsidRDefault="00620A54" w:rsidP="002603CC">
      <w:pPr>
        <w:pStyle w:val="Code"/>
        <w:jc w:val="both"/>
      </w:pPr>
      <w:r w:rsidRPr="00752797">
        <w:t xml:space="preserve"> 60.0000</w:t>
      </w:r>
    </w:p>
    <w:p w:rsidR="00620A54" w:rsidRPr="00752797" w:rsidRDefault="00620A54" w:rsidP="002603CC">
      <w:pPr>
        <w:pStyle w:val="Code"/>
        <w:jc w:val="both"/>
      </w:pPr>
      <w:r w:rsidRPr="00752797">
        <w:t xml:space="preserve"> 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210.0000</w:t>
      </w:r>
    </w:p>
    <w:p w:rsidR="00620A54" w:rsidRPr="00752797" w:rsidRDefault="00620A54" w:rsidP="002603CC">
      <w:pPr>
        <w:pStyle w:val="Code"/>
        <w:jc w:val="both"/>
      </w:pPr>
      <w:r w:rsidRPr="00752797">
        <w:t>240.0000</w:t>
      </w:r>
    </w:p>
    <w:p w:rsidR="00620A54" w:rsidRPr="00752797" w:rsidRDefault="00620A54" w:rsidP="002603CC">
      <w:pPr>
        <w:pStyle w:val="Code"/>
        <w:jc w:val="both"/>
      </w:pPr>
      <w:r w:rsidRPr="00752797">
        <w:t>270.0000</w:t>
      </w:r>
    </w:p>
    <w:p w:rsidR="00620A54" w:rsidRPr="00752797" w:rsidRDefault="00620A54" w:rsidP="002603CC">
      <w:pPr>
        <w:pStyle w:val="Code"/>
        <w:jc w:val="both"/>
      </w:pPr>
      <w:r w:rsidRPr="00752797">
        <w:t>300.0000</w:t>
      </w:r>
    </w:p>
    <w:p w:rsidR="00620A54" w:rsidRPr="00752797" w:rsidRDefault="00620A54" w:rsidP="002603CC">
      <w:pPr>
        <w:pStyle w:val="Code"/>
        <w:jc w:val="both"/>
      </w:pPr>
      <w:r w:rsidRPr="00752797">
        <w:t>330.0000</w:t>
      </w:r>
    </w:p>
    <w:p w:rsidR="00620A54" w:rsidRPr="00752797" w:rsidRDefault="00620A54" w:rsidP="002603CC">
      <w:pPr>
        <w:pStyle w:val="Code"/>
        <w:jc w:val="both"/>
      </w:pPr>
      <w:r w:rsidRPr="00752797">
        <w:t>360.0000</w:t>
      </w:r>
    </w:p>
    <w:p w:rsidR="00620A54" w:rsidRPr="00752797" w:rsidRDefault="00620A54" w:rsidP="002603CC">
      <w:pPr>
        <w:pStyle w:val="Code"/>
        <w:jc w:val="both"/>
      </w:pPr>
      <w:r w:rsidRPr="00752797">
        <w:t>QUANT</w:t>
      </w:r>
    </w:p>
    <w:p w:rsidR="00620A54" w:rsidRPr="00752797" w:rsidRDefault="00620A54" w:rsidP="002603CC">
      <w:pPr>
        <w:pStyle w:val="Code"/>
        <w:jc w:val="both"/>
      </w:pPr>
      <w:r w:rsidRPr="00752797">
        <w:t>1                                       number of quantities in table</w:t>
      </w:r>
    </w:p>
    <w:p w:rsidR="00620A54" w:rsidRPr="00752797" w:rsidRDefault="00620A54" w:rsidP="002603CC">
      <w:pPr>
        <w:pStyle w:val="Code"/>
        <w:jc w:val="both"/>
      </w:pPr>
      <w:r w:rsidRPr="00752797">
        <w:t>VaDens                                  variance densities in m2/Hz/degr</w:t>
      </w:r>
    </w:p>
    <w:p w:rsidR="00620A54" w:rsidRPr="00752797" w:rsidRDefault="00620A54" w:rsidP="002603CC">
      <w:pPr>
        <w:pStyle w:val="Code"/>
        <w:jc w:val="both"/>
      </w:pPr>
      <w:r w:rsidRPr="00752797">
        <w:t>m2/Hz/degr                              unit</w:t>
      </w:r>
    </w:p>
    <w:p w:rsidR="00620A54" w:rsidRPr="00752797" w:rsidRDefault="00620A54" w:rsidP="002603CC">
      <w:pPr>
        <w:pStyle w:val="Code"/>
        <w:jc w:val="both"/>
      </w:pPr>
      <w:r w:rsidRPr="00752797">
        <w:t>-0.9900E+02                             exception value</w:t>
      </w:r>
    </w:p>
    <w:p w:rsidR="00620A54" w:rsidRPr="00752797" w:rsidRDefault="00620A54" w:rsidP="002603CC">
      <w:pPr>
        <w:pStyle w:val="Code"/>
        <w:jc w:val="both"/>
      </w:pPr>
      <w:r w:rsidRPr="00752797">
        <w:t>FACTOR</w:t>
      </w:r>
    </w:p>
    <w:p w:rsidR="00620A54" w:rsidRPr="00752797" w:rsidRDefault="00620A54" w:rsidP="002603CC">
      <w:pPr>
        <w:pStyle w:val="Code"/>
        <w:jc w:val="both"/>
      </w:pPr>
      <w:r w:rsidRPr="00752797">
        <w:lastRenderedPageBreak/>
        <w:t>0.675611E-06</w:t>
      </w:r>
    </w:p>
    <w:p w:rsidR="00620A54" w:rsidRPr="00752797" w:rsidRDefault="00620A54" w:rsidP="002603CC">
      <w:pPr>
        <w:pStyle w:val="Code"/>
        <w:jc w:val="both"/>
      </w:pPr>
      <w:r w:rsidRPr="00752797">
        <w:t xml:space="preserve">  51   242   574   956   1288  1482  1481   1286   957    579    244    51</w:t>
      </w:r>
    </w:p>
    <w:p w:rsidR="00620A54" w:rsidRPr="00752797" w:rsidRDefault="00620A54" w:rsidP="002603CC">
      <w:pPr>
        <w:pStyle w:val="Code"/>
        <w:jc w:val="both"/>
      </w:pPr>
      <w:r w:rsidRPr="00752797">
        <w:t xml:space="preserve"> 129  610   1443  2402  3238  3725  3724   3234   2406   1454   613    128</w:t>
      </w:r>
    </w:p>
    <w:p w:rsidR="00620A54" w:rsidRPr="00752797" w:rsidRDefault="00620A54" w:rsidP="002603CC">
      <w:pPr>
        <w:pStyle w:val="Code"/>
        <w:jc w:val="both"/>
      </w:pPr>
      <w:r w:rsidRPr="00752797">
        <w:t xml:space="preserve"> 273  1287  3054  5084  6846  7872  7869   6837   5091   3076   1295   271</w:t>
      </w:r>
    </w:p>
    <w:p w:rsidR="00620A54" w:rsidRPr="00752797" w:rsidRDefault="00620A54" w:rsidP="002603CC">
      <w:pPr>
        <w:pStyle w:val="Code"/>
        <w:jc w:val="both"/>
      </w:pPr>
      <w:r w:rsidRPr="00752797">
        <w:t xml:space="preserve"> 665  3152  7463  12402 16712 19229 19221  16690  12419  7518   3172   662</w:t>
      </w:r>
    </w:p>
    <w:p w:rsidR="00620A54" w:rsidRPr="00752797" w:rsidRDefault="00620A54" w:rsidP="002603CC">
      <w:pPr>
        <w:pStyle w:val="Code"/>
        <w:jc w:val="both"/>
      </w:pPr>
      <w:r w:rsidRPr="00752797">
        <w:t>1302 6159  14608 24275 32688 37618 37603  32644  24309  14716  6198   1296</w:t>
      </w:r>
    </w:p>
    <w:p w:rsidR="00620A54" w:rsidRPr="00752797" w:rsidRDefault="00620A54" w:rsidP="002603CC">
      <w:pPr>
        <w:pStyle w:val="Code"/>
        <w:jc w:val="both"/>
      </w:pPr>
      <w:r w:rsidRPr="00752797">
        <w:t>2328 10989 26020 43341 58358 67109 67080  58281  43401  26213  11058  2317</w:t>
      </w:r>
    </w:p>
    <w:p w:rsidR="00620A54" w:rsidRPr="00752797" w:rsidRDefault="00620A54" w:rsidP="002603CC">
      <w:pPr>
        <w:pStyle w:val="Code"/>
        <w:jc w:val="both"/>
      </w:pPr>
      <w:r w:rsidRPr="00752797">
        <w:t>3365 15922 37712 62733 84492 97150 97110  84380  62820  37991  16021  3349</w:t>
      </w:r>
    </w:p>
    <w:p w:rsidR="00620A54" w:rsidRPr="00752797" w:rsidRDefault="00620A54" w:rsidP="002603CC">
      <w:pPr>
        <w:pStyle w:val="Code"/>
        <w:jc w:val="both"/>
      </w:pPr>
      <w:r w:rsidRPr="00752797">
        <w:t>3426 16230 38440 63939 86109 99010 98969  85995  64027  38724  16331  3410</w:t>
      </w:r>
    </w:p>
    <w:p w:rsidR="00620A54" w:rsidRPr="00752797" w:rsidRDefault="00620A54" w:rsidP="002603CC">
      <w:pPr>
        <w:pStyle w:val="Code"/>
        <w:jc w:val="both"/>
      </w:pPr>
      <w:r w:rsidRPr="00752797">
        <w:t>2027 9612  22730 37790 50909 58529 58505  50841  37843  22898  9672   2018</w:t>
      </w:r>
    </w:p>
    <w:p w:rsidR="00620A54" w:rsidRPr="00752797" w:rsidRDefault="00620A54" w:rsidP="002603CC">
      <w:pPr>
        <w:pStyle w:val="Code"/>
        <w:jc w:val="both"/>
      </w:pPr>
      <w:r w:rsidRPr="00752797">
        <w:t xml:space="preserve"> 672  3178  7538  12535 16892 19440 19432  16870  12552  7594   3198   669</w:t>
      </w:r>
    </w:p>
    <w:p w:rsidR="00620A54" w:rsidRPr="00752797" w:rsidRDefault="00620A54" w:rsidP="002603CC">
      <w:pPr>
        <w:pStyle w:val="Code"/>
        <w:jc w:val="both"/>
      </w:pPr>
      <w:r w:rsidRPr="00752797">
        <w:t xml:space="preserve"> 101  479   1135  1890  2542  2924  2923   2539   1892   1144   482    101</w:t>
      </w:r>
    </w:p>
    <w:p w:rsidR="00620A54" w:rsidRPr="00752797" w:rsidRDefault="00620A54" w:rsidP="002603CC">
      <w:pPr>
        <w:pStyle w:val="Code"/>
        <w:jc w:val="both"/>
      </w:pPr>
      <w:r w:rsidRPr="00752797">
        <w:t xml:space="preserve">   2    11    26    43    57    66    66     57     43     26     11     2</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Heading4"/>
        <w:jc w:val="both"/>
        <w:rPr>
          <w:lang w:val="en-US"/>
        </w:rPr>
      </w:pPr>
      <w:r w:rsidRPr="00752797">
        <w:rPr>
          <w:lang w:val="en-US"/>
        </w:rPr>
        <w:t>Variance density spectra</w:t>
      </w:r>
    </w:p>
    <w:p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&lt;number of frequencies (n)&gt;</w:t>
      </w:r>
    </w:p>
    <w:p w:rsidR="00620A54" w:rsidRPr="00752797" w:rsidRDefault="00620A54" w:rsidP="002603CC">
      <w:pPr>
        <w:pStyle w:val="Code"/>
        <w:jc w:val="both"/>
      </w:pPr>
      <w:r w:rsidRPr="00752797">
        <w:t>&lt;frequency 1&gt;</w:t>
      </w:r>
    </w:p>
    <w:p w:rsidR="00620A54" w:rsidRPr="00752797" w:rsidRDefault="00620A54" w:rsidP="002603CC">
      <w:pPr>
        <w:pStyle w:val="Code"/>
        <w:jc w:val="both"/>
      </w:pPr>
      <w:r w:rsidRPr="00752797">
        <w:t>&lt;frequency 2&gt;</w:t>
      </w:r>
    </w:p>
    <w:p w:rsidR="00620A54" w:rsidRPr="00752797" w:rsidRDefault="00620A54" w:rsidP="002603CC">
      <w:pPr>
        <w:pStyle w:val="Code"/>
        <w:jc w:val="both"/>
      </w:pPr>
      <w:r w:rsidRPr="00752797">
        <w:t>&lt;frequency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&lt;frequency n-1&gt;</w:t>
      </w:r>
    </w:p>
    <w:p w:rsidR="00620A54" w:rsidRPr="00752797" w:rsidRDefault="00620A54" w:rsidP="002603CC">
      <w:pPr>
        <w:pStyle w:val="Code"/>
        <w:jc w:val="both"/>
      </w:pPr>
      <w:r w:rsidRPr="00752797">
        <w:t>&lt;frequency n&gt;</w:t>
      </w:r>
    </w:p>
    <w:p w:rsidR="00620A54" w:rsidRPr="00752797" w:rsidRDefault="00620A54" w:rsidP="002603CC">
      <w:pPr>
        <w:pStyle w:val="Code"/>
        <w:jc w:val="both"/>
      </w:pPr>
      <w:r w:rsidRPr="00752797">
        <w:t>&lt;number of directions (m)&gt;</w:t>
      </w:r>
    </w:p>
    <w:p w:rsidR="00620A54" w:rsidRPr="00752797" w:rsidRDefault="00620A54" w:rsidP="002603CC">
      <w:pPr>
        <w:pStyle w:val="Code"/>
        <w:jc w:val="both"/>
      </w:pPr>
      <w:r w:rsidRPr="00752797">
        <w:t>&lt;directions 1&gt;</w:t>
      </w:r>
    </w:p>
    <w:p w:rsidR="00620A54" w:rsidRPr="00752797" w:rsidRDefault="00620A54" w:rsidP="002603CC">
      <w:pPr>
        <w:pStyle w:val="Code"/>
        <w:jc w:val="both"/>
      </w:pPr>
      <w:r w:rsidRPr="00752797">
        <w:t>&lt;directions 2&gt;</w:t>
      </w:r>
    </w:p>
    <w:p w:rsidR="00620A54" w:rsidRPr="00752797" w:rsidRDefault="00620A54" w:rsidP="002603CC">
      <w:pPr>
        <w:pStyle w:val="Code"/>
        <w:jc w:val="both"/>
      </w:pPr>
      <w:r w:rsidRPr="00752797">
        <w:t>&lt;directions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&lt;directions m-1&gt;</w:t>
      </w:r>
    </w:p>
    <w:p w:rsidR="00620A54" w:rsidRPr="00752797" w:rsidRDefault="00620A54" w:rsidP="002603CC">
      <w:pPr>
        <w:pStyle w:val="Code"/>
        <w:jc w:val="both"/>
      </w:pPr>
      <w:r w:rsidRPr="00752797">
        <w:t>&lt;directions m&gt;</w:t>
      </w:r>
    </w:p>
    <w:p w:rsidR="00620A54" w:rsidRPr="00752797" w:rsidRDefault="00620A54" w:rsidP="002603CC">
      <w:pPr>
        <w:pStyle w:val="Code"/>
        <w:jc w:val="both"/>
      </w:pPr>
      <w:r w:rsidRPr="00752797">
        <w:t>&lt;variance density 1,1&gt; &lt;variance density 2,1&gt; ... &lt;variance density m,1&gt;</w:t>
      </w:r>
    </w:p>
    <w:p w:rsidR="00620A54" w:rsidRPr="00752797" w:rsidRDefault="00620A54" w:rsidP="002603CC">
      <w:pPr>
        <w:pStyle w:val="Code"/>
        <w:jc w:val="both"/>
      </w:pPr>
      <w:r w:rsidRPr="00752797">
        <w:t>&lt;variance density 1,2&gt; &lt;variance density 2,2&gt; ... &lt;variance density m,2&gt;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&lt;variance density 1,n&gt; &lt;variance density 2,n&gt; ... &lt;variance density m,n&gt;</w:t>
      </w:r>
    </w:p>
    <w:p w:rsidR="00620A54" w:rsidRPr="00752797" w:rsidRDefault="00620A54" w:rsidP="002603CC">
      <w:pPr>
        <w:pStyle w:val="BodyText"/>
        <w:rPr>
          <w:lang w:val="en-US"/>
        </w:rPr>
      </w:pPr>
      <w:r w:rsidRPr="00752797">
        <w:rPr>
          <w:lang w:val="en-US"/>
        </w:rPr>
        <w:lastRenderedPageBreak/>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fldSimple w:instr=" REF _Ref285374442 \w \h  \* MERGEFORMAT ">
        <w:r w:rsidR="002D6E55">
          <w:rPr>
            <w:lang w:val="en-US"/>
          </w:rPr>
          <w:t>4.4.4</w:t>
        </w:r>
      </w:fldSimple>
      <w:r w:rsidRPr="00752797">
        <w:rPr>
          <w:lang w:val="en-US"/>
        </w:rPr>
        <w:t xml:space="preserve"> </w:t>
      </w:r>
      <w:r w:rsidR="007E1D7E" w:rsidRPr="00752797">
        <w:rPr>
          <w:lang w:val="en-US"/>
        </w:rPr>
        <w:fldChar w:fldCharType="begin"/>
      </w:r>
      <w:r w:rsidRPr="00752797">
        <w:rPr>
          <w:lang w:val="en-US"/>
        </w:rPr>
        <w:instrText xml:space="preserve"> REF _Ref285374442 \h </w:instrText>
      </w:r>
      <w:r w:rsidR="004D7B46" w:rsidRPr="00752797">
        <w:rPr>
          <w:lang w:val="en-US"/>
        </w:rPr>
        <w:instrText xml:space="preserve"> \* MERGEFORMAT </w:instrText>
      </w:r>
      <w:r w:rsidR="007E1D7E" w:rsidRPr="00752797">
        <w:rPr>
          <w:lang w:val="en-US"/>
        </w:rPr>
      </w:r>
      <w:r w:rsidR="007E1D7E" w:rsidRPr="00752797">
        <w:rPr>
          <w:lang w:val="en-US"/>
        </w:rPr>
        <w:fldChar w:fldCharType="separate"/>
      </w:r>
      <w:proofErr w:type="gramStart"/>
      <w:r w:rsidR="002D6E55" w:rsidRPr="00752797">
        <w:rPr>
          <w:lang w:val="en-US"/>
        </w:rPr>
        <w:t>Temporally</w:t>
      </w:r>
      <w:proofErr w:type="gramEnd"/>
      <w:r w:rsidR="002D6E55" w:rsidRPr="00752797">
        <w:rPr>
          <w:lang w:val="en-US"/>
        </w:rPr>
        <w:t xml:space="preserve"> and/or spatially varying wave boundary conditions</w:t>
      </w:r>
      <w:r w:rsidR="007E1D7E" w:rsidRPr="00752797">
        <w:rPr>
          <w:lang w:val="en-US"/>
        </w:rPr>
        <w:fldChar w:fldCharType="end"/>
      </w:r>
      <w:r w:rsidRPr="00752797">
        <w:rPr>
          <w:lang w:val="en-US"/>
        </w:rPr>
        <w:t>.</w:t>
      </w:r>
    </w:p>
    <w:p w:rsidR="00620A54" w:rsidRPr="00752797" w:rsidRDefault="00620A54" w:rsidP="002603CC">
      <w:pPr>
        <w:pStyle w:val="BodyText"/>
        <w:rPr>
          <w:lang w:val="en-US"/>
        </w:rPr>
      </w:pPr>
      <w:r w:rsidRPr="00752797">
        <w:rPr>
          <w:lang w:val="en-US"/>
        </w:rPr>
        <w:t>An example of a formatted variance density file is given below:</w:t>
      </w:r>
    </w:p>
    <w:p w:rsidR="00620A54" w:rsidRPr="00752797" w:rsidRDefault="00620A54" w:rsidP="002603CC">
      <w:pPr>
        <w:pStyle w:val="Codeheader"/>
        <w:rPr>
          <w:lang w:val="en-US"/>
        </w:rPr>
      </w:pPr>
      <w:r w:rsidRPr="00752797">
        <w:rPr>
          <w:lang w:val="en-US"/>
        </w:rPr>
        <w:t>vardens.txt</w:t>
      </w:r>
    </w:p>
    <w:p w:rsidR="00620A54" w:rsidRPr="00752797" w:rsidRDefault="00620A54" w:rsidP="002603CC">
      <w:pPr>
        <w:pStyle w:val="Code"/>
        <w:jc w:val="both"/>
      </w:pPr>
      <w:r w:rsidRPr="00752797">
        <w:t xml:space="preserve">15 </w:t>
      </w:r>
    </w:p>
    <w:p w:rsidR="00620A54" w:rsidRPr="00752797" w:rsidRDefault="00620A54" w:rsidP="002603CC">
      <w:pPr>
        <w:pStyle w:val="Code"/>
        <w:jc w:val="both"/>
      </w:pPr>
      <w:r w:rsidRPr="00752797">
        <w:t>0.0418</w:t>
      </w:r>
    </w:p>
    <w:p w:rsidR="00620A54" w:rsidRPr="00752797" w:rsidRDefault="00620A54" w:rsidP="002603CC">
      <w:pPr>
        <w:pStyle w:val="Code"/>
        <w:jc w:val="both"/>
      </w:pPr>
      <w:r w:rsidRPr="00752797">
        <w:t>0.0477</w:t>
      </w:r>
    </w:p>
    <w:p w:rsidR="00620A54" w:rsidRPr="00752797" w:rsidRDefault="00620A54" w:rsidP="002603CC">
      <w:pPr>
        <w:pStyle w:val="Code"/>
        <w:jc w:val="both"/>
      </w:pPr>
      <w:r w:rsidRPr="00752797">
        <w:t>0.0545</w:t>
      </w:r>
    </w:p>
    <w:p w:rsidR="00620A54" w:rsidRPr="00752797" w:rsidRDefault="00620A54" w:rsidP="002603CC">
      <w:pPr>
        <w:pStyle w:val="Code"/>
        <w:jc w:val="both"/>
      </w:pPr>
      <w:r w:rsidRPr="00752797">
        <w:t>0.0622</w:t>
      </w:r>
    </w:p>
    <w:p w:rsidR="00620A54" w:rsidRPr="00752797" w:rsidRDefault="00620A54" w:rsidP="002603CC">
      <w:pPr>
        <w:pStyle w:val="Code"/>
        <w:jc w:val="both"/>
      </w:pPr>
      <w:r w:rsidRPr="00752797">
        <w:t>0.0710</w:t>
      </w:r>
    </w:p>
    <w:p w:rsidR="00620A54" w:rsidRPr="00752797" w:rsidRDefault="00620A54" w:rsidP="002603CC">
      <w:pPr>
        <w:pStyle w:val="Code"/>
        <w:jc w:val="both"/>
      </w:pPr>
      <w:r w:rsidRPr="00752797">
        <w:t>0.0810</w:t>
      </w:r>
    </w:p>
    <w:p w:rsidR="00620A54" w:rsidRPr="00752797" w:rsidRDefault="00620A54" w:rsidP="002603CC">
      <w:pPr>
        <w:pStyle w:val="Code"/>
        <w:jc w:val="both"/>
      </w:pPr>
      <w:r w:rsidRPr="00752797">
        <w:t>0.0924</w:t>
      </w:r>
    </w:p>
    <w:p w:rsidR="00620A54" w:rsidRPr="00752797" w:rsidRDefault="00620A54" w:rsidP="002603CC">
      <w:pPr>
        <w:pStyle w:val="Code"/>
        <w:jc w:val="both"/>
      </w:pPr>
      <w:r w:rsidRPr="00752797">
        <w:t>0.1055</w:t>
      </w:r>
    </w:p>
    <w:p w:rsidR="00620A54" w:rsidRPr="00752797" w:rsidRDefault="00620A54" w:rsidP="002603CC">
      <w:pPr>
        <w:pStyle w:val="Code"/>
        <w:jc w:val="both"/>
      </w:pPr>
      <w:r w:rsidRPr="00752797">
        <w:t>0.1204</w:t>
      </w:r>
    </w:p>
    <w:p w:rsidR="00620A54" w:rsidRPr="00752797" w:rsidRDefault="00620A54" w:rsidP="002603CC">
      <w:pPr>
        <w:pStyle w:val="Code"/>
        <w:jc w:val="both"/>
      </w:pPr>
      <w:r w:rsidRPr="00752797">
        <w:t>0.1375</w:t>
      </w:r>
    </w:p>
    <w:p w:rsidR="00620A54" w:rsidRPr="00752797" w:rsidRDefault="00620A54" w:rsidP="002603CC">
      <w:pPr>
        <w:pStyle w:val="Code"/>
        <w:jc w:val="both"/>
      </w:pPr>
      <w:r w:rsidRPr="00752797">
        <w:t>0.1569</w:t>
      </w:r>
    </w:p>
    <w:p w:rsidR="00620A54" w:rsidRPr="00752797" w:rsidRDefault="00620A54" w:rsidP="002603CC">
      <w:pPr>
        <w:pStyle w:val="Code"/>
        <w:jc w:val="both"/>
      </w:pPr>
      <w:r w:rsidRPr="00752797">
        <w:t>0.1791</w:t>
      </w:r>
    </w:p>
    <w:p w:rsidR="00620A54" w:rsidRPr="00752797" w:rsidRDefault="00620A54" w:rsidP="002603CC">
      <w:pPr>
        <w:pStyle w:val="Code"/>
        <w:jc w:val="both"/>
      </w:pPr>
      <w:r w:rsidRPr="00752797">
        <w:t>0.2045</w:t>
      </w:r>
    </w:p>
    <w:p w:rsidR="00620A54" w:rsidRPr="00752797" w:rsidRDefault="00620A54" w:rsidP="002603CC">
      <w:pPr>
        <w:pStyle w:val="Code"/>
        <w:jc w:val="both"/>
      </w:pPr>
      <w:r w:rsidRPr="00752797">
        <w:t>0.2334</w:t>
      </w:r>
    </w:p>
    <w:p w:rsidR="00620A54" w:rsidRPr="00752797" w:rsidRDefault="00620A54" w:rsidP="002603CC">
      <w:pPr>
        <w:pStyle w:val="Code"/>
        <w:jc w:val="both"/>
      </w:pPr>
      <w:r w:rsidRPr="00752797">
        <w:t>0.2664</w:t>
      </w:r>
    </w:p>
    <w:p w:rsidR="00620A54" w:rsidRPr="00752797" w:rsidRDefault="00620A54" w:rsidP="002603CC">
      <w:pPr>
        <w:pStyle w:val="Code"/>
        <w:jc w:val="both"/>
      </w:pPr>
      <w:r w:rsidRPr="00752797">
        <w:t xml:space="preserve">13 </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0.0000</w:t>
      </w:r>
    </w:p>
    <w:p w:rsidR="00620A54" w:rsidRPr="00752797" w:rsidRDefault="00620A54" w:rsidP="002603CC">
      <w:pPr>
        <w:pStyle w:val="Code"/>
        <w:jc w:val="both"/>
      </w:pPr>
      <w:r w:rsidRPr="00752797">
        <w:t>30.0000</w:t>
      </w:r>
    </w:p>
    <w:p w:rsidR="00620A54" w:rsidRPr="00752797" w:rsidRDefault="00620A54" w:rsidP="002603CC">
      <w:pPr>
        <w:pStyle w:val="Code"/>
        <w:jc w:val="both"/>
      </w:pPr>
      <w:r w:rsidRPr="00752797">
        <w:t>60.0000</w:t>
      </w:r>
    </w:p>
    <w:p w:rsidR="00620A54" w:rsidRPr="00752797" w:rsidRDefault="00620A54" w:rsidP="002603CC">
      <w:pPr>
        <w:pStyle w:val="Code"/>
        <w:jc w:val="both"/>
      </w:pPr>
      <w:r w:rsidRPr="00752797">
        <w:t>90.0000</w:t>
      </w:r>
    </w:p>
    <w:p w:rsidR="00620A54" w:rsidRPr="00752797" w:rsidRDefault="00620A54" w:rsidP="002603CC">
      <w:pPr>
        <w:pStyle w:val="Code"/>
        <w:jc w:val="both"/>
      </w:pPr>
      <w:r w:rsidRPr="00752797">
        <w:t>120.0000</w:t>
      </w:r>
    </w:p>
    <w:p w:rsidR="00620A54" w:rsidRPr="00752797" w:rsidRDefault="00620A54" w:rsidP="002603CC">
      <w:pPr>
        <w:pStyle w:val="Code"/>
        <w:jc w:val="both"/>
      </w:pPr>
      <w:r w:rsidRPr="00752797">
        <w:t>150.0000</w:t>
      </w:r>
    </w:p>
    <w:p w:rsidR="00620A54" w:rsidRPr="00752797" w:rsidRDefault="00620A54" w:rsidP="002603CC">
      <w:pPr>
        <w:pStyle w:val="Code"/>
        <w:jc w:val="both"/>
      </w:pPr>
      <w:r w:rsidRPr="00752797">
        <w:t>180.0000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51   242   574   956  1288  1482  1481  1286   957   579   244    51</w:t>
      </w:r>
    </w:p>
    <w:p w:rsidR="00620A54" w:rsidRPr="00752797" w:rsidRDefault="00620A54" w:rsidP="002603CC">
      <w:pPr>
        <w:pStyle w:val="Code"/>
        <w:jc w:val="both"/>
      </w:pPr>
      <w:r w:rsidRPr="00752797">
        <w:t xml:space="preserve"> 129   610  1443  2402  3238  3725  3724  3234  2406  1454   613   128</w:t>
      </w:r>
    </w:p>
    <w:p w:rsidR="00620A54" w:rsidRPr="00752797" w:rsidRDefault="00620A54" w:rsidP="002603CC">
      <w:pPr>
        <w:pStyle w:val="Code"/>
        <w:jc w:val="both"/>
      </w:pPr>
      <w:r w:rsidRPr="00752797">
        <w:t xml:space="preserve"> 273  1287  3054  5084  6846  7872  7869  6837  5091  3076  1295   271</w:t>
      </w:r>
    </w:p>
    <w:p w:rsidR="00620A54" w:rsidRPr="00752797" w:rsidRDefault="00620A54" w:rsidP="002603CC">
      <w:pPr>
        <w:pStyle w:val="Code"/>
        <w:jc w:val="both"/>
      </w:pPr>
      <w:r w:rsidRPr="00752797">
        <w:t xml:space="preserve"> 665  3152  7463 12402 16712 19229 19221 16690 12419  7518  3172   662</w:t>
      </w:r>
    </w:p>
    <w:p w:rsidR="00620A54" w:rsidRPr="00752797" w:rsidRDefault="00620A54" w:rsidP="002603CC">
      <w:pPr>
        <w:pStyle w:val="Code"/>
        <w:jc w:val="both"/>
      </w:pPr>
      <w:r w:rsidRPr="00752797">
        <w:t>1302  6159 14608 24275 32688 37618 37603 32644 24309 14716  6198  1296</w:t>
      </w:r>
    </w:p>
    <w:p w:rsidR="00620A54" w:rsidRPr="00752797" w:rsidRDefault="00620A54" w:rsidP="002603CC">
      <w:pPr>
        <w:pStyle w:val="Code"/>
        <w:jc w:val="both"/>
      </w:pPr>
      <w:r w:rsidRPr="00752797">
        <w:t>2328 10989 26020 43341 58358 67109 67080 58281 43401 26213 11058  2317</w:t>
      </w:r>
    </w:p>
    <w:p w:rsidR="00620A54" w:rsidRPr="00752797" w:rsidRDefault="00620A54" w:rsidP="002603CC">
      <w:pPr>
        <w:pStyle w:val="Code"/>
        <w:jc w:val="both"/>
      </w:pPr>
      <w:r w:rsidRPr="00752797">
        <w:t>3365 15922 37712 62733 84492 97150 97110 84380 62820 37991 16021  3349</w:t>
      </w:r>
    </w:p>
    <w:p w:rsidR="00620A54" w:rsidRPr="00752797" w:rsidRDefault="00620A54" w:rsidP="002603CC">
      <w:pPr>
        <w:pStyle w:val="Code"/>
        <w:jc w:val="both"/>
      </w:pPr>
      <w:r w:rsidRPr="00752797">
        <w:t>3426 16230 38440 63939 86109 99010 98969 85995 64027 38724 16331  3410</w:t>
      </w:r>
    </w:p>
    <w:p w:rsidR="00620A54" w:rsidRPr="00752797" w:rsidRDefault="00620A54" w:rsidP="002603CC">
      <w:pPr>
        <w:pStyle w:val="Code"/>
        <w:jc w:val="both"/>
      </w:pPr>
      <w:r w:rsidRPr="00752797">
        <w:t>2027  9612 22730 37790 50909 58529 58505 50841 37843 22898  9672  2018</w:t>
      </w:r>
    </w:p>
    <w:p w:rsidR="00620A54" w:rsidRPr="00752797" w:rsidRDefault="00620A54" w:rsidP="002603CC">
      <w:pPr>
        <w:pStyle w:val="Code"/>
        <w:jc w:val="both"/>
      </w:pPr>
      <w:r w:rsidRPr="00752797">
        <w:t xml:space="preserve"> 672  3178  7538 12535 16892 19440 19432 16870 12552  7594  3198   669</w:t>
      </w:r>
    </w:p>
    <w:p w:rsidR="00620A54" w:rsidRPr="00752797" w:rsidRDefault="00620A54" w:rsidP="002603CC">
      <w:pPr>
        <w:pStyle w:val="Code"/>
        <w:jc w:val="both"/>
      </w:pPr>
      <w:r w:rsidRPr="00752797">
        <w:t xml:space="preserve"> 101   479  1135  1890  2542  2924  2923  2539  1892  1144   482   101</w:t>
      </w:r>
    </w:p>
    <w:p w:rsidR="00620A54" w:rsidRPr="00752797" w:rsidRDefault="00620A54" w:rsidP="002603CC">
      <w:pPr>
        <w:pStyle w:val="Code"/>
        <w:jc w:val="both"/>
      </w:pPr>
      <w:r w:rsidRPr="00752797">
        <w:lastRenderedPageBreak/>
        <w:t xml:space="preserve">   2    11    26    43    57    66    66    57    43    26    11     2</w:t>
      </w:r>
    </w:p>
    <w:p w:rsidR="00620A54" w:rsidRPr="00752797" w:rsidRDefault="00620A54" w:rsidP="002603CC">
      <w:pPr>
        <w:pStyle w:val="Code"/>
        <w:jc w:val="both"/>
      </w:pPr>
      <w:r w:rsidRPr="00752797">
        <w:t xml:space="preserve">   0     0     0     1     1     1     1     1     1     0     0     0</w:t>
      </w:r>
    </w:p>
    <w:p w:rsidR="00620A54" w:rsidRPr="00752797" w:rsidRDefault="00620A54" w:rsidP="002603CC">
      <w:pPr>
        <w:pStyle w:val="Code"/>
        <w:jc w:val="both"/>
      </w:pPr>
      <w:r w:rsidRPr="00752797">
        <w:t xml:space="preserve">   0     0     0     0     0     0     0     0     0     0     0     0</w:t>
      </w:r>
    </w:p>
    <w:p w:rsidR="00620A54" w:rsidRPr="00752797" w:rsidRDefault="00620A54" w:rsidP="002603CC">
      <w:pPr>
        <w:pStyle w:val="Code"/>
        <w:jc w:val="both"/>
      </w:pPr>
      <w:r w:rsidRPr="00752797">
        <w:t xml:space="preserve">   0     0     0     0     0     0     0     0     0     0     0     0</w:t>
      </w:r>
    </w:p>
    <w:p w:rsidR="003E1DDA" w:rsidRPr="00752797" w:rsidRDefault="006E38F6" w:rsidP="003E1DDA">
      <w:pPr>
        <w:pStyle w:val="Heading3"/>
        <w:jc w:val="both"/>
        <w:rPr>
          <w:lang w:val="en-US"/>
        </w:rPr>
      </w:pPr>
      <w:bookmarkStart w:id="205" w:name="_Ref413313396"/>
      <w:bookmarkStart w:id="206" w:name="_Toc413611030"/>
      <w:bookmarkStart w:id="207" w:name="_Toc285701670"/>
      <w:r w:rsidRPr="00752797">
        <w:rPr>
          <w:lang w:val="en-US"/>
        </w:rPr>
        <w:t>Non-spectral wave boundary conditions</w:t>
      </w:r>
      <w:bookmarkEnd w:id="205"/>
      <w:bookmarkEnd w:id="206"/>
    </w:p>
    <w:p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proofErr w:type="gramStart"/>
      <w:r w:rsidR="00400C16" w:rsidRPr="00752797">
        <w:rPr>
          <w:lang w:val="en-US"/>
        </w:rPr>
        <w:t>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Pr="00752797">
        <w:rPr>
          <w:lang w:val="en-US"/>
        </w:rPr>
        <w:t xml:space="preserve"> </w:t>
      </w:r>
      <w:r w:rsidR="0005330B" w:rsidRPr="00752797">
        <w:rPr>
          <w:lang w:val="en-US"/>
        </w:rPr>
        <w:t xml:space="preserve">in </w:t>
      </w:r>
      <w:r w:rsidR="007E1D7E" w:rsidRPr="00752797">
        <w:rPr>
          <w:lang w:val="en-US"/>
        </w:rPr>
        <w:fldChar w:fldCharType="begin"/>
      </w:r>
      <w:r w:rsidR="0005330B" w:rsidRPr="00752797">
        <w:rPr>
          <w:lang w:val="en-US"/>
        </w:rPr>
        <w:instrText xml:space="preserve"> REF _Ref413596729 \r \h </w:instrText>
      </w:r>
      <w:r w:rsidR="007E1D7E" w:rsidRPr="00752797">
        <w:rPr>
          <w:lang w:val="en-US"/>
        </w:rPr>
      </w:r>
      <w:r w:rsidR="007E1D7E" w:rsidRPr="00752797">
        <w:rPr>
          <w:lang w:val="en-US"/>
        </w:rPr>
        <w:fldChar w:fldCharType="separate"/>
      </w:r>
      <w:r w:rsidR="002D6E55">
        <w:rPr>
          <w:lang w:val="en-US"/>
        </w:rPr>
        <w:t>4.4.2.2</w:t>
      </w:r>
      <w:r w:rsidR="007E1D7E" w:rsidRPr="00752797">
        <w:rPr>
          <w:lang w:val="en-US"/>
        </w:rPr>
        <w:fldChar w:fldCharType="end"/>
      </w:r>
      <w:r w:rsidR="0005330B" w:rsidRPr="00752797">
        <w:rPr>
          <w:lang w:val="en-US"/>
        </w:rPr>
        <w:t>.</w:t>
      </w:r>
      <w:proofErr w:type="gramEnd"/>
      <w:r w:rsidR="00400C16" w:rsidRPr="00752797">
        <w:rPr>
          <w:lang w:val="en-US"/>
        </w:rPr>
        <w:t xml:space="preserve"> </w:t>
      </w:r>
    </w:p>
    <w:p w:rsidR="006E38F6" w:rsidRPr="00752797" w:rsidRDefault="006E38F6" w:rsidP="006E38F6">
      <w:pPr>
        <w:pStyle w:val="Heading4"/>
        <w:rPr>
          <w:lang w:val="en-US"/>
        </w:rPr>
      </w:pPr>
      <w:r w:rsidRPr="00752797">
        <w:rPr>
          <w:lang w:val="en-US"/>
        </w:rPr>
        <w:t>Stationary wave boundary conditions</w:t>
      </w:r>
    </w:p>
    <w:p w:rsidR="00E22FE1" w:rsidRPr="00752797" w:rsidRDefault="00E22FE1" w:rsidP="00E22FE1">
      <w:pPr>
        <w:pStyle w:val="BodyText"/>
        <w:rPr>
          <w:lang w:val="en-US"/>
        </w:rPr>
      </w:pPr>
      <w:bookmarkStart w:id="208"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007E1D7E" w:rsidRPr="00752797">
        <w:rPr>
          <w:lang w:val="en-US"/>
        </w:rPr>
        <w:fldChar w:fldCharType="begin"/>
      </w:r>
      <w:r w:rsidRPr="00752797">
        <w:rPr>
          <w:lang w:val="en-US"/>
        </w:rPr>
        <w:instrText xml:space="preserve"> REF _Ref285376842 \r \h </w:instrText>
      </w:r>
      <w:r w:rsidR="007E1D7E" w:rsidRPr="00752797">
        <w:rPr>
          <w:lang w:val="en-US"/>
        </w:rPr>
      </w:r>
      <w:r w:rsidR="007E1D7E" w:rsidRPr="00752797">
        <w:rPr>
          <w:lang w:val="en-US"/>
        </w:rPr>
        <w:fldChar w:fldCharType="separate"/>
      </w:r>
      <w:r w:rsidR="002D6E55">
        <w:rPr>
          <w:lang w:val="en-US"/>
        </w:rPr>
        <w:t>4.4.1.1</w:t>
      </w:r>
      <w:r w:rsidR="007E1D7E"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rsidR="00621C7E" w:rsidRPr="00752797" w:rsidRDefault="00621C7E" w:rsidP="00621C7E">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6</w:t>
      </w:r>
      <w:r w:rsidR="007E1D7E">
        <w:rPr>
          <w:lang w:val="en-US"/>
        </w:rPr>
        <w:fldChar w:fldCharType="end"/>
      </w:r>
      <w:r w:rsidRPr="00752797">
        <w:rPr>
          <w:lang w:val="en-US"/>
        </w:rPr>
        <w:tab/>
        <w:t>Overview of available keywords for stationary boundary conditions</w:t>
      </w:r>
    </w:p>
    <w:tbl>
      <w:tblPr>
        <w:tblStyle w:val="LightShading-Accent1"/>
        <w:tblW w:w="0" w:type="auto"/>
        <w:tblLook w:val="04A0"/>
      </w:tblPr>
      <w:tblGrid>
        <w:gridCol w:w="1721"/>
        <w:gridCol w:w="2245"/>
        <w:gridCol w:w="1197"/>
        <w:gridCol w:w="1721"/>
        <w:gridCol w:w="848"/>
        <w:gridCol w:w="1198"/>
      </w:tblGrid>
      <w:tr w:rsidR="00E22FE1" w:rsidRPr="00752797" w:rsidTr="00400C16">
        <w:trPr>
          <w:cnfStyle w:val="100000000000"/>
          <w:tblHeader/>
        </w:trPr>
        <w:tc>
          <w:tcPr>
            <w:cnfStyle w:val="001000000000"/>
            <w:tcW w:w="1721" w:type="dxa"/>
          </w:tcPr>
          <w:p w:rsidR="00E22FE1" w:rsidRPr="00752797" w:rsidRDefault="00E22FE1" w:rsidP="00400C16">
            <w:pPr>
              <w:pStyle w:val="PlainText"/>
              <w:jc w:val="both"/>
            </w:pPr>
            <w:r w:rsidRPr="00752797">
              <w:t>keyword</w:t>
            </w:r>
          </w:p>
        </w:tc>
        <w:tc>
          <w:tcPr>
            <w:tcW w:w="2245" w:type="dxa"/>
          </w:tcPr>
          <w:p w:rsidR="00E22FE1" w:rsidRPr="00752797" w:rsidRDefault="00E22FE1" w:rsidP="00400C16">
            <w:pPr>
              <w:pStyle w:val="PlainText"/>
              <w:jc w:val="both"/>
              <w:cnfStyle w:val="100000000000"/>
            </w:pPr>
            <w:r w:rsidRPr="00752797">
              <w:t>description</w:t>
            </w:r>
          </w:p>
        </w:tc>
        <w:tc>
          <w:tcPr>
            <w:tcW w:w="1197" w:type="dxa"/>
          </w:tcPr>
          <w:p w:rsidR="00E22FE1" w:rsidRPr="00752797" w:rsidRDefault="00E22FE1" w:rsidP="00400C16">
            <w:pPr>
              <w:pStyle w:val="PlainText"/>
              <w:jc w:val="both"/>
              <w:cnfStyle w:val="100000000000"/>
            </w:pPr>
            <w:r w:rsidRPr="00752797">
              <w:t>default</w:t>
            </w:r>
          </w:p>
        </w:tc>
        <w:tc>
          <w:tcPr>
            <w:tcW w:w="1721" w:type="dxa"/>
          </w:tcPr>
          <w:p w:rsidR="00E22FE1" w:rsidRPr="00752797" w:rsidRDefault="00E22FE1" w:rsidP="00400C16">
            <w:pPr>
              <w:pStyle w:val="PlainText"/>
              <w:jc w:val="both"/>
              <w:cnfStyle w:val="100000000000"/>
            </w:pPr>
            <w:r w:rsidRPr="00752797">
              <w:t>range</w:t>
            </w:r>
          </w:p>
        </w:tc>
        <w:tc>
          <w:tcPr>
            <w:tcW w:w="848" w:type="dxa"/>
          </w:tcPr>
          <w:p w:rsidR="00E22FE1" w:rsidRPr="00752797" w:rsidRDefault="00E22FE1" w:rsidP="00400C16">
            <w:pPr>
              <w:pStyle w:val="PlainText"/>
              <w:jc w:val="both"/>
              <w:cnfStyle w:val="100000000000"/>
            </w:pPr>
            <w:r w:rsidRPr="00752797">
              <w:t>units</w:t>
            </w:r>
          </w:p>
        </w:tc>
        <w:tc>
          <w:tcPr>
            <w:tcW w:w="1198" w:type="dxa"/>
          </w:tcPr>
          <w:p w:rsidR="00E22FE1" w:rsidRPr="00752797" w:rsidRDefault="00E22FE1" w:rsidP="00400C16">
            <w:pPr>
              <w:pStyle w:val="PlainText"/>
              <w:jc w:val="both"/>
              <w:cnfStyle w:val="100000000000"/>
            </w:pPr>
            <w:r w:rsidRPr="00752797">
              <w:t>remark</w:t>
            </w:r>
          </w:p>
        </w:tc>
      </w:tr>
      <w:tr w:rsidR="00E22FE1" w:rsidRPr="00752797" w:rsidTr="00400C16">
        <w:trPr>
          <w:cnfStyle w:val="000000100000"/>
        </w:trPr>
        <w:tc>
          <w:tcPr>
            <w:cnfStyle w:val="001000000000"/>
            <w:tcW w:w="1721" w:type="dxa"/>
          </w:tcPr>
          <w:p w:rsidR="00E22FE1" w:rsidRPr="00752797" w:rsidRDefault="00E22FE1" w:rsidP="00400C16">
            <w:pPr>
              <w:pStyle w:val="PlainText"/>
              <w:jc w:val="both"/>
            </w:pPr>
            <w:r w:rsidRPr="00752797">
              <w:t>Hrms</w:t>
            </w:r>
          </w:p>
        </w:tc>
        <w:tc>
          <w:tcPr>
            <w:tcW w:w="2245" w:type="dxa"/>
          </w:tcPr>
          <w:p w:rsidR="00E22FE1" w:rsidRPr="00752797" w:rsidRDefault="00E22FE1" w:rsidP="00400C16">
            <w:pPr>
              <w:pStyle w:val="PlainText"/>
              <w:jc w:val="both"/>
              <w:cnfStyle w:val="000000100000"/>
            </w:pPr>
            <w:r w:rsidRPr="00752797">
              <w:t xml:space="preserve">Hrms wave height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pPr>
            <w:r w:rsidRPr="00752797">
              <w:t>1.0</w:t>
            </w:r>
          </w:p>
        </w:tc>
        <w:tc>
          <w:tcPr>
            <w:tcW w:w="1721" w:type="dxa"/>
          </w:tcPr>
          <w:p w:rsidR="00E22FE1" w:rsidRPr="00752797" w:rsidRDefault="00E22FE1" w:rsidP="00400C16">
            <w:pPr>
              <w:pStyle w:val="PlainText"/>
              <w:jc w:val="both"/>
              <w:cnfStyle w:val="000000100000"/>
            </w:pPr>
            <w:r w:rsidRPr="00752797">
              <w:t>0.0 - 10.0</w:t>
            </w:r>
          </w:p>
        </w:tc>
        <w:tc>
          <w:tcPr>
            <w:tcW w:w="848" w:type="dxa"/>
          </w:tcPr>
          <w:p w:rsidR="00E22FE1" w:rsidRPr="00752797" w:rsidRDefault="00E22FE1" w:rsidP="00400C16">
            <w:pPr>
              <w:pStyle w:val="PlainText"/>
              <w:jc w:val="both"/>
              <w:cnfStyle w:val="000000100000"/>
            </w:pPr>
            <w:r w:rsidRPr="00752797">
              <w:t>m</w:t>
            </w:r>
          </w:p>
        </w:tc>
        <w:tc>
          <w:tcPr>
            <w:tcW w:w="1198" w:type="dxa"/>
          </w:tcPr>
          <w:p w:rsidR="00E22FE1" w:rsidRPr="00752797" w:rsidRDefault="00E22FE1" w:rsidP="00400C16">
            <w:pPr>
              <w:pStyle w:val="PlainText"/>
              <w:jc w:val="both"/>
              <w:cnfStyle w:val="000000100000"/>
            </w:pPr>
          </w:p>
        </w:tc>
      </w:tr>
      <w:tr w:rsidR="00E22FE1" w:rsidRPr="00752797" w:rsidTr="00400C16">
        <w:tc>
          <w:tcPr>
            <w:cnfStyle w:val="001000000000"/>
            <w:tcW w:w="1721" w:type="dxa"/>
          </w:tcPr>
          <w:p w:rsidR="00E22FE1" w:rsidRPr="00752797" w:rsidRDefault="00E22FE1" w:rsidP="00400C16">
            <w:pPr>
              <w:pStyle w:val="PlainText"/>
              <w:jc w:val="both"/>
            </w:pPr>
            <w:r w:rsidRPr="00752797">
              <w:t>Tlong</w:t>
            </w:r>
          </w:p>
        </w:tc>
        <w:tc>
          <w:tcPr>
            <w:tcW w:w="2245" w:type="dxa"/>
          </w:tcPr>
          <w:p w:rsidR="00E22FE1" w:rsidRPr="00752797" w:rsidRDefault="00E22FE1" w:rsidP="00400C16">
            <w:pPr>
              <w:pStyle w:val="PlainText"/>
              <w:jc w:val="both"/>
              <w:cnfStyle w:val="000000000000"/>
            </w:pPr>
            <w:r w:rsidRPr="00752797">
              <w:t xml:space="preserve">Wave group period for case </w:t>
            </w:r>
            <w:r w:rsidR="00400C16" w:rsidRPr="00752797">
              <w:t xml:space="preserve">wbctype </w:t>
            </w:r>
            <w:r w:rsidRPr="00752797">
              <w:t>= bichrom</w:t>
            </w:r>
          </w:p>
        </w:tc>
        <w:tc>
          <w:tcPr>
            <w:tcW w:w="1197" w:type="dxa"/>
          </w:tcPr>
          <w:p w:rsidR="00E22FE1" w:rsidRPr="00752797" w:rsidRDefault="00E22FE1" w:rsidP="00400C16">
            <w:pPr>
              <w:pStyle w:val="PlainText"/>
              <w:jc w:val="both"/>
              <w:cnfStyle w:val="000000000000"/>
            </w:pPr>
            <w:r w:rsidRPr="00752797">
              <w:t>80.0</w:t>
            </w:r>
          </w:p>
        </w:tc>
        <w:tc>
          <w:tcPr>
            <w:tcW w:w="1721" w:type="dxa"/>
          </w:tcPr>
          <w:p w:rsidR="00E22FE1" w:rsidRPr="00752797" w:rsidRDefault="00E22FE1" w:rsidP="00400C16">
            <w:pPr>
              <w:pStyle w:val="PlainText"/>
              <w:jc w:val="both"/>
              <w:cnfStyle w:val="000000000000"/>
            </w:pPr>
            <w:r w:rsidRPr="00752797">
              <w:t>20.0 - 300.0</w:t>
            </w:r>
          </w:p>
        </w:tc>
        <w:tc>
          <w:tcPr>
            <w:tcW w:w="848" w:type="dxa"/>
          </w:tcPr>
          <w:p w:rsidR="00E22FE1" w:rsidRPr="00752797" w:rsidRDefault="00E22FE1" w:rsidP="00400C16">
            <w:pPr>
              <w:pStyle w:val="PlainText"/>
              <w:jc w:val="both"/>
              <w:cnfStyle w:val="000000000000"/>
            </w:pPr>
            <w:r w:rsidRPr="00752797">
              <w:t>s</w:t>
            </w:r>
          </w:p>
        </w:tc>
        <w:tc>
          <w:tcPr>
            <w:tcW w:w="1198" w:type="dxa"/>
          </w:tcPr>
          <w:p w:rsidR="00E22FE1" w:rsidRPr="00752797" w:rsidRDefault="00E22FE1" w:rsidP="00400C16">
            <w:pPr>
              <w:pStyle w:val="PlainText"/>
              <w:jc w:val="both"/>
              <w:cnfStyle w:val="000000000000"/>
            </w:pPr>
          </w:p>
        </w:tc>
      </w:tr>
      <w:tr w:rsidR="00E22FE1" w:rsidRPr="00752797" w:rsidTr="00400C16">
        <w:trPr>
          <w:cnfStyle w:val="000000100000"/>
        </w:trPr>
        <w:tc>
          <w:tcPr>
            <w:cnfStyle w:val="001000000000"/>
            <w:tcW w:w="1721" w:type="dxa"/>
          </w:tcPr>
          <w:p w:rsidR="00E22FE1" w:rsidRPr="00752797" w:rsidRDefault="00E22FE1" w:rsidP="00400C16">
            <w:pPr>
              <w:pStyle w:val="PlainText"/>
              <w:jc w:val="both"/>
            </w:pPr>
            <w:r w:rsidRPr="00752797">
              <w:t>Trep</w:t>
            </w:r>
          </w:p>
        </w:tc>
        <w:tc>
          <w:tcPr>
            <w:tcW w:w="2245" w:type="dxa"/>
          </w:tcPr>
          <w:p w:rsidR="00E22FE1" w:rsidRPr="00752797" w:rsidRDefault="00E22FE1" w:rsidP="00400C16">
            <w:pPr>
              <w:pStyle w:val="PlainText"/>
              <w:jc w:val="both"/>
              <w:cnfStyle w:val="000000100000"/>
            </w:pPr>
            <w:r w:rsidRPr="00752797">
              <w:t xml:space="preserve">Representative wave period for </w:t>
            </w:r>
            <w:r w:rsidR="00400C16" w:rsidRPr="00752797">
              <w:t xml:space="preserve">wbctype </w:t>
            </w:r>
            <w:r w:rsidRPr="00752797">
              <w:t>= stat, bichrom, ts_1 or ts_2</w:t>
            </w:r>
          </w:p>
        </w:tc>
        <w:tc>
          <w:tcPr>
            <w:tcW w:w="1197" w:type="dxa"/>
          </w:tcPr>
          <w:p w:rsidR="00E22FE1" w:rsidRPr="00752797" w:rsidRDefault="00E22FE1" w:rsidP="00400C16">
            <w:pPr>
              <w:pStyle w:val="PlainText"/>
              <w:jc w:val="both"/>
              <w:cnfStyle w:val="000000100000"/>
            </w:pPr>
            <w:r w:rsidRPr="00752797">
              <w:t>10.0</w:t>
            </w:r>
          </w:p>
        </w:tc>
        <w:tc>
          <w:tcPr>
            <w:tcW w:w="1721" w:type="dxa"/>
          </w:tcPr>
          <w:p w:rsidR="00E22FE1" w:rsidRPr="00752797" w:rsidRDefault="00E22FE1" w:rsidP="00400C16">
            <w:pPr>
              <w:pStyle w:val="PlainText"/>
              <w:jc w:val="both"/>
              <w:cnfStyle w:val="000000100000"/>
            </w:pPr>
            <w:r w:rsidRPr="00752797">
              <w:t>1.0 - 20.0</w:t>
            </w:r>
          </w:p>
        </w:tc>
        <w:tc>
          <w:tcPr>
            <w:tcW w:w="848" w:type="dxa"/>
          </w:tcPr>
          <w:p w:rsidR="00E22FE1" w:rsidRPr="00752797" w:rsidRDefault="00E22FE1" w:rsidP="00400C16">
            <w:pPr>
              <w:pStyle w:val="PlainText"/>
              <w:jc w:val="both"/>
              <w:cnfStyle w:val="000000100000"/>
            </w:pPr>
            <w:r w:rsidRPr="00752797">
              <w:t>s</w:t>
            </w:r>
          </w:p>
        </w:tc>
        <w:tc>
          <w:tcPr>
            <w:tcW w:w="1198" w:type="dxa"/>
          </w:tcPr>
          <w:p w:rsidR="00E22FE1" w:rsidRPr="00752797" w:rsidRDefault="00E22FE1" w:rsidP="00400C16">
            <w:pPr>
              <w:pStyle w:val="PlainText"/>
              <w:jc w:val="both"/>
              <w:cnfStyle w:val="000000100000"/>
            </w:pPr>
          </w:p>
        </w:tc>
      </w:tr>
      <w:tr w:rsidR="00E22FE1" w:rsidRPr="00752797" w:rsidTr="00400C16">
        <w:tc>
          <w:tcPr>
            <w:cnfStyle w:val="001000000000"/>
            <w:tcW w:w="1721" w:type="dxa"/>
          </w:tcPr>
          <w:p w:rsidR="00E22FE1" w:rsidRPr="00752797" w:rsidRDefault="00E22FE1" w:rsidP="00400C16">
            <w:pPr>
              <w:pStyle w:val="PlainText"/>
              <w:jc w:val="both"/>
            </w:pPr>
            <w:r w:rsidRPr="00752797">
              <w:t>dir0</w:t>
            </w:r>
          </w:p>
        </w:tc>
        <w:tc>
          <w:tcPr>
            <w:tcW w:w="2245" w:type="dxa"/>
          </w:tcPr>
          <w:p w:rsidR="00E22FE1" w:rsidRPr="00752797" w:rsidRDefault="00E22FE1" w:rsidP="00400C16">
            <w:pPr>
              <w:pStyle w:val="PlainText"/>
              <w:jc w:val="both"/>
              <w:cnfStyle w:val="000000000000"/>
            </w:pPr>
            <w:r w:rsidRPr="00752797">
              <w:t xml:space="preserve">Mean wave direction for </w:t>
            </w:r>
            <w:r w:rsidR="00400C16" w:rsidRPr="00752797">
              <w:t xml:space="preserve">wbctype </w:t>
            </w:r>
            <w:r w:rsidRPr="00752797">
              <w:t>= stat, bichrom, ts_1 or ts_2 (nautical convention)</w:t>
            </w:r>
          </w:p>
        </w:tc>
        <w:tc>
          <w:tcPr>
            <w:tcW w:w="1197" w:type="dxa"/>
          </w:tcPr>
          <w:p w:rsidR="00E22FE1" w:rsidRPr="00752797" w:rsidRDefault="00E22FE1" w:rsidP="00400C16">
            <w:pPr>
              <w:pStyle w:val="PlainText"/>
              <w:jc w:val="both"/>
              <w:cnfStyle w:val="000000000000"/>
            </w:pPr>
            <w:r w:rsidRPr="00752797">
              <w:t>270.0</w:t>
            </w:r>
          </w:p>
        </w:tc>
        <w:tc>
          <w:tcPr>
            <w:tcW w:w="1721" w:type="dxa"/>
          </w:tcPr>
          <w:p w:rsidR="00E22FE1" w:rsidRPr="00752797" w:rsidRDefault="00E22FE1" w:rsidP="00400C16">
            <w:pPr>
              <w:pStyle w:val="PlainText"/>
              <w:jc w:val="both"/>
              <w:cnfStyle w:val="000000000000"/>
            </w:pPr>
            <w:r w:rsidRPr="00752797">
              <w:t>180.0 - 360.0</w:t>
            </w:r>
          </w:p>
        </w:tc>
        <w:tc>
          <w:tcPr>
            <w:tcW w:w="848" w:type="dxa"/>
          </w:tcPr>
          <w:p w:rsidR="00E22FE1" w:rsidRPr="00752797" w:rsidRDefault="00E22FE1" w:rsidP="00400C16">
            <w:pPr>
              <w:pStyle w:val="PlainText"/>
              <w:jc w:val="both"/>
              <w:cnfStyle w:val="000000000000"/>
            </w:pPr>
            <w:r w:rsidRPr="00752797">
              <w:t>deg</w:t>
            </w:r>
          </w:p>
        </w:tc>
        <w:tc>
          <w:tcPr>
            <w:tcW w:w="1198" w:type="dxa"/>
          </w:tcPr>
          <w:p w:rsidR="00E22FE1" w:rsidRPr="00752797" w:rsidRDefault="00E22FE1" w:rsidP="00400C16">
            <w:pPr>
              <w:pStyle w:val="PlainText"/>
              <w:jc w:val="both"/>
              <w:cnfStyle w:val="000000000000"/>
            </w:pPr>
          </w:p>
        </w:tc>
      </w:tr>
      <w:tr w:rsidR="00E22FE1" w:rsidRPr="00752797" w:rsidTr="00400C16">
        <w:trPr>
          <w:cnfStyle w:val="000000100000"/>
        </w:trPr>
        <w:tc>
          <w:tcPr>
            <w:cnfStyle w:val="001000000000"/>
            <w:tcW w:w="1721" w:type="dxa"/>
          </w:tcPr>
          <w:p w:rsidR="00E22FE1" w:rsidRPr="00752797" w:rsidRDefault="00400C16" w:rsidP="00400C16">
            <w:pPr>
              <w:pStyle w:val="PlainText"/>
              <w:jc w:val="both"/>
            </w:pPr>
            <w:r w:rsidRPr="00752797">
              <w:t>wbctype</w:t>
            </w:r>
          </w:p>
        </w:tc>
        <w:tc>
          <w:tcPr>
            <w:tcW w:w="2245" w:type="dxa"/>
          </w:tcPr>
          <w:p w:rsidR="00E22FE1" w:rsidRPr="00752797" w:rsidRDefault="00E22FE1" w:rsidP="00400C16">
            <w:pPr>
              <w:pStyle w:val="PlainText"/>
              <w:jc w:val="both"/>
              <w:cnfStyle w:val="000000100000"/>
            </w:pPr>
            <w:r w:rsidRPr="00752797">
              <w:t>Wave boundary condition type</w:t>
            </w:r>
          </w:p>
        </w:tc>
        <w:tc>
          <w:tcPr>
            <w:tcW w:w="1197" w:type="dxa"/>
          </w:tcPr>
          <w:p w:rsidR="00E22FE1" w:rsidRPr="00752797" w:rsidRDefault="00E22FE1" w:rsidP="00400C16">
            <w:pPr>
              <w:pStyle w:val="PlainText"/>
              <w:jc w:val="both"/>
              <w:cnfStyle w:val="000000100000"/>
            </w:pPr>
            <w:r w:rsidRPr="00752797">
              <w:t>bichrom</w:t>
            </w:r>
          </w:p>
        </w:tc>
        <w:tc>
          <w:tcPr>
            <w:tcW w:w="1721" w:type="dxa"/>
          </w:tcPr>
          <w:p w:rsidR="00E22FE1" w:rsidRPr="00752797" w:rsidRDefault="00E22FE1" w:rsidP="00400C16">
            <w:pPr>
              <w:pStyle w:val="PlainText"/>
              <w:jc w:val="both"/>
              <w:cnfStyle w:val="000000100000"/>
            </w:pPr>
            <w:r w:rsidRPr="00752797">
              <w:t>stat, bichrom, ts_1, ts_2, jons, swan, vardens, reuse, ts_nonh, off, stat_table, jons_table</w:t>
            </w:r>
          </w:p>
        </w:tc>
        <w:tc>
          <w:tcPr>
            <w:tcW w:w="848" w:type="dxa"/>
          </w:tcPr>
          <w:p w:rsidR="00E22FE1" w:rsidRPr="00752797" w:rsidRDefault="00E22FE1" w:rsidP="00400C16">
            <w:pPr>
              <w:pStyle w:val="PlainText"/>
              <w:jc w:val="both"/>
              <w:cnfStyle w:val="000000100000"/>
            </w:pPr>
          </w:p>
        </w:tc>
        <w:tc>
          <w:tcPr>
            <w:tcW w:w="1198" w:type="dxa"/>
          </w:tcPr>
          <w:p w:rsidR="00E22FE1" w:rsidRPr="00752797" w:rsidRDefault="00E22FE1" w:rsidP="00400C16">
            <w:pPr>
              <w:pStyle w:val="PlainText"/>
              <w:jc w:val="both"/>
              <w:cnfStyle w:val="000000100000"/>
            </w:pPr>
          </w:p>
        </w:tc>
      </w:tr>
      <w:tr w:rsidR="00E22FE1" w:rsidRPr="00752797" w:rsidTr="00400C16">
        <w:tc>
          <w:tcPr>
            <w:cnfStyle w:val="001000000000"/>
            <w:tcW w:w="1721" w:type="dxa"/>
          </w:tcPr>
          <w:p w:rsidR="00E22FE1" w:rsidRPr="00752797" w:rsidRDefault="00E22FE1" w:rsidP="00400C16">
            <w:pPr>
              <w:pStyle w:val="PlainText"/>
              <w:jc w:val="both"/>
            </w:pPr>
            <w:r w:rsidRPr="00752797">
              <w:t>lateralwave</w:t>
            </w:r>
          </w:p>
        </w:tc>
        <w:tc>
          <w:tcPr>
            <w:tcW w:w="2245" w:type="dxa"/>
          </w:tcPr>
          <w:p w:rsidR="00E22FE1" w:rsidRPr="00752797" w:rsidRDefault="00E22FE1" w:rsidP="00400C16">
            <w:pPr>
              <w:pStyle w:val="PlainText"/>
              <w:jc w:val="both"/>
              <w:cnfStyle w:val="000000000000"/>
            </w:pPr>
            <w:r w:rsidRPr="00752797">
              <w:t xml:space="preserve">Switch for lateral boundary </w:t>
            </w:r>
            <w:r w:rsidRPr="00752797">
              <w:lastRenderedPageBreak/>
              <w:t>at left</w:t>
            </w:r>
          </w:p>
        </w:tc>
        <w:tc>
          <w:tcPr>
            <w:tcW w:w="1197" w:type="dxa"/>
          </w:tcPr>
          <w:p w:rsidR="00E22FE1" w:rsidRPr="00752797" w:rsidRDefault="00E22FE1" w:rsidP="00400C16">
            <w:pPr>
              <w:pStyle w:val="PlainText"/>
              <w:jc w:val="both"/>
              <w:cnfStyle w:val="000000000000"/>
            </w:pPr>
            <w:r w:rsidRPr="00752797">
              <w:lastRenderedPageBreak/>
              <w:t>neumann</w:t>
            </w:r>
          </w:p>
        </w:tc>
        <w:tc>
          <w:tcPr>
            <w:tcW w:w="1721" w:type="dxa"/>
          </w:tcPr>
          <w:p w:rsidR="00E22FE1" w:rsidRPr="00752797" w:rsidRDefault="00E22FE1" w:rsidP="00400C16">
            <w:pPr>
              <w:pStyle w:val="PlainText"/>
              <w:jc w:val="both"/>
              <w:cnfStyle w:val="000000000000"/>
            </w:pPr>
            <w:r w:rsidRPr="00752797">
              <w:t xml:space="preserve">neumann, wavecrest, </w:t>
            </w:r>
            <w:r w:rsidRPr="00752797">
              <w:lastRenderedPageBreak/>
              <w:t>cyclic</w:t>
            </w:r>
          </w:p>
        </w:tc>
        <w:tc>
          <w:tcPr>
            <w:tcW w:w="848" w:type="dxa"/>
          </w:tcPr>
          <w:p w:rsidR="00E22FE1" w:rsidRPr="00752797" w:rsidRDefault="00E22FE1" w:rsidP="00400C16">
            <w:pPr>
              <w:pStyle w:val="PlainText"/>
              <w:jc w:val="both"/>
              <w:cnfStyle w:val="000000000000"/>
            </w:pPr>
          </w:p>
        </w:tc>
        <w:tc>
          <w:tcPr>
            <w:tcW w:w="1198" w:type="dxa"/>
          </w:tcPr>
          <w:p w:rsidR="00E22FE1" w:rsidRPr="00752797" w:rsidRDefault="00E22FE1" w:rsidP="00400C16">
            <w:pPr>
              <w:pStyle w:val="PlainText"/>
              <w:jc w:val="both"/>
              <w:cnfStyle w:val="000000000000"/>
            </w:pPr>
          </w:p>
        </w:tc>
      </w:tr>
      <w:tr w:rsidR="00E22FE1" w:rsidRPr="00752797" w:rsidTr="00400C16">
        <w:trPr>
          <w:cnfStyle w:val="000000100000"/>
        </w:trPr>
        <w:tc>
          <w:tcPr>
            <w:cnfStyle w:val="001000000000"/>
            <w:tcW w:w="1721" w:type="dxa"/>
          </w:tcPr>
          <w:p w:rsidR="00E22FE1" w:rsidRPr="00752797" w:rsidRDefault="00E22FE1" w:rsidP="00400C16">
            <w:pPr>
              <w:pStyle w:val="PlainText"/>
              <w:jc w:val="both"/>
            </w:pPr>
            <w:r w:rsidRPr="00752797">
              <w:lastRenderedPageBreak/>
              <w:t>m</w:t>
            </w:r>
          </w:p>
        </w:tc>
        <w:tc>
          <w:tcPr>
            <w:tcW w:w="2245" w:type="dxa"/>
          </w:tcPr>
          <w:p w:rsidR="00E22FE1" w:rsidRPr="00752797" w:rsidRDefault="00E22FE1" w:rsidP="00400C16">
            <w:pPr>
              <w:pStyle w:val="PlainText"/>
              <w:jc w:val="both"/>
              <w:cnfStyle w:val="000000100000"/>
            </w:pPr>
            <w:r w:rsidRPr="00752797">
              <w:t xml:space="preserve">Power in cos^m directional distribution for </w:t>
            </w:r>
            <w:r w:rsidR="00400C16" w:rsidRPr="00752797">
              <w:t>wbctype</w:t>
            </w:r>
            <w:r w:rsidRPr="00752797">
              <w:t xml:space="preserve"> = stat, bichrom, ts_1 or ts_2</w:t>
            </w:r>
          </w:p>
        </w:tc>
        <w:tc>
          <w:tcPr>
            <w:tcW w:w="1197" w:type="dxa"/>
          </w:tcPr>
          <w:p w:rsidR="00E22FE1" w:rsidRPr="00752797" w:rsidRDefault="00E22FE1" w:rsidP="00400C16">
            <w:pPr>
              <w:pStyle w:val="PlainText"/>
              <w:jc w:val="both"/>
              <w:cnfStyle w:val="000000100000"/>
            </w:pPr>
            <w:r w:rsidRPr="00752797">
              <w:t>10</w:t>
            </w:r>
          </w:p>
        </w:tc>
        <w:tc>
          <w:tcPr>
            <w:tcW w:w="1721" w:type="dxa"/>
          </w:tcPr>
          <w:p w:rsidR="00E22FE1" w:rsidRPr="00752797" w:rsidRDefault="00E22FE1" w:rsidP="00400C16">
            <w:pPr>
              <w:pStyle w:val="PlainText"/>
              <w:jc w:val="both"/>
              <w:cnfStyle w:val="000000100000"/>
            </w:pPr>
            <w:r w:rsidRPr="00752797">
              <w:t>2 - 128</w:t>
            </w:r>
          </w:p>
        </w:tc>
        <w:tc>
          <w:tcPr>
            <w:tcW w:w="848" w:type="dxa"/>
          </w:tcPr>
          <w:p w:rsidR="00E22FE1" w:rsidRPr="00752797" w:rsidRDefault="00E22FE1" w:rsidP="00400C16">
            <w:pPr>
              <w:pStyle w:val="PlainText"/>
              <w:jc w:val="both"/>
              <w:cnfStyle w:val="000000100000"/>
            </w:pPr>
            <w:r w:rsidRPr="00752797">
              <w:t>-</w:t>
            </w:r>
          </w:p>
        </w:tc>
        <w:tc>
          <w:tcPr>
            <w:tcW w:w="1198" w:type="dxa"/>
          </w:tcPr>
          <w:p w:rsidR="00E22FE1" w:rsidRPr="00752797" w:rsidRDefault="00E22FE1" w:rsidP="00400C16">
            <w:pPr>
              <w:pStyle w:val="PlainText"/>
              <w:jc w:val="both"/>
              <w:cnfStyle w:val="000000100000"/>
            </w:pPr>
          </w:p>
        </w:tc>
      </w:tr>
      <w:tr w:rsidR="00E22FE1" w:rsidRPr="00752797" w:rsidTr="00400C16">
        <w:tc>
          <w:tcPr>
            <w:cnfStyle w:val="001000000000"/>
            <w:tcW w:w="1721" w:type="dxa"/>
          </w:tcPr>
          <w:p w:rsidR="00E22FE1" w:rsidRPr="00752797" w:rsidRDefault="00E22FE1" w:rsidP="00400C16">
            <w:pPr>
              <w:pStyle w:val="PlainText"/>
              <w:jc w:val="both"/>
            </w:pPr>
            <w:r w:rsidRPr="00752797">
              <w:t>nmax+</w:t>
            </w:r>
          </w:p>
        </w:tc>
        <w:tc>
          <w:tcPr>
            <w:tcW w:w="2245" w:type="dxa"/>
          </w:tcPr>
          <w:p w:rsidR="00E22FE1" w:rsidRPr="00752797" w:rsidRDefault="00E22FE1" w:rsidP="00400C16">
            <w:pPr>
              <w:pStyle w:val="PlainText"/>
              <w:jc w:val="both"/>
              <w:cnfStyle w:val="000000000000"/>
            </w:pPr>
            <w:r w:rsidRPr="00752797">
              <w:t>Maximum ratio of cg/c for computing long wave boundary conditions</w:t>
            </w:r>
          </w:p>
        </w:tc>
        <w:tc>
          <w:tcPr>
            <w:tcW w:w="1197" w:type="dxa"/>
          </w:tcPr>
          <w:p w:rsidR="00E22FE1" w:rsidRPr="00752797" w:rsidRDefault="00E22FE1" w:rsidP="00400C16">
            <w:pPr>
              <w:pStyle w:val="PlainText"/>
              <w:jc w:val="both"/>
              <w:cnfStyle w:val="000000000000"/>
            </w:pPr>
            <w:r w:rsidRPr="00752797">
              <w:t>0.8</w:t>
            </w:r>
          </w:p>
        </w:tc>
        <w:tc>
          <w:tcPr>
            <w:tcW w:w="1721" w:type="dxa"/>
          </w:tcPr>
          <w:p w:rsidR="00E22FE1" w:rsidRPr="00752797" w:rsidRDefault="00E22FE1" w:rsidP="00400C16">
            <w:pPr>
              <w:pStyle w:val="PlainText"/>
              <w:jc w:val="both"/>
              <w:cnfStyle w:val="000000000000"/>
            </w:pPr>
            <w:r w:rsidRPr="00752797">
              <w:t>0.5 - 1.0</w:t>
            </w:r>
          </w:p>
        </w:tc>
        <w:tc>
          <w:tcPr>
            <w:tcW w:w="848" w:type="dxa"/>
          </w:tcPr>
          <w:p w:rsidR="00E22FE1" w:rsidRPr="00752797" w:rsidRDefault="00E22FE1" w:rsidP="00400C16">
            <w:pPr>
              <w:pStyle w:val="PlainText"/>
              <w:jc w:val="both"/>
              <w:cnfStyle w:val="000000000000"/>
            </w:pPr>
            <w:r w:rsidRPr="00752797">
              <w:t>-</w:t>
            </w:r>
          </w:p>
        </w:tc>
        <w:tc>
          <w:tcPr>
            <w:tcW w:w="1198" w:type="dxa"/>
          </w:tcPr>
          <w:p w:rsidR="00E22FE1" w:rsidRPr="00752797" w:rsidRDefault="00E22FE1" w:rsidP="00400C16">
            <w:pPr>
              <w:pStyle w:val="PlainText"/>
              <w:jc w:val="both"/>
              <w:cnfStyle w:val="000000000000"/>
            </w:pPr>
          </w:p>
        </w:tc>
      </w:tr>
      <w:tr w:rsidR="00E22FE1" w:rsidRPr="00752797" w:rsidTr="00400C16">
        <w:trPr>
          <w:cnfStyle w:val="000000100000"/>
        </w:trPr>
        <w:tc>
          <w:tcPr>
            <w:cnfStyle w:val="001000000000"/>
            <w:tcW w:w="1721" w:type="dxa"/>
          </w:tcPr>
          <w:p w:rsidR="00E22FE1" w:rsidRPr="00752797" w:rsidRDefault="00E22FE1" w:rsidP="00400C16">
            <w:pPr>
              <w:pStyle w:val="PlainText"/>
              <w:jc w:val="both"/>
            </w:pPr>
            <w:r w:rsidRPr="00752797">
              <w:t>taper</w:t>
            </w:r>
          </w:p>
        </w:tc>
        <w:tc>
          <w:tcPr>
            <w:tcW w:w="2245" w:type="dxa"/>
          </w:tcPr>
          <w:p w:rsidR="00E22FE1" w:rsidRPr="00752797" w:rsidRDefault="00E22FE1" w:rsidP="00400C16">
            <w:pPr>
              <w:pStyle w:val="PlainText"/>
              <w:jc w:val="both"/>
              <w:cnfStyle w:val="000000100000"/>
            </w:pPr>
            <w:r w:rsidRPr="00752797">
              <w:t>Spin-up time of wave boundary conditions, in morphological time</w:t>
            </w:r>
          </w:p>
        </w:tc>
        <w:tc>
          <w:tcPr>
            <w:tcW w:w="1197" w:type="dxa"/>
          </w:tcPr>
          <w:p w:rsidR="00E22FE1" w:rsidRPr="00752797" w:rsidRDefault="00E22FE1" w:rsidP="00400C16">
            <w:pPr>
              <w:pStyle w:val="PlainText"/>
              <w:jc w:val="both"/>
              <w:cnfStyle w:val="000000100000"/>
            </w:pPr>
            <w:r w:rsidRPr="00752797">
              <w:t>100.0</w:t>
            </w:r>
          </w:p>
        </w:tc>
        <w:tc>
          <w:tcPr>
            <w:tcW w:w="1721" w:type="dxa"/>
          </w:tcPr>
          <w:p w:rsidR="00E22FE1" w:rsidRPr="00752797" w:rsidRDefault="00E22FE1" w:rsidP="00400C16">
            <w:pPr>
              <w:pStyle w:val="PlainText"/>
              <w:jc w:val="both"/>
              <w:cnfStyle w:val="000000100000"/>
            </w:pPr>
            <w:r w:rsidRPr="00752797">
              <w:t>0.0 - 1000.0</w:t>
            </w:r>
          </w:p>
        </w:tc>
        <w:tc>
          <w:tcPr>
            <w:tcW w:w="848" w:type="dxa"/>
          </w:tcPr>
          <w:p w:rsidR="00E22FE1" w:rsidRPr="00752797" w:rsidRDefault="00E22FE1" w:rsidP="00400C16">
            <w:pPr>
              <w:pStyle w:val="PlainText"/>
              <w:jc w:val="both"/>
              <w:cnfStyle w:val="000000100000"/>
            </w:pPr>
            <w:r w:rsidRPr="00752797">
              <w:t>s</w:t>
            </w:r>
          </w:p>
        </w:tc>
        <w:tc>
          <w:tcPr>
            <w:tcW w:w="1198" w:type="dxa"/>
          </w:tcPr>
          <w:p w:rsidR="00E22FE1" w:rsidRPr="00752797" w:rsidRDefault="00E22FE1" w:rsidP="00400C16">
            <w:pPr>
              <w:pStyle w:val="PlainText"/>
              <w:jc w:val="both"/>
              <w:cnfStyle w:val="000000100000"/>
            </w:pPr>
          </w:p>
        </w:tc>
      </w:tr>
    </w:tbl>
    <w:p w:rsidR="006E38F6" w:rsidRPr="00752797" w:rsidRDefault="006E38F6" w:rsidP="006E38F6">
      <w:pPr>
        <w:pStyle w:val="Heading4"/>
        <w:rPr>
          <w:lang w:val="en-US"/>
        </w:rPr>
      </w:pPr>
      <w:bookmarkStart w:id="209" w:name="_Ref413596729"/>
      <w:r w:rsidRPr="00752797">
        <w:rPr>
          <w:lang w:val="en-US"/>
        </w:rPr>
        <w:t>Time series</w:t>
      </w:r>
      <w:bookmarkEnd w:id="208"/>
      <w:bookmarkEnd w:id="209"/>
    </w:p>
    <w:p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rsidR="00400C16" w:rsidRPr="00752797" w:rsidRDefault="00400C16" w:rsidP="00400C16">
      <w:pPr>
        <w:rPr>
          <w:lang w:val="en-US"/>
        </w:rPr>
      </w:pPr>
    </w:p>
    <w:p w:rsidR="003E1DDA" w:rsidRPr="00752797" w:rsidRDefault="003E1DDA" w:rsidP="003E1DDA">
      <w:pPr>
        <w:pStyle w:val="Codeheader"/>
        <w:rPr>
          <w:lang w:val="en-US"/>
        </w:rPr>
      </w:pPr>
      <w:r w:rsidRPr="00752797">
        <w:rPr>
          <w:lang w:val="en-US"/>
        </w:rPr>
        <w:t>bc/gen.ezs</w:t>
      </w:r>
    </w:p>
    <w:p w:rsidR="003E1DDA" w:rsidRPr="00752797" w:rsidRDefault="003E1DDA" w:rsidP="003E1DDA">
      <w:pPr>
        <w:pStyle w:val="Code"/>
        <w:jc w:val="both"/>
      </w:pPr>
      <w:r w:rsidRPr="00752797">
        <w:t>&lt;time 1&gt; &lt;zs 1&gt; &lt;E 1&gt;</w:t>
      </w:r>
    </w:p>
    <w:p w:rsidR="003E1DDA" w:rsidRPr="00752797" w:rsidRDefault="003E1DDA" w:rsidP="003E1DDA">
      <w:pPr>
        <w:pStyle w:val="Code"/>
        <w:jc w:val="both"/>
      </w:pPr>
      <w:r w:rsidRPr="00752797">
        <w:t>&lt;time 1&gt; &lt;zs 2&gt; &lt;E 2&gt;</w:t>
      </w:r>
    </w:p>
    <w:p w:rsidR="003E1DDA" w:rsidRPr="00752797" w:rsidRDefault="003E1DDA" w:rsidP="003E1DDA">
      <w:pPr>
        <w:pStyle w:val="Code"/>
        <w:jc w:val="both"/>
      </w:pPr>
      <w:r w:rsidRPr="00752797">
        <w:t>&lt;time 2&gt; &lt;zs 3&gt; &lt;E 3&gt;</w:t>
      </w:r>
    </w:p>
    <w:p w:rsidR="003E1DDA" w:rsidRPr="00752797" w:rsidRDefault="003E1DDA" w:rsidP="003E1DDA">
      <w:pPr>
        <w:pStyle w:val="Code"/>
        <w:jc w:val="both"/>
      </w:pPr>
      <w:r w:rsidRPr="00752797">
        <w:t>...</w:t>
      </w:r>
    </w:p>
    <w:p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tblPr>
      <w:tblGrid>
        <w:gridCol w:w="8363"/>
      </w:tblGrid>
      <w:tr w:rsidR="00962612" w:rsidRPr="00752797" w:rsidTr="00962612">
        <w:tc>
          <w:tcPr>
            <w:tcW w:w="8363" w:type="dxa"/>
          </w:tcPr>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v:shape id="_x0000_i1152" type="#_x0000_t75" style="width:240pt;height:48pt" o:ole="">
                  <v:imagedata r:id="rId294" o:title=""/>
                </v:shape>
                <o:OLEObject Type="Embed" ProgID="Equation.DSMT4" ShapeID="_x0000_i1152" DrawAspect="Content" ObjectID="_1487594606" r:id="rId295"/>
              </w:object>
            </w:r>
          </w:p>
        </w:tc>
      </w:tr>
    </w:tbl>
    <w:p w:rsidR="00962612" w:rsidRPr="00752797" w:rsidRDefault="00962612" w:rsidP="003E1DDA">
      <w:pPr>
        <w:pStyle w:val="BodyText"/>
        <w:rPr>
          <w:lang w:val="en-US"/>
        </w:rPr>
      </w:pPr>
    </w:p>
    <w:p w:rsidR="00620A54" w:rsidRPr="00752797" w:rsidRDefault="00620A54" w:rsidP="002603CC">
      <w:pPr>
        <w:pStyle w:val="Heading3"/>
        <w:jc w:val="both"/>
        <w:rPr>
          <w:lang w:val="en-US"/>
        </w:rPr>
      </w:pPr>
      <w:bookmarkStart w:id="210" w:name="_Toc413611031"/>
      <w:r w:rsidRPr="00752797">
        <w:rPr>
          <w:lang w:val="en-US"/>
        </w:rPr>
        <w:t>Special types of wave boundary conditions</w:t>
      </w:r>
      <w:bookmarkEnd w:id="207"/>
      <w:bookmarkEnd w:id="210"/>
    </w:p>
    <w:p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w:t>
      </w:r>
      <w:r w:rsidRPr="00752797">
        <w:rPr>
          <w:lang w:val="en-US"/>
        </w:rPr>
        <w:lastRenderedPageBreak/>
        <w:t xml:space="preserve">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rsidR="00E22FE1" w:rsidRPr="00752797" w:rsidRDefault="00E22FE1" w:rsidP="00E22FE1">
      <w:pPr>
        <w:rPr>
          <w:lang w:val="en-US"/>
        </w:rPr>
      </w:pPr>
      <w:bookmarkStart w:id="211"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7E1D7E" w:rsidRPr="00752797">
        <w:rPr>
          <w:lang w:val="en-US"/>
        </w:rPr>
        <w:fldChar w:fldCharType="begin"/>
      </w:r>
      <w:r w:rsidR="00962612" w:rsidRPr="00752797">
        <w:rPr>
          <w:lang w:val="en-US"/>
        </w:rPr>
        <w:instrText xml:space="preserve"> REF _Ref413313396 \r \h </w:instrText>
      </w:r>
      <w:r w:rsidR="007E1D7E" w:rsidRPr="00752797">
        <w:rPr>
          <w:lang w:val="en-US"/>
        </w:rPr>
      </w:r>
      <w:r w:rsidR="007E1D7E" w:rsidRPr="00752797">
        <w:rPr>
          <w:lang w:val="en-US"/>
        </w:rPr>
        <w:fldChar w:fldCharType="separate"/>
      </w:r>
      <w:r w:rsidR="002D6E55">
        <w:rPr>
          <w:lang w:val="en-US"/>
        </w:rPr>
        <w:t>4.4.2</w:t>
      </w:r>
      <w:r w:rsidR="007E1D7E"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rsidR="00620A54" w:rsidRPr="00752797" w:rsidRDefault="00620A54" w:rsidP="002603CC">
      <w:pPr>
        <w:pStyle w:val="Heading3"/>
        <w:jc w:val="both"/>
        <w:rPr>
          <w:lang w:val="en-US"/>
        </w:rPr>
      </w:pPr>
      <w:bookmarkStart w:id="212" w:name="_Ref285374442"/>
      <w:bookmarkStart w:id="213" w:name="_Toc285701671"/>
      <w:bookmarkStart w:id="214" w:name="_Toc413611032"/>
      <w:bookmarkEnd w:id="211"/>
      <w:r w:rsidRPr="00752797">
        <w:rPr>
          <w:lang w:val="en-US"/>
        </w:rPr>
        <w:t>Temporally and/or spatially varying wave boundary conditions</w:t>
      </w:r>
      <w:bookmarkEnd w:id="212"/>
      <w:bookmarkEnd w:id="213"/>
      <w:bookmarkEnd w:id="214"/>
    </w:p>
    <w:p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r w:rsidRPr="00752797">
        <w:rPr>
          <w:i/>
          <w:lang w:val="en-US"/>
        </w:rPr>
        <w:t>rt</w:t>
      </w:r>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rsidR="00620A54" w:rsidRPr="00752797" w:rsidRDefault="00620A54" w:rsidP="002603CC">
      <w:pPr>
        <w:pStyle w:val="BodyText"/>
        <w:rPr>
          <w:lang w:val="en-US"/>
        </w:rPr>
      </w:pPr>
      <w:r w:rsidRPr="00752797">
        <w:rPr>
          <w:lang w:val="en-US"/>
        </w:rPr>
        <w:t>A typical input file contains the following:</w:t>
      </w:r>
    </w:p>
    <w:p w:rsidR="00620A54" w:rsidRPr="00752797" w:rsidRDefault="00620A54" w:rsidP="002603CC">
      <w:pPr>
        <w:pStyle w:val="Codeheader"/>
        <w:rPr>
          <w:lang w:val="en-US"/>
        </w:rPr>
      </w:pPr>
      <w:r w:rsidRPr="00752797">
        <w:rPr>
          <w:lang w:val="en-US"/>
        </w:rPr>
        <w:t>filelist.txt</w:t>
      </w:r>
    </w:p>
    <w:p w:rsidR="00620A54" w:rsidRPr="00752797" w:rsidRDefault="00620A54" w:rsidP="002603CC">
      <w:pPr>
        <w:pStyle w:val="Code"/>
        <w:jc w:val="both"/>
      </w:pPr>
      <w:r w:rsidRPr="00752797">
        <w:t>FILELIST</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1800 0.2 jonswap1.inp</w:t>
      </w:r>
    </w:p>
    <w:p w:rsidR="00620A54" w:rsidRPr="00752797" w:rsidRDefault="00620A54" w:rsidP="002603CC">
      <w:pPr>
        <w:pStyle w:val="Code"/>
        <w:jc w:val="both"/>
      </w:pPr>
      <w:r w:rsidRPr="00752797">
        <w:t>1350 0.2 jonswap2.inp</w:t>
      </w:r>
    </w:p>
    <w:p w:rsidR="00620A54" w:rsidRPr="00752797" w:rsidRDefault="00620A54" w:rsidP="002603CC">
      <w:pPr>
        <w:pStyle w:val="Code"/>
        <w:jc w:val="both"/>
      </w:pPr>
      <w:r w:rsidRPr="00752797">
        <w:t>1500 0.2 jonswap3.inp</w:t>
      </w:r>
    </w:p>
    <w:p w:rsidR="00620A54" w:rsidRPr="00752797" w:rsidRDefault="00620A54" w:rsidP="002603CC">
      <w:pPr>
        <w:pStyle w:val="Code"/>
        <w:jc w:val="both"/>
      </w:pPr>
      <w:r w:rsidRPr="00752797">
        <w:t>1200 0.2 jonswap2.inp</w:t>
      </w:r>
    </w:p>
    <w:p w:rsidR="00620A54" w:rsidRPr="00752797" w:rsidRDefault="00620A54" w:rsidP="002603CC">
      <w:pPr>
        <w:pStyle w:val="Code"/>
        <w:jc w:val="both"/>
      </w:pPr>
      <w:r w:rsidRPr="00752797">
        <w:t>3600 0.2 jonswap4.inp</w:t>
      </w:r>
    </w:p>
    <w:p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rsidR="00620A54" w:rsidRPr="00752797" w:rsidRDefault="00620A54" w:rsidP="002603CC">
      <w:pPr>
        <w:pStyle w:val="BodyText"/>
        <w:rPr>
          <w:lang w:val="en-US"/>
        </w:rPr>
      </w:pPr>
      <w:r w:rsidRPr="00752797">
        <w:rPr>
          <w:lang w:val="en-US"/>
        </w:rPr>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rsidR="00620A54" w:rsidRPr="00752797" w:rsidRDefault="00620A54" w:rsidP="002603CC">
      <w:pPr>
        <w:pStyle w:val="Codeheader"/>
        <w:rPr>
          <w:lang w:val="en-US"/>
        </w:rPr>
      </w:pPr>
      <w:r w:rsidRPr="00752797">
        <w:rPr>
          <w:lang w:val="en-US"/>
        </w:rPr>
        <w:t>loclist.txt</w:t>
      </w:r>
    </w:p>
    <w:p w:rsidR="00620A54" w:rsidRPr="00752797" w:rsidRDefault="00620A54" w:rsidP="002603CC">
      <w:pPr>
        <w:pStyle w:val="Code"/>
        <w:jc w:val="both"/>
      </w:pPr>
      <w:r w:rsidRPr="00752797">
        <w:t>LOCLIST</w:t>
      </w:r>
    </w:p>
    <w:p w:rsidR="00620A54" w:rsidRPr="00752797" w:rsidRDefault="00620A54" w:rsidP="002603CC">
      <w:pPr>
        <w:pStyle w:val="Code"/>
        <w:jc w:val="both"/>
      </w:pPr>
      <w:r w:rsidRPr="00752797">
        <w:t>0. 0.    jonswap1.inp</w:t>
      </w:r>
    </w:p>
    <w:p w:rsidR="00620A54" w:rsidRPr="00752797" w:rsidRDefault="00620A54" w:rsidP="002603CC">
      <w:pPr>
        <w:pStyle w:val="Code"/>
        <w:jc w:val="both"/>
      </w:pPr>
      <w:r w:rsidRPr="00752797">
        <w:lastRenderedPageBreak/>
        <w:t>0. 100.  jonswap2.inp</w:t>
      </w:r>
    </w:p>
    <w:p w:rsidR="00620A54" w:rsidRPr="00752797" w:rsidRDefault="00620A54" w:rsidP="002603CC">
      <w:pPr>
        <w:pStyle w:val="Code"/>
        <w:jc w:val="both"/>
      </w:pPr>
      <w:r w:rsidRPr="00752797">
        <w:t>0. 200.  jonswap3.inp</w:t>
      </w:r>
    </w:p>
    <w:p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rsidR="00620A54" w:rsidRPr="00752797" w:rsidRDefault="00620A54" w:rsidP="002603CC">
      <w:pPr>
        <w:pStyle w:val="Heading2"/>
        <w:spacing w:line="240" w:lineRule="auto"/>
        <w:jc w:val="both"/>
        <w:rPr>
          <w:lang w:val="en-US"/>
        </w:rPr>
      </w:pPr>
      <w:bookmarkStart w:id="215" w:name="_Toc285701673"/>
      <w:bookmarkStart w:id="216" w:name="_Toc413611033"/>
      <w:r w:rsidRPr="00752797">
        <w:rPr>
          <w:lang w:val="en-US"/>
        </w:rPr>
        <w:t>Flow, tide and surge input</w:t>
      </w:r>
      <w:bookmarkEnd w:id="215"/>
      <w:bookmarkEnd w:id="216"/>
    </w:p>
    <w:p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each boundary  tid</w:t>
      </w:r>
      <w:r w:rsidR="000032BA" w:rsidRPr="00752797">
        <w:rPr>
          <w:lang w:val="en-US"/>
        </w:rPr>
        <w:t>al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7E1D7E" w:rsidRPr="00752797">
        <w:rPr>
          <w:lang w:val="en-US"/>
        </w:rPr>
        <w:fldChar w:fldCharType="begin"/>
      </w:r>
      <w:r w:rsidR="00003B05" w:rsidRPr="00752797">
        <w:rPr>
          <w:lang w:val="en-US"/>
        </w:rPr>
        <w:instrText xml:space="preserve"> REF _Ref413406030 \r \h </w:instrText>
      </w:r>
      <w:r w:rsidR="007E1D7E" w:rsidRPr="00752797">
        <w:rPr>
          <w:lang w:val="en-US"/>
        </w:rPr>
      </w:r>
      <w:r w:rsidR="007E1D7E" w:rsidRPr="00752797">
        <w:rPr>
          <w:lang w:val="en-US"/>
        </w:rPr>
        <w:fldChar w:fldCharType="separate"/>
      </w:r>
      <w:r w:rsidR="002D6E55">
        <w:rPr>
          <w:lang w:val="en-US"/>
        </w:rPr>
        <w:t>2.4</w:t>
      </w:r>
      <w:r w:rsidR="007E1D7E" w:rsidRPr="00752797">
        <w:rPr>
          <w:lang w:val="en-US"/>
        </w:rPr>
        <w:fldChar w:fldCharType="end"/>
      </w:r>
      <w:r w:rsidRPr="00752797">
        <w:rPr>
          <w:lang w:val="en-US"/>
        </w:rPr>
        <w:t>)</w:t>
      </w:r>
      <w:r w:rsidR="00003B05" w:rsidRPr="00752797">
        <w:rPr>
          <w:lang w:val="en-US"/>
        </w:rPr>
        <w:t>.</w:t>
      </w:r>
    </w:p>
    <w:p w:rsidR="00620A54" w:rsidRPr="00752797" w:rsidRDefault="00620A54" w:rsidP="002603CC">
      <w:pPr>
        <w:pStyle w:val="Heading3"/>
        <w:jc w:val="both"/>
        <w:rPr>
          <w:lang w:val="en-US"/>
        </w:rPr>
      </w:pPr>
      <w:bookmarkStart w:id="217" w:name="_Ref285375281"/>
      <w:bookmarkStart w:id="218" w:name="_Toc285701674"/>
      <w:bookmarkStart w:id="219" w:name="_Toc413611034"/>
      <w:r w:rsidRPr="00752797">
        <w:rPr>
          <w:lang w:val="en-US"/>
        </w:rPr>
        <w:t>Flow boundary conditions</w:t>
      </w:r>
      <w:bookmarkEnd w:id="217"/>
      <w:bookmarkEnd w:id="218"/>
      <w:bookmarkEnd w:id="219"/>
    </w:p>
    <w:p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7E1D7E" w:rsidRPr="00752797">
        <w:rPr>
          <w:highlight w:val="yellow"/>
          <w:lang w:val="en-US"/>
        </w:rPr>
        <w:fldChar w:fldCharType="begin"/>
      </w:r>
      <w:r w:rsidR="00003B05" w:rsidRPr="00752797">
        <w:rPr>
          <w:lang w:val="en-US"/>
        </w:rPr>
        <w:instrText xml:space="preserve"> REF _Ref413406159 \h </w:instrText>
      </w:r>
      <w:r w:rsidR="007E1D7E" w:rsidRPr="00752797">
        <w:rPr>
          <w:highlight w:val="yellow"/>
          <w:lang w:val="en-US"/>
        </w:rPr>
      </w:r>
      <w:r w:rsidR="007E1D7E" w:rsidRPr="00752797">
        <w:rPr>
          <w:highlight w:val="yellow"/>
          <w:lang w:val="en-US"/>
        </w:rPr>
        <w:fldChar w:fldCharType="separate"/>
      </w:r>
      <w:proofErr w:type="gramStart"/>
      <w:r w:rsidR="002D6E55" w:rsidRPr="00752797">
        <w:rPr>
          <w:lang w:val="en-US"/>
        </w:rPr>
        <w:t xml:space="preserve">Table </w:t>
      </w:r>
      <w:r w:rsidR="002D6E55">
        <w:rPr>
          <w:noProof/>
          <w:lang w:val="en-US"/>
        </w:rPr>
        <w:t>4</w:t>
      </w:r>
      <w:r w:rsidR="002D6E55">
        <w:rPr>
          <w:lang w:val="en-US"/>
        </w:rPr>
        <w:t>.</w:t>
      </w:r>
      <w:r w:rsidR="002D6E55">
        <w:rPr>
          <w:noProof/>
          <w:lang w:val="en-US"/>
        </w:rPr>
        <w:t>7</w:t>
      </w:r>
      <w:r w:rsidR="007E1D7E" w:rsidRPr="00752797">
        <w:rPr>
          <w:highlight w:val="yellow"/>
          <w:lang w:val="en-US"/>
        </w:rPr>
        <w:fldChar w:fldCharType="end"/>
      </w:r>
      <w:r w:rsidR="00003B05" w:rsidRPr="00752797">
        <w:rPr>
          <w:lang w:val="en-US"/>
        </w:rPr>
        <w:t xml:space="preserve"> </w:t>
      </w:r>
      <w:r w:rsidRPr="00752797">
        <w:rPr>
          <w:lang w:val="en-US"/>
        </w:rPr>
        <w:t xml:space="preserve">to </w:t>
      </w:r>
      <w:r w:rsidR="007E1D7E" w:rsidRPr="00752797">
        <w:rPr>
          <w:highlight w:val="yellow"/>
          <w:lang w:val="en-US"/>
        </w:rPr>
        <w:fldChar w:fldCharType="begin"/>
      </w:r>
      <w:r w:rsidR="00003B05" w:rsidRPr="00752797">
        <w:rPr>
          <w:lang w:val="en-US"/>
        </w:rPr>
        <w:instrText xml:space="preserve"> REF _Ref413406168 \h </w:instrText>
      </w:r>
      <w:r w:rsidR="007E1D7E" w:rsidRPr="00752797">
        <w:rPr>
          <w:highlight w:val="yellow"/>
          <w:lang w:val="en-US"/>
        </w:rPr>
      </w:r>
      <w:r w:rsidR="007E1D7E" w:rsidRPr="00752797">
        <w:rPr>
          <w:highlight w:val="yellow"/>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10</w:t>
      </w:r>
      <w:r w:rsidR="007E1D7E" w:rsidRPr="00752797">
        <w:rPr>
          <w:highlight w:val="yellow"/>
          <w:lang w:val="en-US"/>
        </w:rPr>
        <w:fldChar w:fldCharType="end"/>
      </w:r>
      <w:r w:rsidR="00003B05" w:rsidRPr="00752797">
        <w:rPr>
          <w:lang w:val="en-US"/>
        </w:rPr>
        <w:t xml:space="preserve"> </w:t>
      </w:r>
      <w:r w:rsidRPr="00752797">
        <w:rPr>
          <w:lang w:val="en-US"/>
        </w:rPr>
        <w:t>give</w:t>
      </w:r>
      <w:proofErr w:type="gramEnd"/>
      <w:r w:rsidRPr="00752797">
        <w:rPr>
          <w:lang w:val="en-US"/>
        </w:rPr>
        <w:t xml:space="preserve"> an overview of the available flow boundary condition types for each of these boundaries.</w:t>
      </w:r>
    </w:p>
    <w:p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7E1D7E" w:rsidRPr="00752797">
        <w:rPr>
          <w:lang w:val="en-US"/>
        </w:rPr>
        <w:fldChar w:fldCharType="begin"/>
      </w:r>
      <w:r w:rsidR="00003B05" w:rsidRPr="00752797">
        <w:rPr>
          <w:lang w:val="en-US"/>
        </w:rPr>
        <w:instrText xml:space="preserve"> REF _Ref413406232 \r \h </w:instrText>
      </w:r>
      <w:r w:rsidR="007E1D7E" w:rsidRPr="00752797">
        <w:rPr>
          <w:lang w:val="en-US"/>
        </w:rPr>
      </w:r>
      <w:r w:rsidR="007E1D7E" w:rsidRPr="00752797">
        <w:rPr>
          <w:lang w:val="en-US"/>
        </w:rPr>
        <w:fldChar w:fldCharType="separate"/>
      </w:r>
      <w:r w:rsidR="002D6E55">
        <w:rPr>
          <w:lang w:val="en-US"/>
        </w:rPr>
        <w:t>3.1</w:t>
      </w:r>
      <w:r w:rsidR="007E1D7E" w:rsidRPr="00752797">
        <w:rPr>
          <w:lang w:val="en-US"/>
        </w:rPr>
        <w:fldChar w:fldCharType="end"/>
      </w:r>
      <w:r w:rsidR="00003B05" w:rsidRPr="00752797">
        <w:rPr>
          <w:lang w:val="en-US"/>
        </w:rPr>
        <w:t>.</w:t>
      </w:r>
    </w:p>
    <w:p w:rsidR="00620A54" w:rsidRPr="00752797" w:rsidRDefault="00003B05" w:rsidP="00003B05">
      <w:pPr>
        <w:pStyle w:val="Caption"/>
        <w:rPr>
          <w:lang w:val="en-US"/>
        </w:rPr>
      </w:pPr>
      <w:bookmarkStart w:id="220" w:name="_Ref413406159"/>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7</w:t>
      </w:r>
      <w:r w:rsidR="007E1D7E">
        <w:rPr>
          <w:lang w:val="en-US"/>
        </w:rPr>
        <w:fldChar w:fldCharType="end"/>
      </w:r>
      <w:bookmarkEnd w:id="220"/>
      <w:r w:rsidRPr="00752797">
        <w:rPr>
          <w:lang w:val="en-US"/>
        </w:rPr>
        <w:tab/>
      </w:r>
      <w:r w:rsidR="00620A54" w:rsidRPr="00752797">
        <w:rPr>
          <w:lang w:val="en-US"/>
        </w:rPr>
        <w:t>Overview of available offshore flow boundary condition types</w:t>
      </w:r>
    </w:p>
    <w:tbl>
      <w:tblPr>
        <w:tblStyle w:val="LightShading-Accent1"/>
        <w:tblW w:w="5000" w:type="pct"/>
        <w:tblLook w:val="04A0"/>
      </w:tblPr>
      <w:tblGrid>
        <w:gridCol w:w="2093"/>
        <w:gridCol w:w="6837"/>
      </w:tblGrid>
      <w:tr w:rsidR="00620A54" w:rsidRPr="00752797" w:rsidTr="00883631">
        <w:trPr>
          <w:cnfStyle w:val="100000000000"/>
        </w:trPr>
        <w:tc>
          <w:tcPr>
            <w:cnfStyle w:val="001000000000"/>
            <w:tcW w:w="1172" w:type="pct"/>
          </w:tcPr>
          <w:p w:rsidR="00620A54" w:rsidRPr="00752797" w:rsidRDefault="00620A54" w:rsidP="002603CC">
            <w:pPr>
              <w:pStyle w:val="BodyText"/>
              <w:rPr>
                <w:i/>
                <w:lang w:val="en-US"/>
              </w:rPr>
            </w:pPr>
            <w:r w:rsidRPr="00752797">
              <w:rPr>
                <w:i/>
                <w:lang w:val="en-US"/>
              </w:rPr>
              <w:t>front</w:t>
            </w:r>
          </w:p>
        </w:tc>
        <w:tc>
          <w:tcPr>
            <w:tcW w:w="3828" w:type="pct"/>
          </w:tcPr>
          <w:p w:rsidR="00620A54" w:rsidRPr="00752797" w:rsidRDefault="00620A54" w:rsidP="002603CC">
            <w:pPr>
              <w:pStyle w:val="BodyText"/>
              <w:cnfStyle w:val="100000000000"/>
              <w:rPr>
                <w:lang w:val="en-US"/>
              </w:rPr>
            </w:pPr>
            <w:r w:rsidRPr="00752797">
              <w:rPr>
                <w:lang w:val="en-US"/>
              </w:rPr>
              <w:t>description</w:t>
            </w:r>
          </w:p>
        </w:tc>
      </w:tr>
      <w:tr w:rsidR="00620A54" w:rsidRPr="00752797" w:rsidTr="00883631">
        <w:trPr>
          <w:cnfStyle w:val="000000100000"/>
        </w:trPr>
        <w:tc>
          <w:tcPr>
            <w:cnfStyle w:val="001000000000"/>
            <w:tcW w:w="1172" w:type="pct"/>
          </w:tcPr>
          <w:p w:rsidR="00620A54" w:rsidRPr="00752797" w:rsidRDefault="007F52C1" w:rsidP="007F52C1">
            <w:pPr>
              <w:pStyle w:val="BodyText"/>
              <w:rPr>
                <w:lang w:val="en-US"/>
              </w:rPr>
            </w:pPr>
            <w:del w:id="221" w:author="dro" w:date="2015-03-11T15:40:00Z">
              <w:r w:rsidRPr="00752797" w:rsidDel="007F52C1">
                <w:rPr>
                  <w:lang w:val="en-US"/>
                </w:rPr>
                <w:delText>A</w:delText>
              </w:r>
              <w:r w:rsidR="00620A54" w:rsidRPr="00752797" w:rsidDel="007F52C1">
                <w:rPr>
                  <w:lang w:val="en-US"/>
                </w:rPr>
                <w:delText>bs1d</w:delText>
              </w:r>
            </w:del>
            <w:ins w:id="222" w:author="dro" w:date="2015-03-11T15:40:00Z">
              <w:r>
                <w:rPr>
                  <w:lang w:val="en-US"/>
                </w:rPr>
                <w:t>abs_1d</w:t>
              </w:r>
            </w:ins>
          </w:p>
        </w:tc>
        <w:tc>
          <w:tcPr>
            <w:tcW w:w="3828" w:type="pct"/>
          </w:tcPr>
          <w:p w:rsidR="00620A54" w:rsidRPr="00752797" w:rsidRDefault="00620A54" w:rsidP="002603CC">
            <w:pPr>
              <w:pStyle w:val="BodyText"/>
              <w:cnfStyle w:val="000000100000"/>
              <w:rPr>
                <w:lang w:val="en-US"/>
              </w:rPr>
            </w:pPr>
            <w:r w:rsidRPr="00752797">
              <w:rPr>
                <w:lang w:val="en-US"/>
              </w:rPr>
              <w:t>absorbing-generating (weakly-reflective) boundary in 1D</w:t>
            </w:r>
          </w:p>
        </w:tc>
      </w:tr>
      <w:tr w:rsidR="00620A54" w:rsidRPr="00752797" w:rsidTr="00883631">
        <w:tc>
          <w:tcPr>
            <w:cnfStyle w:val="001000000000"/>
            <w:tcW w:w="1172" w:type="pct"/>
          </w:tcPr>
          <w:p w:rsidR="00620A54" w:rsidRPr="00752797" w:rsidRDefault="007F52C1" w:rsidP="002603CC">
            <w:pPr>
              <w:pStyle w:val="BodyText"/>
              <w:rPr>
                <w:lang w:val="en-US"/>
              </w:rPr>
            </w:pPr>
            <w:del w:id="223" w:author="dro" w:date="2015-03-11T15:39:00Z">
              <w:r w:rsidRPr="00752797" w:rsidDel="007F52C1">
                <w:rPr>
                  <w:lang w:val="en-US"/>
                </w:rPr>
                <w:delText>A</w:delText>
              </w:r>
              <w:r w:rsidR="00620A54" w:rsidRPr="00752797" w:rsidDel="007F52C1">
                <w:rPr>
                  <w:lang w:val="en-US"/>
                </w:rPr>
                <w:delText>bs</w:delText>
              </w:r>
            </w:del>
            <w:del w:id="224" w:author="dro" w:date="2015-03-11T15:40:00Z">
              <w:r w:rsidR="00620A54" w:rsidRPr="00752797" w:rsidDel="007F52C1">
                <w:rPr>
                  <w:lang w:val="en-US"/>
                </w:rPr>
                <w:delText>2d</w:delText>
              </w:r>
            </w:del>
            <w:ins w:id="225" w:author="dro" w:date="2015-03-11T15:40:00Z">
              <w:r>
                <w:rPr>
                  <w:lang w:val="en-US"/>
                </w:rPr>
                <w:t>abs_2d</w:t>
              </w:r>
            </w:ins>
          </w:p>
        </w:tc>
        <w:tc>
          <w:tcPr>
            <w:tcW w:w="3828" w:type="pct"/>
          </w:tcPr>
          <w:p w:rsidR="00620A54" w:rsidRPr="00752797" w:rsidRDefault="00620A54" w:rsidP="002603CC">
            <w:pPr>
              <w:pStyle w:val="BodyText"/>
              <w:cnfStyle w:val="000000000000"/>
              <w:rPr>
                <w:lang w:val="en-US"/>
              </w:rPr>
            </w:pPr>
            <w:r w:rsidRPr="00752797">
              <w:rPr>
                <w:lang w:val="en-US"/>
              </w:rPr>
              <w:t>absorbing-generating (weakly-reflective) boundary in 2D</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rPr>
                <w:lang w:val="en-US"/>
              </w:rPr>
            </w:pPr>
            <w:r w:rsidRPr="00752797">
              <w:rPr>
                <w:lang w:val="en-US"/>
              </w:rPr>
              <w:t>no flux wall</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t>wlevel</w:t>
            </w:r>
          </w:p>
        </w:tc>
        <w:tc>
          <w:tcPr>
            <w:tcW w:w="3828" w:type="pct"/>
          </w:tcPr>
          <w:p w:rsidR="00620A54" w:rsidRPr="00752797" w:rsidRDefault="00620A54" w:rsidP="002603CC">
            <w:pPr>
              <w:pStyle w:val="BodyText"/>
              <w:cnfStyle w:val="000000000000"/>
              <w:rPr>
                <w:lang w:val="en-US"/>
              </w:rPr>
            </w:pPr>
            <w:r w:rsidRPr="00752797">
              <w:rPr>
                <w:lang w:val="en-US"/>
              </w:rPr>
              <w:t>water level specification (from file)</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nonh_1d</w:t>
            </w:r>
          </w:p>
        </w:tc>
        <w:tc>
          <w:tcPr>
            <w:tcW w:w="3828" w:type="pct"/>
          </w:tcPr>
          <w:p w:rsidR="00620A54" w:rsidRPr="00752797" w:rsidRDefault="00620A54" w:rsidP="002603CC">
            <w:pPr>
              <w:pStyle w:val="BodyText"/>
              <w:cnfStyle w:val="000000100000"/>
              <w:rPr>
                <w:lang w:val="en-US"/>
              </w:rPr>
            </w:pPr>
            <w:r w:rsidRPr="00752797">
              <w:rPr>
                <w:lang w:val="en-US"/>
              </w:rPr>
              <w:t>boundary condition for non-hydrostatic option</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t>waveflume</w:t>
            </w:r>
          </w:p>
        </w:tc>
        <w:tc>
          <w:tcPr>
            <w:tcW w:w="3828" w:type="pct"/>
          </w:tcPr>
          <w:p w:rsidR="00620A54" w:rsidRPr="00752797" w:rsidRDefault="00003B05" w:rsidP="002603CC">
            <w:pPr>
              <w:pStyle w:val="BodyText"/>
              <w:cnfStyle w:val="000000000000"/>
              <w:rPr>
                <w:lang w:val="en-US"/>
              </w:rPr>
            </w:pPr>
            <w:r w:rsidRPr="00752797">
              <w:rPr>
                <w:lang w:val="en-US"/>
              </w:rPr>
              <w:t xml:space="preserve">boundary condition for flume experiments based on a continuity relation </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8</w:t>
      </w:r>
      <w:r w:rsidR="007E1D7E">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tblPr>
      <w:tblGrid>
        <w:gridCol w:w="2093"/>
        <w:gridCol w:w="6837"/>
      </w:tblGrid>
      <w:tr w:rsidR="00620A54" w:rsidRPr="00752797" w:rsidTr="00883631">
        <w:trPr>
          <w:cnfStyle w:val="100000000000"/>
        </w:trPr>
        <w:tc>
          <w:tcPr>
            <w:cnfStyle w:val="00100000000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rPr>
                <w:lang w:val="en-US"/>
              </w:rPr>
            </w:pPr>
            <w:r w:rsidRPr="00752797">
              <w:rPr>
                <w:lang w:val="en-US"/>
              </w:rPr>
              <w:t>description</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rPr>
                <w:lang w:val="en-US"/>
              </w:rPr>
            </w:pPr>
            <w:r w:rsidRPr="00752797">
              <w:rPr>
                <w:lang w:val="en-US"/>
              </w:rPr>
              <w:t>no flux wall</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lastRenderedPageBreak/>
              <w:t>abs</w:t>
            </w:r>
            <w:ins w:id="226" w:author="dro" w:date="2015-03-11T15:39:00Z">
              <w:r w:rsidR="007F52C1">
                <w:rPr>
                  <w:lang w:val="en-US"/>
                </w:rPr>
                <w:t>_</w:t>
              </w:r>
            </w:ins>
            <w:r w:rsidRPr="00752797">
              <w:rPr>
                <w:lang w:val="en-US"/>
              </w:rPr>
              <w:t>1d</w:t>
            </w:r>
          </w:p>
        </w:tc>
        <w:tc>
          <w:tcPr>
            <w:tcW w:w="3828" w:type="pct"/>
          </w:tcPr>
          <w:p w:rsidR="00620A54" w:rsidRPr="00752797" w:rsidRDefault="00620A54" w:rsidP="002603CC">
            <w:pPr>
              <w:pStyle w:val="BodyText"/>
              <w:cnfStyle w:val="000000000000"/>
              <w:rPr>
                <w:lang w:val="en-US"/>
              </w:rPr>
            </w:pPr>
            <w:r w:rsidRPr="00752797">
              <w:rPr>
                <w:lang w:val="en-US"/>
              </w:rPr>
              <w:t>absorbing-generating (weakly-reflective) boundary in 1D</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abs</w:t>
            </w:r>
            <w:ins w:id="227" w:author="dro" w:date="2015-03-11T15:39:00Z">
              <w:r w:rsidR="007F52C1">
                <w:rPr>
                  <w:lang w:val="en-US"/>
                </w:rPr>
                <w:t>_</w:t>
              </w:r>
            </w:ins>
            <w:r w:rsidRPr="00752797">
              <w:rPr>
                <w:lang w:val="en-US"/>
              </w:rPr>
              <w:t>2d</w:t>
            </w:r>
          </w:p>
        </w:tc>
        <w:tc>
          <w:tcPr>
            <w:tcW w:w="3828" w:type="pct"/>
          </w:tcPr>
          <w:p w:rsidR="00620A54" w:rsidRPr="00752797" w:rsidRDefault="00620A54" w:rsidP="002603CC">
            <w:pPr>
              <w:pStyle w:val="BodyText"/>
              <w:tabs>
                <w:tab w:val="center" w:pos="3310"/>
              </w:tabs>
              <w:cnfStyle w:val="000000100000"/>
              <w:rPr>
                <w:lang w:val="en-US"/>
              </w:rPr>
            </w:pPr>
            <w:r w:rsidRPr="00752797">
              <w:rPr>
                <w:lang w:val="en-US"/>
              </w:rPr>
              <w:t>absorbing-generating (weakly-reflective) boundary in 2D</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t>wlevel</w:t>
            </w:r>
          </w:p>
        </w:tc>
        <w:tc>
          <w:tcPr>
            <w:tcW w:w="3828" w:type="pct"/>
          </w:tcPr>
          <w:p w:rsidR="00620A54" w:rsidRPr="00752797" w:rsidRDefault="00620A54" w:rsidP="002603CC">
            <w:pPr>
              <w:pStyle w:val="BodyText"/>
              <w:cnfStyle w:val="000000000000"/>
              <w:rPr>
                <w:lang w:val="en-US"/>
              </w:rPr>
            </w:pPr>
            <w:r w:rsidRPr="00752797">
              <w:rPr>
                <w:lang w:val="en-US"/>
              </w:rPr>
              <w:t>water level specification (from file)</w:t>
            </w:r>
          </w:p>
        </w:tc>
      </w:tr>
    </w:tbl>
    <w:p w:rsidR="00003B05" w:rsidRPr="00752797" w:rsidRDefault="00003B05" w:rsidP="00003B05">
      <w:pPr>
        <w:pStyle w:val="Caption"/>
        <w:rPr>
          <w:lang w:val="en-US"/>
        </w:rPr>
      </w:pPr>
    </w:p>
    <w:p w:rsidR="00620A54"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9</w:t>
      </w:r>
      <w:r w:rsidR="007E1D7E">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tblPr>
      <w:tblGrid>
        <w:gridCol w:w="2093"/>
        <w:gridCol w:w="6837"/>
      </w:tblGrid>
      <w:tr w:rsidR="00620A54" w:rsidRPr="00752797" w:rsidTr="00883631">
        <w:trPr>
          <w:cnfStyle w:val="100000000000"/>
        </w:trPr>
        <w:tc>
          <w:tcPr>
            <w:cnfStyle w:val="001000000000"/>
            <w:tcW w:w="1172" w:type="pct"/>
          </w:tcPr>
          <w:p w:rsidR="00620A54" w:rsidRPr="00752797" w:rsidRDefault="00620A54" w:rsidP="002603CC">
            <w:pPr>
              <w:pStyle w:val="BodyText"/>
              <w:rPr>
                <w:i/>
                <w:lang w:val="en-US"/>
              </w:rPr>
            </w:pPr>
            <w:r w:rsidRPr="00752797">
              <w:rPr>
                <w:i/>
                <w:lang w:val="en-US"/>
              </w:rPr>
              <w:t>back</w:t>
            </w:r>
          </w:p>
        </w:tc>
        <w:tc>
          <w:tcPr>
            <w:tcW w:w="3828" w:type="pct"/>
          </w:tcPr>
          <w:p w:rsidR="00620A54" w:rsidRPr="00752797" w:rsidRDefault="00620A54" w:rsidP="002603CC">
            <w:pPr>
              <w:pStyle w:val="BodyText"/>
              <w:cnfStyle w:val="100000000000"/>
              <w:rPr>
                <w:lang w:val="en-US"/>
              </w:rPr>
            </w:pPr>
            <w:r w:rsidRPr="00752797">
              <w:rPr>
                <w:lang w:val="en-US"/>
              </w:rPr>
              <w:t>description</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wall</w:t>
            </w:r>
          </w:p>
        </w:tc>
        <w:tc>
          <w:tcPr>
            <w:tcW w:w="3828" w:type="pct"/>
          </w:tcPr>
          <w:p w:rsidR="00620A54" w:rsidRPr="00752797" w:rsidRDefault="00620A54" w:rsidP="002603CC">
            <w:pPr>
              <w:pStyle w:val="BodyText"/>
              <w:cnfStyle w:val="000000100000"/>
              <w:rPr>
                <w:lang w:val="en-US"/>
              </w:rPr>
            </w:pPr>
            <w:r w:rsidRPr="00752797">
              <w:rPr>
                <w:lang w:val="en-US"/>
              </w:rPr>
              <w:t>no flux wall</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t>neumann</w:t>
            </w:r>
          </w:p>
        </w:tc>
        <w:tc>
          <w:tcPr>
            <w:tcW w:w="3828" w:type="pct"/>
          </w:tcPr>
          <w:p w:rsidR="00620A54" w:rsidRPr="00752797" w:rsidRDefault="00620A54" w:rsidP="002603CC">
            <w:pPr>
              <w:pStyle w:val="BodyText"/>
              <w:cnfStyle w:val="000000000000"/>
              <w:rPr>
                <w:lang w:val="en-US"/>
              </w:rPr>
            </w:pPr>
            <w:r w:rsidRPr="00752797">
              <w:rPr>
                <w:lang w:val="en-US"/>
              </w:rPr>
              <w:t>Neumann boundary condition (constant water level gradient)</w:t>
            </w:r>
          </w:p>
        </w:tc>
      </w:tr>
      <w:tr w:rsidR="00620A54" w:rsidRPr="00752797" w:rsidTr="00883631">
        <w:trPr>
          <w:cnfStyle w:val="000000100000"/>
        </w:trPr>
        <w:tc>
          <w:tcPr>
            <w:cnfStyle w:val="001000000000"/>
            <w:tcW w:w="1172" w:type="pct"/>
          </w:tcPr>
          <w:p w:rsidR="00620A54" w:rsidRPr="00752797" w:rsidRDefault="00620A54" w:rsidP="002603CC">
            <w:pPr>
              <w:pStyle w:val="BodyText"/>
              <w:rPr>
                <w:lang w:val="en-US"/>
              </w:rPr>
            </w:pPr>
            <w:r w:rsidRPr="00752797">
              <w:rPr>
                <w:lang w:val="en-US"/>
              </w:rPr>
              <w:t>neumann_v</w:t>
            </w:r>
          </w:p>
        </w:tc>
        <w:tc>
          <w:tcPr>
            <w:tcW w:w="3828" w:type="pct"/>
          </w:tcPr>
          <w:p w:rsidR="00620A54" w:rsidRPr="00752797" w:rsidRDefault="00003B05" w:rsidP="002603CC">
            <w:pPr>
              <w:pStyle w:val="BodyText"/>
              <w:cnfStyle w:val="000000100000"/>
              <w:rPr>
                <w:lang w:val="en-US"/>
              </w:rPr>
            </w:pPr>
            <w:r w:rsidRPr="00752797">
              <w:rPr>
                <w:lang w:val="en-US"/>
              </w:rPr>
              <w:t>velocity is determined by the adjacent cell</w:t>
            </w:r>
          </w:p>
        </w:tc>
      </w:tr>
      <w:tr w:rsidR="00620A54" w:rsidRPr="00752797" w:rsidTr="00883631">
        <w:tc>
          <w:tcPr>
            <w:cnfStyle w:val="001000000000"/>
            <w:tcW w:w="1172" w:type="pct"/>
          </w:tcPr>
          <w:p w:rsidR="00620A54" w:rsidRPr="00752797" w:rsidRDefault="00620A54" w:rsidP="002603CC">
            <w:pPr>
              <w:pStyle w:val="BodyText"/>
              <w:rPr>
                <w:lang w:val="en-US"/>
              </w:rPr>
            </w:pPr>
            <w:r w:rsidRPr="00752797">
              <w:rPr>
                <w:lang w:val="en-US"/>
              </w:rPr>
              <w:t>no_advec</w:t>
            </w:r>
          </w:p>
        </w:tc>
        <w:tc>
          <w:tcPr>
            <w:tcW w:w="3828" w:type="pct"/>
          </w:tcPr>
          <w:p w:rsidR="00620A54" w:rsidRPr="00752797" w:rsidRDefault="00003B05" w:rsidP="002603CC">
            <w:pPr>
              <w:pStyle w:val="BodyText"/>
              <w:cnfStyle w:val="000000000000"/>
              <w:rPr>
                <w:lang w:val="en-US"/>
              </w:rPr>
            </w:pPr>
            <w:r w:rsidRPr="00752797">
              <w:rPr>
                <w:lang w:val="en-US"/>
              </w:rPr>
              <w:t>Neumann boundary condition, but only the advective terms are taken into account. Intermediate form between wall and neumann</w:t>
            </w:r>
          </w:p>
        </w:tc>
      </w:tr>
    </w:tbl>
    <w:p w:rsidR="00003B05" w:rsidRPr="00752797" w:rsidRDefault="00003B05" w:rsidP="00003B05">
      <w:pPr>
        <w:pStyle w:val="Caption"/>
        <w:rPr>
          <w:lang w:val="en-US"/>
        </w:rPr>
      </w:pPr>
    </w:p>
    <w:p w:rsidR="00003B05" w:rsidRPr="00752797" w:rsidRDefault="00003B05" w:rsidP="00003B05">
      <w:pPr>
        <w:pStyle w:val="Caption"/>
        <w:rPr>
          <w:lang w:val="en-US"/>
        </w:rPr>
      </w:pPr>
      <w:bookmarkStart w:id="228" w:name="_Ref413406168"/>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10</w:t>
      </w:r>
      <w:r w:rsidR="007E1D7E">
        <w:rPr>
          <w:lang w:val="en-US"/>
        </w:rPr>
        <w:fldChar w:fldCharType="end"/>
      </w:r>
      <w:bookmarkEnd w:id="228"/>
      <w:r w:rsidRPr="00752797">
        <w:rPr>
          <w:lang w:val="en-US"/>
        </w:rPr>
        <w:tab/>
        <w:t>Preview of all keywords related to the flow boundary conditions</w:t>
      </w:r>
    </w:p>
    <w:tbl>
      <w:tblPr>
        <w:tblStyle w:val="LightShading-Accent1"/>
        <w:tblW w:w="0" w:type="auto"/>
        <w:tblLook w:val="04A0"/>
      </w:tblPr>
      <w:tblGrid>
        <w:gridCol w:w="1616"/>
        <w:gridCol w:w="2266"/>
        <w:gridCol w:w="1306"/>
        <w:gridCol w:w="1616"/>
        <w:gridCol w:w="848"/>
        <w:gridCol w:w="1278"/>
      </w:tblGrid>
      <w:tr w:rsidR="00620A54" w:rsidRPr="00752797" w:rsidTr="00883631">
        <w:trPr>
          <w:cnfStyle w:val="100000000000"/>
          <w:tblHeader/>
        </w:trPr>
        <w:tc>
          <w:tcPr>
            <w:cnfStyle w:val="001000000000"/>
            <w:tcW w:w="1616" w:type="dxa"/>
          </w:tcPr>
          <w:p w:rsidR="00620A54" w:rsidRPr="00752797" w:rsidRDefault="00620A54" w:rsidP="002603CC">
            <w:pPr>
              <w:pStyle w:val="PlainText"/>
              <w:jc w:val="both"/>
            </w:pPr>
            <w:r w:rsidRPr="00752797">
              <w:t>keyword</w:t>
            </w:r>
          </w:p>
        </w:tc>
        <w:tc>
          <w:tcPr>
            <w:tcW w:w="2266" w:type="dxa"/>
          </w:tcPr>
          <w:p w:rsidR="00620A54" w:rsidRPr="00752797" w:rsidRDefault="00620A54" w:rsidP="002603CC">
            <w:pPr>
              <w:pStyle w:val="PlainText"/>
              <w:jc w:val="both"/>
              <w:cnfStyle w:val="100000000000"/>
            </w:pPr>
            <w:r w:rsidRPr="00752797">
              <w:t>description</w:t>
            </w:r>
          </w:p>
        </w:tc>
        <w:tc>
          <w:tcPr>
            <w:tcW w:w="1306" w:type="dxa"/>
          </w:tcPr>
          <w:p w:rsidR="00620A54" w:rsidRPr="00752797" w:rsidRDefault="00620A54" w:rsidP="002603CC">
            <w:pPr>
              <w:pStyle w:val="PlainText"/>
              <w:jc w:val="both"/>
              <w:cnfStyle w:val="100000000000"/>
            </w:pPr>
            <w:r w:rsidRPr="00752797">
              <w:t>default</w:t>
            </w:r>
          </w:p>
        </w:tc>
        <w:tc>
          <w:tcPr>
            <w:tcW w:w="1616" w:type="dxa"/>
          </w:tcPr>
          <w:p w:rsidR="00620A54" w:rsidRPr="00752797" w:rsidRDefault="00620A54" w:rsidP="002603CC">
            <w:pPr>
              <w:pStyle w:val="PlainText"/>
              <w:jc w:val="both"/>
              <w:cnfStyle w:val="100000000000"/>
            </w:pPr>
            <w:r w:rsidRPr="00752797">
              <w:t>range</w:t>
            </w:r>
          </w:p>
        </w:tc>
        <w:tc>
          <w:tcPr>
            <w:tcW w:w="848" w:type="dxa"/>
          </w:tcPr>
          <w:p w:rsidR="00620A54" w:rsidRPr="00752797" w:rsidRDefault="00620A54" w:rsidP="002603CC">
            <w:pPr>
              <w:pStyle w:val="PlainText"/>
              <w:jc w:val="both"/>
              <w:cnfStyle w:val="100000000000"/>
            </w:pPr>
            <w:r w:rsidRPr="00752797">
              <w:t>units</w:t>
            </w:r>
          </w:p>
        </w:tc>
        <w:tc>
          <w:tcPr>
            <w:tcW w:w="1278"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616" w:type="dxa"/>
          </w:tcPr>
          <w:p w:rsidR="00620A54" w:rsidRPr="00752797" w:rsidRDefault="00620A54" w:rsidP="002603CC">
            <w:pPr>
              <w:pStyle w:val="PlainText"/>
              <w:jc w:val="both"/>
            </w:pPr>
            <w:r w:rsidRPr="00752797">
              <w:t>ARC</w:t>
            </w:r>
            <w:r w:rsidR="001B6449" w:rsidRPr="00752797">
              <w:t>+</w:t>
            </w:r>
          </w:p>
        </w:tc>
        <w:tc>
          <w:tcPr>
            <w:tcW w:w="2266" w:type="dxa"/>
          </w:tcPr>
          <w:p w:rsidR="00620A54" w:rsidRPr="00752797" w:rsidRDefault="00620A54" w:rsidP="002603CC">
            <w:pPr>
              <w:pStyle w:val="PlainText"/>
              <w:jc w:val="both"/>
              <w:cnfStyle w:val="000000100000"/>
              <w:rPr>
                <w:color w:val="auto"/>
              </w:rPr>
            </w:pPr>
            <w:r w:rsidRPr="00752797">
              <w:t>Switch for active reflection compensation at seaward boundary</w:t>
            </w:r>
          </w:p>
        </w:tc>
        <w:tc>
          <w:tcPr>
            <w:tcW w:w="1306" w:type="dxa"/>
          </w:tcPr>
          <w:p w:rsidR="00620A54" w:rsidRPr="00752797" w:rsidRDefault="00620A54" w:rsidP="002603CC">
            <w:pPr>
              <w:pStyle w:val="PlainText"/>
              <w:jc w:val="both"/>
              <w:cnfStyle w:val="000000100000"/>
            </w:pPr>
            <w:r w:rsidRPr="00752797">
              <w:t>1</w:t>
            </w:r>
          </w:p>
        </w:tc>
        <w:tc>
          <w:tcPr>
            <w:tcW w:w="1616" w:type="dxa"/>
          </w:tcPr>
          <w:p w:rsidR="00620A54" w:rsidRPr="00752797" w:rsidRDefault="00620A54" w:rsidP="002603CC">
            <w:pPr>
              <w:pStyle w:val="PlainText"/>
              <w:jc w:val="both"/>
              <w:cnfStyle w:val="000000100000"/>
            </w:pPr>
            <w:r w:rsidRPr="00752797">
              <w:t>0 - 1</w:t>
            </w:r>
          </w:p>
        </w:tc>
        <w:tc>
          <w:tcPr>
            <w:tcW w:w="848" w:type="dxa"/>
          </w:tcPr>
          <w:p w:rsidR="00620A54" w:rsidRPr="00752797" w:rsidRDefault="00620A54" w:rsidP="002603CC">
            <w:pPr>
              <w:pStyle w:val="PlainText"/>
              <w:jc w:val="both"/>
              <w:cnfStyle w:val="000000100000"/>
            </w:pPr>
            <w:r w:rsidRPr="00752797">
              <w:t>-</w:t>
            </w:r>
          </w:p>
        </w:tc>
        <w:tc>
          <w:tcPr>
            <w:tcW w:w="1278" w:type="dxa"/>
          </w:tcPr>
          <w:p w:rsidR="00620A54" w:rsidRPr="00752797" w:rsidRDefault="00620A54" w:rsidP="002603CC">
            <w:pPr>
              <w:pStyle w:val="PlainText"/>
              <w:jc w:val="both"/>
              <w:cnfStyle w:val="000000100000"/>
            </w:pPr>
          </w:p>
        </w:tc>
      </w:tr>
      <w:tr w:rsidR="00620A54" w:rsidRPr="00752797" w:rsidTr="00883631">
        <w:tc>
          <w:tcPr>
            <w:cnfStyle w:val="001000000000"/>
            <w:tcW w:w="1616" w:type="dxa"/>
          </w:tcPr>
          <w:p w:rsidR="00620A54" w:rsidRPr="00752797" w:rsidRDefault="00620A54" w:rsidP="002603CC">
            <w:pPr>
              <w:pStyle w:val="PlainText"/>
              <w:jc w:val="both"/>
            </w:pPr>
            <w:r w:rsidRPr="00752797">
              <w:t>back</w:t>
            </w:r>
          </w:p>
        </w:tc>
        <w:tc>
          <w:tcPr>
            <w:tcW w:w="2266" w:type="dxa"/>
          </w:tcPr>
          <w:p w:rsidR="00620A54" w:rsidRPr="00752797" w:rsidRDefault="00620A54" w:rsidP="002603CC">
            <w:pPr>
              <w:pStyle w:val="PlainText"/>
              <w:jc w:val="both"/>
              <w:cnfStyle w:val="000000000000"/>
              <w:rPr>
                <w:color w:val="auto"/>
              </w:rPr>
            </w:pPr>
            <w:r w:rsidRPr="00752797">
              <w:t>Switch for boundary at bay side</w:t>
            </w:r>
          </w:p>
        </w:tc>
        <w:tc>
          <w:tcPr>
            <w:tcW w:w="1306" w:type="dxa"/>
          </w:tcPr>
          <w:p w:rsidR="00620A54" w:rsidRPr="00752797" w:rsidRDefault="00620A54" w:rsidP="002603CC">
            <w:pPr>
              <w:pStyle w:val="PlainText"/>
              <w:jc w:val="both"/>
              <w:cnfStyle w:val="000000000000"/>
            </w:pPr>
            <w:r w:rsidRPr="00752797">
              <w:t>abs_2d</w:t>
            </w:r>
          </w:p>
        </w:tc>
        <w:tc>
          <w:tcPr>
            <w:tcW w:w="1616" w:type="dxa"/>
          </w:tcPr>
          <w:p w:rsidR="00620A54" w:rsidRPr="00752797" w:rsidRDefault="00620A54" w:rsidP="002603CC">
            <w:pPr>
              <w:pStyle w:val="PlainText"/>
              <w:jc w:val="both"/>
              <w:cnfStyle w:val="000000000000"/>
            </w:pPr>
            <w:r w:rsidRPr="00752797">
              <w:t>wall, abs_1d, abs_2d, wlevel</w:t>
            </w:r>
          </w:p>
        </w:tc>
        <w:tc>
          <w:tcPr>
            <w:tcW w:w="848" w:type="dxa"/>
          </w:tcPr>
          <w:p w:rsidR="00620A54" w:rsidRPr="00752797" w:rsidRDefault="00620A54" w:rsidP="002603CC">
            <w:pPr>
              <w:pStyle w:val="PlainText"/>
              <w:jc w:val="both"/>
              <w:cnfStyle w:val="000000000000"/>
            </w:pPr>
          </w:p>
        </w:tc>
        <w:tc>
          <w:tcPr>
            <w:tcW w:w="1278"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616" w:type="dxa"/>
          </w:tcPr>
          <w:p w:rsidR="00620A54" w:rsidRPr="00752797" w:rsidRDefault="00620A54" w:rsidP="002603CC">
            <w:pPr>
              <w:pStyle w:val="PlainText"/>
              <w:jc w:val="both"/>
            </w:pPr>
            <w:r w:rsidRPr="00752797">
              <w:t>epsi</w:t>
            </w:r>
            <w:r w:rsidR="001B6449" w:rsidRPr="00752797">
              <w:t>+</w:t>
            </w:r>
          </w:p>
        </w:tc>
        <w:tc>
          <w:tcPr>
            <w:tcW w:w="2266" w:type="dxa"/>
          </w:tcPr>
          <w:p w:rsidR="00620A54" w:rsidRPr="00752797" w:rsidRDefault="00620A54" w:rsidP="002603CC">
            <w:pPr>
              <w:pStyle w:val="PlainText"/>
              <w:jc w:val="both"/>
              <w:cnfStyle w:val="000000100000"/>
              <w:rPr>
                <w:color w:val="auto"/>
              </w:rPr>
            </w:pPr>
            <w:r w:rsidRPr="00752797">
              <w:t>Ratio of mean current to time varying current through offshore boundary</w:t>
            </w:r>
          </w:p>
        </w:tc>
        <w:tc>
          <w:tcPr>
            <w:tcW w:w="1306" w:type="dxa"/>
          </w:tcPr>
          <w:p w:rsidR="00620A54" w:rsidRPr="00752797" w:rsidRDefault="00620A54" w:rsidP="002603CC">
            <w:pPr>
              <w:pStyle w:val="PlainText"/>
              <w:jc w:val="both"/>
              <w:cnfStyle w:val="000000100000"/>
            </w:pPr>
            <w:r w:rsidRPr="00752797">
              <w:t>-1.0</w:t>
            </w:r>
          </w:p>
        </w:tc>
        <w:tc>
          <w:tcPr>
            <w:tcW w:w="1616" w:type="dxa"/>
          </w:tcPr>
          <w:p w:rsidR="00620A54" w:rsidRPr="00752797" w:rsidRDefault="00620A54" w:rsidP="002603CC">
            <w:pPr>
              <w:pStyle w:val="PlainText"/>
              <w:jc w:val="both"/>
              <w:cnfStyle w:val="000000100000"/>
            </w:pPr>
            <w:r w:rsidRPr="00752797">
              <w:t>-1.0 - 0.2</w:t>
            </w:r>
          </w:p>
        </w:tc>
        <w:tc>
          <w:tcPr>
            <w:tcW w:w="848" w:type="dxa"/>
          </w:tcPr>
          <w:p w:rsidR="00620A54" w:rsidRPr="00752797" w:rsidRDefault="00620A54" w:rsidP="002603CC">
            <w:pPr>
              <w:pStyle w:val="PlainText"/>
              <w:jc w:val="both"/>
              <w:cnfStyle w:val="000000100000"/>
            </w:pPr>
            <w:r w:rsidRPr="00752797">
              <w:t>-</w:t>
            </w:r>
          </w:p>
        </w:tc>
        <w:tc>
          <w:tcPr>
            <w:tcW w:w="1278" w:type="dxa"/>
          </w:tcPr>
          <w:p w:rsidR="00620A54" w:rsidRPr="00752797" w:rsidRDefault="00620A54" w:rsidP="002603CC">
            <w:pPr>
              <w:pStyle w:val="PlainText"/>
              <w:jc w:val="both"/>
              <w:cnfStyle w:val="000000100000"/>
            </w:pPr>
          </w:p>
        </w:tc>
      </w:tr>
      <w:tr w:rsidR="00620A54" w:rsidRPr="00752797" w:rsidTr="00883631">
        <w:tc>
          <w:tcPr>
            <w:cnfStyle w:val="001000000000"/>
            <w:tcW w:w="1616" w:type="dxa"/>
          </w:tcPr>
          <w:p w:rsidR="00620A54" w:rsidRPr="00752797" w:rsidRDefault="00620A54" w:rsidP="002603CC">
            <w:pPr>
              <w:pStyle w:val="PlainText"/>
              <w:jc w:val="both"/>
            </w:pPr>
            <w:r w:rsidRPr="00752797">
              <w:t>freewave</w:t>
            </w:r>
            <w:r w:rsidR="001B6449" w:rsidRPr="00752797">
              <w:t>+</w:t>
            </w:r>
          </w:p>
        </w:tc>
        <w:tc>
          <w:tcPr>
            <w:tcW w:w="2266" w:type="dxa"/>
          </w:tcPr>
          <w:p w:rsidR="00620A54" w:rsidRPr="00752797" w:rsidRDefault="00620A54" w:rsidP="00400C16">
            <w:pPr>
              <w:pStyle w:val="PlainText"/>
              <w:jc w:val="both"/>
              <w:cnfStyle w:val="00000000000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rsidR="00620A54" w:rsidRPr="00752797" w:rsidRDefault="00620A54" w:rsidP="002603CC">
            <w:pPr>
              <w:pStyle w:val="PlainText"/>
              <w:jc w:val="both"/>
              <w:cnfStyle w:val="000000000000"/>
            </w:pPr>
            <w:r w:rsidRPr="00752797">
              <w:t>0</w:t>
            </w:r>
          </w:p>
        </w:tc>
        <w:tc>
          <w:tcPr>
            <w:tcW w:w="1616" w:type="dxa"/>
          </w:tcPr>
          <w:p w:rsidR="00620A54" w:rsidRPr="00752797" w:rsidRDefault="00620A54" w:rsidP="002603CC">
            <w:pPr>
              <w:pStyle w:val="PlainText"/>
              <w:jc w:val="both"/>
              <w:cnfStyle w:val="000000000000"/>
            </w:pPr>
            <w:r w:rsidRPr="00752797">
              <w:t>0 - 1</w:t>
            </w:r>
          </w:p>
        </w:tc>
        <w:tc>
          <w:tcPr>
            <w:tcW w:w="848" w:type="dxa"/>
          </w:tcPr>
          <w:p w:rsidR="00620A54" w:rsidRPr="00752797" w:rsidRDefault="00620A54" w:rsidP="002603CC">
            <w:pPr>
              <w:pStyle w:val="PlainText"/>
              <w:jc w:val="both"/>
              <w:cnfStyle w:val="000000000000"/>
            </w:pPr>
            <w:r w:rsidRPr="00752797">
              <w:t>-</w:t>
            </w:r>
          </w:p>
        </w:tc>
        <w:tc>
          <w:tcPr>
            <w:tcW w:w="1278"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616" w:type="dxa"/>
          </w:tcPr>
          <w:p w:rsidR="00620A54" w:rsidRPr="00752797" w:rsidRDefault="00620A54" w:rsidP="002603CC">
            <w:pPr>
              <w:pStyle w:val="PlainText"/>
              <w:jc w:val="both"/>
            </w:pPr>
            <w:r w:rsidRPr="00752797">
              <w:t>front</w:t>
            </w:r>
          </w:p>
        </w:tc>
        <w:tc>
          <w:tcPr>
            <w:tcW w:w="2266" w:type="dxa"/>
          </w:tcPr>
          <w:p w:rsidR="00620A54" w:rsidRPr="00752797" w:rsidRDefault="00620A54" w:rsidP="002603CC">
            <w:pPr>
              <w:pStyle w:val="PlainText"/>
              <w:jc w:val="both"/>
              <w:cnfStyle w:val="000000100000"/>
              <w:rPr>
                <w:color w:val="auto"/>
              </w:rPr>
            </w:pPr>
            <w:r w:rsidRPr="00752797">
              <w:t>Switch for seaward flow boundary</w:t>
            </w:r>
          </w:p>
        </w:tc>
        <w:tc>
          <w:tcPr>
            <w:tcW w:w="1306" w:type="dxa"/>
          </w:tcPr>
          <w:p w:rsidR="00620A54" w:rsidRPr="00752797" w:rsidRDefault="00620A54" w:rsidP="002603CC">
            <w:pPr>
              <w:pStyle w:val="PlainText"/>
              <w:jc w:val="both"/>
              <w:cnfStyle w:val="000000100000"/>
            </w:pPr>
            <w:r w:rsidRPr="00752797">
              <w:t>abs_2d</w:t>
            </w:r>
          </w:p>
        </w:tc>
        <w:tc>
          <w:tcPr>
            <w:tcW w:w="1616" w:type="dxa"/>
          </w:tcPr>
          <w:p w:rsidR="00620A54" w:rsidRPr="00752797" w:rsidRDefault="00620A54" w:rsidP="002603CC">
            <w:pPr>
              <w:pStyle w:val="PlainText"/>
              <w:jc w:val="both"/>
              <w:cnfStyle w:val="000000100000"/>
            </w:pPr>
            <w:r w:rsidRPr="00752797">
              <w:t>abs_1d, abs_2d, wall, wlevel, nonh_1d, waveflume</w:t>
            </w:r>
          </w:p>
        </w:tc>
        <w:tc>
          <w:tcPr>
            <w:tcW w:w="848" w:type="dxa"/>
          </w:tcPr>
          <w:p w:rsidR="00620A54" w:rsidRPr="00752797" w:rsidRDefault="00620A54" w:rsidP="002603CC">
            <w:pPr>
              <w:pStyle w:val="PlainText"/>
              <w:jc w:val="both"/>
              <w:cnfStyle w:val="000000100000"/>
            </w:pPr>
          </w:p>
        </w:tc>
        <w:tc>
          <w:tcPr>
            <w:tcW w:w="1278" w:type="dxa"/>
          </w:tcPr>
          <w:p w:rsidR="00620A54" w:rsidRPr="00752797" w:rsidRDefault="00620A54" w:rsidP="002603CC">
            <w:pPr>
              <w:pStyle w:val="PlainText"/>
              <w:jc w:val="both"/>
              <w:cnfStyle w:val="000000100000"/>
            </w:pPr>
          </w:p>
        </w:tc>
      </w:tr>
      <w:tr w:rsidR="00620A54" w:rsidRPr="00752797" w:rsidTr="00883631">
        <w:tc>
          <w:tcPr>
            <w:cnfStyle w:val="001000000000"/>
            <w:tcW w:w="1616" w:type="dxa"/>
          </w:tcPr>
          <w:p w:rsidR="00620A54" w:rsidRPr="00752797" w:rsidRDefault="00620A54" w:rsidP="002603CC">
            <w:pPr>
              <w:pStyle w:val="PlainText"/>
              <w:jc w:val="both"/>
            </w:pPr>
            <w:r w:rsidRPr="00752797">
              <w:t>left</w:t>
            </w:r>
          </w:p>
        </w:tc>
        <w:tc>
          <w:tcPr>
            <w:tcW w:w="2266" w:type="dxa"/>
          </w:tcPr>
          <w:p w:rsidR="00620A54" w:rsidRPr="00752797" w:rsidRDefault="00620A54" w:rsidP="002603CC">
            <w:pPr>
              <w:pStyle w:val="PlainText"/>
              <w:jc w:val="both"/>
              <w:cnfStyle w:val="000000000000"/>
              <w:rPr>
                <w:color w:val="auto"/>
              </w:rPr>
            </w:pPr>
            <w:r w:rsidRPr="00752797">
              <w:t>Switch for lateral boundary at ny+1</w:t>
            </w:r>
          </w:p>
        </w:tc>
        <w:tc>
          <w:tcPr>
            <w:tcW w:w="1306" w:type="dxa"/>
          </w:tcPr>
          <w:p w:rsidR="00620A54" w:rsidRPr="00752797" w:rsidRDefault="00620A54" w:rsidP="002603CC">
            <w:pPr>
              <w:pStyle w:val="PlainText"/>
              <w:jc w:val="both"/>
              <w:cnfStyle w:val="000000000000"/>
            </w:pPr>
            <w:r w:rsidRPr="00752797">
              <w:t>neumann</w:t>
            </w:r>
          </w:p>
        </w:tc>
        <w:tc>
          <w:tcPr>
            <w:tcW w:w="1616" w:type="dxa"/>
          </w:tcPr>
          <w:p w:rsidR="00620A54" w:rsidRPr="00752797" w:rsidRDefault="00620A54" w:rsidP="002603CC">
            <w:pPr>
              <w:pStyle w:val="PlainText"/>
              <w:jc w:val="both"/>
              <w:cnfStyle w:val="000000000000"/>
            </w:pPr>
            <w:r w:rsidRPr="00752797">
              <w:t>neumann, wall, no_advec, neumann_v</w:t>
            </w:r>
          </w:p>
        </w:tc>
        <w:tc>
          <w:tcPr>
            <w:tcW w:w="848" w:type="dxa"/>
          </w:tcPr>
          <w:p w:rsidR="00620A54" w:rsidRPr="00752797" w:rsidRDefault="00620A54" w:rsidP="002603CC">
            <w:pPr>
              <w:pStyle w:val="PlainText"/>
              <w:jc w:val="both"/>
              <w:cnfStyle w:val="000000000000"/>
            </w:pPr>
          </w:p>
        </w:tc>
        <w:tc>
          <w:tcPr>
            <w:tcW w:w="1278"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616" w:type="dxa"/>
          </w:tcPr>
          <w:p w:rsidR="00620A54" w:rsidRPr="00752797" w:rsidRDefault="00620A54" w:rsidP="002603CC">
            <w:pPr>
              <w:pStyle w:val="PlainText"/>
              <w:jc w:val="both"/>
            </w:pPr>
            <w:r w:rsidRPr="00752797">
              <w:t>nc</w:t>
            </w:r>
            <w:r w:rsidR="001B6449" w:rsidRPr="00752797">
              <w:t>+</w:t>
            </w:r>
          </w:p>
        </w:tc>
        <w:tc>
          <w:tcPr>
            <w:tcW w:w="2266" w:type="dxa"/>
          </w:tcPr>
          <w:p w:rsidR="00620A54" w:rsidRPr="00752797" w:rsidRDefault="00620A54" w:rsidP="002603CC">
            <w:pPr>
              <w:pStyle w:val="PlainText"/>
              <w:jc w:val="both"/>
              <w:cnfStyle w:val="000000100000"/>
              <w:rPr>
                <w:color w:val="auto"/>
              </w:rPr>
            </w:pPr>
            <w:r w:rsidRPr="00752797">
              <w:t>Smoothing distance for estimating umean (defined as nr of cells)</w:t>
            </w:r>
          </w:p>
        </w:tc>
        <w:tc>
          <w:tcPr>
            <w:tcW w:w="1306" w:type="dxa"/>
          </w:tcPr>
          <w:p w:rsidR="00620A54" w:rsidRPr="00752797" w:rsidRDefault="00620A54" w:rsidP="002603CC">
            <w:pPr>
              <w:pStyle w:val="PlainText"/>
              <w:jc w:val="both"/>
              <w:cnfStyle w:val="000000100000"/>
            </w:pPr>
            <w:r w:rsidRPr="00752797">
              <w:t>ny+1</w:t>
            </w:r>
          </w:p>
        </w:tc>
        <w:tc>
          <w:tcPr>
            <w:tcW w:w="1616" w:type="dxa"/>
          </w:tcPr>
          <w:p w:rsidR="00620A54" w:rsidRPr="00752797" w:rsidRDefault="00620A54" w:rsidP="00586C99">
            <w:pPr>
              <w:pStyle w:val="PlainText"/>
              <w:jc w:val="both"/>
              <w:cnfStyle w:val="000000100000"/>
            </w:pPr>
            <w:r w:rsidRPr="00752797">
              <w:t>1</w:t>
            </w:r>
            <w:r w:rsidR="00586C99" w:rsidRPr="00752797">
              <w:t xml:space="preserve"> - </w:t>
            </w:r>
            <w:r w:rsidRPr="00752797">
              <w:t>ny+1</w:t>
            </w:r>
          </w:p>
        </w:tc>
        <w:tc>
          <w:tcPr>
            <w:tcW w:w="848" w:type="dxa"/>
          </w:tcPr>
          <w:p w:rsidR="00620A54" w:rsidRPr="00752797" w:rsidRDefault="00620A54" w:rsidP="002603CC">
            <w:pPr>
              <w:pStyle w:val="PlainText"/>
              <w:jc w:val="both"/>
              <w:cnfStyle w:val="000000100000"/>
            </w:pPr>
            <w:r w:rsidRPr="00752797">
              <w:t>-</w:t>
            </w:r>
          </w:p>
        </w:tc>
        <w:tc>
          <w:tcPr>
            <w:tcW w:w="1278" w:type="dxa"/>
          </w:tcPr>
          <w:p w:rsidR="00620A54" w:rsidRPr="00752797" w:rsidRDefault="00620A54" w:rsidP="002603CC">
            <w:pPr>
              <w:pStyle w:val="PlainText"/>
              <w:jc w:val="both"/>
              <w:cnfStyle w:val="000000100000"/>
            </w:pPr>
          </w:p>
        </w:tc>
      </w:tr>
      <w:tr w:rsidR="00620A54" w:rsidRPr="00752797" w:rsidTr="00883631">
        <w:tc>
          <w:tcPr>
            <w:cnfStyle w:val="001000000000"/>
            <w:tcW w:w="1616" w:type="dxa"/>
          </w:tcPr>
          <w:p w:rsidR="00620A54" w:rsidRPr="00752797" w:rsidRDefault="00620A54" w:rsidP="002603CC">
            <w:pPr>
              <w:pStyle w:val="PlainText"/>
              <w:jc w:val="both"/>
            </w:pPr>
            <w:r w:rsidRPr="00752797">
              <w:lastRenderedPageBreak/>
              <w:t>order</w:t>
            </w:r>
            <w:r w:rsidR="001B6449" w:rsidRPr="00752797">
              <w:t>+</w:t>
            </w:r>
          </w:p>
        </w:tc>
        <w:tc>
          <w:tcPr>
            <w:tcW w:w="2266" w:type="dxa"/>
          </w:tcPr>
          <w:p w:rsidR="00620A54" w:rsidRPr="00752797" w:rsidRDefault="00620A54" w:rsidP="002603CC">
            <w:pPr>
              <w:pStyle w:val="PlainText"/>
              <w:jc w:val="both"/>
              <w:cnfStyle w:val="00000000000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rsidR="00620A54" w:rsidRPr="00752797" w:rsidRDefault="00620A54" w:rsidP="002603CC">
            <w:pPr>
              <w:pStyle w:val="PlainText"/>
              <w:jc w:val="both"/>
              <w:cnfStyle w:val="000000000000"/>
            </w:pPr>
            <w:r w:rsidRPr="00752797">
              <w:t>2.0</w:t>
            </w:r>
          </w:p>
        </w:tc>
        <w:tc>
          <w:tcPr>
            <w:tcW w:w="1616" w:type="dxa"/>
          </w:tcPr>
          <w:p w:rsidR="00620A54" w:rsidRPr="00752797" w:rsidRDefault="00620A54" w:rsidP="002603CC">
            <w:pPr>
              <w:pStyle w:val="PlainText"/>
              <w:jc w:val="both"/>
              <w:cnfStyle w:val="000000000000"/>
            </w:pPr>
            <w:r w:rsidRPr="00752797">
              <w:t>1.0 - 2.0</w:t>
            </w:r>
          </w:p>
        </w:tc>
        <w:tc>
          <w:tcPr>
            <w:tcW w:w="848" w:type="dxa"/>
          </w:tcPr>
          <w:p w:rsidR="00620A54" w:rsidRPr="00752797" w:rsidRDefault="00620A54" w:rsidP="002603CC">
            <w:pPr>
              <w:pStyle w:val="PlainText"/>
              <w:jc w:val="both"/>
              <w:cnfStyle w:val="000000000000"/>
            </w:pPr>
            <w:r w:rsidRPr="00752797">
              <w:t>-</w:t>
            </w:r>
          </w:p>
        </w:tc>
        <w:tc>
          <w:tcPr>
            <w:tcW w:w="1278"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616" w:type="dxa"/>
          </w:tcPr>
          <w:p w:rsidR="00620A54" w:rsidRPr="00752797" w:rsidRDefault="00620A54" w:rsidP="002603CC">
            <w:pPr>
              <w:pStyle w:val="PlainText"/>
              <w:jc w:val="both"/>
            </w:pPr>
            <w:r w:rsidRPr="00752797">
              <w:t>right</w:t>
            </w:r>
          </w:p>
        </w:tc>
        <w:tc>
          <w:tcPr>
            <w:tcW w:w="2266" w:type="dxa"/>
          </w:tcPr>
          <w:p w:rsidR="00620A54" w:rsidRPr="00752797" w:rsidRDefault="00620A54" w:rsidP="002603CC">
            <w:pPr>
              <w:pStyle w:val="PlainText"/>
              <w:jc w:val="both"/>
              <w:cnfStyle w:val="000000100000"/>
              <w:rPr>
                <w:color w:val="auto"/>
              </w:rPr>
            </w:pPr>
            <w:r w:rsidRPr="00752797">
              <w:t>Switch for lateral boundary at 0</w:t>
            </w:r>
          </w:p>
        </w:tc>
        <w:tc>
          <w:tcPr>
            <w:tcW w:w="1306" w:type="dxa"/>
          </w:tcPr>
          <w:p w:rsidR="00620A54" w:rsidRPr="00752797" w:rsidRDefault="00620A54" w:rsidP="002603CC">
            <w:pPr>
              <w:pStyle w:val="PlainText"/>
              <w:jc w:val="both"/>
              <w:cnfStyle w:val="000000100000"/>
            </w:pPr>
            <w:r w:rsidRPr="00752797">
              <w:t>neumann</w:t>
            </w:r>
          </w:p>
        </w:tc>
        <w:tc>
          <w:tcPr>
            <w:tcW w:w="1616" w:type="dxa"/>
          </w:tcPr>
          <w:p w:rsidR="00620A54" w:rsidRPr="00752797" w:rsidRDefault="00620A54" w:rsidP="002603CC">
            <w:pPr>
              <w:pStyle w:val="PlainText"/>
              <w:jc w:val="both"/>
              <w:cnfStyle w:val="000000100000"/>
            </w:pPr>
            <w:r w:rsidRPr="00752797">
              <w:t>neumann, wall, no_advec, neumann_v</w:t>
            </w:r>
          </w:p>
        </w:tc>
        <w:tc>
          <w:tcPr>
            <w:tcW w:w="848" w:type="dxa"/>
          </w:tcPr>
          <w:p w:rsidR="00620A54" w:rsidRPr="00752797" w:rsidRDefault="00620A54" w:rsidP="002603CC">
            <w:pPr>
              <w:pStyle w:val="PlainText"/>
              <w:jc w:val="both"/>
              <w:cnfStyle w:val="000000100000"/>
            </w:pPr>
          </w:p>
        </w:tc>
        <w:tc>
          <w:tcPr>
            <w:tcW w:w="1278" w:type="dxa"/>
          </w:tcPr>
          <w:p w:rsidR="00620A54" w:rsidRPr="00752797" w:rsidRDefault="00620A54" w:rsidP="002603CC">
            <w:pPr>
              <w:pStyle w:val="PlainText"/>
              <w:jc w:val="both"/>
              <w:cnfStyle w:val="000000100000"/>
            </w:pPr>
          </w:p>
        </w:tc>
      </w:tr>
      <w:tr w:rsidR="00620A54" w:rsidRPr="00752797" w:rsidTr="00883631">
        <w:tc>
          <w:tcPr>
            <w:cnfStyle w:val="001000000000"/>
            <w:tcW w:w="1616" w:type="dxa"/>
          </w:tcPr>
          <w:p w:rsidR="00620A54" w:rsidRPr="00752797" w:rsidRDefault="00620A54" w:rsidP="002603CC">
            <w:pPr>
              <w:pStyle w:val="PlainText"/>
              <w:jc w:val="both"/>
            </w:pPr>
            <w:r w:rsidRPr="00752797">
              <w:t>tidetype</w:t>
            </w:r>
            <w:r w:rsidR="001B6449" w:rsidRPr="00752797">
              <w:t>+</w:t>
            </w:r>
          </w:p>
        </w:tc>
        <w:tc>
          <w:tcPr>
            <w:tcW w:w="2266" w:type="dxa"/>
          </w:tcPr>
          <w:p w:rsidR="00620A54" w:rsidRPr="00752797" w:rsidRDefault="00620A54" w:rsidP="002603CC">
            <w:pPr>
              <w:pStyle w:val="PlainText"/>
              <w:jc w:val="both"/>
              <w:cnfStyle w:val="00000000000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rsidR="00620A54" w:rsidRPr="00752797" w:rsidRDefault="00620A54" w:rsidP="002603CC">
            <w:pPr>
              <w:pStyle w:val="PlainText"/>
              <w:jc w:val="both"/>
              <w:cnfStyle w:val="000000000000"/>
            </w:pPr>
            <w:r w:rsidRPr="00752797">
              <w:t>velocity</w:t>
            </w:r>
          </w:p>
        </w:tc>
        <w:tc>
          <w:tcPr>
            <w:tcW w:w="1616" w:type="dxa"/>
          </w:tcPr>
          <w:p w:rsidR="00620A54" w:rsidRPr="00752797" w:rsidRDefault="00620A54" w:rsidP="002603CC">
            <w:pPr>
              <w:pStyle w:val="PlainText"/>
              <w:jc w:val="both"/>
              <w:cnfStyle w:val="000000000000"/>
            </w:pPr>
            <w:r w:rsidRPr="00752797">
              <w:t>instant, velocity</w:t>
            </w:r>
          </w:p>
        </w:tc>
        <w:tc>
          <w:tcPr>
            <w:tcW w:w="848" w:type="dxa"/>
          </w:tcPr>
          <w:p w:rsidR="00620A54" w:rsidRPr="00752797" w:rsidRDefault="00620A54" w:rsidP="002603CC">
            <w:pPr>
              <w:pStyle w:val="PlainText"/>
              <w:jc w:val="both"/>
              <w:cnfStyle w:val="000000000000"/>
            </w:pPr>
          </w:p>
        </w:tc>
        <w:tc>
          <w:tcPr>
            <w:tcW w:w="1278" w:type="dxa"/>
          </w:tcPr>
          <w:p w:rsidR="00620A54" w:rsidRPr="00752797" w:rsidRDefault="00620A54" w:rsidP="002603CC">
            <w:pPr>
              <w:pStyle w:val="PlainText"/>
              <w:jc w:val="both"/>
              <w:cnfStyle w:val="000000000000"/>
            </w:pPr>
          </w:p>
        </w:tc>
      </w:tr>
    </w:tbl>
    <w:p w:rsidR="00620A54" w:rsidRPr="00752797" w:rsidRDefault="00620A54" w:rsidP="002603CC">
      <w:pPr>
        <w:pStyle w:val="Heading3"/>
        <w:jc w:val="both"/>
        <w:rPr>
          <w:lang w:val="en-US"/>
        </w:rPr>
      </w:pPr>
      <w:bookmarkStart w:id="229" w:name="_Ref285440556"/>
      <w:bookmarkStart w:id="230" w:name="_Toc285701675"/>
      <w:bookmarkStart w:id="231" w:name="_Toc413611035"/>
      <w:r w:rsidRPr="00752797">
        <w:rPr>
          <w:lang w:val="en-US"/>
        </w:rPr>
        <w:t>Time-varying tide/surge</w:t>
      </w:r>
      <w:bookmarkEnd w:id="229"/>
      <w:bookmarkEnd w:id="230"/>
      <w:bookmarkEnd w:id="231"/>
    </w:p>
    <w:p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rsidR="003A481D" w:rsidRPr="00752797" w:rsidRDefault="003A481D"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 xml:space="preserve">on each corner of the model domain and spatially interpolated along the boundaries. The first signal is imposed to the left offshore boundary seen from sea (x=1,y=1)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(x=1,y=1), (x=1,y=N), (x=N,y=N), (x=N,y=1).</w:t>
      </w:r>
    </w:p>
    <w:p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r w:rsidRPr="00752797">
        <w:rPr>
          <w:rStyle w:val="IntenseEmphasis"/>
          <w:lang w:val="en-US"/>
        </w:rPr>
        <w:t>used, therefore the signal should be at least as long as the simulation time.</w:t>
      </w:r>
    </w:p>
    <w:p w:rsidR="00620A54" w:rsidRPr="00752797" w:rsidRDefault="00620A54" w:rsidP="002603CC">
      <w:pPr>
        <w:pStyle w:val="BodyText"/>
        <w:rPr>
          <w:rStyle w:val="IntenseEmphasis"/>
          <w:lang w:val="en-US"/>
        </w:rPr>
      </w:pPr>
      <w:r w:rsidRPr="00752797">
        <w:rPr>
          <w:rStyle w:val="IntenseEmphasis"/>
          <w:lang w:val="en-US"/>
        </w:rPr>
        <w:lastRenderedPageBreak/>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rsidR="00620A54" w:rsidRPr="00752797" w:rsidRDefault="00620A54" w:rsidP="002603CC">
      <w:pPr>
        <w:pStyle w:val="Codeheader"/>
        <w:rPr>
          <w:rStyle w:val="IntenseEmphasis"/>
          <w:lang w:val="en-US"/>
        </w:rPr>
      </w:pPr>
      <w:r w:rsidRPr="00752797">
        <w:rPr>
          <w:rStyle w:val="IntenseEmphasis"/>
          <w:lang w:val="en-US"/>
        </w:rPr>
        <w:t>tide.txt</w:t>
      </w:r>
    </w:p>
    <w:p w:rsidR="00620A54" w:rsidRPr="00752797" w:rsidRDefault="00620A54" w:rsidP="002603CC">
      <w:pPr>
        <w:pStyle w:val="Code"/>
        <w:jc w:val="both"/>
      </w:pPr>
      <w:r w:rsidRPr="00752797">
        <w:t>&lt;time 1&gt; &lt;zs 1,1&gt; [&lt;zs 2,1&gt; [&lt;zs 3,1&gt; &lt;zs 4,1&gt;]]</w:t>
      </w:r>
    </w:p>
    <w:p w:rsidR="00620A54" w:rsidRPr="00752797" w:rsidRDefault="00620A54" w:rsidP="002603CC">
      <w:pPr>
        <w:pStyle w:val="Code"/>
        <w:jc w:val="both"/>
      </w:pPr>
      <w:r w:rsidRPr="00752797">
        <w:t>&lt;time 2&gt; &lt;zs 1,2&gt; [&lt;zs 2,2&gt; [&lt;zs 3,2&gt; &lt;zs 4,2&gt;]]</w:t>
      </w:r>
    </w:p>
    <w:p w:rsidR="00620A54" w:rsidRPr="00752797" w:rsidRDefault="00620A54" w:rsidP="002603CC">
      <w:pPr>
        <w:pStyle w:val="Code"/>
        <w:jc w:val="both"/>
      </w:pPr>
      <w:r w:rsidRPr="00752797">
        <w:t>&lt;time 3&gt; &lt;zs 1,3&gt; [&lt;zs 2,3&gt; [&lt;zs 3,3&gt; &lt;zs 4,3&gt;]]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&lt;time tlen&gt; &lt;zs 1,tlen&gt; [&lt;zs 2,tlen&gt; [&lt;zs 3,tlen&gt; &lt;zs 4,tlen&gt;]]</w:t>
      </w:r>
    </w:p>
    <w:p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rsidR="00003B05" w:rsidRPr="00752797" w:rsidRDefault="00003B05" w:rsidP="00003B05">
      <w:pPr>
        <w:pStyle w:val="Caption"/>
        <w:rPr>
          <w:rStyle w:val="IntenseEmphasis"/>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11</w:t>
      </w:r>
      <w:r w:rsidR="007E1D7E">
        <w:rPr>
          <w:lang w:val="en-US"/>
        </w:rPr>
        <w:fldChar w:fldCharType="end"/>
      </w:r>
      <w:r w:rsidRPr="00752797">
        <w:rPr>
          <w:lang w:val="en-US"/>
        </w:rPr>
        <w:tab/>
        <w:t>Overview of all keywords related to the tide boundary conditions</w:t>
      </w:r>
    </w:p>
    <w:tbl>
      <w:tblPr>
        <w:tblStyle w:val="LightShading-Accent1"/>
        <w:tblW w:w="0" w:type="auto"/>
        <w:tblLook w:val="04A0"/>
      </w:tblPr>
      <w:tblGrid>
        <w:gridCol w:w="1730"/>
        <w:gridCol w:w="2218"/>
        <w:gridCol w:w="1258"/>
        <w:gridCol w:w="1415"/>
        <w:gridCol w:w="973"/>
        <w:gridCol w:w="1336"/>
      </w:tblGrid>
      <w:tr w:rsidR="00620A54" w:rsidRPr="00752797" w:rsidTr="00883631">
        <w:trPr>
          <w:cnfStyle w:val="100000000000"/>
          <w:tblHeader/>
        </w:trPr>
        <w:tc>
          <w:tcPr>
            <w:cnfStyle w:val="001000000000"/>
            <w:tcW w:w="1730" w:type="dxa"/>
          </w:tcPr>
          <w:p w:rsidR="00620A54" w:rsidRPr="00752797" w:rsidRDefault="00620A54" w:rsidP="002603CC">
            <w:pPr>
              <w:pStyle w:val="PlainText"/>
              <w:jc w:val="both"/>
            </w:pPr>
            <w:r w:rsidRPr="00752797">
              <w:t>keyword</w:t>
            </w:r>
          </w:p>
        </w:tc>
        <w:tc>
          <w:tcPr>
            <w:tcW w:w="2218" w:type="dxa"/>
          </w:tcPr>
          <w:p w:rsidR="00620A54" w:rsidRPr="00752797" w:rsidRDefault="00620A54" w:rsidP="002603CC">
            <w:pPr>
              <w:pStyle w:val="PlainText"/>
              <w:jc w:val="both"/>
              <w:cnfStyle w:val="100000000000"/>
            </w:pPr>
            <w:r w:rsidRPr="00752797">
              <w:t>description</w:t>
            </w:r>
          </w:p>
        </w:tc>
        <w:tc>
          <w:tcPr>
            <w:tcW w:w="1258" w:type="dxa"/>
          </w:tcPr>
          <w:p w:rsidR="00620A54" w:rsidRPr="00752797" w:rsidRDefault="00620A54" w:rsidP="002603CC">
            <w:pPr>
              <w:pStyle w:val="PlainText"/>
              <w:jc w:val="both"/>
              <w:cnfStyle w:val="100000000000"/>
            </w:pPr>
            <w:r w:rsidRPr="00752797">
              <w:t>default</w:t>
            </w:r>
          </w:p>
        </w:tc>
        <w:tc>
          <w:tcPr>
            <w:tcW w:w="1415" w:type="dxa"/>
          </w:tcPr>
          <w:p w:rsidR="00620A54" w:rsidRPr="00752797" w:rsidRDefault="00620A54" w:rsidP="002603CC">
            <w:pPr>
              <w:pStyle w:val="PlainText"/>
              <w:jc w:val="both"/>
              <w:cnfStyle w:val="100000000000"/>
            </w:pPr>
            <w:r w:rsidRPr="00752797">
              <w:t>range</w:t>
            </w:r>
          </w:p>
        </w:tc>
        <w:tc>
          <w:tcPr>
            <w:tcW w:w="973" w:type="dxa"/>
          </w:tcPr>
          <w:p w:rsidR="00620A54" w:rsidRPr="00752797" w:rsidRDefault="00620A54" w:rsidP="002603CC">
            <w:pPr>
              <w:pStyle w:val="PlainText"/>
              <w:jc w:val="both"/>
              <w:cnfStyle w:val="100000000000"/>
            </w:pPr>
            <w:r w:rsidRPr="00752797">
              <w:t>units</w:t>
            </w:r>
          </w:p>
        </w:tc>
        <w:tc>
          <w:tcPr>
            <w:tcW w:w="1336"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730" w:type="dxa"/>
          </w:tcPr>
          <w:p w:rsidR="00620A54" w:rsidRPr="00752797" w:rsidRDefault="00620A54" w:rsidP="002603CC">
            <w:pPr>
              <w:pStyle w:val="PlainText"/>
              <w:jc w:val="both"/>
            </w:pPr>
            <w:r w:rsidRPr="00752797">
              <w:t>paulrevere</w:t>
            </w:r>
          </w:p>
        </w:tc>
        <w:tc>
          <w:tcPr>
            <w:tcW w:w="2218" w:type="dxa"/>
          </w:tcPr>
          <w:p w:rsidR="00620A54" w:rsidRPr="00752797" w:rsidRDefault="00620A54" w:rsidP="002603CC">
            <w:pPr>
              <w:pStyle w:val="PlainText"/>
              <w:jc w:val="both"/>
              <w:cnfStyle w:val="000000100000"/>
            </w:pPr>
            <w:r w:rsidRPr="00752797">
              <w:t>Specifies tide on sea and land or two sea points if tideloc = 2</w:t>
            </w:r>
          </w:p>
        </w:tc>
        <w:tc>
          <w:tcPr>
            <w:tcW w:w="1258" w:type="dxa"/>
          </w:tcPr>
          <w:p w:rsidR="00620A54" w:rsidRPr="00752797" w:rsidRDefault="00620A54" w:rsidP="002603CC">
            <w:pPr>
              <w:pStyle w:val="PlainText"/>
              <w:jc w:val="both"/>
              <w:cnfStyle w:val="000000100000"/>
            </w:pPr>
            <w:r w:rsidRPr="00752797">
              <w:t>land</w:t>
            </w:r>
          </w:p>
        </w:tc>
        <w:tc>
          <w:tcPr>
            <w:tcW w:w="1415" w:type="dxa"/>
          </w:tcPr>
          <w:p w:rsidR="00620A54" w:rsidRPr="00752797" w:rsidRDefault="00620A54" w:rsidP="002603CC">
            <w:pPr>
              <w:pStyle w:val="PlainText"/>
              <w:jc w:val="both"/>
              <w:cnfStyle w:val="000000100000"/>
            </w:pPr>
            <w:r w:rsidRPr="00752797">
              <w:t>land, sea</w:t>
            </w:r>
          </w:p>
        </w:tc>
        <w:tc>
          <w:tcPr>
            <w:tcW w:w="973" w:type="dxa"/>
          </w:tcPr>
          <w:p w:rsidR="00620A54" w:rsidRPr="00752797" w:rsidRDefault="00620A54" w:rsidP="002603CC">
            <w:pPr>
              <w:pStyle w:val="PlainText"/>
              <w:jc w:val="both"/>
              <w:cnfStyle w:val="000000100000"/>
            </w:pPr>
          </w:p>
        </w:tc>
        <w:tc>
          <w:tcPr>
            <w:tcW w:w="1336" w:type="dxa"/>
          </w:tcPr>
          <w:p w:rsidR="00620A54" w:rsidRPr="00752797" w:rsidRDefault="00620A54" w:rsidP="002603CC">
            <w:pPr>
              <w:pStyle w:val="PlainText"/>
              <w:jc w:val="both"/>
              <w:cnfStyle w:val="000000100000"/>
            </w:pPr>
          </w:p>
        </w:tc>
      </w:tr>
      <w:tr w:rsidR="00620A54" w:rsidRPr="00752797" w:rsidTr="00883631">
        <w:tc>
          <w:tcPr>
            <w:cnfStyle w:val="001000000000"/>
            <w:tcW w:w="1730" w:type="dxa"/>
          </w:tcPr>
          <w:p w:rsidR="00620A54" w:rsidRPr="00752797" w:rsidRDefault="00620A54" w:rsidP="002603CC">
            <w:pPr>
              <w:pStyle w:val="PlainText"/>
              <w:jc w:val="both"/>
            </w:pPr>
            <w:r w:rsidRPr="00752797">
              <w:t>tideloc</w:t>
            </w:r>
          </w:p>
        </w:tc>
        <w:tc>
          <w:tcPr>
            <w:tcW w:w="2218" w:type="dxa"/>
          </w:tcPr>
          <w:p w:rsidR="00620A54" w:rsidRPr="00752797" w:rsidRDefault="00620A54" w:rsidP="002603CC">
            <w:pPr>
              <w:pStyle w:val="PlainText"/>
              <w:jc w:val="both"/>
              <w:cnfStyle w:val="000000000000"/>
            </w:pPr>
            <w:r w:rsidRPr="00752797">
              <w:t>Number of corner points on which a tide time series is specified</w:t>
            </w:r>
          </w:p>
        </w:tc>
        <w:tc>
          <w:tcPr>
            <w:tcW w:w="1258" w:type="dxa"/>
          </w:tcPr>
          <w:p w:rsidR="00620A54" w:rsidRPr="00752797" w:rsidRDefault="00620A54" w:rsidP="002603CC">
            <w:pPr>
              <w:pStyle w:val="PlainText"/>
              <w:jc w:val="both"/>
              <w:cnfStyle w:val="000000000000"/>
            </w:pPr>
            <w:r w:rsidRPr="00752797">
              <w:t>0</w:t>
            </w:r>
          </w:p>
        </w:tc>
        <w:tc>
          <w:tcPr>
            <w:tcW w:w="1415" w:type="dxa"/>
          </w:tcPr>
          <w:p w:rsidR="00620A54" w:rsidRPr="00752797" w:rsidRDefault="00620A54" w:rsidP="002603CC">
            <w:pPr>
              <w:pStyle w:val="PlainText"/>
              <w:jc w:val="both"/>
              <w:cnfStyle w:val="000000000000"/>
            </w:pPr>
            <w:r w:rsidRPr="00752797">
              <w:t>0 - 4</w:t>
            </w:r>
          </w:p>
        </w:tc>
        <w:tc>
          <w:tcPr>
            <w:tcW w:w="973" w:type="dxa"/>
          </w:tcPr>
          <w:p w:rsidR="00620A54" w:rsidRPr="00752797" w:rsidRDefault="00620A54" w:rsidP="002603CC">
            <w:pPr>
              <w:pStyle w:val="PlainText"/>
              <w:jc w:val="both"/>
              <w:cnfStyle w:val="000000000000"/>
            </w:pPr>
            <w:r w:rsidRPr="00752797">
              <w:t>-</w:t>
            </w:r>
          </w:p>
        </w:tc>
        <w:tc>
          <w:tcPr>
            <w:tcW w:w="1336"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730" w:type="dxa"/>
          </w:tcPr>
          <w:p w:rsidR="00620A54" w:rsidRPr="00752797" w:rsidRDefault="00620A54" w:rsidP="002603CC">
            <w:pPr>
              <w:pStyle w:val="PlainText"/>
              <w:jc w:val="both"/>
            </w:pPr>
            <w:r w:rsidRPr="00752797">
              <w:t>zs0</w:t>
            </w:r>
          </w:p>
        </w:tc>
        <w:tc>
          <w:tcPr>
            <w:tcW w:w="2218" w:type="dxa"/>
          </w:tcPr>
          <w:p w:rsidR="00620A54" w:rsidRPr="00752797" w:rsidRDefault="00620A54" w:rsidP="002603CC">
            <w:pPr>
              <w:pStyle w:val="PlainText"/>
              <w:jc w:val="both"/>
              <w:cnfStyle w:val="000000100000"/>
            </w:pPr>
            <w:r w:rsidRPr="00752797">
              <w:t>Init</w:t>
            </w:r>
            <w:r w:rsidR="00742DB2" w:rsidRPr="00752797">
              <w:t>i</w:t>
            </w:r>
            <w:r w:rsidRPr="00752797">
              <w:t>al water level</w:t>
            </w:r>
          </w:p>
        </w:tc>
        <w:tc>
          <w:tcPr>
            <w:tcW w:w="1258" w:type="dxa"/>
          </w:tcPr>
          <w:p w:rsidR="00620A54" w:rsidRPr="00752797" w:rsidRDefault="00620A54" w:rsidP="002603CC">
            <w:pPr>
              <w:pStyle w:val="PlainText"/>
              <w:jc w:val="both"/>
              <w:cnfStyle w:val="000000100000"/>
            </w:pPr>
            <w:r w:rsidRPr="00752797">
              <w:t>0.0</w:t>
            </w:r>
          </w:p>
        </w:tc>
        <w:tc>
          <w:tcPr>
            <w:tcW w:w="1415" w:type="dxa"/>
          </w:tcPr>
          <w:p w:rsidR="00620A54" w:rsidRPr="00752797" w:rsidRDefault="00620A54" w:rsidP="002603CC">
            <w:pPr>
              <w:pStyle w:val="PlainText"/>
              <w:jc w:val="both"/>
              <w:cnfStyle w:val="000000100000"/>
            </w:pPr>
            <w:r w:rsidRPr="00752797">
              <w:t>-5.0 - 5.0</w:t>
            </w:r>
          </w:p>
        </w:tc>
        <w:tc>
          <w:tcPr>
            <w:tcW w:w="973" w:type="dxa"/>
          </w:tcPr>
          <w:p w:rsidR="00620A54" w:rsidRPr="00752797" w:rsidRDefault="00620A54" w:rsidP="002603CC">
            <w:pPr>
              <w:pStyle w:val="PlainText"/>
              <w:jc w:val="both"/>
              <w:cnfStyle w:val="000000100000"/>
            </w:pPr>
            <w:r w:rsidRPr="00752797">
              <w:t>m</w:t>
            </w:r>
          </w:p>
        </w:tc>
        <w:tc>
          <w:tcPr>
            <w:tcW w:w="1336" w:type="dxa"/>
          </w:tcPr>
          <w:p w:rsidR="00620A54" w:rsidRPr="00752797" w:rsidRDefault="00620A54" w:rsidP="002603CC">
            <w:pPr>
              <w:pStyle w:val="PlainText"/>
              <w:jc w:val="both"/>
              <w:cnfStyle w:val="000000100000"/>
            </w:pPr>
          </w:p>
        </w:tc>
      </w:tr>
      <w:tr w:rsidR="00620A54" w:rsidRPr="00752797" w:rsidTr="00883631">
        <w:tc>
          <w:tcPr>
            <w:cnfStyle w:val="001000000000"/>
            <w:tcW w:w="1730" w:type="dxa"/>
          </w:tcPr>
          <w:p w:rsidR="00620A54" w:rsidRPr="00752797" w:rsidRDefault="00620A54" w:rsidP="002603CC">
            <w:pPr>
              <w:pStyle w:val="PlainText"/>
              <w:jc w:val="both"/>
            </w:pPr>
            <w:r w:rsidRPr="00752797">
              <w:t>zs0file</w:t>
            </w:r>
          </w:p>
        </w:tc>
        <w:tc>
          <w:tcPr>
            <w:tcW w:w="2218" w:type="dxa"/>
          </w:tcPr>
          <w:p w:rsidR="00620A54" w:rsidRPr="00752797" w:rsidRDefault="00620A54" w:rsidP="002603CC">
            <w:pPr>
              <w:pStyle w:val="PlainText"/>
              <w:jc w:val="both"/>
              <w:cnfStyle w:val="000000000000"/>
            </w:pPr>
            <w:r w:rsidRPr="00752797">
              <w:t>Name of tide boundary condition series</w:t>
            </w:r>
          </w:p>
        </w:tc>
        <w:tc>
          <w:tcPr>
            <w:tcW w:w="1258" w:type="dxa"/>
          </w:tcPr>
          <w:p w:rsidR="00620A54" w:rsidRPr="00752797" w:rsidRDefault="00620A54" w:rsidP="002603CC">
            <w:pPr>
              <w:pStyle w:val="PlainText"/>
              <w:jc w:val="both"/>
              <w:cnfStyle w:val="000000000000"/>
            </w:pPr>
          </w:p>
        </w:tc>
        <w:tc>
          <w:tcPr>
            <w:tcW w:w="1415" w:type="dxa"/>
          </w:tcPr>
          <w:p w:rsidR="00620A54" w:rsidRPr="00752797" w:rsidRDefault="00620A54" w:rsidP="002603CC">
            <w:pPr>
              <w:pStyle w:val="PlainText"/>
              <w:jc w:val="both"/>
              <w:cnfStyle w:val="000000000000"/>
            </w:pPr>
          </w:p>
        </w:tc>
        <w:tc>
          <w:tcPr>
            <w:tcW w:w="973" w:type="dxa"/>
          </w:tcPr>
          <w:p w:rsidR="00620A54" w:rsidRPr="00752797" w:rsidRDefault="00620A54" w:rsidP="002603CC">
            <w:pPr>
              <w:pStyle w:val="PlainText"/>
              <w:jc w:val="both"/>
              <w:cnfStyle w:val="000000000000"/>
            </w:pPr>
            <w:r w:rsidRPr="00752797">
              <w:t>&lt;file&gt;</w:t>
            </w:r>
          </w:p>
        </w:tc>
        <w:tc>
          <w:tcPr>
            <w:tcW w:w="1336" w:type="dxa"/>
          </w:tcPr>
          <w:p w:rsidR="00620A54" w:rsidRPr="00752797" w:rsidRDefault="00620A54" w:rsidP="002603CC">
            <w:pPr>
              <w:pStyle w:val="PlainText"/>
              <w:jc w:val="both"/>
              <w:cnfStyle w:val="000000000000"/>
            </w:pPr>
          </w:p>
        </w:tc>
      </w:tr>
    </w:tbl>
    <w:p w:rsidR="00620A54" w:rsidRPr="00752797" w:rsidRDefault="00620A54" w:rsidP="002603CC">
      <w:pPr>
        <w:pStyle w:val="Heading2"/>
        <w:spacing w:line="240" w:lineRule="auto"/>
        <w:jc w:val="both"/>
        <w:rPr>
          <w:lang w:val="en-US"/>
        </w:rPr>
      </w:pPr>
      <w:bookmarkStart w:id="232" w:name="_Toc285701676"/>
      <w:bookmarkStart w:id="233" w:name="_Toc413611036"/>
      <w:r w:rsidRPr="00752797">
        <w:rPr>
          <w:lang w:val="en-US"/>
        </w:rPr>
        <w:t>Water level (dam break)</w:t>
      </w:r>
      <w:bookmarkEnd w:id="232"/>
      <w:bookmarkEnd w:id="233"/>
    </w:p>
    <w:p w:rsidR="00620A54" w:rsidRPr="00752797" w:rsidRDefault="00620A54" w:rsidP="002603CC">
      <w:pPr>
        <w:pStyle w:val="BodyText"/>
        <w:rPr>
          <w:lang w:val="en-US"/>
        </w:rPr>
      </w:pPr>
      <w:r w:rsidRPr="00752797">
        <w:rPr>
          <w:lang w:val="en-US"/>
        </w:rPr>
        <w:t xml:space="preserve">Water levels can be imposed on the model boundaries as explained in </w:t>
      </w:r>
      <w:fldSimple w:instr=" REF _Ref285440556 \w \h  \* MERGEFORMAT ">
        <w:r w:rsidR="002D6E55">
          <w:rPr>
            <w:lang w:val="en-US"/>
          </w:rPr>
          <w:t>4.5.2</w:t>
        </w:r>
      </w:fldSimple>
      <w:r w:rsidRPr="00752797">
        <w:rPr>
          <w:lang w:val="en-US"/>
        </w:rPr>
        <w:t xml:space="preserve"> </w:t>
      </w:r>
      <w:fldSimple w:instr=" REF _Ref285440556 \h  \* MERGEFORMAT ">
        <w:r w:rsidR="002D6E55" w:rsidRPr="00752797">
          <w:rPr>
            <w:lang w:val="en-US"/>
          </w:rPr>
          <w:t>Time-varying tide/surge</w:t>
        </w:r>
      </w:fldSimple>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rsidR="00620A54" w:rsidRPr="00752797" w:rsidRDefault="00620A54" w:rsidP="002603CC">
      <w:pPr>
        <w:pStyle w:val="BodyText"/>
        <w:rPr>
          <w:lang w:val="en-US"/>
        </w:rPr>
      </w:pPr>
      <w:r w:rsidRPr="00752797">
        <w:rPr>
          <w:lang w:val="en-US"/>
        </w:rPr>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fldSimple w:instr=" REF _Ref285440913 \w \h  \* MERGEFORMAT ">
        <w:r w:rsidR="002D6E55">
          <w:rPr>
            <w:lang w:val="en-US"/>
          </w:rPr>
          <w:t>4.3</w:t>
        </w:r>
      </w:fldSimple>
      <w:r w:rsidRPr="00752797">
        <w:rPr>
          <w:lang w:val="en-US"/>
        </w:rPr>
        <w:t xml:space="preserve"> </w:t>
      </w:r>
      <w:r w:rsidR="00EA4470" w:rsidRPr="00752797">
        <w:rPr>
          <w:lang w:val="en-US"/>
        </w:rPr>
        <w:t>(</w:t>
      </w:r>
      <w:fldSimple w:instr=" REF _Ref285440915 \h  \* MERGEFORMAT ">
        <w:r w:rsidR="002D6E55" w:rsidRPr="00752797">
          <w:rPr>
            <w:lang w:val="en-US"/>
          </w:rPr>
          <w:t>Grid and bathymetry</w:t>
        </w:r>
      </w:fldSimple>
      <w:r w:rsidR="00EA4470" w:rsidRPr="00752797">
        <w:rPr>
          <w:lang w:val="en-US"/>
        </w:rPr>
        <w:t>)</w:t>
      </w:r>
      <w:r w:rsidRPr="00752797">
        <w:rPr>
          <w:lang w:val="en-US"/>
        </w:rPr>
        <w:t>.</w:t>
      </w:r>
    </w:p>
    <w:p w:rsidR="00EA4470" w:rsidRPr="00752797" w:rsidRDefault="00EA4470">
      <w:pPr>
        <w:spacing w:line="240" w:lineRule="auto"/>
        <w:jc w:val="left"/>
        <w:rPr>
          <w:bCs/>
          <w:i/>
          <w:sz w:val="17"/>
          <w:szCs w:val="20"/>
          <w:lang w:val="en-US"/>
        </w:rPr>
      </w:pPr>
      <w:r w:rsidRPr="00752797">
        <w:rPr>
          <w:lang w:val="en-US"/>
        </w:rPr>
        <w:br w:type="page"/>
      </w:r>
    </w:p>
    <w:p w:rsidR="00003B05" w:rsidRPr="00752797" w:rsidRDefault="00003B05" w:rsidP="00003B05">
      <w:pPr>
        <w:pStyle w:val="Caption"/>
        <w:rPr>
          <w:lang w:val="en-US"/>
        </w:rPr>
      </w:pPr>
      <w:r w:rsidRPr="00752797">
        <w:rPr>
          <w:lang w:val="en-US"/>
        </w:rPr>
        <w:lastRenderedPageBreak/>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12</w:t>
      </w:r>
      <w:r w:rsidR="007E1D7E">
        <w:rPr>
          <w:lang w:val="en-US"/>
        </w:rPr>
        <w:fldChar w:fldCharType="end"/>
      </w:r>
      <w:r w:rsidRPr="00752797">
        <w:rPr>
          <w:lang w:val="en-US"/>
        </w:rPr>
        <w:tab/>
        <w:t>Overview of all keywords related to the water levels</w:t>
      </w:r>
    </w:p>
    <w:tbl>
      <w:tblPr>
        <w:tblStyle w:val="LightShading-Accent1"/>
        <w:tblW w:w="0" w:type="auto"/>
        <w:tblLook w:val="04A0"/>
      </w:tblPr>
      <w:tblGrid>
        <w:gridCol w:w="1913"/>
        <w:gridCol w:w="2152"/>
        <w:gridCol w:w="1241"/>
        <w:gridCol w:w="1354"/>
        <w:gridCol w:w="973"/>
        <w:gridCol w:w="1297"/>
      </w:tblGrid>
      <w:tr w:rsidR="00620A54" w:rsidRPr="00752797" w:rsidTr="00883631">
        <w:trPr>
          <w:cnfStyle w:val="100000000000"/>
          <w:tblHeader/>
        </w:trPr>
        <w:tc>
          <w:tcPr>
            <w:cnfStyle w:val="00100000000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pPr>
            <w:r w:rsidRPr="00752797">
              <w:t>description</w:t>
            </w:r>
          </w:p>
        </w:tc>
        <w:tc>
          <w:tcPr>
            <w:tcW w:w="1417" w:type="dxa"/>
          </w:tcPr>
          <w:p w:rsidR="00620A54" w:rsidRPr="00752797" w:rsidRDefault="00620A54" w:rsidP="002603CC">
            <w:pPr>
              <w:pStyle w:val="PlainText"/>
              <w:jc w:val="both"/>
              <w:cnfStyle w:val="100000000000"/>
            </w:pPr>
            <w:r w:rsidRPr="00752797">
              <w:t>default</w:t>
            </w:r>
          </w:p>
        </w:tc>
        <w:tc>
          <w:tcPr>
            <w:tcW w:w="1984" w:type="dxa"/>
          </w:tcPr>
          <w:p w:rsidR="00620A54" w:rsidRPr="00752797" w:rsidRDefault="00620A54" w:rsidP="002603CC">
            <w:pPr>
              <w:pStyle w:val="PlainText"/>
              <w:jc w:val="both"/>
              <w:cnfStyle w:val="100000000000"/>
            </w:pPr>
            <w:r w:rsidRPr="00752797">
              <w:t>range</w:t>
            </w:r>
          </w:p>
        </w:tc>
        <w:tc>
          <w:tcPr>
            <w:tcW w:w="850" w:type="dxa"/>
          </w:tcPr>
          <w:p w:rsidR="00620A54" w:rsidRPr="00752797" w:rsidRDefault="00620A54" w:rsidP="002603CC">
            <w:pPr>
              <w:pStyle w:val="PlainText"/>
              <w:jc w:val="both"/>
              <w:cnfStyle w:val="100000000000"/>
            </w:pPr>
            <w:r w:rsidRPr="00752797">
              <w:t>units</w:t>
            </w:r>
          </w:p>
        </w:tc>
        <w:tc>
          <w:tcPr>
            <w:tcW w:w="1700"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hotstartflow</w:t>
            </w:r>
            <w:r w:rsidR="001B6449" w:rsidRPr="00752797">
              <w:t>+</w:t>
            </w:r>
          </w:p>
        </w:tc>
        <w:tc>
          <w:tcPr>
            <w:tcW w:w="2834" w:type="dxa"/>
          </w:tcPr>
          <w:p w:rsidR="00620A54" w:rsidRPr="00752797" w:rsidRDefault="00620A54" w:rsidP="002603CC">
            <w:pPr>
              <w:pStyle w:val="PlainText"/>
              <w:jc w:val="both"/>
              <w:cnfStyle w:val="000000100000"/>
            </w:pPr>
            <w:r w:rsidRPr="00752797">
              <w:t>Switch for hotstart flow conditions with pressure gradient balanced by wind and bed stress</w:t>
            </w:r>
          </w:p>
        </w:tc>
        <w:tc>
          <w:tcPr>
            <w:tcW w:w="1417" w:type="dxa"/>
          </w:tcPr>
          <w:p w:rsidR="00620A54" w:rsidRPr="00752797" w:rsidRDefault="00620A54" w:rsidP="002603CC">
            <w:pPr>
              <w:pStyle w:val="PlainText"/>
              <w:jc w:val="both"/>
              <w:cnfStyle w:val="000000100000"/>
            </w:pPr>
            <w:r w:rsidRPr="00752797">
              <w:t>0</w:t>
            </w:r>
          </w:p>
        </w:tc>
        <w:tc>
          <w:tcPr>
            <w:tcW w:w="1984" w:type="dxa"/>
          </w:tcPr>
          <w:p w:rsidR="00620A54" w:rsidRPr="00752797" w:rsidRDefault="00620A54" w:rsidP="002603CC">
            <w:pPr>
              <w:pStyle w:val="PlainText"/>
              <w:jc w:val="both"/>
              <w:cnfStyle w:val="000000100000"/>
            </w:pPr>
            <w:r w:rsidRPr="00752797">
              <w:t>0 - 1</w:t>
            </w:r>
          </w:p>
        </w:tc>
        <w:tc>
          <w:tcPr>
            <w:tcW w:w="850" w:type="dxa"/>
          </w:tcPr>
          <w:p w:rsidR="00620A54" w:rsidRPr="00752797" w:rsidRDefault="00620A54" w:rsidP="002603CC">
            <w:pPr>
              <w:pStyle w:val="PlainText"/>
              <w:jc w:val="both"/>
              <w:cnfStyle w:val="000000100000"/>
            </w:pPr>
            <w:r w:rsidRPr="00752797">
              <w: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zs0</w:t>
            </w:r>
          </w:p>
        </w:tc>
        <w:tc>
          <w:tcPr>
            <w:tcW w:w="2834" w:type="dxa"/>
          </w:tcPr>
          <w:p w:rsidR="00620A54" w:rsidRPr="00752797" w:rsidRDefault="00EA4470" w:rsidP="002603CC">
            <w:pPr>
              <w:pStyle w:val="PlainText"/>
              <w:jc w:val="both"/>
              <w:cnfStyle w:val="000000000000"/>
            </w:pPr>
            <w:r w:rsidRPr="00752797">
              <w:t>Initial</w:t>
            </w:r>
            <w:r w:rsidR="00620A54" w:rsidRPr="00752797">
              <w:t xml:space="preserve"> water level</w:t>
            </w:r>
          </w:p>
        </w:tc>
        <w:tc>
          <w:tcPr>
            <w:tcW w:w="1417" w:type="dxa"/>
          </w:tcPr>
          <w:p w:rsidR="00620A54" w:rsidRPr="00752797" w:rsidRDefault="00620A54" w:rsidP="002603CC">
            <w:pPr>
              <w:pStyle w:val="PlainText"/>
              <w:jc w:val="both"/>
              <w:cnfStyle w:val="000000000000"/>
            </w:pPr>
            <w:r w:rsidRPr="00752797">
              <w:t>0.0</w:t>
            </w:r>
          </w:p>
        </w:tc>
        <w:tc>
          <w:tcPr>
            <w:tcW w:w="1984" w:type="dxa"/>
          </w:tcPr>
          <w:p w:rsidR="00620A54" w:rsidRPr="00752797" w:rsidRDefault="00620A54" w:rsidP="002603CC">
            <w:pPr>
              <w:pStyle w:val="PlainText"/>
              <w:jc w:val="both"/>
              <w:cnfStyle w:val="000000000000"/>
            </w:pPr>
            <w:r w:rsidRPr="00752797">
              <w:t>-5.0 - 5.0</w:t>
            </w:r>
          </w:p>
        </w:tc>
        <w:tc>
          <w:tcPr>
            <w:tcW w:w="850" w:type="dxa"/>
          </w:tcPr>
          <w:p w:rsidR="00620A54" w:rsidRPr="00752797" w:rsidRDefault="00620A54" w:rsidP="002603CC">
            <w:pPr>
              <w:pStyle w:val="PlainText"/>
              <w:jc w:val="both"/>
              <w:cnfStyle w:val="000000000000"/>
            </w:pPr>
            <w:r w:rsidRPr="00752797">
              <w:t>m</w:t>
            </w:r>
          </w:p>
        </w:tc>
        <w:tc>
          <w:tcPr>
            <w:tcW w:w="1700"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zsinitfile</w:t>
            </w:r>
          </w:p>
        </w:tc>
        <w:tc>
          <w:tcPr>
            <w:tcW w:w="2834" w:type="dxa"/>
          </w:tcPr>
          <w:p w:rsidR="00620A54" w:rsidRPr="00752797" w:rsidRDefault="00620A54" w:rsidP="002603CC">
            <w:pPr>
              <w:pStyle w:val="PlainText"/>
              <w:jc w:val="both"/>
              <w:cnfStyle w:val="000000100000"/>
            </w:pPr>
            <w:r w:rsidRPr="00752797">
              <w:t>Name of init</w:t>
            </w:r>
            <w:r w:rsidR="00742DB2" w:rsidRPr="00752797">
              <w:t>i</w:t>
            </w:r>
            <w:r w:rsidRPr="00752797">
              <w:t>al water level file</w:t>
            </w:r>
          </w:p>
        </w:tc>
        <w:tc>
          <w:tcPr>
            <w:tcW w:w="1417" w:type="dxa"/>
          </w:tcPr>
          <w:p w:rsidR="00620A54" w:rsidRPr="00752797" w:rsidRDefault="00620A54" w:rsidP="002603CC">
            <w:pPr>
              <w:pStyle w:val="PlainText"/>
              <w:jc w:val="both"/>
              <w:cnfStyle w:val="000000100000"/>
            </w:pPr>
          </w:p>
        </w:tc>
        <w:tc>
          <w:tcPr>
            <w:tcW w:w="1984" w:type="dxa"/>
          </w:tcPr>
          <w:p w:rsidR="00620A54" w:rsidRPr="00752797" w:rsidRDefault="00620A54" w:rsidP="002603CC">
            <w:pPr>
              <w:pStyle w:val="PlainText"/>
              <w:jc w:val="both"/>
              <w:cnfStyle w:val="000000100000"/>
            </w:pPr>
          </w:p>
        </w:tc>
        <w:tc>
          <w:tcPr>
            <w:tcW w:w="850" w:type="dxa"/>
          </w:tcPr>
          <w:p w:rsidR="00620A54" w:rsidRPr="00752797" w:rsidRDefault="00620A54" w:rsidP="002603CC">
            <w:pPr>
              <w:pStyle w:val="PlainText"/>
              <w:jc w:val="both"/>
              <w:cnfStyle w:val="000000100000"/>
            </w:pPr>
            <w:r w:rsidRPr="00752797">
              <w:t>&lt;file&gt;</w:t>
            </w:r>
          </w:p>
        </w:tc>
        <w:tc>
          <w:tcPr>
            <w:tcW w:w="1700" w:type="dxa"/>
          </w:tcPr>
          <w:p w:rsidR="00620A54" w:rsidRPr="00752797" w:rsidRDefault="00620A54" w:rsidP="002603CC">
            <w:pPr>
              <w:pStyle w:val="PlainText"/>
              <w:jc w:val="both"/>
              <w:cnfStyle w:val="000000100000"/>
            </w:pPr>
          </w:p>
        </w:tc>
      </w:tr>
    </w:tbl>
    <w:p w:rsidR="00620A54" w:rsidRPr="00752797" w:rsidRDefault="00620A54" w:rsidP="002603CC">
      <w:pPr>
        <w:pStyle w:val="Heading2"/>
        <w:spacing w:line="240" w:lineRule="auto"/>
        <w:jc w:val="both"/>
        <w:rPr>
          <w:lang w:val="en-US"/>
        </w:rPr>
      </w:pPr>
      <w:bookmarkStart w:id="234" w:name="_Toc285701677"/>
      <w:bookmarkStart w:id="235" w:name="_Toc413611037"/>
      <w:r w:rsidRPr="00752797">
        <w:rPr>
          <w:lang w:val="en-US"/>
        </w:rPr>
        <w:t>Wind input</w:t>
      </w:r>
      <w:bookmarkEnd w:id="234"/>
      <w:bookmarkEnd w:id="235"/>
    </w:p>
    <w:p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rsidR="00620A54" w:rsidRPr="00752797" w:rsidRDefault="00620A54" w:rsidP="002603CC">
      <w:pPr>
        <w:pStyle w:val="Codeheader"/>
        <w:rPr>
          <w:lang w:val="en-US"/>
        </w:rPr>
      </w:pPr>
      <w:r w:rsidRPr="00752797">
        <w:rPr>
          <w:lang w:val="en-US"/>
        </w:rPr>
        <w:t>wind.txt</w:t>
      </w:r>
    </w:p>
    <w:p w:rsidR="00620A54" w:rsidRPr="00752797" w:rsidRDefault="00620A54" w:rsidP="002603CC">
      <w:pPr>
        <w:pStyle w:val="Code"/>
        <w:jc w:val="both"/>
      </w:pPr>
      <w:r w:rsidRPr="00752797">
        <w:t>&lt;time 1&gt; &lt;windv 1&gt; &lt;windth 1&gt;</w:t>
      </w:r>
    </w:p>
    <w:p w:rsidR="00620A54" w:rsidRPr="00752797" w:rsidRDefault="00620A54" w:rsidP="002603CC">
      <w:pPr>
        <w:pStyle w:val="Code"/>
        <w:jc w:val="both"/>
      </w:pPr>
      <w:r w:rsidRPr="00752797">
        <w:t>&lt;time 2&gt; &lt;windv 2&gt; &lt;windth 2&gt;</w:t>
      </w:r>
    </w:p>
    <w:p w:rsidR="00620A54" w:rsidRPr="00752797" w:rsidRDefault="00620A54" w:rsidP="002603CC">
      <w:pPr>
        <w:pStyle w:val="Code"/>
        <w:jc w:val="both"/>
      </w:pPr>
      <w:r w:rsidRPr="00752797">
        <w:t>&lt;time 3&gt; &lt;windv 3&gt; &lt;windth 3&gt;</w:t>
      </w:r>
    </w:p>
    <w:p w:rsidR="00620A54" w:rsidRPr="00752797" w:rsidRDefault="00620A54" w:rsidP="002603CC">
      <w:pPr>
        <w:pStyle w:val="Code"/>
        <w:jc w:val="both"/>
      </w:pPr>
      <w:r w:rsidRPr="00752797">
        <w:t>...</w:t>
      </w:r>
    </w:p>
    <w:p w:rsidR="00620A54" w:rsidRPr="00752797" w:rsidRDefault="00620A54" w:rsidP="002603CC">
      <w:pPr>
        <w:pStyle w:val="BodyText"/>
        <w:rPr>
          <w:lang w:val="en-US"/>
        </w:rPr>
      </w:pPr>
      <w:r w:rsidRPr="00752797">
        <w:rPr>
          <w:lang w:val="en-US"/>
        </w:rPr>
        <w:t>The table below gives an overview of all keywords related to the wind:</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13</w:t>
      </w:r>
      <w:r w:rsidR="007E1D7E">
        <w:rPr>
          <w:lang w:val="en-US"/>
        </w:rPr>
        <w:fldChar w:fldCharType="end"/>
      </w:r>
      <w:r w:rsidRPr="00752797">
        <w:rPr>
          <w:lang w:val="en-US"/>
        </w:rPr>
        <w:tab/>
        <w:t>Overview of all keywords related to the wind input</w:t>
      </w:r>
    </w:p>
    <w:tbl>
      <w:tblPr>
        <w:tblStyle w:val="LightShading-Accent1"/>
        <w:tblW w:w="0" w:type="auto"/>
        <w:tblLook w:val="04A0"/>
      </w:tblPr>
      <w:tblGrid>
        <w:gridCol w:w="1616"/>
        <w:gridCol w:w="2237"/>
        <w:gridCol w:w="1263"/>
        <w:gridCol w:w="1494"/>
        <w:gridCol w:w="973"/>
        <w:gridCol w:w="1347"/>
      </w:tblGrid>
      <w:tr w:rsidR="00620A54" w:rsidRPr="00752797" w:rsidTr="00883631">
        <w:trPr>
          <w:cnfStyle w:val="100000000000"/>
          <w:tblHeader/>
        </w:trPr>
        <w:tc>
          <w:tcPr>
            <w:cnfStyle w:val="00100000000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pPr>
            <w:r w:rsidRPr="00752797">
              <w:t>description</w:t>
            </w:r>
          </w:p>
        </w:tc>
        <w:tc>
          <w:tcPr>
            <w:tcW w:w="1417" w:type="dxa"/>
          </w:tcPr>
          <w:p w:rsidR="00620A54" w:rsidRPr="00752797" w:rsidRDefault="00620A54" w:rsidP="002603CC">
            <w:pPr>
              <w:pStyle w:val="PlainText"/>
              <w:jc w:val="both"/>
              <w:cnfStyle w:val="100000000000"/>
            </w:pPr>
            <w:r w:rsidRPr="00752797">
              <w:t>default</w:t>
            </w:r>
          </w:p>
        </w:tc>
        <w:tc>
          <w:tcPr>
            <w:tcW w:w="1984" w:type="dxa"/>
          </w:tcPr>
          <w:p w:rsidR="00620A54" w:rsidRPr="00752797" w:rsidRDefault="00620A54" w:rsidP="002603CC">
            <w:pPr>
              <w:pStyle w:val="PlainText"/>
              <w:jc w:val="both"/>
              <w:cnfStyle w:val="100000000000"/>
            </w:pPr>
            <w:r w:rsidRPr="00752797">
              <w:t>range</w:t>
            </w:r>
          </w:p>
        </w:tc>
        <w:tc>
          <w:tcPr>
            <w:tcW w:w="850" w:type="dxa"/>
          </w:tcPr>
          <w:p w:rsidR="00620A54" w:rsidRPr="00752797" w:rsidRDefault="00620A54" w:rsidP="002603CC">
            <w:pPr>
              <w:pStyle w:val="PlainText"/>
              <w:jc w:val="both"/>
              <w:cnfStyle w:val="100000000000"/>
            </w:pPr>
            <w:r w:rsidRPr="00752797">
              <w:t>units</w:t>
            </w:r>
          </w:p>
        </w:tc>
        <w:tc>
          <w:tcPr>
            <w:tcW w:w="1700"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Cd</w:t>
            </w:r>
            <w:r w:rsidR="001B6449" w:rsidRPr="00752797">
              <w:t>+</w:t>
            </w:r>
          </w:p>
        </w:tc>
        <w:tc>
          <w:tcPr>
            <w:tcW w:w="2834" w:type="dxa"/>
          </w:tcPr>
          <w:p w:rsidR="00620A54" w:rsidRPr="00752797" w:rsidRDefault="00620A54" w:rsidP="002603CC">
            <w:pPr>
              <w:pStyle w:val="PlainText"/>
              <w:jc w:val="both"/>
              <w:cnfStyle w:val="000000100000"/>
            </w:pPr>
            <w:r w:rsidRPr="00752797">
              <w:t>Wind drag coefficient</w:t>
            </w:r>
          </w:p>
        </w:tc>
        <w:tc>
          <w:tcPr>
            <w:tcW w:w="1417" w:type="dxa"/>
          </w:tcPr>
          <w:p w:rsidR="00620A54" w:rsidRPr="00752797" w:rsidRDefault="00620A54" w:rsidP="002603CC">
            <w:pPr>
              <w:pStyle w:val="PlainText"/>
              <w:jc w:val="both"/>
              <w:cnfStyle w:val="000000100000"/>
            </w:pPr>
            <w:r w:rsidRPr="00752797">
              <w:t>0.002</w:t>
            </w:r>
          </w:p>
        </w:tc>
        <w:tc>
          <w:tcPr>
            <w:tcW w:w="1984" w:type="dxa"/>
          </w:tcPr>
          <w:p w:rsidR="00620A54" w:rsidRPr="00752797" w:rsidRDefault="00620A54" w:rsidP="002603CC">
            <w:pPr>
              <w:pStyle w:val="PlainText"/>
              <w:jc w:val="both"/>
              <w:cnfStyle w:val="000000100000"/>
            </w:pPr>
            <w:r w:rsidRPr="00752797">
              <w:t>0.0001 - 0.01</w:t>
            </w:r>
          </w:p>
        </w:tc>
        <w:tc>
          <w:tcPr>
            <w:tcW w:w="850" w:type="dxa"/>
          </w:tcPr>
          <w:p w:rsidR="00620A54" w:rsidRPr="00752797" w:rsidRDefault="00620A54" w:rsidP="002603CC">
            <w:pPr>
              <w:pStyle w:val="PlainText"/>
              <w:jc w:val="both"/>
              <w:cnfStyle w:val="000000100000"/>
            </w:pPr>
            <w:r w:rsidRPr="00752797">
              <w: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rhoa</w:t>
            </w:r>
            <w:r w:rsidR="001B6449" w:rsidRPr="00752797">
              <w:t>+</w:t>
            </w:r>
          </w:p>
        </w:tc>
        <w:tc>
          <w:tcPr>
            <w:tcW w:w="2834" w:type="dxa"/>
          </w:tcPr>
          <w:p w:rsidR="00620A54" w:rsidRPr="00752797" w:rsidRDefault="00620A54" w:rsidP="002603CC">
            <w:pPr>
              <w:pStyle w:val="PlainText"/>
              <w:jc w:val="both"/>
              <w:cnfStyle w:val="000000000000"/>
            </w:pPr>
            <w:r w:rsidRPr="00752797">
              <w:t>Air density</w:t>
            </w:r>
          </w:p>
        </w:tc>
        <w:tc>
          <w:tcPr>
            <w:tcW w:w="1417" w:type="dxa"/>
          </w:tcPr>
          <w:p w:rsidR="00620A54" w:rsidRPr="00752797" w:rsidRDefault="00620A54" w:rsidP="002603CC">
            <w:pPr>
              <w:pStyle w:val="PlainText"/>
              <w:jc w:val="both"/>
              <w:cnfStyle w:val="000000000000"/>
            </w:pPr>
            <w:r w:rsidRPr="00752797">
              <w:t>1.25</w:t>
            </w:r>
          </w:p>
        </w:tc>
        <w:tc>
          <w:tcPr>
            <w:tcW w:w="1984" w:type="dxa"/>
          </w:tcPr>
          <w:p w:rsidR="00620A54" w:rsidRPr="00752797" w:rsidRDefault="00620A54" w:rsidP="002603CC">
            <w:pPr>
              <w:pStyle w:val="PlainText"/>
              <w:jc w:val="both"/>
              <w:cnfStyle w:val="000000000000"/>
            </w:pPr>
            <w:r w:rsidRPr="00752797">
              <w:t>1.0 - 2.0</w:t>
            </w:r>
          </w:p>
        </w:tc>
        <w:tc>
          <w:tcPr>
            <w:tcW w:w="850" w:type="dxa"/>
          </w:tcPr>
          <w:p w:rsidR="00620A54" w:rsidRPr="00752797" w:rsidRDefault="00620A54" w:rsidP="002603CC">
            <w:pPr>
              <w:pStyle w:val="PlainText"/>
              <w:jc w:val="both"/>
              <w:cnfStyle w:val="000000000000"/>
            </w:pPr>
            <w:r w:rsidRPr="00752797">
              <w:t>kgm^-3</w:t>
            </w:r>
          </w:p>
        </w:tc>
        <w:tc>
          <w:tcPr>
            <w:tcW w:w="1700"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windfile</w:t>
            </w:r>
          </w:p>
        </w:tc>
        <w:tc>
          <w:tcPr>
            <w:tcW w:w="2834" w:type="dxa"/>
          </w:tcPr>
          <w:p w:rsidR="00620A54" w:rsidRPr="00752797" w:rsidRDefault="00620A54" w:rsidP="002603CC">
            <w:pPr>
              <w:pStyle w:val="PlainText"/>
              <w:jc w:val="both"/>
              <w:cnfStyle w:val="000000100000"/>
            </w:pPr>
            <w:r w:rsidRPr="00752797">
              <w:t>Name of file with non-stationary wind data</w:t>
            </w:r>
          </w:p>
        </w:tc>
        <w:tc>
          <w:tcPr>
            <w:tcW w:w="1417" w:type="dxa"/>
          </w:tcPr>
          <w:p w:rsidR="00620A54" w:rsidRPr="00752797" w:rsidRDefault="00620A54" w:rsidP="002603CC">
            <w:pPr>
              <w:pStyle w:val="PlainText"/>
              <w:jc w:val="both"/>
              <w:cnfStyle w:val="000000100000"/>
            </w:pPr>
          </w:p>
        </w:tc>
        <w:tc>
          <w:tcPr>
            <w:tcW w:w="1984" w:type="dxa"/>
          </w:tcPr>
          <w:p w:rsidR="00620A54" w:rsidRPr="00752797" w:rsidRDefault="00620A54" w:rsidP="002603CC">
            <w:pPr>
              <w:pStyle w:val="PlainText"/>
              <w:jc w:val="both"/>
              <w:cnfStyle w:val="000000100000"/>
            </w:pPr>
          </w:p>
        </w:tc>
        <w:tc>
          <w:tcPr>
            <w:tcW w:w="850" w:type="dxa"/>
          </w:tcPr>
          <w:p w:rsidR="00620A54" w:rsidRPr="00752797" w:rsidRDefault="00620A54" w:rsidP="002603CC">
            <w:pPr>
              <w:pStyle w:val="PlainText"/>
              <w:jc w:val="both"/>
              <w:cnfStyle w:val="000000100000"/>
            </w:pPr>
            <w:r w:rsidRPr="00752797">
              <w:t>&lt;file&gt;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windth</w:t>
            </w:r>
          </w:p>
        </w:tc>
        <w:tc>
          <w:tcPr>
            <w:tcW w:w="2834" w:type="dxa"/>
          </w:tcPr>
          <w:p w:rsidR="00620A54" w:rsidRPr="00752797" w:rsidRDefault="00620A54" w:rsidP="002603CC">
            <w:pPr>
              <w:pStyle w:val="PlainText"/>
              <w:jc w:val="both"/>
              <w:cnfStyle w:val="000000000000"/>
            </w:pPr>
            <w:r w:rsidRPr="00752797">
              <w:t>Nautical wind direction, in case of stationary wind</w:t>
            </w:r>
          </w:p>
        </w:tc>
        <w:tc>
          <w:tcPr>
            <w:tcW w:w="1417" w:type="dxa"/>
          </w:tcPr>
          <w:p w:rsidR="00620A54" w:rsidRPr="00752797" w:rsidRDefault="00620A54" w:rsidP="002603CC">
            <w:pPr>
              <w:pStyle w:val="PlainText"/>
              <w:jc w:val="both"/>
              <w:cnfStyle w:val="000000000000"/>
            </w:pPr>
            <w:r w:rsidRPr="00752797">
              <w:t>270.0</w:t>
            </w:r>
          </w:p>
        </w:tc>
        <w:tc>
          <w:tcPr>
            <w:tcW w:w="1984" w:type="dxa"/>
          </w:tcPr>
          <w:p w:rsidR="00620A54" w:rsidRPr="00752797" w:rsidRDefault="00620A54" w:rsidP="002603CC">
            <w:pPr>
              <w:pStyle w:val="PlainText"/>
              <w:jc w:val="both"/>
              <w:cnfStyle w:val="000000000000"/>
            </w:pPr>
            <w:r w:rsidRPr="00752797">
              <w:t>-360.0 - 360.0</w:t>
            </w:r>
          </w:p>
        </w:tc>
        <w:tc>
          <w:tcPr>
            <w:tcW w:w="850" w:type="dxa"/>
          </w:tcPr>
          <w:p w:rsidR="00620A54" w:rsidRPr="00752797" w:rsidRDefault="00620A54" w:rsidP="002603CC">
            <w:pPr>
              <w:pStyle w:val="PlainText"/>
              <w:jc w:val="both"/>
              <w:cnfStyle w:val="000000000000"/>
            </w:pPr>
            <w:r w:rsidRPr="00752797">
              <w:t>deg</w:t>
            </w:r>
          </w:p>
        </w:tc>
        <w:tc>
          <w:tcPr>
            <w:tcW w:w="1700"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windv</w:t>
            </w:r>
          </w:p>
        </w:tc>
        <w:tc>
          <w:tcPr>
            <w:tcW w:w="2834" w:type="dxa"/>
          </w:tcPr>
          <w:p w:rsidR="00620A54" w:rsidRPr="00752797" w:rsidRDefault="00620A54" w:rsidP="002603CC">
            <w:pPr>
              <w:pStyle w:val="PlainText"/>
              <w:jc w:val="both"/>
              <w:cnfStyle w:val="000000100000"/>
            </w:pPr>
            <w:r w:rsidRPr="00752797">
              <w:t>Wind velocity, in case of stationary wind</w:t>
            </w:r>
          </w:p>
        </w:tc>
        <w:tc>
          <w:tcPr>
            <w:tcW w:w="1417" w:type="dxa"/>
          </w:tcPr>
          <w:p w:rsidR="00620A54" w:rsidRPr="00752797" w:rsidRDefault="00620A54" w:rsidP="002603CC">
            <w:pPr>
              <w:pStyle w:val="PlainText"/>
              <w:jc w:val="both"/>
              <w:cnfStyle w:val="000000100000"/>
            </w:pPr>
            <w:r w:rsidRPr="00752797">
              <w:t>0.0</w:t>
            </w:r>
          </w:p>
        </w:tc>
        <w:tc>
          <w:tcPr>
            <w:tcW w:w="1984" w:type="dxa"/>
          </w:tcPr>
          <w:p w:rsidR="00620A54" w:rsidRPr="00752797" w:rsidRDefault="00620A54" w:rsidP="002603CC">
            <w:pPr>
              <w:pStyle w:val="PlainText"/>
              <w:jc w:val="both"/>
              <w:cnfStyle w:val="000000100000"/>
            </w:pPr>
            <w:r w:rsidRPr="00752797">
              <w:t>0.0 - 200.0</w:t>
            </w:r>
          </w:p>
        </w:tc>
        <w:tc>
          <w:tcPr>
            <w:tcW w:w="850" w:type="dxa"/>
          </w:tcPr>
          <w:p w:rsidR="00620A54" w:rsidRPr="00752797" w:rsidRDefault="00620A54" w:rsidP="002603CC">
            <w:pPr>
              <w:pStyle w:val="PlainText"/>
              <w:jc w:val="both"/>
              <w:cnfStyle w:val="000000100000"/>
            </w:pPr>
            <w:r w:rsidRPr="00752797">
              <w:t>ms^-1</w:t>
            </w:r>
          </w:p>
        </w:tc>
        <w:tc>
          <w:tcPr>
            <w:tcW w:w="1700" w:type="dxa"/>
          </w:tcPr>
          <w:p w:rsidR="00620A54" w:rsidRPr="00752797" w:rsidRDefault="00620A54" w:rsidP="002603CC">
            <w:pPr>
              <w:pStyle w:val="PlainText"/>
              <w:jc w:val="both"/>
              <w:cnfStyle w:val="000000100000"/>
            </w:pPr>
          </w:p>
        </w:tc>
      </w:tr>
    </w:tbl>
    <w:p w:rsidR="00620A54" w:rsidRPr="00752797" w:rsidRDefault="00620A54" w:rsidP="002603CC">
      <w:pPr>
        <w:pStyle w:val="Heading2"/>
        <w:spacing w:line="240" w:lineRule="auto"/>
        <w:jc w:val="both"/>
        <w:rPr>
          <w:lang w:val="en-US"/>
        </w:rPr>
      </w:pPr>
      <w:bookmarkStart w:id="236" w:name="_Toc285701678"/>
      <w:bookmarkStart w:id="237" w:name="_Toc413611038"/>
      <w:r w:rsidRPr="00752797">
        <w:rPr>
          <w:lang w:val="en-US"/>
        </w:rPr>
        <w:t>Sediment input</w:t>
      </w:r>
      <w:bookmarkEnd w:id="236"/>
      <w:bookmarkEnd w:id="237"/>
    </w:p>
    <w:p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7E1D7E" w:rsidRPr="00752797">
        <w:rPr>
          <w:lang w:val="en-US"/>
        </w:rPr>
        <w:fldChar w:fldCharType="begin"/>
      </w:r>
      <w:r w:rsidR="0042185A" w:rsidRPr="00752797">
        <w:rPr>
          <w:lang w:val="en-US"/>
        </w:rPr>
        <w:instrText xml:space="preserve"> REF _Ref413406902 \r \h </w:instrText>
      </w:r>
      <w:r w:rsidR="007E1D7E" w:rsidRPr="00752797">
        <w:rPr>
          <w:lang w:val="en-US"/>
        </w:rPr>
      </w:r>
      <w:r w:rsidR="007E1D7E" w:rsidRPr="00752797">
        <w:rPr>
          <w:lang w:val="en-US"/>
        </w:rPr>
        <w:fldChar w:fldCharType="separate"/>
      </w:r>
      <w:r w:rsidR="002D6E55">
        <w:rPr>
          <w:lang w:val="en-US"/>
        </w:rPr>
        <w:t>2.7</w:t>
      </w:r>
      <w:r w:rsidR="007E1D7E" w:rsidRPr="00752797">
        <w:rPr>
          <w:lang w:val="en-US"/>
        </w:rPr>
        <w:fldChar w:fldCharType="end"/>
      </w:r>
      <w:r w:rsidR="0042185A" w:rsidRPr="00752797">
        <w:rPr>
          <w:lang w:val="en-US"/>
        </w:rPr>
        <w:t xml:space="preserve"> and </w:t>
      </w:r>
      <w:r w:rsidR="007E1D7E" w:rsidRPr="00752797">
        <w:rPr>
          <w:lang w:val="en-US"/>
        </w:rPr>
        <w:fldChar w:fldCharType="begin"/>
      </w:r>
      <w:r w:rsidR="0042185A" w:rsidRPr="00752797">
        <w:rPr>
          <w:lang w:val="en-US"/>
        </w:rPr>
        <w:instrText xml:space="preserve"> REF _Ref413406912 \r \h </w:instrText>
      </w:r>
      <w:r w:rsidR="007E1D7E" w:rsidRPr="00752797">
        <w:rPr>
          <w:lang w:val="en-US"/>
        </w:rPr>
      </w:r>
      <w:r w:rsidR="007E1D7E" w:rsidRPr="00752797">
        <w:rPr>
          <w:lang w:val="en-US"/>
        </w:rPr>
        <w:fldChar w:fldCharType="separate"/>
      </w:r>
      <w:r w:rsidR="002D6E55">
        <w:rPr>
          <w:lang w:val="en-US"/>
        </w:rPr>
        <w:t>2.8</w:t>
      </w:r>
      <w:r w:rsidR="007E1D7E" w:rsidRPr="00752797">
        <w:rPr>
          <w:lang w:val="en-US"/>
        </w:rPr>
        <w:fldChar w:fldCharType="end"/>
      </w:r>
    </w:p>
    <w:p w:rsidR="00620A54" w:rsidRPr="00752797" w:rsidRDefault="00620A54" w:rsidP="002603CC">
      <w:pPr>
        <w:pStyle w:val="BodyText"/>
        <w:rPr>
          <w:lang w:val="en-US"/>
        </w:rPr>
      </w:pPr>
      <w:r w:rsidRPr="00752797">
        <w:rPr>
          <w:lang w:val="en-US"/>
        </w:rPr>
        <w:lastRenderedPageBreak/>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rsidR="00620A54" w:rsidRPr="00752797" w:rsidRDefault="00620A54" w:rsidP="002603CC">
      <w:pPr>
        <w:pStyle w:val="BodyText"/>
        <w:rPr>
          <w:lang w:val="en-US"/>
        </w:rPr>
      </w:pPr>
      <w:r w:rsidRPr="00752797">
        <w:rPr>
          <w:lang w:val="en-US"/>
        </w:rPr>
        <w:t xml:space="preserve">Three types of bed layers are distinguished: 1) the top layer 2) the variable or “breathing” layer and 3) the bottom layers. At least one of each type of bed layer is needed, which makes that at least three bed layers are required (see </w:t>
      </w:r>
      <w:r w:rsidR="007E1D7E" w:rsidRPr="00752797">
        <w:rPr>
          <w:lang w:val="en-US"/>
        </w:rPr>
        <w:fldChar w:fldCharType="begin"/>
      </w:r>
      <w:r w:rsidR="0042185A" w:rsidRPr="00752797">
        <w:rPr>
          <w:lang w:val="en-US"/>
        </w:rPr>
        <w:instrText xml:space="preserve"> REF _Ref413406934 \r \h </w:instrText>
      </w:r>
      <w:r w:rsidR="007E1D7E" w:rsidRPr="00752797">
        <w:rPr>
          <w:lang w:val="en-US"/>
        </w:rPr>
      </w:r>
      <w:r w:rsidR="007E1D7E" w:rsidRPr="00752797">
        <w:rPr>
          <w:lang w:val="en-US"/>
        </w:rPr>
        <w:fldChar w:fldCharType="separate"/>
      </w:r>
      <w:r w:rsidR="002D6E55">
        <w:rPr>
          <w:lang w:val="en-US"/>
        </w:rPr>
        <w:t>2.8.3</w:t>
      </w:r>
      <w:r w:rsidR="007E1D7E"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fldSimple w:instr=" REF _Ref285440913 \w \h  \* MERGEFORMAT ">
        <w:r w:rsidR="002D6E55">
          <w:rPr>
            <w:lang w:val="en-US"/>
          </w:rPr>
          <w:t>4.3</w:t>
        </w:r>
      </w:fldSimple>
      <w:r w:rsidRPr="00752797">
        <w:rPr>
          <w:lang w:val="en-US"/>
        </w:rPr>
        <w:t xml:space="preserve"> </w:t>
      </w:r>
      <w:fldSimple w:instr=" REF _Ref285440915 \h  \* MERGEFORMAT ">
        <w:r w:rsidR="002D6E55" w:rsidRPr="00752797">
          <w:rPr>
            <w:lang w:val="en-US"/>
          </w:rPr>
          <w:t>Grid and bathymetry</w:t>
        </w:r>
      </w:fldSimple>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rsidR="00620A54" w:rsidRPr="00752797" w:rsidRDefault="00620A54" w:rsidP="002603CC">
      <w:pPr>
        <w:pStyle w:val="Codeheader"/>
        <w:rPr>
          <w:lang w:val="en-US"/>
        </w:rPr>
      </w:pPr>
      <w:r w:rsidRPr="00752797">
        <w:rPr>
          <w:lang w:val="en-US"/>
        </w:rPr>
        <w:t>gdist1.inp</w:t>
      </w:r>
    </w:p>
    <w:p w:rsidR="00620A54" w:rsidRPr="00752797" w:rsidRDefault="00620A54" w:rsidP="002603CC">
      <w:pPr>
        <w:pStyle w:val="Code"/>
        <w:jc w:val="both"/>
      </w:pPr>
      <w:r w:rsidRPr="00752797">
        <w:t>&lt;p 1,1,1&gt; &lt;p 1,2,1&gt; &lt;p 1,3,1&gt; ... &lt;p 1,nx,1&gt; &lt;p 1,nx+1,1&gt;</w:t>
      </w:r>
    </w:p>
    <w:p w:rsidR="00620A54" w:rsidRPr="00752797" w:rsidRDefault="00620A54" w:rsidP="002603CC">
      <w:pPr>
        <w:pStyle w:val="Code"/>
        <w:jc w:val="both"/>
      </w:pPr>
      <w:r w:rsidRPr="00752797">
        <w:t>&lt;p 1,1,2&gt; &lt;p 1,2,2&gt; &lt;p 1,3,2&gt; ... &lt;p 1,nx,2&gt; &lt;p 1,nx+1,2&gt;</w:t>
      </w:r>
    </w:p>
    <w:p w:rsidR="00620A54" w:rsidRPr="00752797" w:rsidRDefault="00620A54" w:rsidP="002603CC">
      <w:pPr>
        <w:pStyle w:val="Code"/>
        <w:jc w:val="both"/>
      </w:pPr>
      <w:r w:rsidRPr="00752797">
        <w:t>&lt;p 1,1,3&gt; &lt;p 1,2,3&gt; &lt;p 1,3,3&gt; ... &lt;p 1,nx,3&gt; &lt;p 1,nx+1,3&gt;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1,1,ny&gt; &lt;p 1,2,ny&gt; &lt;p 1,3,ny&gt; ... &lt;p 1,nx,ny&gt; &lt;p 1,nx+1,ny&gt;</w:t>
      </w:r>
    </w:p>
    <w:p w:rsidR="00620A54" w:rsidRPr="00752797" w:rsidRDefault="00620A54" w:rsidP="002603CC">
      <w:pPr>
        <w:pStyle w:val="Code"/>
        <w:jc w:val="both"/>
      </w:pPr>
      <w:r w:rsidRPr="00752797">
        <w:t>&lt;p 1,1,ny+1&gt; &lt;p 1,2,ny+1&gt; &lt;p 1,3,ny+1&gt; ... &lt;p 1,nx,ny+1&gt; &lt;p 1,nx+1,ny+1&gt;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2,1,1&gt; &lt;p 2,2,1&gt; &lt;p 2,3,1&gt; ... &lt;p 2,nx,1&gt; &lt;p 2,nx+1,1&gt;</w:t>
      </w:r>
    </w:p>
    <w:p w:rsidR="00620A54" w:rsidRPr="00752797" w:rsidRDefault="00620A54" w:rsidP="002603CC">
      <w:pPr>
        <w:pStyle w:val="Code"/>
        <w:jc w:val="both"/>
      </w:pPr>
      <w:r w:rsidRPr="00752797">
        <w:t>&lt;p 2,1,2&gt; &lt;p 2,2,2&gt; &lt;p 2,3,2&gt; ... &lt;p 2,nx,2&gt; &lt;p 2,nx+1,2&gt;</w:t>
      </w:r>
    </w:p>
    <w:p w:rsidR="00620A54" w:rsidRPr="00752797" w:rsidRDefault="00620A54" w:rsidP="002603CC">
      <w:pPr>
        <w:pStyle w:val="Code"/>
        <w:jc w:val="both"/>
      </w:pPr>
      <w:r w:rsidRPr="00752797">
        <w:lastRenderedPageBreak/>
        <w:t>&lt;p 2,1,3&gt; &lt;p 2,2,3&gt; &lt;p 2,3,3&gt; ... &lt;p 2,nx,3&gt; &lt;p 2,nx+1,3&gt;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2,1,ny&gt; &lt;p 2,2,ny&gt; &lt;p 2,3,ny&gt; ... &lt;p 2,nx,ny&gt; &lt;p 2,nx+1,ny&gt;</w:t>
      </w:r>
    </w:p>
    <w:p w:rsidR="00620A54" w:rsidRPr="00752797" w:rsidRDefault="00620A54" w:rsidP="002603CC">
      <w:pPr>
        <w:pStyle w:val="Code"/>
        <w:jc w:val="both"/>
      </w:pPr>
      <w:r w:rsidRPr="00752797">
        <w:t>&lt;p 2,1,ny+1&gt; &lt;p 2,2,ny+1&gt; &lt;p 2,3,ny+1&gt; ... &lt;p 2,nx,ny+1&gt; &lt;p 2,nx+1,ny+1&gt;</w:t>
      </w:r>
    </w:p>
    <w:p w:rsidR="00620A54" w:rsidRPr="00752797" w:rsidRDefault="00620A54" w:rsidP="002603CC">
      <w:pPr>
        <w:pStyle w:val="Code"/>
        <w:jc w:val="both"/>
      </w:pPr>
    </w:p>
    <w:p w:rsidR="00620A54" w:rsidRPr="00752797" w:rsidRDefault="00620A54" w:rsidP="002603CC">
      <w:pPr>
        <w:pStyle w:val="Code"/>
        <w:jc w:val="both"/>
      </w:pPr>
      <w:r w:rsidRPr="00752797">
        <w:t>...</w:t>
      </w:r>
    </w:p>
    <w:p w:rsidR="00620A54" w:rsidRPr="00752797" w:rsidRDefault="00620A54" w:rsidP="002603CC">
      <w:pPr>
        <w:pStyle w:val="Code"/>
        <w:jc w:val="both"/>
      </w:pPr>
    </w:p>
    <w:p w:rsidR="00620A54" w:rsidRPr="00752797" w:rsidRDefault="00620A54" w:rsidP="002603CC">
      <w:pPr>
        <w:pStyle w:val="Code"/>
        <w:jc w:val="both"/>
      </w:pPr>
      <w:r w:rsidRPr="00752797">
        <w:t>&lt;p nd,1,1&gt; &lt;p nd,2,1&gt; &lt;p nd,3,1&gt; ... &lt;p nd,nx,1&gt; &lt;p nd,nx+1,1&gt;</w:t>
      </w:r>
    </w:p>
    <w:p w:rsidR="00620A54" w:rsidRPr="00752797" w:rsidRDefault="00620A54" w:rsidP="002603CC">
      <w:pPr>
        <w:pStyle w:val="Code"/>
        <w:jc w:val="both"/>
      </w:pPr>
      <w:r w:rsidRPr="00752797">
        <w:t>&lt;p nd,1,2&gt; &lt;p nd,2,2&gt; &lt;p nd,3,2&gt; ... &lt;p nd,nx,2&gt; &lt;p nd,nx+1,2&gt;</w:t>
      </w:r>
    </w:p>
    <w:p w:rsidR="00620A54" w:rsidRPr="00752797" w:rsidRDefault="00620A54" w:rsidP="002603CC">
      <w:pPr>
        <w:pStyle w:val="Code"/>
        <w:jc w:val="both"/>
      </w:pPr>
      <w:r w:rsidRPr="00752797">
        <w:t>&lt;p nd,1,3&gt; &lt;p nd,2,3&gt; &lt;p nd,3,3&gt; ... &lt;p nd,nx,3&gt; &lt;p nd,nx+1,3&gt;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&lt;p nd,1,ny&gt; &lt;p nd,2,ny&gt; &lt;p nd,3,ny&gt; ... &lt;p nd,nx,ny&gt; &lt;p nd,nx+1,ny&gt;</w:t>
      </w:r>
    </w:p>
    <w:p w:rsidR="00620A54" w:rsidRPr="00752797" w:rsidRDefault="00620A54" w:rsidP="002603CC">
      <w:pPr>
        <w:pStyle w:val="Code"/>
        <w:jc w:val="both"/>
      </w:pPr>
      <w:r w:rsidRPr="00752797">
        <w:t>&lt;p nd,1,ny+1&gt; &lt;p nd,2,ny+1&gt; ... &lt;p nd,nx,ny+1&gt; &lt;p nd,nx+1,ny+1&gt;</w:t>
      </w:r>
    </w:p>
    <w:p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14</w:t>
      </w:r>
      <w:r w:rsidR="007E1D7E">
        <w:rPr>
          <w:lang w:val="en-US"/>
        </w:rPr>
        <w:fldChar w:fldCharType="end"/>
      </w:r>
      <w:r w:rsidRPr="00752797">
        <w:rPr>
          <w:lang w:val="en-US"/>
        </w:rPr>
        <w:tab/>
        <w:t>Overview of all keywords related to the sediment input</w:t>
      </w:r>
    </w:p>
    <w:tbl>
      <w:tblPr>
        <w:tblStyle w:val="LightShading-Accent1"/>
        <w:tblW w:w="0" w:type="auto"/>
        <w:tblLook w:val="04A0"/>
      </w:tblPr>
      <w:tblGrid>
        <w:gridCol w:w="1360"/>
        <w:gridCol w:w="2145"/>
        <w:gridCol w:w="1282"/>
        <w:gridCol w:w="2107"/>
        <w:gridCol w:w="848"/>
        <w:gridCol w:w="1188"/>
      </w:tblGrid>
      <w:tr w:rsidR="00620A54" w:rsidRPr="00752797" w:rsidTr="00FA6759">
        <w:trPr>
          <w:cnfStyle w:val="100000000000"/>
          <w:tblHeader/>
        </w:trPr>
        <w:tc>
          <w:tcPr>
            <w:cnfStyle w:val="001000000000"/>
            <w:tcW w:w="1360"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pPr>
            <w:r w:rsidRPr="00752797">
              <w:t>description</w:t>
            </w:r>
          </w:p>
        </w:tc>
        <w:tc>
          <w:tcPr>
            <w:tcW w:w="1282" w:type="dxa"/>
          </w:tcPr>
          <w:p w:rsidR="00620A54" w:rsidRPr="00752797" w:rsidRDefault="00620A54" w:rsidP="002603CC">
            <w:pPr>
              <w:pStyle w:val="PlainText"/>
              <w:jc w:val="both"/>
              <w:cnfStyle w:val="100000000000"/>
            </w:pPr>
            <w:r w:rsidRPr="00752797">
              <w:t>default</w:t>
            </w:r>
          </w:p>
        </w:tc>
        <w:tc>
          <w:tcPr>
            <w:tcW w:w="2107" w:type="dxa"/>
          </w:tcPr>
          <w:p w:rsidR="00620A54" w:rsidRPr="00752797" w:rsidRDefault="00620A54" w:rsidP="002603CC">
            <w:pPr>
              <w:pStyle w:val="PlainText"/>
              <w:jc w:val="both"/>
              <w:cnfStyle w:val="100000000000"/>
            </w:pPr>
            <w:r w:rsidRPr="00752797">
              <w:t>range</w:t>
            </w:r>
          </w:p>
        </w:tc>
        <w:tc>
          <w:tcPr>
            <w:tcW w:w="848" w:type="dxa"/>
          </w:tcPr>
          <w:p w:rsidR="00620A54" w:rsidRPr="00752797" w:rsidRDefault="00620A54" w:rsidP="002603CC">
            <w:pPr>
              <w:pStyle w:val="PlainText"/>
              <w:jc w:val="both"/>
              <w:cnfStyle w:val="100000000000"/>
            </w:pPr>
            <w:r w:rsidRPr="00752797">
              <w:t>units</w:t>
            </w:r>
          </w:p>
        </w:tc>
        <w:tc>
          <w:tcPr>
            <w:tcW w:w="1188" w:type="dxa"/>
          </w:tcPr>
          <w:p w:rsidR="00620A54" w:rsidRPr="00752797" w:rsidRDefault="00620A54" w:rsidP="002603CC">
            <w:pPr>
              <w:pStyle w:val="PlainText"/>
              <w:jc w:val="both"/>
              <w:cnfStyle w:val="100000000000"/>
            </w:pPr>
            <w:r w:rsidRPr="00752797">
              <w:t>remark</w:t>
            </w:r>
          </w:p>
        </w:tc>
      </w:tr>
      <w:tr w:rsidR="00E7730C" w:rsidRPr="00752797" w:rsidTr="00FA6759">
        <w:trPr>
          <w:cnfStyle w:val="000000100000"/>
        </w:trPr>
        <w:tc>
          <w:tcPr>
            <w:cnfStyle w:val="001000000000"/>
            <w:tcW w:w="1360" w:type="dxa"/>
          </w:tcPr>
          <w:p w:rsidR="00E7730C" w:rsidRPr="00752797" w:rsidRDefault="00E7730C" w:rsidP="002603CC">
            <w:pPr>
              <w:pStyle w:val="PlainText"/>
              <w:jc w:val="both"/>
            </w:pPr>
            <w:r w:rsidRPr="00752797">
              <w:t>D15</w:t>
            </w:r>
          </w:p>
        </w:tc>
        <w:tc>
          <w:tcPr>
            <w:tcW w:w="2145" w:type="dxa"/>
          </w:tcPr>
          <w:p w:rsidR="00E7730C" w:rsidRPr="00752797" w:rsidRDefault="00E7730C" w:rsidP="002603CC">
            <w:pPr>
              <w:pStyle w:val="PlainText"/>
              <w:jc w:val="both"/>
              <w:cnfStyle w:val="000000100000"/>
              <w:rPr>
                <w:color w:val="auto"/>
              </w:rPr>
            </w:pPr>
            <w:r w:rsidRPr="00752797">
              <w:t>D15 grain size per grain type</w:t>
            </w:r>
          </w:p>
        </w:tc>
        <w:tc>
          <w:tcPr>
            <w:tcW w:w="1282" w:type="dxa"/>
          </w:tcPr>
          <w:p w:rsidR="00E7730C" w:rsidRPr="00752797" w:rsidRDefault="00E7730C" w:rsidP="002603CC">
            <w:pPr>
              <w:pStyle w:val="PlainText"/>
              <w:jc w:val="both"/>
              <w:cnfStyle w:val="000000100000"/>
            </w:pPr>
            <w:r w:rsidRPr="00752797">
              <w:t>0.00015</w:t>
            </w:r>
          </w:p>
        </w:tc>
        <w:tc>
          <w:tcPr>
            <w:tcW w:w="2107" w:type="dxa"/>
          </w:tcPr>
          <w:p w:rsidR="00E7730C" w:rsidRPr="00752797" w:rsidRDefault="00E7730C" w:rsidP="00E7730C">
            <w:pPr>
              <w:pStyle w:val="PlainText"/>
              <w:jc w:val="both"/>
              <w:cnfStyle w:val="000000100000"/>
            </w:pPr>
            <w:r w:rsidRPr="00752797">
              <w:t>0.0001-0.0008</w:t>
            </w:r>
          </w:p>
        </w:tc>
        <w:tc>
          <w:tcPr>
            <w:tcW w:w="848" w:type="dxa"/>
          </w:tcPr>
          <w:p w:rsidR="00E7730C" w:rsidRPr="00752797" w:rsidRDefault="00E7730C" w:rsidP="002603CC">
            <w:pPr>
              <w:pStyle w:val="PlainText"/>
              <w:jc w:val="both"/>
              <w:cnfStyle w:val="000000100000"/>
            </w:pPr>
            <w:r w:rsidRPr="00752797">
              <w:t>m</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D50</w:t>
            </w:r>
          </w:p>
        </w:tc>
        <w:tc>
          <w:tcPr>
            <w:tcW w:w="2145" w:type="dxa"/>
          </w:tcPr>
          <w:p w:rsidR="00E7730C" w:rsidRPr="00752797" w:rsidRDefault="00E7730C" w:rsidP="002603CC">
            <w:pPr>
              <w:pStyle w:val="PlainText"/>
              <w:jc w:val="both"/>
              <w:cnfStyle w:val="000000000000"/>
              <w:rPr>
                <w:color w:val="auto"/>
              </w:rPr>
            </w:pPr>
            <w:r w:rsidRPr="00752797">
              <w:t>D50 grain size per grain type</w:t>
            </w:r>
          </w:p>
        </w:tc>
        <w:tc>
          <w:tcPr>
            <w:tcW w:w="1282" w:type="dxa"/>
          </w:tcPr>
          <w:p w:rsidR="00E7730C" w:rsidRPr="00752797" w:rsidRDefault="00E7730C" w:rsidP="002603CC">
            <w:pPr>
              <w:pStyle w:val="PlainText"/>
              <w:jc w:val="both"/>
              <w:cnfStyle w:val="000000000000"/>
            </w:pPr>
            <w:r w:rsidRPr="00752797">
              <w:t>0.0002</w:t>
            </w:r>
          </w:p>
        </w:tc>
        <w:tc>
          <w:tcPr>
            <w:tcW w:w="2107" w:type="dxa"/>
          </w:tcPr>
          <w:p w:rsidR="00E7730C" w:rsidRPr="00752797" w:rsidRDefault="00E7730C" w:rsidP="00E7730C">
            <w:pPr>
              <w:pStyle w:val="PlainText"/>
              <w:jc w:val="both"/>
              <w:cnfStyle w:val="000000000000"/>
            </w:pPr>
            <w:r w:rsidRPr="00752797">
              <w:t>0.0001-0.0008</w:t>
            </w:r>
          </w:p>
        </w:tc>
        <w:tc>
          <w:tcPr>
            <w:tcW w:w="848" w:type="dxa"/>
          </w:tcPr>
          <w:p w:rsidR="00E7730C" w:rsidRPr="00752797" w:rsidRDefault="00E7730C" w:rsidP="002603CC">
            <w:pPr>
              <w:pStyle w:val="PlainText"/>
              <w:jc w:val="both"/>
              <w:cnfStyle w:val="000000000000"/>
            </w:pPr>
            <w:r w:rsidRPr="00752797">
              <w:t>m</w:t>
            </w:r>
          </w:p>
        </w:tc>
        <w:tc>
          <w:tcPr>
            <w:tcW w:w="1188" w:type="dxa"/>
          </w:tcPr>
          <w:p w:rsidR="00E7730C" w:rsidRPr="00752797" w:rsidRDefault="00E7730C" w:rsidP="002603CC">
            <w:pPr>
              <w:pStyle w:val="PlainText"/>
              <w:jc w:val="both"/>
              <w:cnfStyle w:val="000000000000"/>
            </w:pPr>
          </w:p>
        </w:tc>
      </w:tr>
      <w:tr w:rsidR="00E7730C" w:rsidRPr="00752797" w:rsidTr="00FA6759">
        <w:trPr>
          <w:cnfStyle w:val="000000100000"/>
          <w:trHeight w:val="80"/>
        </w:trPr>
        <w:tc>
          <w:tcPr>
            <w:cnfStyle w:val="001000000000"/>
            <w:tcW w:w="1360" w:type="dxa"/>
          </w:tcPr>
          <w:p w:rsidR="00E7730C" w:rsidRPr="00752797" w:rsidRDefault="00E7730C" w:rsidP="002603CC">
            <w:pPr>
              <w:pStyle w:val="PlainText"/>
              <w:jc w:val="both"/>
            </w:pPr>
            <w:r w:rsidRPr="00752797">
              <w:t>D90</w:t>
            </w:r>
          </w:p>
        </w:tc>
        <w:tc>
          <w:tcPr>
            <w:tcW w:w="2145" w:type="dxa"/>
          </w:tcPr>
          <w:p w:rsidR="00E7730C" w:rsidRPr="00752797" w:rsidRDefault="00E7730C" w:rsidP="002603CC">
            <w:pPr>
              <w:pStyle w:val="PlainText"/>
              <w:jc w:val="both"/>
              <w:cnfStyle w:val="000000100000"/>
              <w:rPr>
                <w:color w:val="auto"/>
              </w:rPr>
            </w:pPr>
            <w:r w:rsidRPr="00752797">
              <w:t>D90 grain size per grain type</w:t>
            </w:r>
          </w:p>
        </w:tc>
        <w:tc>
          <w:tcPr>
            <w:tcW w:w="1282" w:type="dxa"/>
          </w:tcPr>
          <w:p w:rsidR="00E7730C" w:rsidRPr="00752797" w:rsidRDefault="00E7730C" w:rsidP="002603CC">
            <w:pPr>
              <w:pStyle w:val="PlainText"/>
              <w:jc w:val="both"/>
              <w:cnfStyle w:val="000000100000"/>
            </w:pPr>
            <w:r w:rsidRPr="00752797">
              <w:t>0.0003</w:t>
            </w:r>
          </w:p>
        </w:tc>
        <w:tc>
          <w:tcPr>
            <w:tcW w:w="2107" w:type="dxa"/>
          </w:tcPr>
          <w:p w:rsidR="00E7730C" w:rsidRPr="00752797" w:rsidRDefault="00E7730C" w:rsidP="00E7730C">
            <w:pPr>
              <w:pStyle w:val="PlainText"/>
              <w:jc w:val="both"/>
              <w:cnfStyle w:val="000000100000"/>
            </w:pPr>
            <w:r w:rsidRPr="00752797">
              <w:t>0.0001-0.0015</w:t>
            </w:r>
          </w:p>
        </w:tc>
        <w:tc>
          <w:tcPr>
            <w:tcW w:w="848" w:type="dxa"/>
          </w:tcPr>
          <w:p w:rsidR="00E7730C" w:rsidRPr="00752797" w:rsidRDefault="00E7730C" w:rsidP="002603CC">
            <w:pPr>
              <w:pStyle w:val="PlainText"/>
              <w:jc w:val="both"/>
              <w:cnfStyle w:val="000000100000"/>
            </w:pPr>
            <w:r w:rsidRPr="00752797">
              <w:t>m</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dzg+</w:t>
            </w:r>
          </w:p>
        </w:tc>
        <w:tc>
          <w:tcPr>
            <w:tcW w:w="2145" w:type="dxa"/>
          </w:tcPr>
          <w:p w:rsidR="00E7730C" w:rsidRPr="00752797" w:rsidRDefault="00E7730C" w:rsidP="002603CC">
            <w:pPr>
              <w:pStyle w:val="PlainText"/>
              <w:jc w:val="both"/>
              <w:cnfStyle w:val="000000000000"/>
              <w:rPr>
                <w:color w:val="auto"/>
              </w:rPr>
            </w:pPr>
            <w:r w:rsidRPr="00752797">
              <w:t>Thickness of top sediment class layers</w:t>
            </w:r>
          </w:p>
        </w:tc>
        <w:tc>
          <w:tcPr>
            <w:tcW w:w="1282" w:type="dxa"/>
          </w:tcPr>
          <w:p w:rsidR="00E7730C" w:rsidRPr="00752797" w:rsidRDefault="008C0DD1" w:rsidP="008C0DD1">
            <w:pPr>
              <w:pStyle w:val="PlainText"/>
              <w:jc w:val="both"/>
              <w:cnfStyle w:val="000000000000"/>
            </w:pPr>
            <w:r w:rsidRPr="00752797">
              <w:t>0.1</w:t>
            </w:r>
          </w:p>
        </w:tc>
        <w:tc>
          <w:tcPr>
            <w:tcW w:w="2107" w:type="dxa"/>
          </w:tcPr>
          <w:p w:rsidR="00E7730C" w:rsidRPr="00752797" w:rsidRDefault="00E7730C" w:rsidP="002603CC">
            <w:pPr>
              <w:pStyle w:val="PlainText"/>
              <w:jc w:val="both"/>
              <w:cnfStyle w:val="000000000000"/>
            </w:pPr>
            <w:r w:rsidRPr="00752797">
              <w:t>0.01 - 1.0</w:t>
            </w:r>
          </w:p>
        </w:tc>
        <w:tc>
          <w:tcPr>
            <w:tcW w:w="848" w:type="dxa"/>
          </w:tcPr>
          <w:p w:rsidR="00E7730C" w:rsidRPr="00752797" w:rsidRDefault="00E7730C" w:rsidP="002603CC">
            <w:pPr>
              <w:pStyle w:val="PlainText"/>
              <w:jc w:val="both"/>
              <w:cnfStyle w:val="000000000000"/>
            </w:pPr>
            <w:r w:rsidRPr="00752797">
              <w:t>m</w:t>
            </w:r>
          </w:p>
        </w:tc>
        <w:tc>
          <w:tcPr>
            <w:tcW w:w="1188" w:type="dxa"/>
          </w:tcPr>
          <w:p w:rsidR="00E7730C" w:rsidRPr="00752797" w:rsidRDefault="00E7730C" w:rsidP="002603CC">
            <w:pPr>
              <w:pStyle w:val="PlainText"/>
              <w:jc w:val="both"/>
              <w:cnfStyle w:val="000000000000"/>
            </w:pPr>
          </w:p>
        </w:tc>
      </w:tr>
      <w:tr w:rsidR="00E7730C" w:rsidRPr="00752797" w:rsidTr="00FA6759">
        <w:trPr>
          <w:cnfStyle w:val="000000100000"/>
        </w:trPr>
        <w:tc>
          <w:tcPr>
            <w:cnfStyle w:val="001000000000"/>
            <w:tcW w:w="1360" w:type="dxa"/>
          </w:tcPr>
          <w:p w:rsidR="00E7730C" w:rsidRPr="00752797" w:rsidRDefault="00E7730C" w:rsidP="002603CC">
            <w:pPr>
              <w:pStyle w:val="PlainText"/>
              <w:jc w:val="both"/>
            </w:pPr>
            <w:r w:rsidRPr="00752797">
              <w:t>dzg2+</w:t>
            </w:r>
          </w:p>
        </w:tc>
        <w:tc>
          <w:tcPr>
            <w:tcW w:w="2145" w:type="dxa"/>
          </w:tcPr>
          <w:p w:rsidR="00E7730C" w:rsidRPr="00752797" w:rsidRDefault="00E7730C" w:rsidP="002603CC">
            <w:pPr>
              <w:pStyle w:val="PlainText"/>
              <w:jc w:val="both"/>
              <w:cnfStyle w:val="000000100000"/>
              <w:rPr>
                <w:color w:val="auto"/>
              </w:rPr>
            </w:pPr>
            <w:r w:rsidRPr="00752797">
              <w:t>Nominal thickness of variable sediment class layer</w:t>
            </w:r>
          </w:p>
        </w:tc>
        <w:tc>
          <w:tcPr>
            <w:tcW w:w="1282" w:type="dxa"/>
          </w:tcPr>
          <w:p w:rsidR="00E7730C" w:rsidRPr="00752797" w:rsidRDefault="008C0DD1" w:rsidP="002603CC">
            <w:pPr>
              <w:pStyle w:val="PlainText"/>
              <w:jc w:val="both"/>
              <w:cnfStyle w:val="000000100000"/>
            </w:pPr>
            <w:r w:rsidRPr="00752797">
              <w:t>0.1</w:t>
            </w:r>
          </w:p>
        </w:tc>
        <w:tc>
          <w:tcPr>
            <w:tcW w:w="2107" w:type="dxa"/>
          </w:tcPr>
          <w:p w:rsidR="00E7730C" w:rsidRPr="00752797" w:rsidRDefault="00E7730C" w:rsidP="002603CC">
            <w:pPr>
              <w:pStyle w:val="PlainText"/>
              <w:jc w:val="both"/>
              <w:cnfStyle w:val="000000100000"/>
            </w:pPr>
            <w:r w:rsidRPr="00752797">
              <w:t>0.01 - 1.0</w:t>
            </w:r>
          </w:p>
        </w:tc>
        <w:tc>
          <w:tcPr>
            <w:tcW w:w="848" w:type="dxa"/>
          </w:tcPr>
          <w:p w:rsidR="00E7730C" w:rsidRPr="00752797" w:rsidRDefault="00E7730C" w:rsidP="002603CC">
            <w:pPr>
              <w:pStyle w:val="PlainText"/>
              <w:jc w:val="both"/>
              <w:cnfStyle w:val="000000100000"/>
            </w:pPr>
            <w:r w:rsidRPr="00752797">
              <w:t>m</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dzg3+</w:t>
            </w:r>
          </w:p>
        </w:tc>
        <w:tc>
          <w:tcPr>
            <w:tcW w:w="2145" w:type="dxa"/>
          </w:tcPr>
          <w:p w:rsidR="00E7730C" w:rsidRPr="00752797" w:rsidRDefault="00E7730C" w:rsidP="002603CC">
            <w:pPr>
              <w:pStyle w:val="PlainText"/>
              <w:jc w:val="both"/>
              <w:cnfStyle w:val="000000000000"/>
              <w:rPr>
                <w:color w:val="auto"/>
              </w:rPr>
            </w:pPr>
            <w:r w:rsidRPr="00752797">
              <w:t>Thickness of bottom sediment class layers</w:t>
            </w:r>
          </w:p>
        </w:tc>
        <w:tc>
          <w:tcPr>
            <w:tcW w:w="1282" w:type="dxa"/>
          </w:tcPr>
          <w:p w:rsidR="00E7730C" w:rsidRPr="00752797" w:rsidRDefault="008C0DD1" w:rsidP="002603CC">
            <w:pPr>
              <w:pStyle w:val="PlainText"/>
              <w:jc w:val="both"/>
              <w:cnfStyle w:val="000000000000"/>
            </w:pPr>
            <w:r w:rsidRPr="00752797">
              <w:t>0.1</w:t>
            </w:r>
          </w:p>
        </w:tc>
        <w:tc>
          <w:tcPr>
            <w:tcW w:w="2107" w:type="dxa"/>
          </w:tcPr>
          <w:p w:rsidR="00E7730C" w:rsidRPr="00752797" w:rsidRDefault="00E7730C" w:rsidP="002603CC">
            <w:pPr>
              <w:pStyle w:val="PlainText"/>
              <w:jc w:val="both"/>
              <w:cnfStyle w:val="000000000000"/>
            </w:pPr>
            <w:r w:rsidRPr="00752797">
              <w:t>0.01 - 1.0</w:t>
            </w:r>
          </w:p>
        </w:tc>
        <w:tc>
          <w:tcPr>
            <w:tcW w:w="848" w:type="dxa"/>
          </w:tcPr>
          <w:p w:rsidR="00E7730C" w:rsidRPr="00752797" w:rsidRDefault="00E7730C" w:rsidP="002603CC">
            <w:pPr>
              <w:pStyle w:val="PlainText"/>
              <w:jc w:val="both"/>
              <w:cnfStyle w:val="000000000000"/>
            </w:pPr>
            <w:r w:rsidRPr="00752797">
              <w:t>m</w:t>
            </w:r>
          </w:p>
        </w:tc>
        <w:tc>
          <w:tcPr>
            <w:tcW w:w="1188" w:type="dxa"/>
          </w:tcPr>
          <w:p w:rsidR="00E7730C" w:rsidRPr="00752797" w:rsidRDefault="00E7730C" w:rsidP="002603CC">
            <w:pPr>
              <w:pStyle w:val="PlainText"/>
              <w:jc w:val="both"/>
              <w:cnfStyle w:val="000000000000"/>
            </w:pPr>
          </w:p>
        </w:tc>
      </w:tr>
      <w:tr w:rsidR="00E7730C" w:rsidRPr="00752797" w:rsidTr="00FA6759">
        <w:trPr>
          <w:cnfStyle w:val="000000100000"/>
        </w:trPr>
        <w:tc>
          <w:tcPr>
            <w:cnfStyle w:val="001000000000"/>
            <w:tcW w:w="1360" w:type="dxa"/>
          </w:tcPr>
          <w:p w:rsidR="00E7730C" w:rsidRPr="00752797" w:rsidRDefault="00E7730C" w:rsidP="002603CC">
            <w:pPr>
              <w:pStyle w:val="PlainText"/>
              <w:jc w:val="both"/>
            </w:pPr>
            <w:r w:rsidRPr="00752797">
              <w:t>nd+</w:t>
            </w:r>
          </w:p>
        </w:tc>
        <w:tc>
          <w:tcPr>
            <w:tcW w:w="2145" w:type="dxa"/>
          </w:tcPr>
          <w:p w:rsidR="00E7730C" w:rsidRPr="00752797" w:rsidRDefault="00E7730C" w:rsidP="002603CC">
            <w:pPr>
              <w:pStyle w:val="PlainText"/>
              <w:jc w:val="both"/>
              <w:cnfStyle w:val="000000100000"/>
              <w:rPr>
                <w:color w:val="auto"/>
              </w:rPr>
            </w:pPr>
            <w:r w:rsidRPr="00752797">
              <w:t>Number of computational layers in the bed</w:t>
            </w:r>
          </w:p>
        </w:tc>
        <w:tc>
          <w:tcPr>
            <w:tcW w:w="1282" w:type="dxa"/>
          </w:tcPr>
          <w:p w:rsidR="00E7730C" w:rsidRPr="00752797" w:rsidRDefault="00E7730C" w:rsidP="002603CC">
            <w:pPr>
              <w:pStyle w:val="PlainText"/>
              <w:jc w:val="both"/>
              <w:cnfStyle w:val="000000100000"/>
            </w:pPr>
            <w:r w:rsidRPr="00752797">
              <w:t>3</w:t>
            </w:r>
          </w:p>
        </w:tc>
        <w:tc>
          <w:tcPr>
            <w:tcW w:w="2107" w:type="dxa"/>
          </w:tcPr>
          <w:p w:rsidR="00E7730C" w:rsidRPr="00752797" w:rsidRDefault="00E7730C" w:rsidP="002603CC">
            <w:pPr>
              <w:pStyle w:val="PlainText"/>
              <w:jc w:val="both"/>
              <w:cnfStyle w:val="000000100000"/>
            </w:pPr>
            <w:r w:rsidRPr="00752797">
              <w:t>3 - 1000</w:t>
            </w:r>
          </w:p>
        </w:tc>
        <w:tc>
          <w:tcPr>
            <w:tcW w:w="848" w:type="dxa"/>
          </w:tcPr>
          <w:p w:rsidR="00E7730C" w:rsidRPr="00752797" w:rsidRDefault="00E7730C" w:rsidP="002603CC">
            <w:pPr>
              <w:pStyle w:val="PlainText"/>
              <w:jc w:val="both"/>
              <w:cnfStyle w:val="000000100000"/>
            </w:pPr>
            <w:r w:rsidRPr="00752797">
              <w:t>-</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ngd</w:t>
            </w:r>
          </w:p>
        </w:tc>
        <w:tc>
          <w:tcPr>
            <w:tcW w:w="2145" w:type="dxa"/>
          </w:tcPr>
          <w:p w:rsidR="00E7730C" w:rsidRPr="00752797" w:rsidRDefault="00E7730C" w:rsidP="002603CC">
            <w:pPr>
              <w:pStyle w:val="PlainText"/>
              <w:jc w:val="both"/>
              <w:cnfStyle w:val="000000000000"/>
              <w:rPr>
                <w:color w:val="auto"/>
              </w:rPr>
            </w:pPr>
            <w:r w:rsidRPr="00752797">
              <w:t>Number of sediment classes</w:t>
            </w:r>
          </w:p>
        </w:tc>
        <w:tc>
          <w:tcPr>
            <w:tcW w:w="1282" w:type="dxa"/>
          </w:tcPr>
          <w:p w:rsidR="00E7730C" w:rsidRPr="00752797" w:rsidRDefault="00E7730C" w:rsidP="002603CC">
            <w:pPr>
              <w:pStyle w:val="PlainText"/>
              <w:jc w:val="both"/>
              <w:cnfStyle w:val="000000000000"/>
            </w:pPr>
            <w:r w:rsidRPr="00752797">
              <w:t>1</w:t>
            </w:r>
          </w:p>
        </w:tc>
        <w:tc>
          <w:tcPr>
            <w:tcW w:w="2107" w:type="dxa"/>
          </w:tcPr>
          <w:p w:rsidR="00E7730C" w:rsidRPr="00752797" w:rsidRDefault="00E7730C" w:rsidP="002603CC">
            <w:pPr>
              <w:pStyle w:val="PlainText"/>
              <w:jc w:val="both"/>
              <w:cnfStyle w:val="000000000000"/>
            </w:pPr>
            <w:r w:rsidRPr="00752797">
              <w:t>1 - 20</w:t>
            </w:r>
          </w:p>
        </w:tc>
        <w:tc>
          <w:tcPr>
            <w:tcW w:w="848" w:type="dxa"/>
          </w:tcPr>
          <w:p w:rsidR="00E7730C" w:rsidRPr="00752797" w:rsidRDefault="00E7730C" w:rsidP="002603CC">
            <w:pPr>
              <w:pStyle w:val="PlainText"/>
              <w:jc w:val="both"/>
              <w:cnfStyle w:val="000000000000"/>
            </w:pPr>
            <w:r w:rsidRPr="00752797">
              <w:t>-</w:t>
            </w:r>
          </w:p>
        </w:tc>
        <w:tc>
          <w:tcPr>
            <w:tcW w:w="1188" w:type="dxa"/>
          </w:tcPr>
          <w:p w:rsidR="00E7730C" w:rsidRPr="00752797" w:rsidRDefault="00E7730C" w:rsidP="002603CC">
            <w:pPr>
              <w:pStyle w:val="PlainText"/>
              <w:jc w:val="both"/>
              <w:cnfStyle w:val="000000000000"/>
            </w:pPr>
          </w:p>
        </w:tc>
      </w:tr>
      <w:tr w:rsidR="00E7730C" w:rsidRPr="00752797" w:rsidTr="00FA6759">
        <w:trPr>
          <w:cnfStyle w:val="000000100000"/>
        </w:trPr>
        <w:tc>
          <w:tcPr>
            <w:cnfStyle w:val="001000000000"/>
            <w:tcW w:w="1360" w:type="dxa"/>
          </w:tcPr>
          <w:p w:rsidR="00E7730C" w:rsidRPr="00752797" w:rsidRDefault="00E7730C" w:rsidP="002603CC">
            <w:pPr>
              <w:pStyle w:val="PlainText"/>
              <w:jc w:val="both"/>
            </w:pPr>
            <w:r w:rsidRPr="00752797">
              <w:t>por</w:t>
            </w:r>
          </w:p>
        </w:tc>
        <w:tc>
          <w:tcPr>
            <w:tcW w:w="2145" w:type="dxa"/>
          </w:tcPr>
          <w:p w:rsidR="00E7730C" w:rsidRPr="00752797" w:rsidRDefault="00E7730C" w:rsidP="002603CC">
            <w:pPr>
              <w:pStyle w:val="PlainText"/>
              <w:jc w:val="both"/>
              <w:cnfStyle w:val="000000100000"/>
              <w:rPr>
                <w:color w:val="auto"/>
              </w:rPr>
            </w:pPr>
            <w:r w:rsidRPr="00752797">
              <w:t>Porosity</w:t>
            </w:r>
          </w:p>
        </w:tc>
        <w:tc>
          <w:tcPr>
            <w:tcW w:w="1282" w:type="dxa"/>
          </w:tcPr>
          <w:p w:rsidR="00E7730C" w:rsidRPr="00752797" w:rsidRDefault="00E7730C" w:rsidP="002603CC">
            <w:pPr>
              <w:pStyle w:val="PlainText"/>
              <w:jc w:val="both"/>
              <w:cnfStyle w:val="000000100000"/>
            </w:pPr>
            <w:r w:rsidRPr="00752797">
              <w:t>0.4</w:t>
            </w:r>
          </w:p>
        </w:tc>
        <w:tc>
          <w:tcPr>
            <w:tcW w:w="2107" w:type="dxa"/>
          </w:tcPr>
          <w:p w:rsidR="00E7730C" w:rsidRPr="00752797" w:rsidRDefault="00E7730C" w:rsidP="002603CC">
            <w:pPr>
              <w:pStyle w:val="PlainText"/>
              <w:jc w:val="both"/>
              <w:cnfStyle w:val="000000100000"/>
            </w:pPr>
            <w:r w:rsidRPr="00752797">
              <w:t>0.3 - 0.5</w:t>
            </w:r>
          </w:p>
        </w:tc>
        <w:tc>
          <w:tcPr>
            <w:tcW w:w="848" w:type="dxa"/>
          </w:tcPr>
          <w:p w:rsidR="00E7730C" w:rsidRPr="00752797" w:rsidRDefault="00E7730C" w:rsidP="002603CC">
            <w:pPr>
              <w:pStyle w:val="PlainText"/>
              <w:jc w:val="both"/>
              <w:cnfStyle w:val="000000100000"/>
            </w:pPr>
            <w:r w:rsidRPr="00752797">
              <w:t>-</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rhos</w:t>
            </w:r>
          </w:p>
        </w:tc>
        <w:tc>
          <w:tcPr>
            <w:tcW w:w="2145" w:type="dxa"/>
          </w:tcPr>
          <w:p w:rsidR="00E7730C" w:rsidRPr="00752797" w:rsidRDefault="00E7730C" w:rsidP="002603CC">
            <w:pPr>
              <w:pStyle w:val="PlainText"/>
              <w:jc w:val="both"/>
              <w:cnfStyle w:val="000000000000"/>
              <w:rPr>
                <w:color w:val="auto"/>
              </w:rPr>
            </w:pPr>
            <w:r w:rsidRPr="00752797">
              <w:t>Solid sediment density (no pores)</w:t>
            </w:r>
          </w:p>
        </w:tc>
        <w:tc>
          <w:tcPr>
            <w:tcW w:w="1282" w:type="dxa"/>
          </w:tcPr>
          <w:p w:rsidR="00E7730C" w:rsidRPr="00752797" w:rsidRDefault="00E7730C" w:rsidP="002603CC">
            <w:pPr>
              <w:pStyle w:val="PlainText"/>
              <w:jc w:val="both"/>
              <w:cnfStyle w:val="000000000000"/>
            </w:pPr>
            <w:r w:rsidRPr="00752797">
              <w:t>2650.0</w:t>
            </w:r>
          </w:p>
        </w:tc>
        <w:tc>
          <w:tcPr>
            <w:tcW w:w="2107" w:type="dxa"/>
          </w:tcPr>
          <w:p w:rsidR="00E7730C" w:rsidRPr="00752797" w:rsidRDefault="00E7730C" w:rsidP="002603CC">
            <w:pPr>
              <w:pStyle w:val="PlainText"/>
              <w:jc w:val="both"/>
              <w:cnfStyle w:val="000000000000"/>
            </w:pPr>
            <w:r w:rsidRPr="00752797">
              <w:t>2400.0 - 2800.0</w:t>
            </w:r>
          </w:p>
        </w:tc>
        <w:tc>
          <w:tcPr>
            <w:tcW w:w="848" w:type="dxa"/>
          </w:tcPr>
          <w:p w:rsidR="00E7730C" w:rsidRPr="00752797" w:rsidRDefault="00E7730C" w:rsidP="002603CC">
            <w:pPr>
              <w:pStyle w:val="PlainText"/>
              <w:jc w:val="both"/>
              <w:cnfStyle w:val="000000000000"/>
            </w:pPr>
            <w:r w:rsidRPr="00752797">
              <w:t>kgm^-3</w:t>
            </w:r>
          </w:p>
        </w:tc>
        <w:tc>
          <w:tcPr>
            <w:tcW w:w="1188" w:type="dxa"/>
          </w:tcPr>
          <w:p w:rsidR="00E7730C" w:rsidRPr="00752797" w:rsidRDefault="00E7730C" w:rsidP="002603CC">
            <w:pPr>
              <w:pStyle w:val="PlainText"/>
              <w:jc w:val="both"/>
              <w:cnfStyle w:val="000000000000"/>
            </w:pPr>
          </w:p>
        </w:tc>
      </w:tr>
      <w:tr w:rsidR="00E7730C" w:rsidRPr="00752797" w:rsidTr="00FA6759">
        <w:trPr>
          <w:cnfStyle w:val="000000100000"/>
        </w:trPr>
        <w:tc>
          <w:tcPr>
            <w:cnfStyle w:val="001000000000"/>
            <w:tcW w:w="1360" w:type="dxa"/>
          </w:tcPr>
          <w:p w:rsidR="00E7730C" w:rsidRPr="00752797" w:rsidRDefault="00E7730C" w:rsidP="002603CC">
            <w:pPr>
              <w:pStyle w:val="PlainText"/>
              <w:jc w:val="both"/>
            </w:pPr>
            <w:r w:rsidRPr="00752797">
              <w:t>sedcal+</w:t>
            </w:r>
          </w:p>
        </w:tc>
        <w:tc>
          <w:tcPr>
            <w:tcW w:w="2145" w:type="dxa"/>
          </w:tcPr>
          <w:p w:rsidR="00E7730C" w:rsidRPr="00752797" w:rsidRDefault="00E7730C" w:rsidP="002603CC">
            <w:pPr>
              <w:pStyle w:val="PlainText"/>
              <w:jc w:val="both"/>
              <w:cnfStyle w:val="000000100000"/>
              <w:rPr>
                <w:color w:val="auto"/>
              </w:rPr>
            </w:pPr>
            <w:r w:rsidRPr="00752797">
              <w:t>Sediment transport calibration coefficient per grain type</w:t>
            </w:r>
          </w:p>
        </w:tc>
        <w:tc>
          <w:tcPr>
            <w:tcW w:w="1282" w:type="dxa"/>
          </w:tcPr>
          <w:p w:rsidR="00E7730C" w:rsidRPr="00752797" w:rsidRDefault="00E7730C" w:rsidP="002603CC">
            <w:pPr>
              <w:pStyle w:val="PlainText"/>
              <w:jc w:val="both"/>
              <w:cnfStyle w:val="000000100000"/>
            </w:pPr>
            <w:r w:rsidRPr="00752797">
              <w:t>1</w:t>
            </w:r>
          </w:p>
        </w:tc>
        <w:tc>
          <w:tcPr>
            <w:tcW w:w="2107" w:type="dxa"/>
          </w:tcPr>
          <w:p w:rsidR="00E7730C" w:rsidRPr="00752797" w:rsidRDefault="008C0DD1" w:rsidP="002603CC">
            <w:pPr>
              <w:pStyle w:val="PlainText"/>
              <w:jc w:val="both"/>
              <w:cnfStyle w:val="000000100000"/>
              <w:rPr>
                <w:highlight w:val="yellow"/>
              </w:rPr>
            </w:pPr>
            <w:r w:rsidRPr="00752797">
              <w:t>None</w:t>
            </w:r>
          </w:p>
        </w:tc>
        <w:tc>
          <w:tcPr>
            <w:tcW w:w="848" w:type="dxa"/>
          </w:tcPr>
          <w:p w:rsidR="00E7730C" w:rsidRPr="00752797" w:rsidRDefault="00E7730C" w:rsidP="002603CC">
            <w:pPr>
              <w:pStyle w:val="PlainText"/>
              <w:jc w:val="both"/>
              <w:cnfStyle w:val="000000100000"/>
            </w:pPr>
            <w:r w:rsidRPr="00752797">
              <w:t>-</w:t>
            </w:r>
          </w:p>
        </w:tc>
        <w:tc>
          <w:tcPr>
            <w:tcW w:w="1188" w:type="dxa"/>
          </w:tcPr>
          <w:p w:rsidR="00E7730C" w:rsidRPr="00752797" w:rsidRDefault="00E7730C" w:rsidP="002603CC">
            <w:pPr>
              <w:pStyle w:val="PlainText"/>
              <w:jc w:val="both"/>
              <w:cnfStyle w:val="000000100000"/>
            </w:pPr>
          </w:p>
        </w:tc>
      </w:tr>
      <w:tr w:rsidR="00E7730C" w:rsidRPr="00752797" w:rsidTr="00FA6759">
        <w:tc>
          <w:tcPr>
            <w:cnfStyle w:val="001000000000"/>
            <w:tcW w:w="1360" w:type="dxa"/>
          </w:tcPr>
          <w:p w:rsidR="00E7730C" w:rsidRPr="00752797" w:rsidRDefault="00E7730C" w:rsidP="002603CC">
            <w:pPr>
              <w:pStyle w:val="PlainText"/>
              <w:jc w:val="both"/>
            </w:pPr>
            <w:r w:rsidRPr="00752797">
              <w:t>ucrcal+</w:t>
            </w:r>
          </w:p>
        </w:tc>
        <w:tc>
          <w:tcPr>
            <w:tcW w:w="2145" w:type="dxa"/>
          </w:tcPr>
          <w:p w:rsidR="00E7730C" w:rsidRPr="00752797" w:rsidRDefault="00E7730C" w:rsidP="002603CC">
            <w:pPr>
              <w:pStyle w:val="PlainText"/>
              <w:jc w:val="both"/>
              <w:cnfStyle w:val="000000000000"/>
              <w:rPr>
                <w:color w:val="auto"/>
              </w:rPr>
            </w:pPr>
            <w:r w:rsidRPr="00752797">
              <w:t xml:space="preserve">Critical velocity </w:t>
            </w:r>
            <w:r w:rsidRPr="00752797">
              <w:lastRenderedPageBreak/>
              <w:t>calibration coefficient per grain type</w:t>
            </w:r>
          </w:p>
        </w:tc>
        <w:tc>
          <w:tcPr>
            <w:tcW w:w="1282" w:type="dxa"/>
          </w:tcPr>
          <w:p w:rsidR="00E7730C" w:rsidRPr="00752797" w:rsidRDefault="00E7730C" w:rsidP="002603CC">
            <w:pPr>
              <w:pStyle w:val="PlainText"/>
              <w:jc w:val="both"/>
              <w:cnfStyle w:val="000000000000"/>
            </w:pPr>
            <w:r w:rsidRPr="00752797">
              <w:lastRenderedPageBreak/>
              <w:t>1</w:t>
            </w:r>
          </w:p>
        </w:tc>
        <w:tc>
          <w:tcPr>
            <w:tcW w:w="2107" w:type="dxa"/>
          </w:tcPr>
          <w:p w:rsidR="00E7730C" w:rsidRPr="00752797" w:rsidRDefault="008C0DD1" w:rsidP="002603CC">
            <w:pPr>
              <w:pStyle w:val="PlainText"/>
              <w:jc w:val="both"/>
              <w:cnfStyle w:val="000000000000"/>
              <w:rPr>
                <w:highlight w:val="yellow"/>
              </w:rPr>
            </w:pPr>
            <w:r w:rsidRPr="00752797">
              <w:t>None</w:t>
            </w:r>
          </w:p>
        </w:tc>
        <w:tc>
          <w:tcPr>
            <w:tcW w:w="848" w:type="dxa"/>
          </w:tcPr>
          <w:p w:rsidR="00E7730C" w:rsidRPr="00752797" w:rsidRDefault="00E7730C" w:rsidP="002603CC">
            <w:pPr>
              <w:pStyle w:val="PlainText"/>
              <w:jc w:val="both"/>
              <w:cnfStyle w:val="000000000000"/>
            </w:pPr>
            <w:r w:rsidRPr="00752797">
              <w:t>-</w:t>
            </w:r>
          </w:p>
        </w:tc>
        <w:tc>
          <w:tcPr>
            <w:tcW w:w="1188" w:type="dxa"/>
          </w:tcPr>
          <w:p w:rsidR="00E7730C" w:rsidRPr="00752797" w:rsidRDefault="00E7730C" w:rsidP="002603CC">
            <w:pPr>
              <w:pStyle w:val="PlainText"/>
              <w:jc w:val="both"/>
              <w:cnfStyle w:val="000000000000"/>
            </w:pPr>
          </w:p>
        </w:tc>
      </w:tr>
    </w:tbl>
    <w:p w:rsidR="00FA6759" w:rsidRPr="00752797" w:rsidRDefault="00FA6759" w:rsidP="00FA6759">
      <w:pPr>
        <w:pStyle w:val="Heading2"/>
        <w:spacing w:line="240" w:lineRule="auto"/>
        <w:jc w:val="both"/>
        <w:rPr>
          <w:lang w:val="en-US"/>
        </w:rPr>
      </w:pPr>
      <w:bookmarkStart w:id="238" w:name="_Toc285701679"/>
      <w:bookmarkStart w:id="239" w:name="_Toc412623869"/>
      <w:bookmarkStart w:id="240" w:name="_Toc413611039"/>
      <w:r w:rsidRPr="00752797">
        <w:rPr>
          <w:lang w:val="en-US"/>
        </w:rPr>
        <w:lastRenderedPageBreak/>
        <w:t>Vegetation input</w:t>
      </w:r>
      <w:bookmarkEnd w:id="238"/>
      <w:bookmarkEnd w:id="239"/>
      <w:bookmarkEnd w:id="240"/>
    </w:p>
    <w:p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rsidR="00FA6759" w:rsidRPr="00752797" w:rsidRDefault="00FA6759" w:rsidP="00FA6759">
      <w:pPr>
        <w:pStyle w:val="Codeheader"/>
        <w:rPr>
          <w:lang w:val="en-US"/>
        </w:rPr>
      </w:pPr>
      <w:r w:rsidRPr="00752797">
        <w:rPr>
          <w:lang w:val="en-US"/>
        </w:rPr>
        <w:t>veggiefile.txt</w:t>
      </w:r>
    </w:p>
    <w:p w:rsidR="00FA6759" w:rsidRPr="00752797" w:rsidRDefault="00FA6759" w:rsidP="00FA6759">
      <w:pPr>
        <w:pStyle w:val="Code"/>
        <w:jc w:val="both"/>
      </w:pPr>
      <w:r w:rsidRPr="00752797">
        <w:t>seagrass.txt</w:t>
      </w:r>
    </w:p>
    <w:p w:rsidR="00FA6759" w:rsidRPr="00752797" w:rsidRDefault="00FA6759" w:rsidP="00FA6759">
      <w:pPr>
        <w:pStyle w:val="Code"/>
        <w:jc w:val="both"/>
      </w:pPr>
      <w:r w:rsidRPr="00752797">
        <w:t>mangrove.txt</w:t>
      </w:r>
    </w:p>
    <w:p w:rsidR="00FA6759" w:rsidRPr="00752797" w:rsidRDefault="00FA6759" w:rsidP="00FA6759">
      <w:pPr>
        <w:pStyle w:val="Codeheader"/>
        <w:rPr>
          <w:lang w:val="en-US"/>
        </w:rPr>
      </w:pPr>
      <w:r w:rsidRPr="00752797">
        <w:rPr>
          <w:lang w:val="en-US"/>
        </w:rPr>
        <w:t>seagrass.txt</w:t>
      </w:r>
    </w:p>
    <w:p w:rsidR="00FA6759" w:rsidRPr="00752797" w:rsidRDefault="00FA6759" w:rsidP="00FA6759">
      <w:pPr>
        <w:pStyle w:val="Code"/>
        <w:jc w:val="both"/>
      </w:pPr>
      <w:r w:rsidRPr="00752797">
        <w:t>ah = 0.2</w:t>
      </w:r>
    </w:p>
    <w:p w:rsidR="00FA6759" w:rsidRPr="00752797" w:rsidRDefault="00FA6759" w:rsidP="00FA6759">
      <w:pPr>
        <w:pStyle w:val="Code"/>
        <w:jc w:val="both"/>
      </w:pPr>
      <w:r w:rsidRPr="00752797">
        <w:t>Cd = 1.0</w:t>
      </w:r>
    </w:p>
    <w:p w:rsidR="00FA6759" w:rsidRPr="00752797" w:rsidRDefault="00FA6759" w:rsidP="00FA6759">
      <w:pPr>
        <w:pStyle w:val="Code"/>
        <w:jc w:val="both"/>
      </w:pPr>
      <w:r w:rsidRPr="00752797">
        <w:t>bv = 0.02</w:t>
      </w:r>
    </w:p>
    <w:p w:rsidR="00FA6759" w:rsidRPr="00752797" w:rsidRDefault="00FA6759" w:rsidP="00FA6759">
      <w:pPr>
        <w:pStyle w:val="Code"/>
        <w:jc w:val="both"/>
      </w:pPr>
      <w:r w:rsidRPr="00752797">
        <w:t>N = 1200</w:t>
      </w:r>
    </w:p>
    <w:p w:rsidR="00FA6759" w:rsidRPr="00752797" w:rsidRDefault="00FA6759" w:rsidP="00FA6759">
      <w:pPr>
        <w:pStyle w:val="Codeheader"/>
        <w:rPr>
          <w:lang w:val="en-US"/>
        </w:rPr>
      </w:pPr>
      <w:r w:rsidRPr="00752797">
        <w:rPr>
          <w:lang w:val="en-US"/>
        </w:rPr>
        <w:t>mangrove.txt</w:t>
      </w:r>
    </w:p>
    <w:p w:rsidR="00FA6759" w:rsidRPr="00752797" w:rsidRDefault="00FA6759" w:rsidP="00FA6759">
      <w:pPr>
        <w:pStyle w:val="Code"/>
        <w:jc w:val="both"/>
      </w:pPr>
      <w:r w:rsidRPr="00752797">
        <w:t>nsec = 3</w:t>
      </w:r>
    </w:p>
    <w:p w:rsidR="00FA6759" w:rsidRPr="00752797" w:rsidRDefault="00FA6759" w:rsidP="00FA6759">
      <w:pPr>
        <w:pStyle w:val="Code"/>
        <w:jc w:val="both"/>
      </w:pPr>
      <w:r w:rsidRPr="00752797">
        <w:t>ah = 0.5 0.8 1.3</w:t>
      </w:r>
    </w:p>
    <w:p w:rsidR="00FA6759" w:rsidRPr="00752797" w:rsidRDefault="00FA6759" w:rsidP="00FA6759">
      <w:pPr>
        <w:pStyle w:val="Code"/>
        <w:jc w:val="both"/>
      </w:pPr>
      <w:r w:rsidRPr="00752797">
        <w:t>Cd = 2.0 1.0 2.0</w:t>
      </w:r>
    </w:p>
    <w:p w:rsidR="00FA6759" w:rsidRPr="00752797" w:rsidRDefault="00FA6759" w:rsidP="00FA6759">
      <w:pPr>
        <w:pStyle w:val="Code"/>
        <w:jc w:val="both"/>
      </w:pPr>
      <w:r w:rsidRPr="00752797">
        <w:t>bv = 0.05 0.15 0.1</w:t>
      </w:r>
    </w:p>
    <w:p w:rsidR="00FA6759" w:rsidRPr="00752797" w:rsidRDefault="00FA6759" w:rsidP="00FA6759">
      <w:pPr>
        <w:pStyle w:val="Code"/>
        <w:jc w:val="both"/>
      </w:pPr>
      <w:r w:rsidRPr="00752797">
        <w:t>N = 1000 50 500</w:t>
      </w:r>
    </w:p>
    <w:p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definition sketch is given in Figure XX.</w:t>
      </w:r>
    </w:p>
    <w:p w:rsidR="00FA6759" w:rsidRPr="00752797" w:rsidRDefault="00FA6759" w:rsidP="00FA6759">
      <w:pPr>
        <w:pStyle w:val="BodyText"/>
        <w:jc w:val="center"/>
        <w:rPr>
          <w:lang w:val="en-US"/>
        </w:rPr>
      </w:pPr>
      <w:r w:rsidRPr="00752797">
        <w:rPr>
          <w:noProof/>
          <w:lang w:val="en-US"/>
        </w:rPr>
        <w:lastRenderedPageBreak/>
        <w:drawing>
          <wp:inline distT="0" distB="0" distL="0" distR="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50917" cy="2040731"/>
                    </a:xfrm>
                    <a:prstGeom prst="rect">
                      <a:avLst/>
                    </a:prstGeom>
                    <a:noFill/>
                  </pic:spPr>
                </pic:pic>
              </a:graphicData>
            </a:graphic>
          </wp:inline>
        </w:drawing>
      </w:r>
    </w:p>
    <w:p w:rsidR="00FA6759" w:rsidRPr="00752797" w:rsidRDefault="00FA6759" w:rsidP="00FA6759">
      <w:pPr>
        <w:pStyle w:val="Caption"/>
        <w:rPr>
          <w:lang w:val="en-US"/>
        </w:rPr>
      </w:pPr>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3</w:t>
      </w:r>
      <w:r w:rsidR="007E1D7E">
        <w:rPr>
          <w:lang w:val="en-US"/>
        </w:rPr>
        <w:fldChar w:fldCharType="end"/>
      </w:r>
      <w:r w:rsidRPr="00752797">
        <w:rPr>
          <w:lang w:val="en-US"/>
        </w:rPr>
        <w:tab/>
        <w:t>Definition sketch of vegetation specification in XBeach (example for mangrove type vegetation schematized in three vertical sections).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Finally,  the </w:t>
      </w:r>
      <w:r w:rsidRPr="00752797">
        <w:rPr>
          <w:i/>
          <w:lang w:val="en-US"/>
        </w:rPr>
        <w:t>veggiemapfile</w:t>
      </w:r>
      <w:r w:rsidRPr="00752797">
        <w:rPr>
          <w:lang w:val="en-US"/>
        </w:rPr>
        <w:t xml:space="preserve"> indicates in what grid cell which vegetation species can be found. The format of this file is similar to the bathymetry files described in </w:t>
      </w:r>
      <w:fldSimple w:instr=" REF _Ref285440913 \w \h  \* MERGEFORMAT ">
        <w:r w:rsidR="002D6E55">
          <w:rPr>
            <w:lang w:val="en-US"/>
          </w:rPr>
          <w:t>4.3</w:t>
        </w:r>
      </w:fldSimple>
      <w:r w:rsidRPr="00752797">
        <w:rPr>
          <w:lang w:val="en-US"/>
        </w:rPr>
        <w:t xml:space="preserve"> </w:t>
      </w:r>
      <w:fldSimple w:instr=" REF _Ref285440915 \h  \* MERGEFORMAT ">
        <w:r w:rsidR="002D6E55" w:rsidRPr="00752797">
          <w:rPr>
            <w:lang w:val="en-US"/>
          </w:rPr>
          <w:t>Grid and bathymetry</w:t>
        </w:r>
      </w:fldSimple>
      <w:r w:rsidRPr="00752797">
        <w:rPr>
          <w:lang w:val="en-US"/>
        </w:rPr>
        <w:t>, but the values are integers referring to a species where 1 refers to the first listed species, 2 to the second, et cetera. A zero indicates no vegetation at that particular location.</w:t>
      </w:r>
    </w:p>
    <w:p w:rsidR="00FA6759" w:rsidRPr="00752797" w:rsidRDefault="00FA6759" w:rsidP="00FA6759">
      <w:pPr>
        <w:pStyle w:val="BodyText"/>
        <w:rPr>
          <w:lang w:val="en-US"/>
        </w:rPr>
      </w:pPr>
      <w:r w:rsidRPr="00752797">
        <w:rPr>
          <w:lang w:val="en-US"/>
        </w:rPr>
        <w:t>In summary, the following files should be created when the effect of vegetation is modeled:</w:t>
      </w:r>
    </w:p>
    <w:p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rsidR="00FA6759" w:rsidRPr="00752797" w:rsidRDefault="00FA6759" w:rsidP="00FA6759">
      <w:pPr>
        <w:numPr>
          <w:ilvl w:val="0"/>
          <w:numId w:val="4"/>
        </w:numPr>
        <w:rPr>
          <w:lang w:val="en-US"/>
        </w:rPr>
      </w:pPr>
      <w:r w:rsidRPr="00752797">
        <w:rPr>
          <w:lang w:val="en-US"/>
        </w:rPr>
        <w:t>1 x Veggiefile: list of file names of vegetation property files per species</w:t>
      </w:r>
    </w:p>
    <w:p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rsidR="00FA6759" w:rsidRPr="00752797" w:rsidRDefault="00FA6759" w:rsidP="00FA6759">
      <w:pPr>
        <w:pStyle w:val="BodyText"/>
        <w:rPr>
          <w:lang w:val="en-US"/>
        </w:rPr>
      </w:pPr>
    </w:p>
    <w:p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rsidR="00FA6759"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15</w:t>
      </w:r>
      <w:r w:rsidR="007E1D7E">
        <w:rPr>
          <w:lang w:val="en-US"/>
        </w:rPr>
        <w:fldChar w:fldCharType="end"/>
      </w:r>
      <w:r w:rsidRPr="00752797">
        <w:rPr>
          <w:lang w:val="en-US"/>
        </w:rPr>
        <w:tab/>
        <w:t>Overview of all keywords related to the vegetation module</w:t>
      </w:r>
    </w:p>
    <w:tbl>
      <w:tblPr>
        <w:tblStyle w:val="LightShading-Accent1"/>
        <w:tblW w:w="0" w:type="auto"/>
        <w:tblLook w:val="04A0"/>
      </w:tblPr>
      <w:tblGrid>
        <w:gridCol w:w="1913"/>
        <w:gridCol w:w="2152"/>
        <w:gridCol w:w="1241"/>
        <w:gridCol w:w="1354"/>
        <w:gridCol w:w="973"/>
        <w:gridCol w:w="1297"/>
      </w:tblGrid>
      <w:tr w:rsidR="00FA6759" w:rsidRPr="00752797" w:rsidTr="00995779">
        <w:trPr>
          <w:cnfStyle w:val="100000000000"/>
          <w:tblHeader/>
        </w:trPr>
        <w:tc>
          <w:tcPr>
            <w:cnfStyle w:val="001000000000"/>
            <w:tcW w:w="1984" w:type="dxa"/>
          </w:tcPr>
          <w:p w:rsidR="00FA6759" w:rsidRPr="00752797" w:rsidRDefault="00FA6759" w:rsidP="00995779">
            <w:pPr>
              <w:pStyle w:val="PlainText"/>
              <w:jc w:val="both"/>
            </w:pPr>
            <w:r w:rsidRPr="00752797">
              <w:t>keyword</w:t>
            </w:r>
          </w:p>
        </w:tc>
        <w:tc>
          <w:tcPr>
            <w:tcW w:w="2834" w:type="dxa"/>
          </w:tcPr>
          <w:p w:rsidR="00FA6759" w:rsidRPr="00752797" w:rsidRDefault="00FA6759" w:rsidP="00995779">
            <w:pPr>
              <w:pStyle w:val="PlainText"/>
              <w:jc w:val="both"/>
              <w:cnfStyle w:val="100000000000"/>
            </w:pPr>
            <w:r w:rsidRPr="00752797">
              <w:t>description</w:t>
            </w:r>
          </w:p>
        </w:tc>
        <w:tc>
          <w:tcPr>
            <w:tcW w:w="1417" w:type="dxa"/>
          </w:tcPr>
          <w:p w:rsidR="00FA6759" w:rsidRPr="00752797" w:rsidRDefault="00FA6759" w:rsidP="00995779">
            <w:pPr>
              <w:pStyle w:val="PlainText"/>
              <w:jc w:val="both"/>
              <w:cnfStyle w:val="100000000000"/>
            </w:pPr>
            <w:r w:rsidRPr="00752797">
              <w:t>default</w:t>
            </w:r>
          </w:p>
        </w:tc>
        <w:tc>
          <w:tcPr>
            <w:tcW w:w="1984" w:type="dxa"/>
          </w:tcPr>
          <w:p w:rsidR="00FA6759" w:rsidRPr="00752797" w:rsidRDefault="00FA6759" w:rsidP="00995779">
            <w:pPr>
              <w:pStyle w:val="PlainText"/>
              <w:jc w:val="both"/>
              <w:cnfStyle w:val="100000000000"/>
            </w:pPr>
            <w:r w:rsidRPr="00752797">
              <w:t>range</w:t>
            </w:r>
          </w:p>
        </w:tc>
        <w:tc>
          <w:tcPr>
            <w:tcW w:w="850" w:type="dxa"/>
          </w:tcPr>
          <w:p w:rsidR="00FA6759" w:rsidRPr="00752797" w:rsidRDefault="00FA6759" w:rsidP="00995779">
            <w:pPr>
              <w:pStyle w:val="PlainText"/>
              <w:jc w:val="both"/>
              <w:cnfStyle w:val="100000000000"/>
            </w:pPr>
            <w:r w:rsidRPr="00752797">
              <w:t>units</w:t>
            </w:r>
          </w:p>
        </w:tc>
        <w:tc>
          <w:tcPr>
            <w:tcW w:w="1700" w:type="dxa"/>
          </w:tcPr>
          <w:p w:rsidR="00FA6759" w:rsidRPr="00752797" w:rsidRDefault="00FA6759" w:rsidP="00995779">
            <w:pPr>
              <w:pStyle w:val="PlainText"/>
              <w:jc w:val="both"/>
              <w:cnfStyle w:val="100000000000"/>
            </w:pPr>
            <w:r w:rsidRPr="00752797">
              <w:t>remark</w:t>
            </w:r>
          </w:p>
        </w:tc>
      </w:tr>
      <w:tr w:rsidR="00FA6759" w:rsidRPr="00752797" w:rsidTr="00995779">
        <w:trPr>
          <w:cnfStyle w:val="000000100000"/>
        </w:trPr>
        <w:tc>
          <w:tcPr>
            <w:cnfStyle w:val="001000000000"/>
            <w:tcW w:w="1984" w:type="dxa"/>
          </w:tcPr>
          <w:p w:rsidR="00FA6759" w:rsidRPr="00752797" w:rsidRDefault="00FA6759" w:rsidP="00995779">
            <w:pPr>
              <w:pStyle w:val="PlainText"/>
              <w:jc w:val="both"/>
            </w:pPr>
            <w:r w:rsidRPr="00752797">
              <w:t>nveg</w:t>
            </w:r>
          </w:p>
        </w:tc>
        <w:tc>
          <w:tcPr>
            <w:tcW w:w="2834" w:type="dxa"/>
          </w:tcPr>
          <w:p w:rsidR="00FA6759" w:rsidRPr="00752797" w:rsidRDefault="00FA6759" w:rsidP="00995779">
            <w:pPr>
              <w:pStyle w:val="PlainText"/>
              <w:jc w:val="both"/>
              <w:cnfStyle w:val="000000100000"/>
            </w:pPr>
            <w:r w:rsidRPr="00752797">
              <w:t>Number of vegetation species</w:t>
            </w:r>
          </w:p>
        </w:tc>
        <w:tc>
          <w:tcPr>
            <w:tcW w:w="1417" w:type="dxa"/>
          </w:tcPr>
          <w:p w:rsidR="00FA6759" w:rsidRPr="00752797" w:rsidRDefault="00FA6759" w:rsidP="00995779">
            <w:pPr>
              <w:pStyle w:val="PlainText"/>
              <w:jc w:val="both"/>
              <w:cnfStyle w:val="000000100000"/>
            </w:pPr>
            <w:r w:rsidRPr="00752797">
              <w:t>-123</w:t>
            </w:r>
          </w:p>
        </w:tc>
        <w:tc>
          <w:tcPr>
            <w:tcW w:w="1984" w:type="dxa"/>
          </w:tcPr>
          <w:p w:rsidR="00FA6759" w:rsidRPr="00752797" w:rsidRDefault="00FA6759" w:rsidP="00995779">
            <w:pPr>
              <w:pStyle w:val="PlainText"/>
              <w:jc w:val="both"/>
              <w:cnfStyle w:val="000000100000"/>
            </w:pPr>
          </w:p>
        </w:tc>
        <w:tc>
          <w:tcPr>
            <w:tcW w:w="850" w:type="dxa"/>
          </w:tcPr>
          <w:p w:rsidR="00FA6759" w:rsidRPr="00752797" w:rsidRDefault="00FA6759" w:rsidP="00995779">
            <w:pPr>
              <w:pStyle w:val="PlainText"/>
              <w:jc w:val="both"/>
              <w:cnfStyle w:val="000000100000"/>
            </w:pPr>
            <w:r w:rsidRPr="00752797">
              <w:t>-</w:t>
            </w:r>
          </w:p>
        </w:tc>
        <w:tc>
          <w:tcPr>
            <w:tcW w:w="1700" w:type="dxa"/>
          </w:tcPr>
          <w:p w:rsidR="00FA6759" w:rsidRPr="00752797" w:rsidRDefault="00FA6759" w:rsidP="00995779">
            <w:pPr>
              <w:pStyle w:val="PlainText"/>
              <w:jc w:val="both"/>
              <w:cnfStyle w:val="000000100000"/>
            </w:pPr>
          </w:p>
        </w:tc>
      </w:tr>
      <w:tr w:rsidR="00FA6759" w:rsidRPr="00752797" w:rsidTr="00995779">
        <w:tc>
          <w:tcPr>
            <w:cnfStyle w:val="001000000000"/>
            <w:tcW w:w="1984" w:type="dxa"/>
          </w:tcPr>
          <w:p w:rsidR="00FA6759" w:rsidRPr="00752797" w:rsidRDefault="00FA6759" w:rsidP="00995779">
            <w:pPr>
              <w:pStyle w:val="PlainText"/>
              <w:jc w:val="both"/>
            </w:pPr>
            <w:r w:rsidRPr="00752797">
              <w:t>veggiefile</w:t>
            </w:r>
          </w:p>
        </w:tc>
        <w:tc>
          <w:tcPr>
            <w:tcW w:w="2834" w:type="dxa"/>
          </w:tcPr>
          <w:p w:rsidR="00FA6759" w:rsidRPr="00752797" w:rsidRDefault="00FA6759" w:rsidP="00995779">
            <w:pPr>
              <w:pStyle w:val="PlainText"/>
              <w:jc w:val="both"/>
              <w:cnfStyle w:val="000000000000"/>
            </w:pPr>
            <w:r w:rsidRPr="00752797">
              <w:t>Name of vegetation species list file</w:t>
            </w:r>
          </w:p>
        </w:tc>
        <w:tc>
          <w:tcPr>
            <w:tcW w:w="1417" w:type="dxa"/>
          </w:tcPr>
          <w:p w:rsidR="00FA6759" w:rsidRPr="00752797" w:rsidRDefault="00FA6759" w:rsidP="00995779">
            <w:pPr>
              <w:pStyle w:val="PlainText"/>
              <w:jc w:val="both"/>
              <w:cnfStyle w:val="000000000000"/>
            </w:pPr>
          </w:p>
        </w:tc>
        <w:tc>
          <w:tcPr>
            <w:tcW w:w="1984" w:type="dxa"/>
          </w:tcPr>
          <w:p w:rsidR="00FA6759" w:rsidRPr="00752797" w:rsidRDefault="00FA6759" w:rsidP="00995779">
            <w:pPr>
              <w:pStyle w:val="PlainText"/>
              <w:jc w:val="both"/>
              <w:cnfStyle w:val="000000000000"/>
            </w:pPr>
          </w:p>
        </w:tc>
        <w:tc>
          <w:tcPr>
            <w:tcW w:w="850" w:type="dxa"/>
          </w:tcPr>
          <w:p w:rsidR="00FA6759" w:rsidRPr="00752797" w:rsidRDefault="00FA6759" w:rsidP="00995779">
            <w:pPr>
              <w:pStyle w:val="PlainText"/>
              <w:jc w:val="both"/>
              <w:cnfStyle w:val="000000000000"/>
            </w:pPr>
            <w:r w:rsidRPr="00752797">
              <w:t>&lt;file&gt;</w:t>
            </w:r>
          </w:p>
        </w:tc>
        <w:tc>
          <w:tcPr>
            <w:tcW w:w="1700" w:type="dxa"/>
          </w:tcPr>
          <w:p w:rsidR="00FA6759" w:rsidRPr="00752797" w:rsidRDefault="00FA6759" w:rsidP="00995779">
            <w:pPr>
              <w:pStyle w:val="PlainText"/>
              <w:jc w:val="both"/>
              <w:cnfStyle w:val="000000000000"/>
            </w:pPr>
          </w:p>
        </w:tc>
      </w:tr>
      <w:tr w:rsidR="00FA6759" w:rsidRPr="00752797" w:rsidTr="00995779">
        <w:trPr>
          <w:cnfStyle w:val="000000100000"/>
        </w:trPr>
        <w:tc>
          <w:tcPr>
            <w:cnfStyle w:val="001000000000"/>
            <w:tcW w:w="1984" w:type="dxa"/>
          </w:tcPr>
          <w:p w:rsidR="00FA6759" w:rsidRPr="00752797" w:rsidRDefault="00FA6759" w:rsidP="00995779">
            <w:pPr>
              <w:pStyle w:val="PlainText"/>
              <w:jc w:val="both"/>
            </w:pPr>
            <w:r w:rsidRPr="00752797">
              <w:t>veggiemapfile</w:t>
            </w:r>
          </w:p>
        </w:tc>
        <w:tc>
          <w:tcPr>
            <w:tcW w:w="2834" w:type="dxa"/>
          </w:tcPr>
          <w:p w:rsidR="00FA6759" w:rsidRPr="00752797" w:rsidRDefault="00FA6759" w:rsidP="00995779">
            <w:pPr>
              <w:pStyle w:val="PlainText"/>
              <w:jc w:val="both"/>
              <w:cnfStyle w:val="000000100000"/>
            </w:pPr>
            <w:r w:rsidRPr="00752797">
              <w:t>Name of vegetation species map file</w:t>
            </w:r>
          </w:p>
        </w:tc>
        <w:tc>
          <w:tcPr>
            <w:tcW w:w="1417" w:type="dxa"/>
          </w:tcPr>
          <w:p w:rsidR="00FA6759" w:rsidRPr="00752797" w:rsidRDefault="00FA6759" w:rsidP="00995779">
            <w:pPr>
              <w:pStyle w:val="PlainText"/>
              <w:jc w:val="both"/>
              <w:cnfStyle w:val="000000100000"/>
            </w:pPr>
          </w:p>
        </w:tc>
        <w:tc>
          <w:tcPr>
            <w:tcW w:w="1984" w:type="dxa"/>
          </w:tcPr>
          <w:p w:rsidR="00FA6759" w:rsidRPr="00752797" w:rsidRDefault="00FA6759" w:rsidP="00995779">
            <w:pPr>
              <w:pStyle w:val="PlainText"/>
              <w:jc w:val="both"/>
              <w:cnfStyle w:val="000000100000"/>
            </w:pPr>
          </w:p>
        </w:tc>
        <w:tc>
          <w:tcPr>
            <w:tcW w:w="850" w:type="dxa"/>
          </w:tcPr>
          <w:p w:rsidR="00FA6759" w:rsidRPr="00752797" w:rsidRDefault="00FA6759" w:rsidP="00995779">
            <w:pPr>
              <w:pStyle w:val="PlainText"/>
              <w:jc w:val="both"/>
              <w:cnfStyle w:val="000000100000"/>
            </w:pPr>
            <w:r w:rsidRPr="00752797">
              <w:t>&lt;file&gt;</w:t>
            </w:r>
          </w:p>
        </w:tc>
        <w:tc>
          <w:tcPr>
            <w:tcW w:w="1700" w:type="dxa"/>
          </w:tcPr>
          <w:p w:rsidR="00FA6759" w:rsidRPr="00752797" w:rsidRDefault="00FA6759" w:rsidP="00995779">
            <w:pPr>
              <w:pStyle w:val="PlainText"/>
              <w:jc w:val="both"/>
              <w:cnfStyle w:val="000000100000"/>
            </w:pPr>
          </w:p>
        </w:tc>
      </w:tr>
    </w:tbl>
    <w:p w:rsidR="00FA6759" w:rsidRPr="00752797" w:rsidRDefault="00FA6759" w:rsidP="00FA6759">
      <w:pPr>
        <w:pStyle w:val="Heading2"/>
        <w:spacing w:line="240" w:lineRule="auto"/>
        <w:jc w:val="both"/>
        <w:rPr>
          <w:lang w:val="en-US"/>
        </w:rPr>
      </w:pPr>
      <w:bookmarkStart w:id="241" w:name="_Toc285701680"/>
      <w:bookmarkStart w:id="242" w:name="_Toc412623870"/>
      <w:bookmarkStart w:id="243" w:name="_Toc413611040"/>
      <w:r w:rsidRPr="00752797">
        <w:rPr>
          <w:lang w:val="en-US"/>
        </w:rPr>
        <w:t>Discharge input</w:t>
      </w:r>
      <w:bookmarkEnd w:id="241"/>
      <w:bookmarkEnd w:id="242"/>
      <w:bookmarkEnd w:id="243"/>
    </w:p>
    <w:p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rsidR="00620A54" w:rsidRPr="00752797" w:rsidRDefault="00620A54" w:rsidP="002603CC">
      <w:pPr>
        <w:pStyle w:val="Codeheader"/>
        <w:rPr>
          <w:lang w:val="en-US"/>
        </w:rPr>
      </w:pPr>
      <w:r w:rsidRPr="00752797">
        <w:rPr>
          <w:lang w:val="en-US"/>
        </w:rPr>
        <w:lastRenderedPageBreak/>
        <w:t>disch_loc.txt</w:t>
      </w:r>
    </w:p>
    <w:p w:rsidR="00620A54" w:rsidRPr="00752797" w:rsidRDefault="00620A54" w:rsidP="002603CC">
      <w:pPr>
        <w:pStyle w:val="Code"/>
        <w:jc w:val="both"/>
      </w:pPr>
      <w:r w:rsidRPr="00752797">
        <w:t>&lt;x_start 1&gt; &lt;y_start 1&gt; &lt;x_end 1&gt; &lt;y_end 1&gt;</w:t>
      </w:r>
    </w:p>
    <w:p w:rsidR="00620A54" w:rsidRPr="00752797" w:rsidRDefault="00620A54" w:rsidP="002603CC">
      <w:pPr>
        <w:pStyle w:val="Code"/>
        <w:jc w:val="both"/>
      </w:pPr>
      <w:r w:rsidRPr="00752797">
        <w:t>&lt;x_start 2&gt; &lt;y_start 2&gt; &lt;x_end 2&gt; &lt;y_end 2&gt;</w:t>
      </w:r>
    </w:p>
    <w:p w:rsidR="00620A54" w:rsidRPr="00752797" w:rsidRDefault="00620A54" w:rsidP="002603CC">
      <w:pPr>
        <w:pStyle w:val="Code"/>
        <w:jc w:val="both"/>
      </w:pPr>
      <w:r w:rsidRPr="00752797">
        <w:t>&lt;x_start 3&gt; &lt;y_start 3&gt; &lt;x_end 3&gt; &lt;y_end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&lt;x_start ndisch&gt; &lt;y_start ndisch&gt; &lt;x_end ndisch&gt; &lt;y_end ndisch&gt;</w:t>
      </w:r>
    </w:p>
    <w:p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rsidR="00620A54" w:rsidRPr="00752797" w:rsidRDefault="00620A54" w:rsidP="002603CC">
      <w:pPr>
        <w:pStyle w:val="Code"/>
        <w:jc w:val="both"/>
      </w:pPr>
      <w:r w:rsidRPr="00752797">
        <w:t>&lt;t 1&gt; &lt;Q 1,1&gt; &lt;Q 2,1&gt; ... &lt;Q ndisch,1&gt;</w:t>
      </w:r>
    </w:p>
    <w:p w:rsidR="00620A54" w:rsidRPr="00752797" w:rsidRDefault="00620A54" w:rsidP="002603CC">
      <w:pPr>
        <w:pStyle w:val="Code"/>
        <w:jc w:val="both"/>
      </w:pPr>
      <w:r w:rsidRPr="00752797">
        <w:t>&lt;t 2&gt; &lt;Q 1,2&gt; &lt;Q 2,2&gt; ... &lt;Q ndisch,2&gt;</w:t>
      </w:r>
    </w:p>
    <w:p w:rsidR="00620A54" w:rsidRPr="00752797" w:rsidRDefault="00620A54" w:rsidP="002603CC">
      <w:pPr>
        <w:pStyle w:val="Code"/>
        <w:jc w:val="both"/>
      </w:pPr>
      <w:r w:rsidRPr="00752797">
        <w:t>&lt;t 3&gt; &lt;Q 1,3&gt; &lt;Q 2,3&gt; ... &lt;Q ndisch,3&gt;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&lt;t ntdisch&gt; &lt;Q 1,ntdisch&gt; &lt;Q 2,ntdisch&gt; ... &lt;Q ndisch,ntdisch&gt;</w:t>
      </w:r>
    </w:p>
    <w:p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rsidR="000F7A3E" w:rsidRPr="00752797" w:rsidRDefault="000F7A3E" w:rsidP="000F7A3E">
      <w:pPr>
        <w:pStyle w:val="BodyText"/>
        <w:jc w:val="center"/>
        <w:rPr>
          <w:lang w:val="en-US"/>
        </w:rPr>
      </w:pPr>
      <w:r w:rsidRPr="00752797">
        <w:rPr>
          <w:noProof/>
          <w:lang w:val="en-US"/>
        </w:rPr>
        <w:drawing>
          <wp:inline distT="0" distB="0" distL="0" distR="0">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680000" cy="2796494"/>
                    </a:xfrm>
                    <a:prstGeom prst="rect">
                      <a:avLst/>
                    </a:prstGeom>
                    <a:noFill/>
                    <a:ln>
                      <a:noFill/>
                    </a:ln>
                  </pic:spPr>
                </pic:pic>
              </a:graphicData>
            </a:graphic>
          </wp:inline>
        </w:drawing>
      </w:r>
    </w:p>
    <w:p w:rsidR="000F7A3E" w:rsidRPr="00752797" w:rsidRDefault="000F7A3E" w:rsidP="000F7A3E">
      <w:pPr>
        <w:pStyle w:val="Caption"/>
        <w:rPr>
          <w:lang w:val="en-US"/>
        </w:rPr>
      </w:pPr>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4</w:t>
      </w:r>
      <w:r w:rsidR="007E1D7E">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16</w:t>
      </w:r>
      <w:r w:rsidR="007E1D7E">
        <w:rPr>
          <w:lang w:val="en-US"/>
        </w:rPr>
        <w:fldChar w:fldCharType="end"/>
      </w:r>
      <w:r w:rsidRPr="00752797">
        <w:rPr>
          <w:lang w:val="en-US"/>
        </w:rPr>
        <w:tab/>
        <w:t>Overview of all keywords related to the discharge input</w:t>
      </w:r>
    </w:p>
    <w:tbl>
      <w:tblPr>
        <w:tblStyle w:val="LightShading-Accent1"/>
        <w:tblW w:w="0" w:type="auto"/>
        <w:tblLook w:val="04A0"/>
      </w:tblPr>
      <w:tblGrid>
        <w:gridCol w:w="2107"/>
        <w:gridCol w:w="2082"/>
        <w:gridCol w:w="1223"/>
        <w:gridCol w:w="1289"/>
        <w:gridCol w:w="973"/>
        <w:gridCol w:w="1256"/>
      </w:tblGrid>
      <w:tr w:rsidR="00620A54" w:rsidRPr="00752797" w:rsidTr="00883631">
        <w:trPr>
          <w:cnfStyle w:val="100000000000"/>
          <w:tblHeader/>
        </w:trPr>
        <w:tc>
          <w:tcPr>
            <w:cnfStyle w:val="00100000000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pPr>
            <w:r w:rsidRPr="00752797">
              <w:t>description</w:t>
            </w:r>
          </w:p>
        </w:tc>
        <w:tc>
          <w:tcPr>
            <w:tcW w:w="1417" w:type="dxa"/>
          </w:tcPr>
          <w:p w:rsidR="00620A54" w:rsidRPr="00752797" w:rsidRDefault="00620A54" w:rsidP="002603CC">
            <w:pPr>
              <w:pStyle w:val="PlainText"/>
              <w:jc w:val="both"/>
              <w:cnfStyle w:val="100000000000"/>
            </w:pPr>
            <w:r w:rsidRPr="00752797">
              <w:t>default</w:t>
            </w:r>
          </w:p>
        </w:tc>
        <w:tc>
          <w:tcPr>
            <w:tcW w:w="1984" w:type="dxa"/>
          </w:tcPr>
          <w:p w:rsidR="00620A54" w:rsidRPr="00752797" w:rsidRDefault="00620A54" w:rsidP="002603CC">
            <w:pPr>
              <w:pStyle w:val="PlainText"/>
              <w:jc w:val="both"/>
              <w:cnfStyle w:val="100000000000"/>
            </w:pPr>
            <w:r w:rsidRPr="00752797">
              <w:t>range</w:t>
            </w:r>
          </w:p>
        </w:tc>
        <w:tc>
          <w:tcPr>
            <w:tcW w:w="850" w:type="dxa"/>
          </w:tcPr>
          <w:p w:rsidR="00620A54" w:rsidRPr="00752797" w:rsidRDefault="00620A54" w:rsidP="002603CC">
            <w:pPr>
              <w:pStyle w:val="PlainText"/>
              <w:jc w:val="both"/>
              <w:cnfStyle w:val="100000000000"/>
            </w:pPr>
            <w:r w:rsidRPr="00752797">
              <w:t>units</w:t>
            </w:r>
          </w:p>
        </w:tc>
        <w:tc>
          <w:tcPr>
            <w:tcW w:w="1700"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disch_loc_file</w:t>
            </w:r>
            <w:r w:rsidR="001B6449" w:rsidRPr="00752797">
              <w:t>+</w:t>
            </w:r>
          </w:p>
        </w:tc>
        <w:tc>
          <w:tcPr>
            <w:tcW w:w="2834" w:type="dxa"/>
          </w:tcPr>
          <w:p w:rsidR="00620A54" w:rsidRPr="00752797" w:rsidRDefault="00620A54" w:rsidP="002603CC">
            <w:pPr>
              <w:pStyle w:val="PlainText"/>
              <w:jc w:val="both"/>
              <w:cnfStyle w:val="000000100000"/>
              <w:rPr>
                <w:color w:val="auto"/>
              </w:rPr>
            </w:pPr>
            <w:r w:rsidRPr="00752797">
              <w:t>Name of discharge locations file</w:t>
            </w:r>
          </w:p>
        </w:tc>
        <w:tc>
          <w:tcPr>
            <w:tcW w:w="1417" w:type="dxa"/>
          </w:tcPr>
          <w:p w:rsidR="00620A54" w:rsidRPr="00752797" w:rsidRDefault="00620A54" w:rsidP="002603CC">
            <w:pPr>
              <w:pStyle w:val="PlainText"/>
              <w:jc w:val="both"/>
              <w:cnfStyle w:val="000000100000"/>
            </w:pPr>
          </w:p>
        </w:tc>
        <w:tc>
          <w:tcPr>
            <w:tcW w:w="1984" w:type="dxa"/>
          </w:tcPr>
          <w:p w:rsidR="00620A54" w:rsidRPr="00752797" w:rsidRDefault="00620A54" w:rsidP="002603CC">
            <w:pPr>
              <w:pStyle w:val="PlainText"/>
              <w:jc w:val="both"/>
              <w:cnfStyle w:val="000000100000"/>
            </w:pPr>
          </w:p>
        </w:tc>
        <w:tc>
          <w:tcPr>
            <w:tcW w:w="850" w:type="dxa"/>
          </w:tcPr>
          <w:p w:rsidR="00620A54" w:rsidRPr="00752797" w:rsidRDefault="00620A54" w:rsidP="002603CC">
            <w:pPr>
              <w:pStyle w:val="PlainText"/>
              <w:jc w:val="both"/>
              <w:cnfStyle w:val="000000100000"/>
            </w:pPr>
            <w:r w:rsidRPr="00752797">
              <w:t>&lt;file&gt;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rsidR="00620A54" w:rsidRPr="00752797" w:rsidRDefault="00620A54" w:rsidP="002603CC">
            <w:pPr>
              <w:pStyle w:val="PlainText"/>
              <w:jc w:val="both"/>
              <w:cnfStyle w:val="000000000000"/>
              <w:rPr>
                <w:color w:val="auto"/>
              </w:rPr>
            </w:pPr>
            <w:r w:rsidRPr="00752797">
              <w:t xml:space="preserve">Name of discharge </w:t>
            </w:r>
            <w:r w:rsidR="00AB1A16" w:rsidRPr="00752797">
              <w:t>time series</w:t>
            </w:r>
            <w:r w:rsidRPr="00752797">
              <w:t xml:space="preserve"> file</w:t>
            </w:r>
          </w:p>
        </w:tc>
        <w:tc>
          <w:tcPr>
            <w:tcW w:w="1417" w:type="dxa"/>
          </w:tcPr>
          <w:p w:rsidR="00620A54" w:rsidRPr="00752797" w:rsidRDefault="00620A54" w:rsidP="002603CC">
            <w:pPr>
              <w:pStyle w:val="PlainText"/>
              <w:jc w:val="both"/>
              <w:cnfStyle w:val="000000000000"/>
            </w:pPr>
          </w:p>
        </w:tc>
        <w:tc>
          <w:tcPr>
            <w:tcW w:w="1984" w:type="dxa"/>
          </w:tcPr>
          <w:p w:rsidR="00620A54" w:rsidRPr="00752797" w:rsidRDefault="00620A54" w:rsidP="002603CC">
            <w:pPr>
              <w:pStyle w:val="PlainText"/>
              <w:jc w:val="both"/>
              <w:cnfStyle w:val="000000000000"/>
            </w:pPr>
          </w:p>
        </w:tc>
        <w:tc>
          <w:tcPr>
            <w:tcW w:w="850" w:type="dxa"/>
          </w:tcPr>
          <w:p w:rsidR="00620A54" w:rsidRPr="00752797" w:rsidRDefault="00620A54" w:rsidP="002603CC">
            <w:pPr>
              <w:pStyle w:val="PlainText"/>
              <w:jc w:val="both"/>
              <w:cnfStyle w:val="000000000000"/>
            </w:pPr>
            <w:r w:rsidRPr="00752797">
              <w:t>&lt;file&gt;</w:t>
            </w:r>
          </w:p>
        </w:tc>
        <w:tc>
          <w:tcPr>
            <w:tcW w:w="1700"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ndischarge</w:t>
            </w:r>
            <w:r w:rsidR="001B6449" w:rsidRPr="00752797">
              <w:t>+</w:t>
            </w:r>
          </w:p>
        </w:tc>
        <w:tc>
          <w:tcPr>
            <w:tcW w:w="2834" w:type="dxa"/>
          </w:tcPr>
          <w:p w:rsidR="00620A54" w:rsidRPr="00752797" w:rsidRDefault="00620A54" w:rsidP="002603CC">
            <w:pPr>
              <w:pStyle w:val="PlainText"/>
              <w:jc w:val="both"/>
              <w:cnfStyle w:val="000000100000"/>
              <w:rPr>
                <w:color w:val="auto"/>
              </w:rPr>
            </w:pPr>
            <w:r w:rsidRPr="00752797">
              <w:t>Number of discharge locations</w:t>
            </w:r>
          </w:p>
        </w:tc>
        <w:tc>
          <w:tcPr>
            <w:tcW w:w="1417" w:type="dxa"/>
          </w:tcPr>
          <w:p w:rsidR="00620A54" w:rsidRPr="00752797" w:rsidRDefault="008C0DD1" w:rsidP="002603CC">
            <w:pPr>
              <w:pStyle w:val="PlainText"/>
              <w:jc w:val="both"/>
              <w:cnfStyle w:val="00000010000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100000"/>
            </w:pPr>
            <w:r w:rsidRPr="00752797">
              <w:t>0 - 100</w:t>
            </w:r>
          </w:p>
        </w:tc>
        <w:tc>
          <w:tcPr>
            <w:tcW w:w="850" w:type="dxa"/>
          </w:tcPr>
          <w:p w:rsidR="00620A54" w:rsidRPr="00752797" w:rsidRDefault="00620A54" w:rsidP="002603CC">
            <w:pPr>
              <w:pStyle w:val="PlainText"/>
              <w:jc w:val="both"/>
              <w:cnfStyle w:val="000000100000"/>
            </w:pPr>
            <w:r w:rsidRPr="00752797">
              <w: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ntdischarge</w:t>
            </w:r>
            <w:r w:rsidR="001B6449" w:rsidRPr="00752797">
              <w:t>+</w:t>
            </w:r>
          </w:p>
        </w:tc>
        <w:tc>
          <w:tcPr>
            <w:tcW w:w="2834" w:type="dxa"/>
          </w:tcPr>
          <w:p w:rsidR="00620A54" w:rsidRPr="00752797" w:rsidRDefault="00620A54" w:rsidP="002603CC">
            <w:pPr>
              <w:pStyle w:val="PlainText"/>
              <w:jc w:val="both"/>
              <w:cnfStyle w:val="000000000000"/>
              <w:rPr>
                <w:color w:val="auto"/>
              </w:rPr>
            </w:pPr>
            <w:r w:rsidRPr="00752797">
              <w:t>Length of discharge time series</w:t>
            </w:r>
          </w:p>
        </w:tc>
        <w:tc>
          <w:tcPr>
            <w:tcW w:w="1417" w:type="dxa"/>
          </w:tcPr>
          <w:p w:rsidR="00620A54" w:rsidRPr="00752797" w:rsidRDefault="008C0DD1" w:rsidP="002603CC">
            <w:pPr>
              <w:pStyle w:val="PlainText"/>
              <w:jc w:val="both"/>
              <w:cnfStyle w:val="000000000000"/>
              <w:rPr>
                <w:highlight w:val="yellow"/>
              </w:rPr>
            </w:pPr>
            <w:r w:rsidRPr="00752797">
              <w:rPr>
                <w:highlight w:val="yellow"/>
              </w:rPr>
              <w:t xml:space="preserve"> </w:t>
            </w:r>
          </w:p>
        </w:tc>
        <w:tc>
          <w:tcPr>
            <w:tcW w:w="1984" w:type="dxa"/>
          </w:tcPr>
          <w:p w:rsidR="00620A54" w:rsidRPr="00752797" w:rsidRDefault="00620A54" w:rsidP="002603CC">
            <w:pPr>
              <w:pStyle w:val="PlainText"/>
              <w:jc w:val="both"/>
              <w:cnfStyle w:val="000000000000"/>
            </w:pPr>
            <w:r w:rsidRPr="00752797">
              <w:t>0 - 100</w:t>
            </w:r>
          </w:p>
        </w:tc>
        <w:tc>
          <w:tcPr>
            <w:tcW w:w="850" w:type="dxa"/>
          </w:tcPr>
          <w:p w:rsidR="00620A54" w:rsidRPr="00752797" w:rsidRDefault="00620A54" w:rsidP="002603CC">
            <w:pPr>
              <w:pStyle w:val="PlainText"/>
              <w:jc w:val="both"/>
              <w:cnfStyle w:val="000000000000"/>
            </w:pPr>
            <w:r w:rsidRPr="00752797">
              <w:t>-</w:t>
            </w:r>
          </w:p>
        </w:tc>
        <w:tc>
          <w:tcPr>
            <w:tcW w:w="1700" w:type="dxa"/>
          </w:tcPr>
          <w:p w:rsidR="00620A54" w:rsidRPr="00752797" w:rsidRDefault="00620A54" w:rsidP="002603CC">
            <w:pPr>
              <w:pStyle w:val="PlainText"/>
              <w:jc w:val="both"/>
              <w:cnfStyle w:val="000000000000"/>
            </w:pPr>
          </w:p>
        </w:tc>
      </w:tr>
    </w:tbl>
    <w:p w:rsidR="00620A54" w:rsidRPr="00752797" w:rsidRDefault="00620A54" w:rsidP="002603CC">
      <w:pPr>
        <w:pStyle w:val="Heading2"/>
        <w:spacing w:line="240" w:lineRule="auto"/>
        <w:jc w:val="both"/>
        <w:rPr>
          <w:lang w:val="en-US"/>
        </w:rPr>
      </w:pPr>
      <w:bookmarkStart w:id="244" w:name="_Toc285701681"/>
      <w:bookmarkStart w:id="245" w:name="_Toc413611041"/>
      <w:r w:rsidRPr="00752797">
        <w:rPr>
          <w:lang w:val="en-US"/>
        </w:rPr>
        <w:t>Drifters input</w:t>
      </w:r>
      <w:bookmarkEnd w:id="244"/>
      <w:bookmarkEnd w:id="245"/>
    </w:p>
    <w:p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rsidR="00620A54" w:rsidRPr="00752797" w:rsidRDefault="00620A54" w:rsidP="002603CC">
      <w:pPr>
        <w:pStyle w:val="Codeheader"/>
        <w:rPr>
          <w:lang w:val="en-US"/>
        </w:rPr>
      </w:pPr>
      <w:r w:rsidRPr="00752797">
        <w:rPr>
          <w:lang w:val="en-US"/>
        </w:rPr>
        <w:t>drifter.txt</w:t>
      </w:r>
    </w:p>
    <w:p w:rsidR="00620A54" w:rsidRPr="00752797" w:rsidRDefault="00620A54" w:rsidP="002603CC">
      <w:pPr>
        <w:pStyle w:val="Code"/>
        <w:jc w:val="both"/>
      </w:pPr>
      <w:r w:rsidRPr="00752797">
        <w:t>&lt;x 1&gt; &lt;y 1&gt; &lt;t_start 1&gt; &lt;t_end 1&gt;</w:t>
      </w:r>
    </w:p>
    <w:p w:rsidR="00620A54" w:rsidRPr="00752797" w:rsidRDefault="00620A54" w:rsidP="002603CC">
      <w:pPr>
        <w:pStyle w:val="Code"/>
        <w:jc w:val="both"/>
      </w:pPr>
      <w:r w:rsidRPr="00752797">
        <w:t>&lt;x 2&gt; &lt;y 2&gt; &lt;t_start 2&gt; &lt;t_end 2&gt;</w:t>
      </w:r>
    </w:p>
    <w:p w:rsidR="00620A54" w:rsidRPr="00752797" w:rsidRDefault="00620A54" w:rsidP="002603CC">
      <w:pPr>
        <w:pStyle w:val="Code"/>
        <w:jc w:val="both"/>
      </w:pPr>
      <w:r w:rsidRPr="00752797">
        <w:t>&lt;x 3&gt; &lt;y 3&gt; &lt;t_start 3&gt; &lt;t_end 3&gt;</w:t>
      </w:r>
    </w:p>
    <w:p w:rsidR="00620A54" w:rsidRPr="00752797" w:rsidRDefault="00620A54" w:rsidP="002603CC">
      <w:pPr>
        <w:pStyle w:val="Code"/>
        <w:jc w:val="both"/>
      </w:pPr>
      <w:r w:rsidRPr="00752797">
        <w:t>...</w:t>
      </w:r>
    </w:p>
    <w:p w:rsidR="00620A54" w:rsidRPr="00752797" w:rsidRDefault="00620A54" w:rsidP="002603CC">
      <w:pPr>
        <w:pStyle w:val="Code"/>
        <w:jc w:val="both"/>
      </w:pPr>
      <w:r w:rsidRPr="00752797">
        <w:t>&lt;x ndrifter&gt; &lt;y ndrifter&gt; &lt;t_start ndrifter&gt; &lt;t_end ndrifter&gt;</w:t>
      </w:r>
    </w:p>
    <w:p w:rsidR="00620A54" w:rsidRPr="00752797" w:rsidRDefault="00620A54" w:rsidP="002603CC">
      <w:pPr>
        <w:pStyle w:val="BodyText"/>
        <w:rPr>
          <w:lang w:val="en-US"/>
        </w:rPr>
      </w:pPr>
      <w:r w:rsidRPr="00752797">
        <w:rPr>
          <w:lang w:val="en-US"/>
        </w:rPr>
        <w:t>The table below gives an overview of all keywords related to drifters:</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17</w:t>
      </w:r>
      <w:r w:rsidR="007E1D7E">
        <w:rPr>
          <w:lang w:val="en-US"/>
        </w:rPr>
        <w:fldChar w:fldCharType="end"/>
      </w:r>
      <w:r w:rsidRPr="00752797">
        <w:rPr>
          <w:lang w:val="en-US"/>
        </w:rPr>
        <w:tab/>
        <w:t>Overview of all keywords related to drifters</w:t>
      </w:r>
    </w:p>
    <w:tbl>
      <w:tblPr>
        <w:tblStyle w:val="LightShading-Accent1"/>
        <w:tblW w:w="0" w:type="auto"/>
        <w:tblLook w:val="04A0"/>
      </w:tblPr>
      <w:tblGrid>
        <w:gridCol w:w="1735"/>
        <w:gridCol w:w="2029"/>
        <w:gridCol w:w="1729"/>
        <w:gridCol w:w="1240"/>
        <w:gridCol w:w="973"/>
        <w:gridCol w:w="1224"/>
      </w:tblGrid>
      <w:tr w:rsidR="00620A54" w:rsidRPr="00752797" w:rsidTr="00FA6759">
        <w:trPr>
          <w:cnfStyle w:val="100000000000"/>
          <w:tblHeader/>
        </w:trPr>
        <w:tc>
          <w:tcPr>
            <w:cnfStyle w:val="001000000000"/>
            <w:tcW w:w="1735" w:type="dxa"/>
          </w:tcPr>
          <w:p w:rsidR="00620A54" w:rsidRPr="00752797" w:rsidRDefault="00620A54" w:rsidP="002603CC">
            <w:pPr>
              <w:pStyle w:val="PlainText"/>
              <w:jc w:val="both"/>
            </w:pPr>
            <w:r w:rsidRPr="00752797">
              <w:t>keyword</w:t>
            </w:r>
          </w:p>
        </w:tc>
        <w:tc>
          <w:tcPr>
            <w:tcW w:w="2029" w:type="dxa"/>
          </w:tcPr>
          <w:p w:rsidR="00620A54" w:rsidRPr="00752797" w:rsidRDefault="00620A54" w:rsidP="002603CC">
            <w:pPr>
              <w:pStyle w:val="PlainText"/>
              <w:jc w:val="both"/>
              <w:cnfStyle w:val="100000000000"/>
              <w:rPr>
                <w:b w:val="0"/>
                <w:bCs w:val="0"/>
                <w:color w:val="auto"/>
              </w:rPr>
            </w:pPr>
            <w:r w:rsidRPr="00752797">
              <w:t>description</w:t>
            </w:r>
          </w:p>
        </w:tc>
        <w:tc>
          <w:tcPr>
            <w:tcW w:w="1729" w:type="dxa"/>
          </w:tcPr>
          <w:p w:rsidR="00620A54" w:rsidRPr="00752797" w:rsidRDefault="00620A54" w:rsidP="002603CC">
            <w:pPr>
              <w:pStyle w:val="PlainText"/>
              <w:jc w:val="both"/>
              <w:cnfStyle w:val="100000000000"/>
            </w:pPr>
            <w:r w:rsidRPr="00752797">
              <w:t>default</w:t>
            </w:r>
          </w:p>
        </w:tc>
        <w:tc>
          <w:tcPr>
            <w:tcW w:w="1240" w:type="dxa"/>
          </w:tcPr>
          <w:p w:rsidR="00620A54" w:rsidRPr="00752797" w:rsidRDefault="00620A54" w:rsidP="002603CC">
            <w:pPr>
              <w:pStyle w:val="PlainText"/>
              <w:jc w:val="both"/>
              <w:cnfStyle w:val="100000000000"/>
            </w:pPr>
            <w:r w:rsidRPr="00752797">
              <w:t>range</w:t>
            </w:r>
          </w:p>
        </w:tc>
        <w:tc>
          <w:tcPr>
            <w:tcW w:w="973" w:type="dxa"/>
          </w:tcPr>
          <w:p w:rsidR="00620A54" w:rsidRPr="00752797" w:rsidRDefault="00620A54" w:rsidP="002603CC">
            <w:pPr>
              <w:pStyle w:val="PlainText"/>
              <w:jc w:val="both"/>
              <w:cnfStyle w:val="100000000000"/>
            </w:pPr>
            <w:r w:rsidRPr="00752797">
              <w:t>units</w:t>
            </w:r>
          </w:p>
        </w:tc>
        <w:tc>
          <w:tcPr>
            <w:tcW w:w="1224" w:type="dxa"/>
          </w:tcPr>
          <w:p w:rsidR="00620A54" w:rsidRPr="00752797" w:rsidRDefault="00620A54" w:rsidP="002603CC">
            <w:pPr>
              <w:pStyle w:val="PlainText"/>
              <w:jc w:val="both"/>
              <w:cnfStyle w:val="100000000000"/>
            </w:pPr>
            <w:r w:rsidRPr="00752797">
              <w:t>remark</w:t>
            </w:r>
          </w:p>
        </w:tc>
      </w:tr>
      <w:tr w:rsidR="00620A54" w:rsidRPr="00752797" w:rsidTr="00FA6759">
        <w:trPr>
          <w:cnfStyle w:val="000000100000"/>
        </w:trPr>
        <w:tc>
          <w:tcPr>
            <w:cnfStyle w:val="001000000000"/>
            <w:tcW w:w="1735" w:type="dxa"/>
          </w:tcPr>
          <w:p w:rsidR="00620A54" w:rsidRPr="00752797" w:rsidRDefault="00620A54" w:rsidP="002603CC">
            <w:pPr>
              <w:pStyle w:val="PlainText"/>
              <w:jc w:val="both"/>
            </w:pPr>
            <w:r w:rsidRPr="00752797">
              <w:t>drifterfile</w:t>
            </w:r>
          </w:p>
        </w:tc>
        <w:tc>
          <w:tcPr>
            <w:tcW w:w="2029" w:type="dxa"/>
          </w:tcPr>
          <w:p w:rsidR="00620A54" w:rsidRPr="00752797" w:rsidRDefault="00620A54" w:rsidP="002603CC">
            <w:pPr>
              <w:pStyle w:val="PlainText"/>
              <w:jc w:val="both"/>
              <w:cnfStyle w:val="000000100000"/>
              <w:rPr>
                <w:color w:val="auto"/>
              </w:rPr>
            </w:pPr>
            <w:r w:rsidRPr="00752797">
              <w:t>Name of drifter data file</w:t>
            </w:r>
          </w:p>
        </w:tc>
        <w:tc>
          <w:tcPr>
            <w:tcW w:w="1729" w:type="dxa"/>
          </w:tcPr>
          <w:p w:rsidR="00620A54" w:rsidRPr="00752797" w:rsidRDefault="00620A54" w:rsidP="002603CC">
            <w:pPr>
              <w:pStyle w:val="PlainText"/>
              <w:jc w:val="both"/>
              <w:cnfStyle w:val="000000100000"/>
            </w:pPr>
          </w:p>
        </w:tc>
        <w:tc>
          <w:tcPr>
            <w:tcW w:w="1240" w:type="dxa"/>
          </w:tcPr>
          <w:p w:rsidR="00620A54" w:rsidRPr="00752797" w:rsidRDefault="00620A54" w:rsidP="002603CC">
            <w:pPr>
              <w:pStyle w:val="PlainText"/>
              <w:jc w:val="both"/>
              <w:cnfStyle w:val="000000100000"/>
            </w:pPr>
          </w:p>
        </w:tc>
        <w:tc>
          <w:tcPr>
            <w:tcW w:w="973" w:type="dxa"/>
          </w:tcPr>
          <w:p w:rsidR="00620A54" w:rsidRPr="00752797" w:rsidRDefault="00620A54" w:rsidP="002603CC">
            <w:pPr>
              <w:pStyle w:val="PlainText"/>
              <w:jc w:val="both"/>
              <w:cnfStyle w:val="000000100000"/>
            </w:pPr>
            <w:r w:rsidRPr="00752797">
              <w:t>&lt;file&gt;</w:t>
            </w:r>
          </w:p>
        </w:tc>
        <w:tc>
          <w:tcPr>
            <w:tcW w:w="1224" w:type="dxa"/>
          </w:tcPr>
          <w:p w:rsidR="00620A54" w:rsidRPr="00752797" w:rsidRDefault="00620A54" w:rsidP="002603CC">
            <w:pPr>
              <w:pStyle w:val="PlainText"/>
              <w:jc w:val="both"/>
              <w:cnfStyle w:val="000000100000"/>
            </w:pPr>
          </w:p>
        </w:tc>
      </w:tr>
      <w:tr w:rsidR="00620A54" w:rsidRPr="00752797" w:rsidTr="00FA6759">
        <w:tc>
          <w:tcPr>
            <w:cnfStyle w:val="001000000000"/>
            <w:tcW w:w="1735" w:type="dxa"/>
          </w:tcPr>
          <w:p w:rsidR="00620A54" w:rsidRPr="00752797" w:rsidRDefault="00620A54" w:rsidP="002603CC">
            <w:pPr>
              <w:pStyle w:val="PlainText"/>
              <w:jc w:val="both"/>
            </w:pPr>
            <w:r w:rsidRPr="00752797">
              <w:t>ndrifter</w:t>
            </w:r>
          </w:p>
        </w:tc>
        <w:tc>
          <w:tcPr>
            <w:tcW w:w="2029" w:type="dxa"/>
          </w:tcPr>
          <w:p w:rsidR="00620A54" w:rsidRPr="00752797" w:rsidRDefault="00620A54" w:rsidP="002603CC">
            <w:pPr>
              <w:pStyle w:val="PlainText"/>
              <w:jc w:val="both"/>
              <w:cnfStyle w:val="000000000000"/>
              <w:rPr>
                <w:color w:val="auto"/>
              </w:rPr>
            </w:pPr>
            <w:r w:rsidRPr="00752797">
              <w:t xml:space="preserve">Number of </w:t>
            </w:r>
            <w:r w:rsidR="00EA4470" w:rsidRPr="00752797">
              <w:t>drifters</w:t>
            </w:r>
          </w:p>
        </w:tc>
        <w:tc>
          <w:tcPr>
            <w:tcW w:w="1729" w:type="dxa"/>
          </w:tcPr>
          <w:p w:rsidR="00620A54" w:rsidRPr="00752797" w:rsidRDefault="00620A54" w:rsidP="002603CC">
            <w:pPr>
              <w:pStyle w:val="PlainText"/>
              <w:jc w:val="both"/>
              <w:cnfStyle w:val="000000000000"/>
            </w:pPr>
            <w:r w:rsidRPr="00752797">
              <w:t>ndrifter</w:t>
            </w:r>
          </w:p>
        </w:tc>
        <w:tc>
          <w:tcPr>
            <w:tcW w:w="1240" w:type="dxa"/>
          </w:tcPr>
          <w:p w:rsidR="00620A54" w:rsidRPr="00752797" w:rsidRDefault="00620A54" w:rsidP="002603CC">
            <w:pPr>
              <w:pStyle w:val="PlainText"/>
              <w:jc w:val="both"/>
              <w:cnfStyle w:val="000000000000"/>
            </w:pPr>
            <w:r w:rsidRPr="00752797">
              <w:t>0 - 50</w:t>
            </w:r>
          </w:p>
        </w:tc>
        <w:tc>
          <w:tcPr>
            <w:tcW w:w="973" w:type="dxa"/>
          </w:tcPr>
          <w:p w:rsidR="00620A54" w:rsidRPr="00752797" w:rsidRDefault="00620A54" w:rsidP="002603CC">
            <w:pPr>
              <w:pStyle w:val="PlainText"/>
              <w:jc w:val="both"/>
              <w:cnfStyle w:val="000000000000"/>
            </w:pPr>
            <w:r w:rsidRPr="00752797">
              <w:t>-</w:t>
            </w:r>
          </w:p>
        </w:tc>
        <w:tc>
          <w:tcPr>
            <w:tcW w:w="1224" w:type="dxa"/>
          </w:tcPr>
          <w:p w:rsidR="00620A54" w:rsidRPr="00752797" w:rsidRDefault="00620A54" w:rsidP="002603CC">
            <w:pPr>
              <w:pStyle w:val="PlainText"/>
              <w:jc w:val="both"/>
              <w:cnfStyle w:val="000000000000"/>
            </w:pPr>
          </w:p>
        </w:tc>
      </w:tr>
    </w:tbl>
    <w:p w:rsidR="00FA6759" w:rsidRPr="00752797" w:rsidRDefault="00FA6759" w:rsidP="00FA6759">
      <w:pPr>
        <w:pStyle w:val="Heading2"/>
        <w:spacing w:line="240" w:lineRule="auto"/>
        <w:jc w:val="both"/>
        <w:rPr>
          <w:lang w:val="en-US"/>
        </w:rPr>
      </w:pPr>
      <w:bookmarkStart w:id="246" w:name="_Toc285701682"/>
      <w:bookmarkStart w:id="247" w:name="_Toc412623872"/>
      <w:bookmarkStart w:id="248" w:name="_Toc413611042"/>
      <w:r w:rsidRPr="00752797">
        <w:rPr>
          <w:lang w:val="en-US"/>
        </w:rPr>
        <w:t>Ship-induced wave</w:t>
      </w:r>
      <w:bookmarkEnd w:id="246"/>
      <w:bookmarkEnd w:id="247"/>
      <w:r w:rsidRPr="00752797">
        <w:rPr>
          <w:lang w:val="en-US"/>
        </w:rPr>
        <w:t xml:space="preserve"> motions</w:t>
      </w:r>
      <w:bookmarkEnd w:id="248"/>
    </w:p>
    <w:p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dx, dy,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r w:rsidRPr="00752797">
        <w:rPr>
          <w:i/>
          <w:lang w:val="en-US"/>
        </w:rPr>
        <w:t>ny</w:t>
      </w:r>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ships  position as function of time.  </w:t>
      </w:r>
    </w:p>
    <w:p w:rsidR="00FA6759" w:rsidRPr="00752797" w:rsidRDefault="00FA6759" w:rsidP="00FA6759">
      <w:pPr>
        <w:pStyle w:val="BodyText"/>
        <w:rPr>
          <w:lang w:val="en-US"/>
        </w:rPr>
      </w:pPr>
      <w:r w:rsidRPr="00752797">
        <w:rPr>
          <w:lang w:val="en-US"/>
        </w:rPr>
        <w:lastRenderedPageBreak/>
        <w:t>To avoid numerical problems, the full ship track should be within the model domain (i.e. a vessel cannot sail through the model boundary). Furthermore, it is advised to start the ship track with a very low velocity and gradually increase the sailing speed. When not taking into account such spin up period, the impact of the ship on the water level can be too abrupt, resulting in unrealistic wave patterns. In addition, it is advised to maintain a relatively deep edge of a few grid cells at both model boundaries (i.e. front and back side).</w:t>
      </w:r>
    </w:p>
    <w:p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rsidR="00FA6759" w:rsidRPr="00752797" w:rsidRDefault="00FA6759" w:rsidP="00FA6759">
      <w:pPr>
        <w:pStyle w:val="Codeheader"/>
        <w:rPr>
          <w:lang w:val="en-US"/>
        </w:rPr>
      </w:pPr>
      <w:r w:rsidRPr="00752797">
        <w:rPr>
          <w:lang w:val="en-US"/>
        </w:rPr>
        <w:t>shipfile.txt</w:t>
      </w:r>
    </w:p>
    <w:p w:rsidR="00FA6759" w:rsidRPr="00752797" w:rsidRDefault="00FA6759" w:rsidP="00FA6759">
      <w:pPr>
        <w:pStyle w:val="Code"/>
        <w:jc w:val="both"/>
      </w:pPr>
      <w:r w:rsidRPr="00752797">
        <w:t>containership.txt</w:t>
      </w:r>
    </w:p>
    <w:p w:rsidR="00FA6759" w:rsidRPr="00752797" w:rsidRDefault="00FA6759" w:rsidP="00FA6759">
      <w:pPr>
        <w:pStyle w:val="Code"/>
        <w:jc w:val="both"/>
      </w:pPr>
      <w:r w:rsidRPr="00752797">
        <w:t>oiltanker.txt</w:t>
      </w:r>
    </w:p>
    <w:p w:rsidR="00FA6759" w:rsidRPr="00752797" w:rsidRDefault="00FA6759" w:rsidP="00FA6759">
      <w:pPr>
        <w:pStyle w:val="Codeheader"/>
        <w:rPr>
          <w:lang w:val="en-US"/>
        </w:rPr>
      </w:pPr>
      <w:r w:rsidRPr="00752797">
        <w:rPr>
          <w:lang w:val="en-US"/>
        </w:rPr>
        <w:t>containership.txt</w:t>
      </w:r>
    </w:p>
    <w:p w:rsidR="00FA6759" w:rsidRPr="00752797" w:rsidRDefault="00FA6759" w:rsidP="00FA6759">
      <w:pPr>
        <w:pStyle w:val="Code"/>
        <w:jc w:val="both"/>
      </w:pPr>
      <w:r w:rsidRPr="00752797">
        <w:t>dx = 10</w:t>
      </w:r>
    </w:p>
    <w:p w:rsidR="00FA6759" w:rsidRPr="00752797" w:rsidRDefault="00FA6759" w:rsidP="00FA6759">
      <w:pPr>
        <w:pStyle w:val="Code"/>
        <w:jc w:val="both"/>
      </w:pPr>
      <w:r w:rsidRPr="00752797">
        <w:t>dy = 10</w:t>
      </w:r>
    </w:p>
    <w:p w:rsidR="00FA6759" w:rsidRPr="00752797" w:rsidRDefault="00FA6759" w:rsidP="00FA6759">
      <w:pPr>
        <w:pStyle w:val="Code"/>
        <w:jc w:val="both"/>
      </w:pPr>
      <w:r w:rsidRPr="00752797">
        <w:t>nx = 30</w:t>
      </w:r>
    </w:p>
    <w:p w:rsidR="00FA6759" w:rsidRPr="00752797" w:rsidRDefault="00FA6759" w:rsidP="00FA6759">
      <w:pPr>
        <w:pStyle w:val="Code"/>
        <w:jc w:val="both"/>
      </w:pPr>
      <w:r w:rsidRPr="00752797">
        <w:t>ny = 10</w:t>
      </w:r>
    </w:p>
    <w:p w:rsidR="00FA6759" w:rsidRPr="00752797" w:rsidRDefault="00FA6759" w:rsidP="00FA6759">
      <w:pPr>
        <w:pStyle w:val="Code"/>
        <w:jc w:val="both"/>
      </w:pPr>
      <w:r w:rsidRPr="00752797">
        <w:t>shipgeom = container_geom.dep</w:t>
      </w:r>
    </w:p>
    <w:p w:rsidR="00FA6759" w:rsidRPr="00752797" w:rsidRDefault="00FA6759" w:rsidP="00FA6759">
      <w:pPr>
        <w:pStyle w:val="Code"/>
        <w:jc w:val="both"/>
      </w:pPr>
      <w:r w:rsidRPr="00752797">
        <w:t>xCG = 120</w:t>
      </w:r>
    </w:p>
    <w:p w:rsidR="00FA6759" w:rsidRPr="00752797" w:rsidRDefault="00FA6759" w:rsidP="00FA6759">
      <w:pPr>
        <w:pStyle w:val="Code"/>
        <w:jc w:val="both"/>
      </w:pPr>
      <w:r w:rsidRPr="00752797">
        <w:t>yCG = 50</w:t>
      </w:r>
    </w:p>
    <w:p w:rsidR="00FA6759" w:rsidRPr="00752797" w:rsidRDefault="00FA6759" w:rsidP="00FA6759">
      <w:pPr>
        <w:pStyle w:val="Code"/>
        <w:jc w:val="both"/>
      </w:pPr>
      <w:r w:rsidRPr="00752797">
        <w:t>zCG = 30</w:t>
      </w:r>
    </w:p>
    <w:p w:rsidR="00FA6759" w:rsidRPr="00752797" w:rsidRDefault="00FA6759" w:rsidP="00FA6759">
      <w:pPr>
        <w:pStyle w:val="Code"/>
        <w:jc w:val="both"/>
      </w:pPr>
      <w:r w:rsidRPr="00752797">
        <w:t>shiptrack = container_track.txt</w:t>
      </w:r>
    </w:p>
    <w:p w:rsidR="00FA6759" w:rsidRPr="00752797" w:rsidRDefault="00FA6759" w:rsidP="00FA6759">
      <w:pPr>
        <w:pStyle w:val="Code"/>
        <w:jc w:val="both"/>
      </w:pPr>
      <w:r w:rsidRPr="00752797">
        <w:t>flying = 1</w:t>
      </w:r>
    </w:p>
    <w:p w:rsidR="00FA6759" w:rsidRPr="00752797" w:rsidRDefault="00FA6759" w:rsidP="00FA6759">
      <w:pPr>
        <w:pStyle w:val="Code"/>
        <w:jc w:val="both"/>
      </w:pPr>
      <w:r w:rsidRPr="00752797">
        <w:t>compute_force = 1</w:t>
      </w:r>
    </w:p>
    <w:p w:rsidR="00FA6759" w:rsidRPr="00752797" w:rsidRDefault="00FA6759" w:rsidP="00FA6759">
      <w:pPr>
        <w:pStyle w:val="Code"/>
        <w:jc w:val="both"/>
      </w:pPr>
      <w:r w:rsidRPr="00752797">
        <w:t>compute_motion = 1</w:t>
      </w:r>
    </w:p>
    <w:p w:rsidR="00FA6759" w:rsidRPr="00752797" w:rsidRDefault="00FA6759" w:rsidP="00FA6759">
      <w:pPr>
        <w:pStyle w:val="Codeheader"/>
        <w:rPr>
          <w:lang w:val="en-US"/>
        </w:rPr>
      </w:pPr>
      <w:r w:rsidRPr="00752797">
        <w:rPr>
          <w:lang w:val="en-US"/>
        </w:rPr>
        <w:t>pannamax_geom.txt</w:t>
      </w:r>
    </w:p>
    <w:p w:rsidR="00FA6759" w:rsidRPr="00752797" w:rsidRDefault="00FA6759" w:rsidP="00FA6759">
      <w:pPr>
        <w:pStyle w:val="Code"/>
        <w:jc w:val="both"/>
      </w:pPr>
      <w:r w:rsidRPr="00752797">
        <w:t>&lt;z 0,0&gt; &lt;z 1,0&gt; &lt;z 2,0&gt; &lt;z 3,0&gt; ... &lt;z nx,0&gt; &lt;z nx+1,0&gt;</w:t>
      </w:r>
    </w:p>
    <w:p w:rsidR="00FA6759" w:rsidRPr="00752797" w:rsidRDefault="00FA6759" w:rsidP="00FA6759">
      <w:pPr>
        <w:pStyle w:val="Code"/>
        <w:jc w:val="both"/>
      </w:pPr>
      <w:r w:rsidRPr="00752797">
        <w:t>&lt;z 0,1&gt; &lt;z 1,1&gt; &lt;z 2,1&gt; &lt;z 3,1&gt; ... &lt;z nx,1&gt; &lt;z nx+1,1&gt;</w:t>
      </w:r>
    </w:p>
    <w:p w:rsidR="00FA6759" w:rsidRPr="00752797" w:rsidRDefault="00FA6759" w:rsidP="00FA6759">
      <w:pPr>
        <w:pStyle w:val="Code"/>
        <w:jc w:val="both"/>
      </w:pPr>
      <w:r w:rsidRPr="00752797">
        <w:t>...</w:t>
      </w:r>
    </w:p>
    <w:p w:rsidR="00FA6759" w:rsidRPr="00752797" w:rsidRDefault="00FA6759" w:rsidP="00FA6759">
      <w:pPr>
        <w:pStyle w:val="Code"/>
        <w:jc w:val="both"/>
      </w:pPr>
      <w:r w:rsidRPr="00752797">
        <w:t>&lt;z 0,ny&gt; &lt;z 1,ny&gt; &lt;z 2,ny&gt; &lt;z 3,ny&gt; ... &lt;z nx,ny&gt; &lt;z nx+1,ny&gt;</w:t>
      </w:r>
    </w:p>
    <w:p w:rsidR="00FA6759" w:rsidRPr="00752797" w:rsidRDefault="00FA6759" w:rsidP="00FA6759">
      <w:pPr>
        <w:pStyle w:val="Code"/>
        <w:jc w:val="both"/>
      </w:pPr>
      <w:r w:rsidRPr="00752797">
        <w:t>&lt;z 0,ny+1&gt; &lt;z 1,ny+1&gt; &lt;z 2,ny+1&gt; &lt;z 3,ny+1&gt; ... &lt;z nx,ny+1&gt; &lt;z nx+1,ny+1&gt;</w:t>
      </w:r>
    </w:p>
    <w:p w:rsidR="00FA6759" w:rsidRPr="00752797" w:rsidRDefault="00FA6759" w:rsidP="00FA6759">
      <w:pPr>
        <w:pStyle w:val="Codeheader"/>
        <w:rPr>
          <w:lang w:val="en-US"/>
        </w:rPr>
      </w:pPr>
      <w:r w:rsidRPr="00752797">
        <w:rPr>
          <w:lang w:val="en-US"/>
        </w:rPr>
        <w:t>pannamax_track.txt</w:t>
      </w:r>
    </w:p>
    <w:p w:rsidR="00FA6759" w:rsidRPr="00752797" w:rsidRDefault="00FA6759" w:rsidP="00FA6759">
      <w:pPr>
        <w:pStyle w:val="Code"/>
        <w:jc w:val="both"/>
      </w:pPr>
      <w:r w:rsidRPr="00752797">
        <w:t>&lt;t 1&gt; &lt;x 1&gt; &lt;y 1&gt; &lt;z 1&gt;</w:t>
      </w:r>
    </w:p>
    <w:p w:rsidR="00FA6759" w:rsidRPr="00752797" w:rsidRDefault="00FA6759" w:rsidP="00FA6759">
      <w:pPr>
        <w:pStyle w:val="Code"/>
        <w:jc w:val="both"/>
      </w:pPr>
      <w:r w:rsidRPr="00752797">
        <w:t>&lt;t 2&gt; &lt;x 2&gt; &lt;y 2&gt; &lt;z 2&gt;</w:t>
      </w:r>
    </w:p>
    <w:p w:rsidR="00FA6759" w:rsidRPr="00752797" w:rsidRDefault="00FA6759" w:rsidP="00FA6759">
      <w:pPr>
        <w:pStyle w:val="Code"/>
        <w:jc w:val="both"/>
      </w:pPr>
      <w:r w:rsidRPr="00752797">
        <w:t>&lt;t 3&gt; &lt;x 3&gt; &lt;y 3&gt; &lt;z 3&gt;</w:t>
      </w:r>
    </w:p>
    <w:p w:rsidR="00FA6759" w:rsidRPr="00752797" w:rsidRDefault="00FA6759" w:rsidP="00FA6759">
      <w:pPr>
        <w:pStyle w:val="Code"/>
        <w:jc w:val="both"/>
      </w:pPr>
      <w:r w:rsidRPr="00752797">
        <w:t>...</w:t>
      </w:r>
    </w:p>
    <w:p w:rsidR="00FA6759" w:rsidRPr="00752797" w:rsidRDefault="00FA6759" w:rsidP="00FA6759">
      <w:pPr>
        <w:pStyle w:val="Codeheader"/>
        <w:rPr>
          <w:lang w:val="en-US"/>
        </w:rPr>
      </w:pPr>
      <w:r w:rsidRPr="00752797">
        <w:rPr>
          <w:lang w:val="en-US"/>
        </w:rPr>
        <w:lastRenderedPageBreak/>
        <w:t>oiltanker.txt</w:t>
      </w:r>
    </w:p>
    <w:p w:rsidR="00FA6759" w:rsidRPr="00752797" w:rsidRDefault="00FA6759" w:rsidP="00FA6759">
      <w:pPr>
        <w:pStyle w:val="Code"/>
        <w:jc w:val="both"/>
      </w:pPr>
      <w:r w:rsidRPr="00752797">
        <w:t>dx = 2</w:t>
      </w:r>
    </w:p>
    <w:p w:rsidR="00FA6759" w:rsidRPr="00752797" w:rsidRDefault="00FA6759" w:rsidP="00FA6759">
      <w:pPr>
        <w:pStyle w:val="Code"/>
        <w:jc w:val="both"/>
      </w:pPr>
      <w:r w:rsidRPr="00752797">
        <w:t>dy = 2</w:t>
      </w:r>
    </w:p>
    <w:p w:rsidR="00FA6759" w:rsidRPr="00752797" w:rsidRDefault="00FA6759" w:rsidP="00FA6759">
      <w:pPr>
        <w:pStyle w:val="Code"/>
        <w:jc w:val="both"/>
      </w:pPr>
      <w:r w:rsidRPr="00752797">
        <w:t>nx = 20</w:t>
      </w:r>
    </w:p>
    <w:p w:rsidR="00FA6759" w:rsidRPr="00752797" w:rsidRDefault="00FA6759" w:rsidP="00FA6759">
      <w:pPr>
        <w:pStyle w:val="Code"/>
        <w:jc w:val="both"/>
      </w:pPr>
      <w:r w:rsidRPr="00752797">
        <w:t>ny = 4</w:t>
      </w:r>
    </w:p>
    <w:p w:rsidR="00FA6759" w:rsidRPr="00752797" w:rsidRDefault="00FA6759" w:rsidP="00FA6759">
      <w:pPr>
        <w:pStyle w:val="Code"/>
        <w:jc w:val="both"/>
      </w:pPr>
      <w:r w:rsidRPr="00752797">
        <w:t>shipgeom = tanker_geom.dep</w:t>
      </w:r>
    </w:p>
    <w:p w:rsidR="00FA6759" w:rsidRPr="00752797" w:rsidRDefault="00FA6759" w:rsidP="00FA6759">
      <w:pPr>
        <w:pStyle w:val="Code"/>
        <w:jc w:val="both"/>
      </w:pPr>
      <w:r w:rsidRPr="00752797">
        <w:t>xCG = 20</w:t>
      </w:r>
    </w:p>
    <w:p w:rsidR="00FA6759" w:rsidRPr="00752797" w:rsidRDefault="00FA6759" w:rsidP="00FA6759">
      <w:pPr>
        <w:pStyle w:val="Code"/>
        <w:jc w:val="both"/>
      </w:pPr>
      <w:r w:rsidRPr="00752797">
        <w:t>yCG = 40</w:t>
      </w:r>
    </w:p>
    <w:p w:rsidR="00FA6759" w:rsidRPr="00752797" w:rsidRDefault="00FA6759" w:rsidP="00FA6759">
      <w:pPr>
        <w:pStyle w:val="Code"/>
        <w:jc w:val="both"/>
      </w:pPr>
      <w:r w:rsidRPr="00752797">
        <w:t>zCG = 1.5</w:t>
      </w:r>
    </w:p>
    <w:p w:rsidR="00FA6759" w:rsidRPr="00752797" w:rsidRDefault="00FA6759" w:rsidP="00FA6759">
      <w:pPr>
        <w:pStyle w:val="Code"/>
        <w:jc w:val="both"/>
      </w:pPr>
      <w:r w:rsidRPr="00752797">
        <w:t>shiptrack = tanker_track.txt</w:t>
      </w:r>
    </w:p>
    <w:p w:rsidR="00FA6759" w:rsidRPr="00752797" w:rsidRDefault="00FA6759" w:rsidP="00FA6759">
      <w:pPr>
        <w:pStyle w:val="Code"/>
        <w:jc w:val="both"/>
      </w:pPr>
      <w:r w:rsidRPr="00752797">
        <w:t>flying = 0</w:t>
      </w:r>
    </w:p>
    <w:p w:rsidR="00FA6759" w:rsidRPr="00752797" w:rsidRDefault="00FA6759" w:rsidP="00FA6759">
      <w:pPr>
        <w:pStyle w:val="Codeheader"/>
        <w:rPr>
          <w:lang w:val="en-US"/>
        </w:rPr>
      </w:pPr>
      <w:r w:rsidRPr="00752797">
        <w:rPr>
          <w:lang w:val="en-US"/>
        </w:rPr>
        <w:t>tanker_track.txt</w:t>
      </w:r>
    </w:p>
    <w:p w:rsidR="00FA6759" w:rsidRPr="00752797" w:rsidRDefault="00FA6759" w:rsidP="00FA6759">
      <w:pPr>
        <w:pStyle w:val="Code"/>
        <w:jc w:val="both"/>
      </w:pPr>
      <w:r w:rsidRPr="00752797">
        <w:t>&lt;t 1&gt; &lt;x 1&gt; &lt;y 1&gt;</w:t>
      </w:r>
    </w:p>
    <w:p w:rsidR="00FA6759" w:rsidRPr="00752797" w:rsidRDefault="00FA6759" w:rsidP="00FA6759">
      <w:pPr>
        <w:pStyle w:val="Code"/>
        <w:jc w:val="both"/>
      </w:pPr>
      <w:r w:rsidRPr="00752797">
        <w:t>&lt;t 2&gt; &lt;x 2&gt; &lt;y 2&gt;</w:t>
      </w:r>
    </w:p>
    <w:p w:rsidR="00FA6759" w:rsidRPr="00752797" w:rsidRDefault="00FA6759" w:rsidP="00FA6759">
      <w:pPr>
        <w:pStyle w:val="Code"/>
        <w:jc w:val="both"/>
      </w:pPr>
      <w:r w:rsidRPr="00752797">
        <w:t>&lt;t 3&gt; &lt;x 3&gt; &lt;y 3&gt;</w:t>
      </w:r>
    </w:p>
    <w:p w:rsidR="00FA6759" w:rsidRPr="00752797" w:rsidRDefault="00FA6759" w:rsidP="00FA6759">
      <w:pPr>
        <w:pStyle w:val="Code"/>
        <w:jc w:val="both"/>
      </w:pPr>
      <w:r w:rsidRPr="00752797">
        <w:t>...</w:t>
      </w:r>
    </w:p>
    <w:p w:rsidR="00003B05" w:rsidRPr="00752797" w:rsidRDefault="00003B05" w:rsidP="00003B05">
      <w:pPr>
        <w:pStyle w:val="Caption"/>
        <w:rPr>
          <w:lang w:val="en-US"/>
        </w:rPr>
      </w:pPr>
      <w:bookmarkStart w:id="249" w:name="_Ref285455080"/>
      <w:bookmarkStart w:id="250" w:name="_Ref285455082"/>
      <w:bookmarkStart w:id="251" w:name="_Toc285701683"/>
      <w:bookmarkStart w:id="252" w:name="_Toc412623873"/>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18</w:t>
      </w:r>
      <w:r w:rsidR="007E1D7E">
        <w:rPr>
          <w:lang w:val="en-US"/>
        </w:rPr>
        <w:fldChar w:fldCharType="end"/>
      </w:r>
      <w:r w:rsidRPr="00752797">
        <w:rPr>
          <w:lang w:val="en-US"/>
        </w:rPr>
        <w:tab/>
        <w:t>Overview of all keywords related to the ship module</w:t>
      </w:r>
    </w:p>
    <w:tbl>
      <w:tblPr>
        <w:tblStyle w:val="LightShading-Accent1"/>
        <w:tblW w:w="0" w:type="auto"/>
        <w:tblLook w:val="04A0"/>
      </w:tblPr>
      <w:tblGrid>
        <w:gridCol w:w="1628"/>
        <w:gridCol w:w="2255"/>
        <w:gridCol w:w="1267"/>
        <w:gridCol w:w="1449"/>
        <w:gridCol w:w="973"/>
        <w:gridCol w:w="1358"/>
      </w:tblGrid>
      <w:tr w:rsidR="00003B05" w:rsidRPr="00752797" w:rsidTr="00003B05">
        <w:trPr>
          <w:cnfStyle w:val="100000000000"/>
          <w:tblHeader/>
        </w:trPr>
        <w:tc>
          <w:tcPr>
            <w:cnfStyle w:val="001000000000"/>
            <w:tcW w:w="1984" w:type="dxa"/>
          </w:tcPr>
          <w:p w:rsidR="00003B05" w:rsidRPr="00752797" w:rsidRDefault="00003B05" w:rsidP="00003B05">
            <w:pPr>
              <w:pStyle w:val="PlainText"/>
              <w:jc w:val="both"/>
            </w:pPr>
            <w:r w:rsidRPr="00752797">
              <w:t>Keyword</w:t>
            </w:r>
          </w:p>
        </w:tc>
        <w:tc>
          <w:tcPr>
            <w:tcW w:w="2834" w:type="dxa"/>
          </w:tcPr>
          <w:p w:rsidR="00003B05" w:rsidRPr="00752797" w:rsidRDefault="00003B05" w:rsidP="00003B05">
            <w:pPr>
              <w:pStyle w:val="PlainText"/>
              <w:jc w:val="both"/>
              <w:cnfStyle w:val="100000000000"/>
            </w:pPr>
            <w:r w:rsidRPr="00752797">
              <w:t>description</w:t>
            </w:r>
          </w:p>
        </w:tc>
        <w:tc>
          <w:tcPr>
            <w:tcW w:w="1417" w:type="dxa"/>
          </w:tcPr>
          <w:p w:rsidR="00003B05" w:rsidRPr="00752797" w:rsidRDefault="00003B05" w:rsidP="00003B05">
            <w:pPr>
              <w:pStyle w:val="PlainText"/>
              <w:jc w:val="both"/>
              <w:cnfStyle w:val="100000000000"/>
            </w:pPr>
            <w:r w:rsidRPr="00752797">
              <w:t>default</w:t>
            </w:r>
          </w:p>
        </w:tc>
        <w:tc>
          <w:tcPr>
            <w:tcW w:w="1984" w:type="dxa"/>
          </w:tcPr>
          <w:p w:rsidR="00003B05" w:rsidRPr="00752797" w:rsidRDefault="00003B05" w:rsidP="00003B05">
            <w:pPr>
              <w:pStyle w:val="PlainText"/>
              <w:jc w:val="both"/>
              <w:cnfStyle w:val="100000000000"/>
            </w:pPr>
            <w:r w:rsidRPr="00752797">
              <w:t>range</w:t>
            </w:r>
          </w:p>
        </w:tc>
        <w:tc>
          <w:tcPr>
            <w:tcW w:w="850" w:type="dxa"/>
          </w:tcPr>
          <w:p w:rsidR="00003B05" w:rsidRPr="00752797" w:rsidRDefault="00003B05" w:rsidP="00003B05">
            <w:pPr>
              <w:pStyle w:val="PlainText"/>
              <w:jc w:val="both"/>
              <w:cnfStyle w:val="100000000000"/>
            </w:pPr>
            <w:r w:rsidRPr="00752797">
              <w:t>units</w:t>
            </w:r>
          </w:p>
        </w:tc>
        <w:tc>
          <w:tcPr>
            <w:tcW w:w="1700" w:type="dxa"/>
          </w:tcPr>
          <w:p w:rsidR="00003B05" w:rsidRPr="00752797" w:rsidRDefault="00003B05" w:rsidP="00003B05">
            <w:pPr>
              <w:pStyle w:val="PlainText"/>
              <w:jc w:val="both"/>
              <w:cnfStyle w:val="100000000000"/>
            </w:pPr>
            <w:r w:rsidRPr="00752797">
              <w:t>remark</w:t>
            </w:r>
          </w:p>
        </w:tc>
      </w:tr>
      <w:tr w:rsidR="00003B05" w:rsidRPr="00752797" w:rsidTr="00003B05">
        <w:trPr>
          <w:cnfStyle w:val="000000100000"/>
        </w:trPr>
        <w:tc>
          <w:tcPr>
            <w:cnfStyle w:val="001000000000"/>
            <w:tcW w:w="1984" w:type="dxa"/>
          </w:tcPr>
          <w:p w:rsidR="00003B05" w:rsidRPr="00752797" w:rsidRDefault="00003B05" w:rsidP="00003B05">
            <w:pPr>
              <w:pStyle w:val="PlainText"/>
              <w:jc w:val="both"/>
            </w:pPr>
            <w:r w:rsidRPr="00752797">
              <w:t>nship*</w:t>
            </w:r>
          </w:p>
        </w:tc>
        <w:tc>
          <w:tcPr>
            <w:tcW w:w="2834" w:type="dxa"/>
          </w:tcPr>
          <w:p w:rsidR="00003B05" w:rsidRPr="00752797" w:rsidRDefault="00003B05" w:rsidP="00003B05">
            <w:pPr>
              <w:pStyle w:val="PlainText"/>
              <w:jc w:val="both"/>
              <w:cnfStyle w:val="000000100000"/>
            </w:pPr>
            <w:r w:rsidRPr="00752797">
              <w:t>Number of ships</w:t>
            </w:r>
          </w:p>
        </w:tc>
        <w:tc>
          <w:tcPr>
            <w:tcW w:w="1417" w:type="dxa"/>
          </w:tcPr>
          <w:p w:rsidR="00003B05" w:rsidRPr="00752797" w:rsidRDefault="00003B05" w:rsidP="00003B05">
            <w:pPr>
              <w:pStyle w:val="PlainText"/>
              <w:jc w:val="both"/>
              <w:cnfStyle w:val="000000100000"/>
            </w:pPr>
            <w:r w:rsidRPr="00752797">
              <w:t>-123</w:t>
            </w:r>
          </w:p>
        </w:tc>
        <w:tc>
          <w:tcPr>
            <w:tcW w:w="1984" w:type="dxa"/>
          </w:tcPr>
          <w:p w:rsidR="00003B05" w:rsidRPr="00752797" w:rsidRDefault="00003B05" w:rsidP="00003B05">
            <w:pPr>
              <w:pStyle w:val="PlainText"/>
              <w:jc w:val="both"/>
              <w:cnfStyle w:val="000000100000"/>
            </w:pPr>
          </w:p>
        </w:tc>
        <w:tc>
          <w:tcPr>
            <w:tcW w:w="850" w:type="dxa"/>
          </w:tcPr>
          <w:p w:rsidR="00003B05" w:rsidRPr="00752797" w:rsidRDefault="00003B05" w:rsidP="00003B05">
            <w:pPr>
              <w:pStyle w:val="PlainText"/>
              <w:jc w:val="both"/>
              <w:cnfStyle w:val="000000100000"/>
            </w:pPr>
            <w:r w:rsidRPr="00752797">
              <w:t>-</w:t>
            </w:r>
          </w:p>
        </w:tc>
        <w:tc>
          <w:tcPr>
            <w:tcW w:w="1700" w:type="dxa"/>
          </w:tcPr>
          <w:p w:rsidR="00003B05" w:rsidRPr="00752797" w:rsidRDefault="00003B05" w:rsidP="00003B05">
            <w:pPr>
              <w:pStyle w:val="PlainText"/>
              <w:jc w:val="both"/>
              <w:cnfStyle w:val="000000100000"/>
            </w:pPr>
          </w:p>
        </w:tc>
      </w:tr>
      <w:tr w:rsidR="00003B05" w:rsidRPr="00752797" w:rsidTr="00003B05">
        <w:tc>
          <w:tcPr>
            <w:cnfStyle w:val="001000000000"/>
            <w:tcW w:w="1984" w:type="dxa"/>
          </w:tcPr>
          <w:p w:rsidR="00003B05" w:rsidRPr="00752797" w:rsidRDefault="00003B05" w:rsidP="00003B05">
            <w:pPr>
              <w:pStyle w:val="PlainText"/>
              <w:jc w:val="both"/>
            </w:pPr>
            <w:r w:rsidRPr="00752797">
              <w:t>shipfile</w:t>
            </w:r>
          </w:p>
        </w:tc>
        <w:tc>
          <w:tcPr>
            <w:tcW w:w="2834" w:type="dxa"/>
          </w:tcPr>
          <w:p w:rsidR="00003B05" w:rsidRPr="00752797" w:rsidRDefault="00003B05" w:rsidP="00003B05">
            <w:pPr>
              <w:pStyle w:val="PlainText"/>
              <w:jc w:val="both"/>
              <w:cnfStyle w:val="000000000000"/>
            </w:pPr>
            <w:r w:rsidRPr="00752797">
              <w:t>Name of ship data file</w:t>
            </w:r>
          </w:p>
        </w:tc>
        <w:tc>
          <w:tcPr>
            <w:tcW w:w="1417" w:type="dxa"/>
          </w:tcPr>
          <w:p w:rsidR="00003B05" w:rsidRPr="00752797" w:rsidRDefault="00003B05" w:rsidP="00003B05">
            <w:pPr>
              <w:pStyle w:val="PlainText"/>
              <w:jc w:val="both"/>
              <w:cnfStyle w:val="000000000000"/>
            </w:pPr>
          </w:p>
        </w:tc>
        <w:tc>
          <w:tcPr>
            <w:tcW w:w="1984" w:type="dxa"/>
          </w:tcPr>
          <w:p w:rsidR="00003B05" w:rsidRPr="00752797" w:rsidRDefault="00003B05" w:rsidP="00003B05">
            <w:pPr>
              <w:pStyle w:val="PlainText"/>
              <w:jc w:val="both"/>
              <w:cnfStyle w:val="000000000000"/>
            </w:pPr>
          </w:p>
        </w:tc>
        <w:tc>
          <w:tcPr>
            <w:tcW w:w="850" w:type="dxa"/>
          </w:tcPr>
          <w:p w:rsidR="00003B05" w:rsidRPr="00752797" w:rsidRDefault="00003B05" w:rsidP="00003B05">
            <w:pPr>
              <w:pStyle w:val="PlainText"/>
              <w:jc w:val="both"/>
              <w:cnfStyle w:val="000000000000"/>
            </w:pPr>
            <w:r w:rsidRPr="00752797">
              <w:t>&lt;file&gt;</w:t>
            </w:r>
          </w:p>
        </w:tc>
        <w:tc>
          <w:tcPr>
            <w:tcW w:w="1700" w:type="dxa"/>
          </w:tcPr>
          <w:p w:rsidR="00003B05" w:rsidRPr="00752797" w:rsidRDefault="00003B05" w:rsidP="00003B05">
            <w:pPr>
              <w:pStyle w:val="PlainText"/>
              <w:jc w:val="both"/>
              <w:cnfStyle w:val="000000000000"/>
            </w:pPr>
          </w:p>
        </w:tc>
      </w:tr>
    </w:tbl>
    <w:p w:rsidR="00FA6759" w:rsidRPr="00752797" w:rsidRDefault="00FA6759" w:rsidP="00FA6759">
      <w:pPr>
        <w:pStyle w:val="Heading2"/>
        <w:spacing w:line="240" w:lineRule="auto"/>
        <w:jc w:val="both"/>
        <w:rPr>
          <w:lang w:val="en-US"/>
        </w:rPr>
      </w:pPr>
      <w:bookmarkStart w:id="253" w:name="_Toc413611043"/>
      <w:r w:rsidRPr="00752797">
        <w:rPr>
          <w:lang w:val="en-US"/>
        </w:rPr>
        <w:t>Output selection</w:t>
      </w:r>
      <w:bookmarkEnd w:id="249"/>
      <w:bookmarkEnd w:id="250"/>
      <w:bookmarkEnd w:id="251"/>
      <w:bookmarkEnd w:id="252"/>
      <w:bookmarkEnd w:id="253"/>
    </w:p>
    <w:p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19</w:t>
      </w:r>
      <w:r w:rsidR="007E1D7E">
        <w:rPr>
          <w:lang w:val="en-US"/>
        </w:rPr>
        <w:fldChar w:fldCharType="end"/>
      </w:r>
      <w:r w:rsidRPr="00752797">
        <w:rPr>
          <w:lang w:val="en-US"/>
        </w:rPr>
        <w:tab/>
        <w:t>Overview of all keywords related to the output definitions</w:t>
      </w:r>
    </w:p>
    <w:tbl>
      <w:tblPr>
        <w:tblStyle w:val="LightShading-Accent1"/>
        <w:tblW w:w="0" w:type="auto"/>
        <w:tblLook w:val="04A0"/>
      </w:tblPr>
      <w:tblGrid>
        <w:gridCol w:w="1893"/>
        <w:gridCol w:w="2145"/>
        <w:gridCol w:w="1193"/>
        <w:gridCol w:w="1538"/>
        <w:gridCol w:w="973"/>
        <w:gridCol w:w="1188"/>
      </w:tblGrid>
      <w:tr w:rsidR="00620A54" w:rsidRPr="00752797" w:rsidTr="00586C99">
        <w:trPr>
          <w:cnfStyle w:val="100000000000"/>
          <w:tblHeader/>
        </w:trPr>
        <w:tc>
          <w:tcPr>
            <w:cnfStyle w:val="001000000000"/>
            <w:tcW w:w="1893" w:type="dxa"/>
          </w:tcPr>
          <w:p w:rsidR="00620A54" w:rsidRPr="00752797" w:rsidRDefault="00620A54" w:rsidP="002603CC">
            <w:pPr>
              <w:pStyle w:val="PlainText"/>
              <w:jc w:val="both"/>
            </w:pPr>
            <w:r w:rsidRPr="00752797">
              <w:t>keyword</w:t>
            </w:r>
          </w:p>
        </w:tc>
        <w:tc>
          <w:tcPr>
            <w:tcW w:w="2145" w:type="dxa"/>
          </w:tcPr>
          <w:p w:rsidR="00620A54" w:rsidRPr="00752797" w:rsidRDefault="00620A54" w:rsidP="002603CC">
            <w:pPr>
              <w:pStyle w:val="PlainText"/>
              <w:jc w:val="both"/>
              <w:cnfStyle w:val="100000000000"/>
              <w:rPr>
                <w:b w:val="0"/>
                <w:bCs w:val="0"/>
                <w:color w:val="auto"/>
              </w:rPr>
            </w:pPr>
            <w:r w:rsidRPr="00752797">
              <w:t>description</w:t>
            </w:r>
          </w:p>
        </w:tc>
        <w:tc>
          <w:tcPr>
            <w:tcW w:w="1193" w:type="dxa"/>
          </w:tcPr>
          <w:p w:rsidR="00620A54" w:rsidRPr="00752797" w:rsidRDefault="00620A54" w:rsidP="002603CC">
            <w:pPr>
              <w:pStyle w:val="PlainText"/>
              <w:jc w:val="both"/>
              <w:cnfStyle w:val="100000000000"/>
            </w:pPr>
            <w:r w:rsidRPr="00752797">
              <w:t>default</w:t>
            </w:r>
          </w:p>
        </w:tc>
        <w:tc>
          <w:tcPr>
            <w:tcW w:w="1538" w:type="dxa"/>
          </w:tcPr>
          <w:p w:rsidR="00620A54" w:rsidRPr="00752797" w:rsidRDefault="00620A54" w:rsidP="002603CC">
            <w:pPr>
              <w:pStyle w:val="PlainText"/>
              <w:jc w:val="both"/>
              <w:cnfStyle w:val="100000000000"/>
            </w:pPr>
            <w:r w:rsidRPr="00752797">
              <w:t>range</w:t>
            </w:r>
          </w:p>
        </w:tc>
        <w:tc>
          <w:tcPr>
            <w:tcW w:w="973" w:type="dxa"/>
          </w:tcPr>
          <w:p w:rsidR="00620A54" w:rsidRPr="00752797" w:rsidRDefault="00620A54" w:rsidP="002603CC">
            <w:pPr>
              <w:pStyle w:val="PlainText"/>
              <w:jc w:val="both"/>
              <w:cnfStyle w:val="100000000000"/>
            </w:pPr>
            <w:r w:rsidRPr="00752797">
              <w:t>units</w:t>
            </w:r>
          </w:p>
        </w:tc>
        <w:tc>
          <w:tcPr>
            <w:tcW w:w="1188" w:type="dxa"/>
          </w:tcPr>
          <w:p w:rsidR="00620A54" w:rsidRPr="00752797" w:rsidRDefault="00620A54" w:rsidP="002603CC">
            <w:pPr>
              <w:pStyle w:val="PlainText"/>
              <w:jc w:val="both"/>
              <w:cnfStyle w:val="100000000000"/>
            </w:pPr>
            <w:r w:rsidRPr="00752797">
              <w:t>remark</w:t>
            </w: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globalvars</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Mnems of global output variables, not per se the same size as nglobalvar (invalid variables, defaults)</w:t>
            </w:r>
          </w:p>
        </w:tc>
        <w:tc>
          <w:tcPr>
            <w:tcW w:w="1193" w:type="dxa"/>
          </w:tcPr>
          <w:p w:rsidR="00620A54" w:rsidRPr="00752797" w:rsidRDefault="00620A54" w:rsidP="002603CC">
            <w:pPr>
              <w:pStyle w:val="PlainText"/>
              <w:jc w:val="both"/>
              <w:cnfStyle w:val="000000100000"/>
            </w:pPr>
            <w:r w:rsidRPr="00752797">
              <w:t>'abc'</w:t>
            </w:r>
          </w:p>
        </w:tc>
        <w:tc>
          <w:tcPr>
            <w:tcW w:w="1538" w:type="dxa"/>
          </w:tcPr>
          <w:p w:rsidR="00620A54" w:rsidRPr="00752797" w:rsidRDefault="00620A54" w:rsidP="002603CC">
            <w:pPr>
              <w:pStyle w:val="PlainText"/>
              <w:jc w:val="both"/>
              <w:cnfStyle w:val="000000100000"/>
            </w:pP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meanvars</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Mnems of mean output variables (by variables)</w:t>
            </w:r>
          </w:p>
        </w:tc>
        <w:tc>
          <w:tcPr>
            <w:tcW w:w="1193" w:type="dxa"/>
          </w:tcPr>
          <w:p w:rsidR="00620A54" w:rsidRPr="00752797" w:rsidRDefault="00620A54" w:rsidP="002603CC">
            <w:pPr>
              <w:pStyle w:val="PlainText"/>
              <w:jc w:val="both"/>
              <w:cnfStyle w:val="000000000000"/>
            </w:pPr>
            <w:r w:rsidRPr="00752797">
              <w:t>'abc'</w:t>
            </w:r>
          </w:p>
        </w:tc>
        <w:tc>
          <w:tcPr>
            <w:tcW w:w="1538" w:type="dxa"/>
          </w:tcPr>
          <w:p w:rsidR="00620A54" w:rsidRPr="00752797" w:rsidRDefault="00620A54" w:rsidP="002603CC">
            <w:pPr>
              <w:pStyle w:val="PlainText"/>
              <w:jc w:val="both"/>
              <w:cnfStyle w:val="000000000000"/>
            </w:pP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ncfilename</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Xbeach netcdf output file name</w:t>
            </w:r>
          </w:p>
        </w:tc>
        <w:tc>
          <w:tcPr>
            <w:tcW w:w="1193" w:type="dxa"/>
          </w:tcPr>
          <w:p w:rsidR="00620A54" w:rsidRPr="00752797" w:rsidRDefault="00620A54" w:rsidP="002603CC">
            <w:pPr>
              <w:pStyle w:val="PlainText"/>
              <w:jc w:val="both"/>
              <w:cnfStyle w:val="000000100000"/>
            </w:pPr>
          </w:p>
        </w:tc>
        <w:tc>
          <w:tcPr>
            <w:tcW w:w="1538" w:type="dxa"/>
          </w:tcPr>
          <w:p w:rsidR="00620A54" w:rsidRPr="00752797" w:rsidRDefault="00620A54" w:rsidP="002603CC">
            <w:pPr>
              <w:pStyle w:val="PlainText"/>
              <w:jc w:val="both"/>
              <w:cnfStyle w:val="000000100000"/>
            </w:pPr>
          </w:p>
        </w:tc>
        <w:tc>
          <w:tcPr>
            <w:tcW w:w="973" w:type="dxa"/>
          </w:tcPr>
          <w:p w:rsidR="00620A54" w:rsidRPr="00752797" w:rsidRDefault="00620A54" w:rsidP="002603CC">
            <w:pPr>
              <w:pStyle w:val="PlainText"/>
              <w:jc w:val="both"/>
              <w:cnfStyle w:val="000000100000"/>
            </w:pPr>
            <w:r w:rsidRPr="00752797">
              <w:t>&lt;file&gt;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ncross</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Number of output cross sections</w:t>
            </w:r>
          </w:p>
        </w:tc>
        <w:tc>
          <w:tcPr>
            <w:tcW w:w="1193" w:type="dxa"/>
          </w:tcPr>
          <w:p w:rsidR="00620A54" w:rsidRPr="00752797" w:rsidRDefault="00620A54" w:rsidP="002603CC">
            <w:pPr>
              <w:pStyle w:val="PlainText"/>
              <w:jc w:val="both"/>
              <w:cnfStyle w:val="000000000000"/>
            </w:pPr>
            <w:r w:rsidRPr="00752797">
              <w:t>0</w:t>
            </w:r>
          </w:p>
        </w:tc>
        <w:tc>
          <w:tcPr>
            <w:tcW w:w="1538" w:type="dxa"/>
          </w:tcPr>
          <w:p w:rsidR="00620A54" w:rsidRPr="00752797" w:rsidRDefault="00620A54" w:rsidP="002603CC">
            <w:pPr>
              <w:pStyle w:val="PlainText"/>
              <w:jc w:val="both"/>
              <w:cnfStyle w:val="000000000000"/>
            </w:pPr>
            <w:r w:rsidRPr="00752797">
              <w:t>0 - 50</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nglobalvar</w:t>
            </w:r>
          </w:p>
        </w:tc>
        <w:tc>
          <w:tcPr>
            <w:tcW w:w="2145" w:type="dxa"/>
          </w:tcPr>
          <w:p w:rsidR="00620A54" w:rsidRPr="00752797" w:rsidRDefault="00620A54" w:rsidP="002603CC">
            <w:pPr>
              <w:pStyle w:val="PlainText"/>
              <w:jc w:val="both"/>
              <w:cnfStyle w:val="000000100000"/>
              <w:rPr>
                <w:color w:val="auto"/>
              </w:rPr>
            </w:pPr>
            <w:r w:rsidRPr="00752797">
              <w:t xml:space="preserve">Number of global output </w:t>
            </w:r>
            <w:r w:rsidRPr="00752797">
              <w:lastRenderedPageBreak/>
              <w:t>variables (as specified by user)</w:t>
            </w:r>
          </w:p>
        </w:tc>
        <w:tc>
          <w:tcPr>
            <w:tcW w:w="1193" w:type="dxa"/>
          </w:tcPr>
          <w:p w:rsidR="00620A54" w:rsidRPr="00752797" w:rsidRDefault="00620A54" w:rsidP="002603CC">
            <w:pPr>
              <w:pStyle w:val="PlainText"/>
              <w:jc w:val="both"/>
              <w:cnfStyle w:val="000000100000"/>
            </w:pPr>
            <w:r w:rsidRPr="00752797">
              <w:lastRenderedPageBreak/>
              <w:t>-1</w:t>
            </w:r>
          </w:p>
        </w:tc>
        <w:tc>
          <w:tcPr>
            <w:tcW w:w="1538" w:type="dxa"/>
          </w:tcPr>
          <w:p w:rsidR="00620A54" w:rsidRPr="00752797" w:rsidRDefault="00620A54" w:rsidP="002603CC">
            <w:pPr>
              <w:pStyle w:val="PlainText"/>
              <w:jc w:val="both"/>
              <w:cnfStyle w:val="000000100000"/>
            </w:pPr>
            <w:r w:rsidRPr="00752797">
              <w:t>-1 - 20</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lastRenderedPageBreak/>
              <w:t>nmeanvar</w:t>
            </w:r>
          </w:p>
        </w:tc>
        <w:tc>
          <w:tcPr>
            <w:tcW w:w="2145" w:type="dxa"/>
          </w:tcPr>
          <w:p w:rsidR="00620A54" w:rsidRPr="00752797" w:rsidRDefault="00620A54" w:rsidP="002603CC">
            <w:pPr>
              <w:pStyle w:val="PlainText"/>
              <w:jc w:val="both"/>
              <w:cnfStyle w:val="000000000000"/>
              <w:rPr>
                <w:color w:val="auto"/>
              </w:rPr>
            </w:pPr>
            <w:r w:rsidRPr="00752797">
              <w:t>Number of mean, min, max, var output variables</w:t>
            </w:r>
          </w:p>
        </w:tc>
        <w:tc>
          <w:tcPr>
            <w:tcW w:w="1193" w:type="dxa"/>
          </w:tcPr>
          <w:p w:rsidR="00620A54" w:rsidRPr="00752797" w:rsidRDefault="00620A54" w:rsidP="002603CC">
            <w:pPr>
              <w:pStyle w:val="PlainText"/>
              <w:jc w:val="both"/>
              <w:cnfStyle w:val="000000000000"/>
            </w:pPr>
            <w:r w:rsidRPr="00752797">
              <w:t>0</w:t>
            </w:r>
          </w:p>
        </w:tc>
        <w:tc>
          <w:tcPr>
            <w:tcW w:w="1538" w:type="dxa"/>
          </w:tcPr>
          <w:p w:rsidR="00620A54" w:rsidRPr="00752797" w:rsidRDefault="00620A54" w:rsidP="002603CC">
            <w:pPr>
              <w:pStyle w:val="PlainText"/>
              <w:jc w:val="both"/>
              <w:cnfStyle w:val="000000000000"/>
            </w:pPr>
            <w:r w:rsidRPr="00752797">
              <w:t>0 - 15</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npoints</w:t>
            </w:r>
          </w:p>
        </w:tc>
        <w:tc>
          <w:tcPr>
            <w:tcW w:w="2145" w:type="dxa"/>
          </w:tcPr>
          <w:p w:rsidR="00620A54" w:rsidRPr="00752797" w:rsidRDefault="00620A54" w:rsidP="002603CC">
            <w:pPr>
              <w:pStyle w:val="PlainText"/>
              <w:jc w:val="both"/>
              <w:cnfStyle w:val="000000100000"/>
              <w:rPr>
                <w:color w:val="auto"/>
              </w:rPr>
            </w:pPr>
            <w:r w:rsidRPr="00752797">
              <w:t>Number of output point locations</w:t>
            </w:r>
          </w:p>
        </w:tc>
        <w:tc>
          <w:tcPr>
            <w:tcW w:w="1193" w:type="dxa"/>
          </w:tcPr>
          <w:p w:rsidR="00620A54" w:rsidRPr="00752797" w:rsidRDefault="00620A54" w:rsidP="002603CC">
            <w:pPr>
              <w:pStyle w:val="PlainText"/>
              <w:jc w:val="both"/>
              <w:cnfStyle w:val="000000100000"/>
            </w:pPr>
            <w:r w:rsidRPr="00752797">
              <w:t>0</w:t>
            </w:r>
          </w:p>
        </w:tc>
        <w:tc>
          <w:tcPr>
            <w:tcW w:w="1538" w:type="dxa"/>
          </w:tcPr>
          <w:p w:rsidR="00620A54" w:rsidRPr="00752797" w:rsidRDefault="00620A54" w:rsidP="002603CC">
            <w:pPr>
              <w:pStyle w:val="PlainText"/>
              <w:jc w:val="both"/>
              <w:cnfStyle w:val="000000100000"/>
            </w:pPr>
            <w:r w:rsidRPr="00752797">
              <w:t>0 - 50</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npointvar</w:t>
            </w:r>
          </w:p>
        </w:tc>
        <w:tc>
          <w:tcPr>
            <w:tcW w:w="2145" w:type="dxa"/>
          </w:tcPr>
          <w:p w:rsidR="00620A54" w:rsidRPr="00752797" w:rsidRDefault="00620A54" w:rsidP="002603CC">
            <w:pPr>
              <w:pStyle w:val="PlainText"/>
              <w:jc w:val="both"/>
              <w:cnfStyle w:val="000000000000"/>
              <w:rPr>
                <w:color w:val="auto"/>
              </w:rPr>
            </w:pPr>
            <w:r w:rsidRPr="00752797">
              <w:t>Number of point output variables</w:t>
            </w:r>
          </w:p>
        </w:tc>
        <w:tc>
          <w:tcPr>
            <w:tcW w:w="1193" w:type="dxa"/>
          </w:tcPr>
          <w:p w:rsidR="00620A54" w:rsidRPr="00752797" w:rsidRDefault="00620A54" w:rsidP="002603CC">
            <w:pPr>
              <w:pStyle w:val="PlainText"/>
              <w:jc w:val="both"/>
              <w:cnfStyle w:val="000000000000"/>
            </w:pPr>
            <w:r w:rsidRPr="00752797">
              <w:t>0</w:t>
            </w:r>
          </w:p>
        </w:tc>
        <w:tc>
          <w:tcPr>
            <w:tcW w:w="1538" w:type="dxa"/>
          </w:tcPr>
          <w:p w:rsidR="00620A54" w:rsidRPr="00752797" w:rsidRDefault="00620A54" w:rsidP="002603CC">
            <w:pPr>
              <w:pStyle w:val="PlainText"/>
              <w:jc w:val="both"/>
              <w:cnfStyle w:val="000000000000"/>
            </w:pPr>
            <w:r w:rsidRPr="00752797">
              <w:t>0 - 50</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nrugauge</w:t>
            </w:r>
          </w:p>
        </w:tc>
        <w:tc>
          <w:tcPr>
            <w:tcW w:w="2145" w:type="dxa"/>
          </w:tcPr>
          <w:p w:rsidR="00620A54" w:rsidRPr="00752797" w:rsidRDefault="00620A54" w:rsidP="002603CC">
            <w:pPr>
              <w:pStyle w:val="PlainText"/>
              <w:jc w:val="both"/>
              <w:cnfStyle w:val="000000100000"/>
              <w:rPr>
                <w:color w:val="auto"/>
              </w:rPr>
            </w:pPr>
            <w:r w:rsidRPr="00752797">
              <w:t>Number of output runup gauge locations</w:t>
            </w:r>
          </w:p>
        </w:tc>
        <w:tc>
          <w:tcPr>
            <w:tcW w:w="1193" w:type="dxa"/>
          </w:tcPr>
          <w:p w:rsidR="00620A54" w:rsidRPr="00752797" w:rsidRDefault="00620A54" w:rsidP="002603CC">
            <w:pPr>
              <w:pStyle w:val="PlainText"/>
              <w:jc w:val="both"/>
              <w:cnfStyle w:val="000000100000"/>
            </w:pPr>
            <w:r w:rsidRPr="00752797">
              <w:t>0</w:t>
            </w:r>
          </w:p>
        </w:tc>
        <w:tc>
          <w:tcPr>
            <w:tcW w:w="1538" w:type="dxa"/>
          </w:tcPr>
          <w:p w:rsidR="00620A54" w:rsidRPr="00752797" w:rsidRDefault="00620A54" w:rsidP="002603CC">
            <w:pPr>
              <w:pStyle w:val="PlainText"/>
              <w:jc w:val="both"/>
              <w:cnfStyle w:val="000000100000"/>
            </w:pPr>
            <w:r w:rsidRPr="00752797">
              <w:t>0 - 50</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nrugdepth</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Number of depths to compute runup in runup gauge</w:t>
            </w:r>
          </w:p>
        </w:tc>
        <w:tc>
          <w:tcPr>
            <w:tcW w:w="1193" w:type="dxa"/>
          </w:tcPr>
          <w:p w:rsidR="00620A54" w:rsidRPr="00752797" w:rsidRDefault="00620A54" w:rsidP="002603CC">
            <w:pPr>
              <w:pStyle w:val="PlainText"/>
              <w:jc w:val="both"/>
              <w:cnfStyle w:val="000000000000"/>
            </w:pPr>
            <w:r w:rsidRPr="00752797">
              <w:t>1</w:t>
            </w:r>
          </w:p>
        </w:tc>
        <w:tc>
          <w:tcPr>
            <w:tcW w:w="1538" w:type="dxa"/>
          </w:tcPr>
          <w:p w:rsidR="00620A54" w:rsidRPr="00752797" w:rsidRDefault="00620A54" w:rsidP="002603CC">
            <w:pPr>
              <w:pStyle w:val="PlainText"/>
              <w:jc w:val="both"/>
              <w:cnfStyle w:val="000000000000"/>
            </w:pPr>
            <w:r w:rsidRPr="00752797">
              <w:t>1 - 10</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outputformat</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Output file format</w:t>
            </w:r>
          </w:p>
        </w:tc>
        <w:tc>
          <w:tcPr>
            <w:tcW w:w="1193" w:type="dxa"/>
          </w:tcPr>
          <w:p w:rsidR="00620A54" w:rsidRPr="00752797" w:rsidRDefault="00620A54" w:rsidP="002603CC">
            <w:pPr>
              <w:pStyle w:val="PlainText"/>
              <w:jc w:val="both"/>
              <w:cnfStyle w:val="000000100000"/>
            </w:pPr>
            <w:r w:rsidRPr="00752797">
              <w:t>fortran</w:t>
            </w:r>
          </w:p>
        </w:tc>
        <w:tc>
          <w:tcPr>
            <w:tcW w:w="1538" w:type="dxa"/>
          </w:tcPr>
          <w:p w:rsidR="00620A54" w:rsidRPr="00752797" w:rsidRDefault="00620A54" w:rsidP="002603CC">
            <w:pPr>
              <w:pStyle w:val="PlainText"/>
              <w:jc w:val="both"/>
              <w:cnfStyle w:val="000000100000"/>
            </w:pPr>
            <w:r w:rsidRPr="00752797">
              <w:t>fortran, netcdf, debug</w:t>
            </w:r>
          </w:p>
        </w:tc>
        <w:tc>
          <w:tcPr>
            <w:tcW w:w="973" w:type="dxa"/>
          </w:tcPr>
          <w:p w:rsidR="00620A54" w:rsidRPr="00752797" w:rsidRDefault="00620A54" w:rsidP="002603CC">
            <w:pPr>
              <w:pStyle w:val="PlainText"/>
              <w:jc w:val="both"/>
              <w:cnfStyle w:val="000000100000"/>
            </w:pP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pointtypes</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Point types (0 = point, 1 = rugauge)</w:t>
            </w:r>
          </w:p>
        </w:tc>
        <w:tc>
          <w:tcPr>
            <w:tcW w:w="1193" w:type="dxa"/>
          </w:tcPr>
          <w:p w:rsidR="00620A54" w:rsidRPr="00752797" w:rsidRDefault="00620A54" w:rsidP="002603CC">
            <w:pPr>
              <w:pStyle w:val="PlainText"/>
              <w:jc w:val="both"/>
              <w:cnfStyle w:val="000000000000"/>
            </w:pPr>
            <w:r w:rsidRPr="00752797">
              <w:t>&gt; NULL()</w:t>
            </w:r>
          </w:p>
        </w:tc>
        <w:tc>
          <w:tcPr>
            <w:tcW w:w="1538" w:type="dxa"/>
          </w:tcPr>
          <w:p w:rsidR="00620A54" w:rsidRPr="00752797" w:rsidRDefault="00620A54" w:rsidP="002603CC">
            <w:pPr>
              <w:pStyle w:val="PlainText"/>
              <w:jc w:val="both"/>
              <w:cnfStyle w:val="000000000000"/>
            </w:pP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pointvars</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Mnems of point output variables (by variables)</w:t>
            </w:r>
          </w:p>
        </w:tc>
        <w:tc>
          <w:tcPr>
            <w:tcW w:w="1193" w:type="dxa"/>
          </w:tcPr>
          <w:p w:rsidR="00620A54" w:rsidRPr="00752797" w:rsidRDefault="00620A54" w:rsidP="002603CC">
            <w:pPr>
              <w:pStyle w:val="PlainText"/>
              <w:jc w:val="both"/>
              <w:cnfStyle w:val="000000100000"/>
            </w:pPr>
            <w:r w:rsidRPr="00752797">
              <w:t>'abc'</w:t>
            </w:r>
          </w:p>
        </w:tc>
        <w:tc>
          <w:tcPr>
            <w:tcW w:w="1538" w:type="dxa"/>
          </w:tcPr>
          <w:p w:rsidR="00620A54" w:rsidRPr="00752797" w:rsidRDefault="00620A54" w:rsidP="002603CC">
            <w:pPr>
              <w:pStyle w:val="PlainText"/>
              <w:jc w:val="both"/>
              <w:cnfStyle w:val="000000100000"/>
            </w:pP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rugdepth</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Minimum depth for determination of last wet point in runup gauge</w:t>
            </w:r>
          </w:p>
        </w:tc>
        <w:tc>
          <w:tcPr>
            <w:tcW w:w="1193" w:type="dxa"/>
          </w:tcPr>
          <w:p w:rsidR="00620A54" w:rsidRPr="00752797" w:rsidRDefault="00586C99" w:rsidP="002603CC">
            <w:pPr>
              <w:pStyle w:val="PlainText"/>
              <w:jc w:val="both"/>
              <w:cnfStyle w:val="000000000000"/>
            </w:pPr>
            <w:r w:rsidRPr="00752797">
              <w:t>0</w:t>
            </w:r>
          </w:p>
        </w:tc>
        <w:tc>
          <w:tcPr>
            <w:tcW w:w="1538" w:type="dxa"/>
          </w:tcPr>
          <w:p w:rsidR="00620A54" w:rsidRPr="00752797" w:rsidRDefault="00586C99" w:rsidP="002603CC">
            <w:pPr>
              <w:pStyle w:val="PlainText"/>
              <w:jc w:val="both"/>
              <w:cnfStyle w:val="000000000000"/>
            </w:pPr>
            <w:r w:rsidRPr="00752797">
              <w:t>0.0.1</w:t>
            </w:r>
          </w:p>
        </w:tc>
        <w:tc>
          <w:tcPr>
            <w:tcW w:w="973" w:type="dxa"/>
          </w:tcPr>
          <w:p w:rsidR="00620A54" w:rsidRPr="00752797" w:rsidRDefault="00620A54" w:rsidP="002603CC">
            <w:pPr>
              <w:pStyle w:val="PlainText"/>
              <w:jc w:val="both"/>
              <w:cnfStyle w:val="000000000000"/>
            </w:pPr>
            <w:r w:rsidRPr="00752797">
              <w:t>m</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timings</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Switch enable progress output to screen</w:t>
            </w:r>
          </w:p>
        </w:tc>
        <w:tc>
          <w:tcPr>
            <w:tcW w:w="1193" w:type="dxa"/>
          </w:tcPr>
          <w:p w:rsidR="00620A54" w:rsidRPr="00752797" w:rsidRDefault="00620A54" w:rsidP="002603CC">
            <w:pPr>
              <w:pStyle w:val="PlainText"/>
              <w:jc w:val="both"/>
              <w:cnfStyle w:val="000000100000"/>
            </w:pPr>
            <w:r w:rsidRPr="00752797">
              <w:t>1</w:t>
            </w:r>
          </w:p>
        </w:tc>
        <w:tc>
          <w:tcPr>
            <w:tcW w:w="1538" w:type="dxa"/>
          </w:tcPr>
          <w:p w:rsidR="00620A54" w:rsidRPr="00752797" w:rsidRDefault="00620A54" w:rsidP="002603CC">
            <w:pPr>
              <w:pStyle w:val="PlainText"/>
              <w:jc w:val="both"/>
              <w:cnfStyle w:val="000000100000"/>
            </w:pPr>
            <w:r w:rsidRPr="00752797">
              <w:t>0 - 1</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tintc</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Interval time of cross section output</w:t>
            </w:r>
          </w:p>
        </w:tc>
        <w:tc>
          <w:tcPr>
            <w:tcW w:w="1193" w:type="dxa"/>
          </w:tcPr>
          <w:p w:rsidR="00620A54" w:rsidRPr="00752797" w:rsidRDefault="00620A54" w:rsidP="002603CC">
            <w:pPr>
              <w:pStyle w:val="PlainText"/>
              <w:jc w:val="both"/>
              <w:cnfStyle w:val="000000000000"/>
            </w:pPr>
            <w:r w:rsidRPr="00752797">
              <w:t>1.0</w:t>
            </w:r>
          </w:p>
        </w:tc>
        <w:tc>
          <w:tcPr>
            <w:tcW w:w="1538" w:type="dxa"/>
          </w:tcPr>
          <w:p w:rsidR="00620A54" w:rsidRPr="00752797" w:rsidRDefault="00620A54" w:rsidP="002603CC">
            <w:pPr>
              <w:pStyle w:val="PlainText"/>
              <w:jc w:val="both"/>
              <w:cnfStyle w:val="000000000000"/>
            </w:pPr>
            <w:r w:rsidRPr="00752797">
              <w:t>0.01 - 100000.0</w:t>
            </w:r>
          </w:p>
        </w:tc>
        <w:tc>
          <w:tcPr>
            <w:tcW w:w="973" w:type="dxa"/>
          </w:tcPr>
          <w:p w:rsidR="00620A54" w:rsidRPr="00752797" w:rsidRDefault="00620A54" w:rsidP="002603CC">
            <w:pPr>
              <w:pStyle w:val="PlainText"/>
              <w:jc w:val="both"/>
              <w:cnfStyle w:val="000000000000"/>
            </w:pPr>
            <w:r w:rsidRPr="00752797">
              <w:t>s</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tintg</w:t>
            </w:r>
          </w:p>
        </w:tc>
        <w:tc>
          <w:tcPr>
            <w:tcW w:w="2145" w:type="dxa"/>
          </w:tcPr>
          <w:p w:rsidR="00620A54" w:rsidRPr="00752797" w:rsidRDefault="00620A54" w:rsidP="002603CC">
            <w:pPr>
              <w:pStyle w:val="PlainText"/>
              <w:jc w:val="both"/>
              <w:cnfStyle w:val="000000100000"/>
              <w:rPr>
                <w:color w:val="auto"/>
              </w:rPr>
            </w:pPr>
            <w:r w:rsidRPr="00752797">
              <w:t>Interval time of global output</w:t>
            </w:r>
          </w:p>
        </w:tc>
        <w:tc>
          <w:tcPr>
            <w:tcW w:w="1193" w:type="dxa"/>
          </w:tcPr>
          <w:p w:rsidR="00620A54" w:rsidRPr="00752797" w:rsidRDefault="00620A54" w:rsidP="002603CC">
            <w:pPr>
              <w:pStyle w:val="PlainText"/>
              <w:jc w:val="both"/>
              <w:cnfStyle w:val="000000100000"/>
            </w:pPr>
            <w:r w:rsidRPr="00752797">
              <w:t>1.0</w:t>
            </w:r>
          </w:p>
        </w:tc>
        <w:tc>
          <w:tcPr>
            <w:tcW w:w="1538" w:type="dxa"/>
          </w:tcPr>
          <w:p w:rsidR="00620A54" w:rsidRPr="00752797" w:rsidRDefault="00620A54" w:rsidP="002603CC">
            <w:pPr>
              <w:pStyle w:val="PlainText"/>
              <w:jc w:val="both"/>
              <w:cnfStyle w:val="000000100000"/>
            </w:pPr>
            <w:r w:rsidRPr="00752797">
              <w:t>0.01 - 100000.0</w:t>
            </w:r>
          </w:p>
        </w:tc>
        <w:tc>
          <w:tcPr>
            <w:tcW w:w="973" w:type="dxa"/>
          </w:tcPr>
          <w:p w:rsidR="00620A54" w:rsidRPr="00752797" w:rsidRDefault="00620A54" w:rsidP="002603CC">
            <w:pPr>
              <w:pStyle w:val="PlainText"/>
              <w:jc w:val="both"/>
              <w:cnfStyle w:val="000000100000"/>
            </w:pPr>
            <w:r w:rsidRPr="00752797">
              <w:t>s</w:t>
            </w:r>
          </w:p>
        </w:tc>
        <w:tc>
          <w:tcPr>
            <w:tcW w:w="1188" w:type="dxa"/>
          </w:tcPr>
          <w:p w:rsidR="00620A54" w:rsidRPr="00752797" w:rsidRDefault="00620A54" w:rsidP="002603CC">
            <w:pPr>
              <w:pStyle w:val="PlainText"/>
              <w:jc w:val="both"/>
              <w:cnfStyle w:val="000000100000"/>
            </w:pPr>
          </w:p>
        </w:tc>
      </w:tr>
      <w:tr w:rsidR="00586C99" w:rsidRPr="00752797" w:rsidTr="00586C99">
        <w:tc>
          <w:tcPr>
            <w:cnfStyle w:val="001000000000"/>
            <w:tcW w:w="1893" w:type="dxa"/>
          </w:tcPr>
          <w:p w:rsidR="00586C99" w:rsidRPr="00752797" w:rsidRDefault="00586C99" w:rsidP="002603CC">
            <w:pPr>
              <w:pStyle w:val="PlainText"/>
              <w:jc w:val="both"/>
            </w:pPr>
            <w:r w:rsidRPr="00752797">
              <w:t>tintm</w:t>
            </w:r>
          </w:p>
        </w:tc>
        <w:tc>
          <w:tcPr>
            <w:tcW w:w="2145" w:type="dxa"/>
          </w:tcPr>
          <w:p w:rsidR="00586C99" w:rsidRPr="00752797" w:rsidRDefault="00586C99" w:rsidP="002603CC">
            <w:pPr>
              <w:pStyle w:val="PlainText"/>
              <w:jc w:val="both"/>
              <w:cnfStyle w:val="000000000000"/>
              <w:rPr>
                <w:color w:val="auto"/>
              </w:rPr>
            </w:pPr>
            <w:r w:rsidRPr="00752797">
              <w:t>Interval time of mean, var, max, min output</w:t>
            </w:r>
          </w:p>
        </w:tc>
        <w:tc>
          <w:tcPr>
            <w:tcW w:w="1193" w:type="dxa"/>
          </w:tcPr>
          <w:p w:rsidR="00586C99" w:rsidRPr="00752797" w:rsidRDefault="00586C99" w:rsidP="00586C99">
            <w:pPr>
              <w:pStyle w:val="PlainText"/>
              <w:jc w:val="both"/>
              <w:cnfStyle w:val="000000000000"/>
            </w:pPr>
            <w:r w:rsidRPr="00752797">
              <w:t>tstop- tstart</w:t>
            </w:r>
          </w:p>
        </w:tc>
        <w:tc>
          <w:tcPr>
            <w:tcW w:w="1538" w:type="dxa"/>
          </w:tcPr>
          <w:p w:rsidR="00586C99" w:rsidRPr="00752797" w:rsidRDefault="00586C99" w:rsidP="00586C99">
            <w:pPr>
              <w:pStyle w:val="PlainText"/>
              <w:jc w:val="both"/>
              <w:cnfStyle w:val="000000000000"/>
            </w:pPr>
            <w:r w:rsidRPr="00752797">
              <w:t>1 – [tstop – start]</w:t>
            </w:r>
          </w:p>
        </w:tc>
        <w:tc>
          <w:tcPr>
            <w:tcW w:w="973" w:type="dxa"/>
          </w:tcPr>
          <w:p w:rsidR="00586C99" w:rsidRPr="00752797" w:rsidRDefault="00586C99" w:rsidP="00EA4470">
            <w:pPr>
              <w:pStyle w:val="PlainText"/>
              <w:jc w:val="both"/>
              <w:cnfStyle w:val="000000000000"/>
            </w:pPr>
            <w:r w:rsidRPr="00752797">
              <w:t>s</w:t>
            </w:r>
          </w:p>
        </w:tc>
        <w:tc>
          <w:tcPr>
            <w:tcW w:w="1188" w:type="dxa"/>
          </w:tcPr>
          <w:p w:rsidR="00586C99" w:rsidRPr="00752797" w:rsidRDefault="00586C99"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tintp</w:t>
            </w:r>
          </w:p>
        </w:tc>
        <w:tc>
          <w:tcPr>
            <w:tcW w:w="2145" w:type="dxa"/>
          </w:tcPr>
          <w:p w:rsidR="00620A54" w:rsidRPr="00752797" w:rsidRDefault="00620A54" w:rsidP="002603CC">
            <w:pPr>
              <w:pStyle w:val="PlainText"/>
              <w:jc w:val="both"/>
              <w:cnfStyle w:val="000000100000"/>
              <w:rPr>
                <w:color w:val="auto"/>
              </w:rPr>
            </w:pPr>
            <w:r w:rsidRPr="00752797">
              <w:t>Interval time of point and runup gauge output</w:t>
            </w:r>
          </w:p>
        </w:tc>
        <w:tc>
          <w:tcPr>
            <w:tcW w:w="1193" w:type="dxa"/>
          </w:tcPr>
          <w:p w:rsidR="00620A54" w:rsidRPr="00752797" w:rsidRDefault="00620A54" w:rsidP="002603CC">
            <w:pPr>
              <w:pStyle w:val="PlainText"/>
              <w:jc w:val="both"/>
              <w:cnfStyle w:val="000000100000"/>
            </w:pPr>
            <w:r w:rsidRPr="00752797">
              <w:t>1.0</w:t>
            </w:r>
          </w:p>
        </w:tc>
        <w:tc>
          <w:tcPr>
            <w:tcW w:w="1538" w:type="dxa"/>
          </w:tcPr>
          <w:p w:rsidR="00620A54" w:rsidRPr="00752797" w:rsidRDefault="00620A54" w:rsidP="002603CC">
            <w:pPr>
              <w:pStyle w:val="PlainText"/>
              <w:jc w:val="both"/>
              <w:cnfStyle w:val="000000100000"/>
            </w:pPr>
            <w:r w:rsidRPr="00752797">
              <w:t>0.01 - 100000.0</w:t>
            </w:r>
          </w:p>
        </w:tc>
        <w:tc>
          <w:tcPr>
            <w:tcW w:w="973" w:type="dxa"/>
          </w:tcPr>
          <w:p w:rsidR="00620A54" w:rsidRPr="00752797" w:rsidRDefault="00620A54" w:rsidP="002603CC">
            <w:pPr>
              <w:pStyle w:val="PlainText"/>
              <w:jc w:val="both"/>
              <w:cnfStyle w:val="000000100000"/>
            </w:pPr>
            <w:r w:rsidRPr="00752797">
              <w:t>s</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tscross</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 xml:space="preserve">Name of file containing </w:t>
            </w:r>
            <w:r w:rsidRPr="00752797">
              <w:lastRenderedPageBreak/>
              <w:t>timings of cross section output</w:t>
            </w:r>
          </w:p>
        </w:tc>
        <w:tc>
          <w:tcPr>
            <w:tcW w:w="1193" w:type="dxa"/>
          </w:tcPr>
          <w:p w:rsidR="00620A54" w:rsidRPr="00752797" w:rsidRDefault="00620A54" w:rsidP="002603CC">
            <w:pPr>
              <w:pStyle w:val="PlainText"/>
              <w:jc w:val="both"/>
              <w:cnfStyle w:val="000000000000"/>
            </w:pPr>
            <w:r w:rsidRPr="00752797">
              <w:lastRenderedPageBreak/>
              <w:t>None</w:t>
            </w:r>
          </w:p>
        </w:tc>
        <w:tc>
          <w:tcPr>
            <w:tcW w:w="1538" w:type="dxa"/>
          </w:tcPr>
          <w:p w:rsidR="00620A54" w:rsidRPr="00752797" w:rsidRDefault="00620A54" w:rsidP="002603CC">
            <w:pPr>
              <w:pStyle w:val="PlainText"/>
              <w:jc w:val="both"/>
              <w:cnfStyle w:val="000000000000"/>
            </w:pPr>
            <w:r w:rsidRPr="00752797">
              <w:t>None - None</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lastRenderedPageBreak/>
              <w:t>tsglobal</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Name of file containing timings of global output</w:t>
            </w:r>
          </w:p>
        </w:tc>
        <w:tc>
          <w:tcPr>
            <w:tcW w:w="1193" w:type="dxa"/>
          </w:tcPr>
          <w:p w:rsidR="00620A54" w:rsidRPr="00752797" w:rsidRDefault="00620A54" w:rsidP="002603CC">
            <w:pPr>
              <w:pStyle w:val="PlainText"/>
              <w:jc w:val="both"/>
              <w:cnfStyle w:val="000000100000"/>
            </w:pPr>
            <w:r w:rsidRPr="00752797">
              <w:t>None</w:t>
            </w:r>
          </w:p>
        </w:tc>
        <w:tc>
          <w:tcPr>
            <w:tcW w:w="1538" w:type="dxa"/>
          </w:tcPr>
          <w:p w:rsidR="00620A54" w:rsidRPr="00752797" w:rsidRDefault="00620A54" w:rsidP="002603CC">
            <w:pPr>
              <w:pStyle w:val="PlainText"/>
              <w:jc w:val="both"/>
              <w:cnfStyle w:val="000000100000"/>
            </w:pPr>
            <w:r w:rsidRPr="00752797">
              <w:t>None - None</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tsmean</w:t>
            </w:r>
            <w:r w:rsidR="001B6449" w:rsidRPr="00752797">
              <w:t>+</w:t>
            </w:r>
          </w:p>
        </w:tc>
        <w:tc>
          <w:tcPr>
            <w:tcW w:w="2145" w:type="dxa"/>
          </w:tcPr>
          <w:p w:rsidR="00620A54" w:rsidRPr="00752797" w:rsidRDefault="00620A54" w:rsidP="002603CC">
            <w:pPr>
              <w:pStyle w:val="PlainText"/>
              <w:jc w:val="both"/>
              <w:cnfStyle w:val="000000000000"/>
              <w:rPr>
                <w:color w:val="auto"/>
              </w:rPr>
            </w:pPr>
            <w:r w:rsidRPr="00752797">
              <w:t>Name of file containing timings of mean, max, min and var output</w:t>
            </w:r>
          </w:p>
        </w:tc>
        <w:tc>
          <w:tcPr>
            <w:tcW w:w="1193" w:type="dxa"/>
          </w:tcPr>
          <w:p w:rsidR="00620A54" w:rsidRPr="00752797" w:rsidRDefault="00620A54" w:rsidP="002603CC">
            <w:pPr>
              <w:pStyle w:val="PlainText"/>
              <w:jc w:val="both"/>
              <w:cnfStyle w:val="000000000000"/>
            </w:pPr>
            <w:r w:rsidRPr="00752797">
              <w:t>None</w:t>
            </w:r>
          </w:p>
        </w:tc>
        <w:tc>
          <w:tcPr>
            <w:tcW w:w="1538" w:type="dxa"/>
          </w:tcPr>
          <w:p w:rsidR="00620A54" w:rsidRPr="00752797" w:rsidRDefault="00620A54" w:rsidP="002603CC">
            <w:pPr>
              <w:pStyle w:val="PlainText"/>
              <w:jc w:val="both"/>
              <w:cnfStyle w:val="000000000000"/>
            </w:pPr>
            <w:r w:rsidRPr="00752797">
              <w:t>None - None</w:t>
            </w:r>
          </w:p>
        </w:tc>
        <w:tc>
          <w:tcPr>
            <w:tcW w:w="973" w:type="dxa"/>
          </w:tcPr>
          <w:p w:rsidR="00620A54" w:rsidRPr="00752797" w:rsidRDefault="00620A54" w:rsidP="002603CC">
            <w:pPr>
              <w:pStyle w:val="PlainText"/>
              <w:jc w:val="both"/>
              <w:cnfStyle w:val="000000000000"/>
            </w:pPr>
            <w:r w:rsidRPr="00752797">
              <w:t>-</w:t>
            </w:r>
          </w:p>
        </w:tc>
        <w:tc>
          <w:tcPr>
            <w:tcW w:w="1188" w:type="dxa"/>
          </w:tcPr>
          <w:p w:rsidR="00620A54" w:rsidRPr="00752797" w:rsidRDefault="00620A54" w:rsidP="002603CC">
            <w:pPr>
              <w:pStyle w:val="PlainText"/>
              <w:jc w:val="both"/>
              <w:cnfStyle w:val="000000000000"/>
            </w:pPr>
          </w:p>
        </w:tc>
      </w:tr>
      <w:tr w:rsidR="00620A54" w:rsidRPr="00752797" w:rsidTr="00586C99">
        <w:trPr>
          <w:cnfStyle w:val="000000100000"/>
        </w:trPr>
        <w:tc>
          <w:tcPr>
            <w:cnfStyle w:val="001000000000"/>
            <w:tcW w:w="1893" w:type="dxa"/>
          </w:tcPr>
          <w:p w:rsidR="00620A54" w:rsidRPr="00752797" w:rsidRDefault="00620A54" w:rsidP="002603CC">
            <w:pPr>
              <w:pStyle w:val="PlainText"/>
              <w:jc w:val="both"/>
            </w:pPr>
            <w:r w:rsidRPr="00752797">
              <w:t>tspoints</w:t>
            </w:r>
            <w:r w:rsidR="001B6449" w:rsidRPr="00752797">
              <w:t>+</w:t>
            </w:r>
          </w:p>
        </w:tc>
        <w:tc>
          <w:tcPr>
            <w:tcW w:w="2145" w:type="dxa"/>
          </w:tcPr>
          <w:p w:rsidR="00620A54" w:rsidRPr="00752797" w:rsidRDefault="00620A54" w:rsidP="002603CC">
            <w:pPr>
              <w:pStyle w:val="PlainText"/>
              <w:jc w:val="both"/>
              <w:cnfStyle w:val="000000100000"/>
              <w:rPr>
                <w:color w:val="auto"/>
              </w:rPr>
            </w:pPr>
            <w:r w:rsidRPr="00752797">
              <w:t>Name of file containing timings of point output</w:t>
            </w:r>
          </w:p>
        </w:tc>
        <w:tc>
          <w:tcPr>
            <w:tcW w:w="1193" w:type="dxa"/>
          </w:tcPr>
          <w:p w:rsidR="00620A54" w:rsidRPr="00752797" w:rsidRDefault="00620A54" w:rsidP="002603CC">
            <w:pPr>
              <w:pStyle w:val="PlainText"/>
              <w:jc w:val="both"/>
              <w:cnfStyle w:val="000000100000"/>
            </w:pPr>
            <w:r w:rsidRPr="00752797">
              <w:t>None</w:t>
            </w:r>
          </w:p>
        </w:tc>
        <w:tc>
          <w:tcPr>
            <w:tcW w:w="1538" w:type="dxa"/>
          </w:tcPr>
          <w:p w:rsidR="00620A54" w:rsidRPr="00752797" w:rsidRDefault="00620A54" w:rsidP="002603CC">
            <w:pPr>
              <w:pStyle w:val="PlainText"/>
              <w:jc w:val="both"/>
              <w:cnfStyle w:val="000000100000"/>
            </w:pPr>
            <w:r w:rsidRPr="00752797">
              <w:t>None - None</w:t>
            </w:r>
          </w:p>
        </w:tc>
        <w:tc>
          <w:tcPr>
            <w:tcW w:w="973" w:type="dxa"/>
          </w:tcPr>
          <w:p w:rsidR="00620A54" w:rsidRPr="00752797" w:rsidRDefault="00620A54" w:rsidP="002603CC">
            <w:pPr>
              <w:pStyle w:val="PlainText"/>
              <w:jc w:val="both"/>
              <w:cnfStyle w:val="000000100000"/>
            </w:pPr>
            <w:r w:rsidRPr="00752797">
              <w:t>-</w:t>
            </w:r>
          </w:p>
        </w:tc>
        <w:tc>
          <w:tcPr>
            <w:tcW w:w="1188" w:type="dxa"/>
          </w:tcPr>
          <w:p w:rsidR="00620A54" w:rsidRPr="00752797" w:rsidRDefault="00620A54" w:rsidP="002603CC">
            <w:pPr>
              <w:pStyle w:val="PlainText"/>
              <w:jc w:val="both"/>
              <w:cnfStyle w:val="000000100000"/>
            </w:pPr>
          </w:p>
        </w:tc>
      </w:tr>
      <w:tr w:rsidR="00620A54" w:rsidRPr="00752797" w:rsidTr="00586C99">
        <w:tc>
          <w:tcPr>
            <w:cnfStyle w:val="001000000000"/>
            <w:tcW w:w="1893" w:type="dxa"/>
          </w:tcPr>
          <w:p w:rsidR="00620A54" w:rsidRPr="00752797" w:rsidRDefault="00620A54" w:rsidP="002603CC">
            <w:pPr>
              <w:pStyle w:val="PlainText"/>
              <w:jc w:val="both"/>
            </w:pPr>
            <w:r w:rsidRPr="00752797">
              <w:t>tstart</w:t>
            </w:r>
          </w:p>
        </w:tc>
        <w:tc>
          <w:tcPr>
            <w:tcW w:w="2145" w:type="dxa"/>
          </w:tcPr>
          <w:p w:rsidR="00620A54" w:rsidRPr="00752797" w:rsidRDefault="00620A54" w:rsidP="002603CC">
            <w:pPr>
              <w:pStyle w:val="PlainText"/>
              <w:jc w:val="both"/>
              <w:cnfStyle w:val="000000000000"/>
              <w:rPr>
                <w:color w:val="auto"/>
              </w:rPr>
            </w:pPr>
            <w:r w:rsidRPr="00752797">
              <w:t>Start time of output, in morphological time</w:t>
            </w:r>
          </w:p>
        </w:tc>
        <w:tc>
          <w:tcPr>
            <w:tcW w:w="1193" w:type="dxa"/>
          </w:tcPr>
          <w:p w:rsidR="00620A54" w:rsidRPr="00752797" w:rsidRDefault="00620A54" w:rsidP="002603CC">
            <w:pPr>
              <w:pStyle w:val="PlainText"/>
              <w:jc w:val="both"/>
              <w:cnfStyle w:val="000000000000"/>
            </w:pPr>
            <w:r w:rsidRPr="00752797">
              <w:t>1.0</w:t>
            </w:r>
          </w:p>
        </w:tc>
        <w:tc>
          <w:tcPr>
            <w:tcW w:w="1538" w:type="dxa"/>
          </w:tcPr>
          <w:p w:rsidR="00620A54" w:rsidRPr="00752797" w:rsidRDefault="00620A54" w:rsidP="002603CC">
            <w:pPr>
              <w:pStyle w:val="PlainText"/>
              <w:jc w:val="both"/>
              <w:cnfStyle w:val="000000000000"/>
            </w:pPr>
            <w:r w:rsidRPr="00752797">
              <w:t>0.0 - 1000000.0</w:t>
            </w:r>
          </w:p>
        </w:tc>
        <w:tc>
          <w:tcPr>
            <w:tcW w:w="973" w:type="dxa"/>
          </w:tcPr>
          <w:p w:rsidR="00620A54" w:rsidRPr="00752797" w:rsidRDefault="00620A54" w:rsidP="002603CC">
            <w:pPr>
              <w:pStyle w:val="PlainText"/>
              <w:jc w:val="both"/>
              <w:cnfStyle w:val="000000000000"/>
            </w:pPr>
            <w:r w:rsidRPr="00752797">
              <w:t>s</w:t>
            </w:r>
          </w:p>
        </w:tc>
        <w:tc>
          <w:tcPr>
            <w:tcW w:w="1188" w:type="dxa"/>
          </w:tcPr>
          <w:p w:rsidR="00620A54" w:rsidRPr="00752797" w:rsidRDefault="00620A54" w:rsidP="002603CC">
            <w:pPr>
              <w:pStyle w:val="PlainText"/>
              <w:jc w:val="both"/>
              <w:cnfStyle w:val="000000000000"/>
            </w:pPr>
          </w:p>
        </w:tc>
      </w:tr>
    </w:tbl>
    <w:p w:rsidR="00620A54" w:rsidRPr="00752797" w:rsidRDefault="00620A54" w:rsidP="002603CC">
      <w:pPr>
        <w:pStyle w:val="Heading3"/>
        <w:jc w:val="both"/>
        <w:rPr>
          <w:lang w:val="en-US"/>
        </w:rPr>
      </w:pPr>
      <w:bookmarkStart w:id="254" w:name="_Toc285701684"/>
      <w:bookmarkStart w:id="255" w:name="_Toc413611044"/>
      <w:r w:rsidRPr="00752797">
        <w:rPr>
          <w:lang w:val="en-US"/>
        </w:rPr>
        <w:t>Output types</w:t>
      </w:r>
      <w:bookmarkEnd w:id="254"/>
      <w:bookmarkEnd w:id="255"/>
    </w:p>
    <w:p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run-up 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7E1D7E" w:rsidRPr="00752797">
        <w:rPr>
          <w:lang w:val="en-US"/>
        </w:rPr>
        <w:fldChar w:fldCharType="begin"/>
      </w:r>
      <w:r w:rsidR="0005330B" w:rsidRPr="00752797">
        <w:rPr>
          <w:lang w:val="en-US"/>
        </w:rPr>
        <w:instrText xml:space="preserve"> REF _Ref413596327 \h </w:instrText>
      </w:r>
      <w:r w:rsidR="007E1D7E" w:rsidRPr="00752797">
        <w:rPr>
          <w:lang w:val="en-US"/>
        </w:rPr>
      </w:r>
      <w:r w:rsidR="007E1D7E" w:rsidRPr="00752797">
        <w:rPr>
          <w:lang w:val="en-US"/>
        </w:rPr>
        <w:fldChar w:fldCharType="separate"/>
      </w:r>
      <w:r w:rsidR="002D6E55" w:rsidRPr="00752797">
        <w:rPr>
          <w:lang w:val="en-US"/>
        </w:rPr>
        <w:t xml:space="preserve">Table </w:t>
      </w:r>
      <w:r w:rsidR="002D6E55">
        <w:rPr>
          <w:noProof/>
          <w:lang w:val="en-US"/>
        </w:rPr>
        <w:t>4</w:t>
      </w:r>
      <w:r w:rsidR="002D6E55">
        <w:rPr>
          <w:lang w:val="en-US"/>
        </w:rPr>
        <w:t>.</w:t>
      </w:r>
      <w:r w:rsidR="002D6E55">
        <w:rPr>
          <w:noProof/>
          <w:lang w:val="en-US"/>
        </w:rPr>
        <w:t>20</w:t>
      </w:r>
      <w:r w:rsidR="007E1D7E" w:rsidRPr="00752797">
        <w:rPr>
          <w:lang w:val="en-US"/>
        </w:rPr>
        <w:fldChar w:fldCharType="end"/>
      </w:r>
      <w:r w:rsidRPr="00752797">
        <w:rPr>
          <w:lang w:val="en-US"/>
        </w:rPr>
        <w:t>.</w:t>
      </w:r>
    </w:p>
    <w:p w:rsidR="0005330B" w:rsidRPr="00752797" w:rsidRDefault="00620A54" w:rsidP="002603CC">
      <w:pPr>
        <w:pStyle w:val="BodyText"/>
        <w:rPr>
          <w:lang w:val="en-US"/>
        </w:rPr>
      </w:pPr>
      <w:r w:rsidRPr="00752797">
        <w:rPr>
          <w:lang w:val="en-US"/>
        </w:rPr>
        <w:t xml:space="preserve">The </w:t>
      </w:r>
      <w:del w:id="256" w:author="dro" w:date="2015-03-11T15:42:00Z">
        <w:r w:rsidRPr="00752797" w:rsidDel="007F52C1">
          <w:rPr>
            <w:lang w:val="en-US"/>
          </w:rPr>
          <w:delText xml:space="preserve">amount </w:delText>
        </w:r>
      </w:del>
      <w:ins w:id="257" w:author="dro" w:date="2015-03-11T15:42:00Z">
        <w:r w:rsidR="007F52C1">
          <w:rPr>
            <w:lang w:val="en-US"/>
          </w:rPr>
          <w:t>number</w:t>
        </w:r>
        <w:r w:rsidR="007F52C1" w:rsidRPr="00752797">
          <w:rPr>
            <w:lang w:val="en-US"/>
          </w:rPr>
          <w:t xml:space="preserve"> </w:t>
        </w:r>
      </w:ins>
      <w:r w:rsidRPr="00752797">
        <w:rPr>
          <w:lang w:val="en-US"/>
        </w:rPr>
        <w:t xml:space="preserve">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rsidR="0005330B" w:rsidRPr="00752797" w:rsidRDefault="0005330B" w:rsidP="0005330B">
      <w:pPr>
        <w:pStyle w:val="Caption"/>
        <w:rPr>
          <w:lang w:val="en-US"/>
        </w:rPr>
      </w:pPr>
      <w:bookmarkStart w:id="258" w:name="_Ref413596327"/>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20</w:t>
      </w:r>
      <w:r w:rsidR="007E1D7E">
        <w:rPr>
          <w:lang w:val="en-US"/>
        </w:rPr>
        <w:fldChar w:fldCharType="end"/>
      </w:r>
      <w:bookmarkEnd w:id="258"/>
      <w:r w:rsidRPr="00752797">
        <w:rPr>
          <w:lang w:val="en-US"/>
        </w:rPr>
        <w:tab/>
        <w:t>Possible output parameters</w:t>
      </w:r>
    </w:p>
    <w:tbl>
      <w:tblPr>
        <w:tblStyle w:val="MediumList1-Accent1"/>
        <w:tblW w:w="8930" w:type="dxa"/>
        <w:tblLook w:val="04A0"/>
      </w:tblPr>
      <w:tblGrid>
        <w:gridCol w:w="1607"/>
        <w:gridCol w:w="5337"/>
        <w:gridCol w:w="1986"/>
      </w:tblGrid>
      <w:tr w:rsidR="0005330B" w:rsidRPr="00752797" w:rsidTr="0005330B">
        <w:trPr>
          <w:cnfStyle w:val="100000000000"/>
          <w:trHeight w:val="319"/>
          <w:tblHeader/>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rsidR="0005330B" w:rsidRPr="00752797" w:rsidRDefault="0005330B" w:rsidP="0005330B">
            <w:pPr>
              <w:pStyle w:val="PlainText"/>
              <w:jc w:val="both"/>
              <w:cnfStyle w:val="100000000000"/>
              <w:rPr>
                <w:b/>
                <w:color w:val="365F91" w:themeColor="accent1" w:themeShade="BF"/>
              </w:rPr>
            </w:pPr>
            <w:r w:rsidRPr="00752797">
              <w:rPr>
                <w:b/>
                <w:color w:val="365F91" w:themeColor="accent1" w:themeShade="BF"/>
              </w:rPr>
              <w:t>Explanation</w:t>
            </w:r>
          </w:p>
        </w:tc>
        <w:tc>
          <w:tcPr>
            <w:tcW w:w="1986" w:type="dxa"/>
            <w:noWrap/>
            <w:hideMark/>
          </w:tcPr>
          <w:p w:rsidR="0005330B" w:rsidRPr="00752797" w:rsidRDefault="0005330B" w:rsidP="0005330B">
            <w:pPr>
              <w:pStyle w:val="PlainText"/>
              <w:jc w:val="both"/>
              <w:cnfStyle w:val="100000000000"/>
              <w:rPr>
                <w:b/>
                <w:color w:val="365F91" w:themeColor="accent1" w:themeShade="BF"/>
              </w:rPr>
            </w:pPr>
            <w:r w:rsidRPr="00752797">
              <w:rPr>
                <w:b/>
                <w:color w:val="365F91" w:themeColor="accent1" w:themeShade="BF"/>
              </w:rPr>
              <w:t>Unit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asymmetry of short waves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incoming bound long wave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celerity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[m3/m3]</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depth-averaged bed equilibrium </w:t>
            </w:r>
            <w:r w:rsidRPr="00752797">
              <w:rPr>
                <w:color w:val="365F91" w:themeColor="accent1" w:themeShade="BF"/>
              </w:rPr>
              <w:lastRenderedPageBreak/>
              <w:t xml:space="preserve">concentration for each sediment class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lastRenderedPageBreak/>
              <w:t>[m3/m3]</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ceqsg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[m3/m3]</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cf</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group velocity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group velocity,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group velocity,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celerity theta-direction (refraction)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celerity,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celerity,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dissipation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Friction coefficient flow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diffusion coefficient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bed concentration gradient x-dir.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[kg/m3/m]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bed concentration gradient y-dir.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suspended concentration gradient x-dir.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[kg/m3/m]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suspended concentration gradient y-dir.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[kg/m3/m]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dissipation rate due to bed friction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roller energy dissipation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dsdnvi</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[1/m2]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z-point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[1/m2]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rate of change bed level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bed level gradient in x-direction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bed level gradient in y-direction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rsidR="0005330B" w:rsidRPr="00752797" w:rsidRDefault="00752797" w:rsidP="0005330B">
            <w:pPr>
              <w:pStyle w:val="PlainText"/>
              <w:jc w:val="both"/>
              <w:cnfStyle w:val="00000010000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rate of change water level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water surface gradient in x-direction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water surface gradient in y-direction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energy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directionally distributed wave energy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[J/m2/rad]</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bed erosion rate per fraction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force,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[N/m2]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force,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level of the bottom of the aquifer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groundwater head (differs from gwlevel)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rsidR="0005330B" w:rsidRPr="00752797" w:rsidRDefault="0005330B" w:rsidP="00752797">
            <w:pPr>
              <w:pStyle w:val="PlainText"/>
              <w:jc w:val="both"/>
              <w:cnfStyle w:val="000000000000"/>
              <w:rPr>
                <w:color w:val="365F91" w:themeColor="accent1" w:themeShade="BF"/>
              </w:rPr>
            </w:pPr>
            <w:r w:rsidRPr="00752797">
              <w:rPr>
                <w:color w:val="365F91" w:themeColor="accent1" w:themeShade="BF"/>
              </w:rPr>
              <w:t xml:space="preserve">groundwater table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groundwater flow in x-direction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groundwater flow in y-direction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water depth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water depth previous time step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water depth in u-points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water depth in v-points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Drifter x-coordinate in grid space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jdrift</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Drifter y-coordinate in grid space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number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kb</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length (used in dispersion relation)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maximum elevation in simulation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minimum elevation in simulation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ratio group velocity/wave celerity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horizontal viscosity coefficient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Discharge locations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pressure head due to ship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Point discharge locations (no momentum)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normalized dynamic pressure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fraction breaking waves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Discharges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discharge in u-points,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discharge in u-points,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roller energy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long wave roller thickness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directionally distributed roller energy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[J/m2/rad]</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cum. sedimentation/erosion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mean frequency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relative frequency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skewness of short waves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bed sediment transport for each sediment </w:t>
            </w:r>
            <w:r w:rsidRPr="00752797">
              <w:rPr>
                <w:color w:val="365F91" w:themeColor="accent1" w:themeShade="BF"/>
              </w:rPr>
              <w:lastRenderedPageBreak/>
              <w:t xml:space="preserve">class (excluding pores),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lastRenderedPageBreak/>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Svsg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suspended sediment transport for each sediment class (excluding pores),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[m2/s]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Svtot</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[m2/s]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radiation stress,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[N/m]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radiation stress,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bed shear stress,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[N/m^2]</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bed shear stress,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[N/m^2]</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Discharge time series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Drifter retrieval time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wave angles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mean incident wave angle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mean wave angle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[rad]</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input time of input tidal signal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input tidal signal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mean wave 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Eulerian velocity in u-points,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velocity (time-averaged) for wci,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reflected velocity at bnds in u-points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urepb</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ureps</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orbital velocity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Stokes drift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return flow due to roller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GLM velocity in u-points,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GLM velocity in v-points,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Stokes drift, x-component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Eulerian velocity in u-points,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Eulerian velocity magnitude u-points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Eulerian velocity magnitude v-points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GLM velocity magnitude u-points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GLM velocity magnitude v-points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rsidR="0005330B" w:rsidRPr="00752797" w:rsidRDefault="00752797" w:rsidP="0005330B">
            <w:pPr>
              <w:pStyle w:val="PlainText"/>
              <w:jc w:val="both"/>
              <w:cnfStyle w:val="00000000000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velocity (time-averaged) for wci,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GLM velocity in u-points,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GLM velocity in v-points,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Stokes drift, y-component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vertical velocity at the bottom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mask wet/dry u-points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mask wet/dry v-points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mask wet/dry eta-points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winddirts</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input wind direction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[deg nautical]</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input time of input wind signal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windlen</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length of tide time series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input wind velocity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mean abs frequency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[rad/s]</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vertical velocity at the free surface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[m/s]</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bed level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initial bed level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r w:rsidR="0005330B" w:rsidRPr="00752797" w:rsidTr="0005330B">
        <w:trPr>
          <w:cnfStyle w:val="000000100000"/>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 xml:space="preserve">water level              </w:t>
            </w:r>
          </w:p>
        </w:tc>
        <w:tc>
          <w:tcPr>
            <w:tcW w:w="0" w:type="auto"/>
            <w:noWrap/>
            <w:hideMark/>
          </w:tcPr>
          <w:p w:rsidR="0005330B" w:rsidRPr="00752797" w:rsidRDefault="0005330B" w:rsidP="0005330B">
            <w:pPr>
              <w:pStyle w:val="PlainText"/>
              <w:jc w:val="both"/>
              <w:cnfStyle w:val="000000100000"/>
              <w:rPr>
                <w:color w:val="365F91" w:themeColor="accent1" w:themeShade="BF"/>
              </w:rPr>
            </w:pPr>
            <w:r w:rsidRPr="00752797">
              <w:rPr>
                <w:color w:val="365F91" w:themeColor="accent1" w:themeShade="BF"/>
              </w:rPr>
              <w:t>[m]</w:t>
            </w:r>
          </w:p>
        </w:tc>
      </w:tr>
      <w:tr w:rsidR="0005330B" w:rsidRPr="00752797" w:rsidTr="0005330B">
        <w:trPr>
          <w:trHeight w:val="319"/>
        </w:trPr>
        <w:tc>
          <w:tcPr>
            <w:cnfStyle w:val="001000000000"/>
            <w:tcW w:w="1607" w:type="dxa"/>
            <w:noWrap/>
            <w:hideMark/>
          </w:tcPr>
          <w:p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rsidR="0005330B" w:rsidRPr="00752797" w:rsidRDefault="00752797" w:rsidP="0005330B">
            <w:pPr>
              <w:pStyle w:val="PlainText"/>
              <w:jc w:val="both"/>
              <w:cnfStyle w:val="00000000000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rsidR="0005330B" w:rsidRPr="00752797" w:rsidRDefault="0005330B" w:rsidP="0005330B">
            <w:pPr>
              <w:pStyle w:val="PlainText"/>
              <w:jc w:val="both"/>
              <w:cnfStyle w:val="000000000000"/>
              <w:rPr>
                <w:color w:val="365F91" w:themeColor="accent1" w:themeShade="BF"/>
              </w:rPr>
            </w:pPr>
            <w:r w:rsidRPr="00752797">
              <w:rPr>
                <w:color w:val="365F91" w:themeColor="accent1" w:themeShade="BF"/>
              </w:rPr>
              <w:t>[m]</w:t>
            </w:r>
          </w:p>
        </w:tc>
      </w:tr>
    </w:tbl>
    <w:p w:rsidR="00620A54" w:rsidRPr="00752797" w:rsidRDefault="0005330B" w:rsidP="002603CC">
      <w:pPr>
        <w:pStyle w:val="Heading4"/>
        <w:jc w:val="both"/>
        <w:rPr>
          <w:lang w:val="en-US"/>
        </w:rPr>
      </w:pPr>
      <w:r w:rsidRPr="00752797">
        <w:rPr>
          <w:lang w:val="en-US"/>
        </w:rPr>
        <w:t>I</w:t>
      </w:r>
      <w:r w:rsidR="00620A54" w:rsidRPr="00752797">
        <w:rPr>
          <w:lang w:val="en-US"/>
        </w:rPr>
        <w:t>nstantaneous spatial output</w:t>
      </w:r>
    </w:p>
    <w:p w:rsidR="00620A54" w:rsidRPr="00752797" w:rsidRDefault="00620A54" w:rsidP="002603CC">
      <w:pPr>
        <w:pStyle w:val="BodyText"/>
        <w:rPr>
          <w:lang w:val="en-US"/>
        </w:rPr>
      </w:pPr>
      <w:r w:rsidRPr="00752797">
        <w:rPr>
          <w:lang w:val="en-US"/>
        </w:rPr>
        <w:t xml:space="preserve">Instantaneous spatial output describes the instantaneous state of variables across the entire model domain at various points in time. To make use of this option the user must specify the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nglobalvar = 3</w:t>
      </w:r>
    </w:p>
    <w:p w:rsidR="00620A54" w:rsidRPr="00752797" w:rsidRDefault="00620A54" w:rsidP="002603CC">
      <w:pPr>
        <w:pStyle w:val="Code"/>
        <w:jc w:val="both"/>
      </w:pPr>
      <w:r w:rsidRPr="00752797">
        <w:t>zs</w:t>
      </w:r>
    </w:p>
    <w:p w:rsidR="00620A54" w:rsidRPr="00752797" w:rsidRDefault="00620A54" w:rsidP="002603CC">
      <w:pPr>
        <w:pStyle w:val="Code"/>
        <w:jc w:val="both"/>
      </w:pPr>
      <w:r w:rsidRPr="00752797">
        <w:t>zb</w:t>
      </w:r>
    </w:p>
    <w:p w:rsidR="00620A54" w:rsidRPr="00752797" w:rsidRDefault="00620A54" w:rsidP="002603CC">
      <w:pPr>
        <w:pStyle w:val="Code"/>
        <w:jc w:val="both"/>
      </w:pPr>
      <w:r w:rsidRPr="00752797">
        <w:t>H</w:t>
      </w:r>
    </w:p>
    <w:p w:rsidR="00C96CBA" w:rsidRPr="004F2B4F" w:rsidRDefault="00C96CBA" w:rsidP="00C96CBA">
      <w:pPr>
        <w:pStyle w:val="Heading4"/>
        <w:jc w:val="both"/>
        <w:rPr>
          <w:lang w:val="en-US"/>
        </w:rPr>
      </w:pPr>
      <w:bookmarkStart w:id="259" w:name="_Ref285459027"/>
      <w:bookmarkStart w:id="260" w:name="_Toc285701685"/>
      <w:r w:rsidRPr="004F2B4F">
        <w:rPr>
          <w:lang w:val="en-US"/>
        </w:rPr>
        <w:t>Time-averaged spatial output</w:t>
      </w:r>
    </w:p>
    <w:p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rsidR="00C96CBA" w:rsidRPr="004F2B4F" w:rsidRDefault="00C96CBA" w:rsidP="00C96CBA">
      <w:pPr>
        <w:pStyle w:val="Codeheader"/>
        <w:rPr>
          <w:lang w:val="en-US"/>
        </w:rPr>
      </w:pPr>
      <w:r w:rsidRPr="004F2B4F">
        <w:rPr>
          <w:lang w:val="en-US"/>
        </w:rPr>
        <w:t>params.txt</w:t>
      </w:r>
    </w:p>
    <w:p w:rsidR="00C96CBA" w:rsidRPr="004F2B4F" w:rsidRDefault="00C96CBA" w:rsidP="00C96CBA">
      <w:pPr>
        <w:pStyle w:val="Code"/>
        <w:jc w:val="both"/>
      </w:pPr>
      <w:r w:rsidRPr="004F2B4F">
        <w:t>nmeanvar = 2</w:t>
      </w:r>
    </w:p>
    <w:p w:rsidR="00C96CBA" w:rsidRPr="004F2B4F" w:rsidRDefault="00C96CBA" w:rsidP="00C96CBA">
      <w:pPr>
        <w:pStyle w:val="Code"/>
        <w:jc w:val="both"/>
      </w:pPr>
      <w:r w:rsidRPr="004F2B4F">
        <w:t>u</w:t>
      </w:r>
    </w:p>
    <w:p w:rsidR="00C96CBA" w:rsidRPr="004F2B4F" w:rsidRDefault="00C96CBA" w:rsidP="00C96CBA">
      <w:pPr>
        <w:pStyle w:val="Code"/>
        <w:jc w:val="both"/>
      </w:pPr>
      <w:r w:rsidRPr="004F2B4F">
        <w:t>v</w:t>
      </w:r>
    </w:p>
    <w:p w:rsidR="00C96CBA" w:rsidRDefault="00C96CBA">
      <w:pPr>
        <w:spacing w:line="240" w:lineRule="auto"/>
        <w:jc w:val="left"/>
        <w:rPr>
          <w:i/>
          <w:iCs/>
          <w:szCs w:val="28"/>
          <w:lang w:val="en-US"/>
        </w:rPr>
      </w:pPr>
      <w:r>
        <w:rPr>
          <w:lang w:val="en-US"/>
        </w:rPr>
        <w:br w:type="page"/>
      </w:r>
    </w:p>
    <w:p w:rsidR="00270CE6" w:rsidRPr="00752797" w:rsidRDefault="00270CE6" w:rsidP="00270CE6">
      <w:pPr>
        <w:pStyle w:val="Heading4"/>
        <w:jc w:val="both"/>
        <w:rPr>
          <w:lang w:val="en-US"/>
        </w:rPr>
      </w:pPr>
      <w:r w:rsidRPr="00752797">
        <w:rPr>
          <w:lang w:val="en-US"/>
        </w:rPr>
        <w:lastRenderedPageBreak/>
        <w:t>Fixed point output</w:t>
      </w:r>
    </w:p>
    <w:p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rsidR="00270CE6" w:rsidRPr="00752797" w:rsidRDefault="00270CE6" w:rsidP="00270CE6">
      <w:pPr>
        <w:pStyle w:val="BodyText"/>
        <w:rPr>
          <w:lang w:val="en-US"/>
        </w:rPr>
      </w:pPr>
      <w:r w:rsidRPr="00752797">
        <w:rPr>
          <w:lang w:val="en-US"/>
        </w:rPr>
        <w:t xml:space="preserve">The user can specify the number and selection of output variables for all points (and run-up 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p>
    <w:p w:rsidR="00270CE6" w:rsidRPr="00752797" w:rsidRDefault="00270CE6" w:rsidP="00270CE6">
      <w:pPr>
        <w:pStyle w:val="BodyText"/>
        <w:rPr>
          <w:lang w:val="en-US"/>
        </w:rPr>
      </w:pPr>
      <w:r w:rsidRPr="00752797">
        <w:rPr>
          <w:lang w:val="en-US"/>
        </w:rPr>
        <w:t>Fixed point output significantly reduces the amount of data written to file in each time step and is therefore particularly suitable for high temporal resolution output.</w:t>
      </w:r>
    </w:p>
    <w:p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r w:rsidRPr="00752797">
        <w:t>npoints = 2</w:t>
      </w:r>
    </w:p>
    <w:p w:rsidR="00270CE6" w:rsidRPr="00752797" w:rsidRDefault="00270CE6" w:rsidP="00270CE6">
      <w:pPr>
        <w:pStyle w:val="Code"/>
        <w:jc w:val="both"/>
      </w:pPr>
      <w:r w:rsidRPr="00752797">
        <w:t xml:space="preserve">0. 800. </w:t>
      </w:r>
    </w:p>
    <w:p w:rsidR="00270CE6" w:rsidRPr="00752797" w:rsidRDefault="00270CE6" w:rsidP="00270CE6">
      <w:pPr>
        <w:pStyle w:val="Code"/>
        <w:jc w:val="both"/>
      </w:pPr>
      <w:r w:rsidRPr="00752797">
        <w:t xml:space="preserve">2000. 1600. </w:t>
      </w:r>
    </w:p>
    <w:p w:rsidR="00270CE6" w:rsidRPr="00752797" w:rsidRDefault="00270CE6" w:rsidP="00270CE6">
      <w:pPr>
        <w:pStyle w:val="Code"/>
        <w:jc w:val="both"/>
      </w:pPr>
    </w:p>
    <w:p w:rsidR="00270CE6" w:rsidRPr="00752797" w:rsidRDefault="00270CE6" w:rsidP="00270CE6">
      <w:pPr>
        <w:pStyle w:val="Code"/>
        <w:jc w:val="both"/>
      </w:pPr>
      <w:r w:rsidRPr="00752797">
        <w:t>npointvar = 4</w:t>
      </w:r>
    </w:p>
    <w:p w:rsidR="00270CE6" w:rsidRPr="00752797" w:rsidRDefault="00270CE6" w:rsidP="00270CE6">
      <w:pPr>
        <w:pStyle w:val="Code"/>
        <w:jc w:val="both"/>
      </w:pPr>
      <w:r w:rsidRPr="00752797">
        <w:t>H</w:t>
      </w:r>
    </w:p>
    <w:p w:rsidR="00270CE6" w:rsidRPr="00752797" w:rsidRDefault="00270CE6" w:rsidP="00270CE6">
      <w:pPr>
        <w:pStyle w:val="Code"/>
        <w:jc w:val="both"/>
      </w:pPr>
      <w:r w:rsidRPr="00752797">
        <w:t>zs</w:t>
      </w:r>
    </w:p>
    <w:p w:rsidR="00270CE6" w:rsidRPr="00752797" w:rsidRDefault="00270CE6" w:rsidP="00270CE6">
      <w:pPr>
        <w:pStyle w:val="Code"/>
        <w:jc w:val="both"/>
      </w:pPr>
      <w:r w:rsidRPr="00752797">
        <w:t>zb</w:t>
      </w:r>
    </w:p>
    <w:p w:rsidR="00270CE6" w:rsidRPr="00752797" w:rsidRDefault="00270CE6" w:rsidP="00270CE6">
      <w:pPr>
        <w:pStyle w:val="Code"/>
        <w:jc w:val="both"/>
      </w:pPr>
      <w:r w:rsidRPr="00752797">
        <w:t>D</w:t>
      </w:r>
    </w:p>
    <w:p w:rsidR="00270CE6" w:rsidRPr="00752797" w:rsidRDefault="00270CE6" w:rsidP="00270CE6">
      <w:pPr>
        <w:pStyle w:val="Heading4"/>
        <w:jc w:val="both"/>
        <w:rPr>
          <w:lang w:val="en-US"/>
        </w:rPr>
      </w:pPr>
      <w:r w:rsidRPr="00752797">
        <w:rPr>
          <w:lang w:val="en-US"/>
        </w:rPr>
        <w:t>Run-up gauge output</w:t>
      </w:r>
    </w:p>
    <w:p w:rsidR="00270CE6" w:rsidRPr="00752797" w:rsidRDefault="00270CE6" w:rsidP="00270CE6">
      <w:pPr>
        <w:pStyle w:val="BodyText"/>
        <w:rPr>
          <w:lang w:val="en-US"/>
        </w:rPr>
      </w:pPr>
      <w:r w:rsidRPr="00752797">
        <w:rPr>
          <w:lang w:val="en-US"/>
        </w:rPr>
        <w:t>Run-up 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run-up levels in cross-shore transects.</w:t>
      </w:r>
    </w:p>
    <w:p w:rsidR="00270CE6" w:rsidRPr="00752797" w:rsidRDefault="00270CE6" w:rsidP="00270CE6">
      <w:pPr>
        <w:pStyle w:val="BodyText"/>
        <w:rPr>
          <w:lang w:val="en-US"/>
        </w:rPr>
      </w:pPr>
      <w:r w:rsidRPr="00752797">
        <w:rPr>
          <w:lang w:val="en-US"/>
        </w:rPr>
        <w:t xml:space="preserve">The definition of run-up gauges is similar to the definition of fixed point output. The user needs to specify the number of run-up 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immediately followed by one line per run-up gauge location describing the coordinates of the initial location of the run-up gauge. XBeach will subsequently link the initial run-up gauge location to the nearest computational cross-shore transect rather than just the nearest computational point.</w:t>
      </w:r>
    </w:p>
    <w:p w:rsidR="00270CE6" w:rsidRPr="00752797" w:rsidRDefault="00270CE6" w:rsidP="00270CE6">
      <w:pPr>
        <w:pStyle w:val="BodyText"/>
        <w:rPr>
          <w:lang w:val="en-US"/>
        </w:rPr>
      </w:pPr>
      <w:r w:rsidRPr="00752797">
        <w:rPr>
          <w:lang w:val="en-US"/>
        </w:rPr>
        <w:t xml:space="preserve">Run-up gauges share their selection of output variables with regular point output. However, in the case of run-up gauges, XBeach will automatically also include the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to the point output variables, if these variables were not specified using the </w:t>
      </w:r>
      <w:r w:rsidRPr="00752797">
        <w:rPr>
          <w:i/>
          <w:lang w:val="en-US"/>
        </w:rPr>
        <w:t>npointvar</w:t>
      </w:r>
      <w:r w:rsidRPr="00752797">
        <w:rPr>
          <w:lang w:val="en-US"/>
        </w:rPr>
        <w:t xml:space="preserve"> keyword in </w:t>
      </w:r>
      <w:r w:rsidRPr="00752797">
        <w:rPr>
          <w:i/>
          <w:lang w:val="en-US"/>
        </w:rPr>
        <w:t>params.txt</w:t>
      </w:r>
      <w:r w:rsidRPr="00752797">
        <w:rPr>
          <w:lang w:val="en-US"/>
        </w:rPr>
        <w:t xml:space="preserve">. Note that the user should refer to the </w:t>
      </w:r>
      <w:r w:rsidRPr="00752797">
        <w:rPr>
          <w:i/>
          <w:lang w:val="en-US"/>
        </w:rPr>
        <w:t>pointvars.idx</w:t>
      </w:r>
      <w:r w:rsidRPr="00752797">
        <w:rPr>
          <w:lang w:val="en-US"/>
        </w:rPr>
        <w:t xml:space="preserve"> output file to check order of output variables for points and run-up gauges.</w:t>
      </w:r>
    </w:p>
    <w:p w:rsidR="00270CE6" w:rsidRPr="00752797" w:rsidRDefault="00270CE6" w:rsidP="00270CE6">
      <w:pPr>
        <w:pStyle w:val="BodyText"/>
        <w:rPr>
          <w:lang w:val="en-US"/>
        </w:rPr>
      </w:pPr>
      <w:r w:rsidRPr="00752797">
        <w:rPr>
          <w:lang w:val="en-US"/>
        </w:rPr>
        <w:lastRenderedPageBreak/>
        <w:t>An example of a run-up gauge input is given below. The run-up gauge is initially located on the offshore boundary (x = 0.0) and somewhere in the middle of the model domain in y-direction (y = 800.0). The run-up 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rsidR="00270CE6" w:rsidRPr="00752797" w:rsidRDefault="00270CE6" w:rsidP="00270CE6">
      <w:pPr>
        <w:pStyle w:val="Codeheader"/>
        <w:rPr>
          <w:lang w:val="en-US"/>
        </w:rPr>
      </w:pPr>
      <w:r w:rsidRPr="00752797">
        <w:rPr>
          <w:lang w:val="en-US"/>
        </w:rPr>
        <w:t>params.txt</w:t>
      </w:r>
    </w:p>
    <w:p w:rsidR="00270CE6" w:rsidRPr="00752797" w:rsidRDefault="00270CE6" w:rsidP="00270CE6">
      <w:pPr>
        <w:pStyle w:val="Code"/>
        <w:jc w:val="both"/>
      </w:pPr>
      <w:r w:rsidRPr="00752797">
        <w:t>nrugauge = 1</w:t>
      </w:r>
    </w:p>
    <w:p w:rsidR="00270CE6" w:rsidRPr="00752797" w:rsidRDefault="00270CE6" w:rsidP="00270CE6">
      <w:pPr>
        <w:pStyle w:val="Code"/>
        <w:jc w:val="both"/>
      </w:pPr>
      <w:r w:rsidRPr="00752797">
        <w:t xml:space="preserve">0. 800. </w:t>
      </w:r>
    </w:p>
    <w:p w:rsidR="00620A54" w:rsidRPr="00752797" w:rsidRDefault="00620A54" w:rsidP="002603CC">
      <w:pPr>
        <w:pStyle w:val="Heading3"/>
        <w:jc w:val="both"/>
        <w:rPr>
          <w:lang w:val="en-US"/>
        </w:rPr>
      </w:pPr>
      <w:bookmarkStart w:id="261" w:name="_Toc413611045"/>
      <w:r w:rsidRPr="00752797">
        <w:rPr>
          <w:lang w:val="en-US"/>
        </w:rPr>
        <w:t>Output times</w:t>
      </w:r>
      <w:bookmarkEnd w:id="259"/>
      <w:bookmarkEnd w:id="260"/>
      <w:bookmarkEnd w:id="261"/>
    </w:p>
    <w:p w:rsidR="00620A54" w:rsidRPr="00752797" w:rsidRDefault="00620A54" w:rsidP="002603CC">
      <w:pPr>
        <w:pStyle w:val="BodyText"/>
        <w:rPr>
          <w:lang w:val="en-US"/>
        </w:rPr>
      </w:pPr>
      <w:r w:rsidRPr="00752797">
        <w:rPr>
          <w:lang w:val="en-US"/>
        </w:rPr>
        <w:t xml:space="preserve">The user may determine the output times for regular spatial output variables, time averaged spatial variables and point location variables individually. Run-up 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rsidR="00620A54" w:rsidRPr="00752797" w:rsidRDefault="00620A54" w:rsidP="002603CC">
      <w:pPr>
        <w:pStyle w:val="Heading4"/>
        <w:jc w:val="both"/>
        <w:rPr>
          <w:lang w:val="en-US"/>
        </w:rPr>
      </w:pPr>
      <w:r w:rsidRPr="00752797">
        <w:rPr>
          <w:lang w:val="en-US"/>
        </w:rPr>
        <w:t>Output at fixed intervals</w:t>
      </w:r>
    </w:p>
    <w:p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run-up 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tstart = 100.</w:t>
      </w:r>
    </w:p>
    <w:p w:rsidR="00620A54" w:rsidRPr="00752797" w:rsidRDefault="00620A54" w:rsidP="002603CC">
      <w:pPr>
        <w:pStyle w:val="Code"/>
        <w:jc w:val="both"/>
      </w:pPr>
      <w:r w:rsidRPr="00752797">
        <w:t>tintg = 100.</w:t>
      </w:r>
    </w:p>
    <w:p w:rsidR="00620A54" w:rsidRPr="00752797" w:rsidRDefault="00620A54" w:rsidP="002603CC">
      <w:pPr>
        <w:pStyle w:val="Code"/>
        <w:jc w:val="both"/>
      </w:pPr>
      <w:r w:rsidRPr="00752797">
        <w:t>tintp = 2.</w:t>
      </w:r>
    </w:p>
    <w:p w:rsidR="00620A54" w:rsidRPr="00752797" w:rsidRDefault="00620A54" w:rsidP="002603CC">
      <w:pPr>
        <w:pStyle w:val="Code"/>
        <w:jc w:val="both"/>
      </w:pPr>
      <w:r w:rsidRPr="00752797">
        <w:t>tintm = 3600.</w:t>
      </w:r>
    </w:p>
    <w:p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rsidR="00620A54" w:rsidRPr="00752797" w:rsidRDefault="00620A54" w:rsidP="002603CC">
      <w:pPr>
        <w:pStyle w:val="Heading4"/>
        <w:jc w:val="both"/>
        <w:rPr>
          <w:lang w:val="en-US"/>
        </w:rPr>
      </w:pPr>
      <w:r w:rsidRPr="00752797">
        <w:rPr>
          <w:lang w:val="en-US"/>
        </w:rPr>
        <w:t>Output times defined by external file</w:t>
      </w:r>
    </w:p>
    <w:p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run-up gauge output. All time series files must contain on the first line the number of output times followed by every output time on a new line. An example of such irregular output time definition is given below.</w:t>
      </w:r>
    </w:p>
    <w:p w:rsidR="00620A54" w:rsidRPr="00752797" w:rsidRDefault="00620A54" w:rsidP="002603CC">
      <w:pPr>
        <w:pStyle w:val="Codeheader"/>
        <w:rPr>
          <w:lang w:val="en-US"/>
        </w:rPr>
      </w:pPr>
      <w:r w:rsidRPr="00752797">
        <w:rPr>
          <w:lang w:val="en-US"/>
        </w:rPr>
        <w:t>params.txt</w:t>
      </w:r>
    </w:p>
    <w:p w:rsidR="00620A54" w:rsidRPr="00752797" w:rsidRDefault="00620A54" w:rsidP="002603CC">
      <w:pPr>
        <w:pStyle w:val="Code"/>
        <w:jc w:val="both"/>
      </w:pPr>
      <w:r w:rsidRPr="00752797">
        <w:t xml:space="preserve">tsglobal= </w:t>
      </w:r>
      <w:r w:rsidR="00AB1A16" w:rsidRPr="00752797">
        <w:t>time series</w:t>
      </w:r>
      <w:r w:rsidRPr="00752797">
        <w:t>1.txt</w:t>
      </w:r>
    </w:p>
    <w:p w:rsidR="00620A54" w:rsidRPr="00752797" w:rsidRDefault="00620A54" w:rsidP="002603CC">
      <w:pPr>
        <w:pStyle w:val="Code"/>
        <w:jc w:val="both"/>
      </w:pPr>
      <w:r w:rsidRPr="00752797">
        <w:t xml:space="preserve">tspoints = </w:t>
      </w:r>
      <w:r w:rsidR="00AB1A16" w:rsidRPr="00752797">
        <w:t>time series</w:t>
      </w:r>
      <w:r w:rsidRPr="00752797">
        <w:t>2.txt</w:t>
      </w:r>
    </w:p>
    <w:p w:rsidR="00620A54" w:rsidRPr="00752797" w:rsidRDefault="00620A54" w:rsidP="002603CC">
      <w:pPr>
        <w:pStyle w:val="Code"/>
        <w:jc w:val="both"/>
      </w:pPr>
      <w:r w:rsidRPr="00752797">
        <w:lastRenderedPageBreak/>
        <w:t xml:space="preserve">tsmean= </w:t>
      </w:r>
      <w:r w:rsidR="00AB1A16" w:rsidRPr="00752797">
        <w:t>time series</w:t>
      </w:r>
      <w:r w:rsidRPr="00752797">
        <w:t>3.txt</w:t>
      </w:r>
    </w:p>
    <w:p w:rsidR="00620A54" w:rsidRPr="00752797" w:rsidRDefault="00AB1A16" w:rsidP="002603CC">
      <w:pPr>
        <w:pStyle w:val="Codeheader"/>
        <w:rPr>
          <w:lang w:val="en-US"/>
        </w:rPr>
      </w:pPr>
      <w:r w:rsidRPr="00752797">
        <w:rPr>
          <w:lang w:val="en-US"/>
        </w:rPr>
        <w:t>time series</w:t>
      </w:r>
      <w:r w:rsidR="00620A54" w:rsidRPr="00752797">
        <w:rPr>
          <w:lang w:val="en-US"/>
        </w:rPr>
        <w:t>1.txt</w:t>
      </w:r>
    </w:p>
    <w:p w:rsidR="00620A54" w:rsidRPr="00752797" w:rsidRDefault="00620A54" w:rsidP="002603CC">
      <w:pPr>
        <w:pStyle w:val="Code"/>
        <w:jc w:val="both"/>
      </w:pPr>
      <w:r w:rsidRPr="00752797">
        <w:t>18</w:t>
      </w:r>
    </w:p>
    <w:p w:rsidR="00620A54" w:rsidRPr="00752797" w:rsidRDefault="00620A54" w:rsidP="002603CC">
      <w:pPr>
        <w:pStyle w:val="Code"/>
        <w:jc w:val="both"/>
      </w:pPr>
      <w:r w:rsidRPr="00752797">
        <w:t>0.05</w:t>
      </w:r>
    </w:p>
    <w:p w:rsidR="00620A54" w:rsidRPr="00752797" w:rsidRDefault="00620A54" w:rsidP="002603CC">
      <w:pPr>
        <w:pStyle w:val="Code"/>
        <w:jc w:val="both"/>
      </w:pPr>
      <w:r w:rsidRPr="00752797">
        <w:t>0.15</w:t>
      </w:r>
    </w:p>
    <w:p w:rsidR="00620A54" w:rsidRPr="00752797" w:rsidRDefault="00620A54" w:rsidP="002603CC">
      <w:pPr>
        <w:pStyle w:val="Code"/>
        <w:jc w:val="both"/>
      </w:pPr>
      <w:r w:rsidRPr="00752797">
        <w:t>0.2</w:t>
      </w:r>
    </w:p>
    <w:p w:rsidR="00620A54" w:rsidRPr="00752797" w:rsidRDefault="00620A54" w:rsidP="002603CC">
      <w:pPr>
        <w:pStyle w:val="Code"/>
        <w:jc w:val="both"/>
      </w:pPr>
      <w:r w:rsidRPr="00752797">
        <w:t>0.8</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12.5</w:t>
      </w:r>
    </w:p>
    <w:p w:rsidR="00620A54" w:rsidRPr="00752797" w:rsidRDefault="00620A54" w:rsidP="002603CC">
      <w:pPr>
        <w:pStyle w:val="Code"/>
        <w:jc w:val="both"/>
      </w:pPr>
      <w:r w:rsidRPr="00752797">
        <w:t>19.124</w:t>
      </w:r>
    </w:p>
    <w:p w:rsidR="00620A54" w:rsidRPr="00752797" w:rsidRDefault="00620A54" w:rsidP="002603CC">
      <w:pPr>
        <w:pStyle w:val="Code"/>
        <w:jc w:val="both"/>
      </w:pPr>
      <w:r w:rsidRPr="00752797">
        <w:t>30.</w:t>
      </w:r>
    </w:p>
    <w:p w:rsidR="00620A54" w:rsidRPr="00752797" w:rsidRDefault="00620A54" w:rsidP="002603CC">
      <w:pPr>
        <w:pStyle w:val="Code"/>
        <w:jc w:val="both"/>
      </w:pPr>
      <w:r w:rsidRPr="00752797">
        <w:t>60.</w:t>
      </w:r>
    </w:p>
    <w:p w:rsidR="00620A54" w:rsidRPr="00752797" w:rsidRDefault="00620A54" w:rsidP="002603CC">
      <w:pPr>
        <w:pStyle w:val="Code"/>
        <w:jc w:val="both"/>
      </w:pPr>
      <w:r w:rsidRPr="00752797">
        <w:t>90.</w:t>
      </w:r>
    </w:p>
    <w:p w:rsidR="00620A54" w:rsidRPr="00752797" w:rsidRDefault="00620A54" w:rsidP="002603CC">
      <w:pPr>
        <w:pStyle w:val="Code"/>
        <w:jc w:val="both"/>
      </w:pPr>
      <w:r w:rsidRPr="00752797">
        <w:t>120.</w:t>
      </w:r>
    </w:p>
    <w:p w:rsidR="00620A54" w:rsidRPr="00752797" w:rsidRDefault="00620A54" w:rsidP="002603CC">
      <w:pPr>
        <w:pStyle w:val="Code"/>
        <w:jc w:val="both"/>
      </w:pPr>
      <w:r w:rsidRPr="00752797">
        <w:t>150.</w:t>
      </w:r>
    </w:p>
    <w:p w:rsidR="00620A54" w:rsidRPr="00752797" w:rsidRDefault="00620A54" w:rsidP="002603CC">
      <w:pPr>
        <w:pStyle w:val="Code"/>
        <w:jc w:val="both"/>
      </w:pPr>
      <w:r w:rsidRPr="00752797">
        <w:t>160.</w:t>
      </w:r>
    </w:p>
    <w:p w:rsidR="00620A54" w:rsidRPr="00752797" w:rsidRDefault="00620A54" w:rsidP="002603CC">
      <w:pPr>
        <w:pStyle w:val="Code"/>
        <w:jc w:val="both"/>
      </w:pPr>
      <w:r w:rsidRPr="00752797">
        <w:t>170.</w:t>
      </w:r>
    </w:p>
    <w:p w:rsidR="00620A54" w:rsidRPr="00752797" w:rsidRDefault="00620A54" w:rsidP="002603CC">
      <w:pPr>
        <w:pStyle w:val="Code"/>
        <w:jc w:val="both"/>
      </w:pPr>
      <w:r w:rsidRPr="00752797">
        <w:t>177.</w:t>
      </w:r>
    </w:p>
    <w:p w:rsidR="00620A54" w:rsidRPr="00752797" w:rsidRDefault="00620A54" w:rsidP="002603CC">
      <w:pPr>
        <w:pStyle w:val="Code"/>
        <w:jc w:val="both"/>
      </w:pPr>
      <w:r w:rsidRPr="00752797">
        <w:t>178.</w:t>
      </w:r>
    </w:p>
    <w:p w:rsidR="00620A54" w:rsidRPr="00752797" w:rsidRDefault="00620A54" w:rsidP="002603CC">
      <w:pPr>
        <w:pStyle w:val="Code"/>
        <w:jc w:val="both"/>
      </w:pPr>
      <w:r w:rsidRPr="00752797">
        <w:t>179.</w:t>
      </w:r>
    </w:p>
    <w:p w:rsidR="00620A54" w:rsidRPr="00752797" w:rsidRDefault="00620A54" w:rsidP="002603CC">
      <w:pPr>
        <w:pStyle w:val="Code"/>
        <w:jc w:val="both"/>
      </w:pPr>
      <w:r w:rsidRPr="00752797">
        <w:t>180.</w:t>
      </w:r>
    </w:p>
    <w:p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rsidR="00620A54" w:rsidRPr="00752797" w:rsidRDefault="00620A54" w:rsidP="002603CC">
      <w:pPr>
        <w:pStyle w:val="Heading4"/>
        <w:jc w:val="both"/>
        <w:rPr>
          <w:lang w:val="en-US"/>
        </w:rPr>
      </w:pPr>
      <w:r w:rsidRPr="00752797">
        <w:rPr>
          <w:lang w:val="en-US"/>
        </w:rPr>
        <w:t xml:space="preserve">Combinations of fixed </w:t>
      </w:r>
      <w:r w:rsidR="00C96CBA" w:rsidRPr="00752797">
        <w:rPr>
          <w:lang w:val="en-US"/>
        </w:rPr>
        <w:t>internal</w:t>
      </w:r>
      <w:r w:rsidRPr="00752797">
        <w:rPr>
          <w:lang w:val="en-US"/>
        </w:rPr>
        <w:t xml:space="preserve"> and external files</w:t>
      </w:r>
    </w:p>
    <w:p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rsidR="00620A54" w:rsidRPr="00752797" w:rsidRDefault="00620A54" w:rsidP="002603CC">
      <w:pPr>
        <w:pStyle w:val="Codeheader"/>
        <w:rPr>
          <w:lang w:val="en-US"/>
        </w:rPr>
      </w:pPr>
      <w:r w:rsidRPr="00752797">
        <w:rPr>
          <w:lang w:val="en-US"/>
        </w:rPr>
        <w:t>param.txt</w:t>
      </w:r>
    </w:p>
    <w:p w:rsidR="00620A54" w:rsidRPr="00752797" w:rsidRDefault="00620A54" w:rsidP="002603CC">
      <w:pPr>
        <w:pStyle w:val="Code"/>
        <w:jc w:val="both"/>
      </w:pPr>
      <w:r w:rsidRPr="00752797">
        <w:t>tstart = 100.</w:t>
      </w:r>
    </w:p>
    <w:p w:rsidR="00620A54" w:rsidRPr="00752797" w:rsidRDefault="00620A54" w:rsidP="002603CC">
      <w:pPr>
        <w:pStyle w:val="Code"/>
        <w:jc w:val="both"/>
      </w:pPr>
      <w:r w:rsidRPr="00752797">
        <w:t>tintg = 100.</w:t>
      </w:r>
    </w:p>
    <w:p w:rsidR="00620A54" w:rsidRPr="00752797" w:rsidRDefault="00620A54" w:rsidP="002603CC">
      <w:pPr>
        <w:pStyle w:val="Code"/>
        <w:jc w:val="both"/>
      </w:pPr>
      <w:r w:rsidRPr="00752797">
        <w:t xml:space="preserve">tspoints = </w:t>
      </w:r>
      <w:r w:rsidR="00AB1A16" w:rsidRPr="00752797">
        <w:t>time series</w:t>
      </w:r>
      <w:r w:rsidRPr="00752797">
        <w:t>2.txt</w:t>
      </w:r>
    </w:p>
    <w:p w:rsidR="00620A54" w:rsidRPr="00752797" w:rsidRDefault="00620A54" w:rsidP="002603CC">
      <w:pPr>
        <w:pStyle w:val="Code"/>
        <w:jc w:val="both"/>
      </w:pPr>
      <w:r w:rsidRPr="00752797">
        <w:t>tintm = 3600.</w:t>
      </w:r>
    </w:p>
    <w:p w:rsidR="00620A54" w:rsidRPr="00752797" w:rsidRDefault="00620A54" w:rsidP="002603CC">
      <w:pPr>
        <w:pStyle w:val="Heading3"/>
        <w:jc w:val="both"/>
        <w:rPr>
          <w:lang w:val="en-US"/>
        </w:rPr>
      </w:pPr>
      <w:bookmarkStart w:id="262" w:name="_Toc285701686"/>
      <w:bookmarkStart w:id="263" w:name="_Toc413611046"/>
      <w:r w:rsidRPr="00752797">
        <w:rPr>
          <w:lang w:val="en-US"/>
        </w:rPr>
        <w:t>Output format</w:t>
      </w:r>
      <w:bookmarkEnd w:id="262"/>
      <w:bookmarkEnd w:id="263"/>
    </w:p>
    <w:p w:rsidR="00620A54" w:rsidRPr="00752797" w:rsidRDefault="00620A54" w:rsidP="002603CC">
      <w:pPr>
        <w:pStyle w:val="BodyText"/>
        <w:rPr>
          <w:lang w:val="en-US"/>
        </w:rPr>
      </w:pPr>
      <w:r w:rsidRPr="00752797">
        <w:rPr>
          <w:lang w:val="en-US"/>
        </w:rPr>
        <w:t xml:space="preserve">XBeach supports two types of output: 1) Fortran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more convenient since all output (and input) is stored in a single, eas</w:t>
      </w:r>
      <w:ins w:id="264" w:author="dro" w:date="2015-03-11T15:44:00Z">
        <w:r w:rsidR="0016627B">
          <w:rPr>
            <w:lang w:val="en-US"/>
          </w:rPr>
          <w:t>il</w:t>
        </w:r>
      </w:ins>
      <w:r w:rsidRPr="00752797">
        <w:rPr>
          <w:lang w:val="en-US"/>
        </w:rPr>
        <w:t xml:space="preserve">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rsidR="00620A54" w:rsidRPr="00752797" w:rsidRDefault="00620A54" w:rsidP="002603CC">
      <w:pPr>
        <w:pStyle w:val="Heading4"/>
        <w:jc w:val="both"/>
        <w:rPr>
          <w:lang w:val="en-US"/>
        </w:rPr>
      </w:pPr>
      <w:r w:rsidRPr="00752797">
        <w:rPr>
          <w:lang w:val="en-US"/>
        </w:rPr>
        <w:lastRenderedPageBreak/>
        <w:t>Fortran binary</w:t>
      </w:r>
    </w:p>
    <w:p w:rsidR="00620A54" w:rsidRPr="00752797" w:rsidRDefault="00620A54" w:rsidP="002603CC">
      <w:pPr>
        <w:pStyle w:val="BodyText"/>
        <w:rPr>
          <w:lang w:val="en-US"/>
        </w:rPr>
      </w:pPr>
      <w:r w:rsidRPr="00752797">
        <w:rPr>
          <w:lang w:val="en-US"/>
        </w:rPr>
        <w:t xml:space="preserve">Output files in Fortran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rsidR="00620A54" w:rsidRPr="00752797" w:rsidRDefault="00620A54" w:rsidP="002603CC">
      <w:pPr>
        <w:pStyle w:val="BodyText"/>
        <w:rPr>
          <w:lang w:val="en-US"/>
        </w:rPr>
      </w:pPr>
      <w:r w:rsidRPr="00752797">
        <w:rPr>
          <w:lang w:val="en-US"/>
        </w:rPr>
        <w:t xml:space="preserve">Output files written in Fortran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run-up gauge locations are stored in the same format as fixed point output, but the files are named </w:t>
      </w:r>
      <w:r w:rsidRPr="00752797">
        <w:rPr>
          <w:i/>
          <w:lang w:val="en-US"/>
        </w:rPr>
        <w:t>rugau&lt;NNN&gt;.dat</w:t>
      </w:r>
      <w:r w:rsidRPr="00752797">
        <w:rPr>
          <w:lang w:val="en-US"/>
        </w:rPr>
        <w:t>.</w:t>
      </w:r>
    </w:p>
    <w:p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Fortran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rsidR="00620A54" w:rsidRPr="00752797" w:rsidRDefault="00620A54" w:rsidP="002603CC">
      <w:pPr>
        <w:pStyle w:val="Heading4"/>
        <w:jc w:val="both"/>
        <w:rPr>
          <w:lang w:val="en-US"/>
        </w:rPr>
      </w:pPr>
      <w:r w:rsidRPr="00752797">
        <w:rPr>
          <w:lang w:val="en-US"/>
        </w:rPr>
        <w:t>netCDF</w:t>
      </w:r>
    </w:p>
    <w:p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rsidR="00620A54" w:rsidRPr="00752797" w:rsidRDefault="00620A54" w:rsidP="002603CC">
      <w:pPr>
        <w:pStyle w:val="Codeheader"/>
        <w:rPr>
          <w:lang w:val="en-US"/>
        </w:rPr>
      </w:pPr>
      <w:r w:rsidRPr="00752797">
        <w:rPr>
          <w:lang w:val="en-US"/>
        </w:rPr>
        <w:t>xboutput.nc (structure only, no real contents)</w:t>
      </w:r>
    </w:p>
    <w:p w:rsidR="00620A54" w:rsidRPr="00752797" w:rsidRDefault="00620A54" w:rsidP="002603CC">
      <w:pPr>
        <w:pStyle w:val="Code"/>
        <w:jc w:val="both"/>
      </w:pPr>
      <w:r w:rsidRPr="00752797">
        <w:t>netcdf xboutput {</w:t>
      </w:r>
    </w:p>
    <w:p w:rsidR="00620A54" w:rsidRPr="00752797" w:rsidRDefault="00620A54" w:rsidP="002603CC">
      <w:pPr>
        <w:pStyle w:val="Code"/>
        <w:jc w:val="both"/>
      </w:pPr>
      <w:r w:rsidRPr="00752797">
        <w:t>dimensions:</w:t>
      </w:r>
    </w:p>
    <w:p w:rsidR="00620A54" w:rsidRPr="00752797" w:rsidRDefault="00620A54" w:rsidP="002603CC">
      <w:pPr>
        <w:pStyle w:val="Code"/>
        <w:jc w:val="both"/>
      </w:pPr>
      <w:r w:rsidRPr="00752797">
        <w:tab/>
        <w:t>x = 565 ;</w:t>
      </w:r>
    </w:p>
    <w:p w:rsidR="00620A54" w:rsidRPr="00752797" w:rsidRDefault="00620A54" w:rsidP="002603CC">
      <w:pPr>
        <w:pStyle w:val="Code"/>
        <w:jc w:val="both"/>
      </w:pPr>
      <w:r w:rsidRPr="00752797">
        <w:tab/>
        <w:t>y = 101 ;</w:t>
      </w:r>
    </w:p>
    <w:p w:rsidR="00620A54" w:rsidRPr="00752797" w:rsidRDefault="00620A54" w:rsidP="002603CC">
      <w:pPr>
        <w:pStyle w:val="Code"/>
        <w:jc w:val="both"/>
      </w:pPr>
      <w:r w:rsidRPr="00752797">
        <w:tab/>
        <w:t>wave_angle = 9 ;</w:t>
      </w:r>
    </w:p>
    <w:p w:rsidR="00620A54" w:rsidRPr="00752797" w:rsidRDefault="00620A54" w:rsidP="002603CC">
      <w:pPr>
        <w:pStyle w:val="Code"/>
        <w:jc w:val="both"/>
      </w:pPr>
      <w:r w:rsidRPr="00752797">
        <w:tab/>
        <w:t>bed_layers = 3 ;</w:t>
      </w:r>
    </w:p>
    <w:p w:rsidR="00620A54" w:rsidRPr="00752797" w:rsidRDefault="00620A54" w:rsidP="002603CC">
      <w:pPr>
        <w:pStyle w:val="Code"/>
        <w:jc w:val="both"/>
      </w:pPr>
      <w:r w:rsidRPr="00752797">
        <w:tab/>
        <w:t>sediment_classes = 1 ;</w:t>
      </w:r>
    </w:p>
    <w:p w:rsidR="00620A54" w:rsidRPr="00752797" w:rsidRDefault="00620A54" w:rsidP="002603CC">
      <w:pPr>
        <w:pStyle w:val="Code"/>
        <w:jc w:val="both"/>
      </w:pPr>
      <w:r w:rsidRPr="00752797">
        <w:tab/>
        <w:t>inout = 2 ;</w:t>
      </w:r>
    </w:p>
    <w:p w:rsidR="00620A54" w:rsidRPr="00752797" w:rsidRDefault="00620A54" w:rsidP="002603CC">
      <w:pPr>
        <w:pStyle w:val="Code"/>
        <w:jc w:val="both"/>
      </w:pPr>
      <w:r w:rsidRPr="00752797">
        <w:tab/>
        <w:t>globaltime = 2 ;</w:t>
      </w:r>
    </w:p>
    <w:p w:rsidR="00620A54" w:rsidRPr="00752797" w:rsidRDefault="00620A54" w:rsidP="002603CC">
      <w:pPr>
        <w:pStyle w:val="Code"/>
        <w:jc w:val="both"/>
      </w:pPr>
      <w:r w:rsidRPr="00752797">
        <w:tab/>
        <w:t>tidetime = 435 ;</w:t>
      </w:r>
    </w:p>
    <w:p w:rsidR="00620A54" w:rsidRPr="00752797" w:rsidRDefault="00620A54" w:rsidP="002603CC">
      <w:pPr>
        <w:pStyle w:val="Code"/>
        <w:jc w:val="both"/>
      </w:pPr>
      <w:r w:rsidRPr="00752797">
        <w:tab/>
        <w:t>tidecorners = 2 ;</w:t>
      </w:r>
    </w:p>
    <w:p w:rsidR="00620A54" w:rsidRPr="00752797" w:rsidRDefault="00620A54" w:rsidP="002603CC">
      <w:pPr>
        <w:pStyle w:val="Code"/>
        <w:jc w:val="both"/>
      </w:pPr>
      <w:r w:rsidRPr="00752797">
        <w:lastRenderedPageBreak/>
        <w:tab/>
        <w:t>windtime = 2 ;</w:t>
      </w:r>
    </w:p>
    <w:p w:rsidR="00620A54" w:rsidRPr="00752797" w:rsidRDefault="00620A54" w:rsidP="002603CC">
      <w:pPr>
        <w:pStyle w:val="Code"/>
        <w:jc w:val="both"/>
      </w:pPr>
      <w:r w:rsidRPr="00752797">
        <w:t>variables:</w:t>
      </w:r>
    </w:p>
    <w:p w:rsidR="00620A54" w:rsidRPr="00752797" w:rsidRDefault="00620A54" w:rsidP="002603CC">
      <w:pPr>
        <w:pStyle w:val="Code"/>
        <w:jc w:val="both"/>
      </w:pPr>
      <w:r w:rsidRPr="00752797">
        <w:tab/>
        <w:t>double x(x) ;</w:t>
      </w:r>
    </w:p>
    <w:p w:rsidR="00620A54" w:rsidRPr="00752797" w:rsidRDefault="00620A54" w:rsidP="002603CC">
      <w:pPr>
        <w:pStyle w:val="Code"/>
        <w:jc w:val="both"/>
      </w:pPr>
      <w:r w:rsidRPr="00752797">
        <w:tab/>
      </w:r>
      <w:r w:rsidRPr="00752797">
        <w:tab/>
        <w:t>x:units = "m" ;</w:t>
      </w:r>
    </w:p>
    <w:p w:rsidR="00620A54" w:rsidRPr="00752797" w:rsidRDefault="00620A54" w:rsidP="002603CC">
      <w:pPr>
        <w:pStyle w:val="Code"/>
        <w:jc w:val="both"/>
      </w:pPr>
      <w:r w:rsidRPr="00752797">
        <w:tab/>
      </w:r>
      <w:r w:rsidRPr="00752797">
        <w:tab/>
        <w:t>x:long_name = "local x coordinate" ;</w:t>
      </w:r>
    </w:p>
    <w:p w:rsidR="00620A54" w:rsidRPr="00752797" w:rsidRDefault="00620A54" w:rsidP="002603CC">
      <w:pPr>
        <w:pStyle w:val="Code"/>
        <w:jc w:val="both"/>
      </w:pPr>
      <w:r w:rsidRPr="00752797">
        <w:tab/>
        <w:t>double y(y) ;</w:t>
      </w:r>
    </w:p>
    <w:p w:rsidR="00620A54" w:rsidRPr="00752797" w:rsidRDefault="00620A54" w:rsidP="002603CC">
      <w:pPr>
        <w:pStyle w:val="Code"/>
        <w:jc w:val="both"/>
      </w:pPr>
      <w:r w:rsidRPr="00752797">
        <w:tab/>
      </w:r>
      <w:r w:rsidRPr="00752797">
        <w:tab/>
        <w:t>y:units = "m" ;</w:t>
      </w:r>
    </w:p>
    <w:p w:rsidR="00620A54" w:rsidRPr="00752797" w:rsidRDefault="00620A54" w:rsidP="002603CC">
      <w:pPr>
        <w:pStyle w:val="Code"/>
        <w:jc w:val="both"/>
      </w:pPr>
      <w:r w:rsidRPr="00752797">
        <w:tab/>
      </w:r>
      <w:r w:rsidRPr="00752797">
        <w:tab/>
        <w:t>y:long_name = "local y coordinate" ;</w:t>
      </w:r>
    </w:p>
    <w:p w:rsidR="00620A54" w:rsidRPr="00752797" w:rsidRDefault="00620A54" w:rsidP="002603CC">
      <w:pPr>
        <w:pStyle w:val="Code"/>
        <w:jc w:val="both"/>
      </w:pPr>
      <w:r w:rsidRPr="00752797">
        <w:tab/>
        <w:t>double globaltime(globaltime) ;</w:t>
      </w:r>
    </w:p>
    <w:p w:rsidR="00620A54" w:rsidRPr="00752797" w:rsidRDefault="00620A54" w:rsidP="002603CC">
      <w:pPr>
        <w:pStyle w:val="Code"/>
        <w:jc w:val="both"/>
      </w:pPr>
      <w:r w:rsidRPr="00752797">
        <w:tab/>
      </w:r>
      <w:r w:rsidRPr="00752797">
        <w:tab/>
        <w:t>globaltime:units = "s" ;</w:t>
      </w:r>
    </w:p>
    <w:p w:rsidR="00620A54" w:rsidRPr="00752797" w:rsidRDefault="00620A54" w:rsidP="002603CC">
      <w:pPr>
        <w:pStyle w:val="Code"/>
        <w:jc w:val="both"/>
      </w:pPr>
      <w:r w:rsidRPr="00752797">
        <w:tab/>
        <w:t>double H(globaltime, y, x) ;</w:t>
      </w:r>
    </w:p>
    <w:p w:rsidR="00620A54" w:rsidRPr="00752797" w:rsidRDefault="00620A54" w:rsidP="002603CC">
      <w:pPr>
        <w:pStyle w:val="Code"/>
        <w:jc w:val="both"/>
      </w:pPr>
      <w:r w:rsidRPr="00752797">
        <w:tab/>
      </w:r>
      <w:r w:rsidRPr="00752797">
        <w:tab/>
        <w:t>H:units = "m" ;</w:t>
      </w:r>
    </w:p>
    <w:p w:rsidR="00620A54" w:rsidRPr="00752797" w:rsidRDefault="00620A54" w:rsidP="002603CC">
      <w:pPr>
        <w:pStyle w:val="Code"/>
        <w:jc w:val="both"/>
      </w:pPr>
      <w:r w:rsidRPr="00752797">
        <w:tab/>
      </w:r>
      <w:r w:rsidRPr="00752797">
        <w:tab/>
        <w:t>H:long_name = "wave height" ;</w:t>
      </w:r>
    </w:p>
    <w:p w:rsidR="00620A54" w:rsidRPr="00752797" w:rsidRDefault="00620A54" w:rsidP="002603CC">
      <w:pPr>
        <w:pStyle w:val="Code"/>
        <w:jc w:val="both"/>
      </w:pPr>
      <w:r w:rsidRPr="00752797">
        <w:tab/>
        <w:t>double zs(globaltime, y, x) ;</w:t>
      </w:r>
    </w:p>
    <w:p w:rsidR="00620A54" w:rsidRPr="00752797" w:rsidRDefault="00620A54" w:rsidP="002603CC">
      <w:pPr>
        <w:pStyle w:val="Code"/>
        <w:jc w:val="both"/>
      </w:pPr>
      <w:r w:rsidRPr="00752797">
        <w:tab/>
      </w:r>
      <w:r w:rsidRPr="00752797">
        <w:tab/>
        <w:t>zs:units = "m" ;</w:t>
      </w:r>
    </w:p>
    <w:p w:rsidR="00620A54" w:rsidRPr="00752797" w:rsidRDefault="00620A54" w:rsidP="002603CC">
      <w:pPr>
        <w:pStyle w:val="Code"/>
        <w:jc w:val="both"/>
      </w:pPr>
      <w:r w:rsidRPr="00752797">
        <w:tab/>
      </w:r>
      <w:r w:rsidRPr="00752797">
        <w:tab/>
        <w:t>zs:long_name = "water level" ;</w:t>
      </w:r>
    </w:p>
    <w:p w:rsidR="00620A54" w:rsidRPr="00752797" w:rsidRDefault="00620A54" w:rsidP="002603CC">
      <w:pPr>
        <w:pStyle w:val="Code"/>
        <w:jc w:val="both"/>
      </w:pPr>
      <w:r w:rsidRPr="00752797">
        <w:tab/>
        <w:t>double zb(globaltime, y, x) ;</w:t>
      </w:r>
    </w:p>
    <w:p w:rsidR="00620A54" w:rsidRPr="00752797" w:rsidRDefault="00620A54" w:rsidP="002603CC">
      <w:pPr>
        <w:pStyle w:val="Code"/>
        <w:jc w:val="both"/>
      </w:pPr>
      <w:r w:rsidRPr="00752797">
        <w:tab/>
      </w:r>
      <w:r w:rsidRPr="00752797">
        <w:tab/>
        <w:t>zb:units = "m" ;</w:t>
      </w:r>
    </w:p>
    <w:p w:rsidR="00620A54" w:rsidRPr="00752797" w:rsidRDefault="00620A54" w:rsidP="002603CC">
      <w:pPr>
        <w:pStyle w:val="Code"/>
        <w:jc w:val="both"/>
      </w:pPr>
      <w:r w:rsidRPr="00752797">
        <w:tab/>
      </w:r>
      <w:r w:rsidRPr="00752797">
        <w:tab/>
        <w:t>zb:long_name = "bed level" ;</w:t>
      </w:r>
    </w:p>
    <w:p w:rsidR="00620A54" w:rsidRPr="00752797" w:rsidRDefault="00620A54" w:rsidP="002603CC">
      <w:pPr>
        <w:pStyle w:val="Code"/>
        <w:jc w:val="both"/>
      </w:pPr>
      <w:r w:rsidRPr="00752797">
        <w:tab/>
        <w:t>double ue(globaltime, y, x) ;</w:t>
      </w:r>
    </w:p>
    <w:p w:rsidR="00620A54" w:rsidRPr="00752797" w:rsidRDefault="00620A54" w:rsidP="002603CC">
      <w:pPr>
        <w:pStyle w:val="Code"/>
        <w:jc w:val="both"/>
      </w:pPr>
      <w:r w:rsidRPr="00752797">
        <w:tab/>
      </w:r>
      <w:r w:rsidRPr="00752797">
        <w:tab/>
        <w:t>ue:units = "m/s" ;</w:t>
      </w:r>
    </w:p>
    <w:p w:rsidR="00620A54" w:rsidRPr="00752797" w:rsidRDefault="00620A54" w:rsidP="002603CC">
      <w:pPr>
        <w:pStyle w:val="Heading2"/>
        <w:spacing w:line="240" w:lineRule="auto"/>
        <w:jc w:val="both"/>
        <w:rPr>
          <w:lang w:val="en-US"/>
        </w:rPr>
      </w:pPr>
      <w:bookmarkStart w:id="265" w:name="_Toc285701687"/>
      <w:bookmarkStart w:id="266" w:name="_Toc413611047"/>
      <w:r w:rsidRPr="00752797">
        <w:rPr>
          <w:lang w:val="en-US"/>
        </w:rPr>
        <w:t>Time parameters</w:t>
      </w:r>
      <w:bookmarkEnd w:id="265"/>
      <w:bookmarkEnd w:id="266"/>
    </w:p>
    <w:p w:rsidR="002D6E55" w:rsidRPr="00752797" w:rsidRDefault="00620A54" w:rsidP="002D6E55">
      <w:pPr>
        <w:pStyle w:val="BodyText"/>
        <w:rPr>
          <w:lang w:val="en-US"/>
        </w:rPr>
      </w:pPr>
      <w:r w:rsidRPr="00752797">
        <w:rPr>
          <w:lang w:val="en-US"/>
        </w:rPr>
        <w:t xml:space="preserve">In all XBeach simulations the hydrodynamic simulation starts at time 0. Model output can be postponed until the time specified by the keyword </w:t>
      </w:r>
      <w:proofErr w:type="spellStart"/>
      <w:r w:rsidRPr="00752797">
        <w:rPr>
          <w:i/>
          <w:lang w:val="en-US"/>
        </w:rPr>
        <w:t>tstart</w:t>
      </w:r>
      <w:proofErr w:type="spellEnd"/>
      <w:r w:rsidRPr="00752797">
        <w:rPr>
          <w:i/>
          <w:lang w:val="en-US"/>
        </w:rPr>
        <w:t xml:space="preserve"> </w:t>
      </w:r>
      <w:r w:rsidRPr="00752797">
        <w:rPr>
          <w:lang w:val="en-US"/>
        </w:rPr>
        <w:t xml:space="preserve">(see </w:t>
      </w:r>
      <w:fldSimple w:instr=" REF _Ref285455080 \w \h  \* MERGEFORMAT ">
        <w:r w:rsidR="002D6E55">
          <w:rPr>
            <w:lang w:val="en-US"/>
          </w:rPr>
          <w:t>0</w:t>
        </w:r>
      </w:fldSimple>
      <w:r w:rsidRPr="00752797">
        <w:rPr>
          <w:lang w:val="en-US"/>
        </w:rPr>
        <w:t xml:space="preserve"> </w:t>
      </w:r>
      <w:r w:rsidR="007E1D7E" w:rsidRPr="00752797">
        <w:rPr>
          <w:lang w:val="en-US"/>
        </w:rPr>
        <w:fldChar w:fldCharType="begin"/>
      </w:r>
      <w:r w:rsidRPr="00752797">
        <w:rPr>
          <w:lang w:val="en-US"/>
        </w:rPr>
        <w:instrText xml:space="preserve"> REF _Ref285455082 \h </w:instrText>
      </w:r>
      <w:r w:rsidR="004D7B46" w:rsidRPr="00752797">
        <w:rPr>
          <w:lang w:val="en-US"/>
        </w:rPr>
        <w:instrText xml:space="preserve"> \* MERGEFORMAT </w:instrText>
      </w:r>
      <w:r w:rsidR="007E1D7E" w:rsidRPr="00752797">
        <w:rPr>
          <w:lang w:val="en-US"/>
        </w:rPr>
      </w:r>
      <w:r w:rsidR="007E1D7E" w:rsidRPr="00752797">
        <w:rPr>
          <w:lang w:val="en-US"/>
        </w:rPr>
        <w:fldChar w:fldCharType="separate"/>
      </w:r>
      <w:r w:rsidR="002D6E55" w:rsidRPr="00752797">
        <w:rPr>
          <w:lang w:val="en-US"/>
        </w:rPr>
        <w:t xml:space="preserve">Table </w:t>
      </w:r>
      <w:r w:rsidR="002D6E55">
        <w:rPr>
          <w:lang w:val="en-US"/>
        </w:rPr>
        <w:t>4.18</w:t>
      </w:r>
      <w:r w:rsidR="002D6E55" w:rsidRPr="00752797">
        <w:rPr>
          <w:lang w:val="en-US"/>
        </w:rPr>
        <w:tab/>
        <w:t>Overview of all keywords related to the ship module</w:t>
      </w:r>
    </w:p>
    <w:tbl>
      <w:tblPr>
        <w:tblStyle w:val="LightShading-Accent1"/>
        <w:tblW w:w="0" w:type="auto"/>
        <w:tblLook w:val="04A0"/>
      </w:tblPr>
      <w:tblGrid>
        <w:gridCol w:w="1628"/>
        <w:gridCol w:w="2255"/>
        <w:gridCol w:w="1267"/>
        <w:gridCol w:w="1449"/>
        <w:gridCol w:w="973"/>
        <w:gridCol w:w="1358"/>
      </w:tblGrid>
      <w:tr w:rsidR="002D6E55" w:rsidRPr="00752797" w:rsidTr="00003B05">
        <w:trPr>
          <w:cnfStyle w:val="100000000000"/>
          <w:tblHeader/>
        </w:trPr>
        <w:tc>
          <w:tcPr>
            <w:cnfStyle w:val="001000000000"/>
            <w:tcW w:w="1984" w:type="dxa"/>
          </w:tcPr>
          <w:p w:rsidR="002D6E55" w:rsidRPr="00752797" w:rsidRDefault="002D6E55" w:rsidP="00003B05">
            <w:pPr>
              <w:pStyle w:val="PlainText"/>
              <w:jc w:val="both"/>
            </w:pPr>
            <w:r w:rsidRPr="00752797">
              <w:t>Keyword</w:t>
            </w:r>
          </w:p>
        </w:tc>
        <w:tc>
          <w:tcPr>
            <w:tcW w:w="2834" w:type="dxa"/>
          </w:tcPr>
          <w:p w:rsidR="002D6E55" w:rsidRPr="00752797" w:rsidRDefault="002D6E55" w:rsidP="00003B05">
            <w:pPr>
              <w:pStyle w:val="PlainText"/>
              <w:jc w:val="both"/>
              <w:cnfStyle w:val="100000000000"/>
            </w:pPr>
            <w:r w:rsidRPr="00752797">
              <w:t>description</w:t>
            </w:r>
          </w:p>
        </w:tc>
        <w:tc>
          <w:tcPr>
            <w:tcW w:w="1417" w:type="dxa"/>
          </w:tcPr>
          <w:p w:rsidR="002D6E55" w:rsidRPr="00752797" w:rsidRDefault="002D6E55" w:rsidP="00003B05">
            <w:pPr>
              <w:pStyle w:val="PlainText"/>
              <w:jc w:val="both"/>
              <w:cnfStyle w:val="100000000000"/>
            </w:pPr>
            <w:r w:rsidRPr="00752797">
              <w:t>default</w:t>
            </w:r>
          </w:p>
        </w:tc>
        <w:tc>
          <w:tcPr>
            <w:tcW w:w="1984" w:type="dxa"/>
          </w:tcPr>
          <w:p w:rsidR="002D6E55" w:rsidRPr="00752797" w:rsidRDefault="002D6E55" w:rsidP="00003B05">
            <w:pPr>
              <w:pStyle w:val="PlainText"/>
              <w:jc w:val="both"/>
              <w:cnfStyle w:val="100000000000"/>
            </w:pPr>
            <w:r w:rsidRPr="00752797">
              <w:t>range</w:t>
            </w:r>
          </w:p>
        </w:tc>
        <w:tc>
          <w:tcPr>
            <w:tcW w:w="850" w:type="dxa"/>
          </w:tcPr>
          <w:p w:rsidR="002D6E55" w:rsidRPr="00752797" w:rsidRDefault="002D6E55" w:rsidP="00003B05">
            <w:pPr>
              <w:pStyle w:val="PlainText"/>
              <w:jc w:val="both"/>
              <w:cnfStyle w:val="100000000000"/>
            </w:pPr>
            <w:r w:rsidRPr="00752797">
              <w:t>units</w:t>
            </w:r>
          </w:p>
        </w:tc>
        <w:tc>
          <w:tcPr>
            <w:tcW w:w="1700" w:type="dxa"/>
          </w:tcPr>
          <w:p w:rsidR="002D6E55" w:rsidRPr="00752797" w:rsidRDefault="002D6E55" w:rsidP="00003B05">
            <w:pPr>
              <w:pStyle w:val="PlainText"/>
              <w:jc w:val="both"/>
              <w:cnfStyle w:val="100000000000"/>
            </w:pPr>
            <w:r w:rsidRPr="00752797">
              <w:t>remark</w:t>
            </w:r>
          </w:p>
        </w:tc>
      </w:tr>
      <w:tr w:rsidR="002D6E55" w:rsidRPr="00752797" w:rsidTr="00003B05">
        <w:trPr>
          <w:cnfStyle w:val="000000100000"/>
        </w:trPr>
        <w:tc>
          <w:tcPr>
            <w:cnfStyle w:val="001000000000"/>
            <w:tcW w:w="1984" w:type="dxa"/>
          </w:tcPr>
          <w:p w:rsidR="002D6E55" w:rsidRPr="00752797" w:rsidRDefault="002D6E55" w:rsidP="00003B05">
            <w:pPr>
              <w:pStyle w:val="PlainText"/>
              <w:jc w:val="both"/>
            </w:pPr>
            <w:proofErr w:type="spellStart"/>
            <w:r w:rsidRPr="00752797">
              <w:t>nship</w:t>
            </w:r>
            <w:proofErr w:type="spellEnd"/>
            <w:r w:rsidRPr="00752797">
              <w:t>*</w:t>
            </w:r>
          </w:p>
        </w:tc>
        <w:tc>
          <w:tcPr>
            <w:tcW w:w="2834" w:type="dxa"/>
          </w:tcPr>
          <w:p w:rsidR="002D6E55" w:rsidRPr="00752797" w:rsidRDefault="002D6E55" w:rsidP="00003B05">
            <w:pPr>
              <w:pStyle w:val="PlainText"/>
              <w:jc w:val="both"/>
              <w:cnfStyle w:val="000000100000"/>
            </w:pPr>
            <w:r w:rsidRPr="00752797">
              <w:t>Number of ships</w:t>
            </w:r>
          </w:p>
        </w:tc>
        <w:tc>
          <w:tcPr>
            <w:tcW w:w="1417" w:type="dxa"/>
          </w:tcPr>
          <w:p w:rsidR="002D6E55" w:rsidRPr="00752797" w:rsidRDefault="002D6E55" w:rsidP="00003B05">
            <w:pPr>
              <w:pStyle w:val="PlainText"/>
              <w:jc w:val="both"/>
              <w:cnfStyle w:val="000000100000"/>
            </w:pPr>
            <w:r w:rsidRPr="00752797">
              <w:t>-123</w:t>
            </w:r>
          </w:p>
        </w:tc>
        <w:tc>
          <w:tcPr>
            <w:tcW w:w="1984" w:type="dxa"/>
          </w:tcPr>
          <w:p w:rsidR="002D6E55" w:rsidRPr="00752797" w:rsidRDefault="002D6E55" w:rsidP="00003B05">
            <w:pPr>
              <w:pStyle w:val="PlainText"/>
              <w:jc w:val="both"/>
              <w:cnfStyle w:val="000000100000"/>
            </w:pPr>
          </w:p>
        </w:tc>
        <w:tc>
          <w:tcPr>
            <w:tcW w:w="850" w:type="dxa"/>
          </w:tcPr>
          <w:p w:rsidR="002D6E55" w:rsidRPr="00752797" w:rsidRDefault="002D6E55" w:rsidP="00003B05">
            <w:pPr>
              <w:pStyle w:val="PlainText"/>
              <w:jc w:val="both"/>
              <w:cnfStyle w:val="000000100000"/>
            </w:pPr>
            <w:r w:rsidRPr="00752797">
              <w:t>-</w:t>
            </w:r>
          </w:p>
        </w:tc>
        <w:tc>
          <w:tcPr>
            <w:tcW w:w="1700" w:type="dxa"/>
          </w:tcPr>
          <w:p w:rsidR="002D6E55" w:rsidRPr="00752797" w:rsidRDefault="002D6E55" w:rsidP="00003B05">
            <w:pPr>
              <w:pStyle w:val="PlainText"/>
              <w:jc w:val="both"/>
              <w:cnfStyle w:val="000000100000"/>
            </w:pPr>
          </w:p>
        </w:tc>
      </w:tr>
      <w:tr w:rsidR="002D6E55" w:rsidRPr="00752797" w:rsidTr="00003B05">
        <w:tc>
          <w:tcPr>
            <w:cnfStyle w:val="001000000000"/>
            <w:tcW w:w="1984" w:type="dxa"/>
          </w:tcPr>
          <w:p w:rsidR="002D6E55" w:rsidRPr="00752797" w:rsidRDefault="002D6E55" w:rsidP="00003B05">
            <w:pPr>
              <w:pStyle w:val="PlainText"/>
              <w:jc w:val="both"/>
            </w:pPr>
            <w:proofErr w:type="spellStart"/>
            <w:r w:rsidRPr="00752797">
              <w:t>shipfile</w:t>
            </w:r>
            <w:proofErr w:type="spellEnd"/>
          </w:p>
        </w:tc>
        <w:tc>
          <w:tcPr>
            <w:tcW w:w="2834" w:type="dxa"/>
          </w:tcPr>
          <w:p w:rsidR="002D6E55" w:rsidRPr="00752797" w:rsidRDefault="002D6E55" w:rsidP="00003B05">
            <w:pPr>
              <w:pStyle w:val="PlainText"/>
              <w:jc w:val="both"/>
              <w:cnfStyle w:val="000000000000"/>
            </w:pPr>
            <w:r w:rsidRPr="00752797">
              <w:t>Name of ship data file</w:t>
            </w:r>
          </w:p>
        </w:tc>
        <w:tc>
          <w:tcPr>
            <w:tcW w:w="1417" w:type="dxa"/>
          </w:tcPr>
          <w:p w:rsidR="002D6E55" w:rsidRPr="00752797" w:rsidRDefault="002D6E55" w:rsidP="00003B05">
            <w:pPr>
              <w:pStyle w:val="PlainText"/>
              <w:jc w:val="both"/>
              <w:cnfStyle w:val="000000000000"/>
            </w:pPr>
          </w:p>
        </w:tc>
        <w:tc>
          <w:tcPr>
            <w:tcW w:w="1984" w:type="dxa"/>
          </w:tcPr>
          <w:p w:rsidR="002D6E55" w:rsidRPr="00752797" w:rsidRDefault="002D6E55" w:rsidP="00003B05">
            <w:pPr>
              <w:pStyle w:val="PlainText"/>
              <w:jc w:val="both"/>
              <w:cnfStyle w:val="000000000000"/>
            </w:pPr>
          </w:p>
        </w:tc>
        <w:tc>
          <w:tcPr>
            <w:tcW w:w="850" w:type="dxa"/>
          </w:tcPr>
          <w:p w:rsidR="002D6E55" w:rsidRPr="00752797" w:rsidRDefault="002D6E55" w:rsidP="00003B05">
            <w:pPr>
              <w:pStyle w:val="PlainText"/>
              <w:jc w:val="both"/>
              <w:cnfStyle w:val="000000000000"/>
            </w:pPr>
            <w:r w:rsidRPr="00752797">
              <w:t>&lt;file&gt;</w:t>
            </w:r>
          </w:p>
        </w:tc>
        <w:tc>
          <w:tcPr>
            <w:tcW w:w="1700" w:type="dxa"/>
          </w:tcPr>
          <w:p w:rsidR="002D6E55" w:rsidRPr="00752797" w:rsidRDefault="002D6E55" w:rsidP="00003B05">
            <w:pPr>
              <w:pStyle w:val="PlainText"/>
              <w:jc w:val="both"/>
              <w:cnfStyle w:val="000000000000"/>
            </w:pPr>
          </w:p>
        </w:tc>
      </w:tr>
    </w:tbl>
    <w:p w:rsidR="00620A54" w:rsidRPr="00752797" w:rsidRDefault="002D6E55" w:rsidP="002603CC">
      <w:pPr>
        <w:pStyle w:val="BodyText"/>
        <w:rPr>
          <w:lang w:val="en-US"/>
        </w:rPr>
      </w:pPr>
      <w:r w:rsidRPr="00752797">
        <w:rPr>
          <w:lang w:val="en-US"/>
        </w:rPr>
        <w:t>Output selection</w:t>
      </w:r>
      <w:r w:rsidR="007E1D7E" w:rsidRPr="00752797">
        <w:rPr>
          <w:lang w:val="en-US"/>
        </w:rPr>
        <w:fldChar w:fldCharType="end"/>
      </w:r>
      <w:r w:rsidR="00620A54" w:rsidRPr="00752797">
        <w:rPr>
          <w:lang w:val="en-US"/>
        </w:rPr>
        <w:t xml:space="preserve">). The simulation stops at the time specified by </w:t>
      </w:r>
      <w:r w:rsidR="00620A54" w:rsidRPr="00752797">
        <w:rPr>
          <w:i/>
          <w:lang w:val="en-US"/>
        </w:rPr>
        <w:t>tstop</w:t>
      </w:r>
      <w:r w:rsidR="00620A54" w:rsidRPr="00752797">
        <w:rPr>
          <w:lang w:val="en-US"/>
        </w:rPr>
        <w:t xml:space="preserve">. The time step used in the hydrodynamic simulation is determined based on a given maximum Courant number using the keyword </w:t>
      </w:r>
      <w:r w:rsidR="00620A54" w:rsidRPr="00752797">
        <w:rPr>
          <w:i/>
          <w:lang w:val="en-US"/>
        </w:rPr>
        <w:t>CFL</w:t>
      </w:r>
      <w:r w:rsidR="00620A54" w:rsidRPr="00752797">
        <w:rPr>
          <w:lang w:val="en-US"/>
        </w:rPr>
        <w:t>. The table below gives an overview of all keywords related to time management:</w:t>
      </w:r>
    </w:p>
    <w:p w:rsidR="00003B05" w:rsidRPr="00752797" w:rsidRDefault="00003B05" w:rsidP="00003B05">
      <w:pPr>
        <w:pStyle w:val="Caption"/>
        <w:rPr>
          <w:lang w:val="en-US"/>
        </w:rPr>
      </w:pPr>
      <w:r w:rsidRPr="00752797">
        <w:rPr>
          <w:lang w:val="en-US"/>
        </w:rPr>
        <w:t xml:space="preserve">Table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4</w:t>
      </w:r>
      <w:r w:rsidR="007E1D7E">
        <w:rPr>
          <w:lang w:val="en-US"/>
        </w:rPr>
        <w:fldChar w:fldCharType="end"/>
      </w:r>
      <w:r w:rsidR="001935AF">
        <w:rPr>
          <w:lang w:val="en-US"/>
        </w:rPr>
        <w:t>.</w:t>
      </w:r>
      <w:r w:rsidR="007E1D7E">
        <w:rPr>
          <w:lang w:val="en-US"/>
        </w:rPr>
        <w:fldChar w:fldCharType="begin"/>
      </w:r>
      <w:r w:rsidR="001935AF">
        <w:rPr>
          <w:lang w:val="en-US"/>
        </w:rPr>
        <w:instrText xml:space="preserve"> SEQ Table \* ARABIC \s 1 </w:instrText>
      </w:r>
      <w:r w:rsidR="007E1D7E">
        <w:rPr>
          <w:lang w:val="en-US"/>
        </w:rPr>
        <w:fldChar w:fldCharType="separate"/>
      </w:r>
      <w:r w:rsidR="002D6E55">
        <w:rPr>
          <w:noProof/>
          <w:lang w:val="en-US"/>
        </w:rPr>
        <w:t>21</w:t>
      </w:r>
      <w:r w:rsidR="007E1D7E">
        <w:rPr>
          <w:lang w:val="en-US"/>
        </w:rPr>
        <w:fldChar w:fldCharType="end"/>
      </w:r>
      <w:r w:rsidRPr="00752797">
        <w:rPr>
          <w:lang w:val="en-US"/>
        </w:rPr>
        <w:tab/>
        <w:t>Overview of all keywords related to time management</w:t>
      </w:r>
    </w:p>
    <w:tbl>
      <w:tblPr>
        <w:tblStyle w:val="LightShading-Accent1"/>
        <w:tblW w:w="0" w:type="auto"/>
        <w:tblLook w:val="04A0"/>
      </w:tblPr>
      <w:tblGrid>
        <w:gridCol w:w="1525"/>
        <w:gridCol w:w="2326"/>
        <w:gridCol w:w="1252"/>
        <w:gridCol w:w="1656"/>
        <w:gridCol w:w="848"/>
        <w:gridCol w:w="1323"/>
      </w:tblGrid>
      <w:tr w:rsidR="00620A54" w:rsidRPr="00752797" w:rsidTr="00883631">
        <w:trPr>
          <w:cnfStyle w:val="100000000000"/>
          <w:tblHeader/>
        </w:trPr>
        <w:tc>
          <w:tcPr>
            <w:cnfStyle w:val="001000000000"/>
            <w:tcW w:w="1984" w:type="dxa"/>
          </w:tcPr>
          <w:p w:rsidR="00620A54" w:rsidRPr="00752797" w:rsidRDefault="00620A54" w:rsidP="002603CC">
            <w:pPr>
              <w:pStyle w:val="PlainText"/>
              <w:jc w:val="both"/>
            </w:pPr>
            <w:r w:rsidRPr="00752797">
              <w:t>keyword</w:t>
            </w:r>
          </w:p>
        </w:tc>
        <w:tc>
          <w:tcPr>
            <w:tcW w:w="2834" w:type="dxa"/>
          </w:tcPr>
          <w:p w:rsidR="00620A54" w:rsidRPr="00752797" w:rsidRDefault="00620A54" w:rsidP="002603CC">
            <w:pPr>
              <w:pStyle w:val="PlainText"/>
              <w:jc w:val="both"/>
              <w:cnfStyle w:val="100000000000"/>
            </w:pPr>
            <w:r w:rsidRPr="00752797">
              <w:t>description</w:t>
            </w:r>
          </w:p>
        </w:tc>
        <w:tc>
          <w:tcPr>
            <w:tcW w:w="1417" w:type="dxa"/>
          </w:tcPr>
          <w:p w:rsidR="00620A54" w:rsidRPr="00752797" w:rsidRDefault="00620A54" w:rsidP="002603CC">
            <w:pPr>
              <w:pStyle w:val="PlainText"/>
              <w:jc w:val="both"/>
              <w:cnfStyle w:val="100000000000"/>
            </w:pPr>
            <w:r w:rsidRPr="00752797">
              <w:t>default</w:t>
            </w:r>
          </w:p>
        </w:tc>
        <w:tc>
          <w:tcPr>
            <w:tcW w:w="1984" w:type="dxa"/>
          </w:tcPr>
          <w:p w:rsidR="00620A54" w:rsidRPr="00752797" w:rsidRDefault="00620A54" w:rsidP="002603CC">
            <w:pPr>
              <w:pStyle w:val="PlainText"/>
              <w:jc w:val="both"/>
              <w:cnfStyle w:val="100000000000"/>
            </w:pPr>
            <w:r w:rsidRPr="00752797">
              <w:t>range</w:t>
            </w:r>
          </w:p>
        </w:tc>
        <w:tc>
          <w:tcPr>
            <w:tcW w:w="850" w:type="dxa"/>
          </w:tcPr>
          <w:p w:rsidR="00620A54" w:rsidRPr="00752797" w:rsidRDefault="00620A54" w:rsidP="002603CC">
            <w:pPr>
              <w:pStyle w:val="PlainText"/>
              <w:jc w:val="both"/>
              <w:cnfStyle w:val="100000000000"/>
            </w:pPr>
            <w:r w:rsidRPr="00752797">
              <w:t>units</w:t>
            </w:r>
          </w:p>
        </w:tc>
        <w:tc>
          <w:tcPr>
            <w:tcW w:w="1700" w:type="dxa"/>
          </w:tcPr>
          <w:p w:rsidR="00620A54" w:rsidRPr="00752797" w:rsidRDefault="00620A54" w:rsidP="002603CC">
            <w:pPr>
              <w:pStyle w:val="PlainText"/>
              <w:jc w:val="both"/>
              <w:cnfStyle w:val="100000000000"/>
            </w:pPr>
            <w:r w:rsidRPr="00752797">
              <w:t>remark</w:t>
            </w: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CFL</w:t>
            </w:r>
          </w:p>
        </w:tc>
        <w:tc>
          <w:tcPr>
            <w:tcW w:w="2834" w:type="dxa"/>
          </w:tcPr>
          <w:p w:rsidR="00620A54" w:rsidRPr="00752797" w:rsidRDefault="00620A54" w:rsidP="002603CC">
            <w:pPr>
              <w:pStyle w:val="PlainText"/>
              <w:jc w:val="both"/>
              <w:cnfStyle w:val="000000100000"/>
            </w:pPr>
            <w:r w:rsidRPr="00752797">
              <w:t>Maximum Courant-Friedrichs-Lewy number</w:t>
            </w:r>
          </w:p>
        </w:tc>
        <w:tc>
          <w:tcPr>
            <w:tcW w:w="1417" w:type="dxa"/>
          </w:tcPr>
          <w:p w:rsidR="00620A54" w:rsidRPr="00752797" w:rsidRDefault="00620A54" w:rsidP="002603CC">
            <w:pPr>
              <w:pStyle w:val="PlainText"/>
              <w:jc w:val="both"/>
              <w:cnfStyle w:val="000000100000"/>
            </w:pPr>
            <w:r w:rsidRPr="00752797">
              <w:t>0.7</w:t>
            </w:r>
          </w:p>
        </w:tc>
        <w:tc>
          <w:tcPr>
            <w:tcW w:w="1984" w:type="dxa"/>
          </w:tcPr>
          <w:p w:rsidR="00620A54" w:rsidRPr="00752797" w:rsidRDefault="00620A54" w:rsidP="002603CC">
            <w:pPr>
              <w:pStyle w:val="PlainText"/>
              <w:jc w:val="both"/>
              <w:cnfStyle w:val="000000100000"/>
            </w:pPr>
            <w:r w:rsidRPr="00752797">
              <w:t>0.1 - 0.9</w:t>
            </w:r>
          </w:p>
        </w:tc>
        <w:tc>
          <w:tcPr>
            <w:tcW w:w="850" w:type="dxa"/>
          </w:tcPr>
          <w:p w:rsidR="00620A54" w:rsidRPr="00752797" w:rsidRDefault="00620A54" w:rsidP="002603CC">
            <w:pPr>
              <w:pStyle w:val="PlainText"/>
              <w:jc w:val="both"/>
              <w:cnfStyle w:val="000000100000"/>
            </w:pPr>
            <w:r w:rsidRPr="00752797">
              <w:t>-</w:t>
            </w:r>
          </w:p>
        </w:tc>
        <w:tc>
          <w:tcPr>
            <w:tcW w:w="1700" w:type="dxa"/>
          </w:tcPr>
          <w:p w:rsidR="00620A54" w:rsidRPr="00752797" w:rsidRDefault="00620A54" w:rsidP="002603CC">
            <w:pPr>
              <w:pStyle w:val="PlainText"/>
              <w:jc w:val="both"/>
              <w:cnfStyle w:val="000000100000"/>
            </w:pPr>
          </w:p>
        </w:tc>
      </w:tr>
      <w:tr w:rsidR="00620A54" w:rsidRPr="00752797" w:rsidTr="00883631">
        <w:tc>
          <w:tcPr>
            <w:cnfStyle w:val="001000000000"/>
            <w:tcW w:w="1984" w:type="dxa"/>
          </w:tcPr>
          <w:p w:rsidR="00620A54" w:rsidRPr="00752797" w:rsidRDefault="00620A54" w:rsidP="002603CC">
            <w:pPr>
              <w:pStyle w:val="PlainText"/>
              <w:jc w:val="both"/>
            </w:pPr>
            <w:r w:rsidRPr="00752797">
              <w:t>tstop</w:t>
            </w:r>
          </w:p>
        </w:tc>
        <w:tc>
          <w:tcPr>
            <w:tcW w:w="2834" w:type="dxa"/>
          </w:tcPr>
          <w:p w:rsidR="00620A54" w:rsidRPr="00752797" w:rsidRDefault="00620A54" w:rsidP="002603CC">
            <w:pPr>
              <w:pStyle w:val="PlainText"/>
              <w:jc w:val="both"/>
              <w:cnfStyle w:val="000000000000"/>
            </w:pPr>
            <w:r w:rsidRPr="00752797">
              <w:t>Stop time of simulation, in morphological time</w:t>
            </w:r>
          </w:p>
        </w:tc>
        <w:tc>
          <w:tcPr>
            <w:tcW w:w="1417" w:type="dxa"/>
          </w:tcPr>
          <w:p w:rsidR="00620A54" w:rsidRPr="00752797" w:rsidRDefault="00620A54" w:rsidP="002603CC">
            <w:pPr>
              <w:pStyle w:val="PlainText"/>
              <w:jc w:val="both"/>
              <w:cnfStyle w:val="000000000000"/>
            </w:pPr>
            <w:r w:rsidRPr="00752797">
              <w:t>2000.0</w:t>
            </w:r>
          </w:p>
        </w:tc>
        <w:tc>
          <w:tcPr>
            <w:tcW w:w="1984" w:type="dxa"/>
          </w:tcPr>
          <w:p w:rsidR="00620A54" w:rsidRPr="00752797" w:rsidRDefault="00620A54" w:rsidP="002603CC">
            <w:pPr>
              <w:pStyle w:val="PlainText"/>
              <w:jc w:val="both"/>
              <w:cnfStyle w:val="000000000000"/>
            </w:pPr>
            <w:r w:rsidRPr="00752797">
              <w:t>1.0 - 1000000.0</w:t>
            </w:r>
          </w:p>
        </w:tc>
        <w:tc>
          <w:tcPr>
            <w:tcW w:w="850" w:type="dxa"/>
          </w:tcPr>
          <w:p w:rsidR="00620A54" w:rsidRPr="00752797" w:rsidRDefault="00620A54" w:rsidP="002603CC">
            <w:pPr>
              <w:pStyle w:val="PlainText"/>
              <w:jc w:val="both"/>
              <w:cnfStyle w:val="000000000000"/>
            </w:pPr>
            <w:r w:rsidRPr="00752797">
              <w:t>s</w:t>
            </w:r>
          </w:p>
        </w:tc>
        <w:tc>
          <w:tcPr>
            <w:tcW w:w="1700" w:type="dxa"/>
          </w:tcPr>
          <w:p w:rsidR="00620A54" w:rsidRPr="00752797" w:rsidRDefault="00620A54" w:rsidP="002603CC">
            <w:pPr>
              <w:pStyle w:val="PlainText"/>
              <w:jc w:val="both"/>
              <w:cnfStyle w:val="000000000000"/>
            </w:pPr>
          </w:p>
        </w:tc>
      </w:tr>
      <w:tr w:rsidR="00620A54" w:rsidRPr="00752797" w:rsidTr="00883631">
        <w:trPr>
          <w:cnfStyle w:val="000000100000"/>
        </w:trPr>
        <w:tc>
          <w:tcPr>
            <w:cnfStyle w:val="001000000000"/>
            <w:tcW w:w="1984" w:type="dxa"/>
          </w:tcPr>
          <w:p w:rsidR="00620A54" w:rsidRPr="00752797" w:rsidRDefault="00620A54" w:rsidP="002603CC">
            <w:pPr>
              <w:pStyle w:val="PlainText"/>
              <w:jc w:val="both"/>
            </w:pPr>
            <w:r w:rsidRPr="00752797">
              <w:t>tunits</w:t>
            </w:r>
            <w:r w:rsidR="001B6449" w:rsidRPr="00752797">
              <w:t>+</w:t>
            </w:r>
          </w:p>
        </w:tc>
        <w:tc>
          <w:tcPr>
            <w:tcW w:w="2834" w:type="dxa"/>
          </w:tcPr>
          <w:p w:rsidR="00620A54" w:rsidRPr="00752797" w:rsidRDefault="00620A54" w:rsidP="002603CC">
            <w:pPr>
              <w:pStyle w:val="PlainText"/>
              <w:jc w:val="both"/>
              <w:cnfStyle w:val="000000100000"/>
            </w:pPr>
            <w:r w:rsidRPr="00752797">
              <w:t>Time units in udunits format (seconds since 1970-01-01 00:00:00.00 +1:00)</w:t>
            </w:r>
          </w:p>
        </w:tc>
        <w:tc>
          <w:tcPr>
            <w:tcW w:w="1417" w:type="dxa"/>
          </w:tcPr>
          <w:p w:rsidR="00620A54" w:rsidRPr="00752797" w:rsidRDefault="00620A54" w:rsidP="002603CC">
            <w:pPr>
              <w:pStyle w:val="PlainText"/>
              <w:jc w:val="both"/>
              <w:cnfStyle w:val="000000100000"/>
            </w:pPr>
            <w:r w:rsidRPr="00752797">
              <w:t>'s'</w:t>
            </w:r>
          </w:p>
        </w:tc>
        <w:tc>
          <w:tcPr>
            <w:tcW w:w="1984" w:type="dxa"/>
          </w:tcPr>
          <w:p w:rsidR="00620A54" w:rsidRPr="00752797" w:rsidRDefault="00620A54" w:rsidP="002603CC">
            <w:pPr>
              <w:pStyle w:val="PlainText"/>
              <w:jc w:val="both"/>
              <w:cnfStyle w:val="000000100000"/>
            </w:pPr>
          </w:p>
        </w:tc>
        <w:tc>
          <w:tcPr>
            <w:tcW w:w="850" w:type="dxa"/>
          </w:tcPr>
          <w:p w:rsidR="00620A54" w:rsidRPr="00752797" w:rsidRDefault="00620A54" w:rsidP="002603CC">
            <w:pPr>
              <w:pStyle w:val="PlainText"/>
              <w:jc w:val="both"/>
              <w:cnfStyle w:val="000000100000"/>
            </w:pPr>
            <w:r w:rsidRPr="00752797">
              <w:t>-</w:t>
            </w:r>
          </w:p>
        </w:tc>
        <w:tc>
          <w:tcPr>
            <w:tcW w:w="1700" w:type="dxa"/>
          </w:tcPr>
          <w:p w:rsidR="00620A54" w:rsidRPr="00752797" w:rsidRDefault="00620A54" w:rsidP="002603CC">
            <w:pPr>
              <w:pStyle w:val="PlainText"/>
              <w:jc w:val="both"/>
              <w:cnfStyle w:val="000000100000"/>
            </w:pPr>
          </w:p>
        </w:tc>
      </w:tr>
    </w:tbl>
    <w:p w:rsidR="00620A54" w:rsidRPr="00752797" w:rsidRDefault="00620A54" w:rsidP="002603CC">
      <w:pPr>
        <w:spacing w:line="240" w:lineRule="auto"/>
        <w:rPr>
          <w:b/>
          <w:bCs/>
          <w:sz w:val="30"/>
          <w:szCs w:val="32"/>
          <w:lang w:val="en-US"/>
        </w:rPr>
      </w:pPr>
      <w:r w:rsidRPr="00752797">
        <w:rPr>
          <w:lang w:val="en-US"/>
        </w:rPr>
        <w:br w:type="page"/>
      </w:r>
    </w:p>
    <w:p w:rsidR="00620A54" w:rsidRPr="00752797" w:rsidRDefault="00620A54" w:rsidP="002603CC">
      <w:pPr>
        <w:pStyle w:val="Heading1"/>
        <w:jc w:val="both"/>
        <w:rPr>
          <w:lang w:val="en-US"/>
        </w:rPr>
      </w:pPr>
      <w:bookmarkStart w:id="267" w:name="_Toc413611048"/>
      <w:r w:rsidRPr="00752797">
        <w:rPr>
          <w:lang w:val="en-US"/>
        </w:rPr>
        <w:lastRenderedPageBreak/>
        <w:t>Bibliography</w:t>
      </w:r>
      <w:bookmarkEnd w:id="267"/>
    </w:p>
    <w:p w:rsidR="002D6E55" w:rsidRPr="002D6E55" w:rsidRDefault="002D6E55" w:rsidP="002D6E55">
      <w:pPr>
        <w:pStyle w:val="NormalWeb"/>
        <w:ind w:left="480" w:hanging="480"/>
        <w:rPr>
          <w:rFonts w:ascii="Arial" w:hAnsi="Arial" w:cs="Arial"/>
          <w:sz w:val="21"/>
          <w:szCs w:val="21"/>
          <w:lang w:val="en-US"/>
        </w:rPr>
      </w:pPr>
      <w:bookmarkStart w:id="268" w:name="_Toc413611049"/>
      <w:r w:rsidRPr="002D6E55">
        <w:rPr>
          <w:rFonts w:ascii="Arial" w:hAnsi="Arial" w:cs="Arial"/>
          <w:sz w:val="21"/>
          <w:szCs w:val="21"/>
          <w:lang w:val="en-US"/>
        </w:rPr>
        <w:t>Andrews, D. G., &amp; Mcintyre, M. E. (1978). An exact theory of nonlinear waves on a Lagrangian-mean flow. Journal of Fluid Mechanics, 89, 609. doi:10.1017/S0022112078002773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Baldock, T. E., Holmes, P., Bunker, S., &amp; van Weert, P. (1998). Cross-shore hydrodynamics within an unsaturated surfzone. Coastal Engineering, 34, 173–196.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Battjes, J. A. (1975). Modelling of turbulence in the surfzone. Symposium on Modelling Techniques, San Francisco, 1050–1061.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&amp; McCall, R. T. (2010). Short wave breaking effects on law frequency waves. Proceedings 30th International Conference on Coastal Engineering, San Diego, 1–13.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Daly, C., Roelvink, J. A., van Dongeren, A. R., van Thiel de Vries, J. S. M., &amp; McCall, R. T. (2012). Validation of an advective-deterministic approach to short wave breaking in a surf-beat model. Coastal Engineering, 60, 69–83. doi:10.1016/j.coastaleng.2011.08.001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Darcy, H. (1856). Les fontaines publiques de la ville de dijon. Tech. Rep., Dalmont, Paris.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Jong, M. P. C., Roelvink, J. A., &amp; Breederveld, C. (2013). Numerical modelling of passing-ship effects in complex geometries and on shallow water. Pianc Smart Rivers 2013.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 Vet, P. L. M. (2014). Modelling sediment transport and morphology during overwash and breaching events.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Deigaard, R. (1993). A note on the three-dimensional shear stress distribution in a surf zone. Coastal Engineering, 20, 157–171. doi:10.1016/0378-3839(93)90059-H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Deltares. (2011). Delft3D-FLOW: user manual.</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Den Adel, H. (1987). Heranalyse doorlatendheidsmetingen door middel van de forchheimer relatie. Technical Report M 1795/H 195, CO 272550/56, Grondmechanica Delft, Waterloopkundig Laboratorium. Dutch.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Galappatti, R., &amp; Vreugdenhill, C. B. (1985). A depth integrated model for suspended transport. Journal for Hydraulic Research, 23(4), 359–377.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Guza, R. T., &amp; Thornton, E. B. (1985). Velocity moments in the nearshore. Coastal Engineering, 111(2), 235–256.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Halford, K. (2000). Simulation and interpretation of borehole flowmeter results under laminar and turbulent flow conditions. Proceedings of the Seventh International Symposium on Logging for Minerals and Geotechnical Applications, Golden, Colorado, The Minerals and Geotechnical Logging Society, 157–168.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Hallermeier, R. J. (1981). Terminal settling velocity of commonly occurring sand grains. Sedimentology, 28, 859–865.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MODFLOW-2005 , The USGS Modular Ground-Water Model. U.S. Geological Survey Techniques and Methods, 253.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Holthuijsen, L. H., Booij, N., &amp; Herbers, T. H. C. (1989). A prediction model for stationary, short-crested waves in shallow water with ambient currents. Coastal Engineering, 13(1), 23–54. doi:10.1016/0378-3839(89)90031-8</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Janssen, T. T., &amp; Battjes, J. A. (2007). A note on wave energy dissipation over steep beaches. Coastal Engineering, 54, 711–716. doi:10.1016/j.coastaleng.2007.05.006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Komar, P. D., &amp; Miller, M. C. (1975). On the comparison between the threshold of sediment motion under waves under unidirectional currents with a discussion of the practical evaluation of the threshold. Journal of Sedimentary Research, 362–367.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Lee, K. H., Mizutani, N., Hur, D. S., &amp; Kamiya, A. (2007). The effect of groundwater on topographic changes in a gravel beach. Ocean Engineering, 34, 605–615. doi:10.1016/j.oceaneng.2005.10.026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Li, L., &amp; Barry, D. A. (2000). Wave-induced beach groundwater flow. Advances in Water Resources, 23, 325–337. doi:10.1016/S0309-1708(99)00032-9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(1962). Radiation stress and mass transport in gravity waves, with application to “surf beats.” Journal of Fluid Mechanics, 13, 481–504.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Stewart, R. W. (1964). Radiation stress in water waves: a physical discussion with applications. Deep-Sea Research, 529–562.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Longuet-Higgins, M. S., &amp; Turner, J. S. (1974). An “entraining plume” model of a spilling breaker. Journal of Fluid Mechanics, 63(01), 1–20.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Lowe, R. J., Falter, J. L., Koseff, J. R., Monismith, S. G., &amp; Atkinson, M. J. (2007). Spectral wave flow attenuation within submerged canopies: Implications for wave energy dissipation. Journal of Geophysical Research: Oceans, 112, 1–14. doi:10.1029/2006JC003605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McCall, R. T., Masselink, G., Poate, T. G., Roelvink, J. a., Almeida, L. P., Davidson, M., &amp; Russell, P. E. (2014). Modelling storm hydrodynamics on gravel beaches with XBeach-G. Coastal Engineering, 91, 231–250. doi:10.1016/j.coastaleng.2014.06.007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Mendez, F. J., &amp; Losada, I. J. (2004). An empirical model to estimate the propagation of random breaking and nonbreaking waves over vegetation fields. Coastal Engineering, 51, 103–118. doi:10.1016/j.coastaleng.2003.11.003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Nairn, R. B., Roelvink, J. A., &amp; Southgate, H. N. (1990). Transition zone width and implications for modeling surfzone hydrodynamics. Proceedings 22th International Conference on Coastal Engineering, 68–81. doi:10.9753/icce.v22.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Modeling the effects of hard structures on dune erosion and overwash - a case study of the impact </w:t>
      </w:r>
      <w:r w:rsidRPr="002D6E55">
        <w:rPr>
          <w:rFonts w:ascii="Arial" w:hAnsi="Arial" w:cs="Arial"/>
          <w:sz w:val="21"/>
          <w:szCs w:val="21"/>
          <w:lang w:val="en-US"/>
        </w:rPr>
        <w:lastRenderedPageBreak/>
        <w:t>of Hurricane Sandy on the New Jersey coast. Proceedings Coastal Sediments, San Diego, CA.</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Phan, L., van Thiel de Vries, J. S. M., &amp; Stive, M. J. F. (2014). Coastal Mangrove Squeeze in the Mekong Delta. Journal of Coastal Research.</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Phillips, O. M. (1977). The dynamics of the upper ocean. Cambridge University Press, 366.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Raubenheimer, B., Guza, R. T., &amp; Elgar, S. (1999). Tidal water table fluctuations in a sandy ocean beach. Water Resources Research, 35(8), 2313. doi:10.1029/1999WR900105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MacMahan, J. H., Thornton, E. B., &amp; Stanton, T. P. (2007). Modeling of very low frequency motions during RIPEX. Journal of Geophysical Research: Oceans, 112(February), 1–14. doi:10.1029/2005JC003122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Reniers, A. J. H. M., Roelvink, J. A., &amp; Thornton, E. B. (2004). Morphodynamic modeling of an embayed beach under wave group forcing. Journal of Geophysical Research, 109, 1–22. doi:10.1029/2002JC001586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Rienecker, M. M., &amp; Fenton, J. D. (1981). A Fourier approximation method for steady water waves. Journal of Fluid Mechanics, 104, 119. doi:10.1017/S0022112081002851</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(1993a). Dissipation in random wave group incident on a beach. Coastal Engineering, 19, 127–150.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Roelvink, J. A. (1993b). Surf beat and its effect on cross-shore profiles. PhD thesis, Delft Unversity of Technology, Delft.</w:t>
      </w:r>
    </w:p>
    <w:p w:rsidR="002D6E55" w:rsidRDefault="002D6E55" w:rsidP="002D6E55">
      <w:pPr>
        <w:pStyle w:val="NormalWeb"/>
        <w:ind w:left="480" w:hanging="480"/>
        <w:rPr>
          <w:ins w:id="269" w:author="dro" w:date="2015-03-11T15:47:00Z"/>
          <w:rFonts w:ascii="Arial" w:hAnsi="Arial" w:cs="Arial"/>
          <w:sz w:val="21"/>
          <w:szCs w:val="21"/>
          <w:lang w:val="en-US"/>
        </w:rPr>
      </w:pPr>
      <w:r w:rsidRPr="002D6E55">
        <w:rPr>
          <w:rFonts w:ascii="Arial" w:hAnsi="Arial" w:cs="Arial"/>
          <w:sz w:val="21"/>
          <w:szCs w:val="21"/>
          <w:lang w:val="en-US"/>
        </w:rPr>
        <w:t>Roelvink, J. A. (2006). Coastal morphodynamic evolution techniques. Coastal Engineering, 53, 277–287. doi:10.1016/j.coastaleng.2005.10.015</w:t>
      </w:r>
    </w:p>
    <w:p w:rsidR="0016627B" w:rsidRPr="002D6E55" w:rsidRDefault="0016627B" w:rsidP="002D6E55">
      <w:pPr>
        <w:pStyle w:val="NormalWeb"/>
        <w:ind w:left="480" w:hanging="480"/>
        <w:rPr>
          <w:rFonts w:ascii="Arial" w:hAnsi="Arial" w:cs="Arial"/>
          <w:sz w:val="21"/>
          <w:szCs w:val="21"/>
          <w:lang w:val="en-US"/>
        </w:rPr>
      </w:pPr>
      <w:proofErr w:type="spellStart"/>
      <w:ins w:id="270" w:author="dro" w:date="2015-03-11T15:47:00Z">
        <w:r w:rsidRPr="0016627B">
          <w:rPr>
            <w:rFonts w:ascii="Arial" w:hAnsi="Arial" w:cs="Arial"/>
            <w:sz w:val="21"/>
            <w:szCs w:val="21"/>
            <w:lang w:val="en-US"/>
          </w:rPr>
          <w:t>Dano</w:t>
        </w:r>
        <w:proofErr w:type="spellEnd"/>
        <w:r w:rsidRPr="0016627B">
          <w:rPr>
            <w:rFonts w:ascii="Arial" w:hAnsi="Arial" w:cs="Arial"/>
            <w:sz w:val="21"/>
            <w:szCs w:val="21"/>
            <w:lang w:val="en-US"/>
          </w:rPr>
          <w:t xml:space="preserve"> </w:t>
        </w:r>
        <w:proofErr w:type="spellStart"/>
        <w:r w:rsidRPr="0016627B">
          <w:rPr>
            <w:rFonts w:ascii="Arial" w:hAnsi="Arial" w:cs="Arial"/>
            <w:sz w:val="21"/>
            <w:szCs w:val="21"/>
            <w:lang w:val="en-US"/>
          </w:rPr>
          <w:t>Roelvink</w:t>
        </w:r>
        <w:proofErr w:type="spellEnd"/>
        <w:r w:rsidRPr="0016627B">
          <w:rPr>
            <w:rFonts w:ascii="Arial" w:hAnsi="Arial" w:cs="Arial"/>
            <w:sz w:val="21"/>
            <w:szCs w:val="21"/>
            <w:lang w:val="en-US"/>
          </w:rPr>
          <w:t xml:space="preserve">, Ad </w:t>
        </w:r>
        <w:proofErr w:type="spellStart"/>
        <w:r w:rsidRPr="0016627B">
          <w:rPr>
            <w:rFonts w:ascii="Arial" w:hAnsi="Arial" w:cs="Arial"/>
            <w:sz w:val="21"/>
            <w:szCs w:val="21"/>
            <w:lang w:val="en-US"/>
          </w:rPr>
          <w:t>Reniers</w:t>
        </w:r>
        <w:proofErr w:type="spellEnd"/>
        <w:r w:rsidRPr="0016627B">
          <w:rPr>
            <w:rFonts w:ascii="Arial" w:hAnsi="Arial" w:cs="Arial"/>
            <w:sz w:val="21"/>
            <w:szCs w:val="21"/>
            <w:lang w:val="en-US"/>
          </w:rPr>
          <w:t xml:space="preserve">, </w:t>
        </w:r>
        <w:proofErr w:type="spellStart"/>
        <w:proofErr w:type="gramStart"/>
        <w:r w:rsidRPr="0016627B">
          <w:rPr>
            <w:rFonts w:ascii="Arial" w:hAnsi="Arial" w:cs="Arial"/>
            <w:sz w:val="21"/>
            <w:szCs w:val="21"/>
            <w:lang w:val="en-US"/>
          </w:rPr>
          <w:t>Ap</w:t>
        </w:r>
        <w:proofErr w:type="spellEnd"/>
        <w:proofErr w:type="gramEnd"/>
        <w:r w:rsidRPr="0016627B">
          <w:rPr>
            <w:rFonts w:ascii="Arial" w:hAnsi="Arial" w:cs="Arial"/>
            <w:sz w:val="21"/>
            <w:szCs w:val="21"/>
            <w:lang w:val="en-US"/>
          </w:rPr>
          <w:t xml:space="preserve"> van </w:t>
        </w:r>
        <w:proofErr w:type="spellStart"/>
        <w:r w:rsidRPr="0016627B">
          <w:rPr>
            <w:rFonts w:ascii="Arial" w:hAnsi="Arial" w:cs="Arial"/>
            <w:sz w:val="21"/>
            <w:szCs w:val="21"/>
            <w:lang w:val="en-US"/>
          </w:rPr>
          <w:t>Dongeren</w:t>
        </w:r>
        <w:proofErr w:type="spellEnd"/>
        <w:r w:rsidRPr="0016627B">
          <w:rPr>
            <w:rFonts w:ascii="Arial" w:hAnsi="Arial" w:cs="Arial"/>
            <w:sz w:val="21"/>
            <w:szCs w:val="21"/>
            <w:lang w:val="en-US"/>
          </w:rPr>
          <w:t xml:space="preserve">, </w:t>
        </w:r>
        <w:proofErr w:type="spellStart"/>
        <w:r w:rsidRPr="0016627B">
          <w:rPr>
            <w:rFonts w:ascii="Arial" w:hAnsi="Arial" w:cs="Arial"/>
            <w:sz w:val="21"/>
            <w:szCs w:val="21"/>
            <w:lang w:val="en-US"/>
          </w:rPr>
          <w:t>Jaap</w:t>
        </w:r>
        <w:proofErr w:type="spellEnd"/>
        <w:r w:rsidRPr="0016627B">
          <w:rPr>
            <w:rFonts w:ascii="Arial" w:hAnsi="Arial" w:cs="Arial"/>
            <w:sz w:val="21"/>
            <w:szCs w:val="21"/>
            <w:lang w:val="en-US"/>
          </w:rPr>
          <w:t xml:space="preserve"> van </w:t>
        </w:r>
        <w:proofErr w:type="spellStart"/>
        <w:r w:rsidRPr="0016627B">
          <w:rPr>
            <w:rFonts w:ascii="Arial" w:hAnsi="Arial" w:cs="Arial"/>
            <w:sz w:val="21"/>
            <w:szCs w:val="21"/>
            <w:lang w:val="en-US"/>
          </w:rPr>
          <w:t>Thiel</w:t>
        </w:r>
        <w:proofErr w:type="spellEnd"/>
        <w:r w:rsidRPr="0016627B">
          <w:rPr>
            <w:rFonts w:ascii="Arial" w:hAnsi="Arial" w:cs="Arial"/>
            <w:sz w:val="21"/>
            <w:szCs w:val="21"/>
            <w:lang w:val="en-US"/>
          </w:rPr>
          <w:t xml:space="preserve"> de </w:t>
        </w:r>
        <w:proofErr w:type="spellStart"/>
        <w:r w:rsidRPr="0016627B">
          <w:rPr>
            <w:rFonts w:ascii="Arial" w:hAnsi="Arial" w:cs="Arial"/>
            <w:sz w:val="21"/>
            <w:szCs w:val="21"/>
            <w:lang w:val="en-US"/>
          </w:rPr>
          <w:t>Vries</w:t>
        </w:r>
        <w:proofErr w:type="spellEnd"/>
        <w:r w:rsidRPr="0016627B">
          <w:rPr>
            <w:rFonts w:ascii="Arial" w:hAnsi="Arial" w:cs="Arial"/>
            <w:sz w:val="21"/>
            <w:szCs w:val="21"/>
            <w:lang w:val="en-US"/>
          </w:rPr>
          <w:t xml:space="preserve">, Robert McCall, Jamie </w:t>
        </w:r>
        <w:proofErr w:type="spellStart"/>
        <w:r w:rsidRPr="0016627B">
          <w:rPr>
            <w:rFonts w:ascii="Arial" w:hAnsi="Arial" w:cs="Arial"/>
            <w:sz w:val="21"/>
            <w:szCs w:val="21"/>
            <w:lang w:val="en-US"/>
          </w:rPr>
          <w:t>Lescinski</w:t>
        </w:r>
        <w:proofErr w:type="spellEnd"/>
        <w:r w:rsidRPr="0016627B">
          <w:rPr>
            <w:rFonts w:ascii="Arial" w:hAnsi="Arial" w:cs="Arial"/>
            <w:sz w:val="21"/>
            <w:szCs w:val="21"/>
            <w:lang w:val="en-US"/>
          </w:rPr>
          <w:t xml:space="preserve">. </w:t>
        </w:r>
        <w:proofErr w:type="spellStart"/>
        <w:proofErr w:type="gramStart"/>
        <w:r w:rsidRPr="0016627B">
          <w:rPr>
            <w:rFonts w:ascii="Arial" w:hAnsi="Arial" w:cs="Arial"/>
            <w:sz w:val="21"/>
            <w:szCs w:val="21"/>
            <w:lang w:val="en-US"/>
          </w:rPr>
          <w:t>Modelling</w:t>
        </w:r>
        <w:proofErr w:type="spellEnd"/>
        <w:r w:rsidRPr="0016627B">
          <w:rPr>
            <w:rFonts w:ascii="Arial" w:hAnsi="Arial" w:cs="Arial"/>
            <w:sz w:val="21"/>
            <w:szCs w:val="21"/>
            <w:lang w:val="en-US"/>
          </w:rPr>
          <w:t xml:space="preserve"> storm impacts on beaches, dunes and barrier islands.</w:t>
        </w:r>
        <w:proofErr w:type="gramEnd"/>
        <w:r w:rsidRPr="0016627B">
          <w:rPr>
            <w:rFonts w:ascii="Arial" w:hAnsi="Arial" w:cs="Arial"/>
            <w:sz w:val="21"/>
            <w:szCs w:val="21"/>
            <w:lang w:val="en-US"/>
          </w:rPr>
          <w:t xml:space="preserve"> Coastal Engineering, Volume 56, Issues 11-12, November-December 2009, Pages 1133-1152</w:t>
        </w:r>
      </w:ins>
    </w:p>
    <w:p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Roelvink, J. A., &amp; Stive, M. J. F. (1989).</w:t>
      </w:r>
      <w:proofErr w:type="gramEnd"/>
      <w:r w:rsidRPr="002D6E55">
        <w:rPr>
          <w:rFonts w:ascii="Arial" w:hAnsi="Arial" w:cs="Arial"/>
          <w:sz w:val="21"/>
          <w:szCs w:val="21"/>
          <w:lang w:val="en-US"/>
        </w:rPr>
        <w:t xml:space="preserve"> Bar-generating cross-shore flow mechanisms on a beach. Journal of Geophysical Research, 94, 4785–4800.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Rowe, P. N. (1987). A convenient empirical equation for estimation of the richardson-zaki exponent. Chemical Engineering Science, 42(11), 2795 – 2796.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Miles, J. R., Feddersen, F., Guza, R. T., &amp; Elgar, S. (2001). Modeling the alongshore current on barred beaches. Journal of Geophysical Research, 106(22), 451–463.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Ruessink, B. G., Ramaekers, G., &amp; van Rijn, L. C. (2012). On the parameterization of the free-stream non-linear wave orbital motion in nearshore morphodynamic models. Coastal Engineering, 65, 56–63. doi:10.1016/j.coastaleng.2012.03.006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Shields, A. (1936). Anwendung der Aehnlichkeitsmechanik under der Turbulenzforschung auf die Geschiebebewegung. Preussischen Versuchsanstalt Fur Wasserbau and Schiffbau, 26, 524–526.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Smagorinsky, J. (1963). General circulation experiments wiht the primitive equations I. The basic experiment. Monthly Weather Review, 91, 99–164. doi:10.1126/science.27.693.594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Smit, P. B., Janssen, T. T., Holthuijsen, L. H., &amp; Smith, J. (2014). Non-hydrostatic modeling of surf zone wave dynamics. Coastal Engineering, 83, 36–48. doi:10.1016/j.coastaleng.2013.09.005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Soulsby, R. L. (1997). Dynamics of Marine Sands. London: Thomas Telford Publications.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Stelling, G. S., &amp; Zijlema, M. (2003). An accurate and efficient finite-difference algorithm for non-hydrostatic free-surface flow with application to wave propagation. International Journal for Numerical Methods in Fluids, 43(1), 1–23.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Stive, M. J. F., &amp; De Vriend, H. J. (1994). Shear stresses and mean flow in shoaling and breaking waves. Proceedings 24th International Conference on Coastal Engineering, 594–608. doi:10.9753/icce.v24.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Suzuki, T., Zijlema, M., Burger, B., Meijer, M. C., &amp; Narayan, S. (2012). Wave dissipation by vegetation with layer schematization in SWAN. Coastal Engineering, 59(1), 64–71. doi:10.1016/j.coastaleng.2011.07.006</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(1984a). Mass flux and undertow in a surf zone. Coastal Engineering, 8, 347–365.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Svendsen, I. A. (1984b). Wave heights and set-up in a surf zone. Coastal Engineering, 8, 303–329. doi:10.1016/0378-3839(84)90028-0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Bendegom, L. (1947). Enige beschouwingen over riviermorphologie en rivierverbetering.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der Zwaag, J. (2014). Modelling sediment sorting near the large scale nourishment ’ The Sand Motor ’. MSc thesis, Delft University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Dongeren, A. R., &amp; Svendsen, I. A. (1997). Absorbing-generating boundary condition for shallow water models. Journal of Waterway, Port, Coastal and Ocean Engeering, (123), 303–313.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Rhee, C. (2010). Sediment entrainment at high flow velocity. Journal of Hydraulic Engineering, 136, 572–582.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Van Rijn, L. C. (2007). Unified View of Sediment Transport by Currents and Waves: part I and II. Journal of Hydraulic Engineering, (June), 649–667.</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Rooijen, A. A., Van Thiel de Vries, J. S. M., McCall, R. T., van Dongeren, A. R., Roelvink, J. A., &amp; Reniers, A. J. H. M. (2015). Modeling of wave attenuation by vegetation with XBeach. E-Proceedings of the 36th IAHR World Congress 28 June – 3 July, 2015, The Hague, The Netherlands.</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Thiel de Vries, J. S. M. (2009). Dune erosion during storm surges. PhD thesis, Delft Unversity of Technology, Delft.</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Verboom, G. K., Stelling, G. S., &amp; Officer, M. J. (1981). Boundary conditions for the shallow water equations. Engineering Applications of Computational Hydraulics, 230–262.</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Roelvink, J. A., &amp; Groeneweg, J. (2000). Calculation of wave-driven currents in a 3D mean flow model. In Proceedings 27th International Conference on Coastal Engineering (pp. 1050–1063).</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Verheij, H. J., &amp; Ligteringen, H. (2013). Study of Passing Ship Effects along a Bank by Delft3D-FLOW and XBeach. International Workshop on Nautical Traffic Models 2013, Delft, The Netherlands, July 5-7, 2013. Delft University of Technology.</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Zhou, M., Roelvink, J. A., Zou, Z., &amp; van Wijhe, H. J. (2014). Effects of Passing Ship With a Drift Angle on a Moored Ship. ASME 2014 33rd International Conference on Ocean, Offshore and Arctic Engineering.</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Zijlema, M., Stelling, G. S., &amp; Smit, P. B. (2011). SWASH: An operational public domain code for simulating wave fields and rapidly varied flows in coastal waters. Coastal Engineering, 58(10), 992–1012. doi:10.1016/j.coastaleng.2011.05.015</w:t>
      </w:r>
    </w:p>
    <w:p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br w:type="page"/>
      </w:r>
    </w:p>
    <w:p w:rsidR="00C170C9" w:rsidRPr="00752797" w:rsidRDefault="00ED3482" w:rsidP="002603CC">
      <w:pPr>
        <w:pStyle w:val="Heading1"/>
        <w:jc w:val="both"/>
        <w:rPr>
          <w:lang w:val="en-US"/>
        </w:rPr>
      </w:pPr>
      <w:r w:rsidRPr="00752797">
        <w:rPr>
          <w:lang w:val="en-US"/>
        </w:rPr>
        <w:lastRenderedPageBreak/>
        <w:t>Appendices</w:t>
      </w:r>
      <w:bookmarkEnd w:id="268"/>
    </w:p>
    <w:p w:rsidR="00691D3B" w:rsidRPr="00752797" w:rsidRDefault="00691D3B" w:rsidP="002603CC">
      <w:pPr>
        <w:pStyle w:val="Heading2"/>
        <w:jc w:val="both"/>
        <w:rPr>
          <w:lang w:val="en-US"/>
        </w:rPr>
      </w:pPr>
      <w:bookmarkStart w:id="271" w:name="_Toc412196416"/>
      <w:bookmarkStart w:id="272" w:name="_Toc413611050"/>
      <w:r w:rsidRPr="00752797">
        <w:rPr>
          <w:lang w:val="en-US"/>
        </w:rPr>
        <w:t xml:space="preserve">Hands on exercises (based on basic XBeach </w:t>
      </w:r>
      <w:r w:rsidR="00931B2C">
        <w:rPr>
          <w:lang w:val="en-US"/>
        </w:rPr>
        <w:t>of the Delft Software Days 2014</w:t>
      </w:r>
      <w:r w:rsidRPr="00752797">
        <w:rPr>
          <w:lang w:val="en-US"/>
        </w:rPr>
        <w:t>)</w:t>
      </w:r>
      <w:bookmarkEnd w:id="271"/>
      <w:bookmarkEnd w:id="272"/>
    </w:p>
    <w:p w:rsidR="00C96CBA" w:rsidRDefault="00C96CBA" w:rsidP="002603CC">
      <w:pPr>
        <w:rPr>
          <w:lang w:val="en-US"/>
        </w:rPr>
      </w:pPr>
      <w:r>
        <w:rPr>
          <w:lang w:val="en-US"/>
        </w:rPr>
        <w:t xml:space="preserve">The hands-on </w:t>
      </w:r>
      <w:r w:rsidR="00931B2C">
        <w:rPr>
          <w:lang w:val="en-US"/>
        </w:rPr>
        <w:t xml:space="preserve">exercises can be downloaded via subversion. </w:t>
      </w:r>
      <w:r>
        <w:rPr>
          <w:lang w:val="en-US"/>
        </w:rPr>
        <w:t xml:space="preserve">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 the </w:t>
      </w:r>
      <w:r w:rsidR="00931B2C" w:rsidRPr="00752797">
        <w:rPr>
          <w:lang w:val="en-US"/>
        </w:rPr>
        <w:t>Delft3D environment</w:t>
      </w:r>
      <w:r w:rsidR="00931B2C">
        <w:rPr>
          <w:lang w:val="en-US"/>
        </w:rPr>
        <w:t xml:space="preserve"> is needed.</w:t>
      </w:r>
    </w:p>
    <w:p w:rsidR="00691D3B" w:rsidRPr="00752797" w:rsidRDefault="00691D3B" w:rsidP="002603CC">
      <w:pPr>
        <w:pStyle w:val="Heading3"/>
        <w:jc w:val="both"/>
        <w:rPr>
          <w:lang w:val="en-US"/>
        </w:rPr>
      </w:pPr>
      <w:bookmarkStart w:id="273" w:name="_Toc412196417"/>
      <w:bookmarkStart w:id="274" w:name="_Toc413611051"/>
      <w:r w:rsidRPr="00752797">
        <w:rPr>
          <w:lang w:val="en-US"/>
        </w:rPr>
        <w:t>Dune erosion at Delfland, Netherlands (1D)</w:t>
      </w:r>
      <w:bookmarkEnd w:id="273"/>
      <w:bookmarkEnd w:id="274"/>
    </w:p>
    <w:p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r w:rsidR="00C96CBA"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6"/>
        </w:numPr>
        <w:rPr>
          <w:lang w:val="en-US"/>
        </w:rPr>
      </w:pPr>
      <w:r w:rsidRPr="00752797">
        <w:rPr>
          <w:lang w:val="en-US"/>
        </w:rPr>
        <w:t>Copy all model files to a new folder named “superfast”. Edit params.txt and set ny=0 (instead of ny=2), and run the model. What is the simulation time compare to the original simulation?</w:t>
      </w:r>
    </w:p>
    <w:p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rsidR="00691D3B" w:rsidRPr="00752797" w:rsidRDefault="00691D3B" w:rsidP="002603CC">
      <w:pPr>
        <w:pStyle w:val="Heading3"/>
        <w:jc w:val="both"/>
        <w:rPr>
          <w:lang w:val="en-US"/>
        </w:rPr>
      </w:pPr>
      <w:bookmarkStart w:id="275" w:name="_Toc412196418"/>
      <w:bookmarkStart w:id="276" w:name="_Toc413611052"/>
      <w:r w:rsidRPr="00752797">
        <w:rPr>
          <w:lang w:val="en-US"/>
        </w:rPr>
        <w:t>Nourishment scenarios near Kijkduin, Holland (1D)</w:t>
      </w:r>
      <w:bookmarkEnd w:id="275"/>
      <w:bookmarkEnd w:id="276"/>
      <w:r w:rsidRPr="00752797">
        <w:rPr>
          <w:lang w:val="en-US"/>
        </w:rPr>
        <w:t xml:space="preserve"> </w:t>
      </w:r>
    </w:p>
    <w:p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lang w:val="en-US"/>
        </w:rPr>
      </w:pPr>
    </w:p>
    <w:p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r w:rsidR="001935AF" w:rsidRPr="00752797">
        <w:rPr>
          <w:lang w:val="en-US"/>
        </w:rPr>
        <w:t>simulation. Surge</w:t>
      </w:r>
      <w:r w:rsidRPr="00752797">
        <w:rPr>
          <w:lang w:val="en-US"/>
        </w:rPr>
        <w:t xml:space="preserve"> height is defined with respect to the mean sea level (MSL)?</w:t>
      </w:r>
    </w:p>
    <w:p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rsidR="00691D3B" w:rsidRPr="00752797" w:rsidRDefault="00691D3B" w:rsidP="002603CC">
      <w:pPr>
        <w:pStyle w:val="Heading3"/>
        <w:jc w:val="both"/>
        <w:rPr>
          <w:lang w:val="en-US"/>
        </w:rPr>
      </w:pPr>
      <w:bookmarkStart w:id="277" w:name="_Toc412196419"/>
      <w:bookmarkStart w:id="278" w:name="_Toc413611053"/>
      <w:r w:rsidRPr="00752797">
        <w:rPr>
          <w:lang w:val="en-US"/>
        </w:rPr>
        <w:t>Overwash at Santa Rosa Island , USA (2DH)</w:t>
      </w:r>
      <w:bookmarkEnd w:id="277"/>
      <w:bookmarkEnd w:id="278"/>
      <w:r w:rsidRPr="00752797">
        <w:rPr>
          <w:lang w:val="en-US"/>
        </w:rPr>
        <w:t xml:space="preserve"> </w:t>
      </w:r>
    </w:p>
    <w:p w:rsidR="00691D3B" w:rsidRPr="00752797" w:rsidRDefault="00691D3B" w:rsidP="002603CC">
      <w:pPr>
        <w:rPr>
          <w:lang w:val="en-US"/>
        </w:rPr>
      </w:pPr>
      <w:r w:rsidRPr="00752797">
        <w:rPr>
          <w:lang w:val="en-US"/>
        </w:rPr>
        <w:t xml:space="preserve">This case concerns overwash at Santa Rosa island in the Gulf of Mexico during hurricane Ivan in 2004.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r w:rsidRPr="00752797">
        <w:rPr>
          <w:i/>
          <w:lang w:val="en-US"/>
        </w:rPr>
        <w:t>ny</w:t>
      </w:r>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dy? Why can the grid be coarse offshore?</w:t>
      </w:r>
    </w:p>
    <w:p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rsidR="00691D3B" w:rsidRPr="00752797" w:rsidRDefault="00691D3B" w:rsidP="002603CC">
      <w:pPr>
        <w:numPr>
          <w:ilvl w:val="0"/>
          <w:numId w:val="6"/>
        </w:numPr>
        <w:rPr>
          <w:lang w:val="en-US"/>
        </w:rPr>
      </w:pPr>
      <w:r w:rsidRPr="00752797">
        <w:rPr>
          <w:lang w:val="en-US"/>
        </w:rPr>
        <w:t>What is the simulation time (hydrodynamic and morphologic)?</w:t>
      </w:r>
    </w:p>
    <w:p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rsidR="00691D3B" w:rsidRPr="00752797" w:rsidRDefault="00691D3B" w:rsidP="002603CC">
      <w:pPr>
        <w:rPr>
          <w:lang w:val="en-US"/>
        </w:rPr>
      </w:pPr>
    </w:p>
    <w:p w:rsidR="00691D3B" w:rsidRPr="00752797" w:rsidRDefault="00691D3B" w:rsidP="002603CC">
      <w:pPr>
        <w:rPr>
          <w:lang w:val="en-US"/>
        </w:rPr>
      </w:pPr>
      <w:r w:rsidRPr="00752797">
        <w:rPr>
          <w:lang w:val="en-US"/>
        </w:rPr>
        <w:t xml:space="preserve">If you have time left feel free to: </w:t>
      </w:r>
    </w:p>
    <w:p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rsidR="00691D3B" w:rsidRPr="00752797" w:rsidRDefault="00691D3B" w:rsidP="002603CC">
      <w:pPr>
        <w:pStyle w:val="ListParagraph"/>
        <w:numPr>
          <w:ilvl w:val="0"/>
          <w:numId w:val="20"/>
        </w:numPr>
        <w:rPr>
          <w:lang w:val="en-US"/>
        </w:rPr>
      </w:pPr>
      <w:r w:rsidRPr="00752797">
        <w:rPr>
          <w:lang w:val="en-US"/>
        </w:rPr>
        <w:t>Design a nourishment in Quickin to reduce the impact of the storm on Santa Rosa Island. Change the depth file in params.txt to make a simulation with the updated bathymetry.</w:t>
      </w:r>
    </w:p>
    <w:p w:rsidR="00691D3B" w:rsidRPr="00752797" w:rsidRDefault="00691D3B" w:rsidP="002603CC">
      <w:pPr>
        <w:pStyle w:val="Heading3"/>
        <w:jc w:val="both"/>
        <w:rPr>
          <w:lang w:val="en-US"/>
        </w:rPr>
      </w:pPr>
      <w:bookmarkStart w:id="279" w:name="_Toc412196420"/>
      <w:bookmarkStart w:id="280" w:name="_Toc413611054"/>
      <w:r w:rsidRPr="00752797">
        <w:rPr>
          <w:lang w:val="en-US"/>
        </w:rPr>
        <w:t>Yanchep perched beach and natural breakwater (2DH)</w:t>
      </w:r>
      <w:bookmarkEnd w:id="279"/>
      <w:bookmarkEnd w:id="280"/>
      <w:r w:rsidRPr="00752797">
        <w:rPr>
          <w:lang w:val="en-US"/>
        </w:rPr>
        <w:t xml:space="preserve"> </w:t>
      </w:r>
    </w:p>
    <w:p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rsidR="00691D3B" w:rsidRPr="00752797" w:rsidRDefault="00691D3B" w:rsidP="002603CC">
      <w:pPr>
        <w:rPr>
          <w:lang w:val="en-US"/>
        </w:rPr>
      </w:pPr>
    </w:p>
    <w:p w:rsidR="00691D3B" w:rsidRPr="00752797" w:rsidRDefault="00691D3B" w:rsidP="002603CC">
      <w:pPr>
        <w:rPr>
          <w:lang w:val="en-US"/>
        </w:rPr>
      </w:pPr>
      <w:r w:rsidRPr="00752797">
        <w:rPr>
          <w:lang w:val="en-US"/>
        </w:rPr>
        <w:t>You can work on the following assignments:</w:t>
      </w:r>
    </w:p>
    <w:p w:rsidR="00691D3B" w:rsidRPr="00752797" w:rsidRDefault="00691D3B" w:rsidP="002603CC">
      <w:pPr>
        <w:rPr>
          <w:b/>
          <w:lang w:val="en-US"/>
        </w:rPr>
      </w:pPr>
    </w:p>
    <w:p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rsidR="00691D3B" w:rsidRPr="00752797" w:rsidRDefault="00691D3B" w:rsidP="002603CC">
      <w:pPr>
        <w:pStyle w:val="ListParagraph"/>
        <w:numPr>
          <w:ilvl w:val="0"/>
          <w:numId w:val="21"/>
        </w:numPr>
        <w:rPr>
          <w:lang w:val="en-US"/>
        </w:rPr>
      </w:pPr>
      <w:r w:rsidRPr="00752797">
        <w:rPr>
          <w:lang w:val="en-US"/>
        </w:rPr>
        <w:t xml:space="preserve">Use  Quickplot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rsidR="00691D3B" w:rsidRPr="00752797" w:rsidRDefault="00691D3B" w:rsidP="002603CC">
      <w:pPr>
        <w:pStyle w:val="ListParagraph"/>
        <w:numPr>
          <w:ilvl w:val="0"/>
          <w:numId w:val="21"/>
        </w:numPr>
        <w:rPr>
          <w:lang w:val="en-US"/>
        </w:rPr>
      </w:pPr>
      <w:r w:rsidRPr="00752797">
        <w:rPr>
          <w:lang w:val="en-US"/>
        </w:rPr>
        <w:t>Use  Quickplot and try to make</w:t>
      </w:r>
      <w:r w:rsidRPr="00752797" w:rsidDel="005A2E1E">
        <w:rPr>
          <w:lang w:val="en-US"/>
        </w:rPr>
        <w:t xml:space="preserve"> </w:t>
      </w:r>
      <w:r w:rsidRPr="00752797">
        <w:rPr>
          <w:lang w:val="en-US"/>
        </w:rPr>
        <w:t>an animation of cumulative sedimentation/erosion. What happens in the lagoon?</w:t>
      </w:r>
    </w:p>
    <w:p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rsidR="00691D3B" w:rsidRPr="00752797" w:rsidRDefault="00691D3B" w:rsidP="002603CC">
      <w:pPr>
        <w:rPr>
          <w:lang w:val="en-US"/>
        </w:rPr>
      </w:pPr>
    </w:p>
    <w:p w:rsidR="00691D3B" w:rsidRPr="00752797" w:rsidRDefault="00691D3B" w:rsidP="002603CC">
      <w:pPr>
        <w:rPr>
          <w:lang w:val="en-US"/>
        </w:rPr>
      </w:pPr>
      <w:r w:rsidRPr="00752797">
        <w:rPr>
          <w:lang w:val="en-US"/>
        </w:rPr>
        <w:t>If you still have time;</w:t>
      </w:r>
    </w:p>
    <w:p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rsidR="00691D3B" w:rsidRPr="00752797" w:rsidRDefault="00691D3B" w:rsidP="002603CC">
      <w:pPr>
        <w:rPr>
          <w:b/>
          <w:iCs/>
          <w:szCs w:val="28"/>
          <w:lang w:val="en-US"/>
        </w:rPr>
      </w:pPr>
      <w:r w:rsidRPr="00752797">
        <w:rPr>
          <w:lang w:val="en-US"/>
        </w:rPr>
        <w:br w:type="page"/>
      </w:r>
    </w:p>
    <w:p w:rsidR="00691D3B" w:rsidRPr="00752797" w:rsidRDefault="00691D3B" w:rsidP="002603CC">
      <w:pPr>
        <w:pStyle w:val="Heading2"/>
        <w:jc w:val="both"/>
        <w:rPr>
          <w:lang w:val="en-US"/>
        </w:rPr>
      </w:pPr>
      <w:bookmarkStart w:id="281" w:name="_Toc412196421"/>
      <w:bookmarkStart w:id="282" w:name="_Toc413611055"/>
      <w:r w:rsidRPr="00752797">
        <w:rPr>
          <w:lang w:val="en-US"/>
        </w:rPr>
        <w:lastRenderedPageBreak/>
        <w:t>Advanced model coefficients</w:t>
      </w:r>
      <w:bookmarkEnd w:id="281"/>
      <w:bookmarkEnd w:id="282"/>
    </w:p>
    <w:p w:rsidR="00691D3B" w:rsidRPr="00752797" w:rsidRDefault="00691D3B" w:rsidP="002603CC">
      <w:pPr>
        <w:pStyle w:val="BodyText"/>
        <w:rPr>
          <w:lang w:val="en-US"/>
        </w:rPr>
      </w:pPr>
      <w:r w:rsidRPr="00752797">
        <w:rPr>
          <w:lang w:val="en-US"/>
        </w:rPr>
        <w:t xml:space="preserve">In </w:t>
      </w:r>
      <w:r w:rsidR="007E1D7E" w:rsidRPr="00752797">
        <w:rPr>
          <w:lang w:val="en-US"/>
        </w:rPr>
        <w:fldChar w:fldCharType="begin"/>
      </w:r>
      <w:r w:rsidR="0022667E" w:rsidRPr="00752797">
        <w:rPr>
          <w:lang w:val="en-US"/>
        </w:rPr>
        <w:instrText xml:space="preserve"> REF _Ref413526116 \r \h </w:instrText>
      </w:r>
      <w:r w:rsidR="007E1D7E" w:rsidRPr="00752797">
        <w:rPr>
          <w:lang w:val="en-US"/>
        </w:rPr>
      </w:r>
      <w:r w:rsidR="007E1D7E" w:rsidRPr="00752797">
        <w:rPr>
          <w:lang w:val="en-US"/>
        </w:rPr>
        <w:fldChar w:fldCharType="separate"/>
      </w:r>
      <w:r w:rsidR="002D6E55">
        <w:rPr>
          <w:lang w:val="en-US"/>
        </w:rPr>
        <w:t>4.1</w:t>
      </w:r>
      <w:r w:rsidR="007E1D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rsidR="00691D3B" w:rsidRPr="00752797" w:rsidRDefault="00691D3B" w:rsidP="002603CC">
      <w:pPr>
        <w:pStyle w:val="Heading3"/>
        <w:jc w:val="both"/>
        <w:rPr>
          <w:lang w:val="en-US"/>
        </w:rPr>
      </w:pPr>
      <w:bookmarkStart w:id="283" w:name="_Toc412196422"/>
      <w:bookmarkStart w:id="284" w:name="_Toc413611056"/>
      <w:r w:rsidRPr="00752797">
        <w:rPr>
          <w:lang w:val="en-US"/>
        </w:rPr>
        <w:t>Wave numerics</w:t>
      </w:r>
      <w:bookmarkEnd w:id="283"/>
      <w:bookmarkEnd w:id="284"/>
    </w:p>
    <w:p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w:t>
      </w:r>
      <w:r w:rsidR="007E1D7E">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tblPr>
      <w:tblGrid>
        <w:gridCol w:w="1585"/>
        <w:gridCol w:w="2057"/>
        <w:gridCol w:w="1296"/>
        <w:gridCol w:w="1903"/>
        <w:gridCol w:w="848"/>
        <w:gridCol w:w="1241"/>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maxerror</w:t>
            </w:r>
            <w:r w:rsidR="001B6449" w:rsidRPr="00752797">
              <w:t>+</w:t>
            </w:r>
          </w:p>
        </w:tc>
        <w:tc>
          <w:tcPr>
            <w:tcW w:w="2834" w:type="dxa"/>
          </w:tcPr>
          <w:p w:rsidR="00691D3B" w:rsidRPr="00752797" w:rsidRDefault="00691D3B" w:rsidP="002603CC">
            <w:pPr>
              <w:pStyle w:val="PlainText"/>
              <w:jc w:val="both"/>
              <w:cnfStyle w:val="000000100000"/>
            </w:pPr>
            <w:r w:rsidRPr="00752797">
              <w:t>Maximum wave height error in wave stationary iteration</w:t>
            </w:r>
          </w:p>
        </w:tc>
        <w:tc>
          <w:tcPr>
            <w:tcW w:w="1417" w:type="dxa"/>
          </w:tcPr>
          <w:p w:rsidR="00691D3B" w:rsidRPr="00752797" w:rsidRDefault="00691D3B" w:rsidP="002603CC">
            <w:pPr>
              <w:pStyle w:val="PlainText"/>
              <w:jc w:val="both"/>
              <w:cnfStyle w:val="000000100000"/>
            </w:pPr>
            <w:r w:rsidRPr="00752797">
              <w:t>5e-05</w:t>
            </w:r>
          </w:p>
        </w:tc>
        <w:tc>
          <w:tcPr>
            <w:tcW w:w="1984" w:type="dxa"/>
          </w:tcPr>
          <w:p w:rsidR="00691D3B" w:rsidRPr="00752797" w:rsidRDefault="00691D3B" w:rsidP="002603CC">
            <w:pPr>
              <w:pStyle w:val="PlainText"/>
              <w:jc w:val="both"/>
              <w:cnfStyle w:val="000000100000"/>
            </w:pPr>
            <w:r w:rsidRPr="00752797">
              <w:t>1e-05 - 0.001</w:t>
            </w:r>
          </w:p>
        </w:tc>
        <w:tc>
          <w:tcPr>
            <w:tcW w:w="850" w:type="dxa"/>
          </w:tcPr>
          <w:p w:rsidR="00691D3B" w:rsidRPr="00752797" w:rsidRDefault="00691D3B" w:rsidP="002603CC">
            <w:pPr>
              <w:pStyle w:val="PlainText"/>
              <w:jc w:val="both"/>
              <w:cnfStyle w:val="000000100000"/>
            </w:pPr>
            <w:r w:rsidRPr="00752797">
              <w:t>m</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maxiter</w:t>
            </w:r>
            <w:r w:rsidR="001B6449" w:rsidRPr="00752797">
              <w:t>+</w:t>
            </w:r>
          </w:p>
        </w:tc>
        <w:tc>
          <w:tcPr>
            <w:tcW w:w="2834" w:type="dxa"/>
          </w:tcPr>
          <w:p w:rsidR="00691D3B" w:rsidRPr="00752797" w:rsidRDefault="00691D3B" w:rsidP="002603CC">
            <w:pPr>
              <w:pStyle w:val="PlainText"/>
              <w:jc w:val="both"/>
              <w:cnfStyle w:val="000000000000"/>
            </w:pPr>
            <w:r w:rsidRPr="00752797">
              <w:t>Maximum number of iterations in wave stationary</w:t>
            </w:r>
          </w:p>
        </w:tc>
        <w:tc>
          <w:tcPr>
            <w:tcW w:w="1417" w:type="dxa"/>
          </w:tcPr>
          <w:p w:rsidR="00691D3B" w:rsidRPr="00752797" w:rsidRDefault="00691D3B" w:rsidP="002603CC">
            <w:pPr>
              <w:pStyle w:val="PlainText"/>
              <w:jc w:val="both"/>
              <w:cnfStyle w:val="000000000000"/>
            </w:pPr>
            <w:r w:rsidRPr="00752797">
              <w:t>500</w:t>
            </w:r>
          </w:p>
        </w:tc>
        <w:tc>
          <w:tcPr>
            <w:tcW w:w="1984" w:type="dxa"/>
          </w:tcPr>
          <w:p w:rsidR="00691D3B" w:rsidRPr="00752797" w:rsidRDefault="00691D3B" w:rsidP="002603CC">
            <w:pPr>
              <w:pStyle w:val="PlainText"/>
              <w:jc w:val="both"/>
              <w:cnfStyle w:val="000000000000"/>
            </w:pPr>
            <w:r w:rsidRPr="00752797">
              <w:t>2 - 1000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scheme</w:t>
            </w:r>
            <w:r w:rsidR="001B6449" w:rsidRPr="00752797">
              <w:t>+</w:t>
            </w:r>
          </w:p>
        </w:tc>
        <w:tc>
          <w:tcPr>
            <w:tcW w:w="2834" w:type="dxa"/>
          </w:tcPr>
          <w:p w:rsidR="00691D3B" w:rsidRPr="00752797" w:rsidRDefault="00691D3B" w:rsidP="002603CC">
            <w:pPr>
              <w:pStyle w:val="PlainText"/>
              <w:jc w:val="both"/>
              <w:cnfStyle w:val="000000100000"/>
            </w:pPr>
            <w:r w:rsidRPr="00752797">
              <w:t>Numerical scheme for wave propagation</w:t>
            </w:r>
          </w:p>
        </w:tc>
        <w:tc>
          <w:tcPr>
            <w:tcW w:w="1417" w:type="dxa"/>
          </w:tcPr>
          <w:p w:rsidR="00691D3B" w:rsidRPr="00752797" w:rsidRDefault="00691D3B" w:rsidP="002603CC">
            <w:pPr>
              <w:pStyle w:val="PlainText"/>
              <w:jc w:val="both"/>
              <w:cnfStyle w:val="000000100000"/>
            </w:pPr>
            <w:r w:rsidRPr="00752797">
              <w:t>upwind_2</w:t>
            </w:r>
          </w:p>
        </w:tc>
        <w:tc>
          <w:tcPr>
            <w:tcW w:w="1984" w:type="dxa"/>
          </w:tcPr>
          <w:p w:rsidR="00691D3B" w:rsidRPr="00752797" w:rsidRDefault="00691D3B" w:rsidP="002603CC">
            <w:pPr>
              <w:pStyle w:val="PlainText"/>
              <w:jc w:val="both"/>
              <w:cnfStyle w:val="000000100000"/>
            </w:pPr>
            <w:r w:rsidRPr="00752797">
              <w:t>upwind_1, lax_wendroff, upwind_2</w:t>
            </w:r>
          </w:p>
        </w:tc>
        <w:tc>
          <w:tcPr>
            <w:tcW w:w="850" w:type="dxa"/>
          </w:tcPr>
          <w:p w:rsidR="00691D3B" w:rsidRPr="00752797" w:rsidRDefault="00691D3B" w:rsidP="002603CC">
            <w:pPr>
              <w:pStyle w:val="PlainText"/>
              <w:jc w:val="both"/>
              <w:cnfStyle w:val="000000100000"/>
            </w:pP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wavint</w:t>
            </w:r>
          </w:p>
        </w:tc>
        <w:tc>
          <w:tcPr>
            <w:tcW w:w="2834" w:type="dxa"/>
          </w:tcPr>
          <w:p w:rsidR="00691D3B" w:rsidRPr="00752797" w:rsidRDefault="00691D3B" w:rsidP="002603CC">
            <w:pPr>
              <w:pStyle w:val="PlainText"/>
              <w:jc w:val="both"/>
              <w:cnfStyle w:val="000000000000"/>
            </w:pPr>
            <w:r w:rsidRPr="00752797">
              <w:t>Interval between wave module calls (only in stationary wave mode)</w:t>
            </w:r>
          </w:p>
        </w:tc>
        <w:tc>
          <w:tcPr>
            <w:tcW w:w="1417" w:type="dxa"/>
          </w:tcPr>
          <w:p w:rsidR="00691D3B" w:rsidRPr="00752797" w:rsidRDefault="00691D3B" w:rsidP="002603CC">
            <w:pPr>
              <w:pStyle w:val="PlainText"/>
              <w:jc w:val="both"/>
              <w:cnfStyle w:val="000000000000"/>
            </w:pPr>
            <w:r w:rsidRPr="00752797">
              <w:t>60.0</w:t>
            </w:r>
          </w:p>
        </w:tc>
        <w:tc>
          <w:tcPr>
            <w:tcW w:w="1984" w:type="dxa"/>
          </w:tcPr>
          <w:p w:rsidR="00691D3B" w:rsidRPr="00752797" w:rsidRDefault="00691D3B" w:rsidP="002603CC">
            <w:pPr>
              <w:pStyle w:val="PlainText"/>
              <w:jc w:val="both"/>
              <w:cnfStyle w:val="000000000000"/>
            </w:pPr>
            <w:r w:rsidRPr="00752797">
              <w:t>1.0 - 3600.0</w:t>
            </w:r>
          </w:p>
        </w:tc>
        <w:tc>
          <w:tcPr>
            <w:tcW w:w="850" w:type="dxa"/>
          </w:tcPr>
          <w:p w:rsidR="00691D3B" w:rsidRPr="00752797" w:rsidRDefault="00691D3B" w:rsidP="002603CC">
            <w:pPr>
              <w:pStyle w:val="PlainText"/>
              <w:jc w:val="both"/>
              <w:cnfStyle w:val="000000000000"/>
            </w:pPr>
            <w:r w:rsidRPr="00752797">
              <w:t>s</w:t>
            </w:r>
          </w:p>
        </w:tc>
        <w:tc>
          <w:tcPr>
            <w:tcW w:w="1700"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285" w:name="_Toc412196423"/>
      <w:bookmarkStart w:id="286" w:name="_Toc413611057"/>
      <w:r w:rsidRPr="00752797">
        <w:rPr>
          <w:lang w:val="en-US"/>
        </w:rPr>
        <w:t>Wave dissipation</w:t>
      </w:r>
      <w:bookmarkEnd w:id="285"/>
      <w:bookmarkEnd w:id="286"/>
    </w:p>
    <w:p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2</w:t>
      </w:r>
      <w:r w:rsidR="007E1D7E">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tblPr>
      <w:tblGrid>
        <w:gridCol w:w="1875"/>
        <w:gridCol w:w="1785"/>
        <w:gridCol w:w="1361"/>
        <w:gridCol w:w="1981"/>
        <w:gridCol w:w="847"/>
        <w:gridCol w:w="1081"/>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alpha</w:t>
            </w:r>
            <w:r w:rsidR="001B6449" w:rsidRPr="00752797">
              <w:t>+</w:t>
            </w:r>
          </w:p>
        </w:tc>
        <w:tc>
          <w:tcPr>
            <w:tcW w:w="2834" w:type="dxa"/>
          </w:tcPr>
          <w:p w:rsidR="00691D3B" w:rsidRPr="00752797" w:rsidRDefault="00691D3B" w:rsidP="002603CC">
            <w:pPr>
              <w:pStyle w:val="PlainText"/>
              <w:jc w:val="both"/>
              <w:cnfStyle w:val="000000100000"/>
            </w:pPr>
            <w:r w:rsidRPr="00752797">
              <w:t>Wave dissipation coefficient in Roelvink formulation</w:t>
            </w:r>
          </w:p>
        </w:tc>
        <w:tc>
          <w:tcPr>
            <w:tcW w:w="1417" w:type="dxa"/>
          </w:tcPr>
          <w:p w:rsidR="00691D3B" w:rsidRPr="00752797" w:rsidRDefault="00691D3B" w:rsidP="002603CC">
            <w:pPr>
              <w:pStyle w:val="PlainText"/>
              <w:jc w:val="both"/>
              <w:cnfStyle w:val="000000100000"/>
            </w:pPr>
            <w:r w:rsidRPr="00752797">
              <w:t>1.0</w:t>
            </w:r>
          </w:p>
        </w:tc>
        <w:tc>
          <w:tcPr>
            <w:tcW w:w="1984" w:type="dxa"/>
          </w:tcPr>
          <w:p w:rsidR="00691D3B" w:rsidRPr="00752797" w:rsidRDefault="00691D3B" w:rsidP="002603CC">
            <w:pPr>
              <w:pStyle w:val="PlainText"/>
              <w:jc w:val="both"/>
              <w:cnfStyle w:val="000000100000"/>
            </w:pPr>
            <w:r w:rsidRPr="00752797">
              <w:t>0.5 - 2.0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break</w:t>
            </w:r>
          </w:p>
        </w:tc>
        <w:tc>
          <w:tcPr>
            <w:tcW w:w="2834" w:type="dxa"/>
          </w:tcPr>
          <w:p w:rsidR="00691D3B" w:rsidRPr="00752797" w:rsidRDefault="00691D3B" w:rsidP="002603CC">
            <w:pPr>
              <w:pStyle w:val="PlainText"/>
              <w:jc w:val="both"/>
              <w:cnfStyle w:val="000000000000"/>
            </w:pPr>
            <w:r w:rsidRPr="00752797">
              <w:t xml:space="preserve">Type of </w:t>
            </w:r>
            <w:r w:rsidRPr="00752797">
              <w:lastRenderedPageBreak/>
              <w:t>breaker formulation</w:t>
            </w:r>
          </w:p>
        </w:tc>
        <w:tc>
          <w:tcPr>
            <w:tcW w:w="1417" w:type="dxa"/>
          </w:tcPr>
          <w:p w:rsidR="00691D3B" w:rsidRPr="00752797" w:rsidRDefault="00691D3B" w:rsidP="002603CC">
            <w:pPr>
              <w:pStyle w:val="PlainText"/>
              <w:jc w:val="both"/>
              <w:cnfStyle w:val="000000000000"/>
            </w:pPr>
            <w:r w:rsidRPr="00752797">
              <w:lastRenderedPageBreak/>
              <w:t>roelvink2</w:t>
            </w:r>
          </w:p>
        </w:tc>
        <w:tc>
          <w:tcPr>
            <w:tcW w:w="1984" w:type="dxa"/>
          </w:tcPr>
          <w:p w:rsidR="00691D3B" w:rsidRPr="00752797" w:rsidRDefault="00691D3B" w:rsidP="002603CC">
            <w:pPr>
              <w:pStyle w:val="PlainText"/>
              <w:jc w:val="both"/>
              <w:cnfStyle w:val="000000000000"/>
            </w:pPr>
            <w:r w:rsidRPr="00752797">
              <w:t xml:space="preserve">roelvink1, </w:t>
            </w:r>
            <w:r w:rsidRPr="00752797">
              <w:lastRenderedPageBreak/>
              <w:t>baldock, roelvink2, roelvink_daly, janssen</w:t>
            </w:r>
          </w:p>
        </w:tc>
        <w:tc>
          <w:tcPr>
            <w:tcW w:w="850" w:type="dxa"/>
          </w:tcPr>
          <w:p w:rsidR="00691D3B" w:rsidRPr="00752797" w:rsidRDefault="00691D3B" w:rsidP="002603CC">
            <w:pPr>
              <w:pStyle w:val="PlainText"/>
              <w:jc w:val="both"/>
              <w:cnfStyle w:val="000000000000"/>
            </w:pP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lastRenderedPageBreak/>
              <w:t>breakerdelay</w:t>
            </w:r>
            <w:r w:rsidR="001B6449" w:rsidRPr="00752797">
              <w:t>+</w:t>
            </w:r>
          </w:p>
        </w:tc>
        <w:tc>
          <w:tcPr>
            <w:tcW w:w="2834" w:type="dxa"/>
          </w:tcPr>
          <w:p w:rsidR="00691D3B" w:rsidRPr="00752797" w:rsidRDefault="00691D3B" w:rsidP="002603CC">
            <w:pPr>
              <w:pStyle w:val="PlainText"/>
              <w:jc w:val="both"/>
              <w:cnfStyle w:val="000000100000"/>
            </w:pPr>
            <w:r w:rsidRPr="00752797">
              <w:t>Switch to enable breaker delay model</w:t>
            </w:r>
          </w:p>
        </w:tc>
        <w:tc>
          <w:tcPr>
            <w:tcW w:w="1417" w:type="dxa"/>
          </w:tcPr>
          <w:p w:rsidR="00691D3B" w:rsidRPr="00752797" w:rsidRDefault="00691D3B" w:rsidP="002603CC">
            <w:pPr>
              <w:pStyle w:val="PlainText"/>
              <w:jc w:val="both"/>
              <w:cnfStyle w:val="000000100000"/>
            </w:pPr>
            <w:r w:rsidRPr="00752797">
              <w:t>1</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delta</w:t>
            </w:r>
            <w:r w:rsidR="001B6449" w:rsidRPr="00752797">
              <w:t>+</w:t>
            </w:r>
          </w:p>
        </w:tc>
        <w:tc>
          <w:tcPr>
            <w:tcW w:w="2834" w:type="dxa"/>
          </w:tcPr>
          <w:p w:rsidR="00691D3B" w:rsidRPr="00752797" w:rsidRDefault="00691D3B" w:rsidP="002603CC">
            <w:pPr>
              <w:pStyle w:val="PlainText"/>
              <w:jc w:val="both"/>
              <w:cnfStyle w:val="000000000000"/>
            </w:pPr>
            <w:r w:rsidRPr="00752797">
              <w:t>Fraction of wave height to add to water depth</w:t>
            </w:r>
          </w:p>
        </w:tc>
        <w:tc>
          <w:tcPr>
            <w:tcW w:w="1417" w:type="dxa"/>
          </w:tcPr>
          <w:p w:rsidR="00691D3B" w:rsidRPr="00752797" w:rsidRDefault="00691D3B" w:rsidP="002603CC">
            <w:pPr>
              <w:pStyle w:val="PlainText"/>
              <w:jc w:val="both"/>
              <w:cnfStyle w:val="000000000000"/>
            </w:pPr>
            <w:r w:rsidRPr="00752797">
              <w:t>0.0</w:t>
            </w:r>
          </w:p>
        </w:tc>
        <w:tc>
          <w:tcPr>
            <w:tcW w:w="1984" w:type="dxa"/>
          </w:tcPr>
          <w:p w:rsidR="00691D3B" w:rsidRPr="00752797" w:rsidRDefault="00691D3B" w:rsidP="002603CC">
            <w:pPr>
              <w:pStyle w:val="PlainText"/>
              <w:jc w:val="both"/>
              <w:cnfStyle w:val="000000000000"/>
            </w:pPr>
            <w:r w:rsidRPr="00752797">
              <w:t>0.0 - 1.0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facrun</w:t>
            </w:r>
            <w:r w:rsidR="001B6449" w:rsidRPr="00752797">
              <w:t>+</w:t>
            </w:r>
          </w:p>
        </w:tc>
        <w:tc>
          <w:tcPr>
            <w:tcW w:w="2834" w:type="dxa"/>
          </w:tcPr>
          <w:p w:rsidR="00691D3B" w:rsidRPr="00752797" w:rsidRDefault="00691D3B" w:rsidP="002603CC">
            <w:pPr>
              <w:pStyle w:val="PlainText"/>
              <w:jc w:val="both"/>
              <w:cnfStyle w:val="000000100000"/>
            </w:pPr>
            <w:r w:rsidRPr="00752797">
              <w:t>Calibration coefficient for short wave runup</w:t>
            </w:r>
          </w:p>
        </w:tc>
        <w:tc>
          <w:tcPr>
            <w:tcW w:w="1417" w:type="dxa"/>
          </w:tcPr>
          <w:p w:rsidR="00691D3B" w:rsidRPr="00752797" w:rsidRDefault="00691D3B" w:rsidP="002603CC">
            <w:pPr>
              <w:pStyle w:val="PlainText"/>
              <w:jc w:val="both"/>
              <w:cnfStyle w:val="000000100000"/>
            </w:pPr>
            <w:r w:rsidRPr="00752797">
              <w:t>1.0</w:t>
            </w:r>
          </w:p>
        </w:tc>
        <w:tc>
          <w:tcPr>
            <w:tcW w:w="1984" w:type="dxa"/>
          </w:tcPr>
          <w:p w:rsidR="00691D3B" w:rsidRPr="00752797" w:rsidRDefault="00691D3B" w:rsidP="002603CC">
            <w:pPr>
              <w:pStyle w:val="PlainText"/>
              <w:jc w:val="both"/>
              <w:cnfStyle w:val="000000100000"/>
            </w:pPr>
            <w:r w:rsidRPr="00752797">
              <w:t>0.0 - 2.0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facsd</w:t>
            </w:r>
            <w:r w:rsidR="001B6449" w:rsidRPr="00752797">
              <w:t>+</w:t>
            </w:r>
          </w:p>
        </w:tc>
        <w:tc>
          <w:tcPr>
            <w:tcW w:w="2834" w:type="dxa"/>
          </w:tcPr>
          <w:p w:rsidR="00691D3B" w:rsidRPr="00752797" w:rsidRDefault="00691D3B" w:rsidP="002603CC">
            <w:pPr>
              <w:pStyle w:val="PlainText"/>
              <w:jc w:val="both"/>
              <w:cnfStyle w:val="000000000000"/>
            </w:pPr>
            <w:r w:rsidRPr="00752797">
              <w:t>Fraction of the local wave length to use for shoaling delay depth</w:t>
            </w:r>
          </w:p>
        </w:tc>
        <w:tc>
          <w:tcPr>
            <w:tcW w:w="1417" w:type="dxa"/>
          </w:tcPr>
          <w:p w:rsidR="00691D3B" w:rsidRPr="00752797" w:rsidRDefault="00691D3B" w:rsidP="002603CC">
            <w:pPr>
              <w:pStyle w:val="PlainText"/>
              <w:jc w:val="both"/>
              <w:cnfStyle w:val="000000000000"/>
            </w:pPr>
            <w:r w:rsidRPr="00752797">
              <w:t>1.0</w:t>
            </w:r>
          </w:p>
        </w:tc>
        <w:tc>
          <w:tcPr>
            <w:tcW w:w="1984" w:type="dxa"/>
          </w:tcPr>
          <w:p w:rsidR="00691D3B" w:rsidRPr="00752797" w:rsidRDefault="00691D3B" w:rsidP="002603CC">
            <w:pPr>
              <w:pStyle w:val="PlainText"/>
              <w:jc w:val="both"/>
              <w:cnfStyle w:val="000000000000"/>
            </w:pPr>
            <w:r w:rsidRPr="00752797">
              <w:t>0.0 - 2.0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fw</w:t>
            </w:r>
            <w:r w:rsidR="001B6449" w:rsidRPr="00752797">
              <w:t>+</w:t>
            </w:r>
          </w:p>
        </w:tc>
        <w:tc>
          <w:tcPr>
            <w:tcW w:w="2834" w:type="dxa"/>
          </w:tcPr>
          <w:p w:rsidR="00691D3B" w:rsidRPr="00752797" w:rsidRDefault="00691D3B" w:rsidP="002603CC">
            <w:pPr>
              <w:pStyle w:val="PlainText"/>
              <w:jc w:val="both"/>
              <w:cnfStyle w:val="000000100000"/>
            </w:pPr>
            <w:r w:rsidRPr="00752797">
              <w:t>Bed friction factor</w:t>
            </w:r>
          </w:p>
        </w:tc>
        <w:tc>
          <w:tcPr>
            <w:tcW w:w="1417" w:type="dxa"/>
          </w:tcPr>
          <w:p w:rsidR="00691D3B" w:rsidRPr="00752797" w:rsidRDefault="00691D3B" w:rsidP="002603CC">
            <w:pPr>
              <w:pStyle w:val="PlainText"/>
              <w:jc w:val="both"/>
              <w:cnfStyle w:val="000000100000"/>
            </w:pPr>
            <w:r w:rsidRPr="00752797">
              <w:t>0.0</w:t>
            </w:r>
          </w:p>
        </w:tc>
        <w:tc>
          <w:tcPr>
            <w:tcW w:w="1984" w:type="dxa"/>
          </w:tcPr>
          <w:p w:rsidR="00691D3B" w:rsidRPr="00752797" w:rsidRDefault="00691D3B" w:rsidP="002603CC">
            <w:pPr>
              <w:pStyle w:val="PlainText"/>
              <w:jc w:val="both"/>
              <w:cnfStyle w:val="000000100000"/>
            </w:pPr>
            <w:r w:rsidRPr="00752797">
              <w:t>0.0 - 1.0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fwcutoff</w:t>
            </w:r>
          </w:p>
        </w:tc>
        <w:tc>
          <w:tcPr>
            <w:tcW w:w="2834" w:type="dxa"/>
          </w:tcPr>
          <w:p w:rsidR="00691D3B" w:rsidRPr="00752797" w:rsidRDefault="00691D3B" w:rsidP="002603CC">
            <w:pPr>
              <w:pStyle w:val="PlainText"/>
              <w:jc w:val="both"/>
              <w:cnfStyle w:val="000000000000"/>
            </w:pPr>
            <w:r w:rsidRPr="00752797">
              <w:t>Depth greater than which the bed friction factor is not applied</w:t>
            </w:r>
          </w:p>
        </w:tc>
        <w:tc>
          <w:tcPr>
            <w:tcW w:w="1417" w:type="dxa"/>
          </w:tcPr>
          <w:p w:rsidR="00691D3B" w:rsidRPr="00752797" w:rsidRDefault="00691D3B" w:rsidP="002603CC">
            <w:pPr>
              <w:pStyle w:val="PlainText"/>
              <w:jc w:val="both"/>
              <w:cnfStyle w:val="000000000000"/>
            </w:pPr>
            <w:r w:rsidRPr="00752797">
              <w:t>1000.0</w:t>
            </w:r>
          </w:p>
        </w:tc>
        <w:tc>
          <w:tcPr>
            <w:tcW w:w="1984" w:type="dxa"/>
          </w:tcPr>
          <w:p w:rsidR="00691D3B" w:rsidRPr="00752797" w:rsidRDefault="00691D3B" w:rsidP="002603CC">
            <w:pPr>
              <w:pStyle w:val="PlainText"/>
              <w:jc w:val="both"/>
              <w:cnfStyle w:val="000000000000"/>
            </w:pPr>
            <w:r w:rsidRPr="00752797">
              <w:t>0.0 - 1000.0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gamma</w:t>
            </w:r>
          </w:p>
        </w:tc>
        <w:tc>
          <w:tcPr>
            <w:tcW w:w="2834" w:type="dxa"/>
          </w:tcPr>
          <w:p w:rsidR="00691D3B" w:rsidRPr="00752797" w:rsidRDefault="00691D3B" w:rsidP="002603CC">
            <w:pPr>
              <w:pStyle w:val="PlainText"/>
              <w:jc w:val="both"/>
              <w:cnfStyle w:val="000000100000"/>
            </w:pPr>
            <w:r w:rsidRPr="00752797">
              <w:t>Breaker parameter in Baldock or Roelvink formulation</w:t>
            </w:r>
          </w:p>
        </w:tc>
        <w:tc>
          <w:tcPr>
            <w:tcW w:w="1417" w:type="dxa"/>
          </w:tcPr>
          <w:p w:rsidR="00691D3B" w:rsidRPr="00752797" w:rsidRDefault="00691D3B" w:rsidP="002603CC">
            <w:pPr>
              <w:pStyle w:val="PlainText"/>
              <w:jc w:val="both"/>
              <w:cnfStyle w:val="000000100000"/>
            </w:pPr>
            <w:r w:rsidRPr="00752797">
              <w:t>0.55</w:t>
            </w:r>
          </w:p>
        </w:tc>
        <w:tc>
          <w:tcPr>
            <w:tcW w:w="1984" w:type="dxa"/>
          </w:tcPr>
          <w:p w:rsidR="00691D3B" w:rsidRPr="00752797" w:rsidRDefault="00691D3B" w:rsidP="002603CC">
            <w:pPr>
              <w:pStyle w:val="PlainText"/>
              <w:jc w:val="both"/>
              <w:cnfStyle w:val="000000100000"/>
            </w:pPr>
            <w:r w:rsidRPr="00752797">
              <w:t>0.4 - 0.9</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gamma2</w:t>
            </w:r>
          </w:p>
        </w:tc>
        <w:tc>
          <w:tcPr>
            <w:tcW w:w="2834" w:type="dxa"/>
          </w:tcPr>
          <w:p w:rsidR="00691D3B" w:rsidRPr="00752797" w:rsidRDefault="00691D3B" w:rsidP="002603CC">
            <w:pPr>
              <w:pStyle w:val="PlainText"/>
              <w:jc w:val="both"/>
              <w:cnfStyle w:val="000000000000"/>
            </w:pPr>
            <w:r w:rsidRPr="00752797">
              <w:t>End of breaking parameter in Roelvink Daly formulation</w:t>
            </w:r>
          </w:p>
        </w:tc>
        <w:tc>
          <w:tcPr>
            <w:tcW w:w="1417" w:type="dxa"/>
          </w:tcPr>
          <w:p w:rsidR="00691D3B" w:rsidRPr="00752797" w:rsidRDefault="00691D3B" w:rsidP="002603CC">
            <w:pPr>
              <w:pStyle w:val="PlainText"/>
              <w:jc w:val="both"/>
              <w:cnfStyle w:val="000000000000"/>
            </w:pPr>
            <w:r w:rsidRPr="00752797">
              <w:t>0.3</w:t>
            </w:r>
          </w:p>
        </w:tc>
        <w:tc>
          <w:tcPr>
            <w:tcW w:w="1984" w:type="dxa"/>
          </w:tcPr>
          <w:p w:rsidR="00691D3B" w:rsidRPr="00752797" w:rsidRDefault="00691D3B" w:rsidP="002603CC">
            <w:pPr>
              <w:pStyle w:val="PlainText"/>
              <w:jc w:val="both"/>
              <w:cnfStyle w:val="000000000000"/>
            </w:pPr>
            <w:r w:rsidRPr="00752797">
              <w:t>0.0 - 0.5</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gammax</w:t>
            </w:r>
            <w:r w:rsidR="001B6449" w:rsidRPr="00752797">
              <w:t>+</w:t>
            </w:r>
          </w:p>
        </w:tc>
        <w:tc>
          <w:tcPr>
            <w:tcW w:w="2834" w:type="dxa"/>
          </w:tcPr>
          <w:p w:rsidR="00691D3B" w:rsidRPr="00752797" w:rsidRDefault="00691D3B" w:rsidP="002603CC">
            <w:pPr>
              <w:pStyle w:val="PlainText"/>
              <w:jc w:val="both"/>
              <w:cnfStyle w:val="000000100000"/>
            </w:pPr>
            <w:r w:rsidRPr="00752797">
              <w:t>Maximum ratio wave height to water depth</w:t>
            </w:r>
          </w:p>
        </w:tc>
        <w:tc>
          <w:tcPr>
            <w:tcW w:w="1417" w:type="dxa"/>
          </w:tcPr>
          <w:p w:rsidR="00691D3B" w:rsidRPr="00752797" w:rsidRDefault="00691D3B" w:rsidP="002603CC">
            <w:pPr>
              <w:pStyle w:val="PlainText"/>
              <w:jc w:val="both"/>
              <w:cnfStyle w:val="000000100000"/>
            </w:pPr>
            <w:r w:rsidRPr="00752797">
              <w:t>2.0</w:t>
            </w:r>
          </w:p>
        </w:tc>
        <w:tc>
          <w:tcPr>
            <w:tcW w:w="1984" w:type="dxa"/>
          </w:tcPr>
          <w:p w:rsidR="00691D3B" w:rsidRPr="00752797" w:rsidRDefault="00691D3B" w:rsidP="002603CC">
            <w:pPr>
              <w:pStyle w:val="PlainText"/>
              <w:jc w:val="both"/>
              <w:cnfStyle w:val="000000100000"/>
            </w:pPr>
            <w:r w:rsidRPr="00752797">
              <w:t>0.4 - 5.0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n</w:t>
            </w:r>
            <w:r w:rsidR="001B6449" w:rsidRPr="00752797">
              <w:t>+</w:t>
            </w:r>
          </w:p>
        </w:tc>
        <w:tc>
          <w:tcPr>
            <w:tcW w:w="2834" w:type="dxa"/>
          </w:tcPr>
          <w:p w:rsidR="00691D3B" w:rsidRPr="00752797" w:rsidRDefault="00691D3B" w:rsidP="002603CC">
            <w:pPr>
              <w:pStyle w:val="PlainText"/>
              <w:jc w:val="both"/>
              <w:cnfStyle w:val="000000000000"/>
            </w:pPr>
            <w:r w:rsidRPr="00752797">
              <w:t>Power in Roelvink dissipation model</w:t>
            </w:r>
          </w:p>
        </w:tc>
        <w:tc>
          <w:tcPr>
            <w:tcW w:w="1417" w:type="dxa"/>
          </w:tcPr>
          <w:p w:rsidR="00691D3B" w:rsidRPr="00752797" w:rsidRDefault="00691D3B" w:rsidP="002603CC">
            <w:pPr>
              <w:pStyle w:val="PlainText"/>
              <w:jc w:val="both"/>
              <w:cnfStyle w:val="000000000000"/>
            </w:pPr>
            <w:r w:rsidRPr="00752797">
              <w:t>10.0</w:t>
            </w:r>
          </w:p>
        </w:tc>
        <w:tc>
          <w:tcPr>
            <w:tcW w:w="1984" w:type="dxa"/>
          </w:tcPr>
          <w:p w:rsidR="00691D3B" w:rsidRPr="00752797" w:rsidRDefault="00691D3B" w:rsidP="002603CC">
            <w:pPr>
              <w:pStyle w:val="PlainText"/>
              <w:jc w:val="both"/>
              <w:cnfStyle w:val="000000000000"/>
            </w:pPr>
            <w:r w:rsidRPr="00752797">
              <w:t>5.0 - 20.0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shoaldelay</w:t>
            </w:r>
            <w:r w:rsidR="001B6449" w:rsidRPr="00752797">
              <w:t>+</w:t>
            </w:r>
          </w:p>
        </w:tc>
        <w:tc>
          <w:tcPr>
            <w:tcW w:w="2834" w:type="dxa"/>
          </w:tcPr>
          <w:p w:rsidR="00691D3B" w:rsidRPr="00752797" w:rsidRDefault="00691D3B" w:rsidP="002603CC">
            <w:pPr>
              <w:pStyle w:val="PlainText"/>
              <w:jc w:val="both"/>
              <w:cnfStyle w:val="000000100000"/>
            </w:pPr>
            <w:r w:rsidRPr="00752797">
              <w:t>Switch to enable shoaling delay</w:t>
            </w:r>
          </w:p>
        </w:tc>
        <w:tc>
          <w:tcPr>
            <w:tcW w:w="1417" w:type="dxa"/>
          </w:tcPr>
          <w:p w:rsidR="00691D3B" w:rsidRPr="00752797" w:rsidRDefault="00691D3B" w:rsidP="002603CC">
            <w:pPr>
              <w:pStyle w:val="PlainText"/>
              <w:jc w:val="both"/>
              <w:cnfStyle w:val="000000100000"/>
            </w:pPr>
            <w:r w:rsidRPr="00752797">
              <w:t>0</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287" w:name="_Toc412196424"/>
      <w:bookmarkStart w:id="288" w:name="_Toc413611058"/>
      <w:r w:rsidRPr="00752797">
        <w:rPr>
          <w:lang w:val="en-US"/>
        </w:rPr>
        <w:lastRenderedPageBreak/>
        <w:t>Rollers</w:t>
      </w:r>
      <w:bookmarkEnd w:id="287"/>
      <w:bookmarkEnd w:id="288"/>
    </w:p>
    <w:p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3</w:t>
      </w:r>
      <w:r w:rsidR="007E1D7E">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tblPr>
      <w:tblGrid>
        <w:gridCol w:w="1605"/>
        <w:gridCol w:w="2308"/>
        <w:gridCol w:w="1281"/>
        <w:gridCol w:w="1498"/>
        <w:gridCol w:w="849"/>
        <w:gridCol w:w="1389"/>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beta</w:t>
            </w:r>
            <w:r w:rsidR="001B6449" w:rsidRPr="00752797">
              <w:t>+</w:t>
            </w:r>
          </w:p>
        </w:tc>
        <w:tc>
          <w:tcPr>
            <w:tcW w:w="2834" w:type="dxa"/>
          </w:tcPr>
          <w:p w:rsidR="00691D3B" w:rsidRPr="00752797" w:rsidRDefault="00691D3B" w:rsidP="002603CC">
            <w:pPr>
              <w:pStyle w:val="PlainText"/>
              <w:jc w:val="both"/>
              <w:cnfStyle w:val="000000100000"/>
            </w:pPr>
            <w:r w:rsidRPr="00752797">
              <w:t>Breaker slope coefficient in roller model</w:t>
            </w:r>
          </w:p>
        </w:tc>
        <w:tc>
          <w:tcPr>
            <w:tcW w:w="1417" w:type="dxa"/>
          </w:tcPr>
          <w:p w:rsidR="00691D3B" w:rsidRPr="00752797" w:rsidRDefault="00691D3B" w:rsidP="002603CC">
            <w:pPr>
              <w:pStyle w:val="PlainText"/>
              <w:jc w:val="both"/>
              <w:cnfStyle w:val="000000100000"/>
            </w:pPr>
            <w:r w:rsidRPr="00752797">
              <w:t>0.1</w:t>
            </w:r>
          </w:p>
        </w:tc>
        <w:tc>
          <w:tcPr>
            <w:tcW w:w="1984" w:type="dxa"/>
          </w:tcPr>
          <w:p w:rsidR="00691D3B" w:rsidRPr="00752797" w:rsidRDefault="00691D3B" w:rsidP="002603CC">
            <w:pPr>
              <w:pStyle w:val="PlainText"/>
              <w:jc w:val="both"/>
              <w:cnfStyle w:val="000000100000"/>
            </w:pPr>
            <w:r w:rsidRPr="00752797">
              <w:t>0.05 - 0.3</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rfb</w:t>
            </w:r>
            <w:r w:rsidR="001B6449" w:rsidRPr="00752797">
              <w:t>+</w:t>
            </w:r>
          </w:p>
        </w:tc>
        <w:tc>
          <w:tcPr>
            <w:tcW w:w="2834" w:type="dxa"/>
          </w:tcPr>
          <w:p w:rsidR="00691D3B" w:rsidRPr="00752797" w:rsidRDefault="00691D3B" w:rsidP="002603CC">
            <w:pPr>
              <w:pStyle w:val="PlainText"/>
              <w:jc w:val="both"/>
              <w:cnfStyle w:val="00000000000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rsidR="00691D3B" w:rsidRPr="00752797" w:rsidRDefault="00691D3B" w:rsidP="002603CC">
            <w:pPr>
              <w:pStyle w:val="PlainText"/>
              <w:jc w:val="both"/>
              <w:cnfStyle w:val="000000000000"/>
            </w:pPr>
            <w:r w:rsidRPr="00752797">
              <w:t>0</w:t>
            </w:r>
          </w:p>
        </w:tc>
        <w:tc>
          <w:tcPr>
            <w:tcW w:w="1984" w:type="dxa"/>
          </w:tcPr>
          <w:p w:rsidR="00691D3B" w:rsidRPr="00752797" w:rsidRDefault="00691D3B" w:rsidP="002603CC">
            <w:pPr>
              <w:pStyle w:val="PlainText"/>
              <w:jc w:val="both"/>
              <w:cnfStyle w:val="000000000000"/>
            </w:pPr>
            <w:r w:rsidRPr="00752797">
              <w:t>0 - 1</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roller</w:t>
            </w:r>
            <w:r w:rsidR="001B6449" w:rsidRPr="00752797">
              <w:t>+</w:t>
            </w:r>
          </w:p>
        </w:tc>
        <w:tc>
          <w:tcPr>
            <w:tcW w:w="2834" w:type="dxa"/>
          </w:tcPr>
          <w:p w:rsidR="00691D3B" w:rsidRPr="00752797" w:rsidRDefault="00691D3B" w:rsidP="002603CC">
            <w:pPr>
              <w:pStyle w:val="PlainText"/>
              <w:jc w:val="both"/>
              <w:cnfStyle w:val="000000100000"/>
            </w:pPr>
            <w:r w:rsidRPr="00752797">
              <w:t>Switch to enable roller model</w:t>
            </w:r>
          </w:p>
        </w:tc>
        <w:tc>
          <w:tcPr>
            <w:tcW w:w="1417" w:type="dxa"/>
          </w:tcPr>
          <w:p w:rsidR="00691D3B" w:rsidRPr="00752797" w:rsidRDefault="00691D3B" w:rsidP="002603CC">
            <w:pPr>
              <w:pStyle w:val="PlainText"/>
              <w:jc w:val="both"/>
              <w:cnfStyle w:val="000000100000"/>
            </w:pPr>
            <w:r w:rsidRPr="00752797">
              <w:t>1</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289" w:name="_Toc412196425"/>
      <w:bookmarkStart w:id="290" w:name="_Toc413611059"/>
      <w:r w:rsidRPr="00752797">
        <w:rPr>
          <w:lang w:val="en-US"/>
        </w:rPr>
        <w:t>Wave-current interaction</w:t>
      </w:r>
      <w:bookmarkEnd w:id="289"/>
      <w:bookmarkEnd w:id="290"/>
    </w:p>
    <w:p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4</w:t>
      </w:r>
      <w:r w:rsidR="007E1D7E">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tblPr>
      <w:tblGrid>
        <w:gridCol w:w="1605"/>
        <w:gridCol w:w="2308"/>
        <w:gridCol w:w="1281"/>
        <w:gridCol w:w="1498"/>
        <w:gridCol w:w="849"/>
        <w:gridCol w:w="1389"/>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cats</w:t>
            </w:r>
            <w:r w:rsidR="001B6449" w:rsidRPr="00752797">
              <w:t>+</w:t>
            </w:r>
          </w:p>
        </w:tc>
        <w:tc>
          <w:tcPr>
            <w:tcW w:w="2834" w:type="dxa"/>
          </w:tcPr>
          <w:p w:rsidR="00691D3B" w:rsidRPr="00752797" w:rsidRDefault="00691D3B" w:rsidP="002603CC">
            <w:pPr>
              <w:pStyle w:val="PlainText"/>
              <w:jc w:val="both"/>
              <w:cnfStyle w:val="000000100000"/>
            </w:pPr>
            <w:r w:rsidRPr="00752797">
              <w:t>Current averaging time scale for wci, in terms of mean wave periods</w:t>
            </w:r>
          </w:p>
        </w:tc>
        <w:tc>
          <w:tcPr>
            <w:tcW w:w="1417" w:type="dxa"/>
          </w:tcPr>
          <w:p w:rsidR="00691D3B" w:rsidRPr="00752797" w:rsidRDefault="00691D3B" w:rsidP="002603CC">
            <w:pPr>
              <w:pStyle w:val="PlainText"/>
              <w:jc w:val="both"/>
              <w:cnfStyle w:val="000000100000"/>
            </w:pPr>
            <w:r w:rsidRPr="00752797">
              <w:t>4.0</w:t>
            </w:r>
          </w:p>
        </w:tc>
        <w:tc>
          <w:tcPr>
            <w:tcW w:w="1984" w:type="dxa"/>
          </w:tcPr>
          <w:p w:rsidR="00691D3B" w:rsidRPr="00752797" w:rsidRDefault="00691D3B" w:rsidP="002603CC">
            <w:pPr>
              <w:pStyle w:val="PlainText"/>
              <w:jc w:val="both"/>
              <w:cnfStyle w:val="000000100000"/>
            </w:pPr>
            <w:r w:rsidRPr="00752797">
              <w:t>1.0 - 50.0</w:t>
            </w:r>
          </w:p>
        </w:tc>
        <w:tc>
          <w:tcPr>
            <w:tcW w:w="850" w:type="dxa"/>
          </w:tcPr>
          <w:p w:rsidR="00691D3B" w:rsidRPr="00752797" w:rsidRDefault="00691D3B" w:rsidP="002603CC">
            <w:pPr>
              <w:pStyle w:val="PlainText"/>
              <w:jc w:val="both"/>
              <w:cnfStyle w:val="000000100000"/>
            </w:pPr>
            <w:r w:rsidRPr="00752797">
              <w:t>Trep</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hwci</w:t>
            </w:r>
            <w:r w:rsidR="001B6449" w:rsidRPr="00752797">
              <w:t>+</w:t>
            </w:r>
          </w:p>
        </w:tc>
        <w:tc>
          <w:tcPr>
            <w:tcW w:w="2834" w:type="dxa"/>
          </w:tcPr>
          <w:p w:rsidR="00691D3B" w:rsidRPr="00752797" w:rsidRDefault="00691D3B" w:rsidP="002603CC">
            <w:pPr>
              <w:pStyle w:val="PlainText"/>
              <w:jc w:val="both"/>
              <w:cnfStyle w:val="000000000000"/>
            </w:pPr>
            <w:r w:rsidRPr="00752797">
              <w:t>Minimum depth until which wave-current interaction is used</w:t>
            </w:r>
          </w:p>
        </w:tc>
        <w:tc>
          <w:tcPr>
            <w:tcW w:w="1417" w:type="dxa"/>
          </w:tcPr>
          <w:p w:rsidR="00691D3B" w:rsidRPr="00752797" w:rsidRDefault="00691D3B" w:rsidP="002603CC">
            <w:pPr>
              <w:pStyle w:val="PlainText"/>
              <w:jc w:val="both"/>
              <w:cnfStyle w:val="000000000000"/>
            </w:pPr>
            <w:r w:rsidRPr="00752797">
              <w:t>0.1</w:t>
            </w:r>
          </w:p>
        </w:tc>
        <w:tc>
          <w:tcPr>
            <w:tcW w:w="1984" w:type="dxa"/>
          </w:tcPr>
          <w:p w:rsidR="00691D3B" w:rsidRPr="00752797" w:rsidRDefault="00691D3B" w:rsidP="002603CC">
            <w:pPr>
              <w:pStyle w:val="PlainText"/>
              <w:jc w:val="both"/>
              <w:cnfStyle w:val="000000000000"/>
            </w:pPr>
            <w:r w:rsidRPr="00752797">
              <w:t>0.001 - 1.0</w:t>
            </w:r>
          </w:p>
        </w:tc>
        <w:tc>
          <w:tcPr>
            <w:tcW w:w="850" w:type="dxa"/>
          </w:tcPr>
          <w:p w:rsidR="00691D3B" w:rsidRPr="00752797" w:rsidRDefault="00691D3B" w:rsidP="002603CC">
            <w:pPr>
              <w:pStyle w:val="PlainText"/>
              <w:jc w:val="both"/>
              <w:cnfStyle w:val="000000000000"/>
            </w:pPr>
            <w:r w:rsidRPr="00752797">
              <w:t>m</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wci</w:t>
            </w:r>
          </w:p>
        </w:tc>
        <w:tc>
          <w:tcPr>
            <w:tcW w:w="2834" w:type="dxa"/>
          </w:tcPr>
          <w:p w:rsidR="00691D3B" w:rsidRPr="00752797" w:rsidRDefault="00691D3B" w:rsidP="002603CC">
            <w:pPr>
              <w:pStyle w:val="PlainText"/>
              <w:jc w:val="both"/>
              <w:cnfStyle w:val="000000100000"/>
            </w:pPr>
            <w:r w:rsidRPr="00752797">
              <w:t>Turns on wave-current interaction</w:t>
            </w:r>
          </w:p>
        </w:tc>
        <w:tc>
          <w:tcPr>
            <w:tcW w:w="1417" w:type="dxa"/>
          </w:tcPr>
          <w:p w:rsidR="00691D3B" w:rsidRPr="00752797" w:rsidRDefault="00691D3B" w:rsidP="002603CC">
            <w:pPr>
              <w:pStyle w:val="PlainText"/>
              <w:jc w:val="both"/>
              <w:cnfStyle w:val="000000100000"/>
            </w:pPr>
            <w:r w:rsidRPr="00752797">
              <w:t>0</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291" w:name="_Toc412196426"/>
      <w:bookmarkStart w:id="292" w:name="_Toc413611060"/>
      <w:r w:rsidRPr="00752797">
        <w:rPr>
          <w:lang w:val="en-US"/>
        </w:rPr>
        <w:t>Bed friction and viscosity</w:t>
      </w:r>
      <w:bookmarkEnd w:id="291"/>
      <w:bookmarkEnd w:id="292"/>
    </w:p>
    <w:p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keyword </w:t>
      </w:r>
      <w:r w:rsidRPr="00752797">
        <w:rPr>
          <w:i/>
          <w:lang w:val="en-US"/>
        </w:rPr>
        <w:t>bedfricfile</w:t>
      </w:r>
      <w:r w:rsidRPr="00752797">
        <w:rPr>
          <w:lang w:val="en-US"/>
        </w:rPr>
        <w:t xml:space="preserve">. The file has the same format as the bathymetry file explained in </w:t>
      </w:r>
      <w:fldSimple w:instr=" REF _Ref285465495 \w \h  \* MERGEFORMAT ">
        <w:r w:rsidR="002D6E55">
          <w:rPr>
            <w:lang w:val="en-US"/>
          </w:rPr>
          <w:t>4.3</w:t>
        </w:r>
      </w:fldSimple>
      <w:r w:rsidRPr="00752797">
        <w:rPr>
          <w:lang w:val="en-US"/>
        </w:rPr>
        <w:t xml:space="preserve"> (</w:t>
      </w:r>
      <w:fldSimple w:instr=" REF _Ref285465497 \h  \* MERGEFORMAT ">
        <w:r w:rsidR="002D6E55" w:rsidRPr="00752797">
          <w:rPr>
            <w:lang w:val="en-US"/>
          </w:rPr>
          <w:t>Grid and bathymetry</w:t>
        </w:r>
      </w:fldSimple>
      <w:r w:rsidRPr="00752797">
        <w:rPr>
          <w:lang w:val="en-US"/>
        </w:rPr>
        <w:t>).</w:t>
      </w:r>
    </w:p>
    <w:p w:rsidR="00691D3B" w:rsidRDefault="00691D3B" w:rsidP="002603CC">
      <w:pPr>
        <w:pStyle w:val="BodyText"/>
        <w:rPr>
          <w:lang w:val="en-US"/>
        </w:rPr>
      </w:pPr>
      <w:r w:rsidRPr="00752797">
        <w:rPr>
          <w:lang w:val="en-US"/>
        </w:rPr>
        <w:lastRenderedPageBreak/>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5</w:t>
      </w:r>
      <w:r w:rsidR="007E1D7E">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tblPr>
      <w:tblGrid>
        <w:gridCol w:w="1718"/>
        <w:gridCol w:w="1973"/>
        <w:gridCol w:w="1194"/>
        <w:gridCol w:w="1629"/>
        <w:gridCol w:w="1225"/>
        <w:gridCol w:w="1191"/>
      </w:tblGrid>
      <w:tr w:rsidR="00691D3B" w:rsidRPr="00752797" w:rsidTr="0073638B">
        <w:trPr>
          <w:cnfStyle w:val="100000000000"/>
          <w:tblHeader/>
        </w:trPr>
        <w:tc>
          <w:tcPr>
            <w:cnfStyle w:val="001000000000"/>
            <w:tcW w:w="1718" w:type="dxa"/>
          </w:tcPr>
          <w:p w:rsidR="00691D3B" w:rsidRPr="00752797" w:rsidRDefault="00691D3B" w:rsidP="002603CC">
            <w:pPr>
              <w:pStyle w:val="PlainText"/>
              <w:jc w:val="both"/>
            </w:pPr>
            <w:r w:rsidRPr="00752797">
              <w:t>keyword</w:t>
            </w:r>
          </w:p>
        </w:tc>
        <w:tc>
          <w:tcPr>
            <w:tcW w:w="1973" w:type="dxa"/>
          </w:tcPr>
          <w:p w:rsidR="00691D3B" w:rsidRPr="00752797" w:rsidRDefault="00691D3B" w:rsidP="002603CC">
            <w:pPr>
              <w:pStyle w:val="PlainText"/>
              <w:jc w:val="both"/>
              <w:cnfStyle w:val="100000000000"/>
            </w:pPr>
            <w:r w:rsidRPr="00752797">
              <w:t>description</w:t>
            </w:r>
          </w:p>
        </w:tc>
        <w:tc>
          <w:tcPr>
            <w:tcW w:w="1194" w:type="dxa"/>
          </w:tcPr>
          <w:p w:rsidR="00691D3B" w:rsidRPr="00752797" w:rsidRDefault="00691D3B" w:rsidP="002603CC">
            <w:pPr>
              <w:pStyle w:val="PlainText"/>
              <w:jc w:val="both"/>
              <w:cnfStyle w:val="100000000000"/>
            </w:pPr>
            <w:r w:rsidRPr="00752797">
              <w:t>default</w:t>
            </w:r>
          </w:p>
        </w:tc>
        <w:tc>
          <w:tcPr>
            <w:tcW w:w="1629" w:type="dxa"/>
          </w:tcPr>
          <w:p w:rsidR="00691D3B" w:rsidRPr="00752797" w:rsidRDefault="00691D3B" w:rsidP="002603CC">
            <w:pPr>
              <w:pStyle w:val="PlainText"/>
              <w:jc w:val="both"/>
              <w:cnfStyle w:val="100000000000"/>
            </w:pPr>
            <w:r w:rsidRPr="00752797">
              <w:t>range</w:t>
            </w:r>
          </w:p>
        </w:tc>
        <w:tc>
          <w:tcPr>
            <w:tcW w:w="1225" w:type="dxa"/>
          </w:tcPr>
          <w:p w:rsidR="00691D3B" w:rsidRPr="00752797" w:rsidRDefault="00691D3B" w:rsidP="002603CC">
            <w:pPr>
              <w:pStyle w:val="PlainText"/>
              <w:jc w:val="both"/>
              <w:cnfStyle w:val="100000000000"/>
            </w:pPr>
            <w:r w:rsidRPr="00752797">
              <w:t>units</w:t>
            </w:r>
          </w:p>
        </w:tc>
        <w:tc>
          <w:tcPr>
            <w:tcW w:w="1191" w:type="dxa"/>
          </w:tcPr>
          <w:p w:rsidR="00691D3B" w:rsidRPr="00752797" w:rsidRDefault="00691D3B" w:rsidP="002603CC">
            <w:pPr>
              <w:pStyle w:val="PlainText"/>
              <w:jc w:val="both"/>
              <w:cnfStyle w:val="100000000000"/>
            </w:pPr>
            <w:r w:rsidRPr="00752797">
              <w:t>remark</w:t>
            </w:r>
          </w:p>
        </w:tc>
      </w:tr>
      <w:tr w:rsidR="00691D3B" w:rsidRPr="00752797" w:rsidTr="0073638B">
        <w:trPr>
          <w:cnfStyle w:val="000000100000"/>
        </w:trPr>
        <w:tc>
          <w:tcPr>
            <w:cnfStyle w:val="001000000000"/>
            <w:tcW w:w="1718" w:type="dxa"/>
          </w:tcPr>
          <w:p w:rsidR="00691D3B" w:rsidRPr="00752797" w:rsidRDefault="00691D3B" w:rsidP="002603CC">
            <w:pPr>
              <w:pStyle w:val="PlainText"/>
              <w:jc w:val="both"/>
            </w:pPr>
            <w:r w:rsidRPr="00752797">
              <w:t>bedfriccoef</w:t>
            </w:r>
          </w:p>
        </w:tc>
        <w:tc>
          <w:tcPr>
            <w:tcW w:w="1973" w:type="dxa"/>
          </w:tcPr>
          <w:p w:rsidR="00691D3B" w:rsidRPr="00752797" w:rsidRDefault="00691D3B" w:rsidP="002603CC">
            <w:pPr>
              <w:pStyle w:val="PlainText"/>
              <w:jc w:val="both"/>
              <w:cnfStyle w:val="000000100000"/>
            </w:pPr>
            <w:r w:rsidRPr="00752797">
              <w:t>Bed friction coefficient</w:t>
            </w:r>
          </w:p>
        </w:tc>
        <w:tc>
          <w:tcPr>
            <w:tcW w:w="1194" w:type="dxa"/>
          </w:tcPr>
          <w:p w:rsidR="00691D3B" w:rsidRPr="00752797" w:rsidRDefault="00691D3B" w:rsidP="002603CC">
            <w:pPr>
              <w:pStyle w:val="PlainText"/>
              <w:jc w:val="both"/>
              <w:cnfStyle w:val="000000100000"/>
            </w:pPr>
            <w:r w:rsidRPr="00752797">
              <w:t>0.01</w:t>
            </w:r>
          </w:p>
        </w:tc>
        <w:tc>
          <w:tcPr>
            <w:tcW w:w="1629" w:type="dxa"/>
          </w:tcPr>
          <w:p w:rsidR="00691D3B" w:rsidRPr="00752797" w:rsidRDefault="00691D3B" w:rsidP="002603CC">
            <w:pPr>
              <w:pStyle w:val="PlainText"/>
              <w:jc w:val="both"/>
              <w:cnfStyle w:val="000000100000"/>
            </w:pPr>
            <w:r w:rsidRPr="00752797">
              <w:t>3.5e-05 - 0.9</w:t>
            </w:r>
          </w:p>
        </w:tc>
        <w:tc>
          <w:tcPr>
            <w:tcW w:w="1225" w:type="dxa"/>
          </w:tcPr>
          <w:p w:rsidR="00691D3B" w:rsidRPr="00752797" w:rsidRDefault="00691D3B" w:rsidP="002603CC">
            <w:pPr>
              <w:pStyle w:val="PlainText"/>
              <w:jc w:val="both"/>
              <w:cnfStyle w:val="000000100000"/>
            </w:pPr>
            <w:r w:rsidRPr="00752797">
              <w:t>-</w:t>
            </w:r>
          </w:p>
        </w:tc>
        <w:tc>
          <w:tcPr>
            <w:tcW w:w="1191" w:type="dxa"/>
          </w:tcPr>
          <w:p w:rsidR="00691D3B" w:rsidRPr="00752797" w:rsidRDefault="00691D3B" w:rsidP="002603CC">
            <w:pPr>
              <w:pStyle w:val="PlainText"/>
              <w:jc w:val="both"/>
              <w:cnfStyle w:val="000000100000"/>
            </w:pPr>
          </w:p>
        </w:tc>
      </w:tr>
      <w:tr w:rsidR="00691D3B" w:rsidRPr="00752797" w:rsidTr="0073638B">
        <w:tc>
          <w:tcPr>
            <w:cnfStyle w:val="001000000000"/>
            <w:tcW w:w="1718" w:type="dxa"/>
          </w:tcPr>
          <w:p w:rsidR="00691D3B" w:rsidRPr="00752797" w:rsidRDefault="00691D3B" w:rsidP="002603CC">
            <w:pPr>
              <w:pStyle w:val="PlainText"/>
              <w:jc w:val="both"/>
            </w:pPr>
            <w:r w:rsidRPr="00752797">
              <w:t>bedfricfile</w:t>
            </w:r>
          </w:p>
        </w:tc>
        <w:tc>
          <w:tcPr>
            <w:tcW w:w="1973" w:type="dxa"/>
          </w:tcPr>
          <w:p w:rsidR="00691D3B" w:rsidRPr="00752797" w:rsidRDefault="00691D3B" w:rsidP="001935AF">
            <w:pPr>
              <w:pStyle w:val="PlainText"/>
              <w:jc w:val="both"/>
              <w:cnfStyle w:val="000000000000"/>
            </w:pPr>
            <w:r w:rsidRPr="00752797">
              <w:t xml:space="preserve">Bed friction file </w:t>
            </w:r>
          </w:p>
        </w:tc>
        <w:tc>
          <w:tcPr>
            <w:tcW w:w="1194" w:type="dxa"/>
          </w:tcPr>
          <w:p w:rsidR="00691D3B" w:rsidRPr="00752797" w:rsidRDefault="00691D3B" w:rsidP="002603CC">
            <w:pPr>
              <w:pStyle w:val="PlainText"/>
              <w:jc w:val="both"/>
              <w:cnfStyle w:val="000000000000"/>
            </w:pPr>
          </w:p>
        </w:tc>
        <w:tc>
          <w:tcPr>
            <w:tcW w:w="1629" w:type="dxa"/>
          </w:tcPr>
          <w:p w:rsidR="00691D3B" w:rsidRPr="00752797" w:rsidRDefault="00691D3B" w:rsidP="002603CC">
            <w:pPr>
              <w:pStyle w:val="PlainText"/>
              <w:jc w:val="both"/>
              <w:cnfStyle w:val="000000000000"/>
            </w:pPr>
          </w:p>
        </w:tc>
        <w:tc>
          <w:tcPr>
            <w:tcW w:w="1225" w:type="dxa"/>
          </w:tcPr>
          <w:p w:rsidR="00691D3B" w:rsidRPr="00752797" w:rsidRDefault="00691D3B" w:rsidP="002603CC">
            <w:pPr>
              <w:pStyle w:val="PlainText"/>
              <w:jc w:val="both"/>
              <w:cnfStyle w:val="000000000000"/>
            </w:pPr>
            <w:r w:rsidRPr="00752797">
              <w:t>&lt;file&gt;</w:t>
            </w:r>
          </w:p>
        </w:tc>
        <w:tc>
          <w:tcPr>
            <w:tcW w:w="1191" w:type="dxa"/>
          </w:tcPr>
          <w:p w:rsidR="00691D3B" w:rsidRPr="00752797" w:rsidRDefault="00691D3B" w:rsidP="002603CC">
            <w:pPr>
              <w:pStyle w:val="PlainText"/>
              <w:jc w:val="both"/>
              <w:cnfStyle w:val="000000000000"/>
            </w:pPr>
          </w:p>
        </w:tc>
      </w:tr>
      <w:tr w:rsidR="00691D3B" w:rsidRPr="00752797" w:rsidTr="0073638B">
        <w:trPr>
          <w:cnfStyle w:val="000000100000"/>
        </w:trPr>
        <w:tc>
          <w:tcPr>
            <w:cnfStyle w:val="001000000000"/>
            <w:tcW w:w="1718" w:type="dxa"/>
          </w:tcPr>
          <w:p w:rsidR="00691D3B" w:rsidRPr="00752797" w:rsidRDefault="00691D3B" w:rsidP="002603CC">
            <w:pPr>
              <w:pStyle w:val="PlainText"/>
              <w:jc w:val="both"/>
            </w:pPr>
            <w:r w:rsidRPr="00752797">
              <w:t>bedfriction</w:t>
            </w:r>
          </w:p>
        </w:tc>
        <w:tc>
          <w:tcPr>
            <w:tcW w:w="1973" w:type="dxa"/>
          </w:tcPr>
          <w:p w:rsidR="00691D3B" w:rsidRPr="00752797" w:rsidRDefault="00691D3B" w:rsidP="002603CC">
            <w:pPr>
              <w:pStyle w:val="PlainText"/>
              <w:jc w:val="both"/>
              <w:cnfStyle w:val="000000100000"/>
            </w:pPr>
            <w:r w:rsidRPr="00752797">
              <w:t>Bed friction formulation</w:t>
            </w:r>
          </w:p>
        </w:tc>
        <w:tc>
          <w:tcPr>
            <w:tcW w:w="1194" w:type="dxa"/>
          </w:tcPr>
          <w:p w:rsidR="00691D3B" w:rsidRPr="00752797" w:rsidRDefault="00691D3B" w:rsidP="002603CC">
            <w:pPr>
              <w:pStyle w:val="PlainText"/>
              <w:jc w:val="both"/>
              <w:cnfStyle w:val="000000100000"/>
            </w:pPr>
            <w:r w:rsidRPr="00752797">
              <w:t>chezy</w:t>
            </w:r>
          </w:p>
        </w:tc>
        <w:tc>
          <w:tcPr>
            <w:tcW w:w="1629" w:type="dxa"/>
          </w:tcPr>
          <w:p w:rsidR="00691D3B" w:rsidRPr="00752797" w:rsidRDefault="00691D3B" w:rsidP="002603CC">
            <w:pPr>
              <w:pStyle w:val="PlainText"/>
              <w:jc w:val="both"/>
              <w:cnfStyle w:val="000000100000"/>
            </w:pPr>
            <w:r w:rsidRPr="00752797">
              <w:t>chezy, cf, white-colebrook, manning, white-colebrook-grainsize</w:t>
            </w:r>
          </w:p>
        </w:tc>
        <w:tc>
          <w:tcPr>
            <w:tcW w:w="1225" w:type="dxa"/>
          </w:tcPr>
          <w:p w:rsidR="00691D3B" w:rsidRPr="00752797" w:rsidRDefault="00691D3B" w:rsidP="002603CC">
            <w:pPr>
              <w:pStyle w:val="PlainText"/>
              <w:jc w:val="both"/>
              <w:cnfStyle w:val="000000100000"/>
            </w:pPr>
          </w:p>
        </w:tc>
        <w:tc>
          <w:tcPr>
            <w:tcW w:w="1191" w:type="dxa"/>
          </w:tcPr>
          <w:p w:rsidR="00691D3B" w:rsidRPr="00752797" w:rsidRDefault="00691D3B" w:rsidP="002603CC">
            <w:pPr>
              <w:pStyle w:val="PlainText"/>
              <w:jc w:val="both"/>
              <w:cnfStyle w:val="000000100000"/>
            </w:pPr>
          </w:p>
        </w:tc>
      </w:tr>
      <w:tr w:rsidR="00691D3B" w:rsidRPr="00752797" w:rsidTr="0073638B">
        <w:tc>
          <w:tcPr>
            <w:cnfStyle w:val="001000000000"/>
            <w:tcW w:w="1718" w:type="dxa"/>
          </w:tcPr>
          <w:p w:rsidR="00691D3B" w:rsidRPr="00752797" w:rsidRDefault="00691D3B" w:rsidP="002603CC">
            <w:pPr>
              <w:pStyle w:val="PlainText"/>
              <w:jc w:val="both"/>
            </w:pPr>
            <w:r w:rsidRPr="00752797">
              <w:t>nuh</w:t>
            </w:r>
          </w:p>
        </w:tc>
        <w:tc>
          <w:tcPr>
            <w:tcW w:w="1973" w:type="dxa"/>
          </w:tcPr>
          <w:p w:rsidR="00691D3B" w:rsidRPr="00752797" w:rsidRDefault="00691D3B" w:rsidP="002603CC">
            <w:pPr>
              <w:pStyle w:val="PlainText"/>
              <w:jc w:val="both"/>
              <w:cnfStyle w:val="000000000000"/>
            </w:pPr>
            <w:r w:rsidRPr="00752797">
              <w:t>Horizontal background viscosity</w:t>
            </w:r>
          </w:p>
        </w:tc>
        <w:tc>
          <w:tcPr>
            <w:tcW w:w="1194" w:type="dxa"/>
          </w:tcPr>
          <w:p w:rsidR="00691D3B" w:rsidRPr="00752797" w:rsidRDefault="00691D3B" w:rsidP="002603CC">
            <w:pPr>
              <w:pStyle w:val="PlainText"/>
              <w:jc w:val="both"/>
              <w:cnfStyle w:val="000000000000"/>
            </w:pPr>
            <w:r w:rsidRPr="00752797">
              <w:t>0.1</w:t>
            </w:r>
          </w:p>
        </w:tc>
        <w:tc>
          <w:tcPr>
            <w:tcW w:w="1629" w:type="dxa"/>
          </w:tcPr>
          <w:p w:rsidR="00691D3B" w:rsidRPr="00752797" w:rsidRDefault="00691D3B" w:rsidP="002603CC">
            <w:pPr>
              <w:pStyle w:val="PlainText"/>
              <w:jc w:val="both"/>
              <w:cnfStyle w:val="000000000000"/>
            </w:pPr>
            <w:r w:rsidRPr="00752797">
              <w:t>0.0 - 1.0</w:t>
            </w:r>
          </w:p>
        </w:tc>
        <w:tc>
          <w:tcPr>
            <w:tcW w:w="1225" w:type="dxa"/>
          </w:tcPr>
          <w:p w:rsidR="00691D3B" w:rsidRPr="00752797" w:rsidRDefault="00691D3B" w:rsidP="002603CC">
            <w:pPr>
              <w:pStyle w:val="PlainText"/>
              <w:jc w:val="both"/>
              <w:cnfStyle w:val="000000000000"/>
            </w:pPr>
            <w:r w:rsidRPr="00752797">
              <w:t>m^2s^-1</w:t>
            </w:r>
          </w:p>
        </w:tc>
        <w:tc>
          <w:tcPr>
            <w:tcW w:w="1191" w:type="dxa"/>
          </w:tcPr>
          <w:p w:rsidR="00691D3B" w:rsidRPr="00752797" w:rsidRDefault="00691D3B" w:rsidP="002603CC">
            <w:pPr>
              <w:pStyle w:val="PlainText"/>
              <w:jc w:val="both"/>
              <w:cnfStyle w:val="000000000000"/>
            </w:pPr>
          </w:p>
        </w:tc>
      </w:tr>
      <w:tr w:rsidR="00691D3B" w:rsidRPr="00752797" w:rsidTr="0073638B">
        <w:trPr>
          <w:cnfStyle w:val="000000100000"/>
        </w:trPr>
        <w:tc>
          <w:tcPr>
            <w:cnfStyle w:val="001000000000"/>
            <w:tcW w:w="1718" w:type="dxa"/>
          </w:tcPr>
          <w:p w:rsidR="00691D3B" w:rsidRPr="00752797" w:rsidRDefault="00691D3B" w:rsidP="002603CC">
            <w:pPr>
              <w:pStyle w:val="PlainText"/>
              <w:jc w:val="both"/>
            </w:pPr>
            <w:r w:rsidRPr="00752797">
              <w:t>nuhfac</w:t>
            </w:r>
            <w:r w:rsidR="001B6449" w:rsidRPr="00752797">
              <w:t>+</w:t>
            </w:r>
          </w:p>
        </w:tc>
        <w:tc>
          <w:tcPr>
            <w:tcW w:w="1973" w:type="dxa"/>
          </w:tcPr>
          <w:p w:rsidR="00691D3B" w:rsidRPr="00752797" w:rsidRDefault="00691D3B" w:rsidP="002603CC">
            <w:pPr>
              <w:pStyle w:val="PlainText"/>
              <w:jc w:val="both"/>
              <w:cnfStyle w:val="000000100000"/>
            </w:pPr>
            <w:r w:rsidRPr="00752797">
              <w:t>Viscosity switch for roller induced turbulent horizontal viscosity</w:t>
            </w:r>
          </w:p>
        </w:tc>
        <w:tc>
          <w:tcPr>
            <w:tcW w:w="1194" w:type="dxa"/>
          </w:tcPr>
          <w:p w:rsidR="00691D3B" w:rsidRPr="00752797" w:rsidRDefault="00691D3B" w:rsidP="002603CC">
            <w:pPr>
              <w:pStyle w:val="PlainText"/>
              <w:jc w:val="both"/>
              <w:cnfStyle w:val="000000100000"/>
            </w:pPr>
            <w:r w:rsidRPr="00752797">
              <w:t>1.0</w:t>
            </w:r>
          </w:p>
        </w:tc>
        <w:tc>
          <w:tcPr>
            <w:tcW w:w="1629" w:type="dxa"/>
          </w:tcPr>
          <w:p w:rsidR="00691D3B" w:rsidRPr="00752797" w:rsidRDefault="00691D3B" w:rsidP="002603CC">
            <w:pPr>
              <w:pStyle w:val="PlainText"/>
              <w:jc w:val="both"/>
              <w:cnfStyle w:val="000000100000"/>
            </w:pPr>
            <w:r w:rsidRPr="00752797">
              <w:t>0.0 - 1.0</w:t>
            </w:r>
          </w:p>
        </w:tc>
        <w:tc>
          <w:tcPr>
            <w:tcW w:w="1225" w:type="dxa"/>
          </w:tcPr>
          <w:p w:rsidR="00691D3B" w:rsidRPr="00752797" w:rsidRDefault="00691D3B" w:rsidP="002603CC">
            <w:pPr>
              <w:pStyle w:val="PlainText"/>
              <w:jc w:val="both"/>
              <w:cnfStyle w:val="000000100000"/>
            </w:pPr>
            <w:r w:rsidRPr="00752797">
              <w:t>-</w:t>
            </w:r>
          </w:p>
        </w:tc>
        <w:tc>
          <w:tcPr>
            <w:tcW w:w="1191" w:type="dxa"/>
          </w:tcPr>
          <w:p w:rsidR="00691D3B" w:rsidRPr="00752797" w:rsidRDefault="00691D3B" w:rsidP="002603CC">
            <w:pPr>
              <w:pStyle w:val="PlainText"/>
              <w:jc w:val="both"/>
              <w:cnfStyle w:val="000000100000"/>
            </w:pPr>
          </w:p>
        </w:tc>
      </w:tr>
      <w:tr w:rsidR="00691D3B" w:rsidRPr="00752797" w:rsidTr="0073638B">
        <w:tc>
          <w:tcPr>
            <w:cnfStyle w:val="001000000000"/>
            <w:tcW w:w="1718" w:type="dxa"/>
          </w:tcPr>
          <w:p w:rsidR="00691D3B" w:rsidRPr="00752797" w:rsidRDefault="00691D3B" w:rsidP="002603CC">
            <w:pPr>
              <w:pStyle w:val="PlainText"/>
              <w:jc w:val="both"/>
            </w:pPr>
            <w:r w:rsidRPr="00752797">
              <w:t>nuhv</w:t>
            </w:r>
            <w:r w:rsidR="001B6449" w:rsidRPr="00752797">
              <w:t>+</w:t>
            </w:r>
          </w:p>
        </w:tc>
        <w:tc>
          <w:tcPr>
            <w:tcW w:w="1973" w:type="dxa"/>
          </w:tcPr>
          <w:p w:rsidR="00691D3B" w:rsidRPr="00752797" w:rsidRDefault="00691D3B" w:rsidP="001935AF">
            <w:pPr>
              <w:pStyle w:val="PlainText"/>
              <w:jc w:val="both"/>
              <w:cnfStyle w:val="000000000000"/>
            </w:pPr>
            <w:r w:rsidRPr="00752797">
              <w:t xml:space="preserve">Longshore viscosity enhancement factor, following Svendsen </w:t>
            </w:r>
          </w:p>
        </w:tc>
        <w:tc>
          <w:tcPr>
            <w:tcW w:w="1194" w:type="dxa"/>
          </w:tcPr>
          <w:p w:rsidR="00691D3B" w:rsidRPr="00752797" w:rsidRDefault="00691D3B" w:rsidP="002603CC">
            <w:pPr>
              <w:pStyle w:val="PlainText"/>
              <w:jc w:val="both"/>
              <w:cnfStyle w:val="000000000000"/>
            </w:pPr>
            <w:r w:rsidRPr="00752797">
              <w:t>1.0</w:t>
            </w:r>
          </w:p>
        </w:tc>
        <w:tc>
          <w:tcPr>
            <w:tcW w:w="1629" w:type="dxa"/>
          </w:tcPr>
          <w:p w:rsidR="00691D3B" w:rsidRPr="00752797" w:rsidRDefault="00691D3B" w:rsidP="002603CC">
            <w:pPr>
              <w:pStyle w:val="PlainText"/>
              <w:jc w:val="both"/>
              <w:cnfStyle w:val="000000000000"/>
            </w:pPr>
            <w:r w:rsidRPr="00752797">
              <w:t>1.0 - 20.0</w:t>
            </w:r>
          </w:p>
        </w:tc>
        <w:tc>
          <w:tcPr>
            <w:tcW w:w="1225" w:type="dxa"/>
          </w:tcPr>
          <w:p w:rsidR="00691D3B" w:rsidRPr="00752797" w:rsidRDefault="00691D3B" w:rsidP="002603CC">
            <w:pPr>
              <w:pStyle w:val="PlainText"/>
              <w:jc w:val="both"/>
              <w:cnfStyle w:val="000000000000"/>
            </w:pPr>
            <w:r w:rsidRPr="00752797">
              <w:t>-</w:t>
            </w:r>
          </w:p>
        </w:tc>
        <w:tc>
          <w:tcPr>
            <w:tcW w:w="1191" w:type="dxa"/>
          </w:tcPr>
          <w:p w:rsidR="00691D3B" w:rsidRPr="00752797" w:rsidRDefault="00691D3B" w:rsidP="002603CC">
            <w:pPr>
              <w:pStyle w:val="PlainText"/>
              <w:jc w:val="both"/>
              <w:cnfStyle w:val="000000000000"/>
            </w:pPr>
          </w:p>
        </w:tc>
      </w:tr>
      <w:tr w:rsidR="00691D3B" w:rsidRPr="00752797" w:rsidTr="0073638B">
        <w:trPr>
          <w:cnfStyle w:val="000000100000"/>
        </w:trPr>
        <w:tc>
          <w:tcPr>
            <w:cnfStyle w:val="001000000000"/>
            <w:tcW w:w="1718" w:type="dxa"/>
          </w:tcPr>
          <w:p w:rsidR="00691D3B" w:rsidRPr="00752797" w:rsidRDefault="00691D3B" w:rsidP="002603CC">
            <w:pPr>
              <w:pStyle w:val="PlainText"/>
              <w:jc w:val="both"/>
            </w:pPr>
            <w:r w:rsidRPr="00752797">
              <w:t>smag</w:t>
            </w:r>
            <w:r w:rsidR="001B6449" w:rsidRPr="00752797">
              <w:t>+</w:t>
            </w:r>
          </w:p>
        </w:tc>
        <w:tc>
          <w:tcPr>
            <w:tcW w:w="1973" w:type="dxa"/>
          </w:tcPr>
          <w:p w:rsidR="00691D3B" w:rsidRPr="00752797" w:rsidRDefault="00691D3B" w:rsidP="002603CC">
            <w:pPr>
              <w:pStyle w:val="PlainText"/>
              <w:jc w:val="both"/>
              <w:cnfStyle w:val="00000010000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rsidR="00691D3B" w:rsidRPr="00752797" w:rsidRDefault="00691D3B" w:rsidP="002603CC">
            <w:pPr>
              <w:pStyle w:val="PlainText"/>
              <w:jc w:val="both"/>
              <w:cnfStyle w:val="000000100000"/>
            </w:pPr>
            <w:r w:rsidRPr="00752797">
              <w:t>1</w:t>
            </w:r>
          </w:p>
        </w:tc>
        <w:tc>
          <w:tcPr>
            <w:tcW w:w="1629" w:type="dxa"/>
          </w:tcPr>
          <w:p w:rsidR="00691D3B" w:rsidRPr="00752797" w:rsidRDefault="00691D3B" w:rsidP="002603CC">
            <w:pPr>
              <w:pStyle w:val="PlainText"/>
              <w:jc w:val="both"/>
              <w:cnfStyle w:val="000000100000"/>
            </w:pPr>
            <w:r w:rsidRPr="00752797">
              <w:t>0 - 1</w:t>
            </w:r>
          </w:p>
        </w:tc>
        <w:tc>
          <w:tcPr>
            <w:tcW w:w="1225" w:type="dxa"/>
          </w:tcPr>
          <w:p w:rsidR="00691D3B" w:rsidRPr="00752797" w:rsidRDefault="00691D3B" w:rsidP="002603CC">
            <w:pPr>
              <w:pStyle w:val="PlainText"/>
              <w:jc w:val="both"/>
              <w:cnfStyle w:val="000000100000"/>
            </w:pPr>
            <w:r w:rsidRPr="00752797">
              <w:t>-</w:t>
            </w:r>
          </w:p>
        </w:tc>
        <w:tc>
          <w:tcPr>
            <w:tcW w:w="1191"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293" w:name="_Toc412196427"/>
      <w:bookmarkStart w:id="294" w:name="_Toc413611061"/>
      <w:r w:rsidRPr="00752797">
        <w:rPr>
          <w:lang w:val="en-US"/>
        </w:rPr>
        <w:t>Flow numerics</w:t>
      </w:r>
      <w:bookmarkEnd w:id="293"/>
      <w:bookmarkEnd w:id="294"/>
    </w:p>
    <w:p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rsidR="001935AF" w:rsidRDefault="001935AF">
      <w:pPr>
        <w:spacing w:line="240" w:lineRule="auto"/>
        <w:jc w:val="left"/>
        <w:rPr>
          <w:lang w:val="en-US"/>
        </w:rPr>
      </w:pPr>
      <w:r>
        <w:rPr>
          <w:lang w:val="en-US"/>
        </w:rPr>
        <w:br w:type="page"/>
      </w:r>
    </w:p>
    <w:p w:rsidR="001935AF" w:rsidRPr="00752797" w:rsidRDefault="001935AF" w:rsidP="001935AF">
      <w:pPr>
        <w:pStyle w:val="Caption"/>
        <w:rPr>
          <w:lang w:val="en-US"/>
        </w:rPr>
      </w:pPr>
      <w:r>
        <w:lastRenderedPageBreak/>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6</w:t>
      </w:r>
      <w:r w:rsidR="007E1D7E">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tblPr>
      <w:tblGrid>
        <w:gridCol w:w="1667"/>
        <w:gridCol w:w="2407"/>
        <w:gridCol w:w="1258"/>
        <w:gridCol w:w="1414"/>
        <w:gridCol w:w="848"/>
        <w:gridCol w:w="1336"/>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eps</w:t>
            </w:r>
          </w:p>
        </w:tc>
        <w:tc>
          <w:tcPr>
            <w:tcW w:w="2834" w:type="dxa"/>
          </w:tcPr>
          <w:p w:rsidR="00691D3B" w:rsidRPr="00752797" w:rsidRDefault="00691D3B" w:rsidP="002603CC">
            <w:pPr>
              <w:pStyle w:val="PlainText"/>
              <w:jc w:val="both"/>
              <w:cnfStyle w:val="000000100000"/>
            </w:pPr>
            <w:r w:rsidRPr="00752797">
              <w:t>Threshold water depth above which cells are considered wet</w:t>
            </w:r>
          </w:p>
        </w:tc>
        <w:tc>
          <w:tcPr>
            <w:tcW w:w="1417" w:type="dxa"/>
          </w:tcPr>
          <w:p w:rsidR="00691D3B" w:rsidRPr="00752797" w:rsidRDefault="00691D3B" w:rsidP="002603CC">
            <w:pPr>
              <w:pStyle w:val="PlainText"/>
              <w:jc w:val="both"/>
              <w:cnfStyle w:val="000000100000"/>
            </w:pPr>
            <w:r w:rsidRPr="00752797">
              <w:t>0.005</w:t>
            </w:r>
          </w:p>
        </w:tc>
        <w:tc>
          <w:tcPr>
            <w:tcW w:w="1984" w:type="dxa"/>
          </w:tcPr>
          <w:p w:rsidR="00691D3B" w:rsidRPr="00752797" w:rsidRDefault="00691D3B" w:rsidP="002603CC">
            <w:pPr>
              <w:pStyle w:val="PlainText"/>
              <w:jc w:val="both"/>
              <w:cnfStyle w:val="000000100000"/>
            </w:pPr>
            <w:r w:rsidRPr="00752797">
              <w:t>0.001 - 0.1</w:t>
            </w:r>
          </w:p>
        </w:tc>
        <w:tc>
          <w:tcPr>
            <w:tcW w:w="850" w:type="dxa"/>
          </w:tcPr>
          <w:p w:rsidR="00691D3B" w:rsidRPr="00752797" w:rsidRDefault="00691D3B" w:rsidP="002603CC">
            <w:pPr>
              <w:pStyle w:val="PlainText"/>
              <w:jc w:val="both"/>
              <w:cnfStyle w:val="000000100000"/>
            </w:pPr>
            <w:r w:rsidRPr="00752797">
              <w:t>m</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eps_sd</w:t>
            </w:r>
          </w:p>
        </w:tc>
        <w:tc>
          <w:tcPr>
            <w:tcW w:w="2834" w:type="dxa"/>
          </w:tcPr>
          <w:p w:rsidR="00691D3B" w:rsidRPr="00752797" w:rsidRDefault="00691D3B" w:rsidP="002603CC">
            <w:pPr>
              <w:pStyle w:val="PlainText"/>
              <w:jc w:val="both"/>
              <w:cnfStyle w:val="000000000000"/>
            </w:pPr>
            <w:r w:rsidRPr="00752797">
              <w:t>Threshold velocity difference to determine conservation of energy head versus momentum</w:t>
            </w:r>
          </w:p>
        </w:tc>
        <w:tc>
          <w:tcPr>
            <w:tcW w:w="1417" w:type="dxa"/>
          </w:tcPr>
          <w:p w:rsidR="00691D3B" w:rsidRPr="00752797" w:rsidRDefault="00691D3B" w:rsidP="002603CC">
            <w:pPr>
              <w:pStyle w:val="PlainText"/>
              <w:jc w:val="both"/>
              <w:cnfStyle w:val="000000000000"/>
            </w:pPr>
            <w:r w:rsidRPr="00752797">
              <w:t>0.5</w:t>
            </w:r>
          </w:p>
        </w:tc>
        <w:tc>
          <w:tcPr>
            <w:tcW w:w="1984" w:type="dxa"/>
          </w:tcPr>
          <w:p w:rsidR="00691D3B" w:rsidRPr="00752797" w:rsidRDefault="00691D3B" w:rsidP="002603CC">
            <w:pPr>
              <w:pStyle w:val="PlainText"/>
              <w:jc w:val="both"/>
              <w:cnfStyle w:val="000000000000"/>
            </w:pPr>
            <w:r w:rsidRPr="00752797">
              <w:t>0.0 - 1.0</w:t>
            </w:r>
          </w:p>
        </w:tc>
        <w:tc>
          <w:tcPr>
            <w:tcW w:w="850" w:type="dxa"/>
          </w:tcPr>
          <w:p w:rsidR="00691D3B" w:rsidRPr="00752797" w:rsidRDefault="00691D3B" w:rsidP="002603CC">
            <w:pPr>
              <w:pStyle w:val="PlainText"/>
              <w:jc w:val="both"/>
              <w:cnfStyle w:val="000000000000"/>
            </w:pPr>
            <w:r w:rsidRPr="00752797">
              <w:t>m/s</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hmin</w:t>
            </w:r>
          </w:p>
        </w:tc>
        <w:tc>
          <w:tcPr>
            <w:tcW w:w="2834" w:type="dxa"/>
          </w:tcPr>
          <w:p w:rsidR="00691D3B" w:rsidRPr="00752797" w:rsidRDefault="00691D3B" w:rsidP="002603CC">
            <w:pPr>
              <w:pStyle w:val="PlainText"/>
              <w:jc w:val="both"/>
              <w:cnfStyle w:val="000000100000"/>
            </w:pPr>
            <w:r w:rsidRPr="00752797">
              <w:t>Threshold water depth above which Stokes drift is included</w:t>
            </w:r>
          </w:p>
        </w:tc>
        <w:tc>
          <w:tcPr>
            <w:tcW w:w="1417" w:type="dxa"/>
          </w:tcPr>
          <w:p w:rsidR="00691D3B" w:rsidRPr="00752797" w:rsidRDefault="00691D3B" w:rsidP="002603CC">
            <w:pPr>
              <w:pStyle w:val="PlainText"/>
              <w:jc w:val="both"/>
              <w:cnfStyle w:val="000000100000"/>
            </w:pPr>
            <w:r w:rsidRPr="00752797">
              <w:t>0.2</w:t>
            </w:r>
          </w:p>
        </w:tc>
        <w:tc>
          <w:tcPr>
            <w:tcW w:w="1984" w:type="dxa"/>
          </w:tcPr>
          <w:p w:rsidR="00691D3B" w:rsidRPr="00752797" w:rsidRDefault="00691D3B" w:rsidP="002603CC">
            <w:pPr>
              <w:pStyle w:val="PlainText"/>
              <w:jc w:val="both"/>
              <w:cnfStyle w:val="000000100000"/>
            </w:pPr>
            <w:r w:rsidRPr="00752797">
              <w:t>0.001 - 1.0</w:t>
            </w:r>
          </w:p>
        </w:tc>
        <w:tc>
          <w:tcPr>
            <w:tcW w:w="850" w:type="dxa"/>
          </w:tcPr>
          <w:p w:rsidR="00691D3B" w:rsidRPr="00752797" w:rsidRDefault="00691D3B" w:rsidP="002603CC">
            <w:pPr>
              <w:pStyle w:val="PlainText"/>
              <w:jc w:val="both"/>
              <w:cnfStyle w:val="000000100000"/>
            </w:pPr>
            <w:r w:rsidRPr="00752797">
              <w:t>m</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oldhu</w:t>
            </w:r>
            <w:r w:rsidR="001B6449" w:rsidRPr="00752797">
              <w:t>+</w:t>
            </w:r>
          </w:p>
        </w:tc>
        <w:tc>
          <w:tcPr>
            <w:tcW w:w="2834" w:type="dxa"/>
          </w:tcPr>
          <w:p w:rsidR="00691D3B" w:rsidRPr="00752797" w:rsidRDefault="00691D3B" w:rsidP="002603CC">
            <w:pPr>
              <w:pStyle w:val="PlainText"/>
              <w:jc w:val="both"/>
              <w:cnfStyle w:val="000000000000"/>
            </w:pPr>
            <w:r w:rsidRPr="00752797">
              <w:t>Switch to enable old hu calculation</w:t>
            </w:r>
          </w:p>
        </w:tc>
        <w:tc>
          <w:tcPr>
            <w:tcW w:w="1417" w:type="dxa"/>
          </w:tcPr>
          <w:p w:rsidR="00691D3B" w:rsidRPr="00752797" w:rsidRDefault="00691D3B" w:rsidP="002603CC">
            <w:pPr>
              <w:pStyle w:val="PlainText"/>
              <w:jc w:val="both"/>
              <w:cnfStyle w:val="000000000000"/>
            </w:pPr>
            <w:r w:rsidRPr="00752797">
              <w:t>0</w:t>
            </w:r>
          </w:p>
        </w:tc>
        <w:tc>
          <w:tcPr>
            <w:tcW w:w="1984" w:type="dxa"/>
          </w:tcPr>
          <w:p w:rsidR="00691D3B" w:rsidRPr="00752797" w:rsidRDefault="00691D3B" w:rsidP="002603CC">
            <w:pPr>
              <w:pStyle w:val="PlainText"/>
              <w:jc w:val="both"/>
              <w:cnfStyle w:val="000000000000"/>
            </w:pPr>
            <w:r w:rsidRPr="00752797">
              <w:t>0 - 1</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secorder</w:t>
            </w:r>
            <w:r w:rsidR="001B6449" w:rsidRPr="00752797">
              <w:t>+</w:t>
            </w:r>
          </w:p>
        </w:tc>
        <w:tc>
          <w:tcPr>
            <w:tcW w:w="2834" w:type="dxa"/>
          </w:tcPr>
          <w:p w:rsidR="00691D3B" w:rsidRPr="00752797" w:rsidRDefault="00691D3B" w:rsidP="002603CC">
            <w:pPr>
              <w:pStyle w:val="PlainText"/>
              <w:jc w:val="both"/>
              <w:cnfStyle w:val="000000100000"/>
            </w:pPr>
            <w:r w:rsidRPr="00752797">
              <w:t>Use second order corrections to advection/non-linear terms based on MacCormack scheme</w:t>
            </w:r>
          </w:p>
        </w:tc>
        <w:tc>
          <w:tcPr>
            <w:tcW w:w="1417" w:type="dxa"/>
          </w:tcPr>
          <w:p w:rsidR="00691D3B" w:rsidRPr="00752797" w:rsidRDefault="00691D3B" w:rsidP="002603CC">
            <w:pPr>
              <w:pStyle w:val="PlainText"/>
              <w:jc w:val="both"/>
              <w:cnfStyle w:val="000000100000"/>
            </w:pPr>
            <w:r w:rsidRPr="00752797">
              <w:t>0</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umin</w:t>
            </w:r>
          </w:p>
        </w:tc>
        <w:tc>
          <w:tcPr>
            <w:tcW w:w="2834" w:type="dxa"/>
          </w:tcPr>
          <w:p w:rsidR="00691D3B" w:rsidRPr="00752797" w:rsidRDefault="00691D3B" w:rsidP="002603CC">
            <w:pPr>
              <w:pStyle w:val="PlainText"/>
              <w:jc w:val="both"/>
              <w:cnfStyle w:val="000000000000"/>
            </w:pPr>
            <w:r w:rsidRPr="00752797">
              <w:t>Threshold velocity for upwind velocity detection and for vmag2 in equilibrium sediment concentration</w:t>
            </w:r>
          </w:p>
        </w:tc>
        <w:tc>
          <w:tcPr>
            <w:tcW w:w="1417" w:type="dxa"/>
          </w:tcPr>
          <w:p w:rsidR="00691D3B" w:rsidRPr="00752797" w:rsidRDefault="00691D3B" w:rsidP="002603CC">
            <w:pPr>
              <w:pStyle w:val="PlainText"/>
              <w:jc w:val="both"/>
              <w:cnfStyle w:val="000000000000"/>
            </w:pPr>
            <w:r w:rsidRPr="00752797">
              <w:t>0.0</w:t>
            </w:r>
          </w:p>
        </w:tc>
        <w:tc>
          <w:tcPr>
            <w:tcW w:w="1984" w:type="dxa"/>
          </w:tcPr>
          <w:p w:rsidR="00691D3B" w:rsidRPr="00752797" w:rsidRDefault="00691D3B" w:rsidP="002603CC">
            <w:pPr>
              <w:pStyle w:val="PlainText"/>
              <w:jc w:val="both"/>
              <w:cnfStyle w:val="000000000000"/>
            </w:pPr>
            <w:r w:rsidRPr="00752797">
              <w:t>0.0 - 0.2</w:t>
            </w:r>
          </w:p>
        </w:tc>
        <w:tc>
          <w:tcPr>
            <w:tcW w:w="850" w:type="dxa"/>
          </w:tcPr>
          <w:p w:rsidR="00691D3B" w:rsidRPr="00752797" w:rsidRDefault="00691D3B" w:rsidP="002603CC">
            <w:pPr>
              <w:pStyle w:val="PlainText"/>
              <w:jc w:val="both"/>
              <w:cnfStyle w:val="000000000000"/>
            </w:pPr>
            <w:r w:rsidRPr="00752797">
              <w:t>m/s</w:t>
            </w:r>
          </w:p>
        </w:tc>
        <w:tc>
          <w:tcPr>
            <w:tcW w:w="1700"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295" w:name="_Toc412196428"/>
      <w:bookmarkStart w:id="296" w:name="_Toc413611062"/>
      <w:r w:rsidRPr="00752797">
        <w:rPr>
          <w:lang w:val="en-US"/>
        </w:rPr>
        <w:t>Sediment transport</w:t>
      </w:r>
      <w:bookmarkEnd w:id="295"/>
      <w:bookmarkEnd w:id="296"/>
    </w:p>
    <w:p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7</w:t>
      </w:r>
      <w:r w:rsidR="007E1D7E">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tblPr>
      <w:tblGrid>
        <w:gridCol w:w="1700"/>
        <w:gridCol w:w="1700"/>
        <w:gridCol w:w="1670"/>
        <w:gridCol w:w="1842"/>
        <w:gridCol w:w="993"/>
        <w:gridCol w:w="1025"/>
      </w:tblGrid>
      <w:tr w:rsidR="00691D3B" w:rsidRPr="00752797" w:rsidTr="001935AF">
        <w:trPr>
          <w:cnfStyle w:val="100000000000"/>
          <w:tblHeader/>
        </w:trPr>
        <w:tc>
          <w:tcPr>
            <w:cnfStyle w:val="001000000000"/>
            <w:tcW w:w="1700" w:type="dxa"/>
          </w:tcPr>
          <w:p w:rsidR="00691D3B" w:rsidRPr="00752797" w:rsidRDefault="00691D3B" w:rsidP="002603CC">
            <w:pPr>
              <w:pStyle w:val="PlainText"/>
              <w:jc w:val="both"/>
            </w:pPr>
            <w:r w:rsidRPr="00752797">
              <w:t>keyword</w:t>
            </w:r>
          </w:p>
        </w:tc>
        <w:tc>
          <w:tcPr>
            <w:tcW w:w="1700" w:type="dxa"/>
          </w:tcPr>
          <w:p w:rsidR="00691D3B" w:rsidRPr="00752797" w:rsidRDefault="00691D3B" w:rsidP="002603CC">
            <w:pPr>
              <w:pStyle w:val="PlainText"/>
              <w:jc w:val="both"/>
              <w:cnfStyle w:val="100000000000"/>
            </w:pPr>
            <w:r w:rsidRPr="00752797">
              <w:t>description</w:t>
            </w:r>
          </w:p>
        </w:tc>
        <w:tc>
          <w:tcPr>
            <w:tcW w:w="1670" w:type="dxa"/>
          </w:tcPr>
          <w:p w:rsidR="00691D3B" w:rsidRPr="00752797" w:rsidRDefault="00691D3B" w:rsidP="002603CC">
            <w:pPr>
              <w:pStyle w:val="PlainText"/>
              <w:jc w:val="both"/>
              <w:cnfStyle w:val="100000000000"/>
            </w:pPr>
            <w:r w:rsidRPr="00752797">
              <w:t>default</w:t>
            </w:r>
          </w:p>
        </w:tc>
        <w:tc>
          <w:tcPr>
            <w:tcW w:w="1842" w:type="dxa"/>
          </w:tcPr>
          <w:p w:rsidR="00691D3B" w:rsidRPr="00752797" w:rsidRDefault="00691D3B" w:rsidP="002603CC">
            <w:pPr>
              <w:pStyle w:val="PlainText"/>
              <w:jc w:val="both"/>
              <w:cnfStyle w:val="100000000000"/>
            </w:pPr>
            <w:r w:rsidRPr="00752797">
              <w:t>range</w:t>
            </w:r>
          </w:p>
        </w:tc>
        <w:tc>
          <w:tcPr>
            <w:tcW w:w="993" w:type="dxa"/>
          </w:tcPr>
          <w:p w:rsidR="00691D3B" w:rsidRPr="00752797" w:rsidRDefault="00691D3B" w:rsidP="002603CC">
            <w:pPr>
              <w:pStyle w:val="PlainText"/>
              <w:jc w:val="both"/>
              <w:cnfStyle w:val="100000000000"/>
            </w:pPr>
            <w:r w:rsidRPr="00752797">
              <w:t>units</w:t>
            </w:r>
          </w:p>
        </w:tc>
        <w:tc>
          <w:tcPr>
            <w:tcW w:w="1025" w:type="dxa"/>
          </w:tcPr>
          <w:p w:rsidR="00691D3B" w:rsidRPr="00752797" w:rsidRDefault="00691D3B" w:rsidP="002603CC">
            <w:pPr>
              <w:pStyle w:val="PlainText"/>
              <w:jc w:val="both"/>
              <w:cnfStyle w:val="100000000000"/>
            </w:pPr>
            <w:r w:rsidRPr="00752797">
              <w:t>remark</w:t>
            </w: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BRfac</w:t>
            </w:r>
            <w:r w:rsidR="001B6449" w:rsidRPr="00752797">
              <w:t>+</w:t>
            </w:r>
          </w:p>
        </w:tc>
        <w:tc>
          <w:tcPr>
            <w:tcW w:w="1700" w:type="dxa"/>
          </w:tcPr>
          <w:p w:rsidR="00691D3B" w:rsidRPr="00752797" w:rsidRDefault="00691D3B" w:rsidP="002603CC">
            <w:pPr>
              <w:pStyle w:val="PlainText"/>
              <w:jc w:val="both"/>
              <w:cnfStyle w:val="000000100000"/>
            </w:pPr>
            <w:r w:rsidRPr="00752797">
              <w:t>Calibration factor surface slope</w:t>
            </w:r>
          </w:p>
        </w:tc>
        <w:tc>
          <w:tcPr>
            <w:tcW w:w="1670" w:type="dxa"/>
          </w:tcPr>
          <w:p w:rsidR="00691D3B" w:rsidRPr="00752797" w:rsidRDefault="00691D3B" w:rsidP="002603CC">
            <w:pPr>
              <w:pStyle w:val="PlainText"/>
              <w:jc w:val="both"/>
              <w:cnfStyle w:val="000000100000"/>
            </w:pPr>
            <w:r w:rsidRPr="00752797">
              <w:t>1.0</w:t>
            </w:r>
          </w:p>
        </w:tc>
        <w:tc>
          <w:tcPr>
            <w:tcW w:w="1842" w:type="dxa"/>
          </w:tcPr>
          <w:p w:rsidR="00691D3B" w:rsidRPr="00752797" w:rsidRDefault="00691D3B" w:rsidP="002603CC">
            <w:pPr>
              <w:pStyle w:val="PlainText"/>
              <w:jc w:val="both"/>
              <w:cnfStyle w:val="000000100000"/>
            </w:pPr>
            <w:r w:rsidRPr="00752797">
              <w:t>0.0 - 1.0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Tbfac</w:t>
            </w:r>
            <w:r w:rsidR="001B6449" w:rsidRPr="00752797">
              <w:t>+</w:t>
            </w:r>
          </w:p>
        </w:tc>
        <w:tc>
          <w:tcPr>
            <w:tcW w:w="1700" w:type="dxa"/>
          </w:tcPr>
          <w:p w:rsidR="00691D3B" w:rsidRPr="00752797" w:rsidRDefault="00691D3B" w:rsidP="002603CC">
            <w:pPr>
              <w:pStyle w:val="PlainText"/>
              <w:jc w:val="both"/>
              <w:cnfStyle w:val="00000000000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rsidR="00691D3B" w:rsidRPr="00752797" w:rsidRDefault="00691D3B" w:rsidP="002603CC">
            <w:pPr>
              <w:pStyle w:val="PlainText"/>
              <w:jc w:val="both"/>
              <w:cnfStyle w:val="000000000000"/>
            </w:pPr>
            <w:r w:rsidRPr="00752797">
              <w:lastRenderedPageBreak/>
              <w:t>1.0</w:t>
            </w:r>
          </w:p>
        </w:tc>
        <w:tc>
          <w:tcPr>
            <w:tcW w:w="1842" w:type="dxa"/>
          </w:tcPr>
          <w:p w:rsidR="00691D3B" w:rsidRPr="00752797" w:rsidRDefault="00691D3B" w:rsidP="002603CC">
            <w:pPr>
              <w:pStyle w:val="PlainText"/>
              <w:jc w:val="both"/>
              <w:cnfStyle w:val="000000000000"/>
            </w:pPr>
            <w:r w:rsidRPr="00752797">
              <w:t>0.0 - 1.0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lastRenderedPageBreak/>
              <w:t>Tsmin</w:t>
            </w:r>
            <w:r w:rsidR="001B6449" w:rsidRPr="00752797">
              <w:t>+</w:t>
            </w:r>
          </w:p>
        </w:tc>
        <w:tc>
          <w:tcPr>
            <w:tcW w:w="1700" w:type="dxa"/>
          </w:tcPr>
          <w:p w:rsidR="00691D3B" w:rsidRPr="00752797" w:rsidRDefault="00691D3B" w:rsidP="002603CC">
            <w:pPr>
              <w:pStyle w:val="PlainText"/>
              <w:jc w:val="both"/>
              <w:cnfStyle w:val="000000100000"/>
            </w:pPr>
            <w:r w:rsidRPr="00752797">
              <w:t>Minimum adaptation time scale in advection diffusion equation sediment</w:t>
            </w:r>
          </w:p>
        </w:tc>
        <w:tc>
          <w:tcPr>
            <w:tcW w:w="1670" w:type="dxa"/>
          </w:tcPr>
          <w:p w:rsidR="00691D3B" w:rsidRPr="00752797" w:rsidRDefault="00691D3B" w:rsidP="002603CC">
            <w:pPr>
              <w:pStyle w:val="PlainText"/>
              <w:jc w:val="both"/>
              <w:cnfStyle w:val="000000100000"/>
            </w:pPr>
            <w:r w:rsidRPr="00752797">
              <w:t>0.5</w:t>
            </w:r>
          </w:p>
        </w:tc>
        <w:tc>
          <w:tcPr>
            <w:tcW w:w="1842" w:type="dxa"/>
          </w:tcPr>
          <w:p w:rsidR="00691D3B" w:rsidRPr="00752797" w:rsidRDefault="00691D3B" w:rsidP="002603CC">
            <w:pPr>
              <w:pStyle w:val="PlainText"/>
              <w:jc w:val="both"/>
              <w:cnfStyle w:val="000000100000"/>
            </w:pPr>
            <w:r w:rsidRPr="00752797">
              <w:t>0.01 - 10.0</w:t>
            </w:r>
          </w:p>
        </w:tc>
        <w:tc>
          <w:tcPr>
            <w:tcW w:w="993" w:type="dxa"/>
          </w:tcPr>
          <w:p w:rsidR="00691D3B" w:rsidRPr="00752797" w:rsidRDefault="00691D3B" w:rsidP="002603CC">
            <w:pPr>
              <w:pStyle w:val="PlainText"/>
              <w:jc w:val="both"/>
              <w:cnfStyle w:val="000000100000"/>
            </w:pPr>
            <w:r w:rsidRPr="00752797">
              <w:t>s</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bdslpeffdir</w:t>
            </w:r>
          </w:p>
        </w:tc>
        <w:tc>
          <w:tcPr>
            <w:tcW w:w="1700" w:type="dxa"/>
          </w:tcPr>
          <w:p w:rsidR="00691D3B" w:rsidRPr="00752797" w:rsidRDefault="00691D3B" w:rsidP="002603CC">
            <w:pPr>
              <w:pStyle w:val="PlainText"/>
              <w:jc w:val="both"/>
              <w:cnfStyle w:val="000000000000"/>
            </w:pPr>
            <w:r w:rsidRPr="00752797">
              <w:t>Modify the direction of the sediment transport based on the bed slope</w:t>
            </w:r>
          </w:p>
        </w:tc>
        <w:tc>
          <w:tcPr>
            <w:tcW w:w="1670" w:type="dxa"/>
          </w:tcPr>
          <w:p w:rsidR="00691D3B" w:rsidRPr="00752797" w:rsidRDefault="00691D3B" w:rsidP="002603CC">
            <w:pPr>
              <w:pStyle w:val="PlainText"/>
              <w:jc w:val="both"/>
              <w:cnfStyle w:val="000000000000"/>
            </w:pPr>
            <w:r w:rsidRPr="00752797">
              <w:t>none</w:t>
            </w:r>
          </w:p>
        </w:tc>
        <w:tc>
          <w:tcPr>
            <w:tcW w:w="1842" w:type="dxa"/>
          </w:tcPr>
          <w:p w:rsidR="00691D3B" w:rsidRPr="00752797" w:rsidRDefault="00691D3B" w:rsidP="002603CC">
            <w:pPr>
              <w:pStyle w:val="PlainText"/>
              <w:jc w:val="both"/>
              <w:cnfStyle w:val="000000000000"/>
            </w:pPr>
            <w:r w:rsidRPr="00752797">
              <w:t>none, talmon</w:t>
            </w:r>
          </w:p>
        </w:tc>
        <w:tc>
          <w:tcPr>
            <w:tcW w:w="993" w:type="dxa"/>
          </w:tcPr>
          <w:p w:rsidR="00691D3B" w:rsidRPr="00752797" w:rsidRDefault="00691D3B" w:rsidP="002603CC">
            <w:pPr>
              <w:pStyle w:val="PlainText"/>
              <w:jc w:val="both"/>
              <w:cnfStyle w:val="000000000000"/>
            </w:pP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bdslpeffdirfac</w:t>
            </w:r>
          </w:p>
        </w:tc>
        <w:tc>
          <w:tcPr>
            <w:tcW w:w="1700" w:type="dxa"/>
          </w:tcPr>
          <w:p w:rsidR="00691D3B" w:rsidRPr="00752797" w:rsidRDefault="00691D3B" w:rsidP="002603CC">
            <w:pPr>
              <w:pStyle w:val="PlainText"/>
              <w:jc w:val="both"/>
              <w:cnfStyle w:val="000000100000"/>
            </w:pPr>
            <w:r w:rsidRPr="00752797">
              <w:t>Calibration factor in the modification of the direction</w:t>
            </w:r>
          </w:p>
        </w:tc>
        <w:tc>
          <w:tcPr>
            <w:tcW w:w="1670" w:type="dxa"/>
          </w:tcPr>
          <w:p w:rsidR="00691D3B" w:rsidRPr="00752797" w:rsidRDefault="00691D3B" w:rsidP="002603CC">
            <w:pPr>
              <w:pStyle w:val="PlainText"/>
              <w:jc w:val="both"/>
              <w:cnfStyle w:val="000000100000"/>
            </w:pPr>
            <w:r w:rsidRPr="00752797">
              <w:t>1.0</w:t>
            </w:r>
          </w:p>
        </w:tc>
        <w:tc>
          <w:tcPr>
            <w:tcW w:w="1842" w:type="dxa"/>
          </w:tcPr>
          <w:p w:rsidR="00691D3B" w:rsidRPr="00752797" w:rsidRDefault="00691D3B" w:rsidP="002603CC">
            <w:pPr>
              <w:pStyle w:val="PlainText"/>
              <w:jc w:val="both"/>
              <w:cnfStyle w:val="000000100000"/>
            </w:pPr>
            <w:r w:rsidRPr="00752797">
              <w:t>0.0 - 2.0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bdslpeffini</w:t>
            </w:r>
          </w:p>
        </w:tc>
        <w:tc>
          <w:tcPr>
            <w:tcW w:w="1700" w:type="dxa"/>
          </w:tcPr>
          <w:p w:rsidR="00691D3B" w:rsidRPr="00752797" w:rsidRDefault="00691D3B" w:rsidP="002603CC">
            <w:pPr>
              <w:pStyle w:val="PlainText"/>
              <w:jc w:val="both"/>
              <w:cnfStyle w:val="000000000000"/>
            </w:pPr>
            <w:r w:rsidRPr="00752797">
              <w:t>Modify the critical shields parameter based on the bed slope</w:t>
            </w:r>
          </w:p>
        </w:tc>
        <w:tc>
          <w:tcPr>
            <w:tcW w:w="1670" w:type="dxa"/>
          </w:tcPr>
          <w:p w:rsidR="00691D3B" w:rsidRPr="00752797" w:rsidRDefault="00691D3B" w:rsidP="002603CC">
            <w:pPr>
              <w:pStyle w:val="PlainText"/>
              <w:jc w:val="both"/>
              <w:cnfStyle w:val="000000000000"/>
            </w:pPr>
            <w:r w:rsidRPr="00752797">
              <w:t>none</w:t>
            </w:r>
          </w:p>
        </w:tc>
        <w:tc>
          <w:tcPr>
            <w:tcW w:w="1842" w:type="dxa"/>
          </w:tcPr>
          <w:p w:rsidR="00691D3B" w:rsidRPr="00752797" w:rsidRDefault="00691D3B" w:rsidP="002603CC">
            <w:pPr>
              <w:pStyle w:val="PlainText"/>
              <w:jc w:val="both"/>
              <w:cnfStyle w:val="000000000000"/>
            </w:pPr>
            <w:r w:rsidRPr="00752797">
              <w:t>none, total, bed</w:t>
            </w:r>
          </w:p>
        </w:tc>
        <w:tc>
          <w:tcPr>
            <w:tcW w:w="993" w:type="dxa"/>
          </w:tcPr>
          <w:p w:rsidR="00691D3B" w:rsidRPr="00752797" w:rsidRDefault="00691D3B" w:rsidP="002603CC">
            <w:pPr>
              <w:pStyle w:val="PlainText"/>
              <w:jc w:val="both"/>
              <w:cnfStyle w:val="000000000000"/>
            </w:pP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bdslpeffmag</w:t>
            </w:r>
          </w:p>
        </w:tc>
        <w:tc>
          <w:tcPr>
            <w:tcW w:w="1700" w:type="dxa"/>
          </w:tcPr>
          <w:p w:rsidR="00691D3B" w:rsidRPr="00752797" w:rsidRDefault="00691D3B" w:rsidP="002603CC">
            <w:pPr>
              <w:pStyle w:val="PlainText"/>
              <w:jc w:val="both"/>
              <w:cnfStyle w:val="000000100000"/>
            </w:pPr>
            <w:r w:rsidRPr="00752797">
              <w:t>Modify the magnitude of the sediment transport based on the bed slope, uses facsl</w:t>
            </w:r>
          </w:p>
        </w:tc>
        <w:tc>
          <w:tcPr>
            <w:tcW w:w="1670" w:type="dxa"/>
          </w:tcPr>
          <w:p w:rsidR="00691D3B" w:rsidRPr="00752797" w:rsidRDefault="00691D3B" w:rsidP="002603CC">
            <w:pPr>
              <w:pStyle w:val="PlainText"/>
              <w:jc w:val="both"/>
              <w:cnfStyle w:val="000000100000"/>
            </w:pPr>
            <w:r w:rsidRPr="00752797">
              <w:t>roelvink_total</w:t>
            </w:r>
          </w:p>
        </w:tc>
        <w:tc>
          <w:tcPr>
            <w:tcW w:w="1842" w:type="dxa"/>
          </w:tcPr>
          <w:p w:rsidR="00691D3B" w:rsidRPr="00752797" w:rsidRDefault="00691D3B" w:rsidP="002603CC">
            <w:pPr>
              <w:pStyle w:val="PlainText"/>
              <w:jc w:val="both"/>
              <w:cnfStyle w:val="000000100000"/>
            </w:pPr>
            <w:r w:rsidRPr="00752797">
              <w:t>none, roelvink_total, roelvink_bed, soulsby_total, soulsby_bed</w:t>
            </w:r>
          </w:p>
        </w:tc>
        <w:tc>
          <w:tcPr>
            <w:tcW w:w="993" w:type="dxa"/>
          </w:tcPr>
          <w:p w:rsidR="00691D3B" w:rsidRPr="00752797" w:rsidRDefault="00691D3B" w:rsidP="002603CC">
            <w:pPr>
              <w:pStyle w:val="PlainText"/>
              <w:jc w:val="both"/>
              <w:cnfStyle w:val="000000100000"/>
            </w:pP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bed</w:t>
            </w:r>
            <w:r w:rsidR="001B6449" w:rsidRPr="00752797">
              <w:t>+</w:t>
            </w:r>
          </w:p>
        </w:tc>
        <w:tc>
          <w:tcPr>
            <w:tcW w:w="1700" w:type="dxa"/>
          </w:tcPr>
          <w:p w:rsidR="00691D3B" w:rsidRPr="00752797" w:rsidRDefault="00691D3B" w:rsidP="002603CC">
            <w:pPr>
              <w:pStyle w:val="PlainText"/>
              <w:jc w:val="both"/>
              <w:cnfStyle w:val="000000000000"/>
            </w:pPr>
            <w:r w:rsidRPr="00752797">
              <w:t>Calibration factor for bed transports</w:t>
            </w:r>
          </w:p>
        </w:tc>
        <w:tc>
          <w:tcPr>
            <w:tcW w:w="1670" w:type="dxa"/>
          </w:tcPr>
          <w:p w:rsidR="00691D3B" w:rsidRPr="00752797" w:rsidRDefault="00691D3B" w:rsidP="002603CC">
            <w:pPr>
              <w:pStyle w:val="PlainText"/>
              <w:jc w:val="both"/>
              <w:cnfStyle w:val="000000000000"/>
            </w:pPr>
            <w:r w:rsidRPr="00752797">
              <w:t>1</w:t>
            </w:r>
          </w:p>
        </w:tc>
        <w:tc>
          <w:tcPr>
            <w:tcW w:w="1842" w:type="dxa"/>
          </w:tcPr>
          <w:p w:rsidR="00691D3B" w:rsidRPr="00752797" w:rsidRDefault="00691D3B" w:rsidP="002603CC">
            <w:pPr>
              <w:pStyle w:val="PlainText"/>
              <w:jc w:val="both"/>
              <w:cnfStyle w:val="000000000000"/>
            </w:pPr>
            <w:r w:rsidRPr="00752797">
              <w:t>0 - 1</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betad</w:t>
            </w:r>
            <w:r w:rsidR="001B6449" w:rsidRPr="00752797">
              <w:t>+</w:t>
            </w:r>
          </w:p>
        </w:tc>
        <w:tc>
          <w:tcPr>
            <w:tcW w:w="1700" w:type="dxa"/>
          </w:tcPr>
          <w:p w:rsidR="00691D3B" w:rsidRPr="00752797" w:rsidRDefault="00691D3B" w:rsidP="002603CC">
            <w:pPr>
              <w:pStyle w:val="PlainText"/>
              <w:jc w:val="both"/>
              <w:cnfStyle w:val="000000100000"/>
            </w:pPr>
            <w:r w:rsidRPr="00752797">
              <w:t>Dissipation parameter long wave breaking turbulence</w:t>
            </w:r>
          </w:p>
        </w:tc>
        <w:tc>
          <w:tcPr>
            <w:tcW w:w="1670" w:type="dxa"/>
          </w:tcPr>
          <w:p w:rsidR="00691D3B" w:rsidRPr="00752797" w:rsidRDefault="00691D3B" w:rsidP="002603CC">
            <w:pPr>
              <w:pStyle w:val="PlainText"/>
              <w:jc w:val="both"/>
              <w:cnfStyle w:val="000000100000"/>
            </w:pPr>
            <w:r w:rsidRPr="00752797">
              <w:t>1.0</w:t>
            </w:r>
          </w:p>
        </w:tc>
        <w:tc>
          <w:tcPr>
            <w:tcW w:w="1842" w:type="dxa"/>
          </w:tcPr>
          <w:p w:rsidR="00691D3B" w:rsidRPr="00752797" w:rsidRDefault="00691D3B" w:rsidP="002603CC">
            <w:pPr>
              <w:pStyle w:val="PlainText"/>
              <w:jc w:val="both"/>
              <w:cnfStyle w:val="000000100000"/>
            </w:pPr>
            <w:r w:rsidRPr="00752797">
              <w:t>0.0 - 10.0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bulk</w:t>
            </w:r>
            <w:r w:rsidR="001B6449" w:rsidRPr="00752797">
              <w:t>+</w:t>
            </w:r>
          </w:p>
        </w:tc>
        <w:tc>
          <w:tcPr>
            <w:tcW w:w="1700" w:type="dxa"/>
          </w:tcPr>
          <w:p w:rsidR="00691D3B" w:rsidRPr="00752797" w:rsidRDefault="00691D3B" w:rsidP="002603CC">
            <w:pPr>
              <w:pStyle w:val="PlainText"/>
              <w:jc w:val="both"/>
              <w:cnfStyle w:val="000000000000"/>
            </w:pPr>
            <w:r w:rsidRPr="00752797">
              <w:t xml:space="preserve">Switch to compute bulk transport </w:t>
            </w:r>
            <w:r w:rsidRPr="00752797">
              <w:lastRenderedPageBreak/>
              <w:t>rather than bed and suspended load separately</w:t>
            </w:r>
          </w:p>
        </w:tc>
        <w:tc>
          <w:tcPr>
            <w:tcW w:w="1670" w:type="dxa"/>
          </w:tcPr>
          <w:p w:rsidR="00691D3B" w:rsidRPr="00752797" w:rsidRDefault="00691D3B" w:rsidP="002603CC">
            <w:pPr>
              <w:pStyle w:val="PlainText"/>
              <w:jc w:val="both"/>
              <w:cnfStyle w:val="000000000000"/>
            </w:pPr>
            <w:r w:rsidRPr="00752797">
              <w:lastRenderedPageBreak/>
              <w:t>0</w:t>
            </w:r>
          </w:p>
        </w:tc>
        <w:tc>
          <w:tcPr>
            <w:tcW w:w="1842" w:type="dxa"/>
          </w:tcPr>
          <w:p w:rsidR="00691D3B" w:rsidRPr="00752797" w:rsidRDefault="00691D3B" w:rsidP="002603CC">
            <w:pPr>
              <w:pStyle w:val="PlainText"/>
              <w:jc w:val="both"/>
              <w:cnfStyle w:val="000000000000"/>
            </w:pPr>
            <w:r w:rsidRPr="00752797">
              <w:t>0 - 1</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lastRenderedPageBreak/>
              <w:t>dilatancy</w:t>
            </w:r>
          </w:p>
        </w:tc>
        <w:tc>
          <w:tcPr>
            <w:tcW w:w="1700" w:type="dxa"/>
          </w:tcPr>
          <w:p w:rsidR="00691D3B" w:rsidRPr="00752797" w:rsidRDefault="00691D3B" w:rsidP="002603CC">
            <w:pPr>
              <w:pStyle w:val="PlainText"/>
              <w:jc w:val="both"/>
              <w:cnfStyle w:val="000000100000"/>
            </w:pPr>
            <w:r w:rsidRPr="00752797">
              <w:t>Switch to reduce critical shields number due dilatancy</w:t>
            </w:r>
          </w:p>
        </w:tc>
        <w:tc>
          <w:tcPr>
            <w:tcW w:w="1670" w:type="dxa"/>
          </w:tcPr>
          <w:p w:rsidR="00691D3B" w:rsidRPr="00752797" w:rsidRDefault="00691D3B" w:rsidP="002603CC">
            <w:pPr>
              <w:pStyle w:val="PlainText"/>
              <w:jc w:val="both"/>
              <w:cnfStyle w:val="000000100000"/>
            </w:pPr>
            <w:r w:rsidRPr="00752797">
              <w:t>0</w:t>
            </w:r>
          </w:p>
        </w:tc>
        <w:tc>
          <w:tcPr>
            <w:tcW w:w="1842" w:type="dxa"/>
          </w:tcPr>
          <w:p w:rsidR="00691D3B" w:rsidRPr="00752797" w:rsidRDefault="00691D3B" w:rsidP="002603CC">
            <w:pPr>
              <w:pStyle w:val="PlainText"/>
              <w:jc w:val="both"/>
              <w:cnfStyle w:val="000000100000"/>
            </w:pPr>
            <w:r w:rsidRPr="00752797">
              <w:t>0 - 1</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facAs</w:t>
            </w:r>
            <w:r w:rsidR="001B6449" w:rsidRPr="00752797">
              <w:t>+</w:t>
            </w:r>
          </w:p>
        </w:tc>
        <w:tc>
          <w:tcPr>
            <w:tcW w:w="1700" w:type="dxa"/>
          </w:tcPr>
          <w:p w:rsidR="00691D3B" w:rsidRPr="00752797" w:rsidRDefault="00691D3B" w:rsidP="002603CC">
            <w:pPr>
              <w:pStyle w:val="PlainText"/>
              <w:jc w:val="both"/>
              <w:cnfStyle w:val="000000000000"/>
            </w:pPr>
            <w:r w:rsidRPr="00752797">
              <w:t>Calibration factor time averaged flows due to wave asymmetry</w:t>
            </w:r>
          </w:p>
        </w:tc>
        <w:tc>
          <w:tcPr>
            <w:tcW w:w="1670" w:type="dxa"/>
          </w:tcPr>
          <w:p w:rsidR="00691D3B" w:rsidRPr="00752797" w:rsidRDefault="00691D3B" w:rsidP="002603CC">
            <w:pPr>
              <w:pStyle w:val="PlainText"/>
              <w:jc w:val="both"/>
              <w:cnfStyle w:val="000000000000"/>
            </w:pPr>
            <w:r w:rsidRPr="00752797">
              <w:t>0.1</w:t>
            </w:r>
          </w:p>
        </w:tc>
        <w:tc>
          <w:tcPr>
            <w:tcW w:w="1842" w:type="dxa"/>
          </w:tcPr>
          <w:p w:rsidR="00691D3B" w:rsidRPr="00752797" w:rsidRDefault="00691D3B" w:rsidP="002603CC">
            <w:pPr>
              <w:pStyle w:val="PlainText"/>
              <w:jc w:val="both"/>
              <w:cnfStyle w:val="000000000000"/>
            </w:pPr>
            <w:r w:rsidRPr="00752797">
              <w:t>0.0 - 1.0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facDc</w:t>
            </w:r>
            <w:r w:rsidR="001B6449" w:rsidRPr="00752797">
              <w:t>+</w:t>
            </w:r>
          </w:p>
        </w:tc>
        <w:tc>
          <w:tcPr>
            <w:tcW w:w="1700" w:type="dxa"/>
          </w:tcPr>
          <w:p w:rsidR="00691D3B" w:rsidRPr="00752797" w:rsidRDefault="00691D3B" w:rsidP="002603CC">
            <w:pPr>
              <w:pStyle w:val="PlainText"/>
              <w:jc w:val="both"/>
              <w:cnfStyle w:val="000000100000"/>
            </w:pPr>
            <w:r w:rsidRPr="00752797">
              <w:t>Option to control sediment diffusion coefficient</w:t>
            </w:r>
          </w:p>
        </w:tc>
        <w:tc>
          <w:tcPr>
            <w:tcW w:w="1670" w:type="dxa"/>
          </w:tcPr>
          <w:p w:rsidR="00691D3B" w:rsidRPr="00752797" w:rsidRDefault="00691D3B" w:rsidP="002603CC">
            <w:pPr>
              <w:pStyle w:val="PlainText"/>
              <w:jc w:val="both"/>
              <w:cnfStyle w:val="000000100000"/>
            </w:pPr>
            <w:r w:rsidRPr="00752797">
              <w:t>1.0</w:t>
            </w:r>
          </w:p>
        </w:tc>
        <w:tc>
          <w:tcPr>
            <w:tcW w:w="1842" w:type="dxa"/>
          </w:tcPr>
          <w:p w:rsidR="00691D3B" w:rsidRPr="00752797" w:rsidRDefault="00691D3B" w:rsidP="002603CC">
            <w:pPr>
              <w:pStyle w:val="PlainText"/>
              <w:jc w:val="both"/>
              <w:cnfStyle w:val="000000100000"/>
            </w:pPr>
            <w:r w:rsidRPr="00752797">
              <w:t>0.0 - 1.0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facSk</w:t>
            </w:r>
            <w:r w:rsidR="001B6449" w:rsidRPr="00752797">
              <w:t>+</w:t>
            </w:r>
          </w:p>
        </w:tc>
        <w:tc>
          <w:tcPr>
            <w:tcW w:w="1700" w:type="dxa"/>
          </w:tcPr>
          <w:p w:rsidR="00691D3B" w:rsidRPr="00752797" w:rsidRDefault="00691D3B" w:rsidP="002603CC">
            <w:pPr>
              <w:pStyle w:val="PlainText"/>
              <w:jc w:val="both"/>
              <w:cnfStyle w:val="000000000000"/>
            </w:pPr>
            <w:r w:rsidRPr="00752797">
              <w:t>Calibration factor time averaged flows due to wave skewness</w:t>
            </w:r>
          </w:p>
        </w:tc>
        <w:tc>
          <w:tcPr>
            <w:tcW w:w="1670" w:type="dxa"/>
          </w:tcPr>
          <w:p w:rsidR="00691D3B" w:rsidRPr="00752797" w:rsidRDefault="00691D3B" w:rsidP="002603CC">
            <w:pPr>
              <w:pStyle w:val="PlainText"/>
              <w:jc w:val="both"/>
              <w:cnfStyle w:val="000000000000"/>
            </w:pPr>
            <w:r w:rsidRPr="00752797">
              <w:t>0.1</w:t>
            </w:r>
          </w:p>
        </w:tc>
        <w:tc>
          <w:tcPr>
            <w:tcW w:w="1842" w:type="dxa"/>
          </w:tcPr>
          <w:p w:rsidR="00691D3B" w:rsidRPr="00752797" w:rsidRDefault="00691D3B" w:rsidP="002603CC">
            <w:pPr>
              <w:pStyle w:val="PlainText"/>
              <w:jc w:val="both"/>
              <w:cnfStyle w:val="000000000000"/>
            </w:pPr>
            <w:r w:rsidRPr="00752797">
              <w:t>0.0 - 1.0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facsl</w:t>
            </w:r>
            <w:r w:rsidR="001B6449" w:rsidRPr="00752797">
              <w:t>+</w:t>
            </w:r>
          </w:p>
        </w:tc>
        <w:tc>
          <w:tcPr>
            <w:tcW w:w="1700" w:type="dxa"/>
          </w:tcPr>
          <w:p w:rsidR="00691D3B" w:rsidRPr="00752797" w:rsidRDefault="00691D3B" w:rsidP="002603CC">
            <w:pPr>
              <w:pStyle w:val="PlainText"/>
              <w:jc w:val="both"/>
              <w:cnfStyle w:val="000000100000"/>
            </w:pPr>
            <w:r w:rsidRPr="00752797">
              <w:t>Factor bedslope effect</w:t>
            </w:r>
          </w:p>
        </w:tc>
        <w:tc>
          <w:tcPr>
            <w:tcW w:w="1670" w:type="dxa"/>
          </w:tcPr>
          <w:p w:rsidR="00691D3B" w:rsidRPr="00752797" w:rsidRDefault="00691D3B" w:rsidP="002603CC">
            <w:pPr>
              <w:pStyle w:val="PlainText"/>
              <w:jc w:val="both"/>
              <w:cnfStyle w:val="000000100000"/>
            </w:pPr>
            <w:r w:rsidRPr="00752797">
              <w:t>1.6</w:t>
            </w:r>
          </w:p>
        </w:tc>
        <w:tc>
          <w:tcPr>
            <w:tcW w:w="1842" w:type="dxa"/>
          </w:tcPr>
          <w:p w:rsidR="00691D3B" w:rsidRPr="00752797" w:rsidRDefault="00691D3B" w:rsidP="002603CC">
            <w:pPr>
              <w:pStyle w:val="PlainText"/>
              <w:jc w:val="both"/>
              <w:cnfStyle w:val="000000100000"/>
            </w:pPr>
            <w:r w:rsidRPr="00752797">
              <w:t>0.0 - 1.6</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facua</w:t>
            </w:r>
            <w:r w:rsidR="001B6449" w:rsidRPr="00752797">
              <w:t>+</w:t>
            </w:r>
          </w:p>
        </w:tc>
        <w:tc>
          <w:tcPr>
            <w:tcW w:w="1700" w:type="dxa"/>
          </w:tcPr>
          <w:p w:rsidR="00691D3B" w:rsidRPr="00752797" w:rsidRDefault="00691D3B" w:rsidP="002603CC">
            <w:pPr>
              <w:pStyle w:val="PlainText"/>
              <w:jc w:val="both"/>
              <w:cnfStyle w:val="000000000000"/>
            </w:pPr>
            <w:r w:rsidRPr="00752797">
              <w:t>Calibration factor time averaged flows due to wave skewness and asymmetry</w:t>
            </w:r>
          </w:p>
        </w:tc>
        <w:tc>
          <w:tcPr>
            <w:tcW w:w="1670" w:type="dxa"/>
          </w:tcPr>
          <w:p w:rsidR="00691D3B" w:rsidRPr="00752797" w:rsidRDefault="00691D3B" w:rsidP="002603CC">
            <w:pPr>
              <w:pStyle w:val="PlainText"/>
              <w:jc w:val="both"/>
              <w:cnfStyle w:val="000000000000"/>
            </w:pPr>
            <w:r w:rsidRPr="00752797">
              <w:t>0.1</w:t>
            </w:r>
          </w:p>
        </w:tc>
        <w:tc>
          <w:tcPr>
            <w:tcW w:w="1842" w:type="dxa"/>
          </w:tcPr>
          <w:p w:rsidR="00691D3B" w:rsidRPr="00752797" w:rsidRDefault="00691D3B" w:rsidP="002603CC">
            <w:pPr>
              <w:pStyle w:val="PlainText"/>
              <w:jc w:val="both"/>
              <w:cnfStyle w:val="000000000000"/>
            </w:pPr>
            <w:r w:rsidRPr="00752797">
              <w:t>0.0 - 1.0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fallvelred</w:t>
            </w:r>
          </w:p>
        </w:tc>
        <w:tc>
          <w:tcPr>
            <w:tcW w:w="1700" w:type="dxa"/>
          </w:tcPr>
          <w:p w:rsidR="00691D3B" w:rsidRPr="00752797" w:rsidRDefault="00691D3B" w:rsidP="002603CC">
            <w:pPr>
              <w:pStyle w:val="PlainText"/>
              <w:jc w:val="both"/>
              <w:cnfStyle w:val="000000100000"/>
            </w:pPr>
            <w:r w:rsidRPr="00752797">
              <w:t>Switch to reduce fall velocity for high concentrations</w:t>
            </w:r>
          </w:p>
        </w:tc>
        <w:tc>
          <w:tcPr>
            <w:tcW w:w="1670" w:type="dxa"/>
          </w:tcPr>
          <w:p w:rsidR="00691D3B" w:rsidRPr="00752797" w:rsidRDefault="00691D3B" w:rsidP="002603CC">
            <w:pPr>
              <w:pStyle w:val="PlainText"/>
              <w:jc w:val="both"/>
              <w:cnfStyle w:val="000000100000"/>
            </w:pPr>
            <w:r w:rsidRPr="00752797">
              <w:t>0</w:t>
            </w:r>
          </w:p>
        </w:tc>
        <w:tc>
          <w:tcPr>
            <w:tcW w:w="1842" w:type="dxa"/>
          </w:tcPr>
          <w:p w:rsidR="00691D3B" w:rsidRPr="00752797" w:rsidRDefault="00691D3B" w:rsidP="002603CC">
            <w:pPr>
              <w:pStyle w:val="PlainText"/>
              <w:jc w:val="both"/>
              <w:cnfStyle w:val="000000100000"/>
            </w:pPr>
            <w:r w:rsidRPr="00752797">
              <w:t>0 - 1</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form</w:t>
            </w:r>
          </w:p>
        </w:tc>
        <w:tc>
          <w:tcPr>
            <w:tcW w:w="1700" w:type="dxa"/>
          </w:tcPr>
          <w:p w:rsidR="00691D3B" w:rsidRPr="00752797" w:rsidRDefault="00691D3B" w:rsidP="002603CC">
            <w:pPr>
              <w:pStyle w:val="PlainText"/>
              <w:jc w:val="both"/>
              <w:cnfStyle w:val="000000000000"/>
            </w:pPr>
            <w:r w:rsidRPr="00752797">
              <w:t>Equilibrium sediment concentration formulation</w:t>
            </w:r>
          </w:p>
        </w:tc>
        <w:tc>
          <w:tcPr>
            <w:tcW w:w="1670" w:type="dxa"/>
          </w:tcPr>
          <w:p w:rsidR="00691D3B" w:rsidRPr="00752797" w:rsidRDefault="00691D3B" w:rsidP="002603CC">
            <w:pPr>
              <w:pStyle w:val="PlainText"/>
              <w:jc w:val="both"/>
              <w:cnfStyle w:val="000000000000"/>
            </w:pPr>
            <w:r w:rsidRPr="00752797">
              <w:t>vanthiel_vanrijn</w:t>
            </w:r>
          </w:p>
        </w:tc>
        <w:tc>
          <w:tcPr>
            <w:tcW w:w="1842" w:type="dxa"/>
          </w:tcPr>
          <w:p w:rsidR="00691D3B" w:rsidRPr="00752797" w:rsidRDefault="00691D3B" w:rsidP="002603CC">
            <w:pPr>
              <w:pStyle w:val="PlainText"/>
              <w:jc w:val="both"/>
              <w:cnfStyle w:val="000000000000"/>
            </w:pPr>
            <w:r w:rsidRPr="00752797">
              <w:t>soulsby_vanrijn, vanthiel_vanrijn</w:t>
            </w:r>
          </w:p>
        </w:tc>
        <w:tc>
          <w:tcPr>
            <w:tcW w:w="993" w:type="dxa"/>
          </w:tcPr>
          <w:p w:rsidR="00691D3B" w:rsidRPr="00752797" w:rsidRDefault="00691D3B" w:rsidP="002603CC">
            <w:pPr>
              <w:pStyle w:val="PlainText"/>
              <w:jc w:val="both"/>
              <w:cnfStyle w:val="000000000000"/>
            </w:pP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jetfac</w:t>
            </w:r>
            <w:r w:rsidR="001B6449" w:rsidRPr="00752797">
              <w:t>+</w:t>
            </w:r>
          </w:p>
        </w:tc>
        <w:tc>
          <w:tcPr>
            <w:tcW w:w="1700" w:type="dxa"/>
          </w:tcPr>
          <w:p w:rsidR="00691D3B" w:rsidRPr="00752797" w:rsidRDefault="00691D3B" w:rsidP="002603CC">
            <w:pPr>
              <w:pStyle w:val="PlainText"/>
              <w:jc w:val="both"/>
              <w:cnfStyle w:val="000000100000"/>
            </w:pPr>
            <w:r w:rsidRPr="00752797">
              <w:t xml:space="preserve">Option to mimic turbulence production </w:t>
            </w:r>
            <w:r w:rsidRPr="00752797">
              <w:lastRenderedPageBreak/>
              <w:t>near revetments</w:t>
            </w:r>
          </w:p>
        </w:tc>
        <w:tc>
          <w:tcPr>
            <w:tcW w:w="1670" w:type="dxa"/>
          </w:tcPr>
          <w:p w:rsidR="00691D3B" w:rsidRPr="00752797" w:rsidRDefault="00691D3B" w:rsidP="002603CC">
            <w:pPr>
              <w:pStyle w:val="PlainText"/>
              <w:jc w:val="both"/>
              <w:cnfStyle w:val="000000100000"/>
            </w:pPr>
            <w:r w:rsidRPr="00752797">
              <w:lastRenderedPageBreak/>
              <w:t>0.0</w:t>
            </w:r>
          </w:p>
        </w:tc>
        <w:tc>
          <w:tcPr>
            <w:tcW w:w="1842" w:type="dxa"/>
          </w:tcPr>
          <w:p w:rsidR="00691D3B" w:rsidRPr="00752797" w:rsidRDefault="00691D3B" w:rsidP="002603CC">
            <w:pPr>
              <w:pStyle w:val="PlainText"/>
              <w:jc w:val="both"/>
              <w:cnfStyle w:val="000000100000"/>
            </w:pPr>
            <w:r w:rsidRPr="00752797">
              <w:t>0.0 - 1.0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lastRenderedPageBreak/>
              <w:t>lws</w:t>
            </w:r>
            <w:r w:rsidR="001B6449" w:rsidRPr="00752797">
              <w:t>+</w:t>
            </w:r>
          </w:p>
        </w:tc>
        <w:tc>
          <w:tcPr>
            <w:tcW w:w="1700" w:type="dxa"/>
          </w:tcPr>
          <w:p w:rsidR="00691D3B" w:rsidRPr="00752797" w:rsidRDefault="00691D3B" w:rsidP="002603CC">
            <w:pPr>
              <w:pStyle w:val="PlainText"/>
              <w:jc w:val="both"/>
              <w:cnfStyle w:val="000000000000"/>
            </w:pPr>
            <w:r w:rsidRPr="00752797">
              <w:t>Switch to enable long wave stirring</w:t>
            </w:r>
          </w:p>
        </w:tc>
        <w:tc>
          <w:tcPr>
            <w:tcW w:w="1670" w:type="dxa"/>
          </w:tcPr>
          <w:p w:rsidR="00691D3B" w:rsidRPr="00752797" w:rsidRDefault="00691D3B" w:rsidP="002603CC">
            <w:pPr>
              <w:pStyle w:val="PlainText"/>
              <w:jc w:val="both"/>
              <w:cnfStyle w:val="000000000000"/>
            </w:pPr>
            <w:r w:rsidRPr="00752797">
              <w:t>1</w:t>
            </w:r>
          </w:p>
        </w:tc>
        <w:tc>
          <w:tcPr>
            <w:tcW w:w="1842" w:type="dxa"/>
          </w:tcPr>
          <w:p w:rsidR="00691D3B" w:rsidRPr="00752797" w:rsidRDefault="00691D3B" w:rsidP="002603CC">
            <w:pPr>
              <w:pStyle w:val="PlainText"/>
              <w:jc w:val="both"/>
              <w:cnfStyle w:val="000000000000"/>
            </w:pPr>
            <w:r w:rsidRPr="00752797">
              <w:t>0 - 1</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lwt</w:t>
            </w:r>
            <w:r w:rsidR="001B6449" w:rsidRPr="00752797">
              <w:t>+</w:t>
            </w:r>
          </w:p>
        </w:tc>
        <w:tc>
          <w:tcPr>
            <w:tcW w:w="1700" w:type="dxa"/>
          </w:tcPr>
          <w:p w:rsidR="00691D3B" w:rsidRPr="00752797" w:rsidRDefault="00691D3B" w:rsidP="002603CC">
            <w:pPr>
              <w:pStyle w:val="PlainText"/>
              <w:jc w:val="both"/>
              <w:cnfStyle w:val="000000100000"/>
            </w:pPr>
            <w:r w:rsidRPr="00752797">
              <w:t>Switch to enable long wave turbulence</w:t>
            </w:r>
          </w:p>
        </w:tc>
        <w:tc>
          <w:tcPr>
            <w:tcW w:w="1670" w:type="dxa"/>
          </w:tcPr>
          <w:p w:rsidR="00691D3B" w:rsidRPr="00752797" w:rsidRDefault="00691D3B" w:rsidP="002603CC">
            <w:pPr>
              <w:pStyle w:val="PlainText"/>
              <w:jc w:val="both"/>
              <w:cnfStyle w:val="000000100000"/>
            </w:pPr>
            <w:r w:rsidRPr="00752797">
              <w:t>0</w:t>
            </w:r>
          </w:p>
        </w:tc>
        <w:tc>
          <w:tcPr>
            <w:tcW w:w="1842" w:type="dxa"/>
          </w:tcPr>
          <w:p w:rsidR="00691D3B" w:rsidRPr="00752797" w:rsidRDefault="00691D3B" w:rsidP="002603CC">
            <w:pPr>
              <w:pStyle w:val="PlainText"/>
              <w:jc w:val="both"/>
              <w:cnfStyle w:val="000000100000"/>
            </w:pPr>
            <w:r w:rsidRPr="00752797">
              <w:t>0 - 1</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pormax</w:t>
            </w:r>
          </w:p>
        </w:tc>
        <w:tc>
          <w:tcPr>
            <w:tcW w:w="1700" w:type="dxa"/>
          </w:tcPr>
          <w:p w:rsidR="00691D3B" w:rsidRPr="00752797" w:rsidRDefault="00691D3B" w:rsidP="002603CC">
            <w:pPr>
              <w:pStyle w:val="PlainText"/>
              <w:jc w:val="both"/>
              <w:cnfStyle w:val="000000000000"/>
            </w:pPr>
            <w:r w:rsidRPr="00752797">
              <w:t xml:space="preserve">Max porosity used in the </w:t>
            </w:r>
            <w:r w:rsidR="001935AF" w:rsidRPr="00752797">
              <w:t>expression</w:t>
            </w:r>
            <w:r w:rsidRPr="00752797">
              <w:t xml:space="preserve"> of Van Rhee</w:t>
            </w:r>
          </w:p>
        </w:tc>
        <w:tc>
          <w:tcPr>
            <w:tcW w:w="1670" w:type="dxa"/>
          </w:tcPr>
          <w:p w:rsidR="00691D3B" w:rsidRPr="00752797" w:rsidRDefault="00691D3B" w:rsidP="002603CC">
            <w:pPr>
              <w:pStyle w:val="PlainText"/>
              <w:jc w:val="both"/>
              <w:cnfStyle w:val="000000000000"/>
            </w:pPr>
            <w:r w:rsidRPr="00752797">
              <w:t>0.5</w:t>
            </w:r>
          </w:p>
        </w:tc>
        <w:tc>
          <w:tcPr>
            <w:tcW w:w="1842" w:type="dxa"/>
          </w:tcPr>
          <w:p w:rsidR="00691D3B" w:rsidRPr="00752797" w:rsidRDefault="00691D3B" w:rsidP="002603CC">
            <w:pPr>
              <w:pStyle w:val="PlainText"/>
              <w:jc w:val="both"/>
              <w:cnfStyle w:val="000000000000"/>
            </w:pPr>
            <w:r w:rsidRPr="00752797">
              <w:t>0.3 - 0.6</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reposeangle</w:t>
            </w:r>
          </w:p>
        </w:tc>
        <w:tc>
          <w:tcPr>
            <w:tcW w:w="1700" w:type="dxa"/>
          </w:tcPr>
          <w:p w:rsidR="00691D3B" w:rsidRPr="00752797" w:rsidRDefault="00691D3B" w:rsidP="002603CC">
            <w:pPr>
              <w:pStyle w:val="PlainText"/>
              <w:jc w:val="both"/>
              <w:cnfStyle w:val="000000100000"/>
            </w:pPr>
            <w:r w:rsidRPr="00752797">
              <w:t>Angle of internal friction</w:t>
            </w:r>
          </w:p>
        </w:tc>
        <w:tc>
          <w:tcPr>
            <w:tcW w:w="1670" w:type="dxa"/>
          </w:tcPr>
          <w:p w:rsidR="00691D3B" w:rsidRPr="00752797" w:rsidRDefault="00691D3B" w:rsidP="002603CC">
            <w:pPr>
              <w:pStyle w:val="PlainText"/>
              <w:jc w:val="both"/>
              <w:cnfStyle w:val="000000100000"/>
            </w:pPr>
            <w:r w:rsidRPr="00752797">
              <w:t>30.0</w:t>
            </w:r>
          </w:p>
        </w:tc>
        <w:tc>
          <w:tcPr>
            <w:tcW w:w="1842" w:type="dxa"/>
          </w:tcPr>
          <w:p w:rsidR="00691D3B" w:rsidRPr="00752797" w:rsidRDefault="00691D3B" w:rsidP="002603CC">
            <w:pPr>
              <w:pStyle w:val="PlainText"/>
              <w:jc w:val="both"/>
              <w:cnfStyle w:val="000000100000"/>
            </w:pPr>
            <w:r w:rsidRPr="00752797">
              <w:t>0.0 - 45.0</w:t>
            </w:r>
          </w:p>
        </w:tc>
        <w:tc>
          <w:tcPr>
            <w:tcW w:w="993" w:type="dxa"/>
          </w:tcPr>
          <w:p w:rsidR="00691D3B" w:rsidRPr="00752797" w:rsidRDefault="00691D3B" w:rsidP="002603CC">
            <w:pPr>
              <w:pStyle w:val="PlainText"/>
              <w:jc w:val="both"/>
              <w:cnfStyle w:val="000000100000"/>
            </w:pPr>
            <w:r w:rsidRPr="00752797">
              <w:t>deg</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rheeA</w:t>
            </w:r>
          </w:p>
        </w:tc>
        <w:tc>
          <w:tcPr>
            <w:tcW w:w="1700" w:type="dxa"/>
          </w:tcPr>
          <w:p w:rsidR="00691D3B" w:rsidRPr="00752797" w:rsidRDefault="00691D3B" w:rsidP="002603CC">
            <w:pPr>
              <w:pStyle w:val="PlainText"/>
              <w:jc w:val="both"/>
              <w:cnfStyle w:val="000000000000"/>
            </w:pPr>
            <w:r w:rsidRPr="00752797">
              <w:t xml:space="preserve">A parameter in the Van Rhee expression </w:t>
            </w:r>
          </w:p>
        </w:tc>
        <w:tc>
          <w:tcPr>
            <w:tcW w:w="1670" w:type="dxa"/>
          </w:tcPr>
          <w:p w:rsidR="00691D3B" w:rsidRPr="00752797" w:rsidRDefault="00691D3B" w:rsidP="002603CC">
            <w:pPr>
              <w:pStyle w:val="PlainText"/>
              <w:jc w:val="both"/>
              <w:cnfStyle w:val="000000000000"/>
            </w:pPr>
            <w:r w:rsidRPr="00752797">
              <w:t>0.75</w:t>
            </w:r>
          </w:p>
        </w:tc>
        <w:tc>
          <w:tcPr>
            <w:tcW w:w="1842" w:type="dxa"/>
          </w:tcPr>
          <w:p w:rsidR="00691D3B" w:rsidRPr="00752797" w:rsidRDefault="00691D3B" w:rsidP="002603CC">
            <w:pPr>
              <w:pStyle w:val="PlainText"/>
              <w:jc w:val="both"/>
              <w:cnfStyle w:val="000000000000"/>
            </w:pPr>
            <w:r w:rsidRPr="00752797">
              <w:t>0.75 - 2.0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smax</w:t>
            </w:r>
            <w:r w:rsidR="001B6449" w:rsidRPr="00752797">
              <w:t>+</w:t>
            </w:r>
          </w:p>
        </w:tc>
        <w:tc>
          <w:tcPr>
            <w:tcW w:w="1700" w:type="dxa"/>
          </w:tcPr>
          <w:p w:rsidR="00691D3B" w:rsidRPr="00752797" w:rsidRDefault="00691D3B" w:rsidP="002603CC">
            <w:pPr>
              <w:pStyle w:val="PlainText"/>
              <w:jc w:val="both"/>
              <w:cnfStyle w:val="000000100000"/>
            </w:pPr>
            <w:r w:rsidRPr="00752797">
              <w:t xml:space="preserve">Maximum Shields parameter for </w:t>
            </w:r>
            <w:r w:rsidR="001935AF" w:rsidRPr="00752797">
              <w:t>equilibrium</w:t>
            </w:r>
            <w:r w:rsidRPr="00752797">
              <w:t xml:space="preserve"> sediment concentration acc. Diane Foster</w:t>
            </w:r>
          </w:p>
        </w:tc>
        <w:tc>
          <w:tcPr>
            <w:tcW w:w="1670" w:type="dxa"/>
          </w:tcPr>
          <w:p w:rsidR="00691D3B" w:rsidRPr="00752797" w:rsidRDefault="00691D3B" w:rsidP="002603CC">
            <w:pPr>
              <w:pStyle w:val="PlainText"/>
              <w:jc w:val="both"/>
              <w:cnfStyle w:val="000000100000"/>
            </w:pPr>
            <w:r w:rsidRPr="00752797">
              <w:t>-1.0</w:t>
            </w:r>
          </w:p>
        </w:tc>
        <w:tc>
          <w:tcPr>
            <w:tcW w:w="1842" w:type="dxa"/>
          </w:tcPr>
          <w:p w:rsidR="00691D3B" w:rsidRPr="00752797" w:rsidRDefault="00691D3B" w:rsidP="002603CC">
            <w:pPr>
              <w:pStyle w:val="PlainText"/>
              <w:jc w:val="both"/>
              <w:cnfStyle w:val="000000100000"/>
            </w:pPr>
            <w:r w:rsidRPr="00752797">
              <w:t>-1.0 - 3.0</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sus</w:t>
            </w:r>
            <w:r w:rsidR="001B6449" w:rsidRPr="00752797">
              <w:t>+</w:t>
            </w:r>
          </w:p>
        </w:tc>
        <w:tc>
          <w:tcPr>
            <w:tcW w:w="1700" w:type="dxa"/>
          </w:tcPr>
          <w:p w:rsidR="00691D3B" w:rsidRPr="00752797" w:rsidRDefault="00691D3B" w:rsidP="002603CC">
            <w:pPr>
              <w:pStyle w:val="PlainText"/>
              <w:jc w:val="both"/>
              <w:cnfStyle w:val="000000000000"/>
            </w:pPr>
            <w:r w:rsidRPr="00752797">
              <w:t>Calibration factor for suspensions transports</w:t>
            </w:r>
          </w:p>
        </w:tc>
        <w:tc>
          <w:tcPr>
            <w:tcW w:w="1670" w:type="dxa"/>
          </w:tcPr>
          <w:p w:rsidR="00691D3B" w:rsidRPr="00752797" w:rsidRDefault="00691D3B" w:rsidP="002603CC">
            <w:pPr>
              <w:pStyle w:val="PlainText"/>
              <w:jc w:val="both"/>
              <w:cnfStyle w:val="000000000000"/>
            </w:pPr>
            <w:r w:rsidRPr="00752797">
              <w:t>1</w:t>
            </w:r>
          </w:p>
        </w:tc>
        <w:tc>
          <w:tcPr>
            <w:tcW w:w="1842" w:type="dxa"/>
          </w:tcPr>
          <w:p w:rsidR="00691D3B" w:rsidRPr="00752797" w:rsidRDefault="00691D3B" w:rsidP="002603CC">
            <w:pPr>
              <w:pStyle w:val="PlainText"/>
              <w:jc w:val="both"/>
              <w:cnfStyle w:val="000000000000"/>
            </w:pPr>
            <w:r w:rsidRPr="00752797">
              <w:t>0 - 1</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sws</w:t>
            </w:r>
            <w:r w:rsidR="001B6449" w:rsidRPr="00752797">
              <w:t>+</w:t>
            </w:r>
          </w:p>
        </w:tc>
        <w:tc>
          <w:tcPr>
            <w:tcW w:w="1700" w:type="dxa"/>
          </w:tcPr>
          <w:p w:rsidR="00691D3B" w:rsidRPr="00752797" w:rsidRDefault="00691D3B" w:rsidP="002603CC">
            <w:pPr>
              <w:pStyle w:val="PlainText"/>
              <w:jc w:val="both"/>
              <w:cnfStyle w:val="000000100000"/>
            </w:pPr>
            <w:r w:rsidRPr="00752797">
              <w:t>Switch to enable short wave and roller stirring and undertow</w:t>
            </w:r>
          </w:p>
        </w:tc>
        <w:tc>
          <w:tcPr>
            <w:tcW w:w="1670" w:type="dxa"/>
          </w:tcPr>
          <w:p w:rsidR="00691D3B" w:rsidRPr="00752797" w:rsidRDefault="00691D3B" w:rsidP="002603CC">
            <w:pPr>
              <w:pStyle w:val="PlainText"/>
              <w:jc w:val="both"/>
              <w:cnfStyle w:val="000000100000"/>
            </w:pPr>
            <w:r w:rsidRPr="00752797">
              <w:t>1</w:t>
            </w:r>
          </w:p>
        </w:tc>
        <w:tc>
          <w:tcPr>
            <w:tcW w:w="1842" w:type="dxa"/>
          </w:tcPr>
          <w:p w:rsidR="00691D3B" w:rsidRPr="00752797" w:rsidRDefault="00691D3B" w:rsidP="002603CC">
            <w:pPr>
              <w:pStyle w:val="PlainText"/>
              <w:jc w:val="both"/>
              <w:cnfStyle w:val="000000100000"/>
            </w:pPr>
            <w:r w:rsidRPr="00752797">
              <w:t>0 - 1</w:t>
            </w:r>
          </w:p>
        </w:tc>
        <w:tc>
          <w:tcPr>
            <w:tcW w:w="993" w:type="dxa"/>
          </w:tcPr>
          <w:p w:rsidR="00691D3B" w:rsidRPr="00752797" w:rsidRDefault="00691D3B" w:rsidP="002603CC">
            <w:pPr>
              <w:pStyle w:val="PlainText"/>
              <w:jc w:val="both"/>
              <w:cnfStyle w:val="000000100000"/>
            </w:pPr>
            <w:r w:rsidRPr="00752797">
              <w:t>-</w:t>
            </w: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tsfac</w:t>
            </w:r>
            <w:r w:rsidR="001B6449" w:rsidRPr="00752797">
              <w:t>+</w:t>
            </w:r>
          </w:p>
        </w:tc>
        <w:tc>
          <w:tcPr>
            <w:tcW w:w="1700" w:type="dxa"/>
          </w:tcPr>
          <w:p w:rsidR="00691D3B" w:rsidRPr="00752797" w:rsidRDefault="00691D3B" w:rsidP="002603CC">
            <w:pPr>
              <w:pStyle w:val="PlainText"/>
              <w:jc w:val="both"/>
              <w:cnfStyle w:val="000000000000"/>
            </w:pPr>
            <w:r w:rsidRPr="00752797">
              <w:t xml:space="preserve">Coefficient determining Ts = tsfac </w:t>
            </w:r>
            <w:r w:rsidR="001B6449" w:rsidRPr="00752797">
              <w:t>+</w:t>
            </w:r>
            <w:r w:rsidRPr="00752797">
              <w:t xml:space="preserve"> h/ws in sediment source term</w:t>
            </w:r>
          </w:p>
        </w:tc>
        <w:tc>
          <w:tcPr>
            <w:tcW w:w="1670" w:type="dxa"/>
          </w:tcPr>
          <w:p w:rsidR="00691D3B" w:rsidRPr="00752797" w:rsidRDefault="00691D3B" w:rsidP="002603CC">
            <w:pPr>
              <w:pStyle w:val="PlainText"/>
              <w:jc w:val="both"/>
              <w:cnfStyle w:val="000000000000"/>
            </w:pPr>
            <w:r w:rsidRPr="00752797">
              <w:t>0.1</w:t>
            </w:r>
          </w:p>
        </w:tc>
        <w:tc>
          <w:tcPr>
            <w:tcW w:w="1842" w:type="dxa"/>
          </w:tcPr>
          <w:p w:rsidR="00691D3B" w:rsidRPr="00752797" w:rsidRDefault="00691D3B" w:rsidP="002603CC">
            <w:pPr>
              <w:pStyle w:val="PlainText"/>
              <w:jc w:val="both"/>
              <w:cnfStyle w:val="000000000000"/>
            </w:pPr>
            <w:r w:rsidRPr="00752797">
              <w:t>0.01 - 1.0</w:t>
            </w:r>
          </w:p>
        </w:tc>
        <w:tc>
          <w:tcPr>
            <w:tcW w:w="993" w:type="dxa"/>
          </w:tcPr>
          <w:p w:rsidR="00691D3B" w:rsidRPr="00752797" w:rsidRDefault="00691D3B" w:rsidP="002603CC">
            <w:pPr>
              <w:pStyle w:val="PlainText"/>
              <w:jc w:val="both"/>
              <w:cnfStyle w:val="000000000000"/>
            </w:pPr>
            <w:r w:rsidRPr="00752797">
              <w:t>-</w:t>
            </w: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turb</w:t>
            </w:r>
            <w:r w:rsidR="001B6449" w:rsidRPr="00752797">
              <w:t>+</w:t>
            </w:r>
          </w:p>
        </w:tc>
        <w:tc>
          <w:tcPr>
            <w:tcW w:w="1700" w:type="dxa"/>
          </w:tcPr>
          <w:p w:rsidR="00691D3B" w:rsidRPr="00752797" w:rsidRDefault="00691D3B" w:rsidP="002603CC">
            <w:pPr>
              <w:pStyle w:val="PlainText"/>
              <w:jc w:val="both"/>
              <w:cnfStyle w:val="000000100000"/>
            </w:pPr>
            <w:r w:rsidRPr="00752797">
              <w:t>Switch to include short wave turbulence</w:t>
            </w:r>
          </w:p>
        </w:tc>
        <w:tc>
          <w:tcPr>
            <w:tcW w:w="1670" w:type="dxa"/>
          </w:tcPr>
          <w:p w:rsidR="00691D3B" w:rsidRPr="00752797" w:rsidRDefault="00691D3B" w:rsidP="002603CC">
            <w:pPr>
              <w:pStyle w:val="PlainText"/>
              <w:jc w:val="both"/>
              <w:cnfStyle w:val="000000100000"/>
            </w:pPr>
            <w:r w:rsidRPr="00752797">
              <w:t>bore_averaged</w:t>
            </w:r>
          </w:p>
        </w:tc>
        <w:tc>
          <w:tcPr>
            <w:tcW w:w="1842" w:type="dxa"/>
          </w:tcPr>
          <w:p w:rsidR="00691D3B" w:rsidRPr="00752797" w:rsidRDefault="00691D3B" w:rsidP="002603CC">
            <w:pPr>
              <w:pStyle w:val="PlainText"/>
              <w:jc w:val="both"/>
              <w:cnfStyle w:val="000000100000"/>
            </w:pPr>
            <w:r w:rsidRPr="00752797">
              <w:t>none, wave_averaged, bore_averaged</w:t>
            </w:r>
          </w:p>
        </w:tc>
        <w:tc>
          <w:tcPr>
            <w:tcW w:w="993" w:type="dxa"/>
          </w:tcPr>
          <w:p w:rsidR="00691D3B" w:rsidRPr="00752797" w:rsidRDefault="00691D3B" w:rsidP="002603CC">
            <w:pPr>
              <w:pStyle w:val="PlainText"/>
              <w:jc w:val="both"/>
              <w:cnfStyle w:val="000000100000"/>
            </w:pP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lastRenderedPageBreak/>
              <w:t>turbadv</w:t>
            </w:r>
            <w:r w:rsidR="001B6449" w:rsidRPr="00752797">
              <w:t>+</w:t>
            </w:r>
          </w:p>
        </w:tc>
        <w:tc>
          <w:tcPr>
            <w:tcW w:w="1700" w:type="dxa"/>
          </w:tcPr>
          <w:p w:rsidR="00691D3B" w:rsidRPr="00752797" w:rsidRDefault="00691D3B" w:rsidP="002603CC">
            <w:pPr>
              <w:pStyle w:val="PlainText"/>
              <w:jc w:val="both"/>
              <w:cnfStyle w:val="000000000000"/>
            </w:pPr>
            <w:r w:rsidRPr="00752797">
              <w:t>Switch to activate turbulence advection model for short and or long wave turbulence</w:t>
            </w:r>
          </w:p>
        </w:tc>
        <w:tc>
          <w:tcPr>
            <w:tcW w:w="1670" w:type="dxa"/>
          </w:tcPr>
          <w:p w:rsidR="00691D3B" w:rsidRPr="00752797" w:rsidRDefault="00691D3B" w:rsidP="002603CC">
            <w:pPr>
              <w:pStyle w:val="PlainText"/>
              <w:jc w:val="both"/>
              <w:cnfStyle w:val="000000000000"/>
            </w:pPr>
            <w:r w:rsidRPr="00752797">
              <w:t>none</w:t>
            </w:r>
          </w:p>
        </w:tc>
        <w:tc>
          <w:tcPr>
            <w:tcW w:w="1842" w:type="dxa"/>
          </w:tcPr>
          <w:p w:rsidR="00691D3B" w:rsidRPr="00752797" w:rsidRDefault="00691D3B" w:rsidP="002603CC">
            <w:pPr>
              <w:pStyle w:val="PlainText"/>
              <w:jc w:val="both"/>
              <w:cnfStyle w:val="000000000000"/>
            </w:pPr>
            <w:r w:rsidRPr="00752797">
              <w:t>none, lagrangian, eulerian</w:t>
            </w:r>
          </w:p>
        </w:tc>
        <w:tc>
          <w:tcPr>
            <w:tcW w:w="993" w:type="dxa"/>
          </w:tcPr>
          <w:p w:rsidR="00691D3B" w:rsidRPr="00752797" w:rsidRDefault="00691D3B" w:rsidP="002603CC">
            <w:pPr>
              <w:pStyle w:val="PlainText"/>
              <w:jc w:val="both"/>
              <w:cnfStyle w:val="000000000000"/>
            </w:pPr>
          </w:p>
        </w:tc>
        <w:tc>
          <w:tcPr>
            <w:tcW w:w="1025" w:type="dxa"/>
          </w:tcPr>
          <w:p w:rsidR="00691D3B" w:rsidRPr="00752797" w:rsidRDefault="00691D3B" w:rsidP="002603CC">
            <w:pPr>
              <w:pStyle w:val="PlainText"/>
              <w:jc w:val="both"/>
              <w:cnfStyle w:val="000000000000"/>
            </w:pPr>
          </w:p>
        </w:tc>
      </w:tr>
      <w:tr w:rsidR="00691D3B" w:rsidRPr="00752797" w:rsidTr="001935AF">
        <w:trPr>
          <w:cnfStyle w:val="000000100000"/>
        </w:trPr>
        <w:tc>
          <w:tcPr>
            <w:cnfStyle w:val="001000000000"/>
            <w:tcW w:w="1700" w:type="dxa"/>
          </w:tcPr>
          <w:p w:rsidR="00691D3B" w:rsidRPr="00752797" w:rsidRDefault="00691D3B" w:rsidP="002603CC">
            <w:pPr>
              <w:pStyle w:val="PlainText"/>
              <w:jc w:val="both"/>
            </w:pPr>
            <w:r w:rsidRPr="00752797">
              <w:t>waveform</w:t>
            </w:r>
          </w:p>
        </w:tc>
        <w:tc>
          <w:tcPr>
            <w:tcW w:w="1700" w:type="dxa"/>
          </w:tcPr>
          <w:p w:rsidR="00691D3B" w:rsidRPr="00752797" w:rsidRDefault="00691D3B" w:rsidP="002603CC">
            <w:pPr>
              <w:pStyle w:val="PlainText"/>
              <w:jc w:val="both"/>
              <w:cnfStyle w:val="000000100000"/>
            </w:pPr>
            <w:r w:rsidRPr="00752797">
              <w:t>Wave shape model</w:t>
            </w:r>
          </w:p>
        </w:tc>
        <w:tc>
          <w:tcPr>
            <w:tcW w:w="1670" w:type="dxa"/>
          </w:tcPr>
          <w:p w:rsidR="00691D3B" w:rsidRPr="00752797" w:rsidRDefault="00691D3B" w:rsidP="002603CC">
            <w:pPr>
              <w:pStyle w:val="PlainText"/>
              <w:jc w:val="both"/>
              <w:cnfStyle w:val="000000100000"/>
            </w:pPr>
            <w:r w:rsidRPr="00752797">
              <w:t>vanthiel</w:t>
            </w:r>
          </w:p>
        </w:tc>
        <w:tc>
          <w:tcPr>
            <w:tcW w:w="1842" w:type="dxa"/>
          </w:tcPr>
          <w:p w:rsidR="00691D3B" w:rsidRPr="00752797" w:rsidRDefault="00691D3B" w:rsidP="002603CC">
            <w:pPr>
              <w:pStyle w:val="PlainText"/>
              <w:jc w:val="both"/>
              <w:cnfStyle w:val="000000100000"/>
            </w:pPr>
            <w:r w:rsidRPr="00752797">
              <w:t>ruessink_vanrijn, vanthiel</w:t>
            </w:r>
          </w:p>
        </w:tc>
        <w:tc>
          <w:tcPr>
            <w:tcW w:w="993" w:type="dxa"/>
          </w:tcPr>
          <w:p w:rsidR="00691D3B" w:rsidRPr="00752797" w:rsidRDefault="00691D3B" w:rsidP="002603CC">
            <w:pPr>
              <w:pStyle w:val="PlainText"/>
              <w:jc w:val="both"/>
              <w:cnfStyle w:val="000000100000"/>
            </w:pPr>
          </w:p>
        </w:tc>
        <w:tc>
          <w:tcPr>
            <w:tcW w:w="1025" w:type="dxa"/>
          </w:tcPr>
          <w:p w:rsidR="00691D3B" w:rsidRPr="00752797" w:rsidRDefault="00691D3B" w:rsidP="002603CC">
            <w:pPr>
              <w:pStyle w:val="PlainText"/>
              <w:jc w:val="both"/>
              <w:cnfStyle w:val="000000100000"/>
            </w:pPr>
          </w:p>
        </w:tc>
      </w:tr>
      <w:tr w:rsidR="00691D3B" w:rsidRPr="00752797" w:rsidTr="001935AF">
        <w:tc>
          <w:tcPr>
            <w:cnfStyle w:val="001000000000"/>
            <w:tcW w:w="1700" w:type="dxa"/>
          </w:tcPr>
          <w:p w:rsidR="00691D3B" w:rsidRPr="00752797" w:rsidRDefault="00691D3B" w:rsidP="002603CC">
            <w:pPr>
              <w:pStyle w:val="PlainText"/>
              <w:jc w:val="both"/>
            </w:pPr>
            <w:r w:rsidRPr="00752797">
              <w:t>z0</w:t>
            </w:r>
            <w:r w:rsidR="001B6449" w:rsidRPr="00752797">
              <w:t>+</w:t>
            </w:r>
          </w:p>
        </w:tc>
        <w:tc>
          <w:tcPr>
            <w:tcW w:w="1700" w:type="dxa"/>
          </w:tcPr>
          <w:p w:rsidR="00691D3B" w:rsidRPr="00752797" w:rsidRDefault="00691D3B" w:rsidP="002603CC">
            <w:pPr>
              <w:pStyle w:val="PlainText"/>
              <w:jc w:val="both"/>
              <w:cnfStyle w:val="000000000000"/>
            </w:pPr>
            <w:r w:rsidRPr="00752797">
              <w:t>Zero flow velocity level in Soulsby and van Rijn (1997) sediment concentration</w:t>
            </w:r>
          </w:p>
        </w:tc>
        <w:tc>
          <w:tcPr>
            <w:tcW w:w="1670" w:type="dxa"/>
          </w:tcPr>
          <w:p w:rsidR="00691D3B" w:rsidRPr="00752797" w:rsidRDefault="00691D3B" w:rsidP="002603CC">
            <w:pPr>
              <w:pStyle w:val="PlainText"/>
              <w:jc w:val="both"/>
              <w:cnfStyle w:val="000000000000"/>
            </w:pPr>
            <w:r w:rsidRPr="00752797">
              <w:t>0.006</w:t>
            </w:r>
          </w:p>
        </w:tc>
        <w:tc>
          <w:tcPr>
            <w:tcW w:w="1842" w:type="dxa"/>
          </w:tcPr>
          <w:p w:rsidR="00691D3B" w:rsidRPr="00752797" w:rsidRDefault="00691D3B" w:rsidP="002603CC">
            <w:pPr>
              <w:pStyle w:val="PlainText"/>
              <w:jc w:val="both"/>
              <w:cnfStyle w:val="000000000000"/>
            </w:pPr>
            <w:r w:rsidRPr="00752797">
              <w:t>0.0001 - 0.05</w:t>
            </w:r>
          </w:p>
        </w:tc>
        <w:tc>
          <w:tcPr>
            <w:tcW w:w="993" w:type="dxa"/>
          </w:tcPr>
          <w:p w:rsidR="00691D3B" w:rsidRPr="00752797" w:rsidRDefault="00691D3B" w:rsidP="002603CC">
            <w:pPr>
              <w:pStyle w:val="PlainText"/>
              <w:jc w:val="both"/>
              <w:cnfStyle w:val="000000000000"/>
            </w:pPr>
            <w:r w:rsidRPr="00752797">
              <w:t>m</w:t>
            </w:r>
          </w:p>
        </w:tc>
        <w:tc>
          <w:tcPr>
            <w:tcW w:w="1025"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297" w:name="_Toc412196429"/>
      <w:bookmarkStart w:id="298" w:name="_Toc413611063"/>
      <w:r w:rsidRPr="00752797">
        <w:rPr>
          <w:lang w:val="en-US"/>
        </w:rPr>
        <w:t>Sediment transport numerics</w:t>
      </w:r>
      <w:bookmarkEnd w:id="297"/>
      <w:bookmarkEnd w:id="298"/>
    </w:p>
    <w:p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8</w:t>
      </w:r>
      <w:r w:rsidR="007E1D7E">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tblPr>
      <w:tblGrid>
        <w:gridCol w:w="1787"/>
        <w:gridCol w:w="2326"/>
        <w:gridCol w:w="1252"/>
        <w:gridCol w:w="1394"/>
        <w:gridCol w:w="848"/>
        <w:gridCol w:w="1323"/>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cmax</w:t>
            </w:r>
            <w:r w:rsidR="001B6449" w:rsidRPr="00752797">
              <w:t>+</w:t>
            </w:r>
          </w:p>
        </w:tc>
        <w:tc>
          <w:tcPr>
            <w:tcW w:w="2834" w:type="dxa"/>
          </w:tcPr>
          <w:p w:rsidR="00691D3B" w:rsidRPr="00752797" w:rsidRDefault="00691D3B" w:rsidP="002603CC">
            <w:pPr>
              <w:pStyle w:val="PlainText"/>
              <w:jc w:val="both"/>
              <w:cnfStyle w:val="000000100000"/>
            </w:pPr>
            <w:r w:rsidRPr="00752797">
              <w:t>Maximum allowed sediment concentration</w:t>
            </w:r>
          </w:p>
        </w:tc>
        <w:tc>
          <w:tcPr>
            <w:tcW w:w="1417" w:type="dxa"/>
          </w:tcPr>
          <w:p w:rsidR="00691D3B" w:rsidRPr="00752797" w:rsidRDefault="00691D3B" w:rsidP="002603CC">
            <w:pPr>
              <w:pStyle w:val="PlainText"/>
              <w:jc w:val="both"/>
              <w:cnfStyle w:val="000000100000"/>
            </w:pPr>
            <w:r w:rsidRPr="00752797">
              <w:t>0.1</w:t>
            </w:r>
          </w:p>
        </w:tc>
        <w:tc>
          <w:tcPr>
            <w:tcW w:w="1984" w:type="dxa"/>
          </w:tcPr>
          <w:p w:rsidR="00691D3B" w:rsidRPr="00752797" w:rsidRDefault="00691D3B" w:rsidP="002603CC">
            <w:pPr>
              <w:pStyle w:val="PlainText"/>
              <w:jc w:val="both"/>
              <w:cnfStyle w:val="000000100000"/>
            </w:pPr>
            <w:r w:rsidRPr="00752797">
              <w:t>0.0 - 1.0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sourcesink</w:t>
            </w:r>
            <w:r w:rsidR="001B6449" w:rsidRPr="00752797">
              <w:t>+</w:t>
            </w:r>
          </w:p>
        </w:tc>
        <w:tc>
          <w:tcPr>
            <w:tcW w:w="2834" w:type="dxa"/>
          </w:tcPr>
          <w:p w:rsidR="00691D3B" w:rsidRPr="00752797" w:rsidRDefault="00691D3B" w:rsidP="002603CC">
            <w:pPr>
              <w:pStyle w:val="PlainText"/>
              <w:jc w:val="both"/>
              <w:cnfStyle w:val="000000000000"/>
            </w:pPr>
            <w:r w:rsidRPr="00752797">
              <w:t>Switch to enable source-sink terms to calculate bed level change rather than suspended transport gradients</w:t>
            </w:r>
          </w:p>
        </w:tc>
        <w:tc>
          <w:tcPr>
            <w:tcW w:w="1417" w:type="dxa"/>
          </w:tcPr>
          <w:p w:rsidR="00691D3B" w:rsidRPr="00752797" w:rsidRDefault="00691D3B" w:rsidP="002603CC">
            <w:pPr>
              <w:pStyle w:val="PlainText"/>
              <w:jc w:val="both"/>
              <w:cnfStyle w:val="000000000000"/>
            </w:pPr>
            <w:r w:rsidRPr="00752797">
              <w:t>0</w:t>
            </w:r>
          </w:p>
        </w:tc>
        <w:tc>
          <w:tcPr>
            <w:tcW w:w="1984" w:type="dxa"/>
          </w:tcPr>
          <w:p w:rsidR="00691D3B" w:rsidRPr="00752797" w:rsidRDefault="00691D3B" w:rsidP="002603CC">
            <w:pPr>
              <w:pStyle w:val="PlainText"/>
              <w:jc w:val="both"/>
              <w:cnfStyle w:val="000000000000"/>
            </w:pPr>
            <w:r w:rsidRPr="00752797">
              <w:t>0 - 1</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thetanum</w:t>
            </w:r>
            <w:r w:rsidR="001B6449" w:rsidRPr="00752797">
              <w:t>+</w:t>
            </w:r>
          </w:p>
        </w:tc>
        <w:tc>
          <w:tcPr>
            <w:tcW w:w="2834" w:type="dxa"/>
          </w:tcPr>
          <w:p w:rsidR="00691D3B" w:rsidRPr="00752797" w:rsidRDefault="00691D3B" w:rsidP="002603CC">
            <w:pPr>
              <w:pStyle w:val="PlainText"/>
              <w:jc w:val="both"/>
              <w:cnfStyle w:val="000000100000"/>
            </w:pPr>
            <w:r w:rsidRPr="00752797">
              <w:t>Coefficient determining whether upwind (1) or central scheme (0.5) is used.</w:t>
            </w:r>
          </w:p>
        </w:tc>
        <w:tc>
          <w:tcPr>
            <w:tcW w:w="1417" w:type="dxa"/>
          </w:tcPr>
          <w:p w:rsidR="00691D3B" w:rsidRPr="00752797" w:rsidRDefault="00691D3B" w:rsidP="002603CC">
            <w:pPr>
              <w:pStyle w:val="PlainText"/>
              <w:jc w:val="both"/>
              <w:cnfStyle w:val="000000100000"/>
            </w:pPr>
            <w:r w:rsidRPr="00752797">
              <w:t>1.0</w:t>
            </w:r>
          </w:p>
        </w:tc>
        <w:tc>
          <w:tcPr>
            <w:tcW w:w="1984" w:type="dxa"/>
          </w:tcPr>
          <w:p w:rsidR="00691D3B" w:rsidRPr="00752797" w:rsidRDefault="00691D3B" w:rsidP="002603CC">
            <w:pPr>
              <w:pStyle w:val="PlainText"/>
              <w:jc w:val="both"/>
              <w:cnfStyle w:val="000000100000"/>
            </w:pPr>
            <w:r w:rsidRPr="00752797">
              <w:t>0.5 - 1.0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299" w:name="_Toc412196430"/>
      <w:bookmarkStart w:id="300" w:name="_Toc413611064"/>
      <w:r w:rsidRPr="00752797">
        <w:rPr>
          <w:lang w:val="en-US"/>
        </w:rPr>
        <w:t>Quasi-3D sediment transport</w:t>
      </w:r>
      <w:bookmarkEnd w:id="299"/>
      <w:bookmarkEnd w:id="300"/>
    </w:p>
    <w:p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rsidR="001935AF" w:rsidRPr="00752797" w:rsidRDefault="001935AF" w:rsidP="001935AF">
      <w:pPr>
        <w:pStyle w:val="Caption"/>
        <w:rPr>
          <w:lang w:val="en-US"/>
        </w:rPr>
      </w:pPr>
      <w:r>
        <w:lastRenderedPageBreak/>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9</w:t>
      </w:r>
      <w:r w:rsidR="007E1D7E">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tblPr>
      <w:tblGrid>
        <w:gridCol w:w="1605"/>
        <w:gridCol w:w="2308"/>
        <w:gridCol w:w="1281"/>
        <w:gridCol w:w="1498"/>
        <w:gridCol w:w="849"/>
        <w:gridCol w:w="1389"/>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kmax</w:t>
            </w:r>
            <w:r w:rsidR="001B6449" w:rsidRPr="00752797">
              <w:t>+</w:t>
            </w:r>
          </w:p>
        </w:tc>
        <w:tc>
          <w:tcPr>
            <w:tcW w:w="2834" w:type="dxa"/>
          </w:tcPr>
          <w:p w:rsidR="00691D3B" w:rsidRPr="00752797" w:rsidRDefault="00691D3B" w:rsidP="002603CC">
            <w:pPr>
              <w:pStyle w:val="PlainText"/>
              <w:jc w:val="both"/>
              <w:cnfStyle w:val="000000100000"/>
            </w:pPr>
            <w:r w:rsidRPr="00752797">
              <w:t>Number of sigma layers in Quasi-3D model; kmax = 1 is without vertical structure of flow and suspensions</w:t>
            </w:r>
          </w:p>
        </w:tc>
        <w:tc>
          <w:tcPr>
            <w:tcW w:w="1417" w:type="dxa"/>
          </w:tcPr>
          <w:p w:rsidR="00691D3B" w:rsidRPr="00752797" w:rsidRDefault="00691D3B" w:rsidP="002603CC">
            <w:pPr>
              <w:pStyle w:val="PlainText"/>
              <w:jc w:val="both"/>
              <w:cnfStyle w:val="000000100000"/>
            </w:pPr>
            <w:r w:rsidRPr="00752797">
              <w:t>1</w:t>
            </w:r>
          </w:p>
        </w:tc>
        <w:tc>
          <w:tcPr>
            <w:tcW w:w="1984" w:type="dxa"/>
          </w:tcPr>
          <w:p w:rsidR="00691D3B" w:rsidRPr="00752797" w:rsidRDefault="00691D3B" w:rsidP="002603CC">
            <w:pPr>
              <w:pStyle w:val="PlainText"/>
              <w:jc w:val="both"/>
              <w:cnfStyle w:val="000000100000"/>
            </w:pPr>
            <w:r w:rsidRPr="00752797">
              <w:t>1 - 1000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sigfac</w:t>
            </w:r>
            <w:r w:rsidR="001B6449" w:rsidRPr="00752797">
              <w:t>+</w:t>
            </w:r>
          </w:p>
        </w:tc>
        <w:tc>
          <w:tcPr>
            <w:tcW w:w="2834" w:type="dxa"/>
          </w:tcPr>
          <w:p w:rsidR="00691D3B" w:rsidRPr="00752797" w:rsidRDefault="00691D3B" w:rsidP="002603CC">
            <w:pPr>
              <w:pStyle w:val="PlainText"/>
              <w:jc w:val="both"/>
              <w:cnfStyle w:val="000000000000"/>
            </w:pPr>
            <w:r w:rsidRPr="00752797">
              <w:t>Dsig scales with log(sigfac)</w:t>
            </w:r>
          </w:p>
        </w:tc>
        <w:tc>
          <w:tcPr>
            <w:tcW w:w="1417" w:type="dxa"/>
          </w:tcPr>
          <w:p w:rsidR="00691D3B" w:rsidRPr="00752797" w:rsidRDefault="00691D3B" w:rsidP="002603CC">
            <w:pPr>
              <w:pStyle w:val="PlainText"/>
              <w:jc w:val="both"/>
              <w:cnfStyle w:val="000000000000"/>
            </w:pPr>
            <w:r w:rsidRPr="00752797">
              <w:t>1.3</w:t>
            </w:r>
          </w:p>
        </w:tc>
        <w:tc>
          <w:tcPr>
            <w:tcW w:w="1984" w:type="dxa"/>
          </w:tcPr>
          <w:p w:rsidR="00691D3B" w:rsidRPr="00752797" w:rsidRDefault="00691D3B" w:rsidP="002603CC">
            <w:pPr>
              <w:pStyle w:val="PlainText"/>
              <w:jc w:val="both"/>
              <w:cnfStyle w:val="000000000000"/>
            </w:pPr>
            <w:r w:rsidRPr="00752797">
              <w:t>0.0 - 10.0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vicmol</w:t>
            </w:r>
            <w:r w:rsidR="001B6449" w:rsidRPr="00752797">
              <w:t>+</w:t>
            </w:r>
          </w:p>
        </w:tc>
        <w:tc>
          <w:tcPr>
            <w:tcW w:w="2834" w:type="dxa"/>
          </w:tcPr>
          <w:p w:rsidR="00691D3B" w:rsidRPr="00752797" w:rsidRDefault="00691D3B" w:rsidP="002603CC">
            <w:pPr>
              <w:pStyle w:val="PlainText"/>
              <w:jc w:val="both"/>
              <w:cnfStyle w:val="000000100000"/>
            </w:pPr>
            <w:r w:rsidRPr="00752797">
              <w:t>Molecular viscosity</w:t>
            </w:r>
          </w:p>
        </w:tc>
        <w:tc>
          <w:tcPr>
            <w:tcW w:w="1417" w:type="dxa"/>
          </w:tcPr>
          <w:p w:rsidR="00691D3B" w:rsidRPr="00752797" w:rsidRDefault="00691D3B" w:rsidP="002603CC">
            <w:pPr>
              <w:pStyle w:val="PlainText"/>
              <w:jc w:val="both"/>
              <w:cnfStyle w:val="000000100000"/>
            </w:pPr>
            <w:r w:rsidRPr="00752797">
              <w:t>1e-06</w:t>
            </w:r>
          </w:p>
        </w:tc>
        <w:tc>
          <w:tcPr>
            <w:tcW w:w="1984" w:type="dxa"/>
          </w:tcPr>
          <w:p w:rsidR="00691D3B" w:rsidRPr="00752797" w:rsidRDefault="00691D3B" w:rsidP="002603CC">
            <w:pPr>
              <w:pStyle w:val="PlainText"/>
              <w:jc w:val="both"/>
              <w:cnfStyle w:val="000000100000"/>
            </w:pPr>
            <w:r w:rsidRPr="00752797">
              <w:t>0.0 - 0.001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vonkar</w:t>
            </w:r>
            <w:r w:rsidR="001B6449" w:rsidRPr="00752797">
              <w:t>+</w:t>
            </w:r>
          </w:p>
        </w:tc>
        <w:tc>
          <w:tcPr>
            <w:tcW w:w="2834" w:type="dxa"/>
          </w:tcPr>
          <w:p w:rsidR="00691D3B" w:rsidRPr="00752797" w:rsidRDefault="00691D3B" w:rsidP="002603CC">
            <w:pPr>
              <w:pStyle w:val="PlainText"/>
              <w:jc w:val="both"/>
              <w:cnfStyle w:val="000000000000"/>
            </w:pPr>
            <w:r w:rsidRPr="00752797">
              <w:t>Von Karman constant</w:t>
            </w:r>
          </w:p>
        </w:tc>
        <w:tc>
          <w:tcPr>
            <w:tcW w:w="1417" w:type="dxa"/>
          </w:tcPr>
          <w:p w:rsidR="00691D3B" w:rsidRPr="00752797" w:rsidRDefault="00691D3B" w:rsidP="002603CC">
            <w:pPr>
              <w:pStyle w:val="PlainText"/>
              <w:jc w:val="both"/>
              <w:cnfStyle w:val="000000000000"/>
            </w:pPr>
            <w:r w:rsidRPr="00752797">
              <w:t>0.4</w:t>
            </w:r>
          </w:p>
        </w:tc>
        <w:tc>
          <w:tcPr>
            <w:tcW w:w="1984" w:type="dxa"/>
          </w:tcPr>
          <w:p w:rsidR="00691D3B" w:rsidRPr="00752797" w:rsidRDefault="00691D3B" w:rsidP="002603CC">
            <w:pPr>
              <w:pStyle w:val="PlainText"/>
              <w:jc w:val="both"/>
              <w:cnfStyle w:val="000000000000"/>
            </w:pPr>
            <w:r w:rsidRPr="00752797">
              <w:t>0.01 - 1.0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301" w:name="_Toc412196431"/>
      <w:bookmarkStart w:id="302" w:name="_Toc413611065"/>
      <w:r w:rsidRPr="00752797">
        <w:rPr>
          <w:lang w:val="en-US"/>
        </w:rPr>
        <w:t>Morphology</w:t>
      </w:r>
      <w:bookmarkEnd w:id="301"/>
      <w:bookmarkEnd w:id="302"/>
    </w:p>
    <w:p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 xml:space="preserve">keyword. The file has the same format as the bathymetry file explained in </w:t>
      </w:r>
      <w:fldSimple w:instr=" REF _Ref285465495 \w \h  \* MERGEFORMAT ">
        <w:r w:rsidR="002D6E55">
          <w:rPr>
            <w:lang w:val="en-US"/>
          </w:rPr>
          <w:t>4.3</w:t>
        </w:r>
      </w:fldSimple>
      <w:r w:rsidRPr="00752797">
        <w:rPr>
          <w:lang w:val="en-US"/>
        </w:rPr>
        <w:t xml:space="preserve"> (</w:t>
      </w:r>
      <w:fldSimple w:instr=" REF _Ref285465497 \h  \* MERGEFORMAT ">
        <w:r w:rsidR="002D6E55" w:rsidRPr="00752797">
          <w:rPr>
            <w:lang w:val="en-US"/>
          </w:rPr>
          <w:t>Grid and bathymetry</w:t>
        </w:r>
      </w:fldSimple>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a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10</w:t>
      </w:r>
      <w:r w:rsidR="007E1D7E">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tblPr>
      <w:tblGrid>
        <w:gridCol w:w="1656"/>
        <w:gridCol w:w="2202"/>
        <w:gridCol w:w="1212"/>
        <w:gridCol w:w="1657"/>
        <w:gridCol w:w="973"/>
        <w:gridCol w:w="1230"/>
      </w:tblGrid>
      <w:tr w:rsidR="00691D3B" w:rsidRPr="00752797" w:rsidTr="00270CE6">
        <w:trPr>
          <w:cnfStyle w:val="100000000000"/>
          <w:tblHeader/>
        </w:trPr>
        <w:tc>
          <w:tcPr>
            <w:cnfStyle w:val="001000000000"/>
            <w:tcW w:w="1656" w:type="dxa"/>
          </w:tcPr>
          <w:p w:rsidR="00691D3B" w:rsidRPr="00752797" w:rsidRDefault="00691D3B" w:rsidP="002603CC">
            <w:pPr>
              <w:pStyle w:val="PlainText"/>
              <w:jc w:val="both"/>
            </w:pPr>
            <w:r w:rsidRPr="00752797">
              <w:t>keyword</w:t>
            </w:r>
          </w:p>
        </w:tc>
        <w:tc>
          <w:tcPr>
            <w:tcW w:w="2202" w:type="dxa"/>
          </w:tcPr>
          <w:p w:rsidR="00691D3B" w:rsidRPr="00752797" w:rsidRDefault="00691D3B" w:rsidP="002603CC">
            <w:pPr>
              <w:pStyle w:val="PlainText"/>
              <w:jc w:val="both"/>
              <w:cnfStyle w:val="100000000000"/>
            </w:pPr>
            <w:r w:rsidRPr="00752797">
              <w:t>description</w:t>
            </w:r>
          </w:p>
        </w:tc>
        <w:tc>
          <w:tcPr>
            <w:tcW w:w="1212" w:type="dxa"/>
          </w:tcPr>
          <w:p w:rsidR="00691D3B" w:rsidRPr="00752797" w:rsidRDefault="00691D3B" w:rsidP="002603CC">
            <w:pPr>
              <w:pStyle w:val="PlainText"/>
              <w:jc w:val="both"/>
              <w:cnfStyle w:val="100000000000"/>
            </w:pPr>
            <w:r w:rsidRPr="00752797">
              <w:t>default</w:t>
            </w:r>
          </w:p>
        </w:tc>
        <w:tc>
          <w:tcPr>
            <w:tcW w:w="1657" w:type="dxa"/>
          </w:tcPr>
          <w:p w:rsidR="00691D3B" w:rsidRPr="00752797" w:rsidRDefault="00691D3B" w:rsidP="002603CC">
            <w:pPr>
              <w:pStyle w:val="PlainText"/>
              <w:jc w:val="both"/>
              <w:cnfStyle w:val="100000000000"/>
            </w:pPr>
            <w:r w:rsidRPr="00752797">
              <w:t>range</w:t>
            </w:r>
          </w:p>
        </w:tc>
        <w:tc>
          <w:tcPr>
            <w:tcW w:w="973" w:type="dxa"/>
          </w:tcPr>
          <w:p w:rsidR="00691D3B" w:rsidRPr="00752797" w:rsidRDefault="00691D3B" w:rsidP="002603CC">
            <w:pPr>
              <w:pStyle w:val="PlainText"/>
              <w:jc w:val="both"/>
              <w:cnfStyle w:val="100000000000"/>
            </w:pPr>
            <w:r w:rsidRPr="00752797">
              <w:t>units</w:t>
            </w:r>
          </w:p>
        </w:tc>
        <w:tc>
          <w:tcPr>
            <w:tcW w:w="1230" w:type="dxa"/>
          </w:tcPr>
          <w:p w:rsidR="00691D3B" w:rsidRPr="00752797" w:rsidRDefault="00691D3B" w:rsidP="002603CC">
            <w:pPr>
              <w:pStyle w:val="PlainText"/>
              <w:jc w:val="both"/>
              <w:cnfStyle w:val="100000000000"/>
            </w:pPr>
            <w:r w:rsidRPr="00752797">
              <w:t>remark</w:t>
            </w:r>
          </w:p>
        </w:tc>
      </w:tr>
      <w:tr w:rsidR="00691D3B" w:rsidRPr="00752797" w:rsidTr="00270CE6">
        <w:trPr>
          <w:cnfStyle w:val="000000100000"/>
        </w:trPr>
        <w:tc>
          <w:tcPr>
            <w:cnfStyle w:val="001000000000"/>
            <w:tcW w:w="1656" w:type="dxa"/>
          </w:tcPr>
          <w:p w:rsidR="00691D3B" w:rsidRPr="00752797" w:rsidRDefault="00691D3B" w:rsidP="002603CC">
            <w:pPr>
              <w:pStyle w:val="PlainText"/>
              <w:jc w:val="both"/>
            </w:pPr>
            <w:r w:rsidRPr="00752797">
              <w:t>dryslp</w:t>
            </w:r>
          </w:p>
        </w:tc>
        <w:tc>
          <w:tcPr>
            <w:tcW w:w="2202" w:type="dxa"/>
          </w:tcPr>
          <w:p w:rsidR="00691D3B" w:rsidRPr="00752797" w:rsidRDefault="00691D3B" w:rsidP="002603CC">
            <w:pPr>
              <w:pStyle w:val="PlainText"/>
              <w:jc w:val="both"/>
              <w:cnfStyle w:val="000000100000"/>
            </w:pPr>
            <w:r w:rsidRPr="00752797">
              <w:t>Critical avalanching slope above water (dz/dx and dz/dy)</w:t>
            </w:r>
          </w:p>
        </w:tc>
        <w:tc>
          <w:tcPr>
            <w:tcW w:w="1212" w:type="dxa"/>
          </w:tcPr>
          <w:p w:rsidR="00691D3B" w:rsidRPr="00752797" w:rsidRDefault="00691D3B" w:rsidP="002603CC">
            <w:pPr>
              <w:pStyle w:val="PlainText"/>
              <w:jc w:val="both"/>
              <w:cnfStyle w:val="000000100000"/>
            </w:pPr>
            <w:r w:rsidRPr="00752797">
              <w:t>1.0</w:t>
            </w:r>
          </w:p>
        </w:tc>
        <w:tc>
          <w:tcPr>
            <w:tcW w:w="1657" w:type="dxa"/>
          </w:tcPr>
          <w:p w:rsidR="00691D3B" w:rsidRPr="00752797" w:rsidRDefault="00691D3B" w:rsidP="002603CC">
            <w:pPr>
              <w:pStyle w:val="PlainText"/>
              <w:jc w:val="both"/>
              <w:cnfStyle w:val="000000100000"/>
            </w:pPr>
            <w:r w:rsidRPr="00752797">
              <w:t>0.1 - 2.0</w:t>
            </w:r>
          </w:p>
        </w:tc>
        <w:tc>
          <w:tcPr>
            <w:tcW w:w="973" w:type="dxa"/>
          </w:tcPr>
          <w:p w:rsidR="00691D3B" w:rsidRPr="00752797" w:rsidRDefault="00691D3B" w:rsidP="002603CC">
            <w:pPr>
              <w:pStyle w:val="PlainText"/>
              <w:jc w:val="both"/>
              <w:cnfStyle w:val="000000100000"/>
            </w:pPr>
            <w:r w:rsidRPr="00752797">
              <w:t>-</w:t>
            </w:r>
          </w:p>
        </w:tc>
        <w:tc>
          <w:tcPr>
            <w:tcW w:w="1230" w:type="dxa"/>
          </w:tcPr>
          <w:p w:rsidR="00691D3B" w:rsidRPr="00752797" w:rsidRDefault="00691D3B" w:rsidP="002603CC">
            <w:pPr>
              <w:pStyle w:val="PlainText"/>
              <w:jc w:val="both"/>
              <w:cnfStyle w:val="000000100000"/>
            </w:pPr>
          </w:p>
        </w:tc>
      </w:tr>
      <w:tr w:rsidR="00691D3B" w:rsidRPr="00752797" w:rsidTr="00270CE6">
        <w:tc>
          <w:tcPr>
            <w:cnfStyle w:val="001000000000"/>
            <w:tcW w:w="1656" w:type="dxa"/>
          </w:tcPr>
          <w:p w:rsidR="00691D3B" w:rsidRPr="00752797" w:rsidRDefault="00691D3B" w:rsidP="002603CC">
            <w:pPr>
              <w:pStyle w:val="PlainText"/>
              <w:jc w:val="both"/>
            </w:pPr>
            <w:r w:rsidRPr="00752797">
              <w:t>dzmax</w:t>
            </w:r>
            <w:r w:rsidR="001B6449" w:rsidRPr="00752797">
              <w:t>+</w:t>
            </w:r>
          </w:p>
        </w:tc>
        <w:tc>
          <w:tcPr>
            <w:tcW w:w="2202" w:type="dxa"/>
          </w:tcPr>
          <w:p w:rsidR="00691D3B" w:rsidRPr="00752797" w:rsidRDefault="00691D3B" w:rsidP="002603CC">
            <w:pPr>
              <w:pStyle w:val="PlainText"/>
              <w:jc w:val="both"/>
              <w:cnfStyle w:val="000000000000"/>
            </w:pPr>
            <w:r w:rsidRPr="00752797">
              <w:t xml:space="preserve">Maximum bed </w:t>
            </w:r>
            <w:r w:rsidRPr="00752797">
              <w:lastRenderedPageBreak/>
              <w:t>level change due to avalanching</w:t>
            </w:r>
          </w:p>
        </w:tc>
        <w:tc>
          <w:tcPr>
            <w:tcW w:w="1212" w:type="dxa"/>
          </w:tcPr>
          <w:p w:rsidR="00691D3B" w:rsidRPr="00752797" w:rsidRDefault="00691D3B" w:rsidP="002603CC">
            <w:pPr>
              <w:pStyle w:val="PlainText"/>
              <w:jc w:val="both"/>
              <w:cnfStyle w:val="000000000000"/>
            </w:pPr>
            <w:r w:rsidRPr="00752797">
              <w:lastRenderedPageBreak/>
              <w:t>0.05</w:t>
            </w:r>
          </w:p>
        </w:tc>
        <w:tc>
          <w:tcPr>
            <w:tcW w:w="1657" w:type="dxa"/>
          </w:tcPr>
          <w:p w:rsidR="00691D3B" w:rsidRPr="00752797" w:rsidRDefault="00691D3B" w:rsidP="002603CC">
            <w:pPr>
              <w:pStyle w:val="PlainText"/>
              <w:jc w:val="both"/>
              <w:cnfStyle w:val="000000000000"/>
            </w:pPr>
            <w:r w:rsidRPr="00752797">
              <w:t>0.0 - 1.0</w:t>
            </w:r>
          </w:p>
        </w:tc>
        <w:tc>
          <w:tcPr>
            <w:tcW w:w="973" w:type="dxa"/>
          </w:tcPr>
          <w:p w:rsidR="00691D3B" w:rsidRPr="00752797" w:rsidRDefault="00691D3B" w:rsidP="002603CC">
            <w:pPr>
              <w:pStyle w:val="PlainText"/>
              <w:jc w:val="both"/>
              <w:cnfStyle w:val="000000000000"/>
            </w:pPr>
            <w:r w:rsidRPr="00752797">
              <w:t>m/s/m</w:t>
            </w:r>
          </w:p>
        </w:tc>
        <w:tc>
          <w:tcPr>
            <w:tcW w:w="1230" w:type="dxa"/>
          </w:tcPr>
          <w:p w:rsidR="00691D3B" w:rsidRPr="00752797" w:rsidRDefault="00691D3B" w:rsidP="002603CC">
            <w:pPr>
              <w:pStyle w:val="PlainText"/>
              <w:jc w:val="both"/>
              <w:cnfStyle w:val="000000000000"/>
            </w:pPr>
          </w:p>
        </w:tc>
      </w:tr>
      <w:tr w:rsidR="00691D3B" w:rsidRPr="00752797" w:rsidTr="00270CE6">
        <w:trPr>
          <w:cnfStyle w:val="000000100000"/>
        </w:trPr>
        <w:tc>
          <w:tcPr>
            <w:cnfStyle w:val="001000000000"/>
            <w:tcW w:w="1656" w:type="dxa"/>
          </w:tcPr>
          <w:p w:rsidR="00691D3B" w:rsidRPr="00752797" w:rsidRDefault="00691D3B" w:rsidP="002603CC">
            <w:pPr>
              <w:pStyle w:val="PlainText"/>
              <w:jc w:val="both"/>
            </w:pPr>
            <w:r w:rsidRPr="00752797">
              <w:lastRenderedPageBreak/>
              <w:t>hswitch</w:t>
            </w:r>
            <w:r w:rsidR="001B6449" w:rsidRPr="00752797">
              <w:t>+</w:t>
            </w:r>
          </w:p>
        </w:tc>
        <w:tc>
          <w:tcPr>
            <w:tcW w:w="2202" w:type="dxa"/>
          </w:tcPr>
          <w:p w:rsidR="00691D3B" w:rsidRPr="00752797" w:rsidRDefault="00691D3B" w:rsidP="002603CC">
            <w:pPr>
              <w:pStyle w:val="PlainText"/>
              <w:jc w:val="both"/>
              <w:cnfStyle w:val="000000100000"/>
            </w:pPr>
            <w:r w:rsidRPr="00752797">
              <w:t>Water depth at which is switched from wetslp to dryslp</w:t>
            </w:r>
          </w:p>
        </w:tc>
        <w:tc>
          <w:tcPr>
            <w:tcW w:w="1212" w:type="dxa"/>
          </w:tcPr>
          <w:p w:rsidR="00691D3B" w:rsidRPr="00752797" w:rsidRDefault="00691D3B" w:rsidP="002603CC">
            <w:pPr>
              <w:pStyle w:val="PlainText"/>
              <w:jc w:val="both"/>
              <w:cnfStyle w:val="000000100000"/>
            </w:pPr>
            <w:r w:rsidRPr="00752797">
              <w:t>0.1</w:t>
            </w:r>
          </w:p>
        </w:tc>
        <w:tc>
          <w:tcPr>
            <w:tcW w:w="1657" w:type="dxa"/>
          </w:tcPr>
          <w:p w:rsidR="00691D3B" w:rsidRPr="00752797" w:rsidRDefault="00691D3B" w:rsidP="002603CC">
            <w:pPr>
              <w:pStyle w:val="PlainText"/>
              <w:jc w:val="both"/>
              <w:cnfStyle w:val="000000100000"/>
            </w:pPr>
            <w:r w:rsidRPr="00752797">
              <w:t>0.01 - 1.0</w:t>
            </w:r>
          </w:p>
        </w:tc>
        <w:tc>
          <w:tcPr>
            <w:tcW w:w="973" w:type="dxa"/>
          </w:tcPr>
          <w:p w:rsidR="00691D3B" w:rsidRPr="00752797" w:rsidRDefault="00691D3B" w:rsidP="002603CC">
            <w:pPr>
              <w:pStyle w:val="PlainText"/>
              <w:jc w:val="both"/>
              <w:cnfStyle w:val="000000100000"/>
            </w:pPr>
            <w:r w:rsidRPr="00752797">
              <w:t>m</w:t>
            </w:r>
          </w:p>
        </w:tc>
        <w:tc>
          <w:tcPr>
            <w:tcW w:w="1230" w:type="dxa"/>
          </w:tcPr>
          <w:p w:rsidR="00691D3B" w:rsidRPr="00752797" w:rsidRDefault="00691D3B" w:rsidP="002603CC">
            <w:pPr>
              <w:pStyle w:val="PlainText"/>
              <w:jc w:val="both"/>
              <w:cnfStyle w:val="000000100000"/>
            </w:pPr>
          </w:p>
        </w:tc>
      </w:tr>
      <w:tr w:rsidR="00691D3B" w:rsidRPr="00752797" w:rsidTr="00270CE6">
        <w:tc>
          <w:tcPr>
            <w:cnfStyle w:val="001000000000"/>
            <w:tcW w:w="1656" w:type="dxa"/>
          </w:tcPr>
          <w:p w:rsidR="00691D3B" w:rsidRPr="00752797" w:rsidRDefault="00691D3B" w:rsidP="002603CC">
            <w:pPr>
              <w:pStyle w:val="PlainText"/>
              <w:jc w:val="both"/>
            </w:pPr>
            <w:r w:rsidRPr="00752797">
              <w:t>morfac</w:t>
            </w:r>
          </w:p>
        </w:tc>
        <w:tc>
          <w:tcPr>
            <w:tcW w:w="2202" w:type="dxa"/>
          </w:tcPr>
          <w:p w:rsidR="00691D3B" w:rsidRPr="00752797" w:rsidRDefault="00691D3B" w:rsidP="002603CC">
            <w:pPr>
              <w:pStyle w:val="PlainText"/>
              <w:jc w:val="both"/>
              <w:cnfStyle w:val="000000000000"/>
            </w:pPr>
            <w:r w:rsidRPr="00752797">
              <w:t>Morphological acceleration factor</w:t>
            </w:r>
          </w:p>
        </w:tc>
        <w:tc>
          <w:tcPr>
            <w:tcW w:w="1212" w:type="dxa"/>
          </w:tcPr>
          <w:p w:rsidR="00691D3B" w:rsidRPr="00752797" w:rsidRDefault="00691D3B" w:rsidP="002603CC">
            <w:pPr>
              <w:pStyle w:val="PlainText"/>
              <w:jc w:val="both"/>
              <w:cnfStyle w:val="000000000000"/>
            </w:pPr>
            <w:r w:rsidRPr="00752797">
              <w:t>1.0</w:t>
            </w:r>
          </w:p>
        </w:tc>
        <w:tc>
          <w:tcPr>
            <w:tcW w:w="1657" w:type="dxa"/>
          </w:tcPr>
          <w:p w:rsidR="00691D3B" w:rsidRPr="00752797" w:rsidRDefault="00691D3B" w:rsidP="002603CC">
            <w:pPr>
              <w:pStyle w:val="PlainText"/>
              <w:jc w:val="both"/>
              <w:cnfStyle w:val="000000000000"/>
            </w:pPr>
            <w:r w:rsidRPr="00752797">
              <w:t>0.0 - 1000.0</w:t>
            </w:r>
          </w:p>
        </w:tc>
        <w:tc>
          <w:tcPr>
            <w:tcW w:w="973" w:type="dxa"/>
          </w:tcPr>
          <w:p w:rsidR="00691D3B" w:rsidRPr="00752797" w:rsidRDefault="00691D3B" w:rsidP="002603CC">
            <w:pPr>
              <w:pStyle w:val="PlainText"/>
              <w:jc w:val="both"/>
              <w:cnfStyle w:val="000000000000"/>
            </w:pPr>
            <w:r w:rsidRPr="00752797">
              <w:t>-</w:t>
            </w:r>
          </w:p>
        </w:tc>
        <w:tc>
          <w:tcPr>
            <w:tcW w:w="1230" w:type="dxa"/>
          </w:tcPr>
          <w:p w:rsidR="00691D3B" w:rsidRPr="00752797" w:rsidRDefault="00691D3B" w:rsidP="002603CC">
            <w:pPr>
              <w:pStyle w:val="PlainText"/>
              <w:jc w:val="both"/>
              <w:cnfStyle w:val="000000000000"/>
            </w:pPr>
          </w:p>
        </w:tc>
      </w:tr>
      <w:tr w:rsidR="00691D3B" w:rsidRPr="00752797" w:rsidTr="00270CE6">
        <w:trPr>
          <w:cnfStyle w:val="000000100000"/>
        </w:trPr>
        <w:tc>
          <w:tcPr>
            <w:cnfStyle w:val="001000000000"/>
            <w:tcW w:w="1656" w:type="dxa"/>
          </w:tcPr>
          <w:p w:rsidR="00691D3B" w:rsidRPr="00752797" w:rsidRDefault="00691D3B" w:rsidP="002603CC">
            <w:pPr>
              <w:pStyle w:val="PlainText"/>
              <w:jc w:val="both"/>
            </w:pPr>
            <w:r w:rsidRPr="00752797">
              <w:t>morfacopt</w:t>
            </w:r>
            <w:r w:rsidR="001B6449" w:rsidRPr="00752797">
              <w:t>+</w:t>
            </w:r>
          </w:p>
        </w:tc>
        <w:tc>
          <w:tcPr>
            <w:tcW w:w="2202" w:type="dxa"/>
          </w:tcPr>
          <w:p w:rsidR="00691D3B" w:rsidRPr="00752797" w:rsidRDefault="00691D3B" w:rsidP="002603CC">
            <w:pPr>
              <w:pStyle w:val="PlainText"/>
              <w:jc w:val="both"/>
              <w:cnfStyle w:val="000000100000"/>
            </w:pPr>
            <w:r w:rsidRPr="00752797">
              <w:t>Switch to adjusting output times for morfac</w:t>
            </w:r>
          </w:p>
        </w:tc>
        <w:tc>
          <w:tcPr>
            <w:tcW w:w="1212" w:type="dxa"/>
          </w:tcPr>
          <w:p w:rsidR="00691D3B" w:rsidRPr="00752797" w:rsidRDefault="00691D3B" w:rsidP="002603CC">
            <w:pPr>
              <w:pStyle w:val="PlainText"/>
              <w:jc w:val="both"/>
              <w:cnfStyle w:val="000000100000"/>
            </w:pPr>
            <w:r w:rsidRPr="00752797">
              <w:t>1</w:t>
            </w:r>
          </w:p>
        </w:tc>
        <w:tc>
          <w:tcPr>
            <w:tcW w:w="1657" w:type="dxa"/>
          </w:tcPr>
          <w:p w:rsidR="00691D3B" w:rsidRPr="00752797" w:rsidRDefault="00691D3B" w:rsidP="002603CC">
            <w:pPr>
              <w:pStyle w:val="PlainText"/>
              <w:jc w:val="both"/>
              <w:cnfStyle w:val="000000100000"/>
            </w:pPr>
            <w:r w:rsidRPr="00752797">
              <w:t>0 - 1</w:t>
            </w:r>
          </w:p>
        </w:tc>
        <w:tc>
          <w:tcPr>
            <w:tcW w:w="973" w:type="dxa"/>
          </w:tcPr>
          <w:p w:rsidR="00691D3B" w:rsidRPr="00752797" w:rsidRDefault="00691D3B" w:rsidP="002603CC">
            <w:pPr>
              <w:pStyle w:val="PlainText"/>
              <w:jc w:val="both"/>
              <w:cnfStyle w:val="000000100000"/>
            </w:pPr>
            <w:r w:rsidRPr="00752797">
              <w:t>-</w:t>
            </w:r>
          </w:p>
        </w:tc>
        <w:tc>
          <w:tcPr>
            <w:tcW w:w="1230" w:type="dxa"/>
          </w:tcPr>
          <w:p w:rsidR="00691D3B" w:rsidRPr="00752797" w:rsidRDefault="00691D3B" w:rsidP="002603CC">
            <w:pPr>
              <w:pStyle w:val="PlainText"/>
              <w:jc w:val="both"/>
              <w:cnfStyle w:val="000000100000"/>
            </w:pPr>
          </w:p>
        </w:tc>
      </w:tr>
      <w:tr w:rsidR="00691D3B" w:rsidRPr="00752797" w:rsidTr="00270CE6">
        <w:tc>
          <w:tcPr>
            <w:cnfStyle w:val="001000000000"/>
            <w:tcW w:w="1656" w:type="dxa"/>
          </w:tcPr>
          <w:p w:rsidR="00691D3B" w:rsidRPr="00752797" w:rsidRDefault="00691D3B" w:rsidP="002603CC">
            <w:pPr>
              <w:pStyle w:val="PlainText"/>
              <w:jc w:val="both"/>
            </w:pPr>
            <w:r w:rsidRPr="00752797">
              <w:t>morstart</w:t>
            </w:r>
          </w:p>
        </w:tc>
        <w:tc>
          <w:tcPr>
            <w:tcW w:w="2202" w:type="dxa"/>
          </w:tcPr>
          <w:p w:rsidR="00691D3B" w:rsidRPr="00752797" w:rsidRDefault="00691D3B" w:rsidP="002603CC">
            <w:pPr>
              <w:pStyle w:val="PlainText"/>
              <w:jc w:val="both"/>
              <w:cnfStyle w:val="000000000000"/>
            </w:pPr>
            <w:r w:rsidRPr="00752797">
              <w:t>Start time morphology, in morphological time</w:t>
            </w:r>
          </w:p>
        </w:tc>
        <w:tc>
          <w:tcPr>
            <w:tcW w:w="1212" w:type="dxa"/>
          </w:tcPr>
          <w:p w:rsidR="00691D3B" w:rsidRPr="00752797" w:rsidRDefault="00691D3B" w:rsidP="002603CC">
            <w:pPr>
              <w:pStyle w:val="PlainText"/>
              <w:jc w:val="both"/>
              <w:cnfStyle w:val="000000000000"/>
            </w:pPr>
            <w:r w:rsidRPr="00752797">
              <w:t>120.0</w:t>
            </w:r>
          </w:p>
        </w:tc>
        <w:tc>
          <w:tcPr>
            <w:tcW w:w="1657" w:type="dxa"/>
          </w:tcPr>
          <w:p w:rsidR="00691D3B" w:rsidRPr="00752797" w:rsidRDefault="00691D3B" w:rsidP="002603CC">
            <w:pPr>
              <w:pStyle w:val="PlainText"/>
              <w:jc w:val="both"/>
              <w:cnfStyle w:val="000000000000"/>
            </w:pPr>
            <w:r w:rsidRPr="00752797">
              <w:t>0.0 - 10000000.0</w:t>
            </w:r>
          </w:p>
        </w:tc>
        <w:tc>
          <w:tcPr>
            <w:tcW w:w="973" w:type="dxa"/>
          </w:tcPr>
          <w:p w:rsidR="00691D3B" w:rsidRPr="00752797" w:rsidRDefault="00691D3B" w:rsidP="002603CC">
            <w:pPr>
              <w:pStyle w:val="PlainText"/>
              <w:jc w:val="both"/>
              <w:cnfStyle w:val="000000000000"/>
            </w:pPr>
            <w:r w:rsidRPr="00752797">
              <w:t>s</w:t>
            </w:r>
          </w:p>
        </w:tc>
        <w:tc>
          <w:tcPr>
            <w:tcW w:w="1230" w:type="dxa"/>
          </w:tcPr>
          <w:p w:rsidR="00691D3B" w:rsidRPr="00752797" w:rsidRDefault="00691D3B" w:rsidP="002603CC">
            <w:pPr>
              <w:pStyle w:val="PlainText"/>
              <w:jc w:val="both"/>
              <w:cnfStyle w:val="000000000000"/>
            </w:pPr>
          </w:p>
        </w:tc>
      </w:tr>
      <w:tr w:rsidR="00691D3B" w:rsidRPr="00752797" w:rsidTr="00270CE6">
        <w:trPr>
          <w:cnfStyle w:val="000000100000"/>
        </w:trPr>
        <w:tc>
          <w:tcPr>
            <w:cnfStyle w:val="001000000000"/>
            <w:tcW w:w="1656" w:type="dxa"/>
          </w:tcPr>
          <w:p w:rsidR="00691D3B" w:rsidRPr="00752797" w:rsidRDefault="00691D3B" w:rsidP="002603CC">
            <w:pPr>
              <w:pStyle w:val="PlainText"/>
              <w:jc w:val="both"/>
            </w:pPr>
            <w:r w:rsidRPr="00752797">
              <w:t>morstop</w:t>
            </w:r>
          </w:p>
        </w:tc>
        <w:tc>
          <w:tcPr>
            <w:tcW w:w="2202" w:type="dxa"/>
          </w:tcPr>
          <w:p w:rsidR="00691D3B" w:rsidRPr="00752797" w:rsidRDefault="00691D3B" w:rsidP="002603CC">
            <w:pPr>
              <w:pStyle w:val="PlainText"/>
              <w:jc w:val="both"/>
              <w:cnfStyle w:val="000000100000"/>
            </w:pPr>
            <w:r w:rsidRPr="00752797">
              <w:t>Stop time morphology, in morphological time</w:t>
            </w:r>
          </w:p>
        </w:tc>
        <w:tc>
          <w:tcPr>
            <w:tcW w:w="1212" w:type="dxa"/>
          </w:tcPr>
          <w:p w:rsidR="00691D3B" w:rsidRPr="00752797" w:rsidRDefault="00691D3B" w:rsidP="002603CC">
            <w:pPr>
              <w:pStyle w:val="PlainText"/>
              <w:jc w:val="both"/>
              <w:cnfStyle w:val="000000100000"/>
            </w:pPr>
            <w:r w:rsidRPr="00752797">
              <w:t>2000.0</w:t>
            </w:r>
          </w:p>
        </w:tc>
        <w:tc>
          <w:tcPr>
            <w:tcW w:w="1657" w:type="dxa"/>
          </w:tcPr>
          <w:p w:rsidR="00691D3B" w:rsidRPr="00752797" w:rsidRDefault="00691D3B" w:rsidP="002603CC">
            <w:pPr>
              <w:pStyle w:val="PlainText"/>
              <w:jc w:val="both"/>
              <w:cnfStyle w:val="000000100000"/>
            </w:pPr>
            <w:r w:rsidRPr="00752797">
              <w:t>0.0 - 10000000.0</w:t>
            </w:r>
          </w:p>
        </w:tc>
        <w:tc>
          <w:tcPr>
            <w:tcW w:w="973" w:type="dxa"/>
          </w:tcPr>
          <w:p w:rsidR="00691D3B" w:rsidRPr="00752797" w:rsidRDefault="00691D3B" w:rsidP="002603CC">
            <w:pPr>
              <w:pStyle w:val="PlainText"/>
              <w:jc w:val="both"/>
              <w:cnfStyle w:val="000000100000"/>
            </w:pPr>
            <w:r w:rsidRPr="00752797">
              <w:t>s</w:t>
            </w:r>
          </w:p>
        </w:tc>
        <w:tc>
          <w:tcPr>
            <w:tcW w:w="1230" w:type="dxa"/>
          </w:tcPr>
          <w:p w:rsidR="00691D3B" w:rsidRPr="00752797" w:rsidRDefault="00691D3B" w:rsidP="002603CC">
            <w:pPr>
              <w:pStyle w:val="PlainText"/>
              <w:jc w:val="both"/>
              <w:cnfStyle w:val="000000100000"/>
            </w:pPr>
          </w:p>
        </w:tc>
      </w:tr>
      <w:tr w:rsidR="00691D3B" w:rsidRPr="00752797" w:rsidTr="00270CE6">
        <w:tc>
          <w:tcPr>
            <w:cnfStyle w:val="001000000000"/>
            <w:tcW w:w="1656" w:type="dxa"/>
          </w:tcPr>
          <w:p w:rsidR="00691D3B" w:rsidRPr="00752797" w:rsidRDefault="00691D3B" w:rsidP="002603CC">
            <w:pPr>
              <w:pStyle w:val="PlainText"/>
              <w:jc w:val="both"/>
            </w:pPr>
            <w:r w:rsidRPr="00752797">
              <w:t>ne_layer</w:t>
            </w:r>
          </w:p>
        </w:tc>
        <w:tc>
          <w:tcPr>
            <w:tcW w:w="2202" w:type="dxa"/>
          </w:tcPr>
          <w:p w:rsidR="00691D3B" w:rsidRPr="00752797" w:rsidRDefault="00691D3B" w:rsidP="002603CC">
            <w:pPr>
              <w:pStyle w:val="PlainText"/>
              <w:jc w:val="both"/>
              <w:cnfStyle w:val="000000000000"/>
            </w:pPr>
            <w:r w:rsidRPr="00752797">
              <w:t>Name of file containing depth of hard structure</w:t>
            </w:r>
          </w:p>
        </w:tc>
        <w:tc>
          <w:tcPr>
            <w:tcW w:w="1212" w:type="dxa"/>
          </w:tcPr>
          <w:p w:rsidR="00691D3B" w:rsidRPr="00752797" w:rsidRDefault="00691D3B" w:rsidP="002603CC">
            <w:pPr>
              <w:pStyle w:val="PlainText"/>
              <w:jc w:val="both"/>
              <w:cnfStyle w:val="000000000000"/>
            </w:pPr>
          </w:p>
        </w:tc>
        <w:tc>
          <w:tcPr>
            <w:tcW w:w="1657" w:type="dxa"/>
          </w:tcPr>
          <w:p w:rsidR="00691D3B" w:rsidRPr="00752797" w:rsidRDefault="00691D3B" w:rsidP="002603CC">
            <w:pPr>
              <w:pStyle w:val="PlainText"/>
              <w:jc w:val="both"/>
              <w:cnfStyle w:val="000000000000"/>
            </w:pPr>
          </w:p>
        </w:tc>
        <w:tc>
          <w:tcPr>
            <w:tcW w:w="973" w:type="dxa"/>
          </w:tcPr>
          <w:p w:rsidR="00691D3B" w:rsidRPr="00752797" w:rsidRDefault="00691D3B" w:rsidP="002603CC">
            <w:pPr>
              <w:pStyle w:val="PlainText"/>
              <w:jc w:val="both"/>
              <w:cnfStyle w:val="000000000000"/>
            </w:pPr>
            <w:r w:rsidRPr="00752797">
              <w:t>&lt;file&gt;</w:t>
            </w:r>
          </w:p>
        </w:tc>
        <w:tc>
          <w:tcPr>
            <w:tcW w:w="1230" w:type="dxa"/>
          </w:tcPr>
          <w:p w:rsidR="00691D3B" w:rsidRPr="00752797" w:rsidRDefault="00691D3B" w:rsidP="002603CC">
            <w:pPr>
              <w:pStyle w:val="PlainText"/>
              <w:jc w:val="both"/>
              <w:cnfStyle w:val="000000000000"/>
            </w:pPr>
          </w:p>
        </w:tc>
      </w:tr>
      <w:tr w:rsidR="00691D3B" w:rsidRPr="00752797" w:rsidTr="00270CE6">
        <w:trPr>
          <w:cnfStyle w:val="000000100000"/>
        </w:trPr>
        <w:tc>
          <w:tcPr>
            <w:cnfStyle w:val="001000000000"/>
            <w:tcW w:w="1656" w:type="dxa"/>
          </w:tcPr>
          <w:p w:rsidR="00691D3B" w:rsidRPr="00752797" w:rsidRDefault="00691D3B" w:rsidP="002603CC">
            <w:pPr>
              <w:pStyle w:val="PlainText"/>
              <w:jc w:val="both"/>
            </w:pPr>
            <w:r w:rsidRPr="00752797">
              <w:t>struct</w:t>
            </w:r>
          </w:p>
        </w:tc>
        <w:tc>
          <w:tcPr>
            <w:tcW w:w="2202" w:type="dxa"/>
          </w:tcPr>
          <w:p w:rsidR="00691D3B" w:rsidRPr="00752797" w:rsidRDefault="00691D3B" w:rsidP="002603CC">
            <w:pPr>
              <w:pStyle w:val="PlainText"/>
              <w:jc w:val="both"/>
              <w:cnfStyle w:val="000000100000"/>
            </w:pPr>
            <w:r w:rsidRPr="00752797">
              <w:t>Switch for enabling hard structures</w:t>
            </w:r>
          </w:p>
        </w:tc>
        <w:tc>
          <w:tcPr>
            <w:tcW w:w="1212" w:type="dxa"/>
          </w:tcPr>
          <w:p w:rsidR="00691D3B" w:rsidRPr="00752797" w:rsidRDefault="00691D3B" w:rsidP="002603CC">
            <w:pPr>
              <w:pStyle w:val="PlainText"/>
              <w:jc w:val="both"/>
              <w:cnfStyle w:val="000000100000"/>
            </w:pPr>
            <w:r w:rsidRPr="00752797">
              <w:t>0</w:t>
            </w:r>
          </w:p>
        </w:tc>
        <w:tc>
          <w:tcPr>
            <w:tcW w:w="1657" w:type="dxa"/>
          </w:tcPr>
          <w:p w:rsidR="00691D3B" w:rsidRPr="00752797" w:rsidRDefault="00691D3B" w:rsidP="002603CC">
            <w:pPr>
              <w:pStyle w:val="PlainText"/>
              <w:jc w:val="both"/>
              <w:cnfStyle w:val="000000100000"/>
            </w:pPr>
            <w:r w:rsidRPr="00752797">
              <w:t>0 - 1</w:t>
            </w:r>
          </w:p>
        </w:tc>
        <w:tc>
          <w:tcPr>
            <w:tcW w:w="973" w:type="dxa"/>
          </w:tcPr>
          <w:p w:rsidR="00691D3B" w:rsidRPr="00752797" w:rsidRDefault="00691D3B" w:rsidP="002603CC">
            <w:pPr>
              <w:pStyle w:val="PlainText"/>
              <w:jc w:val="both"/>
              <w:cnfStyle w:val="000000100000"/>
            </w:pPr>
            <w:r w:rsidRPr="00752797">
              <w:t>-</w:t>
            </w:r>
          </w:p>
        </w:tc>
        <w:tc>
          <w:tcPr>
            <w:tcW w:w="1230" w:type="dxa"/>
          </w:tcPr>
          <w:p w:rsidR="00691D3B" w:rsidRPr="00752797" w:rsidRDefault="00691D3B" w:rsidP="002603CC">
            <w:pPr>
              <w:pStyle w:val="PlainText"/>
              <w:jc w:val="both"/>
              <w:cnfStyle w:val="000000100000"/>
            </w:pPr>
          </w:p>
        </w:tc>
      </w:tr>
      <w:tr w:rsidR="00691D3B" w:rsidRPr="00752797" w:rsidTr="00270CE6">
        <w:tc>
          <w:tcPr>
            <w:cnfStyle w:val="001000000000"/>
            <w:tcW w:w="1656" w:type="dxa"/>
          </w:tcPr>
          <w:p w:rsidR="00691D3B" w:rsidRPr="00752797" w:rsidRDefault="00691D3B" w:rsidP="002603CC">
            <w:pPr>
              <w:pStyle w:val="PlainText"/>
              <w:jc w:val="both"/>
            </w:pPr>
            <w:r w:rsidRPr="00752797">
              <w:t>wetslp</w:t>
            </w:r>
          </w:p>
        </w:tc>
        <w:tc>
          <w:tcPr>
            <w:tcW w:w="2202" w:type="dxa"/>
          </w:tcPr>
          <w:p w:rsidR="00691D3B" w:rsidRPr="00752797" w:rsidRDefault="00691D3B" w:rsidP="002603CC">
            <w:pPr>
              <w:pStyle w:val="PlainText"/>
              <w:jc w:val="both"/>
              <w:cnfStyle w:val="000000000000"/>
            </w:pPr>
            <w:r w:rsidRPr="00752797">
              <w:t>Critical avalanching slope under water (dz/dx and dz/dy)</w:t>
            </w:r>
          </w:p>
        </w:tc>
        <w:tc>
          <w:tcPr>
            <w:tcW w:w="1212" w:type="dxa"/>
          </w:tcPr>
          <w:p w:rsidR="00691D3B" w:rsidRPr="00752797" w:rsidRDefault="00691D3B" w:rsidP="002603CC">
            <w:pPr>
              <w:pStyle w:val="PlainText"/>
              <w:jc w:val="both"/>
              <w:cnfStyle w:val="000000000000"/>
            </w:pPr>
            <w:r w:rsidRPr="00752797">
              <w:t>0.3</w:t>
            </w:r>
          </w:p>
        </w:tc>
        <w:tc>
          <w:tcPr>
            <w:tcW w:w="1657" w:type="dxa"/>
          </w:tcPr>
          <w:p w:rsidR="00691D3B" w:rsidRPr="00752797" w:rsidRDefault="00691D3B" w:rsidP="002603CC">
            <w:pPr>
              <w:pStyle w:val="PlainText"/>
              <w:jc w:val="both"/>
              <w:cnfStyle w:val="000000000000"/>
            </w:pPr>
            <w:r w:rsidRPr="00752797">
              <w:t>0.1 - 1.0</w:t>
            </w:r>
          </w:p>
        </w:tc>
        <w:tc>
          <w:tcPr>
            <w:tcW w:w="973" w:type="dxa"/>
          </w:tcPr>
          <w:p w:rsidR="00691D3B" w:rsidRPr="00752797" w:rsidRDefault="00691D3B" w:rsidP="002603CC">
            <w:pPr>
              <w:pStyle w:val="PlainText"/>
              <w:jc w:val="both"/>
              <w:cnfStyle w:val="000000000000"/>
            </w:pPr>
            <w:r w:rsidRPr="00752797">
              <w:t>-</w:t>
            </w:r>
          </w:p>
        </w:tc>
        <w:tc>
          <w:tcPr>
            <w:tcW w:w="1230" w:type="dxa"/>
          </w:tcPr>
          <w:p w:rsidR="00691D3B" w:rsidRPr="00752797" w:rsidRDefault="00691D3B" w:rsidP="002603CC">
            <w:pPr>
              <w:pStyle w:val="PlainText"/>
              <w:jc w:val="both"/>
              <w:cnfStyle w:val="000000000000"/>
            </w:pPr>
          </w:p>
        </w:tc>
      </w:tr>
    </w:tbl>
    <w:p w:rsidR="00270CE6" w:rsidRPr="00752797" w:rsidRDefault="00270CE6" w:rsidP="00270CE6">
      <w:pPr>
        <w:pStyle w:val="Heading3"/>
        <w:jc w:val="both"/>
        <w:rPr>
          <w:lang w:val="en-US"/>
        </w:rPr>
      </w:pPr>
      <w:bookmarkStart w:id="303" w:name="_Toc412196432"/>
      <w:bookmarkStart w:id="304" w:name="_Toc412623896"/>
      <w:bookmarkStart w:id="305" w:name="_Ref413405375"/>
      <w:bookmarkStart w:id="306" w:name="_Toc413611066"/>
      <w:r w:rsidRPr="00752797">
        <w:rPr>
          <w:lang w:val="en-US"/>
        </w:rPr>
        <w:t>Bed update</w:t>
      </w:r>
      <w:bookmarkEnd w:id="303"/>
      <w:bookmarkEnd w:id="304"/>
      <w:bookmarkEnd w:id="305"/>
      <w:bookmarkEnd w:id="306"/>
    </w:p>
    <w:p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rsidR="00270CE6" w:rsidRPr="00752797" w:rsidRDefault="00270CE6" w:rsidP="00270CE6">
      <w:pPr>
        <w:pStyle w:val="Codeheader"/>
        <w:rPr>
          <w:lang w:val="en-US"/>
        </w:rPr>
      </w:pPr>
      <w:r w:rsidRPr="00752797">
        <w:rPr>
          <w:lang w:val="en-US"/>
        </w:rPr>
        <w:t>setbathyfile.dep (generalized)</w:t>
      </w:r>
    </w:p>
    <w:p w:rsidR="00270CE6" w:rsidRPr="00752797" w:rsidRDefault="00270CE6" w:rsidP="00270CE6">
      <w:pPr>
        <w:pStyle w:val="Code"/>
        <w:jc w:val="both"/>
      </w:pPr>
      <w:r w:rsidRPr="00752797">
        <w:t>&lt;t 0&gt;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&lt;t 1&gt;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270CE6">
      <w:pPr>
        <w:pStyle w:val="Code"/>
        <w:jc w:val="both"/>
      </w:pPr>
      <w:r w:rsidRPr="00752797">
        <w:t>&lt;z 1,ny+1&gt; &lt;z 2,ny+1&gt; &lt;z 3,ny+1&gt; ... &lt;z nx,ny+1&gt; &lt;z nx+1,ny+1&gt;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&lt;t nsetbathy&gt;</w:t>
      </w:r>
    </w:p>
    <w:p w:rsidR="00270CE6" w:rsidRPr="00752797" w:rsidRDefault="00270CE6" w:rsidP="00270CE6">
      <w:pPr>
        <w:pStyle w:val="Code"/>
        <w:jc w:val="both"/>
      </w:pPr>
      <w:r w:rsidRPr="00752797">
        <w:t>&lt;z 1,1&gt; &lt;z 2,1&gt; &lt;z 3,1&gt; ... &lt;z nx,1&gt; &lt;z nx+1,1&gt;</w:t>
      </w:r>
    </w:p>
    <w:p w:rsidR="00270CE6" w:rsidRPr="00752797" w:rsidRDefault="00270CE6" w:rsidP="00270CE6">
      <w:pPr>
        <w:pStyle w:val="Code"/>
        <w:jc w:val="both"/>
      </w:pPr>
      <w:r w:rsidRPr="00752797">
        <w:t>&lt;z 1,2&gt; &lt;z 2,2&gt; &lt;z 3,2&gt; ... &lt;z nx,2&gt; &lt;z nx+1,2&gt;</w:t>
      </w:r>
    </w:p>
    <w:p w:rsidR="00270CE6" w:rsidRPr="00752797" w:rsidRDefault="00270CE6" w:rsidP="00270CE6">
      <w:pPr>
        <w:pStyle w:val="Code"/>
        <w:jc w:val="both"/>
      </w:pPr>
      <w:r w:rsidRPr="00752797">
        <w:t>&lt;z 1,3&gt; &lt;z 2,3&gt; &lt;z 3,3&gt; ... &lt;z nx,3&gt; &lt;z nx+1,3&gt;</w:t>
      </w:r>
    </w:p>
    <w:p w:rsidR="00270CE6" w:rsidRPr="00752797" w:rsidRDefault="00270CE6" w:rsidP="00270CE6">
      <w:pPr>
        <w:pStyle w:val="Code"/>
        <w:jc w:val="both"/>
      </w:pPr>
      <w:r w:rsidRPr="00752797">
        <w:t>...</w:t>
      </w:r>
    </w:p>
    <w:p w:rsidR="00270CE6" w:rsidRPr="00752797" w:rsidRDefault="00270CE6" w:rsidP="00270CE6">
      <w:pPr>
        <w:pStyle w:val="Code"/>
        <w:jc w:val="both"/>
      </w:pPr>
      <w:r w:rsidRPr="00752797">
        <w:t>&lt;z 1,ny&gt; &lt;z 2,ny&gt; &lt;z 3,ny&gt; ... &lt;z nx,ny&gt; &lt;z nx+1,ny&gt;</w:t>
      </w:r>
    </w:p>
    <w:p w:rsidR="00270CE6" w:rsidRPr="00752797" w:rsidRDefault="00270CE6" w:rsidP="001935AF">
      <w:pPr>
        <w:pStyle w:val="Code"/>
        <w:jc w:val="both"/>
      </w:pPr>
      <w:r w:rsidRPr="00752797">
        <w:t>&lt;z 1,ny+1&gt; &lt;z 2,ny+1&gt; &lt;z 3,ny+1&gt; ... &lt;z nx,ny+1&gt; &lt;z nx+1,ny+1&gt;</w:t>
      </w:r>
    </w:p>
    <w:p w:rsidR="00270CE6" w:rsidRPr="00752797" w:rsidRDefault="00270CE6" w:rsidP="00270CE6">
      <w:pPr>
        <w:pStyle w:val="Codeheader"/>
        <w:rPr>
          <w:lang w:val="en-US"/>
        </w:rPr>
      </w:pPr>
      <w:r w:rsidRPr="00752797">
        <w:rPr>
          <w:lang w:val="en-US"/>
        </w:rPr>
        <w:t>setbathyfile.dep (short 1D example, nx = 20, ny = 0, nsetbathy = 4)</w:t>
      </w:r>
    </w:p>
    <w:p w:rsidR="00270CE6" w:rsidRPr="00752797" w:rsidRDefault="00270CE6" w:rsidP="00270CE6">
      <w:pPr>
        <w:pStyle w:val="Code"/>
        <w:jc w:val="both"/>
      </w:pPr>
      <w:r w:rsidRPr="00752797">
        <w:t>0</w:t>
      </w:r>
    </w:p>
    <w:p w:rsidR="00270CE6" w:rsidRPr="00752797" w:rsidRDefault="00270CE6" w:rsidP="00270CE6">
      <w:pPr>
        <w:pStyle w:val="Code"/>
        <w:jc w:val="both"/>
      </w:pPr>
      <w:r w:rsidRPr="00752797">
        <w:t>-20 -18 -16 -14 -12 -10 -8 -6 -5 -4 -3 -2 -1 -0.5 0 0.5 1 2 3 4 5</w:t>
      </w:r>
    </w:p>
    <w:p w:rsidR="00270CE6" w:rsidRPr="00752797" w:rsidRDefault="00270CE6" w:rsidP="00270CE6">
      <w:pPr>
        <w:pStyle w:val="Code"/>
        <w:jc w:val="both"/>
      </w:pPr>
      <w:r w:rsidRPr="00752797">
        <w:t>1200</w:t>
      </w:r>
    </w:p>
    <w:p w:rsidR="00270CE6" w:rsidRPr="00752797" w:rsidRDefault="00270CE6" w:rsidP="00270CE6">
      <w:pPr>
        <w:pStyle w:val="Code"/>
        <w:jc w:val="both"/>
      </w:pPr>
      <w:r w:rsidRPr="00752797">
        <w:t>-20 -18 -16 -14 -12 -10 -8 -6 -5 -4 -3 -1.8 -0.75 -0.25 0 0.2 0.7 2 3 4 5</w:t>
      </w:r>
    </w:p>
    <w:p w:rsidR="00270CE6" w:rsidRPr="00752797" w:rsidRDefault="00270CE6" w:rsidP="00270CE6">
      <w:pPr>
        <w:pStyle w:val="Code"/>
        <w:jc w:val="both"/>
      </w:pPr>
      <w:r w:rsidRPr="00752797">
        <w:t>2400</w:t>
      </w:r>
    </w:p>
    <w:p w:rsidR="00270CE6" w:rsidRPr="00752797" w:rsidRDefault="00270CE6" w:rsidP="00270CE6">
      <w:pPr>
        <w:pStyle w:val="Code"/>
        <w:jc w:val="both"/>
      </w:pPr>
      <w:r w:rsidRPr="00752797">
        <w:t>-20 -18 -16 -14 -12 -10 -8 -6 -5 -4 -2.5 -1.6 -0.5 -0.3 0 0.1 0.6 1.5 3 4 5</w:t>
      </w:r>
    </w:p>
    <w:p w:rsidR="00270CE6" w:rsidRPr="00752797" w:rsidRDefault="00270CE6" w:rsidP="00270CE6">
      <w:pPr>
        <w:pStyle w:val="Code"/>
        <w:jc w:val="both"/>
      </w:pPr>
      <w:r w:rsidRPr="00752797">
        <w:t>3600</w:t>
      </w:r>
    </w:p>
    <w:p w:rsidR="00270CE6" w:rsidRPr="00752797" w:rsidRDefault="00270CE6" w:rsidP="001935AF">
      <w:pPr>
        <w:pStyle w:val="Code"/>
        <w:jc w:val="both"/>
      </w:pPr>
      <w:r w:rsidRPr="00752797">
        <w:t>-20 -18 -16 -14 -12 -10 -8 -6 -5 -4 -2 -1.4 -0.3 0 0.05 0.1 0.6 1 2.2 3.5 5</w:t>
      </w:r>
    </w:p>
    <w:p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rsidR="00270CE6"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11</w:t>
      </w:r>
      <w:r w:rsidR="007E1D7E">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tblPr>
      <w:tblGrid>
        <w:gridCol w:w="1911"/>
        <w:gridCol w:w="2127"/>
        <w:gridCol w:w="1234"/>
        <w:gridCol w:w="1403"/>
        <w:gridCol w:w="973"/>
        <w:gridCol w:w="1282"/>
      </w:tblGrid>
      <w:tr w:rsidR="00270CE6" w:rsidRPr="00752797" w:rsidTr="009B7A2D">
        <w:trPr>
          <w:cnfStyle w:val="100000000000"/>
          <w:tblHeader/>
        </w:trPr>
        <w:tc>
          <w:tcPr>
            <w:cnfStyle w:val="001000000000"/>
            <w:tcW w:w="1911" w:type="dxa"/>
          </w:tcPr>
          <w:p w:rsidR="00270CE6" w:rsidRPr="00752797" w:rsidRDefault="00270CE6" w:rsidP="009B7A2D">
            <w:pPr>
              <w:pStyle w:val="PlainText"/>
              <w:jc w:val="both"/>
            </w:pPr>
            <w:r w:rsidRPr="00752797">
              <w:t>keyword</w:t>
            </w:r>
          </w:p>
        </w:tc>
        <w:tc>
          <w:tcPr>
            <w:tcW w:w="2127" w:type="dxa"/>
          </w:tcPr>
          <w:p w:rsidR="00270CE6" w:rsidRPr="00752797" w:rsidRDefault="00270CE6" w:rsidP="009B7A2D">
            <w:pPr>
              <w:pStyle w:val="PlainText"/>
              <w:jc w:val="both"/>
              <w:cnfStyle w:val="100000000000"/>
            </w:pPr>
            <w:r w:rsidRPr="00752797">
              <w:t>description</w:t>
            </w:r>
          </w:p>
        </w:tc>
        <w:tc>
          <w:tcPr>
            <w:tcW w:w="1234" w:type="dxa"/>
          </w:tcPr>
          <w:p w:rsidR="00270CE6" w:rsidRPr="00752797" w:rsidRDefault="00270CE6" w:rsidP="009B7A2D">
            <w:pPr>
              <w:pStyle w:val="PlainText"/>
              <w:jc w:val="both"/>
              <w:cnfStyle w:val="100000000000"/>
            </w:pPr>
            <w:r w:rsidRPr="00752797">
              <w:t>default</w:t>
            </w:r>
          </w:p>
        </w:tc>
        <w:tc>
          <w:tcPr>
            <w:tcW w:w="1403" w:type="dxa"/>
          </w:tcPr>
          <w:p w:rsidR="00270CE6" w:rsidRPr="00752797" w:rsidRDefault="00270CE6" w:rsidP="009B7A2D">
            <w:pPr>
              <w:pStyle w:val="PlainText"/>
              <w:jc w:val="both"/>
              <w:cnfStyle w:val="100000000000"/>
            </w:pPr>
            <w:r w:rsidRPr="00752797">
              <w:t>range</w:t>
            </w:r>
          </w:p>
        </w:tc>
        <w:tc>
          <w:tcPr>
            <w:tcW w:w="973" w:type="dxa"/>
          </w:tcPr>
          <w:p w:rsidR="00270CE6" w:rsidRPr="00752797" w:rsidRDefault="00270CE6" w:rsidP="009B7A2D">
            <w:pPr>
              <w:pStyle w:val="PlainText"/>
              <w:jc w:val="both"/>
              <w:cnfStyle w:val="100000000000"/>
            </w:pPr>
            <w:r w:rsidRPr="00752797">
              <w:t>units</w:t>
            </w:r>
          </w:p>
        </w:tc>
        <w:tc>
          <w:tcPr>
            <w:tcW w:w="1282" w:type="dxa"/>
          </w:tcPr>
          <w:p w:rsidR="00270CE6" w:rsidRPr="00752797" w:rsidRDefault="00270CE6" w:rsidP="009B7A2D">
            <w:pPr>
              <w:pStyle w:val="PlainText"/>
              <w:jc w:val="both"/>
              <w:cnfStyle w:val="100000000000"/>
            </w:pPr>
            <w:r w:rsidRPr="00752797">
              <w:t>remark</w:t>
            </w:r>
          </w:p>
        </w:tc>
      </w:tr>
      <w:tr w:rsidR="00270CE6" w:rsidRPr="00752797" w:rsidTr="009B7A2D">
        <w:trPr>
          <w:cnfStyle w:val="000000100000"/>
        </w:trPr>
        <w:tc>
          <w:tcPr>
            <w:cnfStyle w:val="001000000000"/>
            <w:tcW w:w="1911" w:type="dxa"/>
          </w:tcPr>
          <w:p w:rsidR="00270CE6" w:rsidRPr="00752797" w:rsidRDefault="00270CE6" w:rsidP="009B7A2D">
            <w:pPr>
              <w:pStyle w:val="PlainText"/>
              <w:jc w:val="both"/>
            </w:pPr>
            <w:r w:rsidRPr="00752797">
              <w:t>frac_dz*</w:t>
            </w:r>
          </w:p>
        </w:tc>
        <w:tc>
          <w:tcPr>
            <w:tcW w:w="2127" w:type="dxa"/>
          </w:tcPr>
          <w:p w:rsidR="00270CE6" w:rsidRPr="00752797" w:rsidRDefault="00270CE6" w:rsidP="009B7A2D">
            <w:pPr>
              <w:pStyle w:val="PlainText"/>
              <w:jc w:val="both"/>
              <w:cnfStyle w:val="000000100000"/>
            </w:pPr>
            <w:r w:rsidRPr="00752797">
              <w:t>Relative thickness to split time step for bed updating</w:t>
            </w:r>
          </w:p>
        </w:tc>
        <w:tc>
          <w:tcPr>
            <w:tcW w:w="1234" w:type="dxa"/>
          </w:tcPr>
          <w:p w:rsidR="00270CE6" w:rsidRPr="00752797" w:rsidRDefault="00270CE6" w:rsidP="009B7A2D">
            <w:pPr>
              <w:pStyle w:val="PlainText"/>
              <w:jc w:val="both"/>
              <w:cnfStyle w:val="000000100000"/>
            </w:pPr>
            <w:r w:rsidRPr="00752797">
              <w:t>0.7</w:t>
            </w:r>
          </w:p>
        </w:tc>
        <w:tc>
          <w:tcPr>
            <w:tcW w:w="1403" w:type="dxa"/>
          </w:tcPr>
          <w:p w:rsidR="00270CE6" w:rsidRPr="00752797" w:rsidRDefault="00270CE6" w:rsidP="009B7A2D">
            <w:pPr>
              <w:pStyle w:val="PlainText"/>
              <w:jc w:val="both"/>
              <w:cnfStyle w:val="000000100000"/>
            </w:pPr>
            <w:r w:rsidRPr="00752797">
              <w:t>0.5 - 0.98</w:t>
            </w:r>
          </w:p>
        </w:tc>
        <w:tc>
          <w:tcPr>
            <w:tcW w:w="973" w:type="dxa"/>
          </w:tcPr>
          <w:p w:rsidR="00270CE6" w:rsidRPr="00752797" w:rsidRDefault="00270CE6" w:rsidP="009B7A2D">
            <w:pPr>
              <w:pStyle w:val="PlainText"/>
              <w:jc w:val="both"/>
              <w:cnfStyle w:val="000000100000"/>
            </w:pPr>
            <w:r w:rsidRPr="00752797">
              <w:t>-</w:t>
            </w:r>
          </w:p>
        </w:tc>
        <w:tc>
          <w:tcPr>
            <w:tcW w:w="1282" w:type="dxa"/>
          </w:tcPr>
          <w:p w:rsidR="00270CE6" w:rsidRPr="00752797" w:rsidRDefault="00270CE6" w:rsidP="009B7A2D">
            <w:pPr>
              <w:pStyle w:val="PlainText"/>
              <w:jc w:val="both"/>
              <w:cnfStyle w:val="000000100000"/>
            </w:pPr>
          </w:p>
        </w:tc>
      </w:tr>
      <w:tr w:rsidR="00270CE6" w:rsidRPr="00752797" w:rsidTr="009B7A2D">
        <w:tc>
          <w:tcPr>
            <w:cnfStyle w:val="001000000000"/>
            <w:tcW w:w="1911" w:type="dxa"/>
          </w:tcPr>
          <w:p w:rsidR="00270CE6" w:rsidRPr="00752797" w:rsidRDefault="00270CE6" w:rsidP="009B7A2D">
            <w:pPr>
              <w:pStyle w:val="PlainText"/>
              <w:jc w:val="both"/>
            </w:pPr>
            <w:r w:rsidRPr="00752797">
              <w:lastRenderedPageBreak/>
              <w:t>merge*</w:t>
            </w:r>
          </w:p>
        </w:tc>
        <w:tc>
          <w:tcPr>
            <w:tcW w:w="2127" w:type="dxa"/>
          </w:tcPr>
          <w:p w:rsidR="00270CE6" w:rsidRPr="00752797" w:rsidRDefault="00270CE6" w:rsidP="009B7A2D">
            <w:pPr>
              <w:pStyle w:val="PlainText"/>
              <w:jc w:val="both"/>
              <w:cnfStyle w:val="000000000000"/>
            </w:pPr>
            <w:r w:rsidRPr="00752797">
              <w:t>Merge threshold for variable sediment layer (ratio to nominal thickness)</w:t>
            </w:r>
          </w:p>
        </w:tc>
        <w:tc>
          <w:tcPr>
            <w:tcW w:w="1234" w:type="dxa"/>
          </w:tcPr>
          <w:p w:rsidR="00270CE6" w:rsidRPr="00752797" w:rsidRDefault="00270CE6" w:rsidP="009B7A2D">
            <w:pPr>
              <w:pStyle w:val="PlainText"/>
              <w:jc w:val="both"/>
              <w:cnfStyle w:val="000000000000"/>
            </w:pPr>
            <w:r w:rsidRPr="00752797">
              <w:t>0.01</w:t>
            </w:r>
          </w:p>
        </w:tc>
        <w:tc>
          <w:tcPr>
            <w:tcW w:w="1403" w:type="dxa"/>
          </w:tcPr>
          <w:p w:rsidR="00270CE6" w:rsidRPr="00752797" w:rsidRDefault="00270CE6" w:rsidP="009B7A2D">
            <w:pPr>
              <w:pStyle w:val="PlainText"/>
              <w:jc w:val="both"/>
              <w:cnfStyle w:val="000000000000"/>
            </w:pPr>
            <w:r w:rsidRPr="00752797">
              <w:t>0.005 - 0.1</w:t>
            </w:r>
          </w:p>
        </w:tc>
        <w:tc>
          <w:tcPr>
            <w:tcW w:w="973" w:type="dxa"/>
          </w:tcPr>
          <w:p w:rsidR="00270CE6" w:rsidRPr="00752797" w:rsidRDefault="00270CE6" w:rsidP="009B7A2D">
            <w:pPr>
              <w:pStyle w:val="PlainText"/>
              <w:jc w:val="both"/>
              <w:cnfStyle w:val="000000000000"/>
            </w:pPr>
            <w:r w:rsidRPr="00752797">
              <w:t>-</w:t>
            </w:r>
          </w:p>
        </w:tc>
        <w:tc>
          <w:tcPr>
            <w:tcW w:w="1282" w:type="dxa"/>
          </w:tcPr>
          <w:p w:rsidR="00270CE6" w:rsidRPr="00752797" w:rsidRDefault="00270CE6" w:rsidP="009B7A2D">
            <w:pPr>
              <w:pStyle w:val="PlainText"/>
              <w:jc w:val="both"/>
              <w:cnfStyle w:val="000000000000"/>
            </w:pPr>
          </w:p>
        </w:tc>
      </w:tr>
      <w:tr w:rsidR="00270CE6" w:rsidRPr="00752797" w:rsidTr="009B7A2D">
        <w:trPr>
          <w:cnfStyle w:val="000000100000"/>
        </w:trPr>
        <w:tc>
          <w:tcPr>
            <w:cnfStyle w:val="001000000000"/>
            <w:tcW w:w="1911" w:type="dxa"/>
          </w:tcPr>
          <w:p w:rsidR="00270CE6" w:rsidRPr="00752797" w:rsidRDefault="00270CE6" w:rsidP="009B7A2D">
            <w:pPr>
              <w:pStyle w:val="PlainText"/>
              <w:jc w:val="both"/>
            </w:pPr>
            <w:r w:rsidRPr="00752797">
              <w:t>nd_var*</w:t>
            </w:r>
          </w:p>
        </w:tc>
        <w:tc>
          <w:tcPr>
            <w:tcW w:w="2127" w:type="dxa"/>
          </w:tcPr>
          <w:p w:rsidR="00270CE6" w:rsidRPr="00752797" w:rsidRDefault="00270CE6" w:rsidP="009B7A2D">
            <w:pPr>
              <w:pStyle w:val="PlainText"/>
              <w:jc w:val="both"/>
              <w:cnfStyle w:val="000000100000"/>
            </w:pPr>
            <w:r w:rsidRPr="00752797">
              <w:t>Index of layer with variable thickness</w:t>
            </w:r>
          </w:p>
        </w:tc>
        <w:tc>
          <w:tcPr>
            <w:tcW w:w="1234" w:type="dxa"/>
          </w:tcPr>
          <w:p w:rsidR="00270CE6" w:rsidRPr="00752797" w:rsidRDefault="00270CE6" w:rsidP="009B7A2D">
            <w:pPr>
              <w:pStyle w:val="PlainText"/>
              <w:jc w:val="both"/>
              <w:cnfStyle w:val="000000100000"/>
            </w:pPr>
            <w:r w:rsidRPr="00752797">
              <w:t>2</w:t>
            </w:r>
          </w:p>
        </w:tc>
        <w:tc>
          <w:tcPr>
            <w:tcW w:w="1403" w:type="dxa"/>
          </w:tcPr>
          <w:p w:rsidR="00270CE6" w:rsidRPr="00752797" w:rsidRDefault="00270CE6" w:rsidP="00586C99">
            <w:pPr>
              <w:pStyle w:val="PlainText"/>
              <w:jc w:val="both"/>
              <w:cnfStyle w:val="000000100000"/>
            </w:pPr>
            <w:r w:rsidRPr="00752797">
              <w:t>2 - nd</w:t>
            </w:r>
          </w:p>
        </w:tc>
        <w:tc>
          <w:tcPr>
            <w:tcW w:w="973" w:type="dxa"/>
          </w:tcPr>
          <w:p w:rsidR="00270CE6" w:rsidRPr="00752797" w:rsidRDefault="00270CE6" w:rsidP="009B7A2D">
            <w:pPr>
              <w:pStyle w:val="PlainText"/>
              <w:jc w:val="both"/>
              <w:cnfStyle w:val="000000100000"/>
            </w:pPr>
            <w:r w:rsidRPr="00752797">
              <w:t>-</w:t>
            </w:r>
          </w:p>
        </w:tc>
        <w:tc>
          <w:tcPr>
            <w:tcW w:w="1282" w:type="dxa"/>
          </w:tcPr>
          <w:p w:rsidR="00270CE6" w:rsidRPr="00752797" w:rsidRDefault="00270CE6" w:rsidP="009B7A2D">
            <w:pPr>
              <w:pStyle w:val="PlainText"/>
              <w:jc w:val="both"/>
              <w:cnfStyle w:val="000000100000"/>
            </w:pPr>
          </w:p>
        </w:tc>
      </w:tr>
      <w:tr w:rsidR="00270CE6" w:rsidRPr="00752797" w:rsidTr="009B7A2D">
        <w:tc>
          <w:tcPr>
            <w:cnfStyle w:val="001000000000"/>
            <w:tcW w:w="1911" w:type="dxa"/>
          </w:tcPr>
          <w:p w:rsidR="00270CE6" w:rsidRPr="00752797" w:rsidRDefault="00270CE6" w:rsidP="009B7A2D">
            <w:pPr>
              <w:pStyle w:val="PlainText"/>
              <w:jc w:val="both"/>
            </w:pPr>
            <w:r w:rsidRPr="00752797">
              <w:t>nsetbathy*</w:t>
            </w:r>
          </w:p>
        </w:tc>
        <w:tc>
          <w:tcPr>
            <w:tcW w:w="2127" w:type="dxa"/>
          </w:tcPr>
          <w:p w:rsidR="00270CE6" w:rsidRPr="00752797" w:rsidRDefault="00270CE6" w:rsidP="009B7A2D">
            <w:pPr>
              <w:pStyle w:val="PlainText"/>
              <w:jc w:val="both"/>
              <w:cnfStyle w:val="000000000000"/>
            </w:pPr>
            <w:r w:rsidRPr="00752797">
              <w:t>Number of prescribed bed updates</w:t>
            </w:r>
          </w:p>
        </w:tc>
        <w:tc>
          <w:tcPr>
            <w:tcW w:w="1234" w:type="dxa"/>
          </w:tcPr>
          <w:p w:rsidR="00270CE6" w:rsidRPr="00752797" w:rsidRDefault="00270CE6" w:rsidP="009B7A2D">
            <w:pPr>
              <w:pStyle w:val="PlainText"/>
              <w:jc w:val="both"/>
              <w:cnfStyle w:val="000000000000"/>
            </w:pPr>
            <w:r w:rsidRPr="00752797">
              <w:t>1</w:t>
            </w:r>
          </w:p>
        </w:tc>
        <w:tc>
          <w:tcPr>
            <w:tcW w:w="1403" w:type="dxa"/>
          </w:tcPr>
          <w:p w:rsidR="00270CE6" w:rsidRPr="00752797" w:rsidRDefault="00270CE6" w:rsidP="009B7A2D">
            <w:pPr>
              <w:pStyle w:val="PlainText"/>
              <w:jc w:val="both"/>
              <w:cnfStyle w:val="000000000000"/>
            </w:pPr>
            <w:r w:rsidRPr="00752797">
              <w:t>1 - 1000</w:t>
            </w:r>
          </w:p>
        </w:tc>
        <w:tc>
          <w:tcPr>
            <w:tcW w:w="973" w:type="dxa"/>
          </w:tcPr>
          <w:p w:rsidR="00270CE6" w:rsidRPr="00752797" w:rsidRDefault="00270CE6" w:rsidP="009B7A2D">
            <w:pPr>
              <w:pStyle w:val="PlainText"/>
              <w:jc w:val="both"/>
              <w:cnfStyle w:val="000000000000"/>
            </w:pPr>
            <w:r w:rsidRPr="00752797">
              <w:t>-</w:t>
            </w:r>
          </w:p>
        </w:tc>
        <w:tc>
          <w:tcPr>
            <w:tcW w:w="1282" w:type="dxa"/>
          </w:tcPr>
          <w:p w:rsidR="00270CE6" w:rsidRPr="00752797" w:rsidRDefault="00270CE6" w:rsidP="009B7A2D">
            <w:pPr>
              <w:pStyle w:val="PlainText"/>
              <w:jc w:val="both"/>
              <w:cnfStyle w:val="000000000000"/>
            </w:pPr>
          </w:p>
        </w:tc>
      </w:tr>
      <w:tr w:rsidR="00270CE6" w:rsidRPr="00752797" w:rsidTr="009B7A2D">
        <w:trPr>
          <w:cnfStyle w:val="000000100000"/>
        </w:trPr>
        <w:tc>
          <w:tcPr>
            <w:cnfStyle w:val="001000000000"/>
            <w:tcW w:w="1911" w:type="dxa"/>
          </w:tcPr>
          <w:p w:rsidR="00270CE6" w:rsidRPr="00752797" w:rsidRDefault="00270CE6" w:rsidP="009B7A2D">
            <w:pPr>
              <w:pStyle w:val="PlainText"/>
              <w:jc w:val="both"/>
            </w:pPr>
            <w:r w:rsidRPr="00752797">
              <w:t>setbathyfile*</w:t>
            </w:r>
          </w:p>
        </w:tc>
        <w:tc>
          <w:tcPr>
            <w:tcW w:w="2127" w:type="dxa"/>
          </w:tcPr>
          <w:p w:rsidR="00270CE6" w:rsidRPr="00752797" w:rsidRDefault="00270CE6" w:rsidP="009B7A2D">
            <w:pPr>
              <w:pStyle w:val="PlainText"/>
              <w:jc w:val="both"/>
              <w:cnfStyle w:val="000000100000"/>
            </w:pPr>
            <w:r w:rsidRPr="00752797">
              <w:t>Name of prescribed bed update file</w:t>
            </w:r>
          </w:p>
        </w:tc>
        <w:tc>
          <w:tcPr>
            <w:tcW w:w="1234" w:type="dxa"/>
          </w:tcPr>
          <w:p w:rsidR="00270CE6" w:rsidRPr="00752797" w:rsidRDefault="00270CE6" w:rsidP="009B7A2D">
            <w:pPr>
              <w:pStyle w:val="PlainText"/>
              <w:jc w:val="both"/>
              <w:cnfStyle w:val="000000100000"/>
            </w:pPr>
          </w:p>
        </w:tc>
        <w:tc>
          <w:tcPr>
            <w:tcW w:w="1403" w:type="dxa"/>
          </w:tcPr>
          <w:p w:rsidR="00270CE6" w:rsidRPr="00752797" w:rsidRDefault="00270CE6" w:rsidP="009B7A2D">
            <w:pPr>
              <w:pStyle w:val="PlainText"/>
              <w:jc w:val="both"/>
              <w:cnfStyle w:val="000000100000"/>
            </w:pPr>
          </w:p>
        </w:tc>
        <w:tc>
          <w:tcPr>
            <w:tcW w:w="973" w:type="dxa"/>
          </w:tcPr>
          <w:p w:rsidR="00270CE6" w:rsidRPr="00752797" w:rsidRDefault="00270CE6" w:rsidP="009B7A2D">
            <w:pPr>
              <w:pStyle w:val="PlainText"/>
              <w:jc w:val="both"/>
              <w:cnfStyle w:val="000000100000"/>
            </w:pPr>
            <w:r w:rsidRPr="00752797">
              <w:t>&lt;file&gt;</w:t>
            </w:r>
          </w:p>
        </w:tc>
        <w:tc>
          <w:tcPr>
            <w:tcW w:w="1282" w:type="dxa"/>
          </w:tcPr>
          <w:p w:rsidR="00270CE6" w:rsidRPr="00752797" w:rsidRDefault="00270CE6" w:rsidP="009B7A2D">
            <w:pPr>
              <w:pStyle w:val="PlainText"/>
              <w:jc w:val="both"/>
              <w:cnfStyle w:val="000000100000"/>
            </w:pPr>
          </w:p>
        </w:tc>
      </w:tr>
      <w:tr w:rsidR="00270CE6" w:rsidRPr="00752797" w:rsidTr="009B7A2D">
        <w:tc>
          <w:tcPr>
            <w:cnfStyle w:val="001000000000"/>
            <w:tcW w:w="1911" w:type="dxa"/>
          </w:tcPr>
          <w:p w:rsidR="00270CE6" w:rsidRPr="00752797" w:rsidRDefault="00270CE6" w:rsidP="009B7A2D">
            <w:pPr>
              <w:pStyle w:val="PlainText"/>
              <w:jc w:val="both"/>
            </w:pPr>
            <w:r w:rsidRPr="00752797">
              <w:t>split*</w:t>
            </w:r>
          </w:p>
        </w:tc>
        <w:tc>
          <w:tcPr>
            <w:tcW w:w="2127" w:type="dxa"/>
          </w:tcPr>
          <w:p w:rsidR="00270CE6" w:rsidRPr="00752797" w:rsidRDefault="00270CE6" w:rsidP="009B7A2D">
            <w:pPr>
              <w:pStyle w:val="PlainText"/>
              <w:jc w:val="both"/>
              <w:cnfStyle w:val="000000000000"/>
            </w:pPr>
            <w:r w:rsidRPr="00752797">
              <w:t>Split threshold for variable sediment layer (ratio to nominal thickness)</w:t>
            </w:r>
          </w:p>
        </w:tc>
        <w:tc>
          <w:tcPr>
            <w:tcW w:w="1234" w:type="dxa"/>
          </w:tcPr>
          <w:p w:rsidR="00270CE6" w:rsidRPr="00752797" w:rsidRDefault="00270CE6" w:rsidP="009B7A2D">
            <w:pPr>
              <w:pStyle w:val="PlainText"/>
              <w:jc w:val="both"/>
              <w:cnfStyle w:val="000000000000"/>
            </w:pPr>
            <w:r w:rsidRPr="00752797">
              <w:t>1.01</w:t>
            </w:r>
          </w:p>
        </w:tc>
        <w:tc>
          <w:tcPr>
            <w:tcW w:w="1403" w:type="dxa"/>
          </w:tcPr>
          <w:p w:rsidR="00270CE6" w:rsidRPr="00752797" w:rsidRDefault="00270CE6" w:rsidP="009B7A2D">
            <w:pPr>
              <w:pStyle w:val="PlainText"/>
              <w:jc w:val="both"/>
              <w:cnfStyle w:val="000000000000"/>
            </w:pPr>
            <w:r w:rsidRPr="00752797">
              <w:t>1.005 - 1.1</w:t>
            </w:r>
          </w:p>
        </w:tc>
        <w:tc>
          <w:tcPr>
            <w:tcW w:w="973" w:type="dxa"/>
          </w:tcPr>
          <w:p w:rsidR="00270CE6" w:rsidRPr="00752797" w:rsidRDefault="00270CE6" w:rsidP="009B7A2D">
            <w:pPr>
              <w:pStyle w:val="PlainText"/>
              <w:jc w:val="both"/>
              <w:cnfStyle w:val="000000000000"/>
            </w:pPr>
            <w:r w:rsidRPr="00752797">
              <w:t>-</w:t>
            </w:r>
          </w:p>
        </w:tc>
        <w:tc>
          <w:tcPr>
            <w:tcW w:w="1282" w:type="dxa"/>
          </w:tcPr>
          <w:p w:rsidR="00270CE6" w:rsidRPr="00752797" w:rsidRDefault="00270CE6" w:rsidP="009B7A2D">
            <w:pPr>
              <w:pStyle w:val="PlainText"/>
              <w:jc w:val="both"/>
              <w:cnfStyle w:val="000000000000"/>
            </w:pPr>
          </w:p>
        </w:tc>
      </w:tr>
    </w:tbl>
    <w:p w:rsidR="00270CE6" w:rsidRPr="00752797" w:rsidRDefault="00270CE6" w:rsidP="00270CE6">
      <w:pPr>
        <w:pStyle w:val="Heading3"/>
        <w:jc w:val="both"/>
        <w:rPr>
          <w:lang w:val="en-US"/>
        </w:rPr>
      </w:pPr>
      <w:bookmarkStart w:id="307" w:name="_Toc412196433"/>
      <w:bookmarkStart w:id="308" w:name="_Toc412623897"/>
      <w:bookmarkStart w:id="309" w:name="_Toc413611067"/>
      <w:r w:rsidRPr="00752797">
        <w:rPr>
          <w:lang w:val="en-US"/>
        </w:rPr>
        <w:t>Groundwater flow</w:t>
      </w:r>
      <w:bookmarkEnd w:id="307"/>
      <w:bookmarkEnd w:id="308"/>
      <w:bookmarkEnd w:id="309"/>
    </w:p>
    <w:p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 xml:space="preserve">keyword. Both files have the same format as the bathymetry file explained in </w:t>
      </w:r>
      <w:fldSimple w:instr=" REF _Ref285465495 \w \h  \* MERGEFORMAT ">
        <w:r w:rsidR="002D6E55">
          <w:rPr>
            <w:lang w:val="en-US"/>
          </w:rPr>
          <w:t>4.3</w:t>
        </w:r>
      </w:fldSimple>
      <w:r w:rsidRPr="00752797">
        <w:rPr>
          <w:lang w:val="en-US"/>
        </w:rPr>
        <w:t xml:space="preserve"> (</w:t>
      </w:r>
      <w:fldSimple w:instr=" REF _Ref285465497 \h  \* MERGEFORMAT ">
        <w:r w:rsidR="002D6E55" w:rsidRPr="00752797">
          <w:rPr>
            <w:lang w:val="en-US"/>
          </w:rPr>
          <w:t>Grid and bathymetry</w:t>
        </w:r>
      </w:fldSimple>
      <w:r w:rsidRPr="00752797">
        <w:rPr>
          <w:lang w:val="en-US"/>
        </w:rPr>
        <w:t>).</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12</w:t>
      </w:r>
      <w:r w:rsidR="007E1D7E">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tblPr>
      <w:tblGrid>
        <w:gridCol w:w="2107"/>
        <w:gridCol w:w="1823"/>
        <w:gridCol w:w="1357"/>
        <w:gridCol w:w="1635"/>
        <w:gridCol w:w="973"/>
        <w:gridCol w:w="1035"/>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aquiferbot</w:t>
            </w:r>
            <w:r w:rsidR="001B6449" w:rsidRPr="00752797">
              <w:t>+</w:t>
            </w:r>
          </w:p>
        </w:tc>
        <w:tc>
          <w:tcPr>
            <w:tcW w:w="2834" w:type="dxa"/>
          </w:tcPr>
          <w:p w:rsidR="00691D3B" w:rsidRPr="00752797" w:rsidRDefault="00691D3B" w:rsidP="002603CC">
            <w:pPr>
              <w:pStyle w:val="PlainText"/>
              <w:jc w:val="both"/>
              <w:cnfStyle w:val="000000100000"/>
            </w:pPr>
            <w:r w:rsidRPr="00752797">
              <w:t>Level of uniform aquifer bottom</w:t>
            </w:r>
          </w:p>
        </w:tc>
        <w:tc>
          <w:tcPr>
            <w:tcW w:w="1417" w:type="dxa"/>
          </w:tcPr>
          <w:p w:rsidR="00691D3B" w:rsidRPr="00752797" w:rsidRDefault="00691D3B" w:rsidP="002603CC">
            <w:pPr>
              <w:pStyle w:val="PlainText"/>
              <w:jc w:val="both"/>
              <w:cnfStyle w:val="000000100000"/>
            </w:pPr>
            <w:r w:rsidRPr="00752797">
              <w:t>-10.0</w:t>
            </w:r>
          </w:p>
        </w:tc>
        <w:tc>
          <w:tcPr>
            <w:tcW w:w="1984" w:type="dxa"/>
          </w:tcPr>
          <w:p w:rsidR="00691D3B" w:rsidRPr="00752797" w:rsidRDefault="00691D3B" w:rsidP="002603CC">
            <w:pPr>
              <w:pStyle w:val="PlainText"/>
              <w:jc w:val="both"/>
              <w:cnfStyle w:val="000000100000"/>
            </w:pPr>
            <w:r w:rsidRPr="00752797">
              <w:t>-100.0 - 100.0</w:t>
            </w:r>
          </w:p>
        </w:tc>
        <w:tc>
          <w:tcPr>
            <w:tcW w:w="850" w:type="dxa"/>
          </w:tcPr>
          <w:p w:rsidR="00691D3B" w:rsidRPr="00752797" w:rsidRDefault="00691D3B" w:rsidP="002603CC">
            <w:pPr>
              <w:pStyle w:val="PlainText"/>
              <w:jc w:val="both"/>
              <w:cnfStyle w:val="000000100000"/>
            </w:pPr>
            <w:r w:rsidRPr="00752797">
              <w:t>m</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aquiferbotfile</w:t>
            </w:r>
            <w:r w:rsidR="001B6449" w:rsidRPr="00752797">
              <w:t>+</w:t>
            </w:r>
          </w:p>
        </w:tc>
        <w:tc>
          <w:tcPr>
            <w:tcW w:w="2834" w:type="dxa"/>
          </w:tcPr>
          <w:p w:rsidR="00691D3B" w:rsidRPr="00752797" w:rsidRDefault="00691D3B" w:rsidP="002603CC">
            <w:pPr>
              <w:pStyle w:val="PlainText"/>
              <w:jc w:val="both"/>
              <w:cnfStyle w:val="000000000000"/>
            </w:pPr>
            <w:r w:rsidRPr="00752797">
              <w:t>Name of the aquifer bottom file</w:t>
            </w:r>
          </w:p>
        </w:tc>
        <w:tc>
          <w:tcPr>
            <w:tcW w:w="1417" w:type="dxa"/>
          </w:tcPr>
          <w:p w:rsidR="00691D3B" w:rsidRPr="00752797" w:rsidRDefault="00691D3B" w:rsidP="002603CC">
            <w:pPr>
              <w:pStyle w:val="PlainText"/>
              <w:jc w:val="both"/>
              <w:cnfStyle w:val="000000000000"/>
            </w:pPr>
          </w:p>
        </w:tc>
        <w:tc>
          <w:tcPr>
            <w:tcW w:w="1984" w:type="dxa"/>
          </w:tcPr>
          <w:p w:rsidR="00691D3B" w:rsidRPr="00752797" w:rsidRDefault="00691D3B" w:rsidP="002603CC">
            <w:pPr>
              <w:pStyle w:val="PlainText"/>
              <w:jc w:val="both"/>
              <w:cnfStyle w:val="000000000000"/>
            </w:pPr>
          </w:p>
        </w:tc>
        <w:tc>
          <w:tcPr>
            <w:tcW w:w="850" w:type="dxa"/>
          </w:tcPr>
          <w:p w:rsidR="00691D3B" w:rsidRPr="00752797" w:rsidRDefault="00691D3B" w:rsidP="002603CC">
            <w:pPr>
              <w:pStyle w:val="PlainText"/>
              <w:jc w:val="both"/>
              <w:cnfStyle w:val="000000000000"/>
            </w:pPr>
            <w:r w:rsidRPr="00752797">
              <w:t>&lt;file&gt;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dwetlayer</w:t>
            </w:r>
            <w:r w:rsidR="001B6449" w:rsidRPr="00752797">
              <w:t>+</w:t>
            </w:r>
          </w:p>
        </w:tc>
        <w:tc>
          <w:tcPr>
            <w:tcW w:w="2834" w:type="dxa"/>
          </w:tcPr>
          <w:p w:rsidR="00691D3B" w:rsidRPr="00752797" w:rsidRDefault="00691D3B" w:rsidP="002603CC">
            <w:pPr>
              <w:pStyle w:val="PlainText"/>
              <w:jc w:val="both"/>
              <w:cnfStyle w:val="000000100000"/>
            </w:pPr>
            <w:r w:rsidRPr="00752797">
              <w:t>Thickness of the top soil layer interacting more freely with the surface water</w:t>
            </w:r>
          </w:p>
        </w:tc>
        <w:tc>
          <w:tcPr>
            <w:tcW w:w="1417" w:type="dxa"/>
          </w:tcPr>
          <w:p w:rsidR="00691D3B" w:rsidRPr="00752797" w:rsidRDefault="00691D3B" w:rsidP="002603CC">
            <w:pPr>
              <w:pStyle w:val="PlainText"/>
              <w:jc w:val="both"/>
              <w:cnfStyle w:val="000000100000"/>
            </w:pPr>
            <w:r w:rsidRPr="00752797">
              <w:t>0.1</w:t>
            </w:r>
          </w:p>
        </w:tc>
        <w:tc>
          <w:tcPr>
            <w:tcW w:w="1984" w:type="dxa"/>
          </w:tcPr>
          <w:p w:rsidR="00691D3B" w:rsidRPr="00752797" w:rsidRDefault="00691D3B" w:rsidP="002603CC">
            <w:pPr>
              <w:pStyle w:val="PlainText"/>
              <w:jc w:val="both"/>
              <w:cnfStyle w:val="000000100000"/>
            </w:pPr>
            <w:r w:rsidRPr="00752797">
              <w:t>0.01 - 1.0</w:t>
            </w:r>
          </w:p>
        </w:tc>
        <w:tc>
          <w:tcPr>
            <w:tcW w:w="850" w:type="dxa"/>
          </w:tcPr>
          <w:p w:rsidR="00691D3B" w:rsidRPr="00752797" w:rsidRDefault="00691D3B" w:rsidP="002603CC">
            <w:pPr>
              <w:pStyle w:val="PlainText"/>
              <w:jc w:val="both"/>
              <w:cnfStyle w:val="000000100000"/>
            </w:pPr>
            <w:r w:rsidRPr="00752797">
              <w:t>m</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gw0</w:t>
            </w:r>
            <w:r w:rsidR="001B6449" w:rsidRPr="00752797">
              <w:t>+</w:t>
            </w:r>
          </w:p>
        </w:tc>
        <w:tc>
          <w:tcPr>
            <w:tcW w:w="2834" w:type="dxa"/>
          </w:tcPr>
          <w:p w:rsidR="00691D3B" w:rsidRPr="00752797" w:rsidRDefault="00691D3B" w:rsidP="002603CC">
            <w:pPr>
              <w:pStyle w:val="PlainText"/>
              <w:jc w:val="both"/>
              <w:cnfStyle w:val="000000000000"/>
            </w:pPr>
            <w:r w:rsidRPr="00752797">
              <w:t>Level initial groundwater level</w:t>
            </w:r>
          </w:p>
        </w:tc>
        <w:tc>
          <w:tcPr>
            <w:tcW w:w="1417" w:type="dxa"/>
          </w:tcPr>
          <w:p w:rsidR="00691D3B" w:rsidRPr="00752797" w:rsidRDefault="00691D3B" w:rsidP="002603CC">
            <w:pPr>
              <w:pStyle w:val="PlainText"/>
              <w:jc w:val="both"/>
              <w:cnfStyle w:val="000000000000"/>
            </w:pPr>
            <w:r w:rsidRPr="00752797">
              <w:t>0.0</w:t>
            </w:r>
          </w:p>
        </w:tc>
        <w:tc>
          <w:tcPr>
            <w:tcW w:w="1984" w:type="dxa"/>
          </w:tcPr>
          <w:p w:rsidR="00691D3B" w:rsidRPr="00752797" w:rsidRDefault="00691D3B" w:rsidP="002603CC">
            <w:pPr>
              <w:pStyle w:val="PlainText"/>
              <w:jc w:val="both"/>
              <w:cnfStyle w:val="000000000000"/>
            </w:pPr>
            <w:r w:rsidRPr="00752797">
              <w:t>-5.0 - 5.0</w:t>
            </w:r>
          </w:p>
        </w:tc>
        <w:tc>
          <w:tcPr>
            <w:tcW w:w="850" w:type="dxa"/>
          </w:tcPr>
          <w:p w:rsidR="00691D3B" w:rsidRPr="00752797" w:rsidRDefault="00691D3B" w:rsidP="002603CC">
            <w:pPr>
              <w:pStyle w:val="PlainText"/>
              <w:jc w:val="both"/>
              <w:cnfStyle w:val="000000000000"/>
            </w:pPr>
            <w:r w:rsidRPr="00752797">
              <w:t>m</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gw0file</w:t>
            </w:r>
            <w:r w:rsidR="001B6449" w:rsidRPr="00752797">
              <w:t>+</w:t>
            </w:r>
          </w:p>
        </w:tc>
        <w:tc>
          <w:tcPr>
            <w:tcW w:w="2834" w:type="dxa"/>
          </w:tcPr>
          <w:p w:rsidR="00691D3B" w:rsidRPr="00752797" w:rsidRDefault="00691D3B" w:rsidP="002603CC">
            <w:pPr>
              <w:pStyle w:val="PlainText"/>
              <w:jc w:val="both"/>
              <w:cnfStyle w:val="000000100000"/>
            </w:pPr>
            <w:r w:rsidRPr="00752797">
              <w:t xml:space="preserve">Name of </w:t>
            </w:r>
            <w:r w:rsidRPr="00752797">
              <w:lastRenderedPageBreak/>
              <w:t>initial groundwater level file</w:t>
            </w:r>
          </w:p>
        </w:tc>
        <w:tc>
          <w:tcPr>
            <w:tcW w:w="1417" w:type="dxa"/>
          </w:tcPr>
          <w:p w:rsidR="00691D3B" w:rsidRPr="00752797" w:rsidRDefault="00691D3B" w:rsidP="002603CC">
            <w:pPr>
              <w:pStyle w:val="PlainText"/>
              <w:jc w:val="both"/>
              <w:cnfStyle w:val="000000100000"/>
            </w:pPr>
          </w:p>
        </w:tc>
        <w:tc>
          <w:tcPr>
            <w:tcW w:w="1984" w:type="dxa"/>
          </w:tcPr>
          <w:p w:rsidR="00691D3B" w:rsidRPr="00752797" w:rsidRDefault="00691D3B" w:rsidP="002603CC">
            <w:pPr>
              <w:pStyle w:val="PlainText"/>
              <w:jc w:val="both"/>
              <w:cnfStyle w:val="000000100000"/>
            </w:pPr>
          </w:p>
        </w:tc>
        <w:tc>
          <w:tcPr>
            <w:tcW w:w="850" w:type="dxa"/>
          </w:tcPr>
          <w:p w:rsidR="00691D3B" w:rsidRPr="00752797" w:rsidRDefault="00691D3B" w:rsidP="002603CC">
            <w:pPr>
              <w:pStyle w:val="PlainText"/>
              <w:jc w:val="both"/>
              <w:cnfStyle w:val="000000100000"/>
            </w:pPr>
            <w:r w:rsidRPr="00752797">
              <w:t>&lt;file&gt;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lastRenderedPageBreak/>
              <w:t>gwReturb</w:t>
            </w:r>
            <w:r w:rsidR="001B6449" w:rsidRPr="00752797">
              <w:t>+</w:t>
            </w:r>
          </w:p>
        </w:tc>
        <w:tc>
          <w:tcPr>
            <w:tcW w:w="2834" w:type="dxa"/>
          </w:tcPr>
          <w:p w:rsidR="00691D3B" w:rsidRPr="00752797" w:rsidRDefault="00691D3B" w:rsidP="002603CC">
            <w:pPr>
              <w:pStyle w:val="PlainText"/>
              <w:jc w:val="both"/>
              <w:cnfStyle w:val="000000000000"/>
            </w:pPr>
            <w:r w:rsidRPr="00752797">
              <w:t>Reynolds number for start of turbulent flow in case of gwscheme = turbulent</w:t>
            </w:r>
          </w:p>
        </w:tc>
        <w:tc>
          <w:tcPr>
            <w:tcW w:w="1417" w:type="dxa"/>
          </w:tcPr>
          <w:p w:rsidR="00691D3B" w:rsidRPr="00752797" w:rsidRDefault="00691D3B" w:rsidP="002603CC">
            <w:pPr>
              <w:pStyle w:val="PlainText"/>
              <w:jc w:val="both"/>
              <w:cnfStyle w:val="000000000000"/>
            </w:pPr>
            <w:r w:rsidRPr="00752797">
              <w:t>100.0</w:t>
            </w:r>
          </w:p>
        </w:tc>
        <w:tc>
          <w:tcPr>
            <w:tcW w:w="1984" w:type="dxa"/>
          </w:tcPr>
          <w:p w:rsidR="00691D3B" w:rsidRPr="00752797" w:rsidRDefault="00691D3B" w:rsidP="002603CC">
            <w:pPr>
              <w:pStyle w:val="PlainText"/>
              <w:jc w:val="both"/>
              <w:cnfStyle w:val="000000000000"/>
            </w:pPr>
            <w:r w:rsidRPr="00752797">
              <w:t>1.0 - 600.0</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gwfastsolve</w:t>
            </w:r>
            <w:r w:rsidR="001B6449" w:rsidRPr="00752797">
              <w:t>+</w:t>
            </w:r>
          </w:p>
        </w:tc>
        <w:tc>
          <w:tcPr>
            <w:tcW w:w="2834" w:type="dxa"/>
          </w:tcPr>
          <w:p w:rsidR="00691D3B" w:rsidRPr="00752797" w:rsidRDefault="00691D3B" w:rsidP="002603CC">
            <w:pPr>
              <w:pStyle w:val="PlainText"/>
              <w:jc w:val="both"/>
              <w:cnfStyle w:val="000000100000"/>
            </w:pPr>
            <w:r w:rsidRPr="00752797">
              <w:t>Reduce full 2D non-hydrostatic solution to quasi-explicit in longshore direction</w:t>
            </w:r>
          </w:p>
        </w:tc>
        <w:tc>
          <w:tcPr>
            <w:tcW w:w="1417" w:type="dxa"/>
          </w:tcPr>
          <w:p w:rsidR="00691D3B" w:rsidRPr="00752797" w:rsidRDefault="00691D3B" w:rsidP="002603CC">
            <w:pPr>
              <w:pStyle w:val="PlainText"/>
              <w:jc w:val="both"/>
              <w:cnfStyle w:val="000000100000"/>
            </w:pPr>
            <w:r w:rsidRPr="00752797">
              <w:t>0</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gwheadmodel</w:t>
            </w:r>
            <w:r w:rsidR="001B6449" w:rsidRPr="00752797">
              <w:t>+</w:t>
            </w:r>
          </w:p>
        </w:tc>
        <w:tc>
          <w:tcPr>
            <w:tcW w:w="2834" w:type="dxa"/>
          </w:tcPr>
          <w:p w:rsidR="00691D3B" w:rsidRPr="00752797" w:rsidRDefault="00691D3B" w:rsidP="002603CC">
            <w:pPr>
              <w:pStyle w:val="PlainText"/>
              <w:jc w:val="both"/>
              <w:cnfStyle w:val="000000000000"/>
            </w:pPr>
            <w:r w:rsidRPr="00752797">
              <w:t>Model to use for vertical groundwater head</w:t>
            </w:r>
          </w:p>
        </w:tc>
        <w:tc>
          <w:tcPr>
            <w:tcW w:w="1417" w:type="dxa"/>
          </w:tcPr>
          <w:p w:rsidR="00691D3B" w:rsidRPr="00752797" w:rsidRDefault="00691D3B" w:rsidP="002603CC">
            <w:pPr>
              <w:pStyle w:val="PlainText"/>
              <w:jc w:val="both"/>
              <w:cnfStyle w:val="000000000000"/>
            </w:pPr>
            <w:r w:rsidRPr="00752797">
              <w:t>parabolic</w:t>
            </w:r>
          </w:p>
        </w:tc>
        <w:tc>
          <w:tcPr>
            <w:tcW w:w="1984" w:type="dxa"/>
          </w:tcPr>
          <w:p w:rsidR="00691D3B" w:rsidRPr="00752797" w:rsidRDefault="00691D3B" w:rsidP="002603CC">
            <w:pPr>
              <w:pStyle w:val="PlainText"/>
              <w:jc w:val="both"/>
              <w:cnfStyle w:val="000000000000"/>
            </w:pPr>
            <w:r w:rsidRPr="00752797">
              <w:t>parabolic, exponential</w:t>
            </w:r>
          </w:p>
        </w:tc>
        <w:tc>
          <w:tcPr>
            <w:tcW w:w="850" w:type="dxa"/>
          </w:tcPr>
          <w:p w:rsidR="00691D3B" w:rsidRPr="00752797" w:rsidRDefault="00691D3B" w:rsidP="002603CC">
            <w:pPr>
              <w:pStyle w:val="PlainText"/>
              <w:jc w:val="both"/>
              <w:cnfStyle w:val="000000000000"/>
            </w:pP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gwhorinfil</w:t>
            </w:r>
            <w:r w:rsidR="001B6449" w:rsidRPr="00752797">
              <w:t>+</w:t>
            </w:r>
          </w:p>
        </w:tc>
        <w:tc>
          <w:tcPr>
            <w:tcW w:w="2834" w:type="dxa"/>
          </w:tcPr>
          <w:p w:rsidR="00691D3B" w:rsidRPr="00752797" w:rsidRDefault="00691D3B" w:rsidP="002603CC">
            <w:pPr>
              <w:pStyle w:val="PlainText"/>
              <w:jc w:val="both"/>
              <w:cnfStyle w:val="000000100000"/>
            </w:pPr>
            <w:r w:rsidRPr="00752797">
              <w:t>Switch to include horizontal infiltration from surface water to groundwater</w:t>
            </w:r>
          </w:p>
        </w:tc>
        <w:tc>
          <w:tcPr>
            <w:tcW w:w="1417" w:type="dxa"/>
          </w:tcPr>
          <w:p w:rsidR="00691D3B" w:rsidRPr="00752797" w:rsidRDefault="00691D3B" w:rsidP="002603CC">
            <w:pPr>
              <w:pStyle w:val="PlainText"/>
              <w:jc w:val="both"/>
              <w:cnfStyle w:val="000000100000"/>
            </w:pPr>
            <w:r w:rsidRPr="00752797">
              <w:t>0</w:t>
            </w:r>
          </w:p>
        </w:tc>
        <w:tc>
          <w:tcPr>
            <w:tcW w:w="1984" w:type="dxa"/>
          </w:tcPr>
          <w:p w:rsidR="00691D3B" w:rsidRPr="00752797" w:rsidRDefault="00691D3B" w:rsidP="002603CC">
            <w:pPr>
              <w:pStyle w:val="PlainText"/>
              <w:jc w:val="both"/>
              <w:cnfStyle w:val="000000100000"/>
            </w:pPr>
            <w:r w:rsidRPr="00752797">
              <w:t>0 - 1</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gwnonh</w:t>
            </w:r>
            <w:r w:rsidR="001B6449" w:rsidRPr="00752797">
              <w:t>+</w:t>
            </w:r>
          </w:p>
        </w:tc>
        <w:tc>
          <w:tcPr>
            <w:tcW w:w="2834" w:type="dxa"/>
          </w:tcPr>
          <w:p w:rsidR="00691D3B" w:rsidRPr="00752797" w:rsidRDefault="00691D3B" w:rsidP="002603CC">
            <w:pPr>
              <w:pStyle w:val="PlainText"/>
              <w:jc w:val="both"/>
              <w:cnfStyle w:val="000000000000"/>
            </w:pPr>
            <w:r w:rsidRPr="00752797">
              <w:t>Switch to turn on or off non-hydrostatic pressure for groundwater</w:t>
            </w:r>
          </w:p>
        </w:tc>
        <w:tc>
          <w:tcPr>
            <w:tcW w:w="1417" w:type="dxa"/>
          </w:tcPr>
          <w:p w:rsidR="00691D3B" w:rsidRPr="00752797" w:rsidRDefault="00691D3B" w:rsidP="002603CC">
            <w:pPr>
              <w:pStyle w:val="PlainText"/>
              <w:jc w:val="both"/>
              <w:cnfStyle w:val="000000000000"/>
            </w:pPr>
            <w:r w:rsidRPr="00752797">
              <w:t>0</w:t>
            </w:r>
          </w:p>
        </w:tc>
        <w:tc>
          <w:tcPr>
            <w:tcW w:w="1984" w:type="dxa"/>
          </w:tcPr>
          <w:p w:rsidR="00691D3B" w:rsidRPr="00752797" w:rsidRDefault="00691D3B" w:rsidP="002603CC">
            <w:pPr>
              <w:pStyle w:val="PlainText"/>
              <w:jc w:val="both"/>
              <w:cnfStyle w:val="000000000000"/>
            </w:pPr>
            <w:r w:rsidRPr="00752797">
              <w:t>0 - 1</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gwscheme</w:t>
            </w:r>
            <w:r w:rsidR="001B6449" w:rsidRPr="00752797">
              <w:t>+</w:t>
            </w:r>
          </w:p>
        </w:tc>
        <w:tc>
          <w:tcPr>
            <w:tcW w:w="2834" w:type="dxa"/>
          </w:tcPr>
          <w:p w:rsidR="00691D3B" w:rsidRPr="00752797" w:rsidRDefault="00691D3B" w:rsidP="002603CC">
            <w:pPr>
              <w:pStyle w:val="PlainText"/>
              <w:jc w:val="both"/>
              <w:cnfStyle w:val="000000100000"/>
            </w:pPr>
            <w:r w:rsidRPr="00752797">
              <w:t>Scheme for momentum equation</w:t>
            </w:r>
          </w:p>
        </w:tc>
        <w:tc>
          <w:tcPr>
            <w:tcW w:w="1417" w:type="dxa"/>
          </w:tcPr>
          <w:p w:rsidR="00691D3B" w:rsidRPr="00752797" w:rsidRDefault="00691D3B" w:rsidP="002603CC">
            <w:pPr>
              <w:pStyle w:val="PlainText"/>
              <w:jc w:val="both"/>
              <w:cnfStyle w:val="000000100000"/>
            </w:pPr>
            <w:r w:rsidRPr="00752797">
              <w:t>laminar</w:t>
            </w:r>
          </w:p>
        </w:tc>
        <w:tc>
          <w:tcPr>
            <w:tcW w:w="1984" w:type="dxa"/>
          </w:tcPr>
          <w:p w:rsidR="00691D3B" w:rsidRPr="00752797" w:rsidRDefault="00691D3B" w:rsidP="002603CC">
            <w:pPr>
              <w:pStyle w:val="PlainText"/>
              <w:jc w:val="both"/>
              <w:cnfStyle w:val="000000100000"/>
            </w:pPr>
            <w:r w:rsidRPr="00752797">
              <w:t>laminar, turbulent</w:t>
            </w:r>
          </w:p>
        </w:tc>
        <w:tc>
          <w:tcPr>
            <w:tcW w:w="850" w:type="dxa"/>
          </w:tcPr>
          <w:p w:rsidR="00691D3B" w:rsidRPr="00752797" w:rsidRDefault="00691D3B" w:rsidP="002603CC">
            <w:pPr>
              <w:pStyle w:val="PlainText"/>
              <w:jc w:val="both"/>
              <w:cnfStyle w:val="000000100000"/>
            </w:pP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kx</w:t>
            </w:r>
            <w:r w:rsidR="001B6449" w:rsidRPr="00752797">
              <w:t>+</w:t>
            </w:r>
          </w:p>
        </w:tc>
        <w:tc>
          <w:tcPr>
            <w:tcW w:w="2834" w:type="dxa"/>
          </w:tcPr>
          <w:p w:rsidR="00691D3B" w:rsidRPr="00752797" w:rsidRDefault="00691D3B" w:rsidP="002603CC">
            <w:pPr>
              <w:pStyle w:val="PlainText"/>
              <w:jc w:val="both"/>
              <w:cnfStyle w:val="000000000000"/>
            </w:pPr>
            <w:r w:rsidRPr="00752797">
              <w:t>Darcy-flow permeability coefficient in x-direction</w:t>
            </w:r>
          </w:p>
        </w:tc>
        <w:tc>
          <w:tcPr>
            <w:tcW w:w="1417" w:type="dxa"/>
          </w:tcPr>
          <w:p w:rsidR="00691D3B" w:rsidRPr="00752797" w:rsidRDefault="00691D3B" w:rsidP="002603CC">
            <w:pPr>
              <w:pStyle w:val="PlainText"/>
              <w:jc w:val="both"/>
              <w:cnfStyle w:val="000000000000"/>
            </w:pPr>
            <w:r w:rsidRPr="00752797">
              <w:t>0.0001</w:t>
            </w:r>
          </w:p>
        </w:tc>
        <w:tc>
          <w:tcPr>
            <w:tcW w:w="1984" w:type="dxa"/>
          </w:tcPr>
          <w:p w:rsidR="00691D3B" w:rsidRPr="00752797" w:rsidRDefault="00691D3B" w:rsidP="002603CC">
            <w:pPr>
              <w:pStyle w:val="PlainText"/>
              <w:jc w:val="both"/>
              <w:cnfStyle w:val="000000000000"/>
            </w:pPr>
            <w:r w:rsidRPr="00752797">
              <w:t>1e-05 - 0.1</w:t>
            </w:r>
          </w:p>
        </w:tc>
        <w:tc>
          <w:tcPr>
            <w:tcW w:w="850" w:type="dxa"/>
          </w:tcPr>
          <w:p w:rsidR="00691D3B" w:rsidRPr="00752797" w:rsidRDefault="00691D3B" w:rsidP="002603CC">
            <w:pPr>
              <w:pStyle w:val="PlainText"/>
              <w:jc w:val="both"/>
              <w:cnfStyle w:val="000000000000"/>
            </w:pPr>
            <w:r w:rsidRPr="00752797">
              <w:t>ms^-1</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ky</w:t>
            </w:r>
            <w:r w:rsidR="001B6449" w:rsidRPr="00752797">
              <w:t>+</w:t>
            </w:r>
          </w:p>
        </w:tc>
        <w:tc>
          <w:tcPr>
            <w:tcW w:w="2834" w:type="dxa"/>
          </w:tcPr>
          <w:p w:rsidR="00691D3B" w:rsidRPr="00752797" w:rsidRDefault="00691D3B" w:rsidP="002603CC">
            <w:pPr>
              <w:pStyle w:val="PlainText"/>
              <w:jc w:val="both"/>
              <w:cnfStyle w:val="000000100000"/>
            </w:pPr>
            <w:r w:rsidRPr="00752797">
              <w:t>Darcy-flow permeability coefficient in y-direction</w:t>
            </w:r>
          </w:p>
        </w:tc>
        <w:tc>
          <w:tcPr>
            <w:tcW w:w="1417" w:type="dxa"/>
          </w:tcPr>
          <w:p w:rsidR="00691D3B" w:rsidRPr="00752797" w:rsidRDefault="00691D3B" w:rsidP="002603CC">
            <w:pPr>
              <w:pStyle w:val="PlainText"/>
              <w:jc w:val="both"/>
              <w:cnfStyle w:val="000000100000"/>
            </w:pPr>
            <w:r w:rsidRPr="00752797">
              <w:t>0.0001</w:t>
            </w:r>
          </w:p>
        </w:tc>
        <w:tc>
          <w:tcPr>
            <w:tcW w:w="1984" w:type="dxa"/>
          </w:tcPr>
          <w:p w:rsidR="00691D3B" w:rsidRPr="00752797" w:rsidRDefault="00691D3B" w:rsidP="002603CC">
            <w:pPr>
              <w:pStyle w:val="PlainText"/>
              <w:jc w:val="both"/>
              <w:cnfStyle w:val="000000100000"/>
            </w:pPr>
            <w:r w:rsidRPr="00752797">
              <w:t>1e-05 - 0.1</w:t>
            </w:r>
          </w:p>
        </w:tc>
        <w:tc>
          <w:tcPr>
            <w:tcW w:w="850" w:type="dxa"/>
          </w:tcPr>
          <w:p w:rsidR="00691D3B" w:rsidRPr="00752797" w:rsidRDefault="00691D3B" w:rsidP="002603CC">
            <w:pPr>
              <w:pStyle w:val="PlainText"/>
              <w:jc w:val="both"/>
              <w:cnfStyle w:val="000000100000"/>
            </w:pPr>
            <w:r w:rsidRPr="00752797">
              <w:t>ms^-1</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kz</w:t>
            </w:r>
            <w:r w:rsidR="001B6449" w:rsidRPr="00752797">
              <w:t>+</w:t>
            </w:r>
          </w:p>
        </w:tc>
        <w:tc>
          <w:tcPr>
            <w:tcW w:w="2834" w:type="dxa"/>
          </w:tcPr>
          <w:p w:rsidR="00691D3B" w:rsidRPr="00752797" w:rsidRDefault="00691D3B" w:rsidP="002603CC">
            <w:pPr>
              <w:pStyle w:val="PlainText"/>
              <w:jc w:val="both"/>
              <w:cnfStyle w:val="000000000000"/>
            </w:pPr>
            <w:r w:rsidRPr="00752797">
              <w:t>Darcy-flow permeability coefficient in z-direction</w:t>
            </w:r>
          </w:p>
        </w:tc>
        <w:tc>
          <w:tcPr>
            <w:tcW w:w="1417" w:type="dxa"/>
          </w:tcPr>
          <w:p w:rsidR="00691D3B" w:rsidRPr="00752797" w:rsidRDefault="00691D3B" w:rsidP="002603CC">
            <w:pPr>
              <w:pStyle w:val="PlainText"/>
              <w:jc w:val="both"/>
              <w:cnfStyle w:val="000000000000"/>
            </w:pPr>
            <w:r w:rsidRPr="00752797">
              <w:t>0.0001</w:t>
            </w:r>
          </w:p>
        </w:tc>
        <w:tc>
          <w:tcPr>
            <w:tcW w:w="1984" w:type="dxa"/>
          </w:tcPr>
          <w:p w:rsidR="00691D3B" w:rsidRPr="00752797" w:rsidRDefault="00691D3B" w:rsidP="002603CC">
            <w:pPr>
              <w:pStyle w:val="PlainText"/>
              <w:jc w:val="both"/>
              <w:cnfStyle w:val="000000000000"/>
            </w:pPr>
            <w:r w:rsidRPr="00752797">
              <w:t>1e-05 - 0.1</w:t>
            </w:r>
          </w:p>
        </w:tc>
        <w:tc>
          <w:tcPr>
            <w:tcW w:w="850" w:type="dxa"/>
          </w:tcPr>
          <w:p w:rsidR="00691D3B" w:rsidRPr="00752797" w:rsidRDefault="00691D3B" w:rsidP="002603CC">
            <w:pPr>
              <w:pStyle w:val="PlainText"/>
              <w:jc w:val="both"/>
              <w:cnfStyle w:val="000000000000"/>
            </w:pPr>
            <w:r w:rsidRPr="00752797">
              <w:t>ms^-1</w:t>
            </w:r>
          </w:p>
        </w:tc>
        <w:tc>
          <w:tcPr>
            <w:tcW w:w="1700"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310" w:name="_Toc412196434"/>
      <w:bookmarkStart w:id="311" w:name="_Toc413611068"/>
      <w:r w:rsidRPr="00752797">
        <w:rPr>
          <w:lang w:val="en-US"/>
        </w:rPr>
        <w:lastRenderedPageBreak/>
        <w:t>Non-hydrostatic correction</w:t>
      </w:r>
      <w:bookmarkEnd w:id="310"/>
      <w:bookmarkEnd w:id="311"/>
    </w:p>
    <w:p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13</w:t>
      </w:r>
      <w:r w:rsidR="007E1D7E">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tblPr>
      <w:tblGrid>
        <w:gridCol w:w="1721"/>
        <w:gridCol w:w="1829"/>
        <w:gridCol w:w="1764"/>
        <w:gridCol w:w="2000"/>
        <w:gridCol w:w="754"/>
        <w:gridCol w:w="862"/>
      </w:tblGrid>
      <w:tr w:rsidR="00691D3B" w:rsidRPr="00752797" w:rsidTr="00EA4470">
        <w:trPr>
          <w:cnfStyle w:val="100000000000"/>
          <w:tblHeader/>
        </w:trPr>
        <w:tc>
          <w:tcPr>
            <w:cnfStyle w:val="001000000000"/>
            <w:tcW w:w="1721" w:type="dxa"/>
          </w:tcPr>
          <w:p w:rsidR="00691D3B" w:rsidRPr="00752797" w:rsidRDefault="00691D3B" w:rsidP="002603CC">
            <w:pPr>
              <w:pStyle w:val="PlainText"/>
              <w:jc w:val="both"/>
            </w:pPr>
            <w:r w:rsidRPr="00752797">
              <w:t>keyword</w:t>
            </w:r>
          </w:p>
        </w:tc>
        <w:tc>
          <w:tcPr>
            <w:tcW w:w="1829" w:type="dxa"/>
          </w:tcPr>
          <w:p w:rsidR="00691D3B" w:rsidRPr="00752797" w:rsidRDefault="00691D3B" w:rsidP="002603CC">
            <w:pPr>
              <w:pStyle w:val="PlainText"/>
              <w:jc w:val="both"/>
              <w:cnfStyle w:val="100000000000"/>
            </w:pPr>
            <w:r w:rsidRPr="00752797">
              <w:t>description</w:t>
            </w:r>
          </w:p>
        </w:tc>
        <w:tc>
          <w:tcPr>
            <w:tcW w:w="1764" w:type="dxa"/>
          </w:tcPr>
          <w:p w:rsidR="00691D3B" w:rsidRPr="00752797" w:rsidRDefault="00691D3B" w:rsidP="002603CC">
            <w:pPr>
              <w:pStyle w:val="PlainText"/>
              <w:jc w:val="both"/>
              <w:cnfStyle w:val="100000000000"/>
            </w:pPr>
            <w:r w:rsidRPr="00752797">
              <w:t>default</w:t>
            </w:r>
          </w:p>
        </w:tc>
        <w:tc>
          <w:tcPr>
            <w:tcW w:w="2000" w:type="dxa"/>
          </w:tcPr>
          <w:p w:rsidR="00691D3B" w:rsidRPr="00752797" w:rsidRDefault="00691D3B" w:rsidP="002603CC">
            <w:pPr>
              <w:pStyle w:val="PlainText"/>
              <w:jc w:val="both"/>
              <w:cnfStyle w:val="100000000000"/>
            </w:pPr>
            <w:r w:rsidRPr="00752797">
              <w:t>range</w:t>
            </w:r>
          </w:p>
        </w:tc>
        <w:tc>
          <w:tcPr>
            <w:tcW w:w="754" w:type="dxa"/>
          </w:tcPr>
          <w:p w:rsidR="00691D3B" w:rsidRPr="00752797" w:rsidRDefault="00691D3B" w:rsidP="002603CC">
            <w:pPr>
              <w:pStyle w:val="PlainText"/>
              <w:jc w:val="both"/>
              <w:cnfStyle w:val="100000000000"/>
            </w:pPr>
            <w:r w:rsidRPr="00752797">
              <w:t>units</w:t>
            </w:r>
          </w:p>
        </w:tc>
        <w:tc>
          <w:tcPr>
            <w:tcW w:w="862" w:type="dxa"/>
          </w:tcPr>
          <w:p w:rsidR="00691D3B" w:rsidRPr="00752797" w:rsidRDefault="00691D3B" w:rsidP="002603CC">
            <w:pPr>
              <w:pStyle w:val="PlainText"/>
              <w:jc w:val="both"/>
              <w:cnfStyle w:val="100000000000"/>
            </w:pPr>
            <w:r w:rsidRPr="00752797">
              <w:t>remark</w:t>
            </w: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Topt</w:t>
            </w:r>
            <w:r w:rsidR="001B6449" w:rsidRPr="00752797">
              <w:t>+</w:t>
            </w:r>
          </w:p>
        </w:tc>
        <w:tc>
          <w:tcPr>
            <w:tcW w:w="1829" w:type="dxa"/>
          </w:tcPr>
          <w:p w:rsidR="00691D3B" w:rsidRPr="00752797" w:rsidRDefault="00691D3B" w:rsidP="002603CC">
            <w:pPr>
              <w:pStyle w:val="PlainText"/>
              <w:jc w:val="both"/>
              <w:cnfStyle w:val="000000100000"/>
            </w:pPr>
            <w:r w:rsidRPr="00752797">
              <w:t>Absolute period to optimize coefficient</w:t>
            </w:r>
          </w:p>
        </w:tc>
        <w:tc>
          <w:tcPr>
            <w:tcW w:w="1764" w:type="dxa"/>
          </w:tcPr>
          <w:p w:rsidR="00691D3B" w:rsidRPr="00752797" w:rsidRDefault="00691D3B" w:rsidP="002603CC">
            <w:pPr>
              <w:pStyle w:val="PlainText"/>
              <w:jc w:val="both"/>
              <w:cnfStyle w:val="000000100000"/>
            </w:pPr>
            <w:r w:rsidRPr="00752797">
              <w:t>10.0</w:t>
            </w:r>
          </w:p>
        </w:tc>
        <w:tc>
          <w:tcPr>
            <w:tcW w:w="2000" w:type="dxa"/>
          </w:tcPr>
          <w:p w:rsidR="00691D3B" w:rsidRPr="00752797" w:rsidRDefault="00691D3B" w:rsidP="002603CC">
            <w:pPr>
              <w:pStyle w:val="PlainText"/>
              <w:jc w:val="both"/>
              <w:cnfStyle w:val="000000100000"/>
            </w:pPr>
            <w:r w:rsidRPr="00752797">
              <w:t>1.0 - 20.0</w:t>
            </w:r>
          </w:p>
        </w:tc>
        <w:tc>
          <w:tcPr>
            <w:tcW w:w="754" w:type="dxa"/>
          </w:tcPr>
          <w:p w:rsidR="00691D3B" w:rsidRPr="00752797" w:rsidRDefault="00691D3B" w:rsidP="002603CC">
            <w:pPr>
              <w:pStyle w:val="PlainText"/>
              <w:jc w:val="both"/>
              <w:cnfStyle w:val="000000100000"/>
            </w:pPr>
            <w:r w:rsidRPr="00752797">
              <w:t>s</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t>breakviscfac</w:t>
            </w:r>
            <w:r w:rsidR="001B6449" w:rsidRPr="00752797">
              <w:t>+</w:t>
            </w:r>
          </w:p>
        </w:tc>
        <w:tc>
          <w:tcPr>
            <w:tcW w:w="1829" w:type="dxa"/>
          </w:tcPr>
          <w:p w:rsidR="00691D3B" w:rsidRPr="00752797" w:rsidRDefault="00691D3B" w:rsidP="002603CC">
            <w:pPr>
              <w:pStyle w:val="PlainText"/>
              <w:jc w:val="both"/>
              <w:cnfStyle w:val="000000000000"/>
            </w:pPr>
            <w:r w:rsidRPr="00752797">
              <w:t>Factor to increase viscosity during breaking</w:t>
            </w:r>
          </w:p>
        </w:tc>
        <w:tc>
          <w:tcPr>
            <w:tcW w:w="1764" w:type="dxa"/>
          </w:tcPr>
          <w:p w:rsidR="00691D3B" w:rsidRPr="00752797" w:rsidRDefault="00691D3B" w:rsidP="002603CC">
            <w:pPr>
              <w:pStyle w:val="PlainText"/>
              <w:jc w:val="both"/>
              <w:cnfStyle w:val="000000000000"/>
            </w:pPr>
            <w:r w:rsidRPr="00752797">
              <w:t>1.5</w:t>
            </w:r>
          </w:p>
        </w:tc>
        <w:tc>
          <w:tcPr>
            <w:tcW w:w="2000" w:type="dxa"/>
          </w:tcPr>
          <w:p w:rsidR="00691D3B" w:rsidRPr="00752797" w:rsidRDefault="00691D3B" w:rsidP="002603CC">
            <w:pPr>
              <w:pStyle w:val="PlainText"/>
              <w:jc w:val="both"/>
              <w:cnfStyle w:val="000000000000"/>
            </w:pPr>
            <w:r w:rsidRPr="00752797">
              <w:t>1.0 - 3.0</w:t>
            </w:r>
          </w:p>
        </w:tc>
        <w:tc>
          <w:tcPr>
            <w:tcW w:w="754" w:type="dxa"/>
          </w:tcPr>
          <w:p w:rsidR="00691D3B" w:rsidRPr="00752797" w:rsidRDefault="00691D3B" w:rsidP="002603CC">
            <w:pPr>
              <w:pStyle w:val="PlainText"/>
              <w:jc w:val="both"/>
              <w:cnfStyle w:val="000000000000"/>
            </w:pPr>
            <w:r w:rsidRPr="00752797">
              <w:t>-</w:t>
            </w: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breakvisclen</w:t>
            </w:r>
            <w:r w:rsidR="001B6449" w:rsidRPr="00752797">
              <w:t>+</w:t>
            </w:r>
          </w:p>
        </w:tc>
        <w:tc>
          <w:tcPr>
            <w:tcW w:w="1829" w:type="dxa"/>
          </w:tcPr>
          <w:p w:rsidR="00691D3B" w:rsidRPr="00752797" w:rsidRDefault="00691D3B" w:rsidP="002603CC">
            <w:pPr>
              <w:pStyle w:val="PlainText"/>
              <w:jc w:val="both"/>
              <w:cnfStyle w:val="000000100000"/>
            </w:pPr>
            <w:r w:rsidRPr="00752797">
              <w:t>Ratio between local depth and length scale in extra breaking viscosity</w:t>
            </w:r>
          </w:p>
        </w:tc>
        <w:tc>
          <w:tcPr>
            <w:tcW w:w="1764" w:type="dxa"/>
          </w:tcPr>
          <w:p w:rsidR="00691D3B" w:rsidRPr="00752797" w:rsidRDefault="00691D3B" w:rsidP="002603CC">
            <w:pPr>
              <w:pStyle w:val="PlainText"/>
              <w:jc w:val="both"/>
              <w:cnfStyle w:val="000000100000"/>
            </w:pPr>
            <w:r w:rsidRPr="00752797">
              <w:t>1.0</w:t>
            </w:r>
          </w:p>
        </w:tc>
        <w:tc>
          <w:tcPr>
            <w:tcW w:w="2000" w:type="dxa"/>
          </w:tcPr>
          <w:p w:rsidR="00691D3B" w:rsidRPr="00752797" w:rsidRDefault="00691D3B" w:rsidP="002603CC">
            <w:pPr>
              <w:pStyle w:val="PlainText"/>
              <w:jc w:val="both"/>
              <w:cnfStyle w:val="000000100000"/>
            </w:pPr>
            <w:r w:rsidRPr="00752797">
              <w:t>0.75 - 3.0</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t>dispc</w:t>
            </w:r>
            <w:r w:rsidR="001B6449" w:rsidRPr="00752797">
              <w:t>+</w:t>
            </w:r>
          </w:p>
        </w:tc>
        <w:tc>
          <w:tcPr>
            <w:tcW w:w="1829" w:type="dxa"/>
          </w:tcPr>
          <w:p w:rsidR="00691D3B" w:rsidRPr="00752797" w:rsidRDefault="00691D3B" w:rsidP="002603CC">
            <w:pPr>
              <w:pStyle w:val="PlainText"/>
              <w:jc w:val="both"/>
              <w:cnfStyle w:val="000000000000"/>
            </w:pPr>
            <w:r w:rsidRPr="00752797">
              <w:t>Coefficient in front of the vertical pressure gradient</w:t>
            </w:r>
          </w:p>
        </w:tc>
        <w:tc>
          <w:tcPr>
            <w:tcW w:w="1764" w:type="dxa"/>
          </w:tcPr>
          <w:p w:rsidR="00691D3B" w:rsidRPr="00752797" w:rsidRDefault="00691D3B" w:rsidP="002603CC">
            <w:pPr>
              <w:pStyle w:val="PlainText"/>
              <w:jc w:val="both"/>
              <w:cnfStyle w:val="000000000000"/>
            </w:pPr>
            <w:r w:rsidRPr="00752797">
              <w:t>1.0</w:t>
            </w:r>
          </w:p>
        </w:tc>
        <w:tc>
          <w:tcPr>
            <w:tcW w:w="2000" w:type="dxa"/>
          </w:tcPr>
          <w:p w:rsidR="00691D3B" w:rsidRPr="00752797" w:rsidRDefault="00691D3B" w:rsidP="002603CC">
            <w:pPr>
              <w:pStyle w:val="PlainText"/>
              <w:jc w:val="both"/>
              <w:cnfStyle w:val="000000000000"/>
            </w:pPr>
            <w:r w:rsidRPr="00752797">
              <w:t>0.1 - 2.0</w:t>
            </w:r>
          </w:p>
        </w:tc>
        <w:tc>
          <w:tcPr>
            <w:tcW w:w="754" w:type="dxa"/>
          </w:tcPr>
          <w:p w:rsidR="00691D3B" w:rsidRPr="00752797" w:rsidRDefault="00691D3B" w:rsidP="002603CC">
            <w:pPr>
              <w:pStyle w:val="PlainText"/>
              <w:jc w:val="both"/>
              <w:cnfStyle w:val="000000000000"/>
            </w:pPr>
            <w:r w:rsidRPr="00752797">
              <w:t>?</w:t>
            </w: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kdmin</w:t>
            </w:r>
            <w:r w:rsidR="001B6449" w:rsidRPr="00752797">
              <w:t>+</w:t>
            </w:r>
          </w:p>
        </w:tc>
        <w:tc>
          <w:tcPr>
            <w:tcW w:w="1829" w:type="dxa"/>
          </w:tcPr>
          <w:p w:rsidR="00691D3B" w:rsidRPr="00752797" w:rsidRDefault="00691D3B" w:rsidP="002603CC">
            <w:pPr>
              <w:pStyle w:val="PlainText"/>
              <w:jc w:val="both"/>
              <w:cnfStyle w:val="000000100000"/>
            </w:pPr>
            <w:r w:rsidRPr="00752797">
              <w:t>Minimum value of kd (pi/dx &gt; min(kd))</w:t>
            </w:r>
          </w:p>
        </w:tc>
        <w:tc>
          <w:tcPr>
            <w:tcW w:w="1764" w:type="dxa"/>
          </w:tcPr>
          <w:p w:rsidR="00691D3B" w:rsidRPr="00752797" w:rsidRDefault="00691D3B" w:rsidP="002603CC">
            <w:pPr>
              <w:pStyle w:val="PlainText"/>
              <w:jc w:val="both"/>
              <w:cnfStyle w:val="000000100000"/>
            </w:pPr>
            <w:r w:rsidRPr="00752797">
              <w:t>0.0</w:t>
            </w:r>
          </w:p>
        </w:tc>
        <w:tc>
          <w:tcPr>
            <w:tcW w:w="2000" w:type="dxa"/>
          </w:tcPr>
          <w:p w:rsidR="00691D3B" w:rsidRPr="00752797" w:rsidRDefault="00691D3B" w:rsidP="002603CC">
            <w:pPr>
              <w:pStyle w:val="PlainText"/>
              <w:jc w:val="both"/>
              <w:cnfStyle w:val="000000100000"/>
            </w:pPr>
            <w:r w:rsidRPr="00752797">
              <w:t>0.0 - 0.05</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t>maxbrsteep</w:t>
            </w:r>
            <w:r w:rsidR="001B6449" w:rsidRPr="00752797">
              <w:t>+</w:t>
            </w:r>
          </w:p>
        </w:tc>
        <w:tc>
          <w:tcPr>
            <w:tcW w:w="1829" w:type="dxa"/>
          </w:tcPr>
          <w:p w:rsidR="00691D3B" w:rsidRPr="00752797" w:rsidRDefault="00691D3B" w:rsidP="002603CC">
            <w:pPr>
              <w:pStyle w:val="PlainText"/>
              <w:jc w:val="both"/>
              <w:cnfStyle w:val="000000000000"/>
            </w:pPr>
            <w:r w:rsidRPr="00752797">
              <w:t>Maximum wave steepness criterium</w:t>
            </w:r>
          </w:p>
        </w:tc>
        <w:tc>
          <w:tcPr>
            <w:tcW w:w="1764" w:type="dxa"/>
          </w:tcPr>
          <w:p w:rsidR="00691D3B" w:rsidRPr="00752797" w:rsidRDefault="00691D3B" w:rsidP="002603CC">
            <w:pPr>
              <w:pStyle w:val="PlainText"/>
              <w:jc w:val="both"/>
              <w:cnfStyle w:val="000000000000"/>
            </w:pPr>
            <w:r w:rsidRPr="00752797">
              <w:t>0.6</w:t>
            </w:r>
          </w:p>
        </w:tc>
        <w:tc>
          <w:tcPr>
            <w:tcW w:w="2000" w:type="dxa"/>
          </w:tcPr>
          <w:p w:rsidR="00691D3B" w:rsidRPr="00752797" w:rsidRDefault="00691D3B" w:rsidP="002603CC">
            <w:pPr>
              <w:pStyle w:val="PlainText"/>
              <w:jc w:val="both"/>
              <w:cnfStyle w:val="000000000000"/>
            </w:pPr>
            <w:r w:rsidRPr="00752797">
              <w:t>0.3 - 0.8</w:t>
            </w:r>
          </w:p>
        </w:tc>
        <w:tc>
          <w:tcPr>
            <w:tcW w:w="754" w:type="dxa"/>
          </w:tcPr>
          <w:p w:rsidR="00691D3B" w:rsidRPr="00752797" w:rsidRDefault="00691D3B" w:rsidP="002603CC">
            <w:pPr>
              <w:pStyle w:val="PlainText"/>
              <w:jc w:val="both"/>
              <w:cnfStyle w:val="000000000000"/>
            </w:pPr>
            <w:r w:rsidRPr="00752797">
              <w:t>-</w:t>
            </w: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nhbreaker</w:t>
            </w:r>
            <w:r w:rsidR="001B6449" w:rsidRPr="00752797">
              <w:t>+</w:t>
            </w:r>
          </w:p>
        </w:tc>
        <w:tc>
          <w:tcPr>
            <w:tcW w:w="1829" w:type="dxa"/>
          </w:tcPr>
          <w:p w:rsidR="00691D3B" w:rsidRPr="00752797" w:rsidRDefault="00691D3B" w:rsidP="002603CC">
            <w:pPr>
              <w:pStyle w:val="PlainText"/>
              <w:jc w:val="both"/>
              <w:cnfStyle w:val="000000100000"/>
            </w:pPr>
            <w:r w:rsidRPr="00752797">
              <w:t>Non-hydrostatic breaker model</w:t>
            </w:r>
          </w:p>
        </w:tc>
        <w:tc>
          <w:tcPr>
            <w:tcW w:w="1764" w:type="dxa"/>
          </w:tcPr>
          <w:p w:rsidR="00691D3B" w:rsidRPr="00752797" w:rsidRDefault="00691D3B" w:rsidP="002603CC">
            <w:pPr>
              <w:pStyle w:val="PlainText"/>
              <w:jc w:val="both"/>
              <w:cnfStyle w:val="000000100000"/>
            </w:pPr>
            <w:r w:rsidRPr="00752797">
              <w:t>2</w:t>
            </w:r>
          </w:p>
        </w:tc>
        <w:tc>
          <w:tcPr>
            <w:tcW w:w="2000" w:type="dxa"/>
          </w:tcPr>
          <w:p w:rsidR="00691D3B" w:rsidRPr="00752797" w:rsidRDefault="00691D3B" w:rsidP="002603CC">
            <w:pPr>
              <w:pStyle w:val="PlainText"/>
              <w:jc w:val="both"/>
              <w:cnfStyle w:val="000000100000"/>
            </w:pPr>
            <w:r w:rsidRPr="00752797">
              <w:t>0 - 3</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t>reformsteep</w:t>
            </w:r>
            <w:r w:rsidR="001B6449" w:rsidRPr="00752797">
              <w:t>+</w:t>
            </w:r>
          </w:p>
        </w:tc>
        <w:tc>
          <w:tcPr>
            <w:tcW w:w="1829" w:type="dxa"/>
          </w:tcPr>
          <w:p w:rsidR="00691D3B" w:rsidRPr="00752797" w:rsidRDefault="00691D3B" w:rsidP="002603CC">
            <w:pPr>
              <w:pStyle w:val="PlainText"/>
              <w:jc w:val="both"/>
              <w:cnfStyle w:val="000000000000"/>
            </w:pPr>
            <w:r w:rsidRPr="00752797">
              <w:t>Wave steepness criterium to reform after breaking</w:t>
            </w:r>
          </w:p>
        </w:tc>
        <w:tc>
          <w:tcPr>
            <w:tcW w:w="1764" w:type="dxa"/>
          </w:tcPr>
          <w:p w:rsidR="00691D3B" w:rsidRPr="00752797" w:rsidRDefault="00691D3B" w:rsidP="00EA4470">
            <w:pPr>
              <w:pStyle w:val="PlainText"/>
              <w:jc w:val="both"/>
              <w:cnfStyle w:val="00000000000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rsidR="00691D3B" w:rsidRPr="00752797" w:rsidRDefault="00691D3B" w:rsidP="00586C99">
            <w:pPr>
              <w:pStyle w:val="PlainText"/>
              <w:jc w:val="both"/>
              <w:cnfStyle w:val="000000000000"/>
            </w:pPr>
            <w:r w:rsidRPr="00752797">
              <w:t>0.0 - 0.95</w:t>
            </w:r>
            <w:r w:rsidR="001B6449" w:rsidRPr="00752797">
              <w:t>+</w:t>
            </w:r>
            <w:r w:rsidR="00586C99" w:rsidRPr="00752797">
              <w:t xml:space="preserve"> </w:t>
            </w:r>
            <w:r w:rsidRPr="00752797">
              <w:t>maxbrsteep</w:t>
            </w:r>
          </w:p>
        </w:tc>
        <w:tc>
          <w:tcPr>
            <w:tcW w:w="754" w:type="dxa"/>
          </w:tcPr>
          <w:p w:rsidR="00691D3B" w:rsidRPr="00752797" w:rsidRDefault="00691D3B" w:rsidP="002603CC">
            <w:pPr>
              <w:pStyle w:val="PlainText"/>
              <w:jc w:val="both"/>
              <w:cnfStyle w:val="000000000000"/>
            </w:pPr>
            <w:r w:rsidRPr="00752797">
              <w:t>-</w:t>
            </w: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secbrsteep</w:t>
            </w:r>
            <w:r w:rsidR="001B6449" w:rsidRPr="00752797">
              <w:t>+</w:t>
            </w:r>
          </w:p>
        </w:tc>
        <w:tc>
          <w:tcPr>
            <w:tcW w:w="1829" w:type="dxa"/>
          </w:tcPr>
          <w:p w:rsidR="00691D3B" w:rsidRPr="00752797" w:rsidRDefault="00691D3B" w:rsidP="002603CC">
            <w:pPr>
              <w:pStyle w:val="PlainText"/>
              <w:jc w:val="both"/>
              <w:cnfStyle w:val="000000100000"/>
            </w:pPr>
            <w:r w:rsidRPr="00752797">
              <w:t>Secondary maximum wave steepness criterium</w:t>
            </w:r>
          </w:p>
        </w:tc>
        <w:tc>
          <w:tcPr>
            <w:tcW w:w="1764" w:type="dxa"/>
          </w:tcPr>
          <w:p w:rsidR="00691D3B" w:rsidRPr="00752797" w:rsidRDefault="00691D3B" w:rsidP="00EA4470">
            <w:pPr>
              <w:pStyle w:val="PlainText"/>
              <w:jc w:val="both"/>
              <w:cnfStyle w:val="000000100000"/>
            </w:pPr>
            <w:r w:rsidRPr="00752797">
              <w:t>0.</w:t>
            </w:r>
            <w:r w:rsidR="00EA4470" w:rsidRPr="00752797">
              <w:t xml:space="preserve">5 </w:t>
            </w:r>
            <w:r w:rsidR="00EA4470" w:rsidRPr="00752797">
              <w:br/>
              <w:t xml:space="preserve">+ </w:t>
            </w:r>
            <w:r w:rsidRPr="00752797">
              <w:t>maxbrsteep</w:t>
            </w:r>
          </w:p>
        </w:tc>
        <w:tc>
          <w:tcPr>
            <w:tcW w:w="2000" w:type="dxa"/>
          </w:tcPr>
          <w:p w:rsidR="00691D3B" w:rsidRPr="00752797" w:rsidRDefault="00EA4470" w:rsidP="002603CC">
            <w:pPr>
              <w:pStyle w:val="PlainText"/>
              <w:jc w:val="both"/>
              <w:cnfStyle w:val="000000100000"/>
            </w:pPr>
            <w:r w:rsidRPr="00752797">
              <w:t>0.0 - 0.95+ maxbrsteep</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t>solver</w:t>
            </w:r>
            <w:r w:rsidR="001B6449" w:rsidRPr="00752797">
              <w:t>+</w:t>
            </w:r>
          </w:p>
        </w:tc>
        <w:tc>
          <w:tcPr>
            <w:tcW w:w="1829" w:type="dxa"/>
          </w:tcPr>
          <w:p w:rsidR="00691D3B" w:rsidRPr="00752797" w:rsidRDefault="00691D3B" w:rsidP="002603CC">
            <w:pPr>
              <w:pStyle w:val="PlainText"/>
              <w:jc w:val="both"/>
              <w:cnfStyle w:val="000000000000"/>
            </w:pPr>
            <w:r w:rsidRPr="00752797">
              <w:t>Solver used to solve the linear system</w:t>
            </w:r>
          </w:p>
        </w:tc>
        <w:tc>
          <w:tcPr>
            <w:tcW w:w="1764" w:type="dxa"/>
          </w:tcPr>
          <w:p w:rsidR="00691D3B" w:rsidRPr="00752797" w:rsidRDefault="00691D3B" w:rsidP="002603CC">
            <w:pPr>
              <w:pStyle w:val="PlainText"/>
              <w:jc w:val="both"/>
              <w:cnfStyle w:val="000000000000"/>
            </w:pPr>
            <w:r w:rsidRPr="00752797">
              <w:t>tridiag</w:t>
            </w:r>
          </w:p>
        </w:tc>
        <w:tc>
          <w:tcPr>
            <w:tcW w:w="2000" w:type="dxa"/>
          </w:tcPr>
          <w:p w:rsidR="00691D3B" w:rsidRPr="00752797" w:rsidRDefault="00691D3B" w:rsidP="002603CC">
            <w:pPr>
              <w:pStyle w:val="PlainText"/>
              <w:jc w:val="both"/>
              <w:cnfStyle w:val="000000000000"/>
            </w:pPr>
            <w:r w:rsidRPr="00752797">
              <w:t>sip, tridiag</w:t>
            </w:r>
          </w:p>
        </w:tc>
        <w:tc>
          <w:tcPr>
            <w:tcW w:w="754" w:type="dxa"/>
          </w:tcPr>
          <w:p w:rsidR="00691D3B" w:rsidRPr="00752797" w:rsidRDefault="00691D3B" w:rsidP="002603CC">
            <w:pPr>
              <w:pStyle w:val="PlainText"/>
              <w:jc w:val="both"/>
              <w:cnfStyle w:val="000000000000"/>
            </w:pP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solver_acc</w:t>
            </w:r>
            <w:r w:rsidR="001B6449" w:rsidRPr="00752797">
              <w:t>+</w:t>
            </w:r>
          </w:p>
        </w:tc>
        <w:tc>
          <w:tcPr>
            <w:tcW w:w="1829" w:type="dxa"/>
          </w:tcPr>
          <w:p w:rsidR="00691D3B" w:rsidRPr="00752797" w:rsidRDefault="00691D3B" w:rsidP="002603CC">
            <w:pPr>
              <w:pStyle w:val="PlainText"/>
              <w:jc w:val="both"/>
              <w:cnfStyle w:val="00000010000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rsidR="00691D3B" w:rsidRPr="00752797" w:rsidRDefault="00691D3B" w:rsidP="002603CC">
            <w:pPr>
              <w:pStyle w:val="PlainText"/>
              <w:jc w:val="both"/>
              <w:cnfStyle w:val="000000100000"/>
            </w:pPr>
            <w:r w:rsidRPr="00752797">
              <w:lastRenderedPageBreak/>
              <w:t>0.005</w:t>
            </w:r>
          </w:p>
        </w:tc>
        <w:tc>
          <w:tcPr>
            <w:tcW w:w="2000" w:type="dxa"/>
          </w:tcPr>
          <w:p w:rsidR="00691D3B" w:rsidRPr="00752797" w:rsidRDefault="00691D3B" w:rsidP="002603CC">
            <w:pPr>
              <w:pStyle w:val="PlainText"/>
              <w:jc w:val="both"/>
              <w:cnfStyle w:val="000000100000"/>
            </w:pPr>
            <w:r w:rsidRPr="00752797">
              <w:t>1e-05 - 0.1</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r w:rsidR="00691D3B" w:rsidRPr="00752797" w:rsidTr="00EA4470">
        <w:tc>
          <w:tcPr>
            <w:cnfStyle w:val="001000000000"/>
            <w:tcW w:w="1721" w:type="dxa"/>
          </w:tcPr>
          <w:p w:rsidR="00691D3B" w:rsidRPr="00752797" w:rsidRDefault="00691D3B" w:rsidP="002603CC">
            <w:pPr>
              <w:pStyle w:val="PlainText"/>
              <w:jc w:val="both"/>
            </w:pPr>
            <w:r w:rsidRPr="00752797">
              <w:lastRenderedPageBreak/>
              <w:t>solver_maxit</w:t>
            </w:r>
            <w:r w:rsidR="001B6449" w:rsidRPr="00752797">
              <w:t>+</w:t>
            </w:r>
          </w:p>
        </w:tc>
        <w:tc>
          <w:tcPr>
            <w:tcW w:w="1829" w:type="dxa"/>
          </w:tcPr>
          <w:p w:rsidR="00691D3B" w:rsidRPr="00752797" w:rsidRDefault="00691D3B" w:rsidP="002603CC">
            <w:pPr>
              <w:pStyle w:val="PlainText"/>
              <w:jc w:val="both"/>
              <w:cnfStyle w:val="000000000000"/>
            </w:pPr>
            <w:r w:rsidRPr="00752797">
              <w:t>Maximum number of iterations in the linear sip solver</w:t>
            </w:r>
          </w:p>
        </w:tc>
        <w:tc>
          <w:tcPr>
            <w:tcW w:w="1764" w:type="dxa"/>
          </w:tcPr>
          <w:p w:rsidR="00691D3B" w:rsidRPr="00752797" w:rsidRDefault="00691D3B" w:rsidP="002603CC">
            <w:pPr>
              <w:pStyle w:val="PlainText"/>
              <w:jc w:val="both"/>
              <w:cnfStyle w:val="000000000000"/>
            </w:pPr>
            <w:r w:rsidRPr="00752797">
              <w:t>30</w:t>
            </w:r>
          </w:p>
        </w:tc>
        <w:tc>
          <w:tcPr>
            <w:tcW w:w="2000" w:type="dxa"/>
          </w:tcPr>
          <w:p w:rsidR="00691D3B" w:rsidRPr="00752797" w:rsidRDefault="00691D3B" w:rsidP="002603CC">
            <w:pPr>
              <w:pStyle w:val="PlainText"/>
              <w:jc w:val="both"/>
              <w:cnfStyle w:val="000000000000"/>
            </w:pPr>
            <w:r w:rsidRPr="00752797">
              <w:t>1 - 1000</w:t>
            </w:r>
          </w:p>
        </w:tc>
        <w:tc>
          <w:tcPr>
            <w:tcW w:w="754" w:type="dxa"/>
          </w:tcPr>
          <w:p w:rsidR="00691D3B" w:rsidRPr="00752797" w:rsidRDefault="00691D3B" w:rsidP="002603CC">
            <w:pPr>
              <w:pStyle w:val="PlainText"/>
              <w:jc w:val="both"/>
              <w:cnfStyle w:val="000000000000"/>
            </w:pPr>
            <w:r w:rsidRPr="00752797">
              <w:t>-</w:t>
            </w:r>
          </w:p>
        </w:tc>
        <w:tc>
          <w:tcPr>
            <w:tcW w:w="862" w:type="dxa"/>
          </w:tcPr>
          <w:p w:rsidR="00691D3B" w:rsidRPr="00752797" w:rsidRDefault="00691D3B" w:rsidP="002603CC">
            <w:pPr>
              <w:pStyle w:val="PlainText"/>
              <w:jc w:val="both"/>
              <w:cnfStyle w:val="000000000000"/>
            </w:pPr>
          </w:p>
        </w:tc>
      </w:tr>
      <w:tr w:rsidR="00691D3B" w:rsidRPr="00752797" w:rsidTr="00EA4470">
        <w:trPr>
          <w:cnfStyle w:val="000000100000"/>
        </w:trPr>
        <w:tc>
          <w:tcPr>
            <w:cnfStyle w:val="001000000000"/>
            <w:tcW w:w="1721" w:type="dxa"/>
          </w:tcPr>
          <w:p w:rsidR="00691D3B" w:rsidRPr="00752797" w:rsidRDefault="00691D3B" w:rsidP="002603CC">
            <w:pPr>
              <w:pStyle w:val="PlainText"/>
              <w:jc w:val="both"/>
            </w:pPr>
            <w:r w:rsidRPr="00752797">
              <w:t>solver_urelax</w:t>
            </w:r>
            <w:r w:rsidR="001B6449" w:rsidRPr="00752797">
              <w:t>+</w:t>
            </w:r>
          </w:p>
        </w:tc>
        <w:tc>
          <w:tcPr>
            <w:tcW w:w="1829" w:type="dxa"/>
          </w:tcPr>
          <w:p w:rsidR="00691D3B" w:rsidRPr="00752797" w:rsidRDefault="004D2752" w:rsidP="002603CC">
            <w:pPr>
              <w:pStyle w:val="PlainText"/>
              <w:jc w:val="both"/>
              <w:cnfStyle w:val="000000100000"/>
            </w:pPr>
            <w:r w:rsidRPr="00752797">
              <w:t>Under relaxation</w:t>
            </w:r>
            <w:r w:rsidR="00691D3B" w:rsidRPr="00752797">
              <w:t xml:space="preserve"> parameter</w:t>
            </w:r>
          </w:p>
        </w:tc>
        <w:tc>
          <w:tcPr>
            <w:tcW w:w="1764" w:type="dxa"/>
          </w:tcPr>
          <w:p w:rsidR="00691D3B" w:rsidRPr="00752797" w:rsidRDefault="00691D3B" w:rsidP="002603CC">
            <w:pPr>
              <w:pStyle w:val="PlainText"/>
              <w:jc w:val="both"/>
              <w:cnfStyle w:val="000000100000"/>
            </w:pPr>
            <w:r w:rsidRPr="00752797">
              <w:t>0.92</w:t>
            </w:r>
          </w:p>
        </w:tc>
        <w:tc>
          <w:tcPr>
            <w:tcW w:w="2000" w:type="dxa"/>
          </w:tcPr>
          <w:p w:rsidR="00691D3B" w:rsidRPr="00752797" w:rsidRDefault="00691D3B" w:rsidP="002603CC">
            <w:pPr>
              <w:pStyle w:val="PlainText"/>
              <w:jc w:val="both"/>
              <w:cnfStyle w:val="000000100000"/>
            </w:pPr>
            <w:r w:rsidRPr="00752797">
              <w:t>0.5 - 0.99</w:t>
            </w:r>
          </w:p>
        </w:tc>
        <w:tc>
          <w:tcPr>
            <w:tcW w:w="754" w:type="dxa"/>
          </w:tcPr>
          <w:p w:rsidR="00691D3B" w:rsidRPr="00752797" w:rsidRDefault="00691D3B" w:rsidP="002603CC">
            <w:pPr>
              <w:pStyle w:val="PlainText"/>
              <w:jc w:val="both"/>
              <w:cnfStyle w:val="000000100000"/>
            </w:pPr>
            <w:r w:rsidRPr="00752797">
              <w:t>-</w:t>
            </w:r>
          </w:p>
        </w:tc>
        <w:tc>
          <w:tcPr>
            <w:tcW w:w="862"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312" w:name="_Toc412196435"/>
      <w:bookmarkStart w:id="313" w:name="_Toc413611069"/>
      <w:r w:rsidRPr="00752797">
        <w:rPr>
          <w:lang w:val="en-US"/>
        </w:rPr>
        <w:t>Physical constants</w:t>
      </w:r>
      <w:bookmarkEnd w:id="312"/>
      <w:bookmarkEnd w:id="313"/>
    </w:p>
    <w:p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14</w:t>
      </w:r>
      <w:r w:rsidR="007E1D7E">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tblPr>
      <w:tblGrid>
        <w:gridCol w:w="1780"/>
        <w:gridCol w:w="2307"/>
        <w:gridCol w:w="1246"/>
        <w:gridCol w:w="1440"/>
        <w:gridCol w:w="848"/>
        <w:gridCol w:w="1309"/>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depthscale</w:t>
            </w:r>
            <w:r w:rsidR="001B6449" w:rsidRPr="00752797">
              <w:t>+</w:t>
            </w:r>
          </w:p>
        </w:tc>
        <w:tc>
          <w:tcPr>
            <w:tcW w:w="2834" w:type="dxa"/>
          </w:tcPr>
          <w:p w:rsidR="00691D3B" w:rsidRPr="00752797" w:rsidRDefault="00691D3B" w:rsidP="002603CC">
            <w:pPr>
              <w:pStyle w:val="PlainText"/>
              <w:jc w:val="both"/>
              <w:cnfStyle w:val="000000100000"/>
            </w:pPr>
            <w:r w:rsidRPr="00752797">
              <w:t>Depthscale of (lab)test simulated, affects eps, hmin, hswitch and dzmax</w:t>
            </w:r>
          </w:p>
        </w:tc>
        <w:tc>
          <w:tcPr>
            <w:tcW w:w="1417" w:type="dxa"/>
          </w:tcPr>
          <w:p w:rsidR="00691D3B" w:rsidRPr="00752797" w:rsidRDefault="00691D3B" w:rsidP="002603CC">
            <w:pPr>
              <w:pStyle w:val="PlainText"/>
              <w:jc w:val="both"/>
              <w:cnfStyle w:val="000000100000"/>
            </w:pPr>
            <w:r w:rsidRPr="00752797">
              <w:t>1.0</w:t>
            </w:r>
          </w:p>
        </w:tc>
        <w:tc>
          <w:tcPr>
            <w:tcW w:w="1984" w:type="dxa"/>
          </w:tcPr>
          <w:p w:rsidR="00691D3B" w:rsidRPr="00752797" w:rsidRDefault="001935AF" w:rsidP="001935AF">
            <w:pPr>
              <w:pStyle w:val="PlainText"/>
              <w:jc w:val="both"/>
              <w:cnfStyle w:val="000000100000"/>
            </w:pPr>
            <w:r>
              <w:t>0</w:t>
            </w:r>
            <w:r w:rsidR="00691D3B" w:rsidRPr="00752797">
              <w:t>.</w:t>
            </w:r>
            <w:r>
              <w:t>1</w:t>
            </w:r>
            <w:r w:rsidR="00691D3B" w:rsidRPr="00752797">
              <w:t xml:space="preserve"> - 200.0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g</w:t>
            </w:r>
          </w:p>
        </w:tc>
        <w:tc>
          <w:tcPr>
            <w:tcW w:w="2834" w:type="dxa"/>
          </w:tcPr>
          <w:p w:rsidR="00691D3B" w:rsidRPr="00752797" w:rsidRDefault="00691D3B" w:rsidP="002603CC">
            <w:pPr>
              <w:pStyle w:val="PlainText"/>
              <w:jc w:val="both"/>
              <w:cnfStyle w:val="000000000000"/>
            </w:pPr>
            <w:r w:rsidRPr="00752797">
              <w:t>Gravitational acceleration</w:t>
            </w:r>
          </w:p>
        </w:tc>
        <w:tc>
          <w:tcPr>
            <w:tcW w:w="1417" w:type="dxa"/>
          </w:tcPr>
          <w:p w:rsidR="00691D3B" w:rsidRPr="00752797" w:rsidRDefault="00691D3B" w:rsidP="002603CC">
            <w:pPr>
              <w:pStyle w:val="PlainText"/>
              <w:jc w:val="both"/>
              <w:cnfStyle w:val="000000000000"/>
            </w:pPr>
            <w:r w:rsidRPr="00752797">
              <w:t>9.81</w:t>
            </w:r>
          </w:p>
        </w:tc>
        <w:tc>
          <w:tcPr>
            <w:tcW w:w="1984" w:type="dxa"/>
          </w:tcPr>
          <w:p w:rsidR="00691D3B" w:rsidRPr="00752797" w:rsidRDefault="00691D3B" w:rsidP="002603CC">
            <w:pPr>
              <w:pStyle w:val="PlainText"/>
              <w:jc w:val="both"/>
              <w:cnfStyle w:val="000000000000"/>
            </w:pPr>
            <w:r w:rsidRPr="00752797">
              <w:t>9.7 - 9.9</w:t>
            </w:r>
          </w:p>
        </w:tc>
        <w:tc>
          <w:tcPr>
            <w:tcW w:w="850" w:type="dxa"/>
          </w:tcPr>
          <w:p w:rsidR="00691D3B" w:rsidRPr="00752797" w:rsidRDefault="00691D3B" w:rsidP="002603CC">
            <w:pPr>
              <w:pStyle w:val="PlainText"/>
              <w:jc w:val="both"/>
              <w:cnfStyle w:val="000000000000"/>
            </w:pPr>
            <w:r w:rsidRPr="00752797">
              <w:t>ms^-2</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rho</w:t>
            </w:r>
          </w:p>
        </w:tc>
        <w:tc>
          <w:tcPr>
            <w:tcW w:w="2834" w:type="dxa"/>
          </w:tcPr>
          <w:p w:rsidR="00691D3B" w:rsidRPr="00752797" w:rsidRDefault="00691D3B" w:rsidP="002603CC">
            <w:pPr>
              <w:pStyle w:val="PlainText"/>
              <w:jc w:val="both"/>
              <w:cnfStyle w:val="000000100000"/>
            </w:pPr>
            <w:r w:rsidRPr="00752797">
              <w:t>Density of water</w:t>
            </w:r>
          </w:p>
        </w:tc>
        <w:tc>
          <w:tcPr>
            <w:tcW w:w="1417" w:type="dxa"/>
          </w:tcPr>
          <w:p w:rsidR="00691D3B" w:rsidRPr="00752797" w:rsidRDefault="00691D3B" w:rsidP="002603CC">
            <w:pPr>
              <w:pStyle w:val="PlainText"/>
              <w:jc w:val="both"/>
              <w:cnfStyle w:val="000000100000"/>
            </w:pPr>
            <w:r w:rsidRPr="00752797">
              <w:t>1025.0</w:t>
            </w:r>
          </w:p>
        </w:tc>
        <w:tc>
          <w:tcPr>
            <w:tcW w:w="1984" w:type="dxa"/>
          </w:tcPr>
          <w:p w:rsidR="00691D3B" w:rsidRPr="00752797" w:rsidRDefault="00691D3B" w:rsidP="002603CC">
            <w:pPr>
              <w:pStyle w:val="PlainText"/>
              <w:jc w:val="both"/>
              <w:cnfStyle w:val="000000100000"/>
            </w:pPr>
            <w:r w:rsidRPr="00752797">
              <w:t>1000.0 - 1040.0</w:t>
            </w:r>
          </w:p>
        </w:tc>
        <w:tc>
          <w:tcPr>
            <w:tcW w:w="850" w:type="dxa"/>
          </w:tcPr>
          <w:p w:rsidR="00691D3B" w:rsidRPr="00752797" w:rsidRDefault="00691D3B" w:rsidP="002603CC">
            <w:pPr>
              <w:pStyle w:val="PlainText"/>
              <w:jc w:val="both"/>
              <w:cnfStyle w:val="000000100000"/>
            </w:pPr>
            <w:r w:rsidRPr="00752797">
              <w:t>kgm^-3</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314" w:name="_Toc412196436"/>
      <w:bookmarkStart w:id="315" w:name="_Toc413611070"/>
      <w:r w:rsidRPr="00752797">
        <w:rPr>
          <w:lang w:val="en-US"/>
        </w:rPr>
        <w:t>Coriolis force</w:t>
      </w:r>
      <w:bookmarkEnd w:id="314"/>
      <w:bookmarkEnd w:id="315"/>
    </w:p>
    <w:p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15</w:t>
      </w:r>
      <w:r w:rsidR="007E1D7E">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tblPr>
      <w:tblGrid>
        <w:gridCol w:w="1469"/>
        <w:gridCol w:w="2411"/>
        <w:gridCol w:w="1477"/>
        <w:gridCol w:w="1323"/>
        <w:gridCol w:w="973"/>
        <w:gridCol w:w="1277"/>
      </w:tblGrid>
      <w:tr w:rsidR="00691D3B" w:rsidRPr="00752797" w:rsidTr="008245B0">
        <w:trPr>
          <w:cnfStyle w:val="100000000000"/>
          <w:tblHeader/>
        </w:trPr>
        <w:tc>
          <w:tcPr>
            <w:cnfStyle w:val="001000000000"/>
            <w:tcW w:w="1469" w:type="dxa"/>
          </w:tcPr>
          <w:p w:rsidR="00691D3B" w:rsidRPr="00752797" w:rsidRDefault="00691D3B" w:rsidP="002603CC">
            <w:pPr>
              <w:pStyle w:val="PlainText"/>
              <w:jc w:val="both"/>
            </w:pPr>
            <w:r w:rsidRPr="00752797">
              <w:t>keyword</w:t>
            </w:r>
          </w:p>
        </w:tc>
        <w:tc>
          <w:tcPr>
            <w:tcW w:w="2411" w:type="dxa"/>
          </w:tcPr>
          <w:p w:rsidR="00691D3B" w:rsidRPr="00752797" w:rsidRDefault="00691D3B" w:rsidP="002603CC">
            <w:pPr>
              <w:pStyle w:val="PlainText"/>
              <w:jc w:val="both"/>
              <w:cnfStyle w:val="100000000000"/>
            </w:pPr>
            <w:r w:rsidRPr="00752797">
              <w:t>description</w:t>
            </w:r>
          </w:p>
        </w:tc>
        <w:tc>
          <w:tcPr>
            <w:tcW w:w="1477" w:type="dxa"/>
          </w:tcPr>
          <w:p w:rsidR="00691D3B" w:rsidRPr="00752797" w:rsidRDefault="00691D3B" w:rsidP="002603CC">
            <w:pPr>
              <w:pStyle w:val="PlainText"/>
              <w:jc w:val="both"/>
              <w:cnfStyle w:val="100000000000"/>
            </w:pPr>
            <w:r w:rsidRPr="00752797">
              <w:t>default</w:t>
            </w:r>
          </w:p>
        </w:tc>
        <w:tc>
          <w:tcPr>
            <w:tcW w:w="1323" w:type="dxa"/>
          </w:tcPr>
          <w:p w:rsidR="00691D3B" w:rsidRPr="00752797" w:rsidRDefault="00691D3B" w:rsidP="002603CC">
            <w:pPr>
              <w:pStyle w:val="PlainText"/>
              <w:jc w:val="both"/>
              <w:cnfStyle w:val="100000000000"/>
            </w:pPr>
            <w:r w:rsidRPr="00752797">
              <w:t>range</w:t>
            </w:r>
          </w:p>
        </w:tc>
        <w:tc>
          <w:tcPr>
            <w:tcW w:w="973" w:type="dxa"/>
          </w:tcPr>
          <w:p w:rsidR="00691D3B" w:rsidRPr="00752797" w:rsidRDefault="00691D3B" w:rsidP="002603CC">
            <w:pPr>
              <w:pStyle w:val="PlainText"/>
              <w:jc w:val="both"/>
              <w:cnfStyle w:val="100000000000"/>
            </w:pPr>
            <w:r w:rsidRPr="00752797">
              <w:t>units</w:t>
            </w:r>
          </w:p>
        </w:tc>
        <w:tc>
          <w:tcPr>
            <w:tcW w:w="1277"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469" w:type="dxa"/>
          </w:tcPr>
          <w:p w:rsidR="00691D3B" w:rsidRPr="00752797" w:rsidRDefault="00691D3B" w:rsidP="002603CC">
            <w:pPr>
              <w:pStyle w:val="PlainText"/>
              <w:jc w:val="both"/>
            </w:pPr>
            <w:r w:rsidRPr="00752797">
              <w:t>lat</w:t>
            </w:r>
            <w:r w:rsidR="001B6449" w:rsidRPr="00752797">
              <w:t>+</w:t>
            </w:r>
          </w:p>
        </w:tc>
        <w:tc>
          <w:tcPr>
            <w:tcW w:w="2411" w:type="dxa"/>
          </w:tcPr>
          <w:p w:rsidR="00691D3B" w:rsidRPr="00752797" w:rsidRDefault="00691D3B" w:rsidP="002603CC">
            <w:pPr>
              <w:pStyle w:val="PlainText"/>
              <w:jc w:val="both"/>
              <w:cnfStyle w:val="000000100000"/>
            </w:pPr>
            <w:r w:rsidRPr="00752797">
              <w:t>Latitude at model location  for computing Coriolis</w:t>
            </w:r>
          </w:p>
        </w:tc>
        <w:tc>
          <w:tcPr>
            <w:tcW w:w="1477" w:type="dxa"/>
          </w:tcPr>
          <w:p w:rsidR="00691D3B" w:rsidRPr="00752797" w:rsidRDefault="00691D3B" w:rsidP="002603CC">
            <w:pPr>
              <w:pStyle w:val="PlainText"/>
              <w:jc w:val="both"/>
              <w:cnfStyle w:val="000000100000"/>
            </w:pPr>
            <w:r w:rsidRPr="00752797">
              <w:t>0.0</w:t>
            </w:r>
          </w:p>
        </w:tc>
        <w:tc>
          <w:tcPr>
            <w:tcW w:w="1323" w:type="dxa"/>
          </w:tcPr>
          <w:p w:rsidR="00691D3B" w:rsidRPr="00752797" w:rsidRDefault="00691D3B" w:rsidP="002603CC">
            <w:pPr>
              <w:pStyle w:val="PlainText"/>
              <w:jc w:val="both"/>
              <w:cnfStyle w:val="000000100000"/>
            </w:pPr>
            <w:r w:rsidRPr="00752797">
              <w:t>-90.0 - 90.0</w:t>
            </w:r>
          </w:p>
        </w:tc>
        <w:tc>
          <w:tcPr>
            <w:tcW w:w="973" w:type="dxa"/>
          </w:tcPr>
          <w:p w:rsidR="00691D3B" w:rsidRPr="00752797" w:rsidRDefault="00691D3B" w:rsidP="002603CC">
            <w:pPr>
              <w:pStyle w:val="PlainText"/>
              <w:jc w:val="both"/>
              <w:cnfStyle w:val="000000100000"/>
            </w:pPr>
            <w:r w:rsidRPr="00752797">
              <w:t>deg</w:t>
            </w:r>
          </w:p>
        </w:tc>
        <w:tc>
          <w:tcPr>
            <w:tcW w:w="1277" w:type="dxa"/>
          </w:tcPr>
          <w:p w:rsidR="00691D3B" w:rsidRPr="00752797" w:rsidRDefault="00691D3B" w:rsidP="002603CC">
            <w:pPr>
              <w:pStyle w:val="PlainText"/>
              <w:jc w:val="both"/>
              <w:cnfStyle w:val="000000100000"/>
            </w:pPr>
          </w:p>
        </w:tc>
      </w:tr>
      <w:tr w:rsidR="00691D3B" w:rsidRPr="00752797" w:rsidTr="008245B0">
        <w:tc>
          <w:tcPr>
            <w:cnfStyle w:val="001000000000"/>
            <w:tcW w:w="1469" w:type="dxa"/>
          </w:tcPr>
          <w:p w:rsidR="00691D3B" w:rsidRPr="00752797" w:rsidRDefault="00691D3B" w:rsidP="002603CC">
            <w:pPr>
              <w:pStyle w:val="PlainText"/>
              <w:jc w:val="both"/>
            </w:pPr>
            <w:r w:rsidRPr="00752797">
              <w:t>wearth</w:t>
            </w:r>
            <w:r w:rsidR="001B6449" w:rsidRPr="00752797">
              <w:t>+</w:t>
            </w:r>
          </w:p>
        </w:tc>
        <w:tc>
          <w:tcPr>
            <w:tcW w:w="2411" w:type="dxa"/>
          </w:tcPr>
          <w:p w:rsidR="00691D3B" w:rsidRPr="00752797" w:rsidRDefault="00691D3B" w:rsidP="002603CC">
            <w:pPr>
              <w:pStyle w:val="PlainText"/>
              <w:jc w:val="both"/>
              <w:cnfStyle w:val="000000000000"/>
            </w:pPr>
            <w:r w:rsidRPr="00752797">
              <w:t xml:space="preserve">Angular velocity of earth calculated as: </w:t>
            </w:r>
            <w:r w:rsidRPr="00752797">
              <w:lastRenderedPageBreak/>
              <w:t>1/rotation_time (in hours)</w:t>
            </w:r>
          </w:p>
        </w:tc>
        <w:tc>
          <w:tcPr>
            <w:tcW w:w="1477" w:type="dxa"/>
          </w:tcPr>
          <w:p w:rsidR="00691D3B" w:rsidRPr="00752797" w:rsidRDefault="004D2752" w:rsidP="002603CC">
            <w:pPr>
              <w:pStyle w:val="PlainText"/>
              <w:jc w:val="both"/>
              <w:cnfStyle w:val="000000000000"/>
            </w:pPr>
            <w:r>
              <w:lastRenderedPageBreak/>
              <w:t>0.0417</w:t>
            </w:r>
          </w:p>
        </w:tc>
        <w:tc>
          <w:tcPr>
            <w:tcW w:w="1323" w:type="dxa"/>
          </w:tcPr>
          <w:p w:rsidR="00691D3B" w:rsidRPr="00752797" w:rsidRDefault="00691D3B" w:rsidP="002603CC">
            <w:pPr>
              <w:pStyle w:val="PlainText"/>
              <w:jc w:val="both"/>
              <w:cnfStyle w:val="000000000000"/>
            </w:pPr>
            <w:r w:rsidRPr="00752797">
              <w:t>0.0 - 1.0</w:t>
            </w:r>
          </w:p>
        </w:tc>
        <w:tc>
          <w:tcPr>
            <w:tcW w:w="973" w:type="dxa"/>
          </w:tcPr>
          <w:p w:rsidR="00691D3B" w:rsidRPr="00752797" w:rsidRDefault="00691D3B" w:rsidP="002603CC">
            <w:pPr>
              <w:pStyle w:val="PlainText"/>
              <w:jc w:val="both"/>
              <w:cnfStyle w:val="000000000000"/>
            </w:pPr>
            <w:r w:rsidRPr="00752797">
              <w:t>hour^-1</w:t>
            </w:r>
          </w:p>
        </w:tc>
        <w:tc>
          <w:tcPr>
            <w:tcW w:w="1277" w:type="dxa"/>
          </w:tcPr>
          <w:p w:rsidR="00691D3B" w:rsidRPr="00752797" w:rsidRDefault="00691D3B" w:rsidP="002603CC">
            <w:pPr>
              <w:pStyle w:val="PlainText"/>
              <w:jc w:val="both"/>
              <w:cnfStyle w:val="000000000000"/>
            </w:pPr>
          </w:p>
        </w:tc>
      </w:tr>
    </w:tbl>
    <w:p w:rsidR="00691D3B" w:rsidRPr="00752797" w:rsidRDefault="00691D3B" w:rsidP="002603CC">
      <w:pPr>
        <w:pStyle w:val="Heading3"/>
        <w:jc w:val="both"/>
        <w:rPr>
          <w:lang w:val="en-US"/>
        </w:rPr>
      </w:pPr>
      <w:bookmarkStart w:id="316" w:name="_Toc412196437"/>
      <w:bookmarkStart w:id="317" w:name="_Toc413611071"/>
      <w:r w:rsidRPr="00752797">
        <w:rPr>
          <w:lang w:val="en-US"/>
        </w:rPr>
        <w:lastRenderedPageBreak/>
        <w:t>MPI</w:t>
      </w:r>
      <w:bookmarkEnd w:id="316"/>
      <w:bookmarkEnd w:id="317"/>
    </w:p>
    <w:p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r w:rsidRPr="00752797">
        <w:rPr>
          <w:i/>
          <w:lang w:val="en-US"/>
        </w:rPr>
        <w:t>mmpi</w:t>
      </w:r>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rsidR="001935AF" w:rsidRPr="00752797" w:rsidRDefault="001935AF" w:rsidP="001935AF">
      <w:pPr>
        <w:pStyle w:val="Caption"/>
        <w:rPr>
          <w:lang w:val="en-US"/>
        </w:rPr>
      </w:pPr>
      <w:r>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16</w:t>
      </w:r>
      <w:r w:rsidR="007E1D7E">
        <w:fldChar w:fldCharType="end"/>
      </w:r>
      <w:r>
        <w:tab/>
      </w:r>
      <w:r w:rsidRPr="00752797">
        <w:rPr>
          <w:lang w:val="en-US"/>
        </w:rPr>
        <w:t xml:space="preserve">Overview of available </w:t>
      </w:r>
      <w:r>
        <w:rPr>
          <w:lang w:val="en-US"/>
        </w:rPr>
        <w:t>keyword related to MPI</w:t>
      </w:r>
    </w:p>
    <w:tbl>
      <w:tblPr>
        <w:tblStyle w:val="LightShading-Accent1"/>
        <w:tblW w:w="0" w:type="auto"/>
        <w:tblLook w:val="04A0"/>
      </w:tblPr>
      <w:tblGrid>
        <w:gridCol w:w="1848"/>
        <w:gridCol w:w="2307"/>
        <w:gridCol w:w="1246"/>
        <w:gridCol w:w="1372"/>
        <w:gridCol w:w="848"/>
        <w:gridCol w:w="1309"/>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mmpi</w:t>
            </w:r>
            <w:r w:rsidR="001B6449" w:rsidRPr="00752797">
              <w:t>+</w:t>
            </w:r>
          </w:p>
        </w:tc>
        <w:tc>
          <w:tcPr>
            <w:tcW w:w="2834" w:type="dxa"/>
          </w:tcPr>
          <w:p w:rsidR="00691D3B" w:rsidRPr="00752797" w:rsidRDefault="00691D3B" w:rsidP="002603CC">
            <w:pPr>
              <w:pStyle w:val="PlainText"/>
              <w:jc w:val="both"/>
              <w:cnfStyle w:val="000000100000"/>
            </w:pPr>
            <w:r w:rsidRPr="00752797">
              <w:t>Number of domains in cross-shore direction when manually specifying mpi domains</w:t>
            </w:r>
          </w:p>
        </w:tc>
        <w:tc>
          <w:tcPr>
            <w:tcW w:w="1417" w:type="dxa"/>
          </w:tcPr>
          <w:p w:rsidR="00691D3B" w:rsidRPr="00752797" w:rsidRDefault="00691D3B" w:rsidP="002603CC">
            <w:pPr>
              <w:pStyle w:val="PlainText"/>
              <w:jc w:val="both"/>
              <w:cnfStyle w:val="000000100000"/>
            </w:pPr>
            <w:r w:rsidRPr="00752797">
              <w:t>2</w:t>
            </w:r>
          </w:p>
        </w:tc>
        <w:tc>
          <w:tcPr>
            <w:tcW w:w="1984" w:type="dxa"/>
          </w:tcPr>
          <w:p w:rsidR="00691D3B" w:rsidRPr="00752797" w:rsidRDefault="00691D3B" w:rsidP="002603CC">
            <w:pPr>
              <w:pStyle w:val="PlainText"/>
              <w:jc w:val="both"/>
              <w:cnfStyle w:val="000000100000"/>
            </w:pPr>
            <w:r w:rsidRPr="00752797">
              <w:t>1 - 100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mpiboundary</w:t>
            </w:r>
            <w:r w:rsidR="001B6449" w:rsidRPr="00752797">
              <w:t>+</w:t>
            </w:r>
          </w:p>
        </w:tc>
        <w:tc>
          <w:tcPr>
            <w:tcW w:w="2834" w:type="dxa"/>
          </w:tcPr>
          <w:p w:rsidR="00691D3B" w:rsidRPr="00752797" w:rsidRDefault="00691D3B" w:rsidP="002603CC">
            <w:pPr>
              <w:pStyle w:val="PlainText"/>
              <w:jc w:val="both"/>
              <w:cnfStyle w:val="000000000000"/>
            </w:pPr>
            <w:r w:rsidRPr="00752797">
              <w:t>Fix mpi boundaries along y-lines, x-lines, use manual defined domains or find shortest boundary automatically</w:t>
            </w:r>
          </w:p>
        </w:tc>
        <w:tc>
          <w:tcPr>
            <w:tcW w:w="1417" w:type="dxa"/>
          </w:tcPr>
          <w:p w:rsidR="00691D3B" w:rsidRPr="00752797" w:rsidRDefault="00691D3B" w:rsidP="002603CC">
            <w:pPr>
              <w:pStyle w:val="PlainText"/>
              <w:jc w:val="both"/>
              <w:cnfStyle w:val="000000000000"/>
            </w:pPr>
            <w:r w:rsidRPr="00752797">
              <w:t>auto</w:t>
            </w:r>
          </w:p>
        </w:tc>
        <w:tc>
          <w:tcPr>
            <w:tcW w:w="1984" w:type="dxa"/>
          </w:tcPr>
          <w:p w:rsidR="00691D3B" w:rsidRPr="00752797" w:rsidRDefault="00691D3B" w:rsidP="002603CC">
            <w:pPr>
              <w:pStyle w:val="PlainText"/>
              <w:jc w:val="both"/>
              <w:cnfStyle w:val="000000000000"/>
            </w:pPr>
            <w:r w:rsidRPr="00752797">
              <w:t>auto, x, y, man</w:t>
            </w:r>
          </w:p>
        </w:tc>
        <w:tc>
          <w:tcPr>
            <w:tcW w:w="850" w:type="dxa"/>
          </w:tcPr>
          <w:p w:rsidR="00691D3B" w:rsidRPr="00752797" w:rsidRDefault="00691D3B" w:rsidP="002603CC">
            <w:pPr>
              <w:pStyle w:val="PlainText"/>
              <w:jc w:val="both"/>
              <w:cnfStyle w:val="000000000000"/>
            </w:pP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nmpi</w:t>
            </w:r>
            <w:r w:rsidR="001B6449" w:rsidRPr="00752797">
              <w:t>+</w:t>
            </w:r>
          </w:p>
        </w:tc>
        <w:tc>
          <w:tcPr>
            <w:tcW w:w="2834" w:type="dxa"/>
          </w:tcPr>
          <w:p w:rsidR="00691D3B" w:rsidRPr="00752797" w:rsidRDefault="00691D3B" w:rsidP="002603CC">
            <w:pPr>
              <w:pStyle w:val="PlainText"/>
              <w:jc w:val="both"/>
              <w:cnfStyle w:val="000000100000"/>
            </w:pPr>
            <w:r w:rsidRPr="00752797">
              <w:t>Number of domains in alongshore direction when manually specifying mpi domains</w:t>
            </w:r>
          </w:p>
        </w:tc>
        <w:tc>
          <w:tcPr>
            <w:tcW w:w="1417" w:type="dxa"/>
          </w:tcPr>
          <w:p w:rsidR="00691D3B" w:rsidRPr="00752797" w:rsidRDefault="00691D3B" w:rsidP="002603CC">
            <w:pPr>
              <w:pStyle w:val="PlainText"/>
              <w:jc w:val="both"/>
              <w:cnfStyle w:val="000000100000"/>
            </w:pPr>
            <w:r w:rsidRPr="00752797">
              <w:t>4</w:t>
            </w:r>
          </w:p>
        </w:tc>
        <w:tc>
          <w:tcPr>
            <w:tcW w:w="1984" w:type="dxa"/>
          </w:tcPr>
          <w:p w:rsidR="00691D3B" w:rsidRPr="00752797" w:rsidRDefault="00691D3B" w:rsidP="002603CC">
            <w:pPr>
              <w:pStyle w:val="PlainText"/>
              <w:jc w:val="both"/>
              <w:cnfStyle w:val="000000100000"/>
            </w:pPr>
            <w:r w:rsidRPr="00752797">
              <w:t>1 - 100</w:t>
            </w: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bl>
    <w:p w:rsidR="00691D3B" w:rsidRPr="00752797" w:rsidRDefault="00691D3B" w:rsidP="002603CC">
      <w:pPr>
        <w:pStyle w:val="Heading3"/>
        <w:jc w:val="both"/>
        <w:rPr>
          <w:lang w:val="en-US"/>
        </w:rPr>
      </w:pPr>
      <w:bookmarkStart w:id="318" w:name="_Toc412196438"/>
      <w:bookmarkStart w:id="319" w:name="_Toc413611072"/>
      <w:r w:rsidRPr="00752797">
        <w:rPr>
          <w:lang w:val="en-US"/>
        </w:rPr>
        <w:t>Output projection</w:t>
      </w:r>
      <w:bookmarkEnd w:id="318"/>
      <w:bookmarkEnd w:id="319"/>
    </w:p>
    <w:p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rsidR="001935AF" w:rsidRDefault="001935AF" w:rsidP="002603CC">
      <w:pPr>
        <w:pStyle w:val="BodyText"/>
        <w:rPr>
          <w:lang w:val="en-US"/>
        </w:rPr>
      </w:pPr>
    </w:p>
    <w:p w:rsidR="001935AF" w:rsidRPr="00752797" w:rsidRDefault="001935AF" w:rsidP="001935AF">
      <w:pPr>
        <w:pStyle w:val="Caption"/>
        <w:rPr>
          <w:lang w:val="en-US"/>
        </w:rPr>
      </w:pPr>
      <w:r>
        <w:lastRenderedPageBreak/>
        <w:t xml:space="preserve">Table </w:t>
      </w:r>
      <w:r w:rsidR="007E1D7E">
        <w:fldChar w:fldCharType="begin"/>
      </w:r>
      <w:r>
        <w:instrText xml:space="preserve"> STYLEREF 1 \s </w:instrText>
      </w:r>
      <w:r w:rsidR="007E1D7E">
        <w:fldChar w:fldCharType="separate"/>
      </w:r>
      <w:r w:rsidR="002D6E55">
        <w:rPr>
          <w:noProof/>
        </w:rPr>
        <w:t>6</w:t>
      </w:r>
      <w:r w:rsidR="007E1D7E">
        <w:fldChar w:fldCharType="end"/>
      </w:r>
      <w:r>
        <w:t>.</w:t>
      </w:r>
      <w:r w:rsidR="007E1D7E">
        <w:fldChar w:fldCharType="begin"/>
      </w:r>
      <w:r>
        <w:instrText xml:space="preserve"> SEQ Table \* ARABIC \s 1 </w:instrText>
      </w:r>
      <w:r w:rsidR="007E1D7E">
        <w:fldChar w:fldCharType="separate"/>
      </w:r>
      <w:r w:rsidR="002D6E55">
        <w:rPr>
          <w:noProof/>
        </w:rPr>
        <w:t>17</w:t>
      </w:r>
      <w:r w:rsidR="007E1D7E">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tblPr>
      <w:tblGrid>
        <w:gridCol w:w="1799"/>
        <w:gridCol w:w="2238"/>
        <w:gridCol w:w="1263"/>
        <w:gridCol w:w="1433"/>
        <w:gridCol w:w="849"/>
        <w:gridCol w:w="1348"/>
      </w:tblGrid>
      <w:tr w:rsidR="00691D3B" w:rsidRPr="00752797" w:rsidTr="008245B0">
        <w:trPr>
          <w:cnfStyle w:val="100000000000"/>
          <w:tblHeader/>
        </w:trPr>
        <w:tc>
          <w:tcPr>
            <w:cnfStyle w:val="001000000000"/>
            <w:tcW w:w="1984" w:type="dxa"/>
          </w:tcPr>
          <w:p w:rsidR="00691D3B" w:rsidRPr="00752797" w:rsidRDefault="00691D3B" w:rsidP="002603CC">
            <w:pPr>
              <w:pStyle w:val="PlainText"/>
              <w:jc w:val="both"/>
            </w:pPr>
            <w:r w:rsidRPr="00752797">
              <w:t>keyword</w:t>
            </w:r>
          </w:p>
        </w:tc>
        <w:tc>
          <w:tcPr>
            <w:tcW w:w="2834" w:type="dxa"/>
          </w:tcPr>
          <w:p w:rsidR="00691D3B" w:rsidRPr="00752797" w:rsidRDefault="00691D3B" w:rsidP="002603CC">
            <w:pPr>
              <w:pStyle w:val="PlainText"/>
              <w:jc w:val="both"/>
              <w:cnfStyle w:val="100000000000"/>
            </w:pPr>
            <w:r w:rsidRPr="00752797">
              <w:t>description</w:t>
            </w:r>
          </w:p>
        </w:tc>
        <w:tc>
          <w:tcPr>
            <w:tcW w:w="1417" w:type="dxa"/>
          </w:tcPr>
          <w:p w:rsidR="00691D3B" w:rsidRPr="00752797" w:rsidRDefault="00691D3B" w:rsidP="002603CC">
            <w:pPr>
              <w:pStyle w:val="PlainText"/>
              <w:jc w:val="both"/>
              <w:cnfStyle w:val="100000000000"/>
            </w:pPr>
            <w:r w:rsidRPr="00752797">
              <w:t>default</w:t>
            </w:r>
          </w:p>
        </w:tc>
        <w:tc>
          <w:tcPr>
            <w:tcW w:w="1984" w:type="dxa"/>
          </w:tcPr>
          <w:p w:rsidR="00691D3B" w:rsidRPr="00752797" w:rsidRDefault="00691D3B" w:rsidP="002603CC">
            <w:pPr>
              <w:pStyle w:val="PlainText"/>
              <w:jc w:val="both"/>
              <w:cnfStyle w:val="100000000000"/>
            </w:pPr>
            <w:r w:rsidRPr="00752797">
              <w:t>range</w:t>
            </w:r>
          </w:p>
        </w:tc>
        <w:tc>
          <w:tcPr>
            <w:tcW w:w="850" w:type="dxa"/>
          </w:tcPr>
          <w:p w:rsidR="00691D3B" w:rsidRPr="00752797" w:rsidRDefault="00691D3B" w:rsidP="002603CC">
            <w:pPr>
              <w:pStyle w:val="PlainText"/>
              <w:jc w:val="both"/>
              <w:cnfStyle w:val="100000000000"/>
            </w:pPr>
            <w:r w:rsidRPr="00752797">
              <w:t>units</w:t>
            </w:r>
          </w:p>
        </w:tc>
        <w:tc>
          <w:tcPr>
            <w:tcW w:w="1700" w:type="dxa"/>
          </w:tcPr>
          <w:p w:rsidR="00691D3B" w:rsidRPr="00752797" w:rsidRDefault="00691D3B" w:rsidP="002603CC">
            <w:pPr>
              <w:pStyle w:val="PlainText"/>
              <w:jc w:val="both"/>
              <w:cnfStyle w:val="100000000000"/>
            </w:pPr>
            <w:r w:rsidRPr="00752797">
              <w:t>remark</w:t>
            </w: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r w:rsidRPr="00752797">
              <w:t>projection</w:t>
            </w:r>
            <w:r w:rsidR="001B6449" w:rsidRPr="00752797">
              <w:t>+</w:t>
            </w:r>
          </w:p>
        </w:tc>
        <w:tc>
          <w:tcPr>
            <w:tcW w:w="2834" w:type="dxa"/>
          </w:tcPr>
          <w:p w:rsidR="00691D3B" w:rsidRPr="00752797" w:rsidRDefault="00691D3B" w:rsidP="002603CC">
            <w:pPr>
              <w:pStyle w:val="PlainText"/>
              <w:jc w:val="both"/>
              <w:cnfStyle w:val="000000100000"/>
            </w:pPr>
            <w:r w:rsidRPr="00752797">
              <w:t>Projection string</w:t>
            </w:r>
          </w:p>
        </w:tc>
        <w:tc>
          <w:tcPr>
            <w:tcW w:w="1417" w:type="dxa"/>
          </w:tcPr>
          <w:p w:rsidR="00691D3B" w:rsidRPr="00752797" w:rsidRDefault="00691D3B" w:rsidP="002603CC">
            <w:pPr>
              <w:pStyle w:val="PlainText"/>
              <w:jc w:val="both"/>
              <w:cnfStyle w:val="000000100000"/>
            </w:pPr>
            <w:r w:rsidRPr="00752797">
              <w:t>' '</w:t>
            </w:r>
          </w:p>
        </w:tc>
        <w:tc>
          <w:tcPr>
            <w:tcW w:w="1984" w:type="dxa"/>
          </w:tcPr>
          <w:p w:rsidR="00691D3B" w:rsidRPr="00752797" w:rsidRDefault="00691D3B" w:rsidP="002603CC">
            <w:pPr>
              <w:pStyle w:val="PlainText"/>
              <w:jc w:val="both"/>
              <w:cnfStyle w:val="000000100000"/>
            </w:pPr>
          </w:p>
        </w:tc>
        <w:tc>
          <w:tcPr>
            <w:tcW w:w="850" w:type="dxa"/>
          </w:tcPr>
          <w:p w:rsidR="00691D3B" w:rsidRPr="00752797" w:rsidRDefault="00691D3B" w:rsidP="002603CC">
            <w:pPr>
              <w:pStyle w:val="PlainText"/>
              <w:jc w:val="both"/>
              <w:cnfStyle w:val="000000100000"/>
            </w:pPr>
            <w:r w:rsidRPr="00752797">
              <w:t>-</w:t>
            </w:r>
          </w:p>
        </w:tc>
        <w:tc>
          <w:tcPr>
            <w:tcW w:w="1700" w:type="dxa"/>
          </w:tcPr>
          <w:p w:rsidR="00691D3B" w:rsidRPr="00752797" w:rsidRDefault="00691D3B" w:rsidP="002603CC">
            <w:pPr>
              <w:pStyle w:val="PlainText"/>
              <w:jc w:val="both"/>
              <w:cnfStyle w:val="000000100000"/>
            </w:pPr>
          </w:p>
        </w:tc>
      </w:tr>
      <w:tr w:rsidR="00691D3B" w:rsidRPr="00752797" w:rsidTr="008245B0">
        <w:tc>
          <w:tcPr>
            <w:cnfStyle w:val="001000000000"/>
            <w:tcW w:w="1984" w:type="dxa"/>
          </w:tcPr>
          <w:p w:rsidR="00691D3B" w:rsidRPr="00752797" w:rsidRDefault="00691D3B" w:rsidP="002603CC">
            <w:pPr>
              <w:pStyle w:val="PlainText"/>
              <w:jc w:val="both"/>
            </w:pPr>
            <w:r w:rsidRPr="00752797">
              <w:t>rotate</w:t>
            </w:r>
          </w:p>
        </w:tc>
        <w:tc>
          <w:tcPr>
            <w:tcW w:w="2834" w:type="dxa"/>
          </w:tcPr>
          <w:p w:rsidR="00691D3B" w:rsidRPr="00752797" w:rsidRDefault="00691D3B" w:rsidP="002603CC">
            <w:pPr>
              <w:pStyle w:val="PlainText"/>
              <w:jc w:val="both"/>
              <w:cnfStyle w:val="000000000000"/>
            </w:pPr>
            <w:r w:rsidRPr="00752797">
              <w:t xml:space="preserve">Rotate output as </w:t>
            </w:r>
            <w:r w:rsidR="004D2752" w:rsidRPr="00752797">
              <w:t>post processing</w:t>
            </w:r>
            <w:r w:rsidRPr="00752797">
              <w:t xml:space="preserve"> with given angle</w:t>
            </w:r>
          </w:p>
        </w:tc>
        <w:tc>
          <w:tcPr>
            <w:tcW w:w="1417" w:type="dxa"/>
          </w:tcPr>
          <w:p w:rsidR="00691D3B" w:rsidRPr="00752797" w:rsidRDefault="00691D3B" w:rsidP="002603CC">
            <w:pPr>
              <w:pStyle w:val="PlainText"/>
              <w:jc w:val="both"/>
              <w:cnfStyle w:val="000000000000"/>
            </w:pPr>
            <w:r w:rsidRPr="00752797">
              <w:t>1</w:t>
            </w:r>
          </w:p>
        </w:tc>
        <w:tc>
          <w:tcPr>
            <w:tcW w:w="1984" w:type="dxa"/>
          </w:tcPr>
          <w:p w:rsidR="00691D3B" w:rsidRPr="00752797" w:rsidRDefault="00691D3B" w:rsidP="002603CC">
            <w:pPr>
              <w:pStyle w:val="PlainText"/>
              <w:jc w:val="both"/>
              <w:cnfStyle w:val="000000000000"/>
            </w:pPr>
            <w:r w:rsidRPr="00752797">
              <w:t>0 - 1</w:t>
            </w:r>
          </w:p>
        </w:tc>
        <w:tc>
          <w:tcPr>
            <w:tcW w:w="850" w:type="dxa"/>
          </w:tcPr>
          <w:p w:rsidR="00691D3B" w:rsidRPr="00752797" w:rsidRDefault="00691D3B" w:rsidP="002603CC">
            <w:pPr>
              <w:pStyle w:val="PlainText"/>
              <w:jc w:val="both"/>
              <w:cnfStyle w:val="000000000000"/>
            </w:pPr>
            <w:r w:rsidRPr="00752797">
              <w:t>-</w:t>
            </w:r>
          </w:p>
        </w:tc>
        <w:tc>
          <w:tcPr>
            <w:tcW w:w="1700" w:type="dxa"/>
          </w:tcPr>
          <w:p w:rsidR="00691D3B" w:rsidRPr="00752797" w:rsidRDefault="00691D3B" w:rsidP="002603CC">
            <w:pPr>
              <w:pStyle w:val="PlainText"/>
              <w:jc w:val="both"/>
              <w:cnfStyle w:val="000000000000"/>
            </w:pPr>
          </w:p>
        </w:tc>
      </w:tr>
      <w:tr w:rsidR="00691D3B" w:rsidRPr="00752797" w:rsidTr="008245B0">
        <w:trPr>
          <w:cnfStyle w:val="000000100000"/>
        </w:trPr>
        <w:tc>
          <w:tcPr>
            <w:cnfStyle w:val="001000000000"/>
            <w:tcW w:w="1984" w:type="dxa"/>
          </w:tcPr>
          <w:p w:rsidR="00691D3B" w:rsidRPr="00752797" w:rsidRDefault="00691D3B" w:rsidP="002603CC">
            <w:pPr>
              <w:pStyle w:val="PlainText"/>
              <w:jc w:val="both"/>
            </w:pPr>
          </w:p>
        </w:tc>
        <w:tc>
          <w:tcPr>
            <w:tcW w:w="2834" w:type="dxa"/>
          </w:tcPr>
          <w:p w:rsidR="00691D3B" w:rsidRPr="00752797" w:rsidRDefault="00691D3B" w:rsidP="002603CC">
            <w:pPr>
              <w:pStyle w:val="PlainText"/>
              <w:jc w:val="both"/>
              <w:cnfStyle w:val="000000100000"/>
            </w:pPr>
          </w:p>
        </w:tc>
        <w:tc>
          <w:tcPr>
            <w:tcW w:w="1417" w:type="dxa"/>
          </w:tcPr>
          <w:p w:rsidR="00691D3B" w:rsidRPr="00752797" w:rsidRDefault="00691D3B" w:rsidP="002603CC">
            <w:pPr>
              <w:pStyle w:val="PlainText"/>
              <w:jc w:val="both"/>
              <w:cnfStyle w:val="000000100000"/>
            </w:pPr>
          </w:p>
        </w:tc>
        <w:tc>
          <w:tcPr>
            <w:tcW w:w="1984" w:type="dxa"/>
          </w:tcPr>
          <w:p w:rsidR="00691D3B" w:rsidRPr="00752797" w:rsidRDefault="00691D3B" w:rsidP="002603CC">
            <w:pPr>
              <w:pStyle w:val="PlainText"/>
              <w:jc w:val="both"/>
              <w:cnfStyle w:val="000000100000"/>
            </w:pPr>
          </w:p>
        </w:tc>
        <w:tc>
          <w:tcPr>
            <w:tcW w:w="850" w:type="dxa"/>
          </w:tcPr>
          <w:p w:rsidR="00691D3B" w:rsidRPr="00752797" w:rsidRDefault="00691D3B" w:rsidP="002603CC">
            <w:pPr>
              <w:pStyle w:val="PlainText"/>
              <w:jc w:val="both"/>
              <w:cnfStyle w:val="000000100000"/>
            </w:pPr>
          </w:p>
        </w:tc>
        <w:tc>
          <w:tcPr>
            <w:tcW w:w="1700" w:type="dxa"/>
          </w:tcPr>
          <w:p w:rsidR="00691D3B" w:rsidRPr="00752797" w:rsidRDefault="00691D3B" w:rsidP="002603CC">
            <w:pPr>
              <w:pStyle w:val="PlainText"/>
              <w:jc w:val="both"/>
              <w:cnfStyle w:val="000000100000"/>
            </w:pPr>
          </w:p>
        </w:tc>
      </w:tr>
    </w:tbl>
    <w:p w:rsidR="009B7A2D" w:rsidRPr="00752797" w:rsidRDefault="009B7A2D" w:rsidP="009B7A2D">
      <w:pPr>
        <w:rPr>
          <w:lang w:val="en-US"/>
        </w:rPr>
      </w:pPr>
    </w:p>
    <w:p w:rsidR="009B7A2D" w:rsidRPr="00752797" w:rsidRDefault="009B7A2D" w:rsidP="009B7A2D">
      <w:pPr>
        <w:rPr>
          <w:b/>
          <w:iCs/>
          <w:szCs w:val="28"/>
          <w:lang w:val="en-US"/>
        </w:rPr>
      </w:pPr>
      <w:r w:rsidRPr="00752797">
        <w:rPr>
          <w:lang w:val="en-US"/>
        </w:rPr>
        <w:br w:type="page"/>
      </w:r>
    </w:p>
    <w:p w:rsidR="00A52150" w:rsidRPr="00752797" w:rsidRDefault="00734E22" w:rsidP="002603CC">
      <w:pPr>
        <w:pStyle w:val="Heading2"/>
        <w:jc w:val="both"/>
        <w:rPr>
          <w:lang w:val="en-US"/>
        </w:rPr>
      </w:pPr>
      <w:bookmarkStart w:id="320" w:name="_Toc413611073"/>
      <w:r w:rsidRPr="00752797">
        <w:rPr>
          <w:lang w:val="en-US"/>
        </w:rPr>
        <w:lastRenderedPageBreak/>
        <w:t>Numerical implementation</w:t>
      </w:r>
      <w:bookmarkEnd w:id="320"/>
      <w:r w:rsidRPr="00752797">
        <w:rPr>
          <w:lang w:val="en-US"/>
        </w:rPr>
        <w:t xml:space="preserve"> </w:t>
      </w:r>
    </w:p>
    <w:bookmarkStart w:id="321" w:name="_Toc413611074"/>
    <w:p w:rsidR="00313B40" w:rsidRPr="00752797" w:rsidRDefault="007E1D7E" w:rsidP="002603CC">
      <w:pPr>
        <w:pStyle w:val="Heading3"/>
        <w:jc w:val="both"/>
        <w:rPr>
          <w:lang w:val="en-US"/>
        </w:rPr>
      </w:pPr>
      <w:r>
        <w:rPr>
          <w:lang w:val="en-US"/>
        </w:rPr>
        <w:fldChar w:fldCharType="begin"/>
      </w:r>
      <w:r w:rsidR="007C40A3">
        <w:rPr>
          <w:lang w:val="en-US"/>
        </w:rPr>
        <w:instrText xml:space="preserve"> MACROBUTTON MTEditEquationSection2 </w:instrText>
      </w:r>
      <w:r w:rsidR="007C40A3" w:rsidRPr="007C40A3">
        <w:rPr>
          <w:rStyle w:val="MTEquationSection"/>
        </w:rPr>
        <w:instrText>Equation Section 6</w:instrText>
      </w:r>
      <w:r>
        <w:rPr>
          <w:lang w:val="en-US"/>
        </w:rPr>
        <w:fldChar w:fldCharType="begin"/>
      </w:r>
      <w:r w:rsidR="007C40A3">
        <w:rPr>
          <w:lang w:val="en-US"/>
        </w:rPr>
        <w:instrText xml:space="preserve"> SEQ MTEqn \r \h \* MERGEFORMAT </w:instrText>
      </w:r>
      <w:r>
        <w:rPr>
          <w:lang w:val="en-US"/>
        </w:rPr>
        <w:fldChar w:fldCharType="end"/>
      </w:r>
      <w:r>
        <w:rPr>
          <w:lang w:val="en-US"/>
        </w:rPr>
        <w:fldChar w:fldCharType="begin"/>
      </w:r>
      <w:r w:rsidR="007C40A3">
        <w:rPr>
          <w:lang w:val="en-US"/>
        </w:rPr>
        <w:instrText xml:space="preserve"> SEQ MTSec \r 6 \h \* MERGEFORMAT </w:instrText>
      </w:r>
      <w:r>
        <w:rPr>
          <w:lang w:val="en-US"/>
        </w:rPr>
        <w:fldChar w:fldCharType="end"/>
      </w:r>
      <w:r>
        <w:rPr>
          <w:lang w:val="en-US"/>
        </w:rPr>
        <w:fldChar w:fldCharType="end"/>
      </w:r>
      <w:r w:rsidR="00313B40" w:rsidRPr="00752797">
        <w:rPr>
          <w:lang w:val="en-US"/>
        </w:rPr>
        <w:t>Grid set-up</w:t>
      </w:r>
      <w:bookmarkEnd w:id="321"/>
    </w:p>
    <w:p w:rsidR="00313B40" w:rsidRPr="00752797"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fldSimple w:instr=" REF _Ref411936920 \h  \* MERGEFORMAT ">
        <w:r w:rsidR="002D6E55" w:rsidRPr="00752797">
          <w:rPr>
            <w:lang w:val="en-US"/>
          </w:rPr>
          <w:t xml:space="preserve">Figure </w:t>
        </w:r>
        <w:r w:rsidR="002D6E55">
          <w:rPr>
            <w:lang w:val="en-US"/>
          </w:rPr>
          <w:t>6.1</w:t>
        </w:r>
      </w:fldSimple>
      <w:r w:rsidRPr="00752797">
        <w:rPr>
          <w:lang w:val="en-US"/>
        </w:rPr>
        <w:t xml:space="preserve"> the z, u, v and c (corner) points with the same numbering are shown. The grid directions are named s and n; grid distances are denoted by </w:t>
      </w:r>
      <w:r w:rsidRPr="00752797">
        <w:rPr>
          <w:position w:val="-6"/>
          <w:lang w:val="en-US"/>
        </w:rPr>
        <w:object w:dxaOrig="320" w:dyaOrig="279">
          <v:shape id="_x0000_i1153" type="#_x0000_t75" style="width:15.6pt;height:15pt" o:ole="">
            <v:imagedata r:id="rId298" o:title=""/>
          </v:shape>
          <o:OLEObject Type="Embed" ProgID="Equation.DSMT4" ShapeID="_x0000_i1153" DrawAspect="Content" ObjectID="_1487594607" r:id="rId299"/>
        </w:object>
      </w:r>
      <w:proofErr w:type="gramStart"/>
      <w:r w:rsidRPr="00752797">
        <w:rPr>
          <w:lang w:val="en-US"/>
        </w:rPr>
        <w:t xml:space="preserve">and </w:t>
      </w:r>
      <w:proofErr w:type="gramEnd"/>
      <w:r w:rsidRPr="00752797">
        <w:rPr>
          <w:position w:val="-6"/>
          <w:lang w:val="en-US"/>
        </w:rPr>
        <w:object w:dxaOrig="340" w:dyaOrig="279">
          <v:shape id="_x0000_i1154" type="#_x0000_t75" style="width:17.4pt;height:15pt" o:ole="">
            <v:imagedata r:id="rId300" o:title=""/>
          </v:shape>
          <o:OLEObject Type="Embed" ProgID="Equation.DSMT4" ShapeID="_x0000_i1154" DrawAspect="Content" ObjectID="_1487594608" r:id="rId301"/>
        </w:object>
      </w:r>
      <w:r w:rsidRPr="00752797">
        <w:rPr>
          <w:lang w:val="en-US"/>
        </w:rPr>
        <w:t xml:space="preserve">, with subscripts referring to the point where they are defined. A finite-volume approach is utilized where mass, momentum and wave action are strictly conserved.  In </w:t>
      </w:r>
      <w:proofErr w:type="gramStart"/>
      <w:r w:rsidRPr="00752797">
        <w:rPr>
          <w:lang w:val="en-US"/>
        </w:rPr>
        <w:t>the  middle</w:t>
      </w:r>
      <w:proofErr w:type="gramEnd"/>
      <w:r w:rsidRPr="00752797">
        <w:rPr>
          <w:lang w:val="en-US"/>
        </w:rPr>
        <w:t xml:space="preserve"> panel of </w:t>
      </w:r>
      <w:fldSimple w:instr=" REF _Ref411936920 \h  \* MERGEFORMAT ">
        <w:r w:rsidR="002D6E55" w:rsidRPr="00752797">
          <w:rPr>
            <w:lang w:val="en-US"/>
          </w:rPr>
          <w:t xml:space="preserve">Figure </w:t>
        </w:r>
        <w:r w:rsidR="002D6E55">
          <w:rPr>
            <w:lang w:val="en-US"/>
          </w:rPr>
          <w:t>6.1</w:t>
        </w:r>
      </w:fldSimple>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rsidR="00313B40" w:rsidRPr="00752797" w:rsidRDefault="00313B40" w:rsidP="002603CC">
      <w:pPr>
        <w:keepNext/>
        <w:tabs>
          <w:tab w:val="left" w:pos="7200"/>
          <w:tab w:val="left" w:pos="7470"/>
        </w:tabs>
        <w:rPr>
          <w:lang w:val="en-US"/>
        </w:rPr>
      </w:pPr>
      <w:r w:rsidRPr="00752797">
        <w:rPr>
          <w:noProof/>
          <w:lang w:val="en-US"/>
        </w:rPr>
        <w:drawing>
          <wp:inline distT="0" distB="0" distL="0" distR="0">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2"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lang w:val="en-US"/>
        </w:rPr>
      </w:pPr>
      <w:bookmarkStart w:id="322" w:name="_Ref411936920"/>
      <w:bookmarkStart w:id="323" w:name="_Ref411935479"/>
      <w:r w:rsidRPr="00752797">
        <w:rPr>
          <w:lang w:val="en-US"/>
        </w:rPr>
        <w:t xml:space="preserve">Figure </w:t>
      </w:r>
      <w:r w:rsidR="007E1D7E">
        <w:rPr>
          <w:lang w:val="en-US"/>
        </w:rPr>
        <w:fldChar w:fldCharType="begin"/>
      </w:r>
      <w:r w:rsidR="001935AF">
        <w:rPr>
          <w:lang w:val="en-US"/>
        </w:rPr>
        <w:instrText xml:space="preserve"> STYLEREF 1 \s </w:instrText>
      </w:r>
      <w:r w:rsidR="007E1D7E">
        <w:rPr>
          <w:lang w:val="en-US"/>
        </w:rPr>
        <w:fldChar w:fldCharType="separate"/>
      </w:r>
      <w:r w:rsidR="002D6E55">
        <w:rPr>
          <w:noProof/>
          <w:lang w:val="en-US"/>
        </w:rPr>
        <w:t>6</w:t>
      </w:r>
      <w:r w:rsidR="007E1D7E">
        <w:rPr>
          <w:lang w:val="en-US"/>
        </w:rPr>
        <w:fldChar w:fldCharType="end"/>
      </w:r>
      <w:r w:rsidR="001935AF">
        <w:rPr>
          <w:lang w:val="en-US"/>
        </w:rPr>
        <w:t>.</w:t>
      </w:r>
      <w:r w:rsidR="007E1D7E">
        <w:rPr>
          <w:lang w:val="en-US"/>
        </w:rPr>
        <w:fldChar w:fldCharType="begin"/>
      </w:r>
      <w:r w:rsidR="001935AF">
        <w:rPr>
          <w:lang w:val="en-US"/>
        </w:rPr>
        <w:instrText xml:space="preserve"> SEQ Figure \* ARABIC \s 1 </w:instrText>
      </w:r>
      <w:r w:rsidR="007E1D7E">
        <w:rPr>
          <w:lang w:val="en-US"/>
        </w:rPr>
        <w:fldChar w:fldCharType="separate"/>
      </w:r>
      <w:r w:rsidR="002D6E55">
        <w:rPr>
          <w:noProof/>
          <w:lang w:val="en-US"/>
        </w:rPr>
        <w:t>1</w:t>
      </w:r>
      <w:r w:rsidR="007E1D7E">
        <w:rPr>
          <w:lang w:val="en-US"/>
        </w:rPr>
        <w:fldChar w:fldCharType="end"/>
      </w:r>
      <w:bookmarkEnd w:id="322"/>
      <w:r w:rsidRPr="00752797">
        <w:rPr>
          <w:lang w:val="en-US"/>
        </w:rPr>
        <w:t xml:space="preserve"> Location of staggered grid points (left panel); definition of grid distances (middle) and terms in volume balance (right)</w:t>
      </w:r>
      <w:bookmarkEnd w:id="323"/>
    </w:p>
    <w:p w:rsidR="00313B40" w:rsidRPr="00752797" w:rsidRDefault="00313B40" w:rsidP="002603CC">
      <w:pPr>
        <w:pStyle w:val="Caption"/>
        <w:tabs>
          <w:tab w:val="left" w:pos="7200"/>
          <w:tab w:val="left" w:pos="7470"/>
        </w:tabs>
        <w:spacing w:after="120"/>
        <w:ind w:left="0" w:firstLine="0"/>
        <w:jc w:val="both"/>
        <w:rPr>
          <w:b/>
          <w:bCs w:val="0"/>
          <w:lang w:val="en-US"/>
        </w:rPr>
      </w:pPr>
    </w:p>
    <w:p w:rsidR="0073638B" w:rsidRPr="00752797" w:rsidRDefault="0073638B" w:rsidP="0073638B">
      <w:pPr>
        <w:pStyle w:val="Heading3"/>
        <w:jc w:val="both"/>
        <w:rPr>
          <w:lang w:val="en-US"/>
        </w:rPr>
      </w:pPr>
      <w:bookmarkStart w:id="324" w:name="_Toc413611075"/>
      <w:bookmarkStart w:id="325" w:name="_Toc410145831"/>
      <w:r w:rsidRPr="00752797">
        <w:rPr>
          <w:lang w:val="en-US"/>
        </w:rPr>
        <w:t>Wave action balance</w:t>
      </w:r>
      <w:bookmarkEnd w:id="324"/>
    </w:p>
    <w:p w:rsidR="0073638B" w:rsidRPr="00752797" w:rsidRDefault="0073638B" w:rsidP="0073638B">
      <w:pPr>
        <w:pStyle w:val="Heading4"/>
        <w:jc w:val="both"/>
        <w:rPr>
          <w:lang w:val="en-US"/>
        </w:rPr>
      </w:pPr>
      <w:bookmarkStart w:id="326" w:name="_Toc410145830"/>
      <w:r w:rsidRPr="00752797">
        <w:rPr>
          <w:lang w:val="en-US"/>
        </w:rPr>
        <w:t>Surfbeat solver</w:t>
      </w:r>
      <w:bookmarkEnd w:id="326"/>
    </w:p>
    <w:p w:rsidR="0073638B" w:rsidRPr="00752797" w:rsidRDefault="0073638B" w:rsidP="0073638B">
      <w:pPr>
        <w:rPr>
          <w:lang w:val="en-US"/>
        </w:rPr>
      </w:pPr>
      <w:r w:rsidRPr="00752797">
        <w:rPr>
          <w:lang w:val="en-US"/>
        </w:rPr>
        <w:t>The time-varying wave action balance solved in XBeach is as follows:</w:t>
      </w:r>
    </w:p>
    <w:p w:rsidR="0073638B" w:rsidRPr="00752797" w:rsidRDefault="0073638B" w:rsidP="0073638B">
      <w:pPr>
        <w:rPr>
          <w:lang w:val="en-US"/>
        </w:rPr>
      </w:pPr>
    </w:p>
    <w:p w:rsidR="0073638B" w:rsidRPr="00752797" w:rsidRDefault="0073638B" w:rsidP="0073638B">
      <w:pPr>
        <w:pStyle w:val="MTDisplayEquation"/>
        <w:tabs>
          <w:tab w:val="left" w:pos="7200"/>
          <w:tab w:val="left" w:pos="7470"/>
        </w:tabs>
        <w:rPr>
          <w:lang w:val="en-US"/>
        </w:rPr>
      </w:pPr>
      <w:r w:rsidRPr="00752797">
        <w:rPr>
          <w:position w:val="-24"/>
          <w:lang w:val="en-US"/>
        </w:rPr>
        <w:object w:dxaOrig="3780" w:dyaOrig="660">
          <v:shape id="_x0000_i1155" type="#_x0000_t75" style="width:190.8pt;height:34.2pt" o:ole="">
            <v:imagedata r:id="rId303" o:title=""/>
          </v:shape>
          <o:OLEObject Type="Embed" ProgID="Equation.DSMT4" ShapeID="_x0000_i1155" DrawAspect="Content" ObjectID="_1487594609" r:id="rId304"/>
        </w:object>
      </w: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w:instrText>
        </w:r>
      </w:fldSimple>
      <w:r w:rsidRPr="00752797">
        <w:rPr>
          <w:lang w:val="en-US"/>
        </w:rPr>
        <w:instrText>)</w:instrText>
      </w:r>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 xml:space="preserve">Where </w:t>
      </w:r>
      <w:r w:rsidRPr="00752797">
        <w:rPr>
          <w:i/>
          <w:lang w:val="en-US"/>
        </w:rPr>
        <w:t>E</w:t>
      </w:r>
      <w:r w:rsidRPr="00752797">
        <w:rPr>
          <w:lang w:val="en-US"/>
        </w:rPr>
        <w:t xml:space="preserve"> is the wave energy or wave action, Cg is the group velocity, </w:t>
      </w:r>
      <w:r w:rsidRPr="00752797">
        <w:rPr>
          <w:position w:val="-12"/>
          <w:lang w:val="en-US"/>
        </w:rPr>
        <w:object w:dxaOrig="320" w:dyaOrig="360">
          <v:shape id="_x0000_i1156" type="#_x0000_t75" style="width:15.6pt;height:18pt" o:ole="">
            <v:imagedata r:id="rId305" o:title=""/>
          </v:shape>
          <o:OLEObject Type="Embed" ProgID="Equation.DSMT4" ShapeID="_x0000_i1156" DrawAspect="Content" ObjectID="_1487594610" r:id="rId306"/>
        </w:object>
      </w:r>
      <w:r w:rsidRPr="00752797">
        <w:rPr>
          <w:lang w:val="en-US"/>
        </w:rPr>
        <w:t xml:space="preserve">the refraction speed in theta-space and </w:t>
      </w:r>
      <w:r w:rsidRPr="00752797">
        <w:rPr>
          <w:i/>
          <w:lang w:val="en-US"/>
        </w:rPr>
        <w:t>Sink</w:t>
      </w:r>
      <w:r w:rsidRPr="00752797">
        <w:rPr>
          <w:lang w:val="en-US"/>
        </w:rPr>
        <w:t xml:space="preserve"> refers to effects of wave breaking and bottom friction.</w:t>
      </w:r>
    </w:p>
    <w:p w:rsidR="0073638B" w:rsidRPr="00752797" w:rsidRDefault="0073638B" w:rsidP="0073638B">
      <w:pPr>
        <w:rPr>
          <w:lang w:val="en-US"/>
        </w:rPr>
      </w:pPr>
      <w:r w:rsidRPr="00752797">
        <w:rPr>
          <w:lang w:val="en-US"/>
        </w:rPr>
        <w:t>Again, the advection terms are the only ones affected by the curvilinear scheme so we will discuss their treatment in detail. The control volume is the same as for the mass balance. In equation</w:t>
      </w:r>
      <w:r w:rsidR="007E1D7E" w:rsidRPr="00752797">
        <w:rPr>
          <w:lang w:val="en-US"/>
        </w:rPr>
        <w:fldChar w:fldCharType="begin"/>
      </w:r>
      <w:r w:rsidRPr="00752797">
        <w:rPr>
          <w:lang w:val="en-US"/>
        </w:rPr>
        <w:instrText xml:space="preserve"> GOTOBUTTON ZEqnNum633932  \* MERGEFORMAT </w:instrText>
      </w:r>
      <w:r w:rsidR="007E1D7E" w:rsidRPr="00752797">
        <w:rPr>
          <w:lang w:val="en-US"/>
        </w:rPr>
        <w:fldChar w:fldCharType="begin"/>
      </w:r>
      <w:r w:rsidRPr="00752797">
        <w:rPr>
          <w:lang w:val="en-US"/>
        </w:rPr>
        <w:instrText xml:space="preserve"> REF ZEqnNum633932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to compute the wave energy fluxes across the cell boundaries is outlined. All variables should also have an index </w:t>
      </w:r>
      <w:r w:rsidRPr="00752797">
        <w:rPr>
          <w:i/>
          <w:lang w:val="en-US"/>
        </w:rPr>
        <w:t>itheta</w:t>
      </w:r>
      <w:r w:rsidRPr="00752797">
        <w:rPr>
          <w:lang w:val="en-US"/>
        </w:rPr>
        <w:t xml:space="preserve"> referring to the directional grid, but for brevity these are omitted here. </w:t>
      </w:r>
    </w:p>
    <w:p w:rsidR="0073638B" w:rsidRPr="00752797" w:rsidRDefault="0073638B" w:rsidP="0073638B">
      <w:pPr>
        <w:rPr>
          <w:lang w:val="en-US"/>
        </w:rPr>
      </w:pPr>
    </w:p>
    <w:p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rsidR="0073638B" w:rsidRPr="00752797" w:rsidRDefault="0073638B" w:rsidP="0073638B">
      <w:pPr>
        <w:pStyle w:val="MTDisplayEquation"/>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182"/>
          <w:lang w:val="en-US"/>
        </w:rPr>
        <w:object w:dxaOrig="5880" w:dyaOrig="4360">
          <v:shape id="_x0000_i1157" type="#_x0000_t75" style="width:293.4pt;height:217.8pt" o:ole="">
            <v:imagedata r:id="rId307" o:title=""/>
          </v:shape>
          <o:OLEObject Type="Embed" ProgID="Equation.DSMT4" ShapeID="_x0000_i1157" DrawAspect="Content" ObjectID="_1487594611" r:id="rId308"/>
        </w:object>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327" w:name="ZEqnNum633932"/>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w:instrText>
        </w:r>
      </w:fldSimple>
      <w:r w:rsidRPr="00752797">
        <w:rPr>
          <w:lang w:val="en-US"/>
        </w:rPr>
        <w:instrText>)</w:instrText>
      </w:r>
      <w:bookmarkEnd w:id="327"/>
      <w:r w:rsidR="007E1D7E" w:rsidRPr="00752797">
        <w:rPr>
          <w:lang w:val="en-US"/>
        </w:rPr>
        <w:fldChar w:fldCharType="end"/>
      </w:r>
    </w:p>
    <w:p w:rsidR="0073638B" w:rsidRPr="00752797" w:rsidRDefault="0073638B" w:rsidP="0073638B">
      <w:pPr>
        <w:rPr>
          <w:lang w:val="en-US"/>
        </w:rPr>
      </w:pPr>
    </w:p>
    <w:p w:rsidR="0073638B" w:rsidRPr="00752797" w:rsidRDefault="0073638B" w:rsidP="0073638B">
      <w:pPr>
        <w:rPr>
          <w:lang w:val="en-US"/>
        </w:rPr>
      </w:pPr>
      <w:r w:rsidRPr="00752797">
        <w:rPr>
          <w:lang w:val="en-US"/>
        </w:rPr>
        <w:t>The other three fluxes are computed in a similar way; for brevity we will not present all formulations.</w:t>
      </w:r>
    </w:p>
    <w:p w:rsidR="0073638B" w:rsidRPr="00752797" w:rsidRDefault="0073638B" w:rsidP="0073638B">
      <w:pPr>
        <w:rPr>
          <w:lang w:val="en-US"/>
        </w:rPr>
      </w:pPr>
    </w:p>
    <w:p w:rsidR="0073638B" w:rsidRPr="00752797" w:rsidRDefault="0073638B" w:rsidP="0073638B">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rsidR="0073638B" w:rsidRPr="00752797" w:rsidRDefault="0073638B" w:rsidP="0073638B">
      <w:pPr>
        <w:tabs>
          <w:tab w:val="left" w:pos="7200"/>
          <w:tab w:val="left" w:pos="7470"/>
        </w:tabs>
        <w:rPr>
          <w:lang w:val="en-US"/>
        </w:rPr>
      </w:pPr>
    </w:p>
    <w:p w:rsidR="0073638B" w:rsidRPr="00752797" w:rsidRDefault="0073638B" w:rsidP="0073638B">
      <w:pPr>
        <w:pStyle w:val="MTDisplayEquation"/>
        <w:tabs>
          <w:tab w:val="left" w:pos="7200"/>
          <w:tab w:val="left" w:pos="7470"/>
        </w:tabs>
        <w:rPr>
          <w:lang w:val="en-US"/>
        </w:rPr>
      </w:pPr>
      <w:r w:rsidRPr="00752797">
        <w:rPr>
          <w:position w:val="-30"/>
          <w:lang w:val="en-US"/>
        </w:rPr>
        <w:object w:dxaOrig="8040" w:dyaOrig="760">
          <v:shape id="_x0000_i1158" type="#_x0000_t75" style="width:402pt;height:37.8pt" o:ole="">
            <v:imagedata r:id="rId309" o:title=""/>
          </v:shape>
          <o:OLEObject Type="Embed" ProgID="Equation.DSMT4" ShapeID="_x0000_i1158" DrawAspect="Content" ObjectID="_1487594612" r:id="rId310"/>
        </w:object>
      </w:r>
    </w:p>
    <w:p w:rsidR="0073638B" w:rsidRPr="00752797" w:rsidRDefault="0073638B" w:rsidP="0073638B">
      <w:pPr>
        <w:pStyle w:val="MTDisplayEquation"/>
        <w:tabs>
          <w:tab w:val="left" w:pos="7200"/>
          <w:tab w:val="left" w:pos="7470"/>
        </w:tabs>
        <w:rPr>
          <w:lang w:val="en-US"/>
        </w:rPr>
      </w:pPr>
      <w:r w:rsidRPr="00752797">
        <w:rPr>
          <w:lang w:val="en-US"/>
        </w:rPr>
        <w:tab/>
      </w:r>
      <w:r w:rsidRPr="00752797">
        <w:rPr>
          <w:lang w:val="en-US"/>
        </w:rPr>
        <w:tab/>
      </w:r>
      <w:r w:rsidR="007C40A3">
        <w:rPr>
          <w:lang w:val="en-US"/>
        </w:rPr>
        <w:tab/>
      </w:r>
      <w:r w:rsidR="007C40A3">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bookmarkStart w:id="328" w:name="ZEqnNum723168"/>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3</w:instrText>
        </w:r>
      </w:fldSimple>
      <w:r w:rsidRPr="00752797">
        <w:rPr>
          <w:lang w:val="en-US"/>
        </w:rPr>
        <w:instrText>)</w:instrText>
      </w:r>
      <w:bookmarkEnd w:id="328"/>
      <w:r w:rsidR="007E1D7E" w:rsidRPr="00752797">
        <w:rPr>
          <w:lang w:val="en-US"/>
        </w:rPr>
        <w:fldChar w:fldCharType="end"/>
      </w:r>
    </w:p>
    <w:p w:rsidR="0073638B" w:rsidRPr="00752797" w:rsidRDefault="0073638B" w:rsidP="0073638B">
      <w:pPr>
        <w:tabs>
          <w:tab w:val="left" w:pos="7200"/>
          <w:tab w:val="left" w:pos="7470"/>
        </w:tabs>
        <w:rPr>
          <w:lang w:val="en-US"/>
        </w:rPr>
      </w:pPr>
      <w:r w:rsidRPr="00752797">
        <w:rPr>
          <w:lang w:val="en-US"/>
        </w:rPr>
        <w:t>The procedure for the roller energy balance is identical to that for the wave energy balance and will not be repeated here.</w:t>
      </w:r>
    </w:p>
    <w:p w:rsidR="0073638B" w:rsidRPr="00752797" w:rsidRDefault="0073638B" w:rsidP="0073638B">
      <w:pPr>
        <w:tabs>
          <w:tab w:val="left" w:pos="7200"/>
          <w:tab w:val="left" w:pos="7470"/>
        </w:tabs>
        <w:rPr>
          <w:lang w:val="en-US"/>
        </w:rPr>
      </w:pPr>
    </w:p>
    <w:p w:rsidR="0073638B" w:rsidRPr="00752797" w:rsidRDefault="0073638B" w:rsidP="0073638B">
      <w:pPr>
        <w:pStyle w:val="Heading4"/>
        <w:jc w:val="both"/>
        <w:rPr>
          <w:lang w:val="en-US"/>
        </w:rPr>
      </w:pPr>
      <w:bookmarkStart w:id="329" w:name="_Toc410145829"/>
      <w:r w:rsidRPr="00752797">
        <w:rPr>
          <w:lang w:val="en-US"/>
        </w:rPr>
        <w:t>Stationary solver</w:t>
      </w:r>
      <w:bookmarkEnd w:id="329"/>
    </w:p>
    <w:p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timestep is computed and the quasi-time-dependent balance according to equation </w:t>
      </w:r>
      <w:r w:rsidR="007E1D7E" w:rsidRPr="00752797">
        <w:rPr>
          <w:lang w:val="en-US"/>
        </w:rPr>
        <w:fldChar w:fldCharType="begin"/>
      </w:r>
      <w:r w:rsidRPr="00752797">
        <w:rPr>
          <w:lang w:val="en-US"/>
        </w:rPr>
        <w:instrText xml:space="preserve"> GOTOBUTTON ZEqnNum723168  \* MERGEFORMAT </w:instrText>
      </w:r>
      <w:r w:rsidR="007E1D7E" w:rsidRPr="00752797">
        <w:rPr>
          <w:lang w:val="en-US"/>
        </w:rPr>
        <w:fldChar w:fldCharType="begin"/>
      </w:r>
      <w:r w:rsidRPr="00752797">
        <w:rPr>
          <w:lang w:val="en-US"/>
        </w:rPr>
        <w:instrText xml:space="preserve"> REF ZEqnNum723168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solved until convergence or the maximum number of iterations is reached, after which the solver moves to the next line. </w:t>
      </w:r>
    </w:p>
    <w:p w:rsidR="0073638B" w:rsidRPr="00752797" w:rsidRDefault="0073638B" w:rsidP="0073638B">
      <w:pPr>
        <w:rPr>
          <w:i/>
          <w:lang w:val="en-US"/>
        </w:rPr>
      </w:pPr>
      <w:r w:rsidRPr="00752797">
        <w:rPr>
          <w:lang w:val="en-US"/>
        </w:rPr>
        <w:t xml:space="preserve">The iteration is controlled by the parameters </w:t>
      </w:r>
      <w:r w:rsidRPr="00752797">
        <w:rPr>
          <w:i/>
          <w:lang w:val="en-US"/>
        </w:rPr>
        <w:t xml:space="preserve">maxiter </w:t>
      </w:r>
      <w:r w:rsidRPr="00752797">
        <w:rPr>
          <w:lang w:val="en-US"/>
        </w:rPr>
        <w:t xml:space="preserve"> and </w:t>
      </w:r>
      <w:r w:rsidRPr="00752797">
        <w:rPr>
          <w:i/>
          <w:lang w:val="en-US"/>
        </w:rPr>
        <w:t>maxerror.</w:t>
      </w:r>
    </w:p>
    <w:p w:rsidR="0073638B" w:rsidRPr="00752797" w:rsidRDefault="0073638B" w:rsidP="0073638B">
      <w:pPr>
        <w:spacing w:line="240" w:lineRule="auto"/>
        <w:rPr>
          <w:iCs/>
          <w:color w:val="FF0000"/>
          <w:szCs w:val="28"/>
          <w:lang w:val="en-US"/>
        </w:rPr>
      </w:pPr>
    </w:p>
    <w:p w:rsidR="00313B40" w:rsidRPr="00752797" w:rsidRDefault="00313B40" w:rsidP="002603CC">
      <w:pPr>
        <w:pStyle w:val="Heading3"/>
        <w:jc w:val="both"/>
        <w:rPr>
          <w:lang w:val="en-US"/>
        </w:rPr>
      </w:pPr>
      <w:bookmarkStart w:id="330" w:name="_Toc413611076"/>
      <w:r w:rsidRPr="00752797">
        <w:rPr>
          <w:lang w:val="en-US"/>
        </w:rPr>
        <w:t>Shallow water equations</w:t>
      </w:r>
      <w:bookmarkEnd w:id="325"/>
      <w:bookmarkEnd w:id="330"/>
    </w:p>
    <w:p w:rsidR="00313B40" w:rsidRPr="00752797" w:rsidRDefault="00313B40" w:rsidP="002603CC">
      <w:pPr>
        <w:pStyle w:val="Heading4"/>
        <w:jc w:val="both"/>
        <w:rPr>
          <w:lang w:val="en-US"/>
        </w:rPr>
      </w:pPr>
      <w:r w:rsidRPr="00752797">
        <w:rPr>
          <w:lang w:val="en-US"/>
        </w:rPr>
        <w:t>Mass balance equation</w:t>
      </w:r>
    </w:p>
    <w:p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rsidR="00313B40" w:rsidRPr="00752797" w:rsidRDefault="00313B40" w:rsidP="002603CC">
      <w:pPr>
        <w:pStyle w:val="MTDisplayEquation"/>
        <w:tabs>
          <w:tab w:val="left" w:pos="90"/>
          <w:tab w:val="left" w:pos="7200"/>
          <w:tab w:val="left" w:pos="7470"/>
          <w:tab w:val="left" w:pos="7650"/>
        </w:tabs>
        <w:rPr>
          <w:lang w:val="en-US"/>
        </w:rPr>
      </w:pPr>
    </w:p>
    <w:p w:rsidR="00313B40" w:rsidRPr="00752797" w:rsidRDefault="00313B40" w:rsidP="002603CC">
      <w:pPr>
        <w:pStyle w:val="MTDisplayEquation"/>
        <w:tabs>
          <w:tab w:val="left" w:pos="90"/>
          <w:tab w:val="left" w:pos="7200"/>
          <w:tab w:val="left" w:pos="7470"/>
          <w:tab w:val="left" w:pos="7650"/>
        </w:tabs>
        <w:rPr>
          <w:lang w:val="en-US"/>
        </w:rPr>
      </w:pPr>
      <w:r w:rsidRPr="00752797">
        <w:rPr>
          <w:position w:val="-24"/>
          <w:lang w:val="en-US"/>
        </w:rPr>
        <w:object w:dxaOrig="2980" w:dyaOrig="620">
          <v:shape id="_x0000_i1159" type="#_x0000_t75" style="width:149.4pt;height:30pt" o:ole="">
            <v:imagedata r:id="rId311" o:title=""/>
          </v:shape>
          <o:OLEObject Type="Embed" ProgID="Equation.DSMT4" ShapeID="_x0000_i1159" DrawAspect="Content" ObjectID="_1487594613" r:id="rId312"/>
        </w:object>
      </w:r>
      <w:r w:rsidRPr="00752797">
        <w:rPr>
          <w:lang w:val="en-US"/>
        </w:rPr>
        <w:t xml:space="preserve">           </w: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This is discretized according to:</w:t>
      </w:r>
    </w:p>
    <w:p w:rsidR="00313B40" w:rsidRPr="00752797" w:rsidRDefault="00313B40" w:rsidP="002603CC">
      <w:pPr>
        <w:pStyle w:val="MTDisplayEquation"/>
        <w:tabs>
          <w:tab w:val="left" w:pos="90"/>
          <w:tab w:val="left" w:pos="7200"/>
          <w:tab w:val="left" w:pos="7470"/>
          <w:tab w:val="left" w:pos="7650"/>
        </w:tabs>
        <w:rPr>
          <w:lang w:val="en-US"/>
        </w:rPr>
      </w:pPr>
      <w:r w:rsidRPr="00752797">
        <w:rPr>
          <w:lang w:val="en-US"/>
        </w:rPr>
        <w:tab/>
      </w:r>
      <w:r w:rsidRPr="00752797">
        <w:rPr>
          <w:lang w:val="en-US"/>
        </w:rPr>
        <w:tab/>
      </w:r>
      <w:r w:rsidRPr="00752797">
        <w:rPr>
          <w:lang w:val="en-US"/>
        </w:rPr>
        <w:tab/>
      </w:r>
    </w:p>
    <w:p w:rsidR="00313B40" w:rsidRPr="00752797" w:rsidRDefault="00313B40" w:rsidP="002603CC">
      <w:pPr>
        <w:pStyle w:val="MTDisplayEquation"/>
        <w:tabs>
          <w:tab w:val="left" w:pos="7200"/>
          <w:tab w:val="left" w:pos="7470"/>
        </w:tabs>
        <w:rPr>
          <w:lang w:val="en-US"/>
        </w:rPr>
      </w:pPr>
      <w:r w:rsidRPr="00752797">
        <w:rPr>
          <w:position w:val="-46"/>
          <w:lang w:val="en-US"/>
        </w:rPr>
        <w:object w:dxaOrig="5640" w:dyaOrig="1040">
          <v:shape id="_x0000_i1160" type="#_x0000_t75" style="width:282.6pt;height:51.6pt" o:ole="">
            <v:imagedata r:id="rId313" o:title=""/>
          </v:shape>
          <o:OLEObject Type="Embed" ProgID="Equation.DSMT4" ShapeID="_x0000_i1160" DrawAspect="Content" ObjectID="_1487594614" r:id="rId314"/>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5</w:instrText>
        </w:r>
      </w:fldSimple>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Pr="00752797">
        <w:rPr>
          <w:i/>
          <w:vertAlign w:val="subscript"/>
          <w:lang w:val="en-US"/>
        </w:rPr>
        <w:t>z</w:t>
      </w:r>
      <w:r w:rsidRPr="00752797">
        <w:rPr>
          <w:i/>
          <w:lang w:val="en-US"/>
        </w:rPr>
        <w:t xml:space="preserve"> </w:t>
      </w:r>
      <w:r w:rsidRPr="00752797">
        <w:rPr>
          <w:lang w:val="en-US"/>
        </w:rPr>
        <w:t xml:space="preserve">is the area of the cell around  the cell centre,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r w:rsidRPr="00752797">
        <w:rPr>
          <w:i/>
          <w:lang w:val="en-US"/>
        </w:rPr>
        <w:t>u</w:t>
      </w:r>
      <w:r w:rsidRPr="00752797">
        <w:rPr>
          <w:i/>
          <w:vertAlign w:val="subscript"/>
          <w:lang w:val="en-US"/>
        </w:rPr>
        <w:t>u</w:t>
      </w:r>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i,j</w:t>
      </w:r>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rsidR="00313B40" w:rsidRPr="00752797" w:rsidRDefault="00313B40" w:rsidP="002603CC">
      <w:pPr>
        <w:pStyle w:val="Heading4"/>
        <w:jc w:val="both"/>
        <w:rPr>
          <w:lang w:val="en-US"/>
        </w:rPr>
      </w:pPr>
      <w:r w:rsidRPr="00752797">
        <w:rPr>
          <w:lang w:val="en-US"/>
        </w:rPr>
        <w:t>Momentum balance equation</w:t>
      </w:r>
    </w:p>
    <w:p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fldSimple w:instr=" REF _Ref336832911  \* MERGEFORMAT ">
        <w:r w:rsidR="002D6E55" w:rsidRPr="002D6E55">
          <w:rPr>
            <w:lang w:val="en-US"/>
          </w:rPr>
          <w:t>Figure 6.2</w:t>
        </w:r>
      </w:fldSimple>
      <w:r w:rsidRPr="00752797">
        <w:rPr>
          <w:lang w:val="en-US"/>
        </w:rPr>
        <w:t xml:space="preserve">.  It is </w:t>
      </w:r>
      <w:r w:rsidR="0005330B" w:rsidRPr="00752797">
        <w:rPr>
          <w:lang w:val="en-US"/>
        </w:rPr>
        <w:t>centered</w:t>
      </w:r>
      <w:r w:rsidRPr="00752797">
        <w:rPr>
          <w:lang w:val="en-US"/>
        </w:rPr>
        <w:t>around the u-point. We now consider the rate of change of the momentum in the local u-direction as follows:</w:t>
      </w:r>
    </w:p>
    <w:p w:rsidR="00313B40" w:rsidRPr="00752797" w:rsidRDefault="00313B40" w:rsidP="002603CC">
      <w:pPr>
        <w:pStyle w:val="MTDisplayEquation"/>
        <w:tabs>
          <w:tab w:val="left" w:pos="7200"/>
          <w:tab w:val="left" w:pos="7470"/>
          <w:tab w:val="left" w:pos="7560"/>
        </w:tabs>
        <w:rPr>
          <w:position w:val="-28"/>
          <w:lang w:val="en-US"/>
        </w:rPr>
      </w:pPr>
    </w:p>
    <w:p w:rsidR="00313B40" w:rsidRPr="00752797" w:rsidRDefault="00313B40" w:rsidP="002603CC">
      <w:pPr>
        <w:pStyle w:val="MTDisplayEquation"/>
        <w:tabs>
          <w:tab w:val="left" w:pos="7200"/>
          <w:tab w:val="left" w:pos="7470"/>
          <w:tab w:val="left" w:pos="7560"/>
        </w:tabs>
        <w:rPr>
          <w:lang w:val="en-US"/>
        </w:rPr>
      </w:pPr>
      <w:r w:rsidRPr="00752797">
        <w:rPr>
          <w:position w:val="-28"/>
          <w:lang w:val="en-US"/>
        </w:rPr>
        <w:object w:dxaOrig="5780" w:dyaOrig="700">
          <v:shape id="_x0000_i1161" type="#_x0000_t75" style="width:4in;height:35.4pt" o:ole="">
            <v:imagedata r:id="rId315" o:title=""/>
          </v:shape>
          <o:OLEObject Type="Embed" ProgID="Equation.DSMT4" ShapeID="_x0000_i1161" DrawAspect="Content" ObjectID="_1487594615" r:id="rId316"/>
        </w:object>
      </w:r>
      <w:r w:rsidRPr="00752797">
        <w:rPr>
          <w:lang w:val="en-US"/>
        </w:rPr>
        <w:t xml:space="preserve">                 </w:t>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6</w:instrText>
        </w:r>
      </w:fldSimple>
      <w:r w:rsidR="00801832" w:rsidRPr="00752797">
        <w:rPr>
          <w:lang w:val="en-US"/>
        </w:rPr>
        <w:instrText>)</w:instrText>
      </w:r>
      <w:r w:rsidR="007E1D7E" w:rsidRPr="00752797">
        <w:rPr>
          <w:lang w:val="en-US"/>
        </w:rPr>
        <w:fldChar w:fldCharType="end"/>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tabs>
          <w:tab w:val="left" w:pos="7200"/>
          <w:tab w:val="left" w:pos="7470"/>
        </w:tabs>
        <w:spacing w:line="240" w:lineRule="exact"/>
        <w:ind w:firstLine="720"/>
        <w:rPr>
          <w:lang w:val="en-US"/>
        </w:rPr>
      </w:pPr>
      <w:proofErr w:type="gramStart"/>
      <w:r w:rsidRPr="00752797">
        <w:rPr>
          <w:lang w:val="en-US"/>
        </w:rPr>
        <w:t>where</w:t>
      </w:r>
      <w:proofErr w:type="gramEnd"/>
      <w:r w:rsidRPr="00752797">
        <w:rPr>
          <w:lang w:val="en-US"/>
        </w:rPr>
        <w:t xml:space="preserve"> V is the cell volume, u the velocity in local grid direction, Q the fluxes,</w:t>
      </w:r>
      <w:r w:rsidRPr="00752797">
        <w:rPr>
          <w:position w:val="-10"/>
          <w:lang w:val="en-US"/>
        </w:rPr>
        <w:object w:dxaOrig="240" w:dyaOrig="260">
          <v:shape id="_x0000_i1162" type="#_x0000_t75" style="width:12pt;height:12pt" o:ole="">
            <v:imagedata r:id="rId317" o:title=""/>
          </v:shape>
          <o:OLEObject Type="Embed" ProgID="Equation.DSMT4" ShapeID="_x0000_i1162" DrawAspect="Content" ObjectID="_1487594616" r:id="rId318"/>
        </w:object>
      </w:r>
      <w:r w:rsidRPr="00752797">
        <w:rPr>
          <w:lang w:val="en-US"/>
        </w:rPr>
        <w:t xml:space="preserve"> the density, g acceleration of gravity, </w:t>
      </w:r>
      <w:r w:rsidRPr="00752797">
        <w:rPr>
          <w:position w:val="-14"/>
          <w:lang w:val="en-US"/>
        </w:rPr>
        <w:object w:dxaOrig="1100" w:dyaOrig="380">
          <v:shape id="_x0000_i1163" type="#_x0000_t75" style="width:54.6pt;height:18pt" o:ole="">
            <v:imagedata r:id="rId319" o:title=""/>
          </v:shape>
          <o:OLEObject Type="Embed" ProgID="Equation.DSMT4" ShapeID="_x0000_i1163" DrawAspect="Content" ObjectID="_1487594617" r:id="rId320"/>
        </w:object>
      </w:r>
      <w:r w:rsidRPr="00752797">
        <w:rPr>
          <w:lang w:val="en-US"/>
        </w:rPr>
        <w:t xml:space="preserve"> the bed shear stress, wind shear stress and wave force in u-direction. We consider that the outgoing fluxes carry the velocity inside the cell, </w:t>
      </w:r>
      <w:r w:rsidRPr="00752797">
        <w:rPr>
          <w:i/>
          <w:lang w:val="en-US"/>
        </w:rPr>
        <w:t xml:space="preserve">u </w:t>
      </w:r>
      <w:r w:rsidRPr="00752797">
        <w:rPr>
          <w:lang w:val="en-US"/>
        </w:rPr>
        <w:t xml:space="preserve">and that </w:t>
      </w:r>
      <w:r w:rsidRPr="00752797">
        <w:rPr>
          <w:i/>
          <w:lang w:val="en-US"/>
        </w:rPr>
        <w:t>u</w:t>
      </w:r>
      <w:r w:rsidRPr="00752797">
        <w:rPr>
          <w:i/>
          <w:vertAlign w:val="subscript"/>
          <w:lang w:val="en-US"/>
        </w:rPr>
        <w:t>in</w:t>
      </w:r>
      <w:r w:rsidRPr="00752797">
        <w:rPr>
          <w:i/>
          <w:lang w:val="en-US"/>
        </w:rPr>
        <w:t xml:space="preserve"> </w:t>
      </w:r>
      <w:r w:rsidRPr="00752797">
        <w:rPr>
          <w:lang w:val="en-US"/>
        </w:rPr>
        <w:t xml:space="preserve">is determined at each inflow boundary by interpolation, reconstructing the component in the same direction as </w:t>
      </w:r>
      <w:r w:rsidRPr="00752797">
        <w:rPr>
          <w:i/>
          <w:lang w:val="en-US"/>
        </w:rPr>
        <w:t>u</w:t>
      </w:r>
      <w:r w:rsidRPr="00752797">
        <w:rPr>
          <w:lang w:val="en-US"/>
        </w:rPr>
        <w:t>.</w:t>
      </w:r>
    </w:p>
    <w:p w:rsidR="00313B40" w:rsidRPr="00752797" w:rsidRDefault="00313B40" w:rsidP="002603CC">
      <w:pPr>
        <w:tabs>
          <w:tab w:val="left" w:pos="7200"/>
          <w:tab w:val="left" w:pos="7470"/>
        </w:tabs>
        <w:spacing w:line="240" w:lineRule="exact"/>
        <w:ind w:firstLine="720"/>
        <w:rPr>
          <w:lang w:val="en-US"/>
        </w:rPr>
      </w:pPr>
      <w:r w:rsidRPr="00752797">
        <w:rPr>
          <w:lang w:val="en-US"/>
        </w:rPr>
        <w:t>The volume  balance for the same volume reads:</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24"/>
          <w:lang w:val="en-US"/>
        </w:rPr>
        <w:object w:dxaOrig="2400" w:dyaOrig="620">
          <v:shape id="_x0000_i1164" type="#_x0000_t75" style="width:120pt;height:30pt" o:ole="">
            <v:imagedata r:id="rId321" o:title=""/>
          </v:shape>
          <o:OLEObject Type="Embed" ProgID="Equation.DSMT4" ShapeID="_x0000_i1164" DrawAspect="Content" ObjectID="_1487594618" r:id="rId322"/>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 xml:space="preserve">V </w:t>
      </w:r>
      <w:r w:rsidRPr="00752797">
        <w:rPr>
          <w:lang w:val="en-US"/>
        </w:rPr>
        <w:t xml:space="preserve"> we arrive at the following equation:</w:t>
      </w:r>
    </w:p>
    <w:p w:rsidR="00313B40" w:rsidRPr="00752797" w:rsidRDefault="00313B40" w:rsidP="002603CC">
      <w:pPr>
        <w:tabs>
          <w:tab w:val="left" w:pos="7200"/>
          <w:tab w:val="left" w:pos="7470"/>
        </w:tabs>
        <w:spacing w:line="240" w:lineRule="exact"/>
        <w:rPr>
          <w:lang w:val="en-US"/>
        </w:rPr>
      </w:pPr>
    </w:p>
    <w:p w:rsidR="00313B40" w:rsidRPr="00752797" w:rsidRDefault="00313B40" w:rsidP="002603CC">
      <w:pPr>
        <w:pStyle w:val="MTDisplayEquation"/>
        <w:tabs>
          <w:tab w:val="left" w:pos="7200"/>
          <w:tab w:val="left" w:pos="7470"/>
        </w:tabs>
        <w:rPr>
          <w:lang w:val="en-US"/>
        </w:rPr>
      </w:pPr>
      <w:r w:rsidRPr="00752797">
        <w:rPr>
          <w:position w:val="-30"/>
          <w:lang w:val="en-US"/>
        </w:rPr>
        <w:object w:dxaOrig="4880" w:dyaOrig="740">
          <v:shape id="_x0000_i1165" type="#_x0000_t75" style="width:243.6pt;height:36.6pt" o:ole="">
            <v:imagedata r:id="rId323" o:title=""/>
          </v:shape>
          <o:OLEObject Type="Embed" ProgID="Equation.DSMT4" ShapeID="_x0000_i1165" DrawAspect="Content" ObjectID="_1487594619" r:id="rId324"/>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8</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tabs>
          <w:tab w:val="left" w:pos="7200"/>
          <w:tab w:val="left" w:pos="7470"/>
        </w:tabs>
        <w:rPr>
          <w:lang w:val="en-US"/>
        </w:rPr>
      </w:pPr>
      <w:r w:rsidRPr="00752797">
        <w:rPr>
          <w:lang w:val="en-US"/>
        </w:rPr>
        <w:t xml:space="preserve">where </w:t>
      </w:r>
      <w:r w:rsidRPr="00752797">
        <w:rPr>
          <w:i/>
          <w:lang w:val="en-US"/>
        </w:rPr>
        <w:t xml:space="preserve">A </w:t>
      </w:r>
      <w:r w:rsidRPr="00752797">
        <w:rPr>
          <w:lang w:val="en-US"/>
        </w:rPr>
        <w:t xml:space="preserve"> is the cell area and </w:t>
      </w:r>
      <w:r w:rsidRPr="00752797">
        <w:rPr>
          <w:i/>
          <w:lang w:val="en-US"/>
        </w:rPr>
        <w:t>h</w:t>
      </w:r>
      <w:r w:rsidRPr="00752797">
        <w:rPr>
          <w:i/>
          <w:vertAlign w:val="subscript"/>
          <w:lang w:val="en-US"/>
        </w:rPr>
        <w:t>um</w:t>
      </w:r>
      <w:r w:rsidRPr="00752797">
        <w:rPr>
          <w:lang w:val="en-US"/>
        </w:rPr>
        <w:t xml:space="preserve"> is the average depth of the cell around the </w:t>
      </w:r>
      <w:r w:rsidRPr="00752797">
        <w:rPr>
          <w:i/>
          <w:lang w:val="en-US"/>
        </w:rPr>
        <w:t>u</w:t>
      </w:r>
      <w:r w:rsidRPr="00752797">
        <w:rPr>
          <w:lang w:val="en-US"/>
        </w:rPr>
        <w:t xml:space="preserve">-point. The procedure for the second term (the others are straightforward) now boils down to integrating (only) the incoming fluxes over the interfaces and multiplying them with the difference between </w:t>
      </w:r>
      <w:r w:rsidRPr="00752797">
        <w:rPr>
          <w:i/>
          <w:lang w:val="en-US"/>
        </w:rPr>
        <w:t xml:space="preserve">u </w:t>
      </w:r>
      <w:r w:rsidRPr="00752797">
        <w:rPr>
          <w:lang w:val="en-US"/>
        </w:rPr>
        <w:t xml:space="preserve">in the cell and the component of velocity in the same direction at the upwind cell. </w:t>
      </w:r>
    </w:p>
    <w:p w:rsidR="00313B40" w:rsidRPr="00752797" w:rsidRDefault="00313B40" w:rsidP="002603CC">
      <w:pPr>
        <w:keepNext/>
        <w:tabs>
          <w:tab w:val="left" w:pos="7200"/>
          <w:tab w:val="left" w:pos="7470"/>
        </w:tabs>
        <w:rPr>
          <w:lang w:val="en-US"/>
        </w:rPr>
      </w:pPr>
      <w:r w:rsidRPr="00752797">
        <w:rPr>
          <w:noProof/>
          <w:lang w:val="en-US"/>
        </w:rPr>
        <w:lastRenderedPageBreak/>
        <w:drawing>
          <wp:inline distT="0" distB="0" distL="0" distR="0">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5"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rsidR="00313B40" w:rsidRPr="00752797" w:rsidRDefault="00313B40" w:rsidP="002603CC">
      <w:pPr>
        <w:pStyle w:val="Caption"/>
        <w:jc w:val="both"/>
        <w:rPr>
          <w:b/>
          <w:bCs w:val="0"/>
          <w:lang w:val="en-US"/>
        </w:rPr>
      </w:pPr>
      <w:bookmarkStart w:id="331" w:name="_Ref336832911"/>
      <w:r w:rsidRPr="00752797">
        <w:rPr>
          <w:b/>
          <w:bCs w:val="0"/>
          <w:lang w:val="en-US"/>
        </w:rPr>
        <w:t xml:space="preserve">Figure </w:t>
      </w:r>
      <w:r w:rsidR="007E1D7E">
        <w:rPr>
          <w:b/>
          <w:bCs w:val="0"/>
          <w:lang w:val="en-US"/>
        </w:rPr>
        <w:fldChar w:fldCharType="begin"/>
      </w:r>
      <w:r w:rsidR="001935AF">
        <w:rPr>
          <w:b/>
          <w:bCs w:val="0"/>
          <w:lang w:val="en-US"/>
        </w:rPr>
        <w:instrText xml:space="preserve"> STYLEREF 1 \s </w:instrText>
      </w:r>
      <w:r w:rsidR="007E1D7E">
        <w:rPr>
          <w:b/>
          <w:bCs w:val="0"/>
          <w:lang w:val="en-US"/>
        </w:rPr>
        <w:fldChar w:fldCharType="separate"/>
      </w:r>
      <w:r w:rsidR="002D6E55">
        <w:rPr>
          <w:b/>
          <w:bCs w:val="0"/>
          <w:noProof/>
          <w:lang w:val="en-US"/>
        </w:rPr>
        <w:t>6</w:t>
      </w:r>
      <w:r w:rsidR="007E1D7E">
        <w:rPr>
          <w:b/>
          <w:bCs w:val="0"/>
          <w:lang w:val="en-US"/>
        </w:rPr>
        <w:fldChar w:fldCharType="end"/>
      </w:r>
      <w:r w:rsidR="001935AF">
        <w:rPr>
          <w:b/>
          <w:bCs w:val="0"/>
          <w:lang w:val="en-US"/>
        </w:rPr>
        <w:t>.</w:t>
      </w:r>
      <w:r w:rsidR="007E1D7E">
        <w:rPr>
          <w:b/>
          <w:bCs w:val="0"/>
          <w:lang w:val="en-US"/>
        </w:rPr>
        <w:fldChar w:fldCharType="begin"/>
      </w:r>
      <w:r w:rsidR="001935AF">
        <w:rPr>
          <w:b/>
          <w:bCs w:val="0"/>
          <w:lang w:val="en-US"/>
        </w:rPr>
        <w:instrText xml:space="preserve"> SEQ Figure \* ARABIC \s 1 </w:instrText>
      </w:r>
      <w:r w:rsidR="007E1D7E">
        <w:rPr>
          <w:b/>
          <w:bCs w:val="0"/>
          <w:lang w:val="en-US"/>
        </w:rPr>
        <w:fldChar w:fldCharType="separate"/>
      </w:r>
      <w:r w:rsidR="002D6E55">
        <w:rPr>
          <w:b/>
          <w:bCs w:val="0"/>
          <w:noProof/>
          <w:lang w:val="en-US"/>
        </w:rPr>
        <w:t>2</w:t>
      </w:r>
      <w:r w:rsidR="007E1D7E">
        <w:rPr>
          <w:b/>
          <w:bCs w:val="0"/>
          <w:lang w:val="en-US"/>
        </w:rPr>
        <w:fldChar w:fldCharType="end"/>
      </w:r>
      <w:bookmarkEnd w:id="331"/>
      <w:r w:rsidRPr="00752797">
        <w:rPr>
          <w:b/>
          <w:bCs w:val="0"/>
          <w:lang w:val="en-US"/>
        </w:rPr>
        <w:t xml:space="preserve"> Control volume u-momentum balance and definition of fluxes</w:t>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 xml:space="preserve">In equations </w:t>
      </w:r>
      <w:r w:rsidR="007E1D7E" w:rsidRPr="00752797">
        <w:rPr>
          <w:lang w:val="en-US"/>
        </w:rPr>
        <w:fldChar w:fldCharType="begin"/>
      </w:r>
      <w:r w:rsidRPr="00752797">
        <w:rPr>
          <w:lang w:val="en-US"/>
        </w:rPr>
        <w:instrText xml:space="preserve"> GOTOBUTTON ZEqnNum256620  \* MERGEFORMAT </w:instrText>
      </w:r>
      <w:r w:rsidR="007E1D7E" w:rsidRPr="00752797">
        <w:rPr>
          <w:lang w:val="en-US"/>
        </w:rPr>
        <w:fldChar w:fldCharType="begin"/>
      </w:r>
      <w:r w:rsidRPr="00752797">
        <w:rPr>
          <w:lang w:val="en-US"/>
        </w:rPr>
        <w:instrText xml:space="preserve"> REF ZEqnNum256620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ZEqnNum823991  \* MERGEFORMAT </w:instrText>
      </w:r>
      <w:r w:rsidR="007E1D7E" w:rsidRPr="00752797">
        <w:rPr>
          <w:lang w:val="en-US"/>
        </w:rPr>
        <w:fldChar w:fldCharType="begin"/>
      </w:r>
      <w:r w:rsidRPr="00752797">
        <w:rPr>
          <w:lang w:val="en-US"/>
        </w:rPr>
        <w:instrText xml:space="preserve"> REF ZEqnNum823991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spellStart"/>
      <w:r w:rsidRPr="00752797">
        <w:rPr>
          <w:lang w:val="en-US"/>
        </w:rPr>
        <w:t>and</w:t>
      </w:r>
      <w:proofErr w:type="spellEnd"/>
      <w:r w:rsidRPr="00752797">
        <w:rPr>
          <w:lang w:val="en-US"/>
        </w:rPr>
        <w:t xml:space="preserve"> </w:t>
      </w:r>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Pr="00752797">
        <w:rPr>
          <w:position w:val="-6"/>
          <w:lang w:val="en-US"/>
        </w:rPr>
        <w:object w:dxaOrig="400" w:dyaOrig="279">
          <v:shape id="_x0000_i1166" type="#_x0000_t75" style="width:20.4pt;height:15pt" o:ole="">
            <v:imagedata r:id="rId326" o:title=""/>
          </v:shape>
          <o:OLEObject Type="Embed" ProgID="Equation.DSMT4" ShapeID="_x0000_i1166" DrawAspect="Content" ObjectID="_1487594620" r:id="rId327"/>
        </w:object>
      </w:r>
      <w:r w:rsidRPr="00752797">
        <w:rPr>
          <w:lang w:val="en-US"/>
        </w:rPr>
        <w:t>in grid orientation between the incoming cell and the u-point is computed and used to compute the component of the incoming velocity in the local u-direction, from the left and right side of the control volume.</w:t>
      </w:r>
    </w:p>
    <w:p w:rsidR="00313B40" w:rsidRPr="00752797" w:rsidRDefault="00313B40" w:rsidP="002603CC">
      <w:pPr>
        <w:pStyle w:val="MTDisplayEquation"/>
        <w:tabs>
          <w:tab w:val="left" w:pos="7200"/>
          <w:tab w:val="left" w:pos="7470"/>
        </w:tabs>
        <w:rPr>
          <w:lang w:val="en-US"/>
        </w:rPr>
      </w:pPr>
      <w:r w:rsidRPr="00752797">
        <w:rPr>
          <w:position w:val="-86"/>
          <w:lang w:val="en-US"/>
        </w:rPr>
        <w:object w:dxaOrig="7839" w:dyaOrig="1840">
          <v:shape id="_x0000_i1167" type="#_x0000_t75" style="width:392.4pt;height:92.4pt" o:ole="">
            <v:imagedata r:id="rId328" o:title=""/>
          </v:shape>
          <o:OLEObject Type="Embed" ProgID="Equation.DSMT4" ShapeID="_x0000_i1167" DrawAspect="Content" ObjectID="_1487594621" r:id="rId329"/>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32" w:name="ZEqnNum256620"/>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9</w:instrText>
        </w:r>
      </w:fldSimple>
      <w:r w:rsidR="00801832" w:rsidRPr="00752797">
        <w:rPr>
          <w:lang w:val="en-US"/>
        </w:rPr>
        <w:instrText>)</w:instrText>
      </w:r>
      <w:bookmarkEnd w:id="332"/>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rsidR="00313B40" w:rsidRPr="00752797" w:rsidRDefault="00313B40" w:rsidP="002603CC">
      <w:pPr>
        <w:pStyle w:val="MTDisplayEquation"/>
        <w:tabs>
          <w:tab w:val="left" w:pos="7200"/>
          <w:tab w:val="left" w:pos="7470"/>
        </w:tabs>
        <w:rPr>
          <w:lang w:val="en-US"/>
        </w:rPr>
      </w:pPr>
      <w:r w:rsidRPr="00752797">
        <w:rPr>
          <w:position w:val="-84"/>
          <w:lang w:val="en-US"/>
        </w:rPr>
        <w:object w:dxaOrig="7720" w:dyaOrig="2140">
          <v:shape id="_x0000_i1168" type="#_x0000_t75" style="width:384.6pt;height:107.4pt" o:ole="">
            <v:imagedata r:id="rId330" o:title=""/>
          </v:shape>
          <o:OLEObject Type="Embed" ProgID="Equation.DSMT4" ShapeID="_x0000_i1168" DrawAspect="Content" ObjectID="_1487594622" r:id="rId331"/>
        </w:objec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33" w:name="ZEqnNum823991"/>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10</w:instrText>
        </w:r>
      </w:fldSimple>
      <w:r w:rsidR="00801832" w:rsidRPr="00752797">
        <w:rPr>
          <w:lang w:val="en-US"/>
        </w:rPr>
        <w:instrText>)</w:instrText>
      </w:r>
      <w:bookmarkEnd w:id="333"/>
      <w:r w:rsidR="007E1D7E" w:rsidRPr="00752797">
        <w:rPr>
          <w:lang w:val="en-US"/>
        </w:rPr>
        <w:fldChar w:fldCharType="end"/>
      </w:r>
    </w:p>
    <w:p w:rsidR="00313B40" w:rsidRPr="00752797" w:rsidRDefault="00313B40" w:rsidP="002603CC">
      <w:pPr>
        <w:rPr>
          <w:lang w:val="en-US"/>
        </w:rPr>
      </w:pPr>
      <w:r w:rsidRPr="00752797">
        <w:rPr>
          <w:lang w:val="en-US"/>
        </w:rPr>
        <w:t xml:space="preserve">Finally, the advective term in the momentum balance is given in </w:t>
      </w:r>
      <w:proofErr w:type="gramStart"/>
      <w:r w:rsidRPr="00752797">
        <w:rPr>
          <w:lang w:val="en-US"/>
        </w:rPr>
        <w:t xml:space="preserve">equation </w:t>
      </w:r>
      <w:proofErr w:type="gramEnd"/>
      <w:r w:rsidR="007E1D7E" w:rsidRPr="00752797">
        <w:rPr>
          <w:lang w:val="en-US"/>
        </w:rPr>
        <w:fldChar w:fldCharType="begin"/>
      </w:r>
      <w:r w:rsidRPr="00752797">
        <w:rPr>
          <w:lang w:val="en-US"/>
        </w:rPr>
        <w:instrText xml:space="preserve"> GOTOBUTTON ZEqnNum473828  \* MERGEFORMAT </w:instrText>
      </w:r>
      <w:r w:rsidR="007E1D7E" w:rsidRPr="00752797">
        <w:rPr>
          <w:lang w:val="en-US"/>
        </w:rPr>
        <w:fldChar w:fldCharType="begin"/>
      </w:r>
      <w:r w:rsidRPr="00752797">
        <w:rPr>
          <w:lang w:val="en-US"/>
        </w:rPr>
        <w:instrText xml:space="preserve"> REF ZEqnNum473828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313B40" w:rsidRPr="00752797" w:rsidRDefault="00313B40" w:rsidP="002603CC">
      <w:pPr>
        <w:pStyle w:val="MTDisplayEquation"/>
        <w:rPr>
          <w:lang w:val="en-US"/>
        </w:rPr>
      </w:pPr>
      <w:r w:rsidRPr="00752797">
        <w:rPr>
          <w:position w:val="-146"/>
          <w:lang w:val="en-US"/>
        </w:rPr>
        <w:object w:dxaOrig="5220" w:dyaOrig="3040">
          <v:shape id="_x0000_i1169" type="#_x0000_t75" style="width:262.8pt;height:153.6pt" o:ole="">
            <v:imagedata r:id="rId332" o:title=""/>
          </v:shape>
          <o:OLEObject Type="Embed" ProgID="Equation.DSMT4" ShapeID="_x0000_i1169" DrawAspect="Content" ObjectID="_1487594623" r:id="rId333"/>
        </w:object>
      </w:r>
      <w:r w:rsidRPr="00752797">
        <w:rPr>
          <w:lang w:val="en-US"/>
        </w:rPr>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34" w:name="ZEqnNum473828"/>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11</w:instrText>
        </w:r>
      </w:fldSimple>
      <w:r w:rsidR="00801832" w:rsidRPr="00752797">
        <w:rPr>
          <w:lang w:val="en-US"/>
        </w:rPr>
        <w:instrText>)</w:instrText>
      </w:r>
      <w:bookmarkEnd w:id="334"/>
      <w:r w:rsidR="007E1D7E" w:rsidRPr="00752797">
        <w:rPr>
          <w:lang w:val="en-US"/>
        </w:rPr>
        <w:fldChar w:fldCharType="end"/>
      </w:r>
    </w:p>
    <w:p w:rsidR="00313B40" w:rsidRPr="00752797" w:rsidRDefault="00313B40" w:rsidP="002603CC">
      <w:pPr>
        <w:tabs>
          <w:tab w:val="left" w:pos="7200"/>
          <w:tab w:val="left" w:pos="7470"/>
        </w:tabs>
        <w:rPr>
          <w:lang w:val="en-US"/>
        </w:rPr>
      </w:pPr>
    </w:p>
    <w:p w:rsidR="00313B40" w:rsidRPr="00752797" w:rsidRDefault="00313B40" w:rsidP="002603CC">
      <w:pPr>
        <w:pStyle w:val="Heading4"/>
        <w:jc w:val="both"/>
        <w:rPr>
          <w:lang w:val="en-US"/>
        </w:rPr>
      </w:pPr>
      <w:r w:rsidRPr="00752797">
        <w:rPr>
          <w:lang w:val="en-US"/>
        </w:rPr>
        <w:t>Time integration scheme</w:t>
      </w:r>
    </w:p>
    <w:p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fldSimple w:instr=" REF _Ref336835302  \* MERGEFORMAT ">
        <w:r w:rsidR="002D6E55" w:rsidRPr="002D6E55">
          <w:rPr>
            <w:lang w:val="en-US"/>
          </w:rPr>
          <w:t>Figure 6.3</w:t>
        </w:r>
      </w:fldSimple>
      <w:r w:rsidRPr="00752797">
        <w:rPr>
          <w:lang w:val="en-US"/>
        </w:rPr>
        <w:t>. The velocities (in the '-' points) are updated using the momentum balance, the water levels are updated using the mass balance. The water level gradients influence the momentum balance and the velocities and derived discharges affect the mass balance. Because of the leap-frog scheme these influences are always computed at the half time step level, which  makes the scheme second order accurate.</w:t>
      </w:r>
    </w:p>
    <w:p w:rsidR="00313B40" w:rsidRPr="00752797" w:rsidRDefault="00313B40" w:rsidP="002603CC">
      <w:pPr>
        <w:rPr>
          <w:lang w:val="en-US"/>
        </w:rPr>
      </w:pPr>
    </w:p>
    <w:p w:rsidR="00313B40" w:rsidRPr="00752797" w:rsidRDefault="00313B40" w:rsidP="002603CC">
      <w:pPr>
        <w:keepNext/>
        <w:tabs>
          <w:tab w:val="left" w:pos="7200"/>
          <w:tab w:val="left" w:pos="7470"/>
        </w:tabs>
        <w:rPr>
          <w:lang w:val="en-US"/>
        </w:rPr>
      </w:pPr>
      <w:r w:rsidRPr="00752797">
        <w:rPr>
          <w:noProof/>
          <w:lang w:val="en-US"/>
        </w:rPr>
        <w:drawing>
          <wp:inline distT="0" distB="0" distL="0" distR="0">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34"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rsidR="00313B40" w:rsidRPr="00752797" w:rsidRDefault="00313B40" w:rsidP="002603CC">
      <w:pPr>
        <w:pStyle w:val="Caption"/>
        <w:tabs>
          <w:tab w:val="left" w:pos="7200"/>
          <w:tab w:val="left" w:pos="7470"/>
        </w:tabs>
        <w:spacing w:after="120"/>
        <w:jc w:val="both"/>
        <w:rPr>
          <w:b/>
          <w:bCs w:val="0"/>
          <w:lang w:val="en-US"/>
        </w:rPr>
      </w:pPr>
      <w:bookmarkStart w:id="335" w:name="_Ref336835302"/>
      <w:r w:rsidRPr="00752797">
        <w:rPr>
          <w:b/>
          <w:bCs w:val="0"/>
          <w:lang w:val="en-US"/>
        </w:rPr>
        <w:t xml:space="preserve">Figure </w:t>
      </w:r>
      <w:r w:rsidR="007E1D7E">
        <w:rPr>
          <w:b/>
          <w:bCs w:val="0"/>
          <w:lang w:val="en-US"/>
        </w:rPr>
        <w:fldChar w:fldCharType="begin"/>
      </w:r>
      <w:r w:rsidR="001935AF">
        <w:rPr>
          <w:b/>
          <w:bCs w:val="0"/>
          <w:lang w:val="en-US"/>
        </w:rPr>
        <w:instrText xml:space="preserve"> STYLEREF 1 \s </w:instrText>
      </w:r>
      <w:r w:rsidR="007E1D7E">
        <w:rPr>
          <w:b/>
          <w:bCs w:val="0"/>
          <w:lang w:val="en-US"/>
        </w:rPr>
        <w:fldChar w:fldCharType="separate"/>
      </w:r>
      <w:r w:rsidR="002D6E55">
        <w:rPr>
          <w:b/>
          <w:bCs w:val="0"/>
          <w:noProof/>
          <w:lang w:val="en-US"/>
        </w:rPr>
        <w:t>6</w:t>
      </w:r>
      <w:r w:rsidR="007E1D7E">
        <w:rPr>
          <w:b/>
          <w:bCs w:val="0"/>
          <w:lang w:val="en-US"/>
        </w:rPr>
        <w:fldChar w:fldCharType="end"/>
      </w:r>
      <w:r w:rsidR="001935AF">
        <w:rPr>
          <w:b/>
          <w:bCs w:val="0"/>
          <w:lang w:val="en-US"/>
        </w:rPr>
        <w:t>.</w:t>
      </w:r>
      <w:r w:rsidR="007E1D7E">
        <w:rPr>
          <w:b/>
          <w:bCs w:val="0"/>
          <w:lang w:val="en-US"/>
        </w:rPr>
        <w:fldChar w:fldCharType="begin"/>
      </w:r>
      <w:r w:rsidR="001935AF">
        <w:rPr>
          <w:b/>
          <w:bCs w:val="0"/>
          <w:lang w:val="en-US"/>
        </w:rPr>
        <w:instrText xml:space="preserve"> SEQ Figure \* ARABIC \s 1 </w:instrText>
      </w:r>
      <w:r w:rsidR="007E1D7E">
        <w:rPr>
          <w:b/>
          <w:bCs w:val="0"/>
          <w:lang w:val="en-US"/>
        </w:rPr>
        <w:fldChar w:fldCharType="separate"/>
      </w:r>
      <w:r w:rsidR="002D6E55">
        <w:rPr>
          <w:b/>
          <w:bCs w:val="0"/>
          <w:noProof/>
          <w:lang w:val="en-US"/>
        </w:rPr>
        <w:t>3</w:t>
      </w:r>
      <w:r w:rsidR="007E1D7E">
        <w:rPr>
          <w:b/>
          <w:bCs w:val="0"/>
          <w:lang w:val="en-US"/>
        </w:rPr>
        <w:fldChar w:fldCharType="end"/>
      </w:r>
      <w:bookmarkEnd w:id="335"/>
      <w:r w:rsidRPr="00752797">
        <w:rPr>
          <w:b/>
          <w:bCs w:val="0"/>
          <w:lang w:val="en-US"/>
        </w:rPr>
        <w:t xml:space="preserve"> Leap-frog time integration scheme</w:t>
      </w:r>
    </w:p>
    <w:p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rsidR="00313B40" w:rsidRPr="00752797" w:rsidRDefault="00313B40" w:rsidP="002603CC">
      <w:pPr>
        <w:rPr>
          <w:lang w:val="en-US"/>
        </w:rPr>
      </w:pPr>
    </w:p>
    <w:p w:rsidR="009B7A2D" w:rsidRPr="00752797" w:rsidRDefault="009B7A2D" w:rsidP="009B7A2D">
      <w:pPr>
        <w:pStyle w:val="Heading3"/>
        <w:jc w:val="both"/>
        <w:rPr>
          <w:lang w:val="en-US"/>
        </w:rPr>
      </w:pPr>
      <w:bookmarkStart w:id="336" w:name="_Toc412623909"/>
      <w:bookmarkStart w:id="337" w:name="_Toc413611077"/>
      <w:r w:rsidRPr="00752797">
        <w:rPr>
          <w:lang w:val="en-US"/>
        </w:rPr>
        <w:t>Groundwater flow</w:t>
      </w:r>
      <w:bookmarkEnd w:id="336"/>
      <w:bookmarkEnd w:id="337"/>
    </w:p>
    <w:p w:rsidR="009B7A2D" w:rsidRPr="00752797" w:rsidRDefault="009B7A2D" w:rsidP="009B7A2D">
      <w:pPr>
        <w:rPr>
          <w:lang w:val="en-US"/>
        </w:rPr>
      </w:pPr>
      <w:r w:rsidRPr="00752797">
        <w:rPr>
          <w:lang w:val="en-US"/>
        </w:rPr>
        <w:t>In order to solve the equations in xx,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rsidR="009B7A2D" w:rsidRPr="00752797" w:rsidRDefault="009B7A2D" w:rsidP="009B7A2D">
      <w:pPr>
        <w:rPr>
          <w:lang w:val="en-US"/>
        </w:rPr>
      </w:pPr>
    </w:p>
    <w:p w:rsidR="009B7A2D" w:rsidRPr="00752797" w:rsidRDefault="009B7A2D" w:rsidP="009B7A2D">
      <w:pPr>
        <w:rPr>
          <w:lang w:val="en-US"/>
        </w:rPr>
      </w:pPr>
      <w:r w:rsidRPr="00752797">
        <w:rPr>
          <w:lang w:val="en-US"/>
        </w:rPr>
        <w:t>At the start of the time step, every cell is evaluated whether the groundwater and surface water are connected: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600" w:dyaOrig="380">
          <v:shape id="_x0000_i1170" type="#_x0000_t75" style="width:180.6pt;height:21.6pt" o:ole="">
            <v:imagedata r:id="rId335" o:title=""/>
          </v:shape>
          <o:OLEObject Type="Embed" ProgID="Equation.DSMT4" ShapeID="_x0000_i1170" DrawAspect="Content" ObjectID="_1487594624" r:id="rId33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38" w:name="ZEqnNum222755"/>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38"/>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lastRenderedPageBreak/>
        <w:t xml:space="preserve">In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parameter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Infiltration is calculated in cells where the groundwater and surface water are not connected and there exists surface water. As shown in </w:t>
      </w:r>
      <w:r w:rsidR="007E1D7E" w:rsidRPr="00752797">
        <w:rPr>
          <w:lang w:val="en-US"/>
        </w:rPr>
        <w:fldChar w:fldCharType="begin"/>
      </w:r>
      <w:r w:rsidRPr="00752797">
        <w:rPr>
          <w:lang w:val="en-US"/>
        </w:rPr>
        <w:instrText xml:space="preserve"> GOTOBUTTON ZEqnNum418429  \* MERGEFORMAT </w:instrText>
      </w:r>
      <w:r w:rsidR="007E1D7E" w:rsidRPr="00752797">
        <w:rPr>
          <w:lang w:val="en-US"/>
        </w:rPr>
        <w:fldChar w:fldCharType="begin"/>
      </w:r>
      <w:r w:rsidRPr="00752797">
        <w:rPr>
          <w:lang w:val="en-US"/>
        </w:rPr>
        <w:instrText xml:space="preserve"> REF ZEqnNum418429 \* Charformat \! \* MERGEFORMAT </w:instrText>
      </w:r>
      <w:r w:rsidR="007E1D7E" w:rsidRPr="00752797">
        <w:rPr>
          <w:lang w:val="en-US"/>
        </w:rPr>
        <w:fldChar w:fldCharType="separate"/>
      </w:r>
      <w:r w:rsidR="002D6E55" w:rsidRPr="00752797">
        <w:rPr>
          <w:lang w:val="en-US"/>
        </w:rPr>
        <w:instrText>(</w:instrText>
      </w:r>
      <w:r w:rsidR="002D6E55">
        <w:rPr>
          <w:lang w:val="en-US"/>
        </w:rPr>
        <w:instrText>2</w:instrText>
      </w:r>
      <w:r w:rsidR="002D6E55" w:rsidRPr="00752797">
        <w:rPr>
          <w:lang w:val="en-US"/>
        </w:rPr>
        <w:instrText>.</w:instrText>
      </w:r>
      <w:r w:rsidR="002D6E55">
        <w:rPr>
          <w:lang w:val="en-US"/>
        </w:rPr>
        <w:instrText>70</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80"/>
          <w:lang w:val="en-US"/>
        </w:rPr>
        <w:object w:dxaOrig="2900" w:dyaOrig="1719">
          <v:shape id="_x0000_i1171" type="#_x0000_t75" style="width:2in;height:86.4pt" o:ole="">
            <v:imagedata r:id="rId337" o:title=""/>
          </v:shape>
          <o:OLEObject Type="Embed" ProgID="Equation.DSMT4" ShapeID="_x0000_i1171" DrawAspect="Content" ObjectID="_1487594625" r:id="rId33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39" w:name="ZEqnNum753693"/>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39"/>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ZEqnNum753693  \* MERGEFORMAT </w:instrText>
      </w:r>
      <w:r w:rsidR="007E1D7E" w:rsidRPr="00752797">
        <w:rPr>
          <w:lang w:val="en-US"/>
        </w:rPr>
        <w:fldChar w:fldCharType="begin"/>
      </w:r>
      <w:r w:rsidRPr="00752797">
        <w:rPr>
          <w:lang w:val="en-US"/>
        </w:rPr>
        <w:instrText xml:space="preserve"> REF ZEqnNum753693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7620" w:dyaOrig="1500">
          <v:shape id="_x0000_i1172" type="#_x0000_t75" style="width:382.8pt;height:1in" o:ole="">
            <v:imagedata r:id="rId339" o:title=""/>
          </v:shape>
          <o:OLEObject Type="Embed" ProgID="Equation.DSMT4" ShapeID="_x0000_i1172" DrawAspect="Content" ObjectID="_1487594626" r:id="rId34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0" w:name="ZEqnNum918911"/>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0"/>
      <w:r w:rsidR="007E1D7E" w:rsidRPr="00752797">
        <w:rPr>
          <w:lang w:val="en-US"/>
        </w:rPr>
        <w:fldChar w:fldCharType="end"/>
      </w:r>
    </w:p>
    <w:p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2940" w:dyaOrig="780">
          <v:shape id="_x0000_i1173" type="#_x0000_t75" style="width:2in;height:35.4pt" o:ole="">
            <v:imagedata r:id="rId341" o:title=""/>
          </v:shape>
          <o:OLEObject Type="Embed" ProgID="Equation.DSMT4" ShapeID="_x0000_i1173" DrawAspect="Content" ObjectID="_1487594627" r:id="rId34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1" w:name="ZEqnNum940656"/>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1"/>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XBeach iterates until a minimum threshold difference between iterations is found for </w:t>
      </w:r>
      <w:r w:rsidR="007E1D7E" w:rsidRPr="00752797">
        <w:rPr>
          <w:lang w:val="en-US"/>
        </w:rPr>
        <w:fldChar w:fldCharType="begin"/>
      </w:r>
      <w:r w:rsidRPr="00752797">
        <w:rPr>
          <w:lang w:val="en-US"/>
        </w:rPr>
        <w:instrText xml:space="preserve"> GOTOBUTTON ZEqnNum918911  \* MERGEFORMAT </w:instrText>
      </w:r>
      <w:r w:rsidR="007E1D7E" w:rsidRPr="00752797">
        <w:rPr>
          <w:lang w:val="en-US"/>
        </w:rPr>
        <w:fldChar w:fldCharType="begin"/>
      </w:r>
      <w:r w:rsidRPr="00752797">
        <w:rPr>
          <w:lang w:val="en-US"/>
        </w:rPr>
        <w:instrText xml:space="preserve"> REF ZEqnNum918911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spellStart"/>
      <w:proofErr w:type="gramStart"/>
      <w:r w:rsidRPr="00752797">
        <w:rPr>
          <w:lang w:val="en-US"/>
        </w:rPr>
        <w:t>and</w:t>
      </w:r>
      <w:proofErr w:type="spellEnd"/>
      <w:r w:rsidRPr="00752797">
        <w:rPr>
          <w:lang w:val="en-US"/>
        </w:rPr>
        <w:t xml:space="preserve"> </w:t>
      </w:r>
      <w:proofErr w:type="gramEnd"/>
      <w:r w:rsidR="007E1D7E" w:rsidRPr="00752797">
        <w:rPr>
          <w:lang w:val="en-US"/>
        </w:rPr>
        <w:fldChar w:fldCharType="begin"/>
      </w:r>
      <w:r w:rsidRPr="00752797">
        <w:rPr>
          <w:lang w:val="en-US"/>
        </w:rPr>
        <w:instrText xml:space="preserve"> GOTOBUTTON ZEqnNum940656  \* MERGEFORMAT </w:instrText>
      </w:r>
      <w:r w:rsidR="007E1D7E" w:rsidRPr="00752797">
        <w:rPr>
          <w:lang w:val="en-US"/>
        </w:rPr>
        <w:fldChar w:fldCharType="begin"/>
      </w:r>
      <w:r w:rsidRPr="00752797">
        <w:rPr>
          <w:lang w:val="en-US"/>
        </w:rPr>
        <w:instrText xml:space="preserve"> REF ZEqnNum940656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4320" w:dyaOrig="800">
          <v:shape id="_x0000_i1174" type="#_x0000_t75" style="width:3in;height:42.6pt" o:ole="">
            <v:imagedata r:id="rId343" o:title=""/>
          </v:shape>
          <o:OLEObject Type="Embed" ProgID="Equation.DSMT4" ShapeID="_x0000_i1174" DrawAspect="Content" ObjectID="_1487594628" r:id="rId34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If during infiltration the groundwater level reaches the bed level, the fraction of the time step required to do so is estimated (x) and the remaining fraction is used in the submarine exchange.</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50"/>
          <w:lang w:val="en-US"/>
        </w:rPr>
        <w:object w:dxaOrig="3560" w:dyaOrig="2120">
          <v:shape id="_x0000_i1175" type="#_x0000_t75" style="width:179.4pt;height:108.6pt" o:ole="">
            <v:imagedata r:id="rId345" o:title=""/>
          </v:shape>
          <o:OLEObject Type="Embed" ProgID="Equation.DSMT4" ShapeID="_x0000_i1175" DrawAspect="Content" ObjectID="_1487594629" r:id="rId34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
          <w:lang w:val="en-US"/>
        </w:rPr>
        <w:object w:dxaOrig="2299" w:dyaOrig="660">
          <v:shape id="_x0000_i1176" type="#_x0000_t75" style="width:114.6pt;height:36.6pt" o:ole="">
            <v:imagedata r:id="rId347" o:title=""/>
          </v:shape>
          <o:OLEObject Type="Embed" ProgID="Equation.DSMT4" ShapeID="_x0000_i1176" DrawAspect="Content" ObjectID="_1487594630" r:id="rId34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240"/>
          <w:lang w:val="en-US"/>
        </w:rPr>
        <w:object w:dxaOrig="6920" w:dyaOrig="4900">
          <v:shape id="_x0000_i1177" type="#_x0000_t75" style="width:345.6pt;height:245.4pt" o:ole="">
            <v:imagedata r:id="rId349" o:title=""/>
          </v:shape>
          <o:OLEObject Type="Embed" ProgID="Equation.DSMT4" ShapeID="_x0000_i1177" DrawAspect="Content" ObjectID="_1487594631" r:id="rId35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rPr>
          <w:lang w:val="en-US"/>
        </w:rPr>
      </w:pPr>
      <w:r w:rsidRPr="00752797">
        <w:rPr>
          <w:lang w:val="en-US"/>
        </w:rPr>
        <w:t xml:space="preserve"> </w:t>
      </w:r>
    </w:p>
    <w:p w:rsidR="009B7A2D" w:rsidRPr="00752797" w:rsidRDefault="009B7A2D" w:rsidP="009B7A2D">
      <w:pPr>
        <w:rPr>
          <w:lang w:val="en-US"/>
        </w:rPr>
      </w:pPr>
    </w:p>
    <w:p w:rsidR="009B7A2D" w:rsidRPr="00752797" w:rsidRDefault="009B7A2D" w:rsidP="009B7A2D">
      <w:pPr>
        <w:rPr>
          <w:lang w:val="en-US"/>
        </w:rPr>
      </w:pPr>
      <w:r w:rsidRPr="00752797">
        <w:rPr>
          <w:lang w:val="en-US"/>
        </w:rPr>
        <w:t>After infiltration and exfiltration have been calculated, the groundwater level and surface water level are updated:</w:t>
      </w:r>
    </w:p>
    <w:p w:rsidR="009B7A2D" w:rsidRPr="00752797" w:rsidRDefault="009B7A2D" w:rsidP="009B7A2D">
      <w:pPr>
        <w:rPr>
          <w:lang w:val="en-US"/>
        </w:rPr>
      </w:pPr>
    </w:p>
    <w:p w:rsidR="009B7A2D" w:rsidRPr="00752797" w:rsidRDefault="009B7A2D" w:rsidP="009B7A2D">
      <w:pPr>
        <w:pStyle w:val="MTDisplayEquation"/>
        <w:rPr>
          <w:lang w:val="en-US"/>
        </w:rPr>
      </w:pPr>
      <w:r w:rsidRPr="00752797">
        <w:rPr>
          <w:lang w:val="en-US"/>
        </w:rPr>
        <w:tab/>
      </w:r>
      <w:r w:rsidRPr="00752797">
        <w:rPr>
          <w:position w:val="-62"/>
          <w:lang w:val="en-US"/>
        </w:rPr>
        <w:object w:dxaOrig="3519" w:dyaOrig="1359">
          <v:shape id="_x0000_i1178" type="#_x0000_t75" style="width:173.4pt;height:65.4pt" o:ole="">
            <v:imagedata r:id="rId351" o:title=""/>
          </v:shape>
          <o:OLEObject Type="Embed" ProgID="Equation.DSMT4" ShapeID="_x0000_i1178" DrawAspect="Content" ObjectID="_1487594632" r:id="rId35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rPr>
          <w:lang w:val="en-US"/>
        </w:rPr>
      </w:pPr>
    </w:p>
    <w:p w:rsidR="009B7A2D" w:rsidRPr="00752797" w:rsidRDefault="009B7A2D" w:rsidP="009B7A2D">
      <w:pPr>
        <w:rPr>
          <w:lang w:val="en-US"/>
        </w:rPr>
      </w:pPr>
      <w:r w:rsidRPr="00752797">
        <w:rPr>
          <w:lang w:val="en-US"/>
        </w:rPr>
        <w:lastRenderedPageBreak/>
        <w:t>All updated cells are subsequently re-evaluated on whether the surface water and groundwater are connected or unconnected</w:t>
      </w:r>
    </w:p>
    <w:p w:rsidR="009B7A2D" w:rsidRPr="00752797" w:rsidRDefault="009B7A2D" w:rsidP="009B7A2D">
      <w:pPr>
        <w:spacing w:line="240" w:lineRule="auto"/>
        <w:rPr>
          <w:i/>
          <w:iCs/>
          <w:szCs w:val="28"/>
          <w:lang w:val="en-US"/>
        </w:rPr>
      </w:pPr>
      <w:r w:rsidRPr="00752797">
        <w:rPr>
          <w:lang w:val="en-US"/>
        </w:rPr>
        <w:br w:type="page"/>
      </w:r>
    </w:p>
    <w:p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H,i,j</w:t>
      </w:r>
      <w:r w:rsidRPr="00752797">
        <w:rPr>
          <w:lang w:val="en-US"/>
        </w:rPr>
        <w:t>) is calculated from the groundwater level and the bottom of the aquifer in the center of the cell, whereas the cell heights at the horizontal cell interfaces are calculated using an upwind procedure:</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20"/>
          <w:lang w:val="en-US"/>
        </w:rPr>
        <w:object w:dxaOrig="3120" w:dyaOrig="2520">
          <v:shape id="_x0000_i1179" type="#_x0000_t75" style="width:158.4pt;height:122.4pt" o:ole="">
            <v:imagedata r:id="rId353" o:title=""/>
          </v:shape>
          <o:OLEObject Type="Embed" ProgID="Equation.DSMT4" ShapeID="_x0000_i1179" DrawAspect="Content" ObjectID="_1487594633" r:id="rId35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2" w:name="ZEqnNum516818"/>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2"/>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ZEqnNum516818  \* MERGEFORMAT </w:instrText>
      </w:r>
      <w:r w:rsidR="007E1D7E" w:rsidRPr="00752797">
        <w:rPr>
          <w:lang w:val="en-US"/>
        </w:rPr>
        <w:fldChar w:fldCharType="begin"/>
      </w:r>
      <w:r w:rsidRPr="00752797">
        <w:rPr>
          <w:lang w:val="en-US"/>
        </w:rPr>
        <w:instrText xml:space="preserve"> REF ZEqnNum516818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spellStart"/>
      <w:r w:rsidRPr="00752797">
        <w:rPr>
          <w:i/>
          <w:lang w:val="en-US"/>
        </w:rPr>
        <w:t>z</w:t>
      </w:r>
      <w:r w:rsidRPr="00752797">
        <w:rPr>
          <w:i/>
          <w:vertAlign w:val="subscript"/>
          <w:lang w:val="en-US"/>
        </w:rPr>
        <w:t>aquifer</w:t>
      </w:r>
      <w:proofErr w:type="spellEnd"/>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6"/>
          <w:lang w:val="en-US"/>
        </w:rPr>
        <w:object w:dxaOrig="4480" w:dyaOrig="1640">
          <v:shape id="_x0000_i1180" type="#_x0000_t75" style="width:223.8pt;height:78.6pt" o:ole="">
            <v:imagedata r:id="rId355" o:title=""/>
          </v:shape>
          <o:OLEObject Type="Embed" ProgID="Equation.DSMT4" ShapeID="_x0000_i1180" DrawAspect="Content" ObjectID="_1487594634" r:id="rId35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3" w:name="ZEqnNum702689"/>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3"/>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ZEqnNum702689  \* MERGEFORMAT </w:instrText>
      </w:r>
      <w:r w:rsidR="007E1D7E" w:rsidRPr="00752797">
        <w:rPr>
          <w:lang w:val="en-US"/>
        </w:rPr>
        <w:fldChar w:fldCharType="begin"/>
      </w:r>
      <w:r w:rsidRPr="00752797">
        <w:rPr>
          <w:lang w:val="en-US"/>
        </w:rPr>
        <w:instrText xml:space="preserve"> REF ZEqnNum702689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parameter </w:t>
      </w:r>
      <w:proofErr w:type="spellStart"/>
      <w:r w:rsidRPr="00752797">
        <w:rPr>
          <w:i/>
          <w:lang w:val="en-US"/>
        </w:rPr>
        <w:t>κ</w:t>
      </w:r>
      <w:r w:rsidRPr="00752797">
        <w:rPr>
          <w:i/>
          <w:vertAlign w:val="subscript"/>
          <w:lang w:val="en-US"/>
        </w:rPr>
        <w:t>r</w:t>
      </w:r>
      <w:proofErr w:type="spellEnd"/>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 xml:space="preserve"> </w:t>
      </w:r>
      <w:r w:rsidR="007E1D7E" w:rsidRPr="00752797">
        <w:rPr>
          <w:lang w:val="en-US"/>
        </w:rPr>
        <w:fldChar w:fldCharType="begin"/>
      </w:r>
      <w:r w:rsidRPr="00752797">
        <w:rPr>
          <w:lang w:val="en-US"/>
        </w:rPr>
        <w:instrText xml:space="preserve"> GOTOBUTTON ZEqnNum222755  \* MERGEFORMAT </w:instrText>
      </w:r>
      <w:r w:rsidR="007E1D7E" w:rsidRPr="00752797">
        <w:rPr>
          <w:lang w:val="en-US"/>
        </w:rPr>
        <w:fldChar w:fldCharType="begin"/>
      </w:r>
      <w:r w:rsidRPr="00752797">
        <w:rPr>
          <w:lang w:val="en-US"/>
        </w:rPr>
        <w:instrText xml:space="preserve"> REF ZEqnNum222755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70"/>
          <w:lang w:val="en-US"/>
        </w:rPr>
        <w:object w:dxaOrig="5740" w:dyaOrig="1520">
          <v:shape id="_x0000_i1181" type="#_x0000_t75" style="width:4in;height:78.6pt" o:ole="">
            <v:imagedata r:id="rId357" o:title=""/>
          </v:shape>
          <o:OLEObject Type="Embed" ProgID="Equation.DSMT4" ShapeID="_x0000_i1181" DrawAspect="Content" ObjectID="_1487594635" r:id="rId35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4" w:name="ZEqnNum473196"/>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4"/>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ZEqnNum473196  \* MERGEFORMAT </w:instrText>
      </w:r>
      <w:r w:rsidR="007E1D7E" w:rsidRPr="00752797">
        <w:rPr>
          <w:lang w:val="en-US"/>
        </w:rPr>
        <w:fldChar w:fldCharType="begin"/>
      </w:r>
      <w:r w:rsidRPr="00752797">
        <w:rPr>
          <w:lang w:val="en-US"/>
        </w:rPr>
        <w:instrText xml:space="preserve"> REF ZEqnNum473196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lastRenderedPageBreak/>
        <w:tab/>
      </w:r>
      <w:r w:rsidRPr="00752797">
        <w:rPr>
          <w:position w:val="-94"/>
          <w:lang w:val="en-US"/>
        </w:rPr>
        <w:object w:dxaOrig="8640" w:dyaOrig="2000">
          <v:shape id="_x0000_i1182" type="#_x0000_t75" style="width:6in;height:101.4pt" o:ole="">
            <v:imagedata r:id="rId359" o:title=""/>
          </v:shape>
          <o:OLEObject Type="Embed" ProgID="Equation.DSMT4" ShapeID="_x0000_i1182" DrawAspect="Content" ObjectID="_1487594636" r:id="rId36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5" w:name="ZEqnNum628356"/>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5"/>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K is calculated separately.</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Continuity in the groundwater cell is found following:</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4"/>
          <w:lang w:val="en-US"/>
        </w:rPr>
        <w:object w:dxaOrig="3960" w:dyaOrig="400">
          <v:shape id="_x0000_i1183" type="#_x0000_t75" style="width:201.6pt;height:21.6pt" o:ole="">
            <v:imagedata r:id="rId361" o:title=""/>
          </v:shape>
          <o:OLEObject Type="Embed" ProgID="Equation.DSMT4" ShapeID="_x0000_i1183" DrawAspect="Content" ObjectID="_1487594637" r:id="rId36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6" w:name="ZEqnNum299822"/>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6"/>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the variable </w:t>
      </w:r>
      <w:proofErr w:type="spellStart"/>
      <w:r w:rsidRPr="00752797">
        <w:rPr>
          <w:i/>
          <w:lang w:val="en-US"/>
        </w:rPr>
        <w:t>q</w:t>
      </w:r>
      <w:r w:rsidRPr="00752797">
        <w:rPr>
          <w:i/>
          <w:vertAlign w:val="superscript"/>
          <w:lang w:val="en-US"/>
        </w:rPr>
        <w:t>z</w:t>
      </w:r>
      <w:proofErr w:type="spellEnd"/>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xml:space="preserve">. However, in the case of non-hydrostatic groundwater flow, all variables in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6"/>
          <w:lang w:val="en-US"/>
        </w:rPr>
        <w:object w:dxaOrig="1040" w:dyaOrig="279">
          <v:shape id="_x0000_i1184" type="#_x0000_t75" style="width:50.4pt;height:14.4pt" o:ole="">
            <v:imagedata r:id="rId363" o:title=""/>
          </v:shape>
          <o:OLEObject Type="Embed" ProgID="Equation.DSMT4" ShapeID="_x0000_i1184" DrawAspect="Content" ObjectID="_1487594638" r:id="rId36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47" w:name="ZEqnNum734155"/>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bookmarkEnd w:id="347"/>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 is a matrix containing coefficients for the horizontal and vertical specific discharge, x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The horizontal and vertical groundwater fluxes are calculated using the solution of</w:t>
      </w:r>
      <w:r w:rsidRPr="00752797">
        <w:rPr>
          <w:i/>
          <w:lang w:val="en-US"/>
        </w:rPr>
        <w:t xml:space="preserve"> x</w:t>
      </w:r>
      <w:r w:rsidRPr="00752797">
        <w:rPr>
          <w:lang w:val="en-US"/>
        </w:rPr>
        <w:t xml:space="preserve"> plus </w:t>
      </w:r>
      <w:r w:rsidR="007E1D7E" w:rsidRPr="00752797">
        <w:rPr>
          <w:lang w:val="en-US"/>
        </w:rPr>
        <w:fldChar w:fldCharType="begin"/>
      </w:r>
      <w:r w:rsidRPr="00752797">
        <w:rPr>
          <w:lang w:val="en-US"/>
        </w:rPr>
        <w:instrText xml:space="preserve"> GOTOBUTTON ZEqnNum464450  \* MERGEFORMAT </w:instrText>
      </w:r>
      <w:r w:rsidR="007E1D7E" w:rsidRPr="00752797">
        <w:rPr>
          <w:lang w:val="en-US"/>
        </w:rPr>
        <w:fldChar w:fldCharType="begin"/>
      </w:r>
      <w:r w:rsidRPr="00752797">
        <w:rPr>
          <w:lang w:val="en-US"/>
        </w:rPr>
        <w:instrText xml:space="preserve"> REF ZEqnNum464450 \* Charformat \! \* MERGEFORMAT </w:instrText>
      </w:r>
      <w:r w:rsidR="007E1D7E" w:rsidRPr="00752797">
        <w:rPr>
          <w:lang w:val="en-US"/>
        </w:rPr>
        <w:fldChar w:fldCharType="separate"/>
      </w:r>
      <w:r w:rsidR="002D6E55">
        <w:rPr>
          <w:b/>
          <w:bCs/>
          <w:lang w:val="en-US"/>
        </w:rPr>
        <w:instrText>Error! Reference source not found.</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ZEqnNum628356  \* MERGEFORMAT </w:instrText>
      </w:r>
      <w:r w:rsidR="007E1D7E" w:rsidRPr="00752797">
        <w:rPr>
          <w:lang w:val="en-US"/>
        </w:rPr>
        <w:fldChar w:fldCharType="begin"/>
      </w:r>
      <w:r w:rsidRPr="00752797">
        <w:rPr>
          <w:lang w:val="en-US"/>
        </w:rPr>
        <w:instrText xml:space="preserve"> REF ZEqnNum628356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w:t>
      </w:r>
      <w:r w:rsidR="007E1D7E" w:rsidRPr="00752797">
        <w:rPr>
          <w:lang w:val="en-US"/>
        </w:rPr>
        <w:fldChar w:fldCharType="begin"/>
      </w:r>
      <w:r w:rsidRPr="00752797">
        <w:rPr>
          <w:lang w:val="en-US"/>
        </w:rPr>
        <w:instrText xml:space="preserve"> GOTOBUTTON ZEqnNum299822  \* MERGEFORMAT </w:instrText>
      </w:r>
      <w:r w:rsidR="007E1D7E" w:rsidRPr="00752797">
        <w:rPr>
          <w:lang w:val="en-US"/>
        </w:rPr>
        <w:fldChar w:fldCharType="begin"/>
      </w:r>
      <w:r w:rsidRPr="00752797">
        <w:rPr>
          <w:lang w:val="en-US"/>
        </w:rPr>
        <w:instrText xml:space="preserve"> REF ZEqnNum299822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007E1D7E" w:rsidRPr="00752797">
        <w:rPr>
          <w:lang w:val="en-US"/>
        </w:rPr>
        <w:fldChar w:fldCharType="begin"/>
      </w:r>
      <w:r w:rsidRPr="00752797">
        <w:rPr>
          <w:lang w:val="en-US"/>
        </w:rPr>
        <w:instrText xml:space="preserve"> GOTOBUTTON ZEqnNum294806  \* MERGEFORMAT </w:instrText>
      </w:r>
      <w:r w:rsidR="007E1D7E" w:rsidRPr="00752797">
        <w:rPr>
          <w:lang w:val="en-US"/>
        </w:rPr>
        <w:fldChar w:fldCharType="begin"/>
      </w:r>
      <w:r w:rsidRPr="00752797">
        <w:rPr>
          <w:lang w:val="en-US"/>
        </w:rPr>
        <w:instrText xml:space="preserve"> REF ZEqnNum294806 \* Charformat \! \* MERGEFORMAT </w:instrText>
      </w:r>
      <w:r w:rsidR="007E1D7E" w:rsidRPr="00752797">
        <w:rPr>
          <w:lang w:val="en-US"/>
        </w:rPr>
        <w:fldChar w:fldCharType="separate"/>
      </w:r>
      <w:r w:rsidR="002D6E55">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The (iterated) solution for the specific vertical discharge is used to update the groundwater level and surface water level:</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138"/>
          <w:lang w:val="en-US"/>
        </w:rPr>
        <w:object w:dxaOrig="3360" w:dyaOrig="2880">
          <v:shape id="_x0000_i1185" type="#_x0000_t75" style="width:165.6pt;height:2in" o:ole="">
            <v:imagedata r:id="rId365" o:title=""/>
          </v:shape>
          <o:OLEObject Type="Embed" ProgID="Equation.DSMT4" ShapeID="_x0000_i1185" DrawAspect="Content" ObjectID="_1487594639" r:id="rId36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9B7A2D">
      <w:pPr>
        <w:spacing w:line="240" w:lineRule="auto"/>
        <w:rPr>
          <w:lang w:val="en-US"/>
        </w:rPr>
      </w:pPr>
    </w:p>
    <w:p w:rsidR="009B7A2D" w:rsidRPr="00752797"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7E1D7E" w:rsidRPr="00752797">
        <w:rPr>
          <w:lang w:val="en-US"/>
        </w:rPr>
        <w:fldChar w:fldCharType="begin"/>
      </w:r>
      <w:r w:rsidRPr="00752797">
        <w:rPr>
          <w:lang w:val="en-US"/>
        </w:rPr>
        <w:instrText xml:space="preserve"> GOTOBUTTON ZEqnNum734155  \* MERGEFORMAT </w:instrText>
      </w:r>
      <w:r w:rsidR="007E1D7E" w:rsidRPr="00752797">
        <w:rPr>
          <w:lang w:val="en-US"/>
        </w:rPr>
        <w:fldChar w:fldCharType="begin"/>
      </w:r>
      <w:r w:rsidRPr="00752797">
        <w:rPr>
          <w:lang w:val="en-US"/>
        </w:rPr>
        <w:instrText xml:space="preserve"> REF ZEqnNum734155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11</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rsidR="009B7A2D" w:rsidRPr="00752797" w:rsidRDefault="009B7A2D" w:rsidP="009B7A2D">
      <w:pPr>
        <w:spacing w:line="240" w:lineRule="auto"/>
        <w:rPr>
          <w:lang w:val="en-US"/>
        </w:rPr>
      </w:pPr>
    </w:p>
    <w:p w:rsidR="009B7A2D" w:rsidRPr="00752797" w:rsidRDefault="009B7A2D" w:rsidP="009B7A2D">
      <w:pPr>
        <w:pStyle w:val="MTDisplayEquation"/>
        <w:rPr>
          <w:lang w:val="en-US"/>
        </w:rPr>
      </w:pPr>
      <w:r w:rsidRPr="00752797">
        <w:rPr>
          <w:lang w:val="en-US"/>
        </w:rPr>
        <w:tab/>
      </w:r>
      <w:r w:rsidRPr="00752797">
        <w:rPr>
          <w:position w:val="-34"/>
          <w:lang w:val="en-US"/>
        </w:rPr>
        <w:object w:dxaOrig="7140" w:dyaOrig="800">
          <v:shape id="_x0000_i1186" type="#_x0000_t75" style="width:5in;height:42.6pt" o:ole="">
            <v:imagedata r:id="rId367" o:title=""/>
          </v:shape>
          <o:OLEObject Type="Embed" ProgID="Equation.DSMT4" ShapeID="_x0000_i1186" DrawAspect="Content" ObjectID="_1487594640" r:id="rId36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11</w:instrText>
        </w:r>
      </w:fldSimple>
      <w:r w:rsidRPr="00752797">
        <w:rPr>
          <w:lang w:val="en-US"/>
        </w:rPr>
        <w:instrText>)</w:instrText>
      </w:r>
      <w:r w:rsidR="007E1D7E" w:rsidRPr="00752797">
        <w:rPr>
          <w:lang w:val="en-US"/>
        </w:rPr>
        <w:fldChar w:fldCharType="end"/>
      </w:r>
    </w:p>
    <w:p w:rsidR="009B7A2D" w:rsidRPr="00752797" w:rsidRDefault="009B7A2D" w:rsidP="002603CC">
      <w:pPr>
        <w:spacing w:line="240" w:lineRule="auto"/>
        <w:rPr>
          <w:b/>
          <w:iCs/>
          <w:szCs w:val="28"/>
          <w:lang w:val="en-US"/>
        </w:rPr>
      </w:pPr>
    </w:p>
    <w:p w:rsidR="003D1543" w:rsidRPr="00752797" w:rsidRDefault="00313B40" w:rsidP="002603CC">
      <w:pPr>
        <w:pStyle w:val="Heading3"/>
        <w:jc w:val="both"/>
        <w:rPr>
          <w:lang w:val="en-US"/>
        </w:rPr>
      </w:pPr>
      <w:bookmarkStart w:id="348" w:name="_Toc413611078"/>
      <w:r w:rsidRPr="00752797">
        <w:rPr>
          <w:lang w:val="en-US"/>
        </w:rPr>
        <w:t>Sediment transport</w:t>
      </w:r>
      <w:bookmarkEnd w:id="348"/>
    </w:p>
    <w:p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3420" w:dyaOrig="720">
          <v:shape id="_x0000_i1187" type="#_x0000_t75" style="width:169.2pt;height:36.6pt" o:ole="">
            <v:imagedata r:id="rId369" o:title=""/>
          </v:shape>
          <o:OLEObject Type="Embed" ProgID="Equation.DSMT4" ShapeID="_x0000_i1187" DrawAspect="Content" ObjectID="_1487594641" r:id="rId370"/>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12</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 xml:space="preserve">Here </w:t>
      </w:r>
      <w:r w:rsidRPr="00752797">
        <w:rPr>
          <w:i/>
          <w:lang w:val="en-US"/>
        </w:rPr>
        <w:t xml:space="preserve">c </w:t>
      </w:r>
      <w:r w:rsidRPr="00752797">
        <w:rPr>
          <w:lang w:val="en-US"/>
        </w:rPr>
        <w:t xml:space="preserve">is the depth-averaged concentration, </w:t>
      </w:r>
      <w:r w:rsidRPr="00752797">
        <w:rPr>
          <w:i/>
          <w:lang w:val="en-US"/>
        </w:rPr>
        <w:t>c</w:t>
      </w:r>
      <w:r w:rsidRPr="00752797">
        <w:rPr>
          <w:i/>
          <w:vertAlign w:val="subscript"/>
          <w:lang w:val="en-US"/>
        </w:rPr>
        <w:t>eq</w:t>
      </w:r>
      <w:r w:rsidRPr="00752797">
        <w:rPr>
          <w:lang w:val="en-US"/>
        </w:rPr>
        <w:t xml:space="preserve"> the equilibrium concentration, </w:t>
      </w:r>
      <w:r w:rsidRPr="00752797">
        <w:rPr>
          <w:i/>
          <w:lang w:val="en-US"/>
        </w:rPr>
        <w:t>Ts</w:t>
      </w:r>
      <w:r w:rsidRPr="00752797">
        <w:rPr>
          <w:lang w:val="en-US"/>
        </w:rPr>
        <w:t xml:space="preserve"> a typical timescale proportional to water depth divided by fall velocity. As is often done to increase robustness, we treat the erosion term explicitly but take an implicit scheme for the sedimentation term:</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5740" w:dyaOrig="720">
          <v:shape id="_x0000_i1188" type="#_x0000_t75" style="width:4in;height:36.6pt" o:ole="">
            <v:imagedata r:id="rId371" o:title=""/>
          </v:shape>
          <o:OLEObject Type="Embed" ProgID="Equation.DSMT4" ShapeID="_x0000_i1188" DrawAspect="Content" ObjectID="_1487594642" r:id="rId372"/>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13</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t>This can be rewritten as:</w:t>
      </w:r>
    </w:p>
    <w:p w:rsidR="00313B40" w:rsidRPr="00752797" w:rsidRDefault="00313B40" w:rsidP="002603CC">
      <w:pPr>
        <w:rPr>
          <w:lang w:val="en-US"/>
        </w:rPr>
      </w:pPr>
      <w:r w:rsidRPr="00752797">
        <w:rPr>
          <w:lang w:val="en-US"/>
        </w:rPr>
        <w:tab/>
      </w:r>
    </w:p>
    <w:p w:rsidR="00313B40" w:rsidRPr="00752797" w:rsidRDefault="00313B40" w:rsidP="002603CC">
      <w:pPr>
        <w:rPr>
          <w:lang w:val="en-US"/>
        </w:rPr>
      </w:pPr>
      <w:r w:rsidRPr="00752797">
        <w:rPr>
          <w:position w:val="-36"/>
          <w:lang w:val="en-US"/>
        </w:rPr>
        <w:object w:dxaOrig="5400" w:dyaOrig="800">
          <v:shape id="_x0000_i1189" type="#_x0000_t75" style="width:270.6pt;height:39.6pt" o:ole="">
            <v:imagedata r:id="rId373" o:title=""/>
          </v:shape>
          <o:OLEObject Type="Embed" ProgID="Equation.DSMT4" ShapeID="_x0000_i1189" DrawAspect="Content" ObjectID="_1487594643" r:id="rId37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14</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sediment transport gradient is discretized in a similar way as the mass balance:</w:t>
      </w:r>
    </w:p>
    <w:p w:rsidR="00313B40" w:rsidRPr="00752797" w:rsidRDefault="00313B40" w:rsidP="002603CC">
      <w:pPr>
        <w:rPr>
          <w:lang w:val="en-US"/>
        </w:rPr>
      </w:pPr>
      <w:r w:rsidRPr="00752797">
        <w:rPr>
          <w:position w:val="-30"/>
          <w:lang w:val="en-US"/>
        </w:rPr>
        <w:object w:dxaOrig="5539" w:dyaOrig="780">
          <v:shape id="_x0000_i1190" type="#_x0000_t75" style="width:276pt;height:37.8pt" o:ole="">
            <v:imagedata r:id="rId375" o:title=""/>
          </v:shape>
          <o:OLEObject Type="Embed" ProgID="Equation.DSMT4" ShapeID="_x0000_i1190" DrawAspect="Content" ObjectID="_1487594644" r:id="rId376"/>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15</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r w:rsidRPr="00752797">
        <w:rPr>
          <w:lang w:val="en-US"/>
        </w:rPr>
        <w:lastRenderedPageBreak/>
        <w:t>The sediment transports in the u- points contain an advective term, a diffusive term and a bed slope term:</w:t>
      </w:r>
    </w:p>
    <w:p w:rsidR="00313B40" w:rsidRPr="00752797" w:rsidRDefault="00313B40" w:rsidP="002603CC">
      <w:pPr>
        <w:rPr>
          <w:lang w:val="en-US"/>
        </w:rPr>
      </w:pPr>
    </w:p>
    <w:p w:rsidR="00313B40" w:rsidRPr="00752797" w:rsidRDefault="00313B40" w:rsidP="002603CC">
      <w:pPr>
        <w:rPr>
          <w:lang w:val="en-US"/>
        </w:rPr>
      </w:pPr>
      <w:r w:rsidRPr="00752797">
        <w:rPr>
          <w:position w:val="-24"/>
          <w:lang w:val="en-US"/>
        </w:rPr>
        <w:object w:dxaOrig="4020" w:dyaOrig="620">
          <v:shape id="_x0000_i1191" type="#_x0000_t75" style="width:201pt;height:30pt" o:ole="">
            <v:imagedata r:id="rId377" o:title=""/>
          </v:shape>
          <o:OLEObject Type="Embed" ProgID="Equation.DSMT4" ShapeID="_x0000_i1191" DrawAspect="Content" ObjectID="_1487594645" r:id="rId378"/>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16</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rep,s</w:t>
      </w:r>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 In  discretized form the expression for the suspended transport in the u-point is:</w:t>
      </w:r>
    </w:p>
    <w:p w:rsidR="00313B40" w:rsidRPr="00752797" w:rsidRDefault="00313B40" w:rsidP="002603CC">
      <w:pPr>
        <w:rPr>
          <w:lang w:val="en-US"/>
        </w:rPr>
      </w:pPr>
    </w:p>
    <w:p w:rsidR="00313B40" w:rsidRPr="00752797" w:rsidRDefault="00313B40" w:rsidP="002603CC">
      <w:pPr>
        <w:rPr>
          <w:lang w:val="en-US"/>
        </w:rPr>
      </w:pPr>
      <w:r w:rsidRPr="00752797">
        <w:rPr>
          <w:position w:val="-30"/>
          <w:lang w:val="en-US"/>
        </w:rPr>
        <w:object w:dxaOrig="6300" w:dyaOrig="720">
          <v:shape id="_x0000_i1192" type="#_x0000_t75" style="width:315pt;height:36.6pt" o:ole="">
            <v:imagedata r:id="rId379" o:title=""/>
          </v:shape>
          <o:OLEObject Type="Embed" ProgID="Equation.DSMT4" ShapeID="_x0000_i1192" DrawAspect="Content" ObjectID="_1487594646" r:id="rId38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17</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v:shape id="_x0000_i1193" type="#_x0000_t75" style="width:10.8pt;height:15pt" o:ole="">
            <v:imagedata r:id="rId381" o:title=""/>
          </v:shape>
          <o:OLEObject Type="Embed" ProgID="Equation.DSMT4" ShapeID="_x0000_i1193" DrawAspect="Content" ObjectID="_1487594647" r:id="rId382"/>
        </w:object>
      </w:r>
      <w:r w:rsidRPr="00752797">
        <w:rPr>
          <w:lang w:val="en-US"/>
        </w:rPr>
        <w:t xml:space="preserve">-method, where </w:t>
      </w:r>
      <w:r w:rsidRPr="00752797">
        <w:rPr>
          <w:position w:val="-6"/>
          <w:lang w:val="en-US"/>
        </w:rPr>
        <w:object w:dxaOrig="520" w:dyaOrig="279">
          <v:shape id="_x0000_i1194" type="#_x0000_t75" style="width:25.8pt;height:15pt" o:ole="">
            <v:imagedata r:id="rId383" o:title=""/>
          </v:shape>
          <o:OLEObject Type="Embed" ProgID="Equation.DSMT4" ShapeID="_x0000_i1194" DrawAspect="Content" ObjectID="_1487594648" r:id="rId384"/>
        </w:object>
      </w:r>
      <w:r w:rsidRPr="00752797">
        <w:rPr>
          <w:lang w:val="en-US"/>
        </w:rPr>
        <w:t xml:space="preserve"> means a fully upwind approximation, and </w:t>
      </w:r>
      <w:r w:rsidRPr="00752797">
        <w:rPr>
          <w:position w:val="-6"/>
          <w:lang w:val="en-US"/>
        </w:rPr>
        <w:object w:dxaOrig="740" w:dyaOrig="279">
          <v:shape id="_x0000_i1195" type="#_x0000_t75" style="width:36.6pt;height:15pt" o:ole="">
            <v:imagedata r:id="rId385" o:title=""/>
          </v:shape>
          <o:OLEObject Type="Embed" ProgID="Equation.DSMT4" ShapeID="_x0000_i1195" DrawAspect="Content" ObjectID="_1487594649" r:id="rId386"/>
        </w:object>
      </w:r>
      <w:r w:rsidRPr="00752797">
        <w:rPr>
          <w:lang w:val="en-US"/>
        </w:rPr>
        <w:t xml:space="preserve"> a central scheme. In practice, we mostly use the upwind approximation for its robustness.</w:t>
      </w:r>
    </w:p>
    <w:p w:rsidR="00313B40" w:rsidRPr="00752797" w:rsidRDefault="00313B40" w:rsidP="002603CC">
      <w:pPr>
        <w:rPr>
          <w:lang w:val="en-US"/>
        </w:rPr>
      </w:pPr>
    </w:p>
    <w:p w:rsidR="00313B40" w:rsidRPr="00752797" w:rsidRDefault="00313B40" w:rsidP="002603CC">
      <w:pPr>
        <w:rPr>
          <w:lang w:val="en-US"/>
        </w:rPr>
      </w:pPr>
      <w:r w:rsidRPr="00752797">
        <w:rPr>
          <w:position w:val="-36"/>
          <w:lang w:val="en-US"/>
        </w:rPr>
        <w:object w:dxaOrig="3500" w:dyaOrig="840">
          <v:shape id="_x0000_i1196" type="#_x0000_t75" style="width:174pt;height:42pt" o:ole="">
            <v:imagedata r:id="rId387" o:title=""/>
          </v:shape>
          <o:OLEObject Type="Embed" ProgID="Equation.DSMT4" ShapeID="_x0000_i1196" DrawAspect="Content" ObjectID="_1487594650" r:id="rId388"/>
        </w:object>
      </w:r>
      <w:r w:rsidRPr="00752797">
        <w:rPr>
          <w:lang w:val="en-US"/>
        </w:rPr>
        <w:tab/>
      </w:r>
      <w:r w:rsidRPr="00752797">
        <w:rPr>
          <w:lang w:val="en-US"/>
        </w:rPr>
        <w:tab/>
        <w:t xml:space="preserve"> </w:t>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18</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erosion and deposition terms, which may also be used in the bed updating, are finally computed from:</w:t>
      </w:r>
    </w:p>
    <w:p w:rsidR="00313B40" w:rsidRPr="00752797" w:rsidRDefault="00313B40" w:rsidP="002603CC">
      <w:pPr>
        <w:rPr>
          <w:lang w:val="en-US"/>
        </w:rPr>
      </w:pPr>
    </w:p>
    <w:p w:rsidR="00313B40" w:rsidRPr="00752797" w:rsidRDefault="00313B40" w:rsidP="002603CC">
      <w:pPr>
        <w:rPr>
          <w:lang w:val="en-US"/>
        </w:rPr>
      </w:pPr>
      <w:r w:rsidRPr="00752797">
        <w:rPr>
          <w:position w:val="-34"/>
          <w:lang w:val="en-US"/>
        </w:rPr>
        <w:object w:dxaOrig="2420" w:dyaOrig="800">
          <v:shape id="_x0000_i1197" type="#_x0000_t75" style="width:120.6pt;height:39.6pt" o:ole="">
            <v:imagedata r:id="rId389" o:title=""/>
          </v:shape>
          <o:OLEObject Type="Embed" ProgID="Equation.DSMT4" ShapeID="_x0000_i1197" DrawAspect="Content" ObjectID="_1487594651" r:id="rId390"/>
        </w:object>
      </w:r>
      <w:r w:rsidRPr="00752797">
        <w:rPr>
          <w:lang w:val="en-US"/>
        </w:rPr>
        <w:tab/>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19</w:instrText>
        </w:r>
      </w:fldSimple>
      <w:r w:rsidR="00801832" w:rsidRPr="00752797">
        <w:rPr>
          <w:lang w:val="en-US"/>
        </w:rPr>
        <w:instrText>)</w:instrText>
      </w:r>
      <w:r w:rsidR="007E1D7E" w:rsidRPr="00752797">
        <w:rPr>
          <w:lang w:val="en-US"/>
        </w:rPr>
        <w:fldChar w:fldCharType="end"/>
      </w:r>
    </w:p>
    <w:p w:rsidR="00313B40" w:rsidRPr="00752797" w:rsidRDefault="00313B40" w:rsidP="002603CC">
      <w:pPr>
        <w:rPr>
          <w:lang w:val="en-US"/>
        </w:rPr>
      </w:pPr>
    </w:p>
    <w:p w:rsidR="00313B40" w:rsidRPr="00752797" w:rsidRDefault="00313B40" w:rsidP="002603CC">
      <w:pPr>
        <w:rPr>
          <w:lang w:val="en-US"/>
        </w:rPr>
      </w:pPr>
      <w:r w:rsidRPr="00752797">
        <w:rPr>
          <w:lang w:val="en-US"/>
        </w:rPr>
        <w:t>The evaluation of the bedload transport takes place in the same way as in the previous versions of XBeach, except for the fact that the directions are taken in local grid direction, and will not be repeated here.</w:t>
      </w:r>
    </w:p>
    <w:p w:rsidR="00313B40" w:rsidRPr="00752797" w:rsidRDefault="00313B40" w:rsidP="002603CC">
      <w:pPr>
        <w:rPr>
          <w:lang w:val="en-US"/>
        </w:rPr>
      </w:pPr>
    </w:p>
    <w:p w:rsidR="00122779" w:rsidRPr="00752797" w:rsidRDefault="00122779" w:rsidP="00122779">
      <w:pPr>
        <w:pStyle w:val="Heading3"/>
        <w:jc w:val="both"/>
        <w:rPr>
          <w:lang w:val="en-US"/>
        </w:rPr>
      </w:pPr>
      <w:bookmarkStart w:id="349" w:name="_Toc412623911"/>
      <w:bookmarkStart w:id="350" w:name="_Toc413611079"/>
      <w:r w:rsidRPr="00752797">
        <w:rPr>
          <w:lang w:val="en-US"/>
        </w:rPr>
        <w:t>Bottom updating schemes</w:t>
      </w:r>
      <w:bookmarkEnd w:id="349"/>
      <w:bookmarkEnd w:id="350"/>
    </w:p>
    <w:p w:rsidR="00122779" w:rsidRPr="00752797" w:rsidRDefault="00122779" w:rsidP="00122779">
      <w:pPr>
        <w:rPr>
          <w:lang w:val="en-US"/>
        </w:rPr>
      </w:pPr>
      <w:r w:rsidRPr="00752797">
        <w:rPr>
          <w:lang w:val="en-US"/>
        </w:rPr>
        <w:t xml:space="preserve">Two alternative formulations are available for the bed updating: one where the bottom changes are computed based on the gradients of suspended and bed load transport, equation </w:t>
      </w:r>
      <w:r w:rsidR="007E1D7E" w:rsidRPr="00752797">
        <w:rPr>
          <w:lang w:val="en-US"/>
        </w:rPr>
        <w:fldChar w:fldCharType="begin"/>
      </w:r>
      <w:r w:rsidRPr="00752797">
        <w:rPr>
          <w:lang w:val="en-US"/>
        </w:rPr>
        <w:instrText xml:space="preserve"> GOTOBUTTON ZEqnNum990933  \* MERGEFORMAT </w:instrText>
      </w:r>
      <w:r w:rsidR="007E1D7E" w:rsidRPr="00752797">
        <w:rPr>
          <w:lang w:val="en-US"/>
        </w:rPr>
        <w:fldChar w:fldCharType="begin"/>
      </w:r>
      <w:r w:rsidRPr="00752797">
        <w:rPr>
          <w:lang w:val="en-US"/>
        </w:rPr>
        <w:instrText xml:space="preserve"> REF ZEqnNum990933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and one where the changes due to suspended transport are accounted for through the erosion and deposition terms, equation </w:t>
      </w:r>
      <w:r w:rsidR="007E1D7E" w:rsidRPr="00752797">
        <w:rPr>
          <w:lang w:val="en-US"/>
        </w:rPr>
        <w:fldChar w:fldCharType="begin"/>
      </w:r>
      <w:r w:rsidRPr="00752797">
        <w:rPr>
          <w:lang w:val="en-US"/>
        </w:rPr>
        <w:instrText xml:space="preserve"> GOTOBUTTON ZEqnNum346072  \* MERGEFORMAT </w:instrText>
      </w:r>
      <w:r w:rsidR="007E1D7E" w:rsidRPr="00752797">
        <w:rPr>
          <w:lang w:val="en-US"/>
        </w:rPr>
        <w:fldChar w:fldCharType="begin"/>
      </w:r>
      <w:r w:rsidRPr="00752797">
        <w:rPr>
          <w:lang w:val="en-US"/>
        </w:rPr>
        <w:instrText xml:space="preserve"> REF ZEqnNum346072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
    <w:p w:rsidR="00122779" w:rsidRPr="00752797" w:rsidRDefault="00122779" w:rsidP="00122779">
      <w:pPr>
        <w:pStyle w:val="MTDisplayEquation"/>
        <w:tabs>
          <w:tab w:val="left" w:pos="7200"/>
          <w:tab w:val="left" w:pos="7470"/>
        </w:tabs>
        <w:rPr>
          <w:lang w:val="en-US"/>
        </w:rPr>
      </w:pPr>
    </w:p>
    <w:p w:rsidR="00122779" w:rsidRPr="00752797" w:rsidRDefault="00122779" w:rsidP="00122779">
      <w:pPr>
        <w:pStyle w:val="MTDisplayEquation"/>
        <w:tabs>
          <w:tab w:val="left" w:pos="7200"/>
          <w:tab w:val="left" w:pos="7470"/>
        </w:tabs>
        <w:rPr>
          <w:lang w:val="en-US"/>
        </w:rPr>
      </w:pPr>
      <w:r w:rsidRPr="00752797">
        <w:rPr>
          <w:position w:val="-24"/>
          <w:lang w:val="en-US"/>
        </w:rPr>
        <w:object w:dxaOrig="3340" w:dyaOrig="620">
          <v:shape id="_x0000_i1198" type="#_x0000_t75" style="width:167.4pt;height:30pt" o:ole="">
            <v:imagedata r:id="rId391" o:title=""/>
          </v:shape>
          <o:OLEObject Type="Embed" ProgID="Equation.DSMT4" ShapeID="_x0000_i1198" DrawAspect="Content" ObjectID="_1487594652" r:id="rId392"/>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1" w:name="ZEqnNum990933"/>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19</w:instrText>
        </w:r>
      </w:fldSimple>
      <w:r w:rsidRPr="00752797">
        <w:rPr>
          <w:lang w:val="en-US"/>
        </w:rPr>
        <w:instrText>)</w:instrText>
      </w:r>
      <w:bookmarkEnd w:id="351"/>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24"/>
          <w:lang w:val="en-US"/>
        </w:rPr>
        <w:object w:dxaOrig="4040" w:dyaOrig="620">
          <v:shape id="_x0000_i1199" type="#_x0000_t75" style="width:203.4pt;height:30pt" o:ole="">
            <v:imagedata r:id="rId393" o:title=""/>
          </v:shape>
          <o:OLEObject Type="Embed" ProgID="Equation.DSMT4" ShapeID="_x0000_i1199" DrawAspect="Content" ObjectID="_1487594653" r:id="rId394"/>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2" w:name="ZEqnNum346072"/>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19</w:instrText>
        </w:r>
      </w:fldSimple>
      <w:r w:rsidRPr="00752797">
        <w:rPr>
          <w:lang w:val="en-US"/>
        </w:rPr>
        <w:instrText>)</w:instrText>
      </w:r>
      <w:bookmarkEnd w:id="352"/>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w:t>
      </w:r>
      <w:r w:rsidRPr="00752797">
        <w:rPr>
          <w:lang w:val="en-US"/>
        </w:rPr>
        <w:lastRenderedPageBreak/>
        <w:t xml:space="preserve">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formulation which guarantees mass conservation in the bottom. Both formulations are calculated using an explicit scheme, see also equations </w:t>
      </w:r>
      <w:r w:rsidR="007E1D7E" w:rsidRPr="00752797">
        <w:rPr>
          <w:lang w:val="en-US"/>
        </w:rPr>
        <w:fldChar w:fldCharType="begin"/>
      </w:r>
      <w:r w:rsidRPr="00752797">
        <w:rPr>
          <w:lang w:val="en-US"/>
        </w:rPr>
        <w:instrText xml:space="preserve"> GOTOBUTTON ZEqnNum578684  \* MERGEFORMAT </w:instrText>
      </w:r>
      <w:r w:rsidR="007E1D7E" w:rsidRPr="00752797">
        <w:rPr>
          <w:lang w:val="en-US"/>
        </w:rPr>
        <w:fldChar w:fldCharType="begin"/>
      </w:r>
      <w:r w:rsidRPr="00752797">
        <w:rPr>
          <w:lang w:val="en-US"/>
        </w:rPr>
        <w:instrText xml:space="preserve"> REF ZEqnNum578684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 xml:space="preserve"> </w:t>
      </w:r>
      <w:proofErr w:type="gramStart"/>
      <w:r w:rsidR="0022667E" w:rsidRPr="00752797">
        <w:rPr>
          <w:lang w:val="en-US"/>
        </w:rPr>
        <w:t xml:space="preserve">and </w:t>
      </w:r>
      <w:proofErr w:type="gramEnd"/>
      <w:r w:rsidR="007E1D7E" w:rsidRPr="00752797">
        <w:rPr>
          <w:lang w:val="en-US"/>
        </w:rPr>
        <w:fldChar w:fldCharType="begin"/>
      </w:r>
      <w:r w:rsidRPr="00752797">
        <w:rPr>
          <w:lang w:val="en-US"/>
        </w:rPr>
        <w:instrText xml:space="preserve"> GOTOBUTTON ZEqnNum428827  \* MERGEFORMAT </w:instrText>
      </w:r>
      <w:r w:rsidR="007E1D7E" w:rsidRPr="00752797">
        <w:rPr>
          <w:lang w:val="en-US"/>
        </w:rPr>
        <w:fldChar w:fldCharType="begin"/>
      </w:r>
      <w:r w:rsidRPr="00752797">
        <w:rPr>
          <w:lang w:val="en-US"/>
        </w:rPr>
        <w:instrText xml:space="preserve"> REF ZEqnNum428827 \* Charformat \! \* MERGEFORMAT </w:instrText>
      </w:r>
      <w:r w:rsidR="007E1D7E" w:rsidRPr="00752797">
        <w:rPr>
          <w:lang w:val="en-US"/>
        </w:rPr>
        <w:fldChar w:fldCharType="separate"/>
      </w:r>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19</w:instrText>
      </w:r>
      <w:r w:rsidR="002D6E55" w:rsidRPr="00752797">
        <w:rPr>
          <w:lang w:val="en-US"/>
        </w:rPr>
        <w:instrText>)</w:instrText>
      </w:r>
      <w:r w:rsidR="007E1D7E" w:rsidRPr="00752797">
        <w:rPr>
          <w:lang w:val="en-US"/>
        </w:rPr>
        <w:fldChar w:fldCharType="end"/>
      </w:r>
      <w:r w:rsidR="007E1D7E" w:rsidRPr="00752797">
        <w:rPr>
          <w:lang w:val="en-US"/>
        </w:rPr>
        <w:fldChar w:fldCharType="end"/>
      </w:r>
      <w:r w:rsidRPr="00752797">
        <w:rPr>
          <w:lang w:val="en-US"/>
        </w:rPr>
        <w:t>.</w:t>
      </w:r>
    </w:p>
    <w:p w:rsidR="00122779" w:rsidRPr="00752797" w:rsidRDefault="00122779" w:rsidP="00122779">
      <w:pPr>
        <w:rPr>
          <w:lang w:val="en-US"/>
        </w:rPr>
      </w:pPr>
    </w:p>
    <w:p w:rsidR="00122779" w:rsidRPr="00752797" w:rsidRDefault="00122779" w:rsidP="00122779">
      <w:pPr>
        <w:pStyle w:val="MTDisplayEquation"/>
        <w:tabs>
          <w:tab w:val="left" w:pos="7200"/>
          <w:tab w:val="left" w:pos="7470"/>
        </w:tabs>
        <w:rPr>
          <w:lang w:val="en-US"/>
        </w:rPr>
      </w:pPr>
      <w:r w:rsidRPr="00752797">
        <w:rPr>
          <w:position w:val="-36"/>
          <w:lang w:val="en-US"/>
        </w:rPr>
        <w:object w:dxaOrig="4300" w:dyaOrig="740">
          <v:shape id="_x0000_i1200" type="#_x0000_t75" style="width:215.4pt;height:36pt" o:ole="">
            <v:imagedata r:id="rId395" o:title=""/>
          </v:shape>
          <o:OLEObject Type="Embed" ProgID="Equation.DSMT4" ShapeID="_x0000_i1200" DrawAspect="Content" ObjectID="_1487594654" r:id="rId396"/>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3" w:name="ZEqnNum578684"/>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19</w:instrText>
        </w:r>
      </w:fldSimple>
      <w:r w:rsidRPr="00752797">
        <w:rPr>
          <w:lang w:val="en-US"/>
        </w:rPr>
        <w:instrText>)</w:instrText>
      </w:r>
      <w:bookmarkEnd w:id="353"/>
      <w:r w:rsidR="007E1D7E" w:rsidRPr="00752797">
        <w:rPr>
          <w:lang w:val="en-US"/>
        </w:rPr>
        <w:fldChar w:fldCharType="end"/>
      </w:r>
    </w:p>
    <w:p w:rsidR="00122779" w:rsidRPr="00752797" w:rsidRDefault="00122779" w:rsidP="00122779">
      <w:pPr>
        <w:pStyle w:val="MTDisplayEquation"/>
        <w:tabs>
          <w:tab w:val="left" w:pos="7200"/>
          <w:tab w:val="left" w:pos="7470"/>
        </w:tabs>
        <w:rPr>
          <w:lang w:val="en-US"/>
        </w:rPr>
      </w:pPr>
      <w:r w:rsidRPr="00752797">
        <w:rPr>
          <w:position w:val="-32"/>
          <w:lang w:val="en-US"/>
        </w:rPr>
        <w:object w:dxaOrig="5120" w:dyaOrig="700">
          <v:shape id="_x0000_i1201" type="#_x0000_t75" style="width:258pt;height:33.6pt" o:ole="">
            <v:imagedata r:id="rId397" o:title=""/>
          </v:shape>
          <o:OLEObject Type="Embed" ProgID="Equation.DSMT4" ShapeID="_x0000_i1201" DrawAspect="Content" ObjectID="_1487594655" r:id="rId398"/>
        </w:object>
      </w:r>
      <w:r w:rsidRPr="00752797">
        <w:rPr>
          <w:lang w:val="en-US"/>
        </w:rPr>
        <w:tab/>
      </w:r>
      <w:r w:rsidRPr="00752797">
        <w:rPr>
          <w:lang w:val="en-US"/>
        </w:rPr>
        <w:tab/>
      </w:r>
      <w:r w:rsidR="007E1D7E" w:rsidRPr="00752797">
        <w:rPr>
          <w:lang w:val="en-US"/>
        </w:rPr>
        <w:fldChar w:fldCharType="begin"/>
      </w:r>
      <w:r w:rsidRPr="00752797">
        <w:rPr>
          <w:lang w:val="en-US"/>
        </w:rPr>
        <w:instrText xml:space="preserve"> MACROBUTTON MTPlaceRef \* MERGEFORMAT </w:instrText>
      </w:r>
      <w:bookmarkStart w:id="354" w:name="ZEqnNum428827"/>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19</w:instrText>
        </w:r>
      </w:fldSimple>
      <w:r w:rsidRPr="00752797">
        <w:rPr>
          <w:lang w:val="en-US"/>
        </w:rPr>
        <w:instrText>)</w:instrText>
      </w:r>
      <w:bookmarkEnd w:id="354"/>
      <w:r w:rsidR="007E1D7E" w:rsidRPr="00752797">
        <w:rPr>
          <w:lang w:val="en-US"/>
        </w:rPr>
        <w:fldChar w:fldCharType="end"/>
      </w:r>
    </w:p>
    <w:p w:rsidR="00122779" w:rsidRPr="00752797" w:rsidRDefault="00122779" w:rsidP="00122779">
      <w:pPr>
        <w:rPr>
          <w:lang w:val="en-US"/>
        </w:rPr>
      </w:pPr>
    </w:p>
    <w:p w:rsidR="00122779" w:rsidRPr="00752797" w:rsidRDefault="00122779" w:rsidP="00122779">
      <w:pPr>
        <w:pStyle w:val="Heading4"/>
        <w:jc w:val="both"/>
        <w:rPr>
          <w:lang w:val="en-US"/>
        </w:rPr>
      </w:pPr>
      <w:r w:rsidRPr="00752797">
        <w:rPr>
          <w:lang w:val="en-US"/>
        </w:rPr>
        <w:t>Avalanching</w:t>
      </w:r>
    </w:p>
    <w:p w:rsidR="00122779" w:rsidRPr="00752797" w:rsidRDefault="00122779" w:rsidP="00122779">
      <w:pPr>
        <w:rPr>
          <w:lang w:val="en-US"/>
        </w:rPr>
      </w:pPr>
      <w:r w:rsidRPr="00752797">
        <w:rPr>
          <w:lang w:val="en-US"/>
        </w:rPr>
        <w:t xml:space="preserve">XBeach implements avalanching as described in section </w:t>
      </w:r>
      <w:r w:rsidR="007E1D7E" w:rsidRPr="00752797">
        <w:rPr>
          <w:lang w:val="en-US"/>
        </w:rPr>
        <w:fldChar w:fldCharType="begin"/>
      </w:r>
      <w:r w:rsidR="0022667E" w:rsidRPr="00752797">
        <w:rPr>
          <w:lang w:val="en-US"/>
        </w:rPr>
        <w:instrText xml:space="preserve"> REF _Ref413525986 \r \h </w:instrText>
      </w:r>
      <w:r w:rsidR="007E1D7E" w:rsidRPr="00752797">
        <w:rPr>
          <w:lang w:val="en-US"/>
        </w:rPr>
      </w:r>
      <w:r w:rsidR="007E1D7E" w:rsidRPr="00752797">
        <w:rPr>
          <w:lang w:val="en-US"/>
        </w:rPr>
        <w:fldChar w:fldCharType="separate"/>
      </w:r>
      <w:r w:rsidR="002D6E55">
        <w:rPr>
          <w:lang w:val="en-US"/>
        </w:rPr>
        <w:t>2.8.2</w:t>
      </w:r>
      <w:r w:rsidR="007E1D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rsidR="00122779" w:rsidRPr="00752797" w:rsidRDefault="00122779" w:rsidP="00122779">
      <w:pPr>
        <w:pStyle w:val="Heading4"/>
        <w:rPr>
          <w:szCs w:val="26"/>
          <w:lang w:val="en-US"/>
        </w:rPr>
      </w:pPr>
      <w:r w:rsidRPr="00752797">
        <w:rPr>
          <w:lang w:val="en-US"/>
        </w:rPr>
        <w:t>Bed composition</w:t>
      </w:r>
    </w:p>
    <w:p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r w:rsidR="0022667E" w:rsidRPr="00752797">
        <w:rPr>
          <w:i/>
          <w:lang w:val="en-US"/>
        </w:rPr>
        <w:t>M(i,j)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06"/>
          <w:lang w:val="en-US"/>
        </w:rPr>
        <w:object w:dxaOrig="2720" w:dyaOrig="2500">
          <v:shape id="_x0000_i1202" type="#_x0000_t75" style="width:135.6pt;height:125.4pt" o:ole="">
            <v:imagedata r:id="rId399" o:title=""/>
          </v:shape>
          <o:OLEObject Type="Embed" ProgID="Equation.DSMT4" ShapeID="_x0000_i1202" DrawAspect="Content" ObjectID="_1487594656" r:id="rId400"/>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20</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with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rsidR="00122779" w:rsidRPr="00752797" w:rsidRDefault="00122779" w:rsidP="00122779">
      <w:pPr>
        <w:rPr>
          <w:lang w:val="en-US"/>
        </w:rPr>
      </w:pPr>
    </w:p>
    <w:p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top layer can now be defined by:</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174"/>
          <w:lang w:val="en-US"/>
        </w:rPr>
        <w:object w:dxaOrig="5600" w:dyaOrig="3040">
          <v:shape id="_x0000_i1203" type="#_x0000_t75" style="width:279.6pt;height:152.4pt" o:ole="">
            <v:imagedata r:id="rId401" o:title=""/>
          </v:shape>
          <o:OLEObject Type="Embed" ProgID="Equation.DSMT4" ShapeID="_x0000_i1203" DrawAspect="Content" ObjectID="_1487594657" r:id="rId402"/>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21</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 xml:space="preserve">in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r w:rsidRPr="00752797">
        <w:rPr>
          <w:i/>
          <w:lang w:val="en-US"/>
        </w:rPr>
        <w:t>dy</w:t>
      </w:r>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For the bed load fluxes, the velocity </w:t>
      </w:r>
      <w:r w:rsidR="0022667E" w:rsidRPr="00752797">
        <w:rPr>
          <w:lang w:val="en-US"/>
        </w:rPr>
        <w:t>direction used</w:t>
      </w:r>
      <w:r w:rsidRPr="00752797">
        <w:rPr>
          <w:lang w:val="en-US"/>
        </w:rPr>
        <w:t>.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rsidR="00122779" w:rsidRPr="00752797" w:rsidRDefault="00122779" w:rsidP="00122779">
      <w:pPr>
        <w:rPr>
          <w:lang w:val="en-US"/>
        </w:rPr>
      </w:pPr>
    </w:p>
    <w:p w:rsidR="00122779" w:rsidRPr="00752797" w:rsidRDefault="00122779" w:rsidP="00122779">
      <w:pPr>
        <w:rPr>
          <w:lang w:val="en-US"/>
        </w:rPr>
      </w:pPr>
      <w:r w:rsidRPr="00752797">
        <w:rPr>
          <w:lang w:val="en-US"/>
        </w:rPr>
        <w:t>The mass balance for the layers in between the top layer and the variable layer is: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v:shape id="_x0000_i1204" type="#_x0000_t75" style="width:192pt;height:30.6pt" o:ole="">
            <v:imagedata r:id="rId403" o:title=""/>
          </v:shape>
          <o:OLEObject Type="Embed" ProgID="Equation.DSMT4" ShapeID="_x0000_i1204" DrawAspect="Content" ObjectID="_1487594658" r:id="rId404"/>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22</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and for the variable layer, it reads:</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v:shape id="_x0000_i1205" type="#_x0000_t75" style="width:108pt;height:30.6pt" o:ole="">
            <v:imagedata r:id="rId405" o:title=""/>
          </v:shape>
          <o:OLEObject Type="Embed" ProgID="Equation.DSMT4" ShapeID="_x0000_i1205" DrawAspect="Content" ObjectID="_1487594659" r:id="rId406"/>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23</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lang w:val="en-US"/>
        </w:rPr>
      </w:pPr>
      <w:r w:rsidRPr="00752797">
        <w:rPr>
          <w:lang w:val="en-US"/>
        </w:rPr>
        <w:t>In order to avoid too thin a or too thick a variable layer,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Δ</w:t>
      </w:r>
      <w:r w:rsidR="0022667E" w:rsidRPr="00752797">
        <w:rPr>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rsidR="00122779" w:rsidRPr="00752797" w:rsidRDefault="00122779" w:rsidP="00122779">
      <w:pPr>
        <w:rPr>
          <w:lang w:val="en-US"/>
        </w:rPr>
      </w:pPr>
    </w:p>
    <w:p w:rsidR="00122779" w:rsidRPr="00752797" w:rsidRDefault="00122779" w:rsidP="00122779">
      <w:pPr>
        <w:rPr>
          <w:lang w:val="en-US"/>
        </w:rPr>
      </w:pPr>
      <w:r w:rsidRPr="00752797">
        <w:rPr>
          <w:lang w:val="en-US"/>
        </w:rPr>
        <w:t>As the bed level update is explicit, the timestep is limited. A conservative estimate can be made by assuming that no more mass can be eroded than available in the top layer:</w:t>
      </w:r>
    </w:p>
    <w:p w:rsidR="0022667E" w:rsidRPr="00752797" w:rsidRDefault="0022667E" w:rsidP="00122779">
      <w:pPr>
        <w:rPr>
          <w:lang w:val="en-US"/>
        </w:rPr>
      </w:pPr>
    </w:p>
    <w:p w:rsidR="0022667E" w:rsidRPr="00752797" w:rsidRDefault="0022667E" w:rsidP="0022667E">
      <w:pPr>
        <w:pStyle w:val="MTDisplayEquation"/>
        <w:rPr>
          <w:lang w:val="en-US"/>
        </w:rPr>
      </w:pPr>
      <w:r w:rsidRPr="00752797">
        <w:rPr>
          <w:lang w:val="en-US"/>
        </w:rPr>
        <w:lastRenderedPageBreak/>
        <w:tab/>
      </w:r>
      <w:r w:rsidRPr="00752797">
        <w:rPr>
          <w:position w:val="-66"/>
          <w:lang w:val="en-US"/>
        </w:rPr>
        <w:object w:dxaOrig="6759" w:dyaOrig="1440">
          <v:shape id="_x0000_i1206" type="#_x0000_t75" style="width:338.4pt;height:1in" o:ole="">
            <v:imagedata r:id="rId407" o:title=""/>
          </v:shape>
          <o:OLEObject Type="Embed" ProgID="Equation.DSMT4" ShapeID="_x0000_i1206" DrawAspect="Content" ObjectID="_1487594660" r:id="rId408"/>
        </w:object>
      </w:r>
      <w:r w:rsidRPr="00752797">
        <w:rPr>
          <w:lang w:val="en-US"/>
        </w:rPr>
        <w:t xml:space="preserve"> </w:t>
      </w:r>
      <w:r w:rsidRPr="00752797">
        <w:rPr>
          <w:lang w:val="en-US"/>
        </w:rPr>
        <w:tab/>
      </w:r>
      <w:r w:rsidR="007E1D7E" w:rsidRPr="00752797">
        <w:rPr>
          <w:lang w:val="en-US"/>
        </w:rPr>
        <w:fldChar w:fldCharType="begin"/>
      </w:r>
      <w:r w:rsidRPr="00752797">
        <w:rPr>
          <w:lang w:val="en-US"/>
        </w:rPr>
        <w:instrText xml:space="preserve"> MACROBUTTON MTPlaceRef \* MERGEFORMAT </w:instrText>
      </w:r>
      <w:r w:rsidR="007E1D7E" w:rsidRPr="00752797">
        <w:rPr>
          <w:lang w:val="en-US"/>
        </w:rPr>
        <w:fldChar w:fldCharType="begin"/>
      </w:r>
      <w:r w:rsidRPr="00752797">
        <w:rPr>
          <w:lang w:val="en-US"/>
        </w:rPr>
        <w:instrText xml:space="preserve"> SEQ MTEqn \h \* MERGEFORMAT </w:instrText>
      </w:r>
      <w:r w:rsidR="007E1D7E" w:rsidRPr="00752797">
        <w:rPr>
          <w:lang w:val="en-US"/>
        </w:rPr>
        <w:fldChar w:fldCharType="end"/>
      </w:r>
      <w:r w:rsidRPr="00752797">
        <w:rPr>
          <w:lang w:val="en-US"/>
        </w:rPr>
        <w:instrText>(</w:instrText>
      </w:r>
      <w:fldSimple w:instr=" SEQ MTSec \c \* Arabic \* MERGEFORMAT ">
        <w:r w:rsidR="002D6E55">
          <w:rPr>
            <w:noProof/>
            <w:lang w:val="en-US"/>
          </w:rPr>
          <w:instrText>6</w:instrText>
        </w:r>
      </w:fldSimple>
      <w:r w:rsidRPr="00752797">
        <w:rPr>
          <w:lang w:val="en-US"/>
        </w:rPr>
        <w:instrText>.</w:instrText>
      </w:r>
      <w:fldSimple w:instr=" SEQ MTEqn \c \* Arabic \* MERGEFORMAT ">
        <w:r w:rsidR="002D6E55">
          <w:rPr>
            <w:noProof/>
            <w:lang w:val="en-US"/>
          </w:rPr>
          <w:instrText>24</w:instrText>
        </w:r>
      </w:fldSimple>
      <w:r w:rsidRPr="00752797">
        <w:rPr>
          <w:lang w:val="en-US"/>
        </w:rPr>
        <w:instrText>)</w:instrText>
      </w:r>
      <w:r w:rsidR="007E1D7E" w:rsidRPr="00752797">
        <w:rPr>
          <w:lang w:val="en-US"/>
        </w:rPr>
        <w:fldChar w:fldCharType="end"/>
      </w:r>
    </w:p>
    <w:p w:rsidR="00122779" w:rsidRPr="00752797" w:rsidRDefault="00122779" w:rsidP="00122779">
      <w:pPr>
        <w:rPr>
          <w:lang w:val="en-US"/>
        </w:rPr>
      </w:pPr>
      <w:r w:rsidRPr="00752797">
        <w:rPr>
          <w:lang w:val="en-US"/>
        </w:rPr>
        <w:t xml:space="preserve"> </w:t>
      </w:r>
    </w:p>
    <w:p w:rsidR="00122779" w:rsidRPr="00752797" w:rsidRDefault="00122779" w:rsidP="00122779">
      <w:pPr>
        <w:rPr>
          <w:szCs w:val="26"/>
          <w:lang w:val="en-US"/>
        </w:rPr>
      </w:pPr>
      <w:r w:rsidRPr="00752797">
        <w:rPr>
          <w:lang w:val="en-US"/>
        </w:rPr>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r w:rsidRPr="00752797">
        <w:rPr>
          <w:lang w:val="en-US"/>
        </w:rPr>
        <w:br w:type="page"/>
      </w:r>
    </w:p>
    <w:p w:rsidR="0073638B" w:rsidRPr="00752797" w:rsidRDefault="0073638B" w:rsidP="0073638B">
      <w:pPr>
        <w:pStyle w:val="Heading3"/>
        <w:jc w:val="both"/>
        <w:rPr>
          <w:lang w:val="en-US"/>
        </w:rPr>
      </w:pPr>
      <w:bookmarkStart w:id="355" w:name="_Toc413611080"/>
      <w:r w:rsidRPr="00752797">
        <w:rPr>
          <w:lang w:val="en-US"/>
        </w:rPr>
        <w:lastRenderedPageBreak/>
        <w:t>Boundary conditions</w:t>
      </w:r>
      <w:bookmarkEnd w:id="355"/>
    </w:p>
    <w:p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rsidR="0073638B" w:rsidRDefault="0073638B">
      <w:pPr>
        <w:spacing w:line="240" w:lineRule="auto"/>
        <w:jc w:val="left"/>
        <w:rPr>
          <w:bCs/>
          <w:iCs/>
          <w:szCs w:val="26"/>
          <w:lang w:val="en-US"/>
        </w:rPr>
      </w:pPr>
      <w:r>
        <w:rPr>
          <w:lang w:val="en-US"/>
        </w:rPr>
        <w:br w:type="page"/>
      </w:r>
    </w:p>
    <w:p w:rsidR="00A52150" w:rsidRPr="00752797" w:rsidRDefault="00734E22" w:rsidP="002603CC">
      <w:pPr>
        <w:pStyle w:val="Heading3"/>
        <w:jc w:val="both"/>
        <w:rPr>
          <w:lang w:val="en-US"/>
        </w:rPr>
      </w:pPr>
      <w:bookmarkStart w:id="356" w:name="_Toc413611081"/>
      <w:r w:rsidRPr="00752797">
        <w:rPr>
          <w:lang w:val="en-US"/>
        </w:rPr>
        <w:lastRenderedPageBreak/>
        <w:t>Non-hydrostatic</w:t>
      </w:r>
      <w:bookmarkEnd w:id="356"/>
    </w:p>
    <w:p w:rsidR="00A52150" w:rsidRPr="00752797" w:rsidRDefault="00A52150" w:rsidP="002603CC">
      <w:pPr>
        <w:pStyle w:val="Heading4"/>
        <w:jc w:val="both"/>
        <w:rPr>
          <w:lang w:val="en-US"/>
        </w:rPr>
      </w:pPr>
      <w:bookmarkStart w:id="357" w:name="_Ref207199275"/>
      <w:bookmarkStart w:id="358" w:name="_Toc211006490"/>
      <w:bookmarkStart w:id="359" w:name="_Toc211933742"/>
      <w:bookmarkStart w:id="360" w:name="_Toc212190842"/>
      <w:bookmarkStart w:id="361" w:name="_Toc249984915"/>
      <w:bookmarkStart w:id="362" w:name="_Toc249985008"/>
      <w:r w:rsidRPr="00752797">
        <w:rPr>
          <w:lang w:val="en-US"/>
        </w:rPr>
        <w:t>Global continuity equation</w:t>
      </w:r>
      <w:bookmarkEnd w:id="357"/>
      <w:bookmarkEnd w:id="358"/>
      <w:bookmarkEnd w:id="359"/>
      <w:bookmarkEnd w:id="360"/>
      <w:bookmarkEnd w:id="361"/>
      <w:bookmarkEnd w:id="362"/>
    </w:p>
    <w:p w:rsidR="00A52150" w:rsidRPr="00752797" w:rsidRDefault="00A52150" w:rsidP="002603CC">
      <w:pPr>
        <w:rPr>
          <w:lang w:val="en-US"/>
        </w:rPr>
      </w:pPr>
      <w:r w:rsidRPr="00752797">
        <w:rPr>
          <w:lang w:val="en-US"/>
        </w:rPr>
        <w:t>As was outlined in the previous chapter the global continuity equation, which describes the relation between the free surface and the depth averaged discharge,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2"/>
          <w:lang w:val="en-US"/>
        </w:rPr>
        <w:object w:dxaOrig="2540" w:dyaOrig="560">
          <v:shape id="_x0000_i1207" type="#_x0000_t75" style="width:128.4pt;height:27.6pt" o:ole="">
            <v:imagedata r:id="rId409" o:title=""/>
          </v:shape>
          <o:OLEObject Type="Embed" ProgID="Equation.DSMT4" ShapeID="_x0000_i1207" DrawAspect="Content" ObjectID="_1487594661" r:id="rId41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3" w:name="ZEqnNum983791"/>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25</w:instrText>
        </w:r>
      </w:fldSimple>
      <w:r w:rsidR="00801832" w:rsidRPr="00752797">
        <w:rPr>
          <w:lang w:val="en-US"/>
        </w:rPr>
        <w:instrText>)</w:instrText>
      </w:r>
      <w:bookmarkEnd w:id="363"/>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simple semi-</w:t>
      </w:r>
      <w:proofErr w:type="spellStart"/>
      <w:r w:rsidRPr="00752797">
        <w:rPr>
          <w:rFonts w:cs="Tahoma"/>
          <w:lang w:val="en-US"/>
        </w:rPr>
        <w:t>discretisation</w:t>
      </w:r>
      <w:proofErr w:type="spellEnd"/>
      <w:r w:rsidRPr="00752797">
        <w:rPr>
          <w:rFonts w:cs="Tahoma"/>
          <w:lang w:val="en-US"/>
        </w:rPr>
        <w:t xml:space="preserve"> of </w:t>
      </w:r>
      <w:r w:rsidR="007E1D7E" w:rsidRPr="00752797">
        <w:rPr>
          <w:rFonts w:cs="Tahoma"/>
          <w:lang w:val="en-US"/>
        </w:rPr>
        <w:fldChar w:fldCharType="begin"/>
      </w:r>
      <w:r w:rsidRPr="00752797">
        <w:rPr>
          <w:rFonts w:cs="Tahoma"/>
          <w:lang w:val="en-US"/>
        </w:rPr>
        <w:instrText xml:space="preserve"> GOTOBUTTON ZEqnNum983791  \* MERGEFORMAT </w:instrText>
      </w:r>
      <w:fldSimple w:instr=" REF ZEqnNum983791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25</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using central differences for the space derivative and using the Hansen scheme for the coupling between velocity and free surface results in</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140" w:dyaOrig="600">
          <v:shape id="_x0000_i1208" type="#_x0000_t75" style="width:206.4pt;height:30pt" o:ole="">
            <v:imagedata r:id="rId411" o:title=""/>
          </v:shape>
          <o:OLEObject Type="Embed" ProgID="Equation.DSMT4" ShapeID="_x0000_i1208" DrawAspect="Content" ObjectID="_1487594662" r:id="rId412"/>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4" w:name="ZEqnNum570839"/>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26</w:instrText>
        </w:r>
      </w:fldSimple>
      <w:r w:rsidR="00801832" w:rsidRPr="00752797">
        <w:rPr>
          <w:lang w:val="en-US"/>
        </w:rPr>
        <w:instrText>)</w:instrText>
      </w:r>
      <w:bookmarkEnd w:id="36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v:shape id="_x0000_i1209" type="#_x0000_t75" style="width:80.4pt;height:17.4pt" o:ole="">
            <v:imagedata r:id="rId413" o:title=""/>
          </v:shape>
          <o:OLEObject Type="Embed" ProgID="Equation.DSMT4" ShapeID="_x0000_i1209" DrawAspect="Content" ObjectID="_1487594663" r:id="rId414"/>
        </w:object>
      </w:r>
      <w:r w:rsidRPr="00752797">
        <w:rPr>
          <w:rFonts w:cs="Tahoma"/>
          <w:lang w:val="en-US"/>
        </w:rPr>
        <w:t>,</w:t>
      </w:r>
      <w:r w:rsidRPr="00752797">
        <w:rPr>
          <w:rFonts w:cs="Tahoma"/>
          <w:position w:val="-12"/>
          <w:lang w:val="en-US"/>
        </w:rPr>
        <w:object w:dxaOrig="1579" w:dyaOrig="340">
          <v:shape id="_x0000_i1210" type="#_x0000_t75" style="width:79.8pt;height:17.4pt" o:ole="">
            <v:imagedata r:id="rId415" o:title=""/>
          </v:shape>
          <o:OLEObject Type="Embed" ProgID="Equation.DSMT4" ShapeID="_x0000_i1210" DrawAspect="Content" ObjectID="_1487594664" r:id="rId416"/>
        </w:object>
      </w:r>
      <w:r w:rsidRPr="00752797">
        <w:rPr>
          <w:rFonts w:cs="Tahoma"/>
          <w:lang w:val="en-US"/>
        </w:rPr>
        <w:t xml:space="preserve"> and the water depth is defined by a first order accurate upwind interpolation </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006F77BC" w:rsidRPr="00752797">
        <w:rPr>
          <w:position w:val="-50"/>
          <w:lang w:val="en-US"/>
        </w:rPr>
        <w:object w:dxaOrig="4840" w:dyaOrig="1100">
          <v:shape id="_x0000_i1211" type="#_x0000_t75" style="width:241.8pt;height:54.6pt" o:ole="">
            <v:imagedata r:id="rId417" o:title=""/>
          </v:shape>
          <o:OLEObject Type="Embed" ProgID="Equation.DSMT4" ShapeID="_x0000_i1211" DrawAspect="Content" ObjectID="_1487594665" r:id="rId418"/>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5" w:name="ZEqnNum559032"/>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27</w:instrText>
        </w:r>
      </w:fldSimple>
      <w:r w:rsidR="00801832" w:rsidRPr="00752797">
        <w:rPr>
          <w:lang w:val="en-US"/>
        </w:rPr>
        <w:instrText>)</w:instrText>
      </w:r>
      <w:bookmarkEnd w:id="36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v:shape id="_x0000_i1212" type="#_x0000_t75" style="width:18pt;height:15.6pt" o:ole="">
            <v:imagedata r:id="rId419" o:title=""/>
          </v:shape>
          <o:OLEObject Type="Embed" ProgID="Equation.DSMT4" ShapeID="_x0000_i1212" DrawAspect="Content" ObjectID="_1487594666" r:id="rId420"/>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v:shape id="_x0000_i1213" type="#_x0000_t75" style="width:17.4pt;height:15.6pt" o:ole="">
            <v:imagedata r:id="rId421" o:title=""/>
          </v:shape>
          <o:OLEObject Type="Embed" ProgID="Equation.DSMT4" ShapeID="_x0000_i1213" DrawAspect="Content" ObjectID="_1487594667" r:id="rId422"/>
        </w:object>
      </w:r>
      <w:r w:rsidRPr="00752797">
        <w:rPr>
          <w:lang w:val="en-US"/>
        </w:rPr>
        <w:t>. For higher order accuracy the first order prediction is corrected using a limited version of the McCormack scheme. The corrector step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4800" w:dyaOrig="600">
          <v:shape id="_x0000_i1214" type="#_x0000_t75" style="width:240.6pt;height:30pt" o:ole="">
            <v:imagedata r:id="rId423" o:title=""/>
          </v:shape>
          <o:OLEObject Type="Embed" ProgID="Equation.DSMT4" ShapeID="_x0000_i1214" DrawAspect="Content" ObjectID="_1487594668" r:id="rId42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6" w:name="ZEqnNum452818"/>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28</w:instrText>
        </w:r>
      </w:fldSimple>
      <w:r w:rsidR="00801832" w:rsidRPr="00752797">
        <w:rPr>
          <w:lang w:val="en-US"/>
        </w:rPr>
        <w:instrText>)</w:instrText>
      </w:r>
      <w:bookmarkEnd w:id="36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v:shape id="_x0000_i1215" type="#_x0000_t75" style="width:96.6pt;height:17.4pt" o:ole="">
            <v:imagedata r:id="rId425" o:title=""/>
          </v:shape>
          <o:OLEObject Type="Embed" ProgID="Equation.DSMT4" ShapeID="_x0000_i1215" DrawAspect="Content" ObjectID="_1487594669" r:id="rId426"/>
        </w:object>
      </w:r>
      <w:r w:rsidRPr="00752797">
        <w:rPr>
          <w:rFonts w:cs="Tahoma"/>
          <w:lang w:val="en-US"/>
        </w:rPr>
        <w:t xml:space="preserve"> and </w:t>
      </w:r>
      <w:r w:rsidRPr="00752797">
        <w:rPr>
          <w:rFonts w:cs="Tahoma"/>
          <w:position w:val="-8"/>
          <w:lang w:val="en-US"/>
        </w:rPr>
        <w:object w:dxaOrig="620" w:dyaOrig="300">
          <v:shape id="_x0000_i1216" type="#_x0000_t75" style="width:30pt;height:15pt" o:ole="">
            <v:imagedata r:id="rId427" o:title=""/>
          </v:shape>
          <o:OLEObject Type="Embed" ProgID="Equation.DSMT4" ShapeID="_x0000_i1216" DrawAspect="Content" ObjectID="_1487594670" r:id="rId428"/>
        </w:object>
      </w:r>
      <w:r w:rsidRPr="00752797">
        <w:rPr>
          <w:rFonts w:cs="Tahoma"/>
          <w:lang w:val="en-US"/>
        </w:rPr>
        <w:t xml:space="preserve"> is given for positive flow as</w:t>
      </w:r>
    </w:p>
    <w:p w:rsidR="00A52150" w:rsidRPr="00752797" w:rsidRDefault="00A52150" w:rsidP="002603CC">
      <w:pPr>
        <w:pStyle w:val="MTDisplayEquation"/>
        <w:rPr>
          <w:lang w:val="en-US"/>
        </w:rPr>
      </w:pPr>
      <w:r w:rsidRPr="00752797">
        <w:rPr>
          <w:lang w:val="en-US"/>
        </w:rPr>
        <w:tab/>
      </w:r>
      <w:r w:rsidRPr="00752797">
        <w:rPr>
          <w:position w:val="-24"/>
          <w:lang w:val="en-US"/>
        </w:rPr>
        <w:object w:dxaOrig="7800" w:dyaOrig="600">
          <v:shape id="_x0000_i1217" type="#_x0000_t75" style="width:390pt;height:30pt" o:ole="">
            <v:imagedata r:id="rId429" o:title=""/>
          </v:shape>
          <o:OLEObject Type="Embed" ProgID="Equation.DSMT4" ShapeID="_x0000_i1217" DrawAspect="Content" ObjectID="_1487594671" r:id="rId43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7" w:name="ZEqnNum654284"/>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29</w:instrText>
        </w:r>
      </w:fldSimple>
      <w:r w:rsidR="00801832" w:rsidRPr="00752797">
        <w:rPr>
          <w:lang w:val="en-US"/>
        </w:rPr>
        <w:instrText>)</w:instrText>
      </w:r>
      <w:bookmarkEnd w:id="367"/>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2"/>
          <w:lang w:val="en-US"/>
        </w:rPr>
        <w:object w:dxaOrig="520" w:dyaOrig="340">
          <v:shape id="_x0000_i1218" type="#_x0000_t75" style="width:25.8pt;height:17.4pt" o:ole="">
            <v:imagedata r:id="rId431" o:title=""/>
          </v:shape>
          <o:OLEObject Type="Embed" ProgID="Equation.DSMT4" ShapeID="_x0000_i1218" DrawAspect="Content" ObjectID="_1487594672" r:id="rId432"/>
        </w:object>
      </w:r>
      <w:r w:rsidRPr="00752797">
        <w:rPr>
          <w:lang w:val="en-US"/>
        </w:rPr>
        <w:t xml:space="preserve"> denotes the </w:t>
      </w:r>
      <w:proofErr w:type="spellStart"/>
      <w:r w:rsidRPr="00752797">
        <w:rPr>
          <w:lang w:val="en-US"/>
        </w:rPr>
        <w:t>minmod</w:t>
      </w:r>
      <w:proofErr w:type="spellEnd"/>
      <w:r w:rsidRPr="00752797">
        <w:rPr>
          <w:lang w:val="en-US"/>
        </w:rPr>
        <w:t xml:space="preserve"> limiter. Similar expression can be constructed for negative flow. The expression for </w:t>
      </w:r>
      <w:r w:rsidRPr="00752797">
        <w:rPr>
          <w:position w:val="-10"/>
          <w:lang w:val="en-US"/>
        </w:rPr>
        <w:object w:dxaOrig="700" w:dyaOrig="320">
          <v:shape id="_x0000_i1219" type="#_x0000_t75" style="width:34.8pt;height:15.6pt" o:ole="">
            <v:imagedata r:id="rId433" o:title=""/>
          </v:shape>
          <o:OLEObject Type="Embed" ProgID="Equation.DSMT4" ShapeID="_x0000_i1219" DrawAspect="Content" ObjectID="_1487594673" r:id="rId434"/>
        </w:object>
      </w:r>
      <w:r w:rsidRPr="00752797">
        <w:rPr>
          <w:lang w:val="en-US"/>
        </w:rPr>
        <w:t xml:space="preserve"> and </w:t>
      </w:r>
      <w:r w:rsidRPr="00752797">
        <w:rPr>
          <w:position w:val="-8"/>
          <w:lang w:val="en-US"/>
        </w:rPr>
        <w:object w:dxaOrig="639" w:dyaOrig="300">
          <v:shape id="_x0000_i1220" type="#_x0000_t75" style="width:32.4pt;height:15pt" o:ole="">
            <v:imagedata r:id="rId435" o:title=""/>
          </v:shape>
          <o:OLEObject Type="Embed" ProgID="Equation.DSMT4" ShapeID="_x0000_i1220" DrawAspect="Content" ObjectID="_1487594674" r:id="rId436"/>
        </w:object>
      </w:r>
      <w:r w:rsidRPr="00752797">
        <w:rPr>
          <w:lang w:val="en-US"/>
        </w:rPr>
        <w:t xml:space="preserve"> are obtained in a similar manner. Note that the total flux </w:t>
      </w:r>
      <w:r w:rsidRPr="00752797">
        <w:rPr>
          <w:position w:val="-12"/>
          <w:lang w:val="en-US"/>
        </w:rPr>
        <w:object w:dxaOrig="540" w:dyaOrig="340">
          <v:shape id="_x0000_i1221" type="#_x0000_t75" style="width:25.2pt;height:17.4pt" o:ole="">
            <v:imagedata r:id="rId437" o:title=""/>
          </v:shape>
          <o:OLEObject Type="Embed" ProgID="Equation.DSMT4" ShapeID="_x0000_i1221" DrawAspect="Content" ObjectID="_1487594675" r:id="rId438"/>
        </w:object>
      </w:r>
      <w:r w:rsidRPr="00752797">
        <w:rPr>
          <w:lang w:val="en-US"/>
        </w:rPr>
        <w:t>at the cell boundaries thus reads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2"/>
          <w:lang w:val="en-US"/>
        </w:rPr>
        <w:object w:dxaOrig="4700" w:dyaOrig="340">
          <v:shape id="_x0000_i1222" type="#_x0000_t75" style="width:234pt;height:17.4pt" o:ole="">
            <v:imagedata r:id="rId439" o:title=""/>
          </v:shape>
          <o:OLEObject Type="Embed" ProgID="Equation.DSMT4" ShapeID="_x0000_i1222" DrawAspect="Content" ObjectID="_1487594676" r:id="rId44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68" w:name="ZEqnNum673353"/>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30</w:instrText>
        </w:r>
      </w:fldSimple>
      <w:r w:rsidR="00801832" w:rsidRPr="00752797">
        <w:rPr>
          <w:lang w:val="en-US"/>
        </w:rPr>
        <w:instrText>)</w:instrText>
      </w:r>
      <w:bookmarkEnd w:id="36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this has not been investigated. ( For an overview of flux limiters see </w:t>
      </w:r>
      <w:r w:rsidR="007E1D7E"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007E1D7E" w:rsidRPr="00752797">
        <w:rPr>
          <w:rFonts w:cs="Tahoma"/>
          <w:lang w:val="en-US"/>
        </w:rPr>
        <w:fldChar w:fldCharType="separate"/>
      </w:r>
      <w:r w:rsidRPr="00752797">
        <w:rPr>
          <w:rFonts w:cs="Tahoma"/>
          <w:lang w:val="en-US"/>
        </w:rPr>
        <w:t>Hirsch, 2007)</w:t>
      </w:r>
      <w:r w:rsidR="007E1D7E" w:rsidRPr="00752797">
        <w:rPr>
          <w:rFonts w:cs="Tahoma"/>
          <w:lang w:val="en-US"/>
        </w:rPr>
        <w:fldChar w:fldCharType="end"/>
      </w:r>
    </w:p>
    <w:p w:rsidR="00A52150" w:rsidRPr="00752797" w:rsidRDefault="00A52150" w:rsidP="002603CC">
      <w:pPr>
        <w:pStyle w:val="Heading4"/>
        <w:jc w:val="both"/>
        <w:rPr>
          <w:lang w:val="en-US"/>
        </w:rPr>
      </w:pPr>
      <w:bookmarkStart w:id="369" w:name="_Toc249984916"/>
      <w:bookmarkStart w:id="370" w:name="_Toc249985009"/>
      <w:r w:rsidRPr="00752797">
        <w:rPr>
          <w:lang w:val="en-US"/>
        </w:rPr>
        <w:lastRenderedPageBreak/>
        <w:t>Local continuity equation</w:t>
      </w:r>
      <w:bookmarkEnd w:id="369"/>
      <w:bookmarkEnd w:id="370"/>
    </w:p>
    <w:p w:rsidR="00A52150" w:rsidRPr="00752797" w:rsidRDefault="00A52150" w:rsidP="002603CC">
      <w:pPr>
        <w:rPr>
          <w:lang w:val="en-US"/>
        </w:rPr>
      </w:pPr>
      <w:r w:rsidRPr="00752797">
        <w:rPr>
          <w:lang w:val="en-US"/>
        </w:rPr>
        <w:t>The depth averaged local continuity equation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8"/>
          <w:lang w:val="en-US"/>
        </w:rPr>
        <w:object w:dxaOrig="4060" w:dyaOrig="639">
          <v:shape id="_x0000_i1223" type="#_x0000_t75" style="width:201.6pt;height:32.4pt" o:ole="">
            <v:imagedata r:id="rId441" o:title=""/>
          </v:shape>
          <o:OLEObject Type="Embed" ProgID="Equation.DSMT4" ShapeID="_x0000_i1223" DrawAspect="Content" ObjectID="_1487594677" r:id="rId442"/>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1" w:name="ZEqnNum686131"/>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31</w:instrText>
        </w:r>
      </w:fldSimple>
      <w:r w:rsidR="00801832" w:rsidRPr="00752797">
        <w:rPr>
          <w:lang w:val="en-US"/>
        </w:rPr>
        <w:instrText>)</w:instrText>
      </w:r>
      <w:bookmarkEnd w:id="371"/>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This equation is discretized using central differences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8480" w:dyaOrig="620">
          <v:shape id="_x0000_i1224" type="#_x0000_t75" style="width:424.2pt;height:30pt" o:ole="">
            <v:imagedata r:id="rId443" o:title=""/>
          </v:shape>
          <o:OLEObject Type="Embed" ProgID="Equation.DSMT4" ShapeID="_x0000_i1224" DrawAspect="Content" ObjectID="_1487594678" r:id="rId44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2" w:name="ZEqnNum863615"/>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32</w:instrText>
        </w:r>
      </w:fldSimple>
      <w:r w:rsidR="00801832" w:rsidRPr="00752797">
        <w:rPr>
          <w:lang w:val="en-US"/>
        </w:rPr>
        <w:instrText>)</w:instrText>
      </w:r>
      <w:bookmarkEnd w:id="372"/>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v:shape id="_x0000_i1225" type="#_x0000_t75" style="width:47.4pt;height:15.6pt" o:ole="">
            <v:imagedata r:id="rId445" o:title=""/>
          </v:shape>
          <o:OLEObject Type="Embed" ProgID="Equation.DSMT4" ShapeID="_x0000_i1225" DrawAspect="Content" ObjectID="_1487594679" r:id="rId446"/>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rsidR="00A52150" w:rsidRPr="00752797" w:rsidRDefault="00A52150" w:rsidP="002603CC">
      <w:pPr>
        <w:pStyle w:val="Heading4"/>
        <w:jc w:val="both"/>
        <w:rPr>
          <w:lang w:val="en-US"/>
        </w:rPr>
      </w:pPr>
      <w:bookmarkStart w:id="373" w:name="_Toc249984917"/>
      <w:bookmarkStart w:id="374" w:name="_Toc249985010"/>
      <w:r w:rsidRPr="00752797">
        <w:rPr>
          <w:lang w:val="en-US"/>
        </w:rPr>
        <w:t>Horizontal Momentum</w:t>
      </w:r>
      <w:bookmarkEnd w:id="373"/>
      <w:bookmarkEnd w:id="374"/>
    </w:p>
    <w:p w:rsidR="00A52150" w:rsidRPr="00752797" w:rsidRDefault="00A52150" w:rsidP="002603CC">
      <w:pPr>
        <w:rPr>
          <w:lang w:val="en-US"/>
        </w:rPr>
      </w:pPr>
      <w:r w:rsidRPr="00752797">
        <w:rPr>
          <w:lang w:val="en-US"/>
        </w:rPr>
        <w:t xml:space="preserve">To obtain a conservative discretisation of the momentum equation the approach from </w:t>
      </w:r>
      <w:r w:rsidR="007E1D7E"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lang w:val="en-US"/>
        </w:rPr>
        <w:fldChar w:fldCharType="separate"/>
      </w:r>
      <w:r w:rsidRPr="00752797">
        <w:rPr>
          <w:lang w:val="en-US"/>
        </w:rPr>
        <w:t>Stelling and Duinmeijer (2003)</w:t>
      </w:r>
      <w:r w:rsidR="007E1D7E" w:rsidRPr="00752797">
        <w:rPr>
          <w:lang w:val="en-US"/>
        </w:rPr>
        <w:fldChar w:fldCharType="end"/>
      </w:r>
      <w:r w:rsidRPr="00752797">
        <w:rPr>
          <w:lang w:val="en-US"/>
        </w:rPr>
        <w:t xml:space="preserve"> is followed. However, to improve the accuracy of the method the combined space-time discretisation of the advection is done using a variant of the </w:t>
      </w:r>
      <w:r w:rsidR="007E1D7E"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007E1D7E" w:rsidRPr="00752797">
        <w:rPr>
          <w:lang w:val="en-US"/>
        </w:rPr>
        <w:fldChar w:fldCharType="separate"/>
      </w:r>
      <w:r w:rsidRPr="00752797">
        <w:rPr>
          <w:lang w:val="en-US"/>
        </w:rPr>
        <w:t>MacCormack (1969)</w:t>
      </w:r>
      <w:r w:rsidR="007E1D7E"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rsidR="00734E22" w:rsidRPr="00752797" w:rsidRDefault="00734E22" w:rsidP="002603CC">
      <w:pPr>
        <w:rPr>
          <w:lang w:val="en-US"/>
        </w:rPr>
      </w:pPr>
    </w:p>
    <w:p w:rsidR="00A52150" w:rsidRPr="00752797"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v:shape id="_x0000_i1226" type="#_x0000_t75" style="width:18pt;height:12pt" o:ole="">
            <v:imagedata r:id="rId447" o:title=""/>
          </v:shape>
          <o:OLEObject Type="Embed" ProgID="Equation.DSMT4" ShapeID="_x0000_i1226" DrawAspect="Content" ObjectID="_1487594680" r:id="rId448"/>
        </w:object>
      </w:r>
      <w:r w:rsidRPr="00752797">
        <w:rPr>
          <w:lang w:val="en-US"/>
        </w:rPr>
        <w:t>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900" w:dyaOrig="580">
          <v:shape id="_x0000_i1227" type="#_x0000_t75" style="width:345pt;height:29.4pt" o:ole="">
            <v:imagedata r:id="rId449" o:title=""/>
          </v:shape>
          <o:OLEObject Type="Embed" ProgID="Equation.DSMT4" ShapeID="_x0000_i1227" DrawAspect="Content" ObjectID="_1487594681" r:id="rId45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5" w:name="ZEqnNum973790"/>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33</w:instrText>
        </w:r>
      </w:fldSimple>
      <w:r w:rsidR="00801832" w:rsidRPr="00752797">
        <w:rPr>
          <w:lang w:val="en-US"/>
        </w:rPr>
        <w:instrText>)</w:instrText>
      </w:r>
      <w:bookmarkEnd w:id="37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 first order accurate predictor step in time and space is then given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4"/>
          <w:lang w:val="en-US"/>
        </w:rPr>
        <w:object w:dxaOrig="6800" w:dyaOrig="1380">
          <v:shape id="_x0000_i1228" type="#_x0000_t75" style="width:342pt;height:69pt" o:ole="">
            <v:imagedata r:id="rId451" o:title=""/>
          </v:shape>
          <o:OLEObject Type="Embed" ProgID="Equation.DSMT4" ShapeID="_x0000_i1228" DrawAspect="Content" ObjectID="_1487594682" r:id="rId452"/>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6" w:name="ZEqnNum947132"/>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34</w:instrText>
        </w:r>
      </w:fldSimple>
      <w:r w:rsidR="00801832" w:rsidRPr="00752797">
        <w:rPr>
          <w:lang w:val="en-US"/>
        </w:rPr>
        <w:instrText>)</w:instrText>
      </w:r>
      <w:bookmarkEnd w:id="37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Here Pr represents a discretisation of the dynamic pressure; T the effect of (turbulent) viscosity and S includes all other source terms. The discretisation of the (turbulent) viscous terms is given by central differences:</w:t>
      </w:r>
    </w:p>
    <w:p w:rsidR="00A52150" w:rsidRPr="00752797" w:rsidRDefault="00A52150" w:rsidP="002603CC">
      <w:pPr>
        <w:pStyle w:val="MTDisplayEquation"/>
        <w:rPr>
          <w:lang w:val="en-US"/>
        </w:rPr>
      </w:pPr>
      <w:r w:rsidRPr="00752797">
        <w:rPr>
          <w:lang w:val="en-US"/>
        </w:rPr>
        <w:lastRenderedPageBreak/>
        <w:tab/>
      </w:r>
      <w:r w:rsidRPr="00752797">
        <w:rPr>
          <w:position w:val="-96"/>
          <w:lang w:val="en-US"/>
        </w:rPr>
        <w:object w:dxaOrig="6180" w:dyaOrig="2020">
          <v:shape id="_x0000_i1229" type="#_x0000_t75" style="width:308.4pt;height:101.4pt" o:ole="">
            <v:imagedata r:id="rId453" o:title=""/>
          </v:shape>
          <o:OLEObject Type="Embed" ProgID="Equation.DSMT4" ShapeID="_x0000_i1229" DrawAspect="Content" ObjectID="_1487594683" r:id="rId45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35</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v:shape id="_x0000_i1230" type="#_x0000_t75" style="width:27.6pt;height:17.4pt" o:ole="">
            <v:imagedata r:id="rId455" o:title=""/>
          </v:shape>
          <o:OLEObject Type="Embed" ProgID="Equation.DSMT4" ShapeID="_x0000_i1230" DrawAspect="Content" ObjectID="_1487594684" r:id="rId456"/>
        </w:object>
      </w:r>
      <w:r w:rsidRPr="00752797">
        <w:rPr>
          <w:rFonts w:cs="Tahoma"/>
          <w:lang w:val="en-US"/>
        </w:rPr>
        <w:t xml:space="preserve"> and </w:t>
      </w:r>
      <w:r w:rsidRPr="00752797">
        <w:rPr>
          <w:rFonts w:cs="Tahoma"/>
          <w:position w:val="-12"/>
          <w:lang w:val="en-US"/>
        </w:rPr>
        <w:object w:dxaOrig="660" w:dyaOrig="400">
          <v:shape id="_x0000_i1231" type="#_x0000_t75" style="width:32.4pt;height:20.4pt" o:ole="">
            <v:imagedata r:id="rId457" o:title=""/>
          </v:shape>
          <o:OLEObject Type="Embed" ProgID="Equation.DSMT4" ShapeID="_x0000_i1231" DrawAspect="Content" ObjectID="_1487594685" r:id="rId458"/>
        </w:object>
      </w:r>
      <w:r w:rsidRPr="00752797">
        <w:rPr>
          <w:rFonts w:cs="Tahoma"/>
          <w:lang w:val="en-US"/>
        </w:rPr>
        <w:t xml:space="preserve"> are obtained from the surrounding points by simple linear interpolation.</w:t>
      </w:r>
    </w:p>
    <w:p w:rsidR="00A52150" w:rsidRPr="00752797" w:rsidRDefault="00A52150" w:rsidP="002603CC">
      <w:pPr>
        <w:rPr>
          <w:rFonts w:cs="Tahoma"/>
          <w:lang w:val="en-US"/>
        </w:rPr>
      </w:pPr>
    </w:p>
    <w:p w:rsidR="00A52150" w:rsidRPr="00752797"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0"/>
          <w:lang w:val="en-US"/>
        </w:rPr>
        <w:object w:dxaOrig="1780" w:dyaOrig="320">
          <v:shape id="_x0000_i1232" type="#_x0000_t75" style="width:89.4pt;height:15.6pt" o:ole="">
            <v:imagedata r:id="rId459" o:title=""/>
          </v:shape>
          <o:OLEObject Type="Embed" ProgID="Equation.DSMT4" ShapeID="_x0000_i1232" DrawAspect="Content" ObjectID="_1487594686" r:id="rId46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7" w:name="ZEqnNum786367"/>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36</w:instrText>
        </w:r>
      </w:fldSimple>
      <w:r w:rsidR="00801832" w:rsidRPr="00752797">
        <w:rPr>
          <w:lang w:val="en-US"/>
        </w:rPr>
        <w:instrText>)</w:instrText>
      </w:r>
      <w:bookmarkEnd w:id="377"/>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v:shape id="_x0000_i1233" type="#_x0000_t75" style="width:29.4pt;height:15.6pt" o:ole="">
            <v:imagedata r:id="rId461" o:title=""/>
          </v:shape>
          <o:OLEObject Type="Embed" ProgID="Equation.DSMT4" ShapeID="_x0000_i1233" DrawAspect="Content" ObjectID="_1487594687" r:id="rId462"/>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v:shape id="_x0000_i1234" type="#_x0000_t75" style="width:20.4pt;height:15.6pt" o:ole="">
            <v:imagedata r:id="rId463" o:title=""/>
          </v:shape>
          <o:OLEObject Type="Embed" ProgID="Equation.DSMT4" ShapeID="_x0000_i1234" DrawAspect="Content" ObjectID="_1487594688" r:id="rId464"/>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v:shape id="_x0000_i1235" type="#_x0000_t75" style="width:29.4pt;height:15.6pt" o:ole="">
            <v:imagedata r:id="rId465" o:title=""/>
          </v:shape>
          <o:OLEObject Type="Embed" ProgID="Equation.DSMT4" ShapeID="_x0000_i1235" DrawAspect="Content" ObjectID="_1487594689" r:id="rId466"/>
        </w:object>
      </w:r>
      <w:r w:rsidRPr="00752797">
        <w:rPr>
          <w:lang w:val="en-US"/>
        </w:rPr>
        <w:t xml:space="preserve">. The pressure term in the predictor step is thus given as </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position w:val="-20"/>
          <w:lang w:val="en-US"/>
        </w:rPr>
        <w:object w:dxaOrig="7820" w:dyaOrig="620">
          <v:shape id="_x0000_i1236" type="#_x0000_t75" style="width:390.6pt;height:30pt" o:ole="">
            <v:imagedata r:id="rId467" o:title=""/>
          </v:shape>
          <o:OLEObject Type="Embed" ProgID="Equation.DSMT4" ShapeID="_x0000_i1236" DrawAspect="Content" ObjectID="_1487594690" r:id="rId468"/>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37</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Here </w:t>
      </w:r>
      <w:r w:rsidRPr="00752797">
        <w:rPr>
          <w:position w:val="-10"/>
          <w:lang w:val="en-US"/>
        </w:rPr>
        <w:object w:dxaOrig="480" w:dyaOrig="320">
          <v:shape id="_x0000_i1237" type="#_x0000_t75" style="width:24.6pt;height:15.6pt" o:ole="">
            <v:imagedata r:id="rId469" o:title=""/>
          </v:shape>
          <o:OLEObject Type="Embed" ProgID="Equation.DSMT4" ShapeID="_x0000_i1237" DrawAspect="Content" ObjectID="_1487594691" r:id="rId470"/>
        </w:object>
      </w:r>
      <w:r w:rsidRPr="00752797">
        <w:rPr>
          <w:lang w:val="en-US"/>
        </w:rPr>
        <w:t>represents the average pressure over the vertical which is approximated with</w:t>
      </w:r>
      <w:r w:rsidRPr="00752797">
        <w:rPr>
          <w:position w:val="-10"/>
          <w:lang w:val="en-US"/>
        </w:rPr>
        <w:object w:dxaOrig="1240" w:dyaOrig="320">
          <v:shape id="_x0000_i1238" type="#_x0000_t75" style="width:61.8pt;height:15.6pt" o:ole="">
            <v:imagedata r:id="rId471" o:title=""/>
          </v:shape>
          <o:OLEObject Type="Embed" ProgID="Equation.DSMT4" ShapeID="_x0000_i1238" DrawAspect="Content" ObjectID="_1487594692" r:id="rId472"/>
        </w:object>
      </w:r>
      <w:r w:rsidRPr="00752797">
        <w:rPr>
          <w:lang w:val="en-US"/>
        </w:rPr>
        <w:t xml:space="preserve">, in which </w:t>
      </w:r>
      <w:r w:rsidRPr="00752797">
        <w:rPr>
          <w:position w:val="-10"/>
          <w:lang w:val="en-US"/>
        </w:rPr>
        <w:object w:dxaOrig="480" w:dyaOrig="320">
          <v:shape id="_x0000_i1239" type="#_x0000_t75" style="width:24.6pt;height:15.6pt" o:ole="">
            <v:imagedata r:id="rId473" o:title=""/>
          </v:shape>
          <o:OLEObject Type="Embed" ProgID="Equation.DSMT4" ShapeID="_x0000_i1239" DrawAspect="Content" ObjectID="_1487594693" r:id="rId474"/>
        </w:object>
      </w:r>
      <w:r w:rsidRPr="00752797">
        <w:rPr>
          <w:lang w:val="en-US"/>
        </w:rPr>
        <w:t xml:space="preserve"> is the pressure at the bottom. Furthermore </w:t>
      </w:r>
      <w:r w:rsidRPr="00752797">
        <w:rPr>
          <w:position w:val="-12"/>
          <w:lang w:val="en-US"/>
        </w:rPr>
        <w:object w:dxaOrig="480" w:dyaOrig="340">
          <v:shape id="_x0000_i1240" type="#_x0000_t75" style="width:24.6pt;height:17.4pt" o:ole="">
            <v:imagedata r:id="rId475" o:title=""/>
          </v:shape>
          <o:OLEObject Type="Embed" ProgID="Equation.DSMT4" ShapeID="_x0000_i1240" DrawAspect="Content" ObjectID="_1487594694" r:id="rId476"/>
        </w:object>
      </w:r>
      <w:r w:rsidRPr="00752797">
        <w:rPr>
          <w:lang w:val="en-US"/>
        </w:rPr>
        <w:t xml:space="preserve"> is given as</w:t>
      </w:r>
      <w:r w:rsidRPr="00752797">
        <w:rPr>
          <w:position w:val="-14"/>
          <w:lang w:val="en-US"/>
        </w:rPr>
        <w:object w:dxaOrig="1980" w:dyaOrig="380">
          <v:shape id="_x0000_i1241" type="#_x0000_t75" style="width:97.8pt;height:18pt" o:ole="">
            <v:imagedata r:id="rId477" o:title=""/>
          </v:shape>
          <o:OLEObject Type="Embed" ProgID="Equation.DSMT4" ShapeID="_x0000_i1241" DrawAspect="Content" ObjectID="_1487594695" r:id="rId478"/>
        </w:object>
      </w:r>
      <w:r w:rsidRPr="00752797">
        <w:rPr>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 xml:space="preserve">Currently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v:shape id="_x0000_i1242" type="#_x0000_t75" style="width:12pt;height:12pt" o:ole="">
            <v:imagedata r:id="rId479" o:title=""/>
          </v:shape>
          <o:OLEObject Type="Embed" ProgID="Equation.DSMT4" ShapeID="_x0000_i1242" DrawAspect="Content" ObjectID="_1487594696" r:id="rId480"/>
        </w:object>
      </w:r>
      <w:r w:rsidRPr="00752797">
        <w:rPr>
          <w:rFonts w:cs="Tahoma"/>
          <w:lang w:val="en-US"/>
        </w:rPr>
        <w:t xml:space="preserve">we use the method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v:shape id="_x0000_i1243" type="#_x0000_t75" style="width:39.6pt;height:20.4pt" o:ole="">
            <v:imagedata r:id="rId481" o:title=""/>
          </v:shape>
          <o:OLEObject Type="Embed" ProgID="Equation.DSMT4" ShapeID="_x0000_i1243" DrawAspect="Content" ObjectID="_1487594697" r:id="rId482"/>
        </w:object>
      </w:r>
      <w:r w:rsidRPr="00752797">
        <w:rPr>
          <w:rFonts w:cs="Tahoma"/>
          <w:lang w:val="en-US"/>
        </w:rPr>
        <w:t xml:space="preserve"> and </w:t>
      </w:r>
      <w:r w:rsidRPr="00752797">
        <w:rPr>
          <w:rFonts w:cs="Tahoma"/>
          <w:position w:val="-16"/>
          <w:lang w:val="en-US"/>
        </w:rPr>
        <w:object w:dxaOrig="800" w:dyaOrig="420">
          <v:shape id="_x0000_i1244" type="#_x0000_t75" style="width:39.6pt;height:20.4pt" o:ole="">
            <v:imagedata r:id="rId483" o:title=""/>
          </v:shape>
          <o:OLEObject Type="Embed" ProgID="Equation.DSMT4" ShapeID="_x0000_i1244" DrawAspect="Content" ObjectID="_1487594698" r:id="rId484"/>
        </w:object>
      </w:r>
      <w:r w:rsidRPr="00752797">
        <w:rPr>
          <w:rFonts w:cs="Tahoma"/>
          <w:lang w:val="en-US"/>
        </w:rPr>
        <w:t xml:space="preserve"> are approximated as </w:t>
      </w:r>
      <w:r w:rsidRPr="00752797">
        <w:rPr>
          <w:rFonts w:cs="Tahoma"/>
          <w:position w:val="-12"/>
          <w:lang w:val="en-US"/>
        </w:rPr>
        <w:object w:dxaOrig="920" w:dyaOrig="360">
          <v:shape id="_x0000_i1245" type="#_x0000_t75" style="width:46.8pt;height:18pt" o:ole="">
            <v:imagedata r:id="rId485" o:title=""/>
          </v:shape>
          <o:OLEObject Type="Embed" ProgID="Equation.DSMT4" ShapeID="_x0000_i1245" DrawAspect="Content" ObjectID="_1487594699" r:id="rId486"/>
        </w:object>
      </w:r>
      <w:r w:rsidRPr="00752797">
        <w:rPr>
          <w:rFonts w:cs="Tahoma"/>
          <w:lang w:val="en-US"/>
        </w:rPr>
        <w:t xml:space="preserve"> </w:t>
      </w:r>
      <w:proofErr w:type="spellStart"/>
      <w:proofErr w:type="gramStart"/>
      <w:r w:rsidRPr="00752797">
        <w:rPr>
          <w:rFonts w:cs="Tahoma"/>
          <w:lang w:val="en-US"/>
        </w:rPr>
        <w:t>and</w:t>
      </w:r>
      <w:proofErr w:type="spellEnd"/>
      <w:r w:rsidRPr="00752797">
        <w:rPr>
          <w:rFonts w:cs="Tahoma"/>
          <w:lang w:val="en-US"/>
        </w:rPr>
        <w:t xml:space="preserve"> </w:t>
      </w:r>
      <w:proofErr w:type="gramEnd"/>
      <w:r w:rsidRPr="00752797">
        <w:rPr>
          <w:rFonts w:cs="Tahoma"/>
          <w:position w:val="-8"/>
          <w:lang w:val="en-US"/>
        </w:rPr>
        <w:object w:dxaOrig="920" w:dyaOrig="320">
          <v:shape id="_x0000_i1246" type="#_x0000_t75" style="width:46.8pt;height:15.6pt" o:ole="">
            <v:imagedata r:id="rId487" o:title=""/>
          </v:shape>
          <o:OLEObject Type="Embed" ProgID="Equation.DSMT4" ShapeID="_x0000_i1246" DrawAspect="Content" ObjectID="_1487594700" r:id="rId488"/>
        </w:object>
      </w:r>
      <w:r w:rsidRPr="00752797">
        <w:rPr>
          <w:rFonts w:cs="Tahoma"/>
          <w:lang w:val="en-US"/>
        </w:rPr>
        <w:t xml:space="preserve">. Now using </w:t>
      </w:r>
      <w:r w:rsidR="007E1D7E" w:rsidRPr="00752797">
        <w:rPr>
          <w:rFonts w:cs="Tahoma"/>
          <w:lang w:val="en-US"/>
        </w:rPr>
        <w:fldChar w:fldCharType="begin"/>
      </w:r>
      <w:r w:rsidRPr="00752797">
        <w:rPr>
          <w:rFonts w:cs="Tahoma"/>
          <w:lang w:val="en-US"/>
        </w:rPr>
        <w:instrText xml:space="preserve"> GOTOBUTTON ZEqnNum570839  \* MERGEFORMAT </w:instrText>
      </w:r>
      <w:fldSimple w:instr=" REF ZEqnNum570839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26</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6"/>
          <w:lang w:val="en-US"/>
        </w:rPr>
        <w:object w:dxaOrig="800" w:dyaOrig="420">
          <v:shape id="_x0000_i1247" type="#_x0000_t75" style="width:39.6pt;height:20.4pt" o:ole="">
            <v:imagedata r:id="rId489" o:title=""/>
          </v:shape>
          <o:OLEObject Type="Embed" ProgID="Equation.DSMT4" ShapeID="_x0000_i1247" DrawAspect="Content" ObjectID="_1487594701" r:id="rId490"/>
        </w:object>
      </w:r>
      <w:r w:rsidRPr="00752797">
        <w:rPr>
          <w:rFonts w:cs="Tahoma"/>
          <w:lang w:val="en-US"/>
        </w:rPr>
        <w:t xml:space="preserve"> is equivalent to:</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399" w:dyaOrig="620">
          <v:shape id="_x0000_i1248" type="#_x0000_t75" style="width:320.4pt;height:30pt" o:ole="">
            <v:imagedata r:id="rId491" o:title=""/>
          </v:shape>
          <o:OLEObject Type="Embed" ProgID="Equation.DSMT4" ShapeID="_x0000_i1248" DrawAspect="Content" ObjectID="_1487594702" r:id="rId492"/>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8" w:name="ZEqnNum191993"/>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38</w:instrText>
        </w:r>
      </w:fldSimple>
      <w:r w:rsidR="00801832" w:rsidRPr="00752797">
        <w:rPr>
          <w:lang w:val="en-US"/>
        </w:rPr>
        <w:instrText>)</w:instrText>
      </w:r>
      <w:bookmarkEnd w:id="378"/>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7339" w:dyaOrig="380">
          <v:shape id="_x0000_i1249" type="#_x0000_t75" style="width:366.6pt;height:18pt" o:ole="">
            <v:imagedata r:id="rId493" o:title=""/>
          </v:shape>
          <o:OLEObject Type="Embed" ProgID="Equation.DSMT4" ShapeID="_x0000_i1249" DrawAspect="Content" ObjectID="_1487594703" r:id="rId494"/>
        </w:object>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Substituting </w:t>
      </w:r>
      <w:r w:rsidR="007E1D7E" w:rsidRPr="00752797">
        <w:rPr>
          <w:rFonts w:cs="Tahoma"/>
          <w:lang w:val="en-US"/>
        </w:rPr>
        <w:fldChar w:fldCharType="begin"/>
      </w:r>
      <w:r w:rsidRPr="00752797">
        <w:rPr>
          <w:rFonts w:cs="Tahoma"/>
          <w:lang w:val="en-US"/>
        </w:rPr>
        <w:instrText xml:space="preserve"> GOTOBUTTON ZEqnNum191993  \* MERGEFORMAT </w:instrText>
      </w:r>
      <w:fldSimple w:instr=" REF ZEqnNum191993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38</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into </w:t>
      </w:r>
      <w:r w:rsidR="007E1D7E" w:rsidRPr="00752797">
        <w:rPr>
          <w:rFonts w:cs="Tahoma"/>
          <w:lang w:val="en-US"/>
        </w:rPr>
        <w:fldChar w:fldCharType="begin"/>
      </w:r>
      <w:r w:rsidRPr="00752797">
        <w:rPr>
          <w:rFonts w:cs="Tahoma"/>
          <w:lang w:val="en-US"/>
        </w:rPr>
        <w:instrText xml:space="preserve"> GOTOBUTTON ZEqnNum947132  \* MERGEFORMAT </w:instrText>
      </w:r>
      <w:fldSimple w:instr=" REF ZEqnNum947132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34</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v:shape id="_x0000_i1250" type="#_x0000_t75" style="width:21.6pt;height:15pt" o:ole="">
            <v:imagedata r:id="rId495" o:title=""/>
          </v:shape>
          <o:OLEObject Type="Embed" ProgID="Equation.DSMT4" ShapeID="_x0000_i1250" DrawAspect="Content" ObjectID="_1487594704" r:id="rId496"/>
        </w:object>
      </w:r>
      <w:r w:rsidRPr="00752797">
        <w:rPr>
          <w:rFonts w:cs="Tahoma"/>
          <w:lang w:val="en-US"/>
        </w:rPr>
        <w:t>) become:</w:t>
      </w:r>
    </w:p>
    <w:p w:rsidR="00A52150" w:rsidRPr="00752797" w:rsidRDefault="00A52150" w:rsidP="002603CC">
      <w:pPr>
        <w:pStyle w:val="MTDisplayEquation"/>
        <w:rPr>
          <w:lang w:val="en-US"/>
        </w:rPr>
      </w:pPr>
      <w:r w:rsidRPr="00752797">
        <w:rPr>
          <w:lang w:val="en-US"/>
        </w:rPr>
        <w:lastRenderedPageBreak/>
        <w:tab/>
      </w:r>
      <w:r w:rsidRPr="00752797">
        <w:rPr>
          <w:position w:val="-120"/>
          <w:lang w:val="en-US"/>
        </w:rPr>
        <w:object w:dxaOrig="7460" w:dyaOrig="2500">
          <v:shape id="_x0000_i1251" type="#_x0000_t75" style="width:374.4pt;height:126pt" o:ole="">
            <v:imagedata r:id="rId497" o:title=""/>
          </v:shape>
          <o:OLEObject Type="Embed" ProgID="Equation.DSMT4" ShapeID="_x0000_i1251" DrawAspect="Content" ObjectID="_1487594705" r:id="rId498"/>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79" w:name="ZEqnNum184179"/>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39</w:instrText>
        </w:r>
      </w:fldSimple>
      <w:r w:rsidR="00801832" w:rsidRPr="00752797">
        <w:rPr>
          <w:lang w:val="en-US"/>
        </w:rPr>
        <w:instrText>)</w:instrText>
      </w:r>
      <w:bookmarkEnd w:id="379"/>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v:shape id="_x0000_i1252" type="#_x0000_t75" style="width:24.6pt;height:15.6pt" o:ole="">
            <v:imagedata r:id="rId499" o:title=""/>
          </v:shape>
          <o:OLEObject Type="Embed" ProgID="Equation.DSMT4" ShapeID="_x0000_i1252" DrawAspect="Content" ObjectID="_1487594706" r:id="rId500"/>
        </w:object>
      </w:r>
      <w:proofErr w:type="spellStart"/>
      <w:r w:rsidRPr="00752797">
        <w:rPr>
          <w:rFonts w:cs="Tahoma"/>
          <w:lang w:val="en-US"/>
        </w:rPr>
        <w:t>and</w:t>
      </w:r>
      <w:proofErr w:type="spellEnd"/>
      <w:r w:rsidRPr="00752797">
        <w:rPr>
          <w:rFonts w:cs="Tahoma"/>
          <w:position w:val="-10"/>
          <w:lang w:val="en-US"/>
        </w:rPr>
        <w:object w:dxaOrig="480" w:dyaOrig="320">
          <v:shape id="_x0000_i1253" type="#_x0000_t75" style="width:24.6pt;height:15.6pt" o:ole="">
            <v:imagedata r:id="rId501" o:title=""/>
          </v:shape>
          <o:OLEObject Type="Embed" ProgID="Equation.DSMT4" ShapeID="_x0000_i1253" DrawAspect="Content" ObjectID="_1487594707" r:id="rId502"/>
        </w:object>
      </w:r>
      <w:r w:rsidRPr="00752797">
        <w:rPr>
          <w:rFonts w:cs="Tahoma"/>
          <w:lang w:val="en-US"/>
        </w:rPr>
        <w:t xml:space="preserve">. This is exactly the approximation used by </w:t>
      </w:r>
      <w:r w:rsidR="007E1D7E"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007E1D7E" w:rsidRPr="00752797">
        <w:rPr>
          <w:rFonts w:cs="Tahoma"/>
          <w:lang w:val="en-US"/>
        </w:rPr>
        <w:fldChar w:fldCharType="separate"/>
      </w:r>
      <w:r w:rsidRPr="00752797">
        <w:rPr>
          <w:rFonts w:cs="Tahoma"/>
          <w:lang w:val="en-US"/>
        </w:rPr>
        <w:t>Stelling and Duinmeijer (2003)</w:t>
      </w:r>
      <w:r w:rsidR="007E1D7E" w:rsidRPr="00752797">
        <w:rPr>
          <w:rFonts w:cs="Tahoma"/>
          <w:lang w:val="en-US"/>
        </w:rPr>
        <w:fldChar w:fldCharType="end"/>
      </w:r>
      <w:r w:rsidRPr="00752797">
        <w:rPr>
          <w:rFonts w:cs="Tahoma"/>
          <w:lang w:val="en-US"/>
        </w:rPr>
        <w:t xml:space="preserve"> and is fully momentum conservative. </w:t>
      </w:r>
    </w:p>
    <w:p w:rsidR="00A52150" w:rsidRPr="00752797" w:rsidRDefault="00A52150" w:rsidP="002603CC">
      <w:pPr>
        <w:rPr>
          <w:lang w:val="en-US"/>
        </w:rPr>
      </w:pPr>
      <w:r w:rsidRPr="00752797">
        <w:rPr>
          <w:lang w:val="en-US"/>
        </w:rPr>
        <w:t xml:space="preserve">The predictor step </w:t>
      </w:r>
      <w:r w:rsidR="007E1D7E" w:rsidRPr="00752797">
        <w:rPr>
          <w:lang w:val="en-US"/>
        </w:rPr>
        <w:fldChar w:fldCharType="begin"/>
      </w:r>
      <w:r w:rsidRPr="00752797">
        <w:rPr>
          <w:lang w:val="en-US"/>
        </w:rPr>
        <w:instrText xml:space="preserve"> GOTOBUTTON ZEqnNum184179  \* MERGEFORMAT </w:instrText>
      </w:r>
      <w:fldSimple w:instr=" REF ZEqnNum184179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39</w:instrText>
        </w:r>
        <w:r w:rsidR="002D6E55" w:rsidRPr="00752797">
          <w:rPr>
            <w:lang w:val="en-US"/>
          </w:rPr>
          <w:instrText>)</w:instrText>
        </w:r>
      </w:fldSimple>
      <w:r w:rsidR="007E1D7E" w:rsidRPr="00752797">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rsidR="00A52150" w:rsidRPr="00752797" w:rsidRDefault="00A52150" w:rsidP="002603CC">
      <w:pPr>
        <w:rPr>
          <w:lang w:val="en-US"/>
        </w:rPr>
      </w:pPr>
    </w:p>
    <w:p w:rsidR="00A52150" w:rsidRPr="00752797" w:rsidRDefault="00A52150" w:rsidP="002603CC">
      <w:pPr>
        <w:rPr>
          <w:lang w:val="en-US"/>
        </w:rPr>
      </w:pPr>
      <w:r w:rsidRPr="00752797">
        <w:rPr>
          <w:lang w:val="en-US"/>
        </w:rPr>
        <w:t>The corrector step is given by:</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62"/>
          <w:lang w:val="en-US"/>
        </w:rPr>
        <w:object w:dxaOrig="6820" w:dyaOrig="1340">
          <v:shape id="_x0000_i1254" type="#_x0000_t75" style="width:342pt;height:67.2pt" o:ole="">
            <v:imagedata r:id="rId503" o:title=""/>
          </v:shape>
          <o:OLEObject Type="Embed" ProgID="Equation.DSMT4" ShapeID="_x0000_i1254" DrawAspect="Content" ObjectID="_1487594708" r:id="rId50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40</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Or, when formulated in terms of the depth averaged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26"/>
          <w:lang w:val="en-US"/>
        </w:rPr>
        <w:object w:dxaOrig="7020" w:dyaOrig="2620">
          <v:shape id="_x0000_i1255" type="#_x0000_t75" style="width:350.4pt;height:131.4pt" o:ole="">
            <v:imagedata r:id="rId505" o:title=""/>
          </v:shape>
          <o:OLEObject Type="Embed" ProgID="Equation.DSMT4" ShapeID="_x0000_i1255" DrawAspect="Content" ObjectID="_1487594709" r:id="rId506"/>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0" w:name="ZEqnNum382659"/>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41</w:instrText>
        </w:r>
      </w:fldSimple>
      <w:r w:rsidR="00801832" w:rsidRPr="00752797">
        <w:rPr>
          <w:lang w:val="en-US"/>
        </w:rPr>
        <w:instrText>)</w:instrText>
      </w:r>
      <w:bookmarkEnd w:id="380"/>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lang w:val="en-US"/>
        </w:rPr>
      </w:pPr>
      <w:r w:rsidRPr="00752797">
        <w:rPr>
          <w:lang w:val="en-US"/>
        </w:rPr>
        <w:t xml:space="preserve">The values of </w:t>
      </w:r>
      <w:r w:rsidRPr="00752797">
        <w:rPr>
          <w:position w:val="-8"/>
          <w:lang w:val="en-US"/>
        </w:rPr>
        <w:object w:dxaOrig="620" w:dyaOrig="300">
          <v:shape id="_x0000_i1256" type="#_x0000_t75" style="width:30pt;height:15pt" o:ole="">
            <v:imagedata r:id="rId507" o:title=""/>
          </v:shape>
          <o:OLEObject Type="Embed" ProgID="Equation.DSMT4" ShapeID="_x0000_i1256" DrawAspect="Content" ObjectID="_1487594710" r:id="rId508"/>
        </w:object>
      </w:r>
      <w:r w:rsidRPr="00752797">
        <w:rPr>
          <w:lang w:val="en-US"/>
        </w:rPr>
        <w:t xml:space="preserve"> are obtained from slope limited expressions. For positive flow these read:</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6140" w:dyaOrig="600">
          <v:shape id="_x0000_i1257" type="#_x0000_t75" style="width:306.6pt;height:30pt" o:ole="">
            <v:imagedata r:id="rId509" o:title=""/>
          </v:shape>
          <o:OLEObject Type="Embed" ProgID="Equation.DSMT4" ShapeID="_x0000_i1257" DrawAspect="Content" ObjectID="_1487594711" r:id="rId51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1" w:name="ZEqnNum771022"/>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42</w:instrText>
        </w:r>
      </w:fldSimple>
      <w:r w:rsidR="00801832" w:rsidRPr="00752797">
        <w:rPr>
          <w:lang w:val="en-US"/>
        </w:rPr>
        <w:instrText>)</w:instrText>
      </w:r>
      <w:bookmarkEnd w:id="381"/>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v:shape id="_x0000_i1258" type="#_x0000_t75" style="width:10.8pt;height:12pt" o:ole="">
            <v:imagedata r:id="rId511" o:title=""/>
          </v:shape>
          <o:OLEObject Type="Embed" ProgID="Equation.DSMT4" ShapeID="_x0000_i1258" DrawAspect="Content" ObjectID="_1487594712" r:id="rId512"/>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v:shape id="_x0000_i1259" type="#_x0000_t75" style="width:37.8pt;height:15pt" o:ole="">
            <v:imagedata r:id="rId513" o:title=""/>
          </v:shape>
          <o:OLEObject Type="Embed" ProgID="Equation.DSMT4" ShapeID="_x0000_i1259" DrawAspect="Content" ObjectID="_1487594713" r:id="rId514"/>
        </w:object>
      </w:r>
      <w:r w:rsidRPr="00752797">
        <w:rPr>
          <w:rFonts w:cs="Tahoma"/>
          <w:lang w:val="en-US"/>
        </w:rPr>
        <w:t>,</w:t>
      </w:r>
      <w:r w:rsidRPr="00752797">
        <w:rPr>
          <w:rFonts w:cs="Tahoma"/>
          <w:position w:val="-8"/>
          <w:lang w:val="en-US"/>
        </w:rPr>
        <w:object w:dxaOrig="480" w:dyaOrig="300">
          <v:shape id="_x0000_i1260" type="#_x0000_t75" style="width:24.6pt;height:15pt" o:ole="">
            <v:imagedata r:id="rId515" o:title=""/>
          </v:shape>
          <o:OLEObject Type="Embed" ProgID="Equation.DSMT4" ShapeID="_x0000_i1260" DrawAspect="Content" ObjectID="_1487594714" r:id="rId516"/>
        </w:object>
      </w:r>
      <w:r w:rsidRPr="00752797">
        <w:rPr>
          <w:rFonts w:cs="Tahoma"/>
          <w:lang w:val="en-US"/>
        </w:rPr>
        <w:t xml:space="preserve"> and</w:t>
      </w:r>
      <w:r w:rsidRPr="00752797">
        <w:rPr>
          <w:rFonts w:cs="Tahoma"/>
          <w:position w:val="-8"/>
          <w:lang w:val="en-US"/>
        </w:rPr>
        <w:object w:dxaOrig="720" w:dyaOrig="300">
          <v:shape id="_x0000_i1261" type="#_x0000_t75" style="width:36.6pt;height:15pt" o:ole="">
            <v:imagedata r:id="rId517" o:title=""/>
          </v:shape>
          <o:OLEObject Type="Embed" ProgID="Equation.DSMT4" ShapeID="_x0000_i1261" DrawAspect="Content" ObjectID="_1487594715" r:id="rId51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rsidR="00A52150" w:rsidRPr="00752797" w:rsidRDefault="00A52150" w:rsidP="002603CC">
      <w:pPr>
        <w:pStyle w:val="Heading4"/>
        <w:jc w:val="both"/>
        <w:rPr>
          <w:lang w:val="en-US"/>
        </w:rPr>
      </w:pPr>
      <w:bookmarkStart w:id="382" w:name="_Toc249984918"/>
      <w:bookmarkStart w:id="383" w:name="_Toc249985011"/>
      <w:r w:rsidRPr="00752797">
        <w:rPr>
          <w:lang w:val="en-US"/>
        </w:rPr>
        <w:t>Vertical momentum equation</w:t>
      </w:r>
      <w:bookmarkEnd w:id="382"/>
      <w:bookmarkEnd w:id="383"/>
      <w:r w:rsidRPr="00752797">
        <w:rPr>
          <w:lang w:val="en-US"/>
        </w:rPr>
        <w:t>s</w:t>
      </w:r>
    </w:p>
    <w:p w:rsidR="00A52150" w:rsidRPr="00752797" w:rsidRDefault="00A52150" w:rsidP="002603CC">
      <w:pPr>
        <w:rPr>
          <w:lang w:val="en-US"/>
        </w:rPr>
      </w:pPr>
      <w:r w:rsidRPr="00752797">
        <w:rPr>
          <w:lang w:val="en-US"/>
        </w:rPr>
        <w:t xml:space="preserve">The vertical momentum equation </w:t>
      </w:r>
      <w:r w:rsidR="007E1D7E" w:rsidRPr="00752797">
        <w:rPr>
          <w:lang w:val="en-US"/>
        </w:rPr>
        <w:fldChar w:fldCharType="begin"/>
      </w:r>
      <w:r w:rsidRPr="00752797">
        <w:rPr>
          <w:lang w:val="en-US"/>
        </w:rPr>
        <w:instrText xml:space="preserve"> GOTOBUTTON ZEqnNum279142  \* MERGEFORMAT </w:instrText>
      </w:r>
      <w:r w:rsidR="007E1D7E" w:rsidRPr="00752797">
        <w:rPr>
          <w:lang w:val="en-US"/>
        </w:rPr>
        <w:fldChar w:fldCharType="begin"/>
      </w:r>
      <w:r w:rsidR="00F02F5A" w:rsidRPr="00752797">
        <w:rPr>
          <w:lang w:val="en-US"/>
        </w:rPr>
        <w:instrText xml:space="preserve"> REF ZEqnNum279142 \! \* MERGEFORMAT </w:instrText>
      </w:r>
      <w:r w:rsidR="007E1D7E" w:rsidRPr="00752797">
        <w:rPr>
          <w:lang w:val="en-US"/>
        </w:rPr>
        <w:fldChar w:fldCharType="separate"/>
      </w:r>
      <w:r w:rsidR="002D6E55">
        <w:rPr>
          <w:b/>
          <w:bCs/>
          <w:lang w:val="en-US"/>
        </w:rPr>
        <w:instrText>Error! Reference source not found.</w:instrText>
      </w:r>
      <w:r w:rsidR="007E1D7E" w:rsidRPr="00752797">
        <w:rPr>
          <w:lang w:val="en-US"/>
        </w:rPr>
        <w:fldChar w:fldCharType="end"/>
      </w:r>
      <w:r w:rsidR="007E1D7E" w:rsidRPr="00752797">
        <w:rPr>
          <w:lang w:val="en-US"/>
        </w:rPr>
        <w:fldChar w:fldCharType="end"/>
      </w:r>
      <w:r w:rsidRPr="00752797">
        <w:rPr>
          <w:lang w:val="en-US"/>
        </w:rPr>
        <w:t xml:space="preserve"> is </w:t>
      </w:r>
      <w:proofErr w:type="spellStart"/>
      <w:r w:rsidRPr="00752797">
        <w:rPr>
          <w:lang w:val="en-US"/>
        </w:rPr>
        <w:t>discretized</w:t>
      </w:r>
      <w:proofErr w:type="spellEnd"/>
      <w:r w:rsidRPr="00752797">
        <w:rPr>
          <w:lang w:val="en-US"/>
        </w:rPr>
        <w:t xml:space="preserve"> in a similar manner to the horizontal momentum equations using the McCormack scheme. In terms of the depth averaged vertical velocity the predictor step is:</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58"/>
          <w:lang w:val="en-US"/>
        </w:rPr>
        <w:object w:dxaOrig="7680" w:dyaOrig="1260">
          <v:shape id="_x0000_i1262" type="#_x0000_t75" style="width:384.6pt;height:62.4pt" o:ole="">
            <v:imagedata r:id="rId519" o:title=""/>
          </v:shape>
          <o:OLEObject Type="Embed" ProgID="Equation.DSMT4" ShapeID="_x0000_i1262" DrawAspect="Content" ObjectID="_1487594716" r:id="rId52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4" w:name="ZEqnNum523996"/>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43</w:instrText>
        </w:r>
      </w:fldSimple>
      <w:r w:rsidR="00801832" w:rsidRPr="00752797">
        <w:rPr>
          <w:lang w:val="en-US"/>
        </w:rPr>
        <w:instrText>)</w:instrText>
      </w:r>
      <w:bookmarkEnd w:id="384"/>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v:shape id="_x0000_i1263" type="#_x0000_t75" style="width:21.6pt;height:15.6pt" o:ole="">
            <v:imagedata r:id="rId521" o:title=""/>
          </v:shape>
          <o:OLEObject Type="Embed" ProgID="Equation.DSMT4" ShapeID="_x0000_i1263" DrawAspect="Content" ObjectID="_1487594717" r:id="rId522"/>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v:shape id="_x0000_i1264" type="#_x0000_t75" style="width:24.6pt;height:17.4pt" o:ole="">
            <v:imagedata r:id="rId523" o:title=""/>
          </v:shape>
          <o:OLEObject Type="Embed" ProgID="Equation.DSMT4" ShapeID="_x0000_i1264" DrawAspect="Content" ObjectID="_1487594718" r:id="rId524"/>
        </w:object>
      </w:r>
      <w:r w:rsidRPr="00752797">
        <w:rPr>
          <w:rFonts w:cs="Tahoma"/>
          <w:lang w:val="en-US"/>
        </w:rPr>
        <w:t xml:space="preserve"> needs to be expressed in terms of the bottom and surface velocities. Using a simple central approximation gives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14"/>
          <w:lang w:val="en-US"/>
        </w:rPr>
        <w:object w:dxaOrig="4440" w:dyaOrig="380">
          <v:shape id="_x0000_i1265" type="#_x0000_t75" style="width:221.4pt;height:18pt" o:ole="">
            <v:imagedata r:id="rId525" o:title=""/>
          </v:shape>
          <o:OLEObject Type="Embed" ProgID="Equation.DSMT4" ShapeID="_x0000_i1265" DrawAspect="Content" ObjectID="_1487594719" r:id="rId526"/>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5" w:name="ZEqnNum287705"/>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44</w:instrText>
        </w:r>
      </w:fldSimple>
      <w:r w:rsidR="00801832" w:rsidRPr="00752797">
        <w:rPr>
          <w:lang w:val="en-US"/>
        </w:rPr>
        <w:instrText>)</w:instrText>
      </w:r>
      <w:bookmarkEnd w:id="385"/>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5720" w:dyaOrig="580">
          <v:shape id="_x0000_i1266" type="#_x0000_t75" style="width:285.6pt;height:29.4pt" o:ole="">
            <v:imagedata r:id="rId527" o:title=""/>
          </v:shape>
          <o:OLEObject Type="Embed" ProgID="Equation.DSMT4" ShapeID="_x0000_i1266" DrawAspect="Content" ObjectID="_1487594720" r:id="rId528"/>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6" w:name="ZEqnNum183135"/>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45</w:instrText>
        </w:r>
      </w:fldSimple>
      <w:r w:rsidR="00801832" w:rsidRPr="00752797">
        <w:rPr>
          <w:lang w:val="en-US"/>
        </w:rPr>
        <w:instrText>)</w:instrText>
      </w:r>
      <w:bookmarkEnd w:id="386"/>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v:shape id="_x0000_i1267" type="#_x0000_t75" style="width:24.6pt;height:18pt" o:ole="">
            <v:imagedata r:id="rId529" o:title=""/>
          </v:shape>
          <o:OLEObject Type="Embed" ProgID="Equation.DSMT4" ShapeID="_x0000_i1267" DrawAspect="Content" ObjectID="_1487594721" r:id="rId530"/>
        </w:object>
      </w:r>
      <w:r w:rsidRPr="00752797">
        <w:rPr>
          <w:rFonts w:cs="Tahoma"/>
          <w:lang w:val="en-US"/>
        </w:rPr>
        <w:t xml:space="preserve"> and </w:t>
      </w:r>
      <w:r w:rsidRPr="00752797">
        <w:rPr>
          <w:rFonts w:cs="Tahoma"/>
          <w:position w:val="-12"/>
          <w:lang w:val="en-US"/>
        </w:rPr>
        <w:object w:dxaOrig="499" w:dyaOrig="360">
          <v:shape id="_x0000_i1268" type="#_x0000_t75" style="width:24.6pt;height:18pt" o:ole="">
            <v:imagedata r:id="rId531" o:title=""/>
          </v:shape>
          <o:OLEObject Type="Embed" ProgID="Equation.DSMT4" ShapeID="_x0000_i1268" DrawAspect="Content" ObjectID="_1487594722" r:id="rId532"/>
        </w:object>
      </w:r>
      <w:r w:rsidRPr="00752797">
        <w:rPr>
          <w:rFonts w:cs="Tahoma"/>
          <w:lang w:val="en-US"/>
        </w:rPr>
        <w:t xml:space="preserve"> is done using first order upwind similar </w:t>
      </w:r>
      <w:proofErr w:type="gramStart"/>
      <w:r w:rsidRPr="00752797">
        <w:rPr>
          <w:rFonts w:cs="Tahoma"/>
          <w:lang w:val="en-US"/>
        </w:rPr>
        <w:t xml:space="preserve">to </w:t>
      </w:r>
      <w:proofErr w:type="gramEnd"/>
      <w:r w:rsidR="007E1D7E" w:rsidRPr="00752797">
        <w:rPr>
          <w:rFonts w:cs="Tahoma"/>
          <w:lang w:val="en-US"/>
        </w:rPr>
        <w:fldChar w:fldCharType="begin"/>
      </w:r>
      <w:r w:rsidRPr="00752797">
        <w:rPr>
          <w:rFonts w:cs="Tahoma"/>
          <w:lang w:val="en-US"/>
        </w:rPr>
        <w:instrText xml:space="preserve"> GOTOBUTTON ZEqnNum559032  \* MERGEFORMAT </w:instrText>
      </w:r>
      <w:fldSimple w:instr=" REF ZEqnNum559032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27</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The turbulent stresses are again approximated using a central scheme as</w:t>
      </w:r>
    </w:p>
    <w:p w:rsidR="00A52150" w:rsidRPr="00752797" w:rsidRDefault="00A52150" w:rsidP="002603CC">
      <w:pPr>
        <w:rPr>
          <w:rFonts w:cs="Tahoma"/>
          <w:lang w:val="en-US"/>
        </w:rPr>
      </w:pPr>
    </w:p>
    <w:p w:rsidR="00A52150" w:rsidRPr="00752797" w:rsidRDefault="00A52150" w:rsidP="002603CC">
      <w:pPr>
        <w:pStyle w:val="MTDisplayEquation"/>
        <w:rPr>
          <w:lang w:val="en-US"/>
        </w:rPr>
      </w:pPr>
      <w:r w:rsidRPr="00752797">
        <w:rPr>
          <w:lang w:val="en-US"/>
        </w:rPr>
        <w:tab/>
      </w:r>
      <w:r w:rsidRPr="00752797">
        <w:rPr>
          <w:position w:val="-60"/>
          <w:lang w:val="en-US"/>
        </w:rPr>
        <w:object w:dxaOrig="5920" w:dyaOrig="1300">
          <v:shape id="_x0000_i1269" type="#_x0000_t75" style="width:296.4pt;height:65.4pt" o:ole="">
            <v:imagedata r:id="rId533" o:title=""/>
          </v:shape>
          <o:OLEObject Type="Embed" ProgID="Equation.DSMT4" ShapeID="_x0000_i1269" DrawAspect="Content" ObjectID="_1487594723" r:id="rId534"/>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46</w:instrText>
        </w:r>
      </w:fldSimple>
      <w:r w:rsidR="00801832" w:rsidRPr="00752797">
        <w:rPr>
          <w:lang w:val="en-US"/>
        </w:rPr>
        <w:instrText>)</w:instrText>
      </w:r>
      <w:r w:rsidR="007E1D7E" w:rsidRPr="00752797">
        <w:rPr>
          <w:lang w:val="en-US"/>
        </w:rPr>
        <w:fldChar w:fldCharType="end"/>
      </w:r>
    </w:p>
    <w:p w:rsidR="00A52150" w:rsidRPr="00752797" w:rsidRDefault="00A52150" w:rsidP="002603CC">
      <w:pPr>
        <w:rPr>
          <w:lang w:val="en-US"/>
        </w:rPr>
      </w:pPr>
    </w:p>
    <w:p w:rsidR="00A52150" w:rsidRPr="00752797" w:rsidRDefault="00A52150" w:rsidP="002603CC">
      <w:pPr>
        <w:rPr>
          <w:rFonts w:cs="Tahoma"/>
          <w:lang w:val="en-US"/>
        </w:rPr>
      </w:pPr>
      <w:r w:rsidRPr="00752797">
        <w:rPr>
          <w:rFonts w:cs="Tahoma"/>
          <w:lang w:val="en-US"/>
        </w:rPr>
        <w:t>Thus combining</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ZEqnNum183135  \* MERGEFORMAT </w:instrText>
      </w:r>
      <w:fldSimple w:instr=" REF ZEqnNum183135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45</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v:shape id="_x0000_i1270" type="#_x0000_t75" style="width:24pt;height:15pt" o:ole="">
            <v:imagedata r:id="rId535" o:title=""/>
          </v:shape>
          <o:OLEObject Type="Embed" ProgID="Equation.DSMT4" ShapeID="_x0000_i1270" DrawAspect="Content" ObjectID="_1487594724" r:id="rId536"/>
        </w:object>
      </w:r>
      <w:r w:rsidRPr="00752797">
        <w:rPr>
          <w:rFonts w:cs="Tahoma"/>
          <w:lang w:val="en-US"/>
        </w:rPr>
        <w:t xml:space="preserve"> and </w:t>
      </w:r>
      <w:r w:rsidRPr="00752797">
        <w:rPr>
          <w:rFonts w:cs="Tahoma"/>
          <w:position w:val="-8"/>
          <w:lang w:val="en-US"/>
        </w:rPr>
        <w:object w:dxaOrig="480" w:dyaOrig="300">
          <v:shape id="_x0000_i1271" type="#_x0000_t75" style="width:24.6pt;height:15pt" o:ole="">
            <v:imagedata r:id="rId537" o:title=""/>
          </v:shape>
          <o:OLEObject Type="Embed" ProgID="Equation.DSMT4" ShapeID="_x0000_i1271" DrawAspect="Content" ObjectID="_1487594725" r:id="rId538"/>
        </w:object>
      </w:r>
      <w:r w:rsidRPr="00752797">
        <w:rPr>
          <w:rFonts w:cs="Tahoma"/>
          <w:lang w:val="en-US"/>
        </w:rPr>
        <w:t xml:space="preserve"> are obtained. </w:t>
      </w:r>
    </w:p>
    <w:p w:rsidR="00A52150" w:rsidRPr="00752797" w:rsidRDefault="00A52150" w:rsidP="002603CC">
      <w:pPr>
        <w:rPr>
          <w:lang w:val="en-US"/>
        </w:rPr>
      </w:pPr>
      <w:r w:rsidRPr="00752797">
        <w:rPr>
          <w:lang w:val="en-US"/>
        </w:rPr>
        <w:t>The predicted values are again corrected using a variant of the McCormack scheme and including the pressure difference implicitly gives the corrector step:</w:t>
      </w:r>
    </w:p>
    <w:p w:rsidR="00A52150" w:rsidRPr="00752797" w:rsidRDefault="00A52150" w:rsidP="002603CC">
      <w:pPr>
        <w:rPr>
          <w:lang w:val="en-US"/>
        </w:rPr>
      </w:pPr>
    </w:p>
    <w:p w:rsidR="00A52150" w:rsidRPr="00752797" w:rsidRDefault="00A52150" w:rsidP="002603CC">
      <w:pPr>
        <w:pStyle w:val="MTDisplayEquation"/>
        <w:rPr>
          <w:lang w:val="en-US"/>
        </w:rPr>
      </w:pPr>
      <w:r w:rsidRPr="00752797">
        <w:rPr>
          <w:lang w:val="en-US"/>
        </w:rPr>
        <w:tab/>
      </w:r>
      <w:r w:rsidRPr="00752797">
        <w:rPr>
          <w:position w:val="-24"/>
          <w:lang w:val="en-US"/>
        </w:rPr>
        <w:object w:dxaOrig="7600" w:dyaOrig="620">
          <v:shape id="_x0000_i1272" type="#_x0000_t75" style="width:379.8pt;height:30pt" o:ole="">
            <v:imagedata r:id="rId539" o:title=""/>
          </v:shape>
          <o:OLEObject Type="Embed" ProgID="Equation.DSMT4" ShapeID="_x0000_i1272" DrawAspect="Content" ObjectID="_1487594726" r:id="rId540"/>
        </w:object>
      </w:r>
      <w:r w:rsidRPr="00752797">
        <w:rPr>
          <w:lang w:val="en-US"/>
        </w:rPr>
        <w:tab/>
      </w:r>
      <w:r w:rsidR="007E1D7E" w:rsidRPr="00752797">
        <w:rPr>
          <w:lang w:val="en-US"/>
        </w:rPr>
        <w:fldChar w:fldCharType="begin"/>
      </w:r>
      <w:r w:rsidR="00801832" w:rsidRPr="00752797">
        <w:rPr>
          <w:lang w:val="en-US"/>
        </w:rPr>
        <w:instrText xml:space="preserve"> MACROBUTTON MTPlaceRef \* MERGEFORMAT </w:instrText>
      </w:r>
      <w:r w:rsidR="007E1D7E" w:rsidRPr="00752797">
        <w:rPr>
          <w:lang w:val="en-US"/>
        </w:rPr>
        <w:fldChar w:fldCharType="begin"/>
      </w:r>
      <w:r w:rsidR="00801832" w:rsidRPr="00752797">
        <w:rPr>
          <w:lang w:val="en-US"/>
        </w:rPr>
        <w:instrText xml:space="preserve"> SEQ MTEqn \h \* MERGEFORMAT </w:instrText>
      </w:r>
      <w:r w:rsidR="007E1D7E" w:rsidRPr="00752797">
        <w:rPr>
          <w:lang w:val="en-US"/>
        </w:rPr>
        <w:fldChar w:fldCharType="end"/>
      </w:r>
      <w:bookmarkStart w:id="387" w:name="ZEqnNum858516"/>
      <w:r w:rsidR="00801832" w:rsidRPr="00752797">
        <w:rPr>
          <w:lang w:val="en-US"/>
        </w:rPr>
        <w:instrText>(</w:instrText>
      </w:r>
      <w:fldSimple w:instr=" SEQ MTSec \c \* Arabic \* MERGEFORMAT ">
        <w:r w:rsidR="002D6E55">
          <w:rPr>
            <w:noProof/>
            <w:lang w:val="en-US"/>
          </w:rPr>
          <w:instrText>6</w:instrText>
        </w:r>
      </w:fldSimple>
      <w:r w:rsidR="00801832" w:rsidRPr="00752797">
        <w:rPr>
          <w:lang w:val="en-US"/>
        </w:rPr>
        <w:instrText>.</w:instrText>
      </w:r>
      <w:fldSimple w:instr=" SEQ MTEqn \c \* Arabic \* MERGEFORMAT ">
        <w:r w:rsidR="002D6E55">
          <w:rPr>
            <w:noProof/>
            <w:lang w:val="en-US"/>
          </w:rPr>
          <w:instrText>47</w:instrText>
        </w:r>
      </w:fldSimple>
      <w:r w:rsidR="00801832" w:rsidRPr="00752797">
        <w:rPr>
          <w:lang w:val="en-US"/>
        </w:rPr>
        <w:instrText>)</w:instrText>
      </w:r>
      <w:bookmarkEnd w:id="387"/>
      <w:r w:rsidR="007E1D7E" w:rsidRPr="00752797">
        <w:rPr>
          <w:lang w:val="en-US"/>
        </w:rPr>
        <w:fldChar w:fldCharType="end"/>
      </w:r>
    </w:p>
    <w:p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v:shape id="_x0000_i1273" type="#_x0000_t75" style="width:32.4pt;height:15.6pt" o:ole="">
            <v:imagedata r:id="rId541" o:title=""/>
          </v:shape>
          <o:OLEObject Type="Embed" ProgID="Equation.DSMT4" ShapeID="_x0000_i1273" DrawAspect="Content" ObjectID="_1487594727" r:id="rId542"/>
        </w:object>
      </w:r>
      <w:r w:rsidRPr="00752797">
        <w:rPr>
          <w:rFonts w:cs="Tahoma"/>
          <w:lang w:val="en-US"/>
        </w:rPr>
        <w:t xml:space="preserve"> and </w:t>
      </w:r>
      <w:r w:rsidRPr="00752797">
        <w:rPr>
          <w:rFonts w:cs="Tahoma"/>
          <w:position w:val="-8"/>
          <w:lang w:val="en-US"/>
        </w:rPr>
        <w:object w:dxaOrig="660" w:dyaOrig="320">
          <v:shape id="_x0000_i1274" type="#_x0000_t75" style="width:32.4pt;height:15.6pt" o:ole="">
            <v:imagedata r:id="rId543" o:title=""/>
          </v:shape>
          <o:OLEObject Type="Embed" ProgID="Equation.DSMT4" ShapeID="_x0000_i1274" DrawAspect="Content" ObjectID="_1487594728" r:id="rId544"/>
        </w:object>
      </w:r>
      <w:r w:rsidRPr="00752797">
        <w:rPr>
          <w:rFonts w:cs="Tahoma"/>
          <w:lang w:val="en-US"/>
        </w:rPr>
        <w:t xml:space="preserve"> are obtained using relations similar </w:t>
      </w:r>
      <w:proofErr w:type="gramStart"/>
      <w:r w:rsidRPr="00752797">
        <w:rPr>
          <w:rFonts w:cs="Tahoma"/>
          <w:lang w:val="en-US"/>
        </w:rPr>
        <w:t xml:space="preserve">to </w:t>
      </w:r>
      <w:proofErr w:type="gramEnd"/>
      <w:r w:rsidR="007E1D7E" w:rsidRPr="00752797">
        <w:rPr>
          <w:rFonts w:cs="Tahoma"/>
          <w:lang w:val="en-US"/>
        </w:rPr>
        <w:fldChar w:fldCharType="begin"/>
      </w:r>
      <w:r w:rsidRPr="00752797">
        <w:rPr>
          <w:rFonts w:cs="Tahoma"/>
          <w:lang w:val="en-US"/>
        </w:rPr>
        <w:instrText xml:space="preserve"> GOTOBUTTON ZEqnNum771022  \* MERGEFORMAT </w:instrText>
      </w:r>
      <w:fldSimple w:instr=" REF ZEqnNum771022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42</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Note that similar to </w:t>
      </w:r>
      <w:r w:rsidR="007E1D7E" w:rsidRPr="00752797">
        <w:rPr>
          <w:rFonts w:cs="Tahoma"/>
          <w:lang w:val="en-US"/>
        </w:rPr>
        <w:fldChar w:fldCharType="begin"/>
      </w:r>
      <w:r w:rsidRPr="00752797">
        <w:rPr>
          <w:rFonts w:cs="Tahoma"/>
          <w:lang w:val="en-US"/>
        </w:rPr>
        <w:instrText xml:space="preserve"> GOTOBUTTON ZEqnNum287705  \* MERGEFORMAT </w:instrText>
      </w:r>
      <w:fldSimple w:instr=" REF ZEqnNum287705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44</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w:t>
      </w:r>
      <w:r w:rsidRPr="00752797">
        <w:rPr>
          <w:rFonts w:cs="Tahoma"/>
          <w:position w:val="-14"/>
          <w:lang w:val="en-US"/>
        </w:rPr>
        <w:object w:dxaOrig="2120" w:dyaOrig="380">
          <v:shape id="_x0000_i1275" type="#_x0000_t75" style="width:106.8pt;height:18pt" o:ole="">
            <v:imagedata r:id="rId545" o:title=""/>
          </v:shape>
          <o:OLEObject Type="Embed" ProgID="Equation.DSMT4" ShapeID="_x0000_i1275" DrawAspect="Content" ObjectID="_1487594729" r:id="rId546"/>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v:shape id="_x0000_i1276" type="#_x0000_t75" style="width:24.6pt;height:15.6pt" o:ole="">
            <v:imagedata r:id="rId547" o:title=""/>
          </v:shape>
          <o:OLEObject Type="Embed" ProgID="Equation.DSMT4" ShapeID="_x0000_i1276" DrawAspect="Content" ObjectID="_1487594730" r:id="rId548"/>
        </w:object>
      </w:r>
      <w:r w:rsidRPr="00752797">
        <w:rPr>
          <w:rFonts w:cs="Tahoma"/>
          <w:lang w:val="en-US"/>
        </w:rPr>
        <w:t>.</w:t>
      </w:r>
    </w:p>
    <w:p w:rsidR="00A52150" w:rsidRPr="00752797" w:rsidRDefault="00A52150" w:rsidP="002603CC">
      <w:pPr>
        <w:rPr>
          <w:rFonts w:cs="Tahoma"/>
          <w:lang w:val="en-US"/>
        </w:rPr>
      </w:pPr>
    </w:p>
    <w:p w:rsidR="00A52150" w:rsidRPr="00752797" w:rsidRDefault="00A52150" w:rsidP="002603CC">
      <w:pPr>
        <w:rPr>
          <w:rFonts w:cs="Tahoma"/>
          <w:lang w:val="en-US"/>
        </w:rPr>
      </w:pPr>
      <w:r w:rsidRPr="00752797">
        <w:rPr>
          <w:rFonts w:cs="Tahoma"/>
          <w:lang w:val="en-US"/>
        </w:rPr>
        <w:lastRenderedPageBreak/>
        <w:t xml:space="preserve">The discrete vertical momentum balance of </w:t>
      </w:r>
      <w:r w:rsidR="007E1D7E" w:rsidRPr="00752797">
        <w:rPr>
          <w:rFonts w:cs="Tahoma"/>
          <w:lang w:val="en-US"/>
        </w:rPr>
        <w:fldChar w:fldCharType="begin"/>
      </w:r>
      <w:r w:rsidRPr="00752797">
        <w:rPr>
          <w:rFonts w:cs="Tahoma"/>
          <w:lang w:val="en-US"/>
        </w:rPr>
        <w:instrText xml:space="preserve"> GOTOBUTTON ZEqnNum523996  \* MERGEFORMAT </w:instrText>
      </w:r>
      <w:fldSimple w:instr=" REF ZEqnNum523996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43</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GOTOBUTTON ZEqnNum858516  \* MERGEFORMAT </w:instrText>
      </w:r>
      <w:fldSimple w:instr=" REF ZEqnNum858516 \! \* MERGEFORMAT ">
        <w:r w:rsidR="002D6E55" w:rsidRPr="00752797">
          <w:rPr>
            <w:lang w:val="en-US"/>
          </w:rPr>
          <w:instrText>(</w:instrText>
        </w:r>
        <w:r w:rsidR="002D6E55">
          <w:rPr>
            <w:lang w:val="en-US"/>
          </w:rPr>
          <w:instrText>6</w:instrText>
        </w:r>
        <w:r w:rsidR="002D6E55" w:rsidRPr="00752797">
          <w:rPr>
            <w:lang w:val="en-US"/>
          </w:rPr>
          <w:instrText>.</w:instrText>
        </w:r>
        <w:r w:rsidR="002D6E55">
          <w:rPr>
            <w:lang w:val="en-US"/>
          </w:rPr>
          <w:instrText>47</w:instrText>
        </w:r>
        <w:r w:rsidR="002D6E55" w:rsidRPr="00752797">
          <w:rPr>
            <w:lang w:val="en-US"/>
          </w:rPr>
          <w:instrText>)</w:instrText>
        </w:r>
      </w:fldSimple>
      <w:r w:rsidR="007E1D7E" w:rsidRPr="00752797">
        <w:rPr>
          <w:rFonts w:cs="Tahoma"/>
          <w:lang w:val="en-US"/>
        </w:rPr>
        <w:fldChar w:fldCharType="end"/>
      </w:r>
      <w:r w:rsidRPr="00752797">
        <w:rPr>
          <w:rFonts w:cs="Tahoma"/>
          <w:lang w:val="en-US"/>
        </w:rPr>
        <w:t xml:space="preserve"> looks very different from the relations found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and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 xml:space="preserve">. This is mainly due to the application of the McCormack scheme for the advection. The discretisation of the pressure term is numerically fully equivalent to either the Keller box scheme as used in </w:t>
      </w:r>
      <w:r w:rsidR="007E1D7E"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007E1D7E" w:rsidRPr="00752797">
        <w:rPr>
          <w:rFonts w:cs="Tahoma"/>
          <w:lang w:val="en-US"/>
        </w:rPr>
        <w:fldChar w:fldCharType="separate"/>
      </w:r>
      <w:r w:rsidRPr="00752797">
        <w:rPr>
          <w:rFonts w:cs="Tahoma"/>
          <w:lang w:val="en-US"/>
        </w:rPr>
        <w:t>Zijlema and Stelling (2005)</w:t>
      </w:r>
      <w:r w:rsidR="007E1D7E" w:rsidRPr="00752797">
        <w:rPr>
          <w:rFonts w:cs="Tahoma"/>
          <w:lang w:val="en-US"/>
        </w:rPr>
        <w:fldChar w:fldCharType="end"/>
      </w:r>
      <w:r w:rsidRPr="00752797">
        <w:rPr>
          <w:rFonts w:cs="Tahoma"/>
          <w:lang w:val="en-US"/>
        </w:rPr>
        <w:t xml:space="preserve">, </w:t>
      </w:r>
      <w:r w:rsidR="007E1D7E"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007E1D7E" w:rsidRPr="00752797">
        <w:rPr>
          <w:rFonts w:cs="Tahoma"/>
          <w:lang w:val="en-US"/>
        </w:rPr>
        <w:fldChar w:fldCharType="separate"/>
      </w:r>
      <w:r w:rsidRPr="00752797">
        <w:rPr>
          <w:rFonts w:cs="Tahoma"/>
          <w:lang w:val="en-US"/>
        </w:rPr>
        <w:t>Zijlema and Stelling (2008)</w:t>
      </w:r>
      <w:r w:rsidR="007E1D7E" w:rsidRPr="00752797">
        <w:rPr>
          <w:rFonts w:cs="Tahoma"/>
          <w:lang w:val="en-US"/>
        </w:rPr>
        <w:fldChar w:fldCharType="end"/>
      </w:r>
      <w:r w:rsidRPr="00752797">
        <w:rPr>
          <w:rFonts w:cs="Tahoma"/>
          <w:lang w:val="en-US"/>
        </w:rPr>
        <w:t xml:space="preserve"> or the Hermetian relation used in </w:t>
      </w:r>
      <w:r w:rsidR="007E1D7E"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007E1D7E" w:rsidRPr="00752797">
        <w:rPr>
          <w:rFonts w:cs="Tahoma"/>
          <w:lang w:val="en-US"/>
        </w:rPr>
        <w:fldChar w:fldCharType="separate"/>
      </w:r>
      <w:r w:rsidRPr="00752797">
        <w:rPr>
          <w:rFonts w:cs="Tahoma"/>
          <w:lang w:val="en-US"/>
        </w:rPr>
        <w:t>Smit (2008)</w:t>
      </w:r>
      <w:r w:rsidR="007E1D7E" w:rsidRPr="00752797">
        <w:rPr>
          <w:rFonts w:cs="Tahoma"/>
          <w:lang w:val="en-US"/>
        </w:rPr>
        <w:fldChar w:fldCharType="end"/>
      </w:r>
      <w:r w:rsidRPr="00752797">
        <w:rPr>
          <w:rFonts w:cs="Tahoma"/>
          <w:lang w:val="en-US"/>
        </w:rPr>
        <w:t>.</w:t>
      </w:r>
    </w:p>
    <w:sectPr w:rsidR="00A52150" w:rsidRPr="00752797" w:rsidSect="003363CC">
      <w:headerReference w:type="even" r:id="rId549"/>
      <w:headerReference w:type="default" r:id="rId550"/>
      <w:footerReference w:type="even" r:id="rId551"/>
      <w:footerReference w:type="default" r:id="rId552"/>
      <w:type w:val="oddPage"/>
      <w:pgSz w:w="11906" w:h="16838" w:code="9"/>
      <w:pgMar w:top="2552" w:right="1094" w:bottom="1077" w:left="2098" w:header="822" w:footer="199" w:gutter="0"/>
      <w:paperSrc w:first="1" w:other="1"/>
      <w:pgNumType w:start="1"/>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0" w:author="dro" w:date="2015-03-11T15:33:00Z" w:initials="d">
    <w:p w:rsidR="007F52C1" w:rsidRDefault="007F52C1">
      <w:pPr>
        <w:pStyle w:val="CommentText"/>
      </w:pPr>
      <w:r>
        <w:rPr>
          <w:rStyle w:val="CommentReference"/>
        </w:rPr>
        <w:annotationRef/>
      </w:r>
      <w:r>
        <w:t>Not for Delft3d grid</w:t>
      </w:r>
    </w:p>
  </w:comment>
  <w:comment w:id="187" w:author="dro" w:date="2015-03-11T15:37:00Z" w:initials="d">
    <w:p w:rsidR="007F52C1" w:rsidRDefault="007F52C1">
      <w:pPr>
        <w:pStyle w:val="CommentText"/>
      </w:pPr>
      <w:r>
        <w:rPr>
          <w:rStyle w:val="CommentReference"/>
        </w:rPr>
        <w:annotationRef/>
      </w:r>
      <w:proofErr w:type="spellStart"/>
      <w:r>
        <w:t>Deze</w:t>
      </w:r>
      <w:proofErr w:type="spellEnd"/>
      <w:r>
        <w:t xml:space="preserve"> </w:t>
      </w:r>
      <w:proofErr w:type="spellStart"/>
      <w:r>
        <w:t>grijstint</w:t>
      </w:r>
      <w:proofErr w:type="spellEnd"/>
      <w:r>
        <w:t xml:space="preserve"> </w:t>
      </w:r>
      <w:proofErr w:type="spellStart"/>
      <w:r>
        <w:t>vind</w:t>
      </w:r>
      <w:proofErr w:type="spellEnd"/>
      <w:r>
        <w:t xml:space="preserve"> </w:t>
      </w:r>
      <w:proofErr w:type="spellStart"/>
      <w:r>
        <w:t>ik</w:t>
      </w:r>
      <w:proofErr w:type="spellEnd"/>
      <w:r>
        <w:t xml:space="preserve"> </w:t>
      </w:r>
      <w:proofErr w:type="spellStart"/>
      <w:r>
        <w:t>moeilijk</w:t>
      </w:r>
      <w:proofErr w:type="spellEnd"/>
      <w:r>
        <w:t xml:space="preserve"> </w:t>
      </w:r>
      <w:proofErr w:type="spellStart"/>
      <w:r>
        <w:t>te</w:t>
      </w:r>
      <w:proofErr w:type="spellEnd"/>
      <w:r>
        <w:t xml:space="preserve"> </w:t>
      </w:r>
      <w:proofErr w:type="spellStart"/>
      <w:r>
        <w:t>lezen</w:t>
      </w:r>
      <w:proofErr w:type="spellEnd"/>
    </w:p>
  </w:comment>
  <w:comment w:id="186" w:author="dro" w:date="2015-03-11T15:37:00Z" w:initials="d">
    <w:p w:rsidR="007F52C1" w:rsidRDefault="007F52C1">
      <w:pPr>
        <w:pStyle w:val="CommentText"/>
      </w:pPr>
      <w:r>
        <w:rPr>
          <w:rStyle w:val="CommentReference"/>
        </w:rPr>
        <w:annotationRef/>
      </w:r>
      <w:proofErr w:type="spellStart"/>
      <w:proofErr w:type="gramStart"/>
      <w:r>
        <w:t>deze</w:t>
      </w:r>
      <w:proofErr w:type="spellEnd"/>
      <w:proofErr w:type="gramEnd"/>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3544A" w:rsidRDefault="00F3544A">
      <w:r>
        <w:separator/>
      </w:r>
    </w:p>
  </w:endnote>
  <w:endnote w:type="continuationSeparator" w:id="0">
    <w:p w:rsidR="00F3544A" w:rsidRDefault="00F3544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00000000"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NimbusSanL-Regu">
    <w:panose1 w:val="00000000000000000000"/>
    <w:charset w:val="00"/>
    <w:family w:val="auto"/>
    <w:notTrueType/>
    <w:pitch w:val="default"/>
    <w:sig w:usb0="00000003" w:usb1="00000000" w:usb2="00000000" w:usb3="00000000" w:csb0="00000001" w:csb1="00000000"/>
  </w:font>
  <w:font w:name="CMBX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8413" w:type="dxa"/>
      <w:tblLayout w:type="fixed"/>
      <w:tblCellMar>
        <w:left w:w="0" w:type="dxa"/>
        <w:right w:w="0" w:type="dxa"/>
      </w:tblCellMar>
      <w:tblLook w:val="0000"/>
    </w:tblPr>
    <w:tblGrid>
      <w:gridCol w:w="8413"/>
    </w:tblGrid>
    <w:tr w:rsidR="007F52C1">
      <w:tc>
        <w:tcPr>
          <w:tcW w:w="8413" w:type="dxa"/>
          <w:shd w:val="clear" w:color="auto" w:fill="auto"/>
        </w:tcPr>
        <w:p w:rsidR="007F52C1" w:rsidRDefault="007F52C1" w:rsidP="00817CCC">
          <w:pPr>
            <w:pStyle w:val="Huisstijl-Gegeven"/>
          </w:pPr>
          <w:bookmarkStart w:id="3" w:name="bmProject1" w:colFirst="0" w:colLast="0"/>
        </w:p>
      </w:tc>
    </w:tr>
    <w:bookmarkEnd w:id="3"/>
  </w:tbl>
  <w:p w:rsidR="007F52C1" w:rsidRDefault="007F52C1" w:rsidP="00E43C26"/>
  <w:p w:rsidR="007F52C1" w:rsidRDefault="007F52C1" w:rsidP="00E43C26"/>
  <w:p w:rsidR="007F52C1" w:rsidRDefault="007F52C1" w:rsidP="00E43C26"/>
  <w:p w:rsidR="007F52C1" w:rsidRDefault="007F52C1" w:rsidP="00E43C26"/>
  <w:tbl>
    <w:tblPr>
      <w:tblW w:w="8420" w:type="dxa"/>
      <w:tblLayout w:type="fixed"/>
      <w:tblCellMar>
        <w:left w:w="0" w:type="dxa"/>
        <w:right w:w="0" w:type="dxa"/>
      </w:tblCellMar>
      <w:tblLook w:val="0000"/>
    </w:tblPr>
    <w:tblGrid>
      <w:gridCol w:w="8420"/>
    </w:tblGrid>
    <w:tr w:rsidR="007F52C1">
      <w:tc>
        <w:tcPr>
          <w:tcW w:w="8420" w:type="dxa"/>
          <w:shd w:val="clear" w:color="auto" w:fill="auto"/>
        </w:tcPr>
        <w:p w:rsidR="007F52C1" w:rsidRPr="000B5D5D" w:rsidRDefault="007F52C1" w:rsidP="00E43C26">
          <w:pPr>
            <w:pStyle w:val="Huisstijl-Voettekst"/>
          </w:pPr>
          <w:bookmarkStart w:id="4" w:name="bmCopyrightSectie1_1" w:colFirst="0" w:colLast="0"/>
          <w:bookmarkStart w:id="5" w:name="bmReportCmdVersion" w:colFirst="0" w:colLast="0"/>
          <w:r>
            <w:t>© Deltares, 2015, B</w:t>
          </w:r>
        </w:p>
      </w:tc>
    </w:tr>
    <w:bookmarkEnd w:id="4"/>
    <w:bookmarkEnd w:id="5"/>
  </w:tbl>
  <w:p w:rsidR="007F52C1" w:rsidRDefault="007F52C1" w:rsidP="00E43C26">
    <w:pPr>
      <w:pStyle w:val="Footer"/>
    </w:pPr>
  </w:p>
  <w:p w:rsidR="007F52C1" w:rsidRDefault="007F52C1" w:rsidP="00E43C26">
    <w:pPr>
      <w:pStyle w:val="Footer"/>
    </w:pPr>
  </w:p>
  <w:p w:rsidR="007F52C1" w:rsidRDefault="007F52C1" w:rsidP="00E43C26">
    <w:pPr>
      <w:pStyle w:val="Footer"/>
    </w:pPr>
  </w:p>
  <w:p w:rsidR="007F52C1" w:rsidRPr="008F1D52" w:rsidRDefault="007F52C1" w:rsidP="00E43C26">
    <w:pPr>
      <w:pStyle w:val="Footer"/>
    </w:pPr>
    <w:r w:rsidRPr="000E1715">
      <w:fldChar w:fldCharType="begin"/>
    </w:r>
    <w:r w:rsidRPr="000E1715">
      <w:instrText xml:space="preserve"> set Seq</w:instrText>
    </w:r>
    <w:r>
      <w:instrText>1</w:instrText>
    </w:r>
    <w:r w:rsidRPr="000E1715">
      <w:instrText xml:space="preserve"> "</w:instrText>
    </w:r>
    <w:fldSimple w:instr=" SECTIONPAGES  ">
      <w:r>
        <w:rPr>
          <w:noProof/>
        </w:rPr>
        <w:instrText>1</w:instrText>
      </w:r>
    </w:fldSimple>
    <w:r w:rsidRPr="000E1715">
      <w:instrText>"</w:instrText>
    </w:r>
    <w:r w:rsidRPr="000E1715">
      <w:fldChar w:fldCharType="separate"/>
    </w:r>
    <w:bookmarkStart w:id="6" w:name="Seq1"/>
    <w:r>
      <w:rPr>
        <w:noProof/>
      </w:rPr>
      <w:t>1</w:t>
    </w:r>
    <w:bookmarkEnd w:id="6"/>
    <w:r w:rsidRPr="000E1715">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E43C26">
    <w:pPr>
      <w:pStyle w:val="Footer"/>
    </w:pPr>
  </w:p>
  <w:p w:rsidR="007F52C1" w:rsidRDefault="007F52C1" w:rsidP="00E43C26">
    <w:pPr>
      <w:pStyle w:val="Footer"/>
    </w:pPr>
  </w:p>
  <w:p w:rsidR="007F52C1" w:rsidRDefault="007F52C1" w:rsidP="00E43C26">
    <w:pPr>
      <w:pStyle w:val="Footer"/>
    </w:pPr>
  </w:p>
  <w:p w:rsidR="007F52C1" w:rsidRDefault="007F52C1" w:rsidP="00E43C26">
    <w:pPr>
      <w:pStyle w:val="Footer"/>
    </w:pPr>
  </w:p>
  <w:p w:rsidR="007F52C1" w:rsidRPr="00E43C26" w:rsidRDefault="007F52C1" w:rsidP="00E43C2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6A0A14">
    <w:pPr>
      <w:pStyle w:val="Footer"/>
      <w:ind w:right="360"/>
    </w:pPr>
  </w:p>
  <w:tbl>
    <w:tblPr>
      <w:tblW w:w="0" w:type="auto"/>
      <w:tblLayout w:type="fixed"/>
      <w:tblCellMar>
        <w:left w:w="0" w:type="dxa"/>
        <w:right w:w="0" w:type="dxa"/>
      </w:tblCellMar>
      <w:tblLook w:val="0000"/>
    </w:tblPr>
    <w:tblGrid>
      <w:gridCol w:w="7656"/>
      <w:gridCol w:w="766"/>
    </w:tblGrid>
    <w:tr w:rsidR="007F52C1" w:rsidRPr="004C2206">
      <w:tc>
        <w:tcPr>
          <w:tcW w:w="7656" w:type="dxa"/>
          <w:shd w:val="clear" w:color="auto" w:fill="auto"/>
        </w:tcPr>
        <w:p w:rsidR="007F52C1" w:rsidRPr="004C2206" w:rsidRDefault="007F52C1" w:rsidP="00A22DA3">
          <w:pPr>
            <w:pStyle w:val="Huisstijl-Koptekst"/>
          </w:pPr>
          <w:bookmarkStart w:id="18" w:name="bmVoettekstSectie2_2" w:colFirst="0" w:colLast="0"/>
          <w:r>
            <w:t>XBeach Manual</w:t>
          </w:r>
        </w:p>
      </w:tc>
      <w:tc>
        <w:tcPr>
          <w:tcW w:w="766" w:type="dxa"/>
        </w:tcPr>
        <w:p w:rsidR="007F52C1" w:rsidRPr="00B32B0E" w:rsidRDefault="007F52C1" w:rsidP="00A22DA3">
          <w:pPr>
            <w:pStyle w:val="Huisstijl-Pagina"/>
          </w:pPr>
        </w:p>
      </w:tc>
    </w:tr>
    <w:bookmarkEnd w:id="18"/>
  </w:tbl>
  <w:p w:rsidR="007F52C1" w:rsidRPr="00A22DA3" w:rsidRDefault="007F52C1" w:rsidP="00A22DA3">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6A0A14">
    <w:pPr>
      <w:pStyle w:val="Footer"/>
      <w:ind w:right="360"/>
    </w:pPr>
  </w:p>
  <w:tbl>
    <w:tblPr>
      <w:tblW w:w="0" w:type="auto"/>
      <w:tblLayout w:type="fixed"/>
      <w:tblCellMar>
        <w:left w:w="0" w:type="dxa"/>
        <w:right w:w="0" w:type="dxa"/>
      </w:tblCellMar>
      <w:tblLook w:val="0000"/>
    </w:tblPr>
    <w:tblGrid>
      <w:gridCol w:w="7656"/>
      <w:gridCol w:w="766"/>
    </w:tblGrid>
    <w:tr w:rsidR="007F52C1" w:rsidRPr="004C2206">
      <w:tc>
        <w:tcPr>
          <w:tcW w:w="7656" w:type="dxa"/>
          <w:shd w:val="clear" w:color="auto" w:fill="auto"/>
        </w:tcPr>
        <w:p w:rsidR="007F52C1" w:rsidRPr="004C2206" w:rsidRDefault="007F52C1" w:rsidP="000C5FE2">
          <w:pPr>
            <w:pStyle w:val="Huisstijl-Koptekst"/>
          </w:pPr>
          <w:bookmarkStart w:id="19" w:name="bmVoettekstSectie2_1" w:colFirst="0" w:colLast="0"/>
          <w:r>
            <w:t>XBeach Manual</w:t>
          </w:r>
        </w:p>
      </w:tc>
      <w:tc>
        <w:tcPr>
          <w:tcW w:w="766" w:type="dxa"/>
        </w:tcPr>
        <w:p w:rsidR="007F52C1" w:rsidRPr="00B32B0E" w:rsidRDefault="007F52C1" w:rsidP="00E43C26">
          <w:pPr>
            <w:pStyle w:val="Huisstijl-Pagina"/>
          </w:pPr>
        </w:p>
      </w:tc>
    </w:tr>
  </w:tbl>
  <w:bookmarkEnd w:id="19"/>
  <w:p w:rsidR="007F52C1" w:rsidRPr="00EB7C9E" w:rsidRDefault="007F52C1" w:rsidP="00E43C26">
    <w:pPr>
      <w:pStyle w:val="Footer"/>
    </w:pPr>
    <w:r w:rsidRPr="000E1715">
      <w:fldChar w:fldCharType="begin"/>
    </w:r>
    <w:r w:rsidRPr="000E1715">
      <w:instrText xml:space="preserve"> set Seq</w:instrText>
    </w:r>
    <w:r>
      <w:instrText>2</w:instrText>
    </w:r>
    <w:r w:rsidRPr="000E1715">
      <w:instrText xml:space="preserve"> "</w:instrText>
    </w:r>
    <w:fldSimple w:instr=" SECTIONPAGES  ">
      <w:r>
        <w:rPr>
          <w:noProof/>
        </w:rPr>
        <w:instrText>1</w:instrText>
      </w:r>
    </w:fldSimple>
    <w:r w:rsidRPr="000E1715">
      <w:instrText>"</w:instrText>
    </w:r>
    <w:r w:rsidRPr="000E1715">
      <w:fldChar w:fldCharType="separate"/>
    </w:r>
    <w:bookmarkStart w:id="20" w:name="Seq2"/>
    <w:r>
      <w:rPr>
        <w:noProof/>
      </w:rPr>
      <w:t>1</w:t>
    </w:r>
    <w:bookmarkEnd w:id="20"/>
    <w:r w:rsidRPr="000E1715">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E43C26">
    <w:pPr>
      <w:pStyle w:val="Footer"/>
    </w:pPr>
  </w:p>
  <w:tbl>
    <w:tblPr>
      <w:tblW w:w="0" w:type="auto"/>
      <w:tblLayout w:type="fixed"/>
      <w:tblCellMar>
        <w:left w:w="0" w:type="dxa"/>
        <w:right w:w="0" w:type="dxa"/>
      </w:tblCellMar>
      <w:tblLook w:val="0000"/>
    </w:tblPr>
    <w:tblGrid>
      <w:gridCol w:w="7656"/>
      <w:gridCol w:w="766"/>
    </w:tblGrid>
    <w:tr w:rsidR="007F52C1" w:rsidRPr="004C2206">
      <w:tc>
        <w:tcPr>
          <w:tcW w:w="7656" w:type="dxa"/>
          <w:shd w:val="clear" w:color="auto" w:fill="auto"/>
        </w:tcPr>
        <w:p w:rsidR="007F52C1" w:rsidRPr="004C2206" w:rsidRDefault="007F52C1" w:rsidP="00E43C26">
          <w:pPr>
            <w:pStyle w:val="Huisstijl-Koptekst"/>
          </w:pPr>
        </w:p>
      </w:tc>
      <w:tc>
        <w:tcPr>
          <w:tcW w:w="766" w:type="dxa"/>
        </w:tcPr>
        <w:p w:rsidR="007F52C1" w:rsidRPr="00B32B0E" w:rsidRDefault="007F52C1" w:rsidP="00E43C26">
          <w:pPr>
            <w:pStyle w:val="Huisstijl-Pagina"/>
          </w:pPr>
        </w:p>
      </w:tc>
    </w:tr>
  </w:tbl>
  <w:p w:rsidR="007F52C1" w:rsidRPr="00EB7C9E" w:rsidRDefault="007F52C1" w:rsidP="00E43C26">
    <w:pPr>
      <w:pStyle w:val="Foo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4E27A9">
    <w:pPr>
      <w:pStyle w:val="Footer"/>
      <w:ind w:right="360"/>
    </w:pPr>
    <w:r w:rsidRPr="007E1D7E">
      <w:rPr>
        <w:noProof/>
        <w:lang w:eastAsia="zh-CN"/>
      </w:rPr>
      <w:pict>
        <v:shapetype id="_x0000_t202" coordsize="21600,21600" o:spt="202" path="m,l,21600r21600,l21600,xe">
          <v:stroke joinstyle="miter"/>
          <v:path gradientshapeok="t" o:connecttype="rect"/>
        </v:shapetype>
        <v:shape id="Text Box 43" o:spid="_x0000_s86023" type="#_x0000_t202" style="position:absolute;left:0;text-align:left;margin-left:44.8pt;margin-top:9.35pt;width:392.35pt;height:21.5pt;z-index:25166438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tblPr>
                <w:tblGrid>
                  <w:gridCol w:w="7784"/>
                </w:tblGrid>
                <w:tr w:rsidR="007F52C1">
                  <w:tc>
                    <w:tcPr>
                      <w:tcW w:w="7784" w:type="dxa"/>
                      <w:shd w:val="clear" w:color="auto" w:fill="auto"/>
                    </w:tcPr>
                    <w:p w:rsidR="007F52C1" w:rsidRDefault="007F52C1" w:rsidP="001220C3">
                      <w:pPr>
                        <w:pStyle w:val="Huisstijl-Koptekst"/>
                        <w:jc w:val="right"/>
                      </w:pPr>
                      <w:bookmarkStart w:id="26" w:name="bmVoettekstSectie3_2" w:colFirst="0" w:colLast="0"/>
                      <w:r>
                        <w:t>XBeach Manual</w:t>
                      </w:r>
                    </w:p>
                  </w:tc>
                </w:tr>
                <w:bookmarkEnd w:id="26"/>
              </w:tbl>
              <w:p w:rsidR="007F52C1" w:rsidRDefault="007F52C1" w:rsidP="00A45B92"/>
            </w:txbxContent>
          </v:textbox>
          <w10:wrap anchorx="margin"/>
        </v:shape>
      </w:pict>
    </w:r>
  </w:p>
  <w:tbl>
    <w:tblPr>
      <w:tblW w:w="0" w:type="auto"/>
      <w:tblLayout w:type="fixed"/>
      <w:tblCellMar>
        <w:left w:w="0" w:type="dxa"/>
        <w:right w:w="0" w:type="dxa"/>
      </w:tblCellMar>
      <w:tblLook w:val="0000"/>
    </w:tblPr>
    <w:tblGrid>
      <w:gridCol w:w="854"/>
    </w:tblGrid>
    <w:tr w:rsidR="007F52C1" w:rsidRPr="004C2206">
      <w:tc>
        <w:tcPr>
          <w:tcW w:w="854" w:type="dxa"/>
        </w:tcPr>
        <w:p w:rsidR="007F52C1" w:rsidRPr="00A21DE8" w:rsidRDefault="007F52C1" w:rsidP="00A45B92">
          <w:pPr>
            <w:pStyle w:val="Huisstijl-Pagina"/>
            <w:jc w:val="left"/>
          </w:pPr>
          <w:fldSimple w:instr=" PAGE">
            <w:r>
              <w:t>ii</w:t>
            </w:r>
          </w:fldSimple>
        </w:p>
      </w:tc>
    </w:tr>
  </w:tbl>
  <w:p w:rsidR="007F52C1" w:rsidRPr="00B24026" w:rsidRDefault="007F52C1" w:rsidP="00A45B92">
    <w:pPr>
      <w:pStyle w:val="Footer"/>
      <w:ind w:right="360"/>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8B1324">
    <w:pPr>
      <w:pStyle w:val="Footer"/>
      <w:ind w:right="360"/>
    </w:pPr>
    <w:r w:rsidRPr="007E1D7E">
      <w:rPr>
        <w:noProof/>
        <w:lang w:eastAsia="zh-CN"/>
      </w:rPr>
      <w:pict>
        <v:shapetype id="_x0000_t202" coordsize="21600,21600" o:spt="202" path="m,l,21600r21600,l21600,xe">
          <v:stroke joinstyle="miter"/>
          <v:path gradientshapeok="t" o:connecttype="rect"/>
        </v:shapetype>
        <v:shape id="Text Box 42" o:spid="_x0000_s86022" type="#_x0000_t202" style="position:absolute;left:0;text-align:left;margin-left:37.1pt;margin-top:9.05pt;width:64.15pt;height:20.5pt;z-index:251663360;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tblPr>
                <w:tblGrid>
                  <w:gridCol w:w="1094"/>
                </w:tblGrid>
                <w:tr w:rsidR="007F52C1">
                  <w:tc>
                    <w:tcPr>
                      <w:tcW w:w="1094" w:type="dxa"/>
                      <w:shd w:val="clear" w:color="auto" w:fill="auto"/>
                      <w:tcMar>
                        <w:right w:w="85" w:type="dxa"/>
                      </w:tcMar>
                    </w:tcPr>
                    <w:p w:rsidR="007F52C1" w:rsidRPr="007D5040" w:rsidRDefault="007F52C1" w:rsidP="004E27A9">
                      <w:pPr>
                        <w:pStyle w:val="Huisstijl-Pagina"/>
                      </w:pPr>
                      <w:fldSimple w:instr=" PAGE">
                        <w:r>
                          <w:t>iii</w:t>
                        </w:r>
                      </w:fldSimple>
                    </w:p>
                  </w:tc>
                </w:tr>
              </w:tbl>
              <w:p w:rsidR="007F52C1" w:rsidRDefault="007F52C1" w:rsidP="006A0A14"/>
            </w:txbxContent>
          </v:textbox>
          <w10:wrap anchorx="margin"/>
        </v:shape>
      </w:pict>
    </w:r>
  </w:p>
  <w:tbl>
    <w:tblPr>
      <w:tblW w:w="0" w:type="auto"/>
      <w:tblLayout w:type="fixed"/>
      <w:tblCellMar>
        <w:left w:w="0" w:type="dxa"/>
        <w:right w:w="0" w:type="dxa"/>
      </w:tblCellMar>
      <w:tblLook w:val="0000"/>
    </w:tblPr>
    <w:tblGrid>
      <w:gridCol w:w="7371"/>
    </w:tblGrid>
    <w:tr w:rsidR="007F52C1" w:rsidRPr="004C2206">
      <w:tc>
        <w:tcPr>
          <w:tcW w:w="7371" w:type="dxa"/>
          <w:shd w:val="clear" w:color="auto" w:fill="auto"/>
        </w:tcPr>
        <w:p w:rsidR="007F52C1" w:rsidRPr="004C2206" w:rsidRDefault="007F52C1" w:rsidP="006A0A14">
          <w:pPr>
            <w:pStyle w:val="Huisstijl-Koptekst"/>
          </w:pPr>
          <w:bookmarkStart w:id="27" w:name="bmVoettekstSectie3_1" w:colFirst="0" w:colLast="0"/>
          <w:r>
            <w:t>XBeach Manual</w:t>
          </w:r>
        </w:p>
      </w:tc>
    </w:tr>
  </w:tbl>
  <w:bookmarkEnd w:id="27"/>
  <w:p w:rsidR="007F52C1" w:rsidRPr="000E1715" w:rsidRDefault="007F52C1" w:rsidP="001220C3">
    <w:pPr>
      <w:pStyle w:val="Footer"/>
    </w:pPr>
    <w:r w:rsidRPr="000E1715">
      <w:fldChar w:fldCharType="begin"/>
    </w:r>
    <w:r w:rsidRPr="000E1715">
      <w:instrText xml:space="preserve"> set Seq</w:instrText>
    </w:r>
    <w:r>
      <w:instrText>3</w:instrText>
    </w:r>
    <w:r w:rsidRPr="000E1715">
      <w:instrText xml:space="preserve"> "</w:instrText>
    </w:r>
    <w:fldSimple w:instr=" SECTIONPAGES  ">
      <w:r>
        <w:rPr>
          <w:noProof/>
        </w:rPr>
        <w:instrText>3</w:instrText>
      </w:r>
    </w:fldSimple>
    <w:r w:rsidRPr="000E1715">
      <w:instrText>"</w:instrText>
    </w:r>
    <w:r w:rsidRPr="000E1715">
      <w:fldChar w:fldCharType="separate"/>
    </w:r>
    <w:bookmarkStart w:id="28" w:name="Seq3"/>
    <w:r>
      <w:rPr>
        <w:noProof/>
      </w:rPr>
      <w:t>3</w:t>
    </w:r>
    <w:bookmarkEnd w:id="28"/>
    <w:r w:rsidRPr="000E1715">
      <w:fldChar w:fldCharType="end"/>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6C06A2">
    <w:pPr>
      <w:pStyle w:val="Footer"/>
    </w:pPr>
    <w:r w:rsidRPr="007E1D7E">
      <w:rPr>
        <w:noProof/>
        <w:lang w:eastAsia="zh-CN"/>
      </w:rPr>
      <w:pict>
        <v:shapetype id="_x0000_t202" coordsize="21600,21600" o:spt="202" path="m,l,21600r21600,l21600,xe">
          <v:stroke joinstyle="miter"/>
          <v:path gradientshapeok="t" o:connecttype="rect"/>
        </v:shapetype>
        <v:shape id="Text Box 44" o:spid="_x0000_s86018" type="#_x0000_t202" style="position:absolute;left:0;text-align:left;margin-left:-10.1pt;margin-top:9.05pt;width:90pt;height:21.5pt;z-index:251665408;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tblPr>
                <w:tblGrid>
                  <w:gridCol w:w="1176"/>
                </w:tblGrid>
                <w:tr w:rsidR="007F52C1" w:rsidRPr="004C2206" w:rsidTr="00426356">
                  <w:tc>
                    <w:tcPr>
                      <w:tcW w:w="1176" w:type="dxa"/>
                    </w:tcPr>
                    <w:bookmarkStart w:id="392" w:name="bmPagina2" w:colFirst="0" w:colLast="0"/>
                    <w:p w:rsidR="007F52C1" w:rsidRPr="00A21DE8" w:rsidRDefault="007F52C1" w:rsidP="00F3579D">
                      <w:pPr>
                        <w:pStyle w:val="Huisstijl-Pagina"/>
                        <w:jc w:val="left"/>
                      </w:pPr>
                      <w:r>
                        <w:fldChar w:fldCharType="begin"/>
                      </w:r>
                      <w:r>
                        <w:instrText xml:space="preserve"> PAGE  \* MERGEFORMAT </w:instrText>
                      </w:r>
                      <w:r>
                        <w:fldChar w:fldCharType="separate"/>
                      </w:r>
                      <w:r w:rsidR="0016627B">
                        <w:t>132</w:t>
                      </w:r>
                      <w:r>
                        <w:fldChar w:fldCharType="end"/>
                      </w:r>
                      <w:r>
                        <w:t xml:space="preserve"> of 105</w:t>
                      </w:r>
                    </w:p>
                  </w:tc>
                </w:tr>
                <w:bookmarkEnd w:id="392"/>
              </w:tbl>
              <w:p w:rsidR="007F52C1" w:rsidRDefault="007F52C1" w:rsidP="006C06A2"/>
            </w:txbxContent>
          </v:textbox>
          <w10:wrap anchorx="margin"/>
        </v:shape>
      </w:pict>
    </w:r>
  </w:p>
  <w:tbl>
    <w:tblPr>
      <w:tblW w:w="0" w:type="auto"/>
      <w:jc w:val="right"/>
      <w:tblLayout w:type="fixed"/>
      <w:tblCellMar>
        <w:left w:w="0" w:type="dxa"/>
        <w:right w:w="0" w:type="dxa"/>
      </w:tblCellMar>
      <w:tblLook w:val="0000"/>
    </w:tblPr>
    <w:tblGrid>
      <w:gridCol w:w="7371"/>
    </w:tblGrid>
    <w:tr w:rsidR="007F52C1" w:rsidRPr="004C2206" w:rsidTr="009E3CFF">
      <w:trPr>
        <w:jc w:val="right"/>
      </w:trPr>
      <w:tc>
        <w:tcPr>
          <w:tcW w:w="7371" w:type="dxa"/>
          <w:shd w:val="clear" w:color="auto" w:fill="auto"/>
          <w:tcMar>
            <w:right w:w="28" w:type="dxa"/>
          </w:tcMar>
        </w:tcPr>
        <w:p w:rsidR="007F52C1" w:rsidRPr="004C2206" w:rsidRDefault="007F52C1" w:rsidP="00C20E72">
          <w:pPr>
            <w:pStyle w:val="Huisstijl-Koptekst"/>
            <w:jc w:val="right"/>
          </w:pPr>
          <w:bookmarkStart w:id="393" w:name="bmVoettekstSectie4_2" w:colFirst="0" w:colLast="0"/>
          <w:r>
            <w:t>XBeach Manual</w:t>
          </w:r>
        </w:p>
      </w:tc>
    </w:tr>
    <w:bookmarkEnd w:id="393"/>
  </w:tbl>
  <w:p w:rsidR="007F52C1" w:rsidRPr="006C06A2" w:rsidRDefault="007F52C1" w:rsidP="006C06A2">
    <w:pPr>
      <w:pStyle w:val="Foote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1220C3">
    <w:pPr>
      <w:pStyle w:val="Footer"/>
    </w:pPr>
    <w:r w:rsidRPr="007E1D7E">
      <w:rPr>
        <w:noProof/>
        <w:lang w:eastAsia="zh-CN"/>
      </w:rPr>
      <w:pict>
        <v:shapetype id="_x0000_t202" coordsize="21600,21600" o:spt="202" path="m,l,21600r21600,l21600,xe">
          <v:stroke joinstyle="miter"/>
          <v:path gradientshapeok="t" o:connecttype="rect"/>
        </v:shapetype>
        <v:shape id="Text Box 37" o:spid="_x0000_s86017" type="#_x0000_t202" style="position:absolute;left:0;text-align:left;margin-left:37.1pt;margin-top:9.05pt;width:64.15pt;height:20.5pt;z-index:251660288;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tblPr>
                <w:tblGrid>
                  <w:gridCol w:w="1094"/>
                </w:tblGrid>
                <w:tr w:rsidR="007F52C1">
                  <w:trPr>
                    <w:trHeight w:val="568"/>
                  </w:trPr>
                  <w:tc>
                    <w:tcPr>
                      <w:tcW w:w="1094" w:type="dxa"/>
                      <w:shd w:val="clear" w:color="auto" w:fill="auto"/>
                      <w:tcMar>
                        <w:right w:w="85" w:type="dxa"/>
                      </w:tcMar>
                    </w:tcPr>
                    <w:bookmarkStart w:id="394" w:name="bmPagina1" w:colFirst="0" w:colLast="0"/>
                    <w:bookmarkStart w:id="395" w:name="bmTotPag" w:colFirst="0" w:colLast="0"/>
                    <w:p w:rsidR="007F52C1" w:rsidRPr="007D5040" w:rsidRDefault="007F52C1" w:rsidP="0073638B">
                      <w:pPr>
                        <w:pStyle w:val="Huisstijl-Pagina"/>
                      </w:pPr>
                      <w:r>
                        <w:fldChar w:fldCharType="begin"/>
                      </w:r>
                      <w:r>
                        <w:instrText xml:space="preserve"> PAGE  \* MERGEFORMAT </w:instrText>
                      </w:r>
                      <w:r>
                        <w:fldChar w:fldCharType="separate"/>
                      </w:r>
                      <w:r w:rsidR="0016627B">
                        <w:t>133</w:t>
                      </w:r>
                      <w:r>
                        <w:fldChar w:fldCharType="end"/>
                      </w:r>
                      <w:r>
                        <w:t xml:space="preserve"> of 135</w:t>
                      </w:r>
                    </w:p>
                  </w:tc>
                </w:tr>
                <w:bookmarkEnd w:id="394"/>
                <w:bookmarkEnd w:id="395"/>
              </w:tbl>
              <w:p w:rsidR="007F52C1" w:rsidRDefault="007F52C1" w:rsidP="001220C3"/>
            </w:txbxContent>
          </v:textbox>
          <w10:wrap anchorx="margin"/>
        </v:shape>
      </w:pict>
    </w:r>
  </w:p>
  <w:tbl>
    <w:tblPr>
      <w:tblW w:w="0" w:type="auto"/>
      <w:tblLayout w:type="fixed"/>
      <w:tblCellMar>
        <w:left w:w="0" w:type="dxa"/>
        <w:right w:w="0" w:type="dxa"/>
      </w:tblCellMar>
      <w:tblLook w:val="0000"/>
    </w:tblPr>
    <w:tblGrid>
      <w:gridCol w:w="7371"/>
    </w:tblGrid>
    <w:tr w:rsidR="007F52C1" w:rsidRPr="004C2206">
      <w:tc>
        <w:tcPr>
          <w:tcW w:w="7371" w:type="dxa"/>
          <w:shd w:val="clear" w:color="auto" w:fill="auto"/>
        </w:tcPr>
        <w:p w:rsidR="007F52C1" w:rsidRPr="004C2206" w:rsidRDefault="007F52C1" w:rsidP="000C5FE2">
          <w:pPr>
            <w:pStyle w:val="Huisstijl-Koptekst"/>
          </w:pPr>
          <w:bookmarkStart w:id="396" w:name="bmVoettekstSectie4_1" w:colFirst="0" w:colLast="0"/>
          <w:r>
            <w:t>XBeach Manual</w:t>
          </w:r>
        </w:p>
      </w:tc>
    </w:tr>
    <w:bookmarkEnd w:id="396"/>
  </w:tbl>
  <w:p w:rsidR="007F52C1" w:rsidRPr="00EB7C9E" w:rsidRDefault="007F52C1" w:rsidP="009416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3544A" w:rsidRDefault="00F3544A">
      <w:r>
        <w:separator/>
      </w:r>
    </w:p>
  </w:footnote>
  <w:footnote w:type="continuationSeparator" w:id="0">
    <w:p w:rsidR="00F3544A" w:rsidRDefault="00F3544A">
      <w:r>
        <w:continuationSeparator/>
      </w:r>
    </w:p>
  </w:footnote>
  <w:footnote w:id="1">
    <w:p w:rsidR="007F52C1" w:rsidRPr="00BE0D9D" w:rsidRDefault="007F52C1" w:rsidP="00995779">
      <w:pPr>
        <w:pStyle w:val="FootnoteText"/>
        <w:rPr>
          <w:lang w:val="en-US"/>
        </w:rPr>
      </w:pPr>
      <w:r>
        <w:rPr>
          <w:rStyle w:val="FootnoteReference"/>
        </w:rPr>
        <w:footnoteRef/>
      </w:r>
      <w:r>
        <w:t xml:space="preserve"> </w:t>
      </w:r>
      <w:r w:rsidRPr="00BE0D9D">
        <w:rPr>
          <w:lang w:val="en-US"/>
        </w:rPr>
        <w:t xml:space="preserve">Currently, this formulation is only possible when the wave shape formulation of Van </w:t>
      </w:r>
      <w:proofErr w:type="spellStart"/>
      <w:r w:rsidRPr="00BE0D9D">
        <w:rPr>
          <w:lang w:val="en-US"/>
        </w:rPr>
        <w:t>Thiel</w:t>
      </w:r>
      <w:proofErr w:type="spellEnd"/>
      <w:r w:rsidRPr="00BE0D9D">
        <w:rPr>
          <w:lang w:val="en-US"/>
        </w:rPr>
        <w:t xml:space="preserve"> de </w:t>
      </w:r>
      <w:proofErr w:type="spellStart"/>
      <w:r w:rsidRPr="00BE0D9D">
        <w:rPr>
          <w:lang w:val="en-US"/>
        </w:rPr>
        <w:t>Vries</w:t>
      </w:r>
      <w:proofErr w:type="spellEnd"/>
      <w:r w:rsidRPr="00BE0D9D">
        <w:rPr>
          <w:lang w:val="en-US"/>
        </w:rPr>
        <w:t xml:space="preserve">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580167">
    <w:r w:rsidRPr="007E1D7E">
      <w:rPr>
        <w:noProof/>
        <w:lang w:eastAsia="zh-CN"/>
      </w:rPr>
      <w:pict>
        <v:shapetype id="_x0000_t202" coordsize="21600,21600" o:spt="202" path="m,l,21600r21600,l21600,xe">
          <v:stroke joinstyle="miter"/>
          <v:path gradientshapeok="t" o:connecttype="rect"/>
        </v:shapetype>
        <v:shape id="Text Box 27" o:spid="_x0000_s86032" type="#_x0000_t202" style="position:absolute;left:0;text-align:left;margin-left:126.45pt;margin-top:394.75pt;width:377pt;height:162.5pt;z-index:25165619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tblPr>
                <w:tblGrid>
                  <w:gridCol w:w="6237"/>
                </w:tblGrid>
                <w:tr w:rsidR="007F52C1">
                  <w:tc>
                    <w:tcPr>
                      <w:tcW w:w="6237" w:type="dxa"/>
                      <w:shd w:val="clear" w:color="auto" w:fill="auto"/>
                    </w:tcPr>
                    <w:p w:rsidR="007F52C1" w:rsidRPr="00564E53" w:rsidRDefault="007F52C1" w:rsidP="00564E53">
                      <w:pPr>
                        <w:pStyle w:val="Huisstijl-Gegeven"/>
                      </w:pPr>
                      <w:bookmarkStart w:id="0" w:name="bmAuteurs1" w:colFirst="0" w:colLast="0"/>
                    </w:p>
                  </w:tc>
                </w:tr>
                <w:bookmarkEnd w:id="0"/>
              </w:tbl>
              <w:p w:rsidR="007F52C1" w:rsidRDefault="007F52C1" w:rsidP="000369FA">
                <w:pPr>
                  <w:pStyle w:val="Header"/>
                </w:pPr>
              </w:p>
              <w:p w:rsidR="007F52C1" w:rsidRDefault="007F52C1"/>
            </w:txbxContent>
          </v:textbox>
          <w10:wrap anchorx="page" anchory="page"/>
        </v:shape>
      </w:pict>
    </w:r>
    <w:r w:rsidRPr="007E1D7E">
      <w:rPr>
        <w:noProof/>
        <w:lang w:eastAsia="zh-CN"/>
      </w:rPr>
      <w:pict>
        <v:shape id="Text Box 9" o:spid="_x0000_s86031" type="#_x0000_t202" style="position:absolute;left:0;text-align:left;margin-left:331.7pt;margin-top:36.85pt;width:255.1pt;height:99.2pt;z-index:-25166643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pPr>
                        <w:jc w:val="right"/>
                      </w:pPr>
                      <w:bookmarkStart w:id="1" w:name="bmLogoSectie1_1" w:colFirst="0" w:colLast="0"/>
                      <w:r>
                        <w:rPr>
                          <w:noProof/>
                          <w:lang w:val="en-US"/>
                        </w:rPr>
                        <w:drawing>
                          <wp:inline distT="0" distB="0" distL="0" distR="0">
                            <wp:extent cx="1225296" cy="352044"/>
                            <wp:effectExtent l="0" t="0" r="0" b="0"/>
                            <wp:docPr id="1147" name="Picture 114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
              </w:tbl>
              <w:p w:rsidR="007F52C1" w:rsidRDefault="007F52C1" w:rsidP="00580167"/>
            </w:txbxContent>
          </v:textbox>
          <w10:wrap anchorx="page" anchory="page"/>
        </v:shape>
      </w:pict>
    </w:r>
  </w:p>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p w:rsidR="007F52C1" w:rsidRDefault="007F52C1" w:rsidP="00580167"/>
  <w:tbl>
    <w:tblPr>
      <w:tblW w:w="0" w:type="auto"/>
      <w:tblInd w:w="567" w:type="dxa"/>
      <w:tblLayout w:type="fixed"/>
      <w:tblCellMar>
        <w:left w:w="0" w:type="dxa"/>
        <w:right w:w="0" w:type="dxa"/>
      </w:tblCellMar>
      <w:tblLook w:val="0000"/>
    </w:tblPr>
    <w:tblGrid>
      <w:gridCol w:w="6237"/>
    </w:tblGrid>
    <w:tr w:rsidR="007F52C1" w:rsidRPr="004C2206">
      <w:trPr>
        <w:trHeight w:hRule="exact" w:val="2041"/>
      </w:trPr>
      <w:tc>
        <w:tcPr>
          <w:tcW w:w="6237" w:type="dxa"/>
          <w:shd w:val="clear" w:color="auto" w:fill="auto"/>
        </w:tcPr>
        <w:p w:rsidR="007F52C1" w:rsidRDefault="007F52C1" w:rsidP="003363CC">
          <w:pPr>
            <w:pStyle w:val="Huisstijl-Titel"/>
          </w:pPr>
          <w:bookmarkStart w:id="2" w:name="bmTitel1" w:colFirst="0" w:colLast="0"/>
          <w:r>
            <w:t>XBeach Manual</w:t>
          </w:r>
        </w:p>
        <w:p w:rsidR="007F52C1" w:rsidRDefault="007F52C1" w:rsidP="003363CC">
          <w:pPr>
            <w:pStyle w:val="Huisstijl-Subtitel"/>
          </w:pPr>
        </w:p>
        <w:p w:rsidR="007F52C1" w:rsidRDefault="007F52C1" w:rsidP="003363CC">
          <w:pPr>
            <w:pStyle w:val="Huisstijl-Subtitel"/>
          </w:pPr>
        </w:p>
      </w:tc>
    </w:tr>
    <w:bookmarkEnd w:id="2"/>
  </w:tbl>
  <w:p w:rsidR="007F52C1" w:rsidRDefault="007F52C1" w:rsidP="00580167">
    <w:pPr>
      <w:rPr>
        <w:lang w:val="en-US"/>
      </w:rPr>
    </w:pPr>
  </w:p>
  <w:p w:rsidR="007F52C1" w:rsidRDefault="007F52C1" w:rsidP="00580167">
    <w:pPr>
      <w:rPr>
        <w:lang w:val="en-US"/>
      </w:rPr>
    </w:pPr>
  </w:p>
  <w:p w:rsidR="007F52C1" w:rsidRDefault="007F52C1" w:rsidP="00580167">
    <w:pPr>
      <w:rPr>
        <w:lang w:val="en-US"/>
      </w:rPr>
    </w:pPr>
  </w:p>
  <w:p w:rsidR="007F52C1" w:rsidRPr="00580167" w:rsidRDefault="007F52C1" w:rsidP="00580167">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4C2206">
    <w:r w:rsidRPr="007E1D7E">
      <w:rPr>
        <w:noProof/>
        <w:lang w:eastAsia="zh-CN"/>
      </w:rPr>
      <w:pict>
        <v:shapetype id="_x0000_t202" coordsize="21600,21600" o:spt="202" path="m,l,21600r21600,l21600,xe">
          <v:stroke joinstyle="miter"/>
          <v:path gradientshapeok="t" o:connecttype="rect"/>
        </v:shapetype>
        <v:shape id="Text Box 24" o:spid="_x0000_s86030" type="#_x0000_t202" style="position:absolute;left:0;text-align:left;margin-left:2pt;margin-top:2pt;width:591pt;height:840.5pt;z-index:-25166131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tblPr>
                <w:tblGrid>
                  <w:gridCol w:w="11732"/>
                </w:tblGrid>
                <w:tr w:rsidR="007F52C1" w:rsidTr="00426356">
                  <w:tc>
                    <w:tcPr>
                      <w:tcW w:w="11732" w:type="dxa"/>
                    </w:tcPr>
                    <w:p w:rsidR="007F52C1" w:rsidRDefault="007F52C1">
                      <w:bookmarkStart w:id="7" w:name="bmLogo0" w:colFirst="0" w:colLast="0"/>
                    </w:p>
                  </w:tc>
                </w:tr>
                <w:bookmarkEnd w:id="7"/>
              </w:tbl>
              <w:p w:rsidR="007F52C1" w:rsidRDefault="007F52C1"/>
            </w:txbxContent>
          </v:textbox>
          <w10:wrap anchorx="page" anchory="page"/>
        </v:shape>
      </w:pict>
    </w:r>
  </w:p>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p w:rsidR="007F52C1" w:rsidRDefault="007F52C1" w:rsidP="004C2206"/>
  <w:tbl>
    <w:tblPr>
      <w:tblW w:w="5245" w:type="dxa"/>
      <w:tblInd w:w="1276" w:type="dxa"/>
      <w:tblLayout w:type="fixed"/>
      <w:tblCellMar>
        <w:left w:w="0" w:type="dxa"/>
        <w:right w:w="0" w:type="dxa"/>
      </w:tblCellMar>
      <w:tblLook w:val="0000"/>
    </w:tblPr>
    <w:tblGrid>
      <w:gridCol w:w="5245"/>
    </w:tblGrid>
    <w:tr w:rsidR="007F52C1" w:rsidRPr="004C2206">
      <w:trPr>
        <w:trHeight w:hRule="exact" w:val="2041"/>
      </w:trPr>
      <w:tc>
        <w:tcPr>
          <w:tcW w:w="5245" w:type="dxa"/>
          <w:shd w:val="clear" w:color="auto" w:fill="auto"/>
        </w:tcPr>
        <w:p w:rsidR="007F52C1" w:rsidRDefault="007F52C1" w:rsidP="003363CC">
          <w:pPr>
            <w:pStyle w:val="Huisstijl-Titel"/>
          </w:pPr>
          <w:bookmarkStart w:id="8" w:name="bmTitel0" w:colFirst="0" w:colLast="0"/>
          <w:r>
            <w:t>XBeach Manual</w:t>
          </w:r>
        </w:p>
        <w:p w:rsidR="007F52C1" w:rsidRDefault="007F52C1" w:rsidP="003363CC">
          <w:pPr>
            <w:pStyle w:val="Huisstijl-Subtitel"/>
          </w:pPr>
        </w:p>
        <w:p w:rsidR="007F52C1" w:rsidRDefault="007F52C1" w:rsidP="003363CC">
          <w:pPr>
            <w:pStyle w:val="Huisstijl-Subtitel"/>
          </w:pPr>
        </w:p>
      </w:tc>
    </w:tr>
    <w:bookmarkEnd w:id="8"/>
  </w:tbl>
  <w:p w:rsidR="007F52C1" w:rsidRDefault="007F52C1" w:rsidP="00A1473F">
    <w:pPr>
      <w:rPr>
        <w:lang w:val="en-US"/>
      </w:rPr>
    </w:pPr>
  </w:p>
  <w:p w:rsidR="007F52C1" w:rsidRDefault="007F52C1" w:rsidP="00A1473F">
    <w:pPr>
      <w:rPr>
        <w:lang w:val="en-US"/>
      </w:rPr>
    </w:pPr>
  </w:p>
  <w:p w:rsidR="007F52C1" w:rsidRDefault="007F52C1" w:rsidP="00A1473F">
    <w:pPr>
      <w:rPr>
        <w:lang w:val="en-US"/>
      </w:rPr>
    </w:pPr>
  </w:p>
  <w:p w:rsidR="007F52C1" w:rsidRDefault="007F52C1" w:rsidP="00A1473F">
    <w:pPr>
      <w:rPr>
        <w:lang w:val="en-US"/>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672ACD">
    <w:pPr>
      <w:pStyle w:val="Header"/>
    </w:pPr>
  </w:p>
  <w:p w:rsidR="007F52C1" w:rsidRDefault="007F52C1" w:rsidP="00672ACD">
    <w:pPr>
      <w:pStyle w:val="Header"/>
    </w:pPr>
  </w:p>
  <w:p w:rsidR="007F52C1" w:rsidRDefault="007F52C1" w:rsidP="00672ACD">
    <w:pPr>
      <w:pStyle w:val="Header"/>
    </w:pPr>
  </w:p>
  <w:p w:rsidR="007F52C1" w:rsidRDefault="007F52C1" w:rsidP="00672ACD">
    <w:pPr>
      <w:pStyle w:val="Header"/>
    </w:pPr>
  </w:p>
  <w:tbl>
    <w:tblPr>
      <w:tblW w:w="8749" w:type="dxa"/>
      <w:tblLayout w:type="fixed"/>
      <w:tblCellMar>
        <w:left w:w="0" w:type="dxa"/>
        <w:right w:w="0" w:type="dxa"/>
      </w:tblCellMar>
      <w:tblLook w:val="0000"/>
    </w:tblPr>
    <w:tblGrid>
      <w:gridCol w:w="2694"/>
      <w:gridCol w:w="1310"/>
      <w:gridCol w:w="1242"/>
      <w:gridCol w:w="2552"/>
      <w:gridCol w:w="951"/>
    </w:tblGrid>
    <w:tr w:rsidR="007F52C1" w:rsidRPr="004C2206">
      <w:tc>
        <w:tcPr>
          <w:tcW w:w="4004" w:type="dxa"/>
          <w:gridSpan w:val="2"/>
          <w:shd w:val="clear" w:color="auto" w:fill="auto"/>
        </w:tcPr>
        <w:p w:rsidR="007F52C1" w:rsidRPr="00EF1CDD" w:rsidRDefault="007F52C1" w:rsidP="003363CC">
          <w:pPr>
            <w:pStyle w:val="Huisstijl-Gegeven"/>
          </w:pPr>
          <w:bookmarkStart w:id="14" w:name="tblGegevensSectie2b" w:colFirst="0" w:colLast="3"/>
        </w:p>
      </w:tc>
      <w:tc>
        <w:tcPr>
          <w:tcW w:w="4745" w:type="dxa"/>
          <w:gridSpan w:val="3"/>
          <w:tcBorders>
            <w:left w:val="nil"/>
          </w:tcBorders>
          <w:shd w:val="clear" w:color="auto" w:fill="auto"/>
        </w:tcPr>
        <w:p w:rsidR="007F52C1" w:rsidRDefault="007F52C1" w:rsidP="003363CC">
          <w:pPr>
            <w:pStyle w:val="Huisstijl-Kopje"/>
          </w:pPr>
          <w:r>
            <w:t>Title</w:t>
          </w:r>
        </w:p>
        <w:p w:rsidR="007F52C1" w:rsidRPr="00EF1CDD" w:rsidRDefault="007F52C1" w:rsidP="003363CC">
          <w:pPr>
            <w:pStyle w:val="Huisstijl-Gegeven"/>
          </w:pPr>
          <w:r>
            <w:t>XBeach Manual</w:t>
          </w:r>
        </w:p>
      </w:tc>
    </w:tr>
    <w:tr w:rsidR="007F52C1" w:rsidRPr="004C2206">
      <w:tc>
        <w:tcPr>
          <w:tcW w:w="5246" w:type="dxa"/>
          <w:gridSpan w:val="3"/>
          <w:shd w:val="clear" w:color="auto" w:fill="auto"/>
        </w:tcPr>
        <w:p w:rsidR="007F52C1" w:rsidRPr="004C2206" w:rsidRDefault="007F52C1" w:rsidP="003363CC">
          <w:pPr>
            <w:pStyle w:val="Huisstijl-Gegeven"/>
          </w:pPr>
        </w:p>
      </w:tc>
      <w:tc>
        <w:tcPr>
          <w:tcW w:w="3503" w:type="dxa"/>
          <w:gridSpan w:val="2"/>
        </w:tcPr>
        <w:p w:rsidR="007F52C1" w:rsidRPr="004C2206" w:rsidRDefault="007F52C1" w:rsidP="003363CC">
          <w:pPr>
            <w:pStyle w:val="Huisstijl-Gegeven"/>
          </w:pPr>
        </w:p>
      </w:tc>
    </w:tr>
    <w:tr w:rsidR="007F52C1" w:rsidRPr="004C2206">
      <w:tc>
        <w:tcPr>
          <w:tcW w:w="2694" w:type="dxa"/>
          <w:shd w:val="clear" w:color="auto" w:fill="auto"/>
        </w:tcPr>
        <w:p w:rsidR="007F52C1" w:rsidRDefault="007F52C1" w:rsidP="003363CC">
          <w:pPr>
            <w:pStyle w:val="Huisstijl-Kopje"/>
          </w:pPr>
          <w:r>
            <w:t>Pages</w:t>
          </w:r>
        </w:p>
        <w:p w:rsidR="007F52C1" w:rsidRPr="004C2206" w:rsidRDefault="007F52C1" w:rsidP="003363CC">
          <w:pPr>
            <w:pStyle w:val="Huisstijl-Gegeven"/>
          </w:pPr>
          <w:fldSimple w:instr=" DOCVARIABLE  TotAantalPag  \* MERGEFORMAT ">
            <w:r>
              <w:t>8</w:t>
            </w:r>
          </w:fldSimple>
        </w:p>
      </w:tc>
      <w:tc>
        <w:tcPr>
          <w:tcW w:w="2552" w:type="dxa"/>
          <w:gridSpan w:val="2"/>
          <w:shd w:val="clear" w:color="auto" w:fill="auto"/>
        </w:tcPr>
        <w:p w:rsidR="007F52C1" w:rsidRPr="004C2206" w:rsidRDefault="007F52C1" w:rsidP="00A22DA3">
          <w:pPr>
            <w:tabs>
              <w:tab w:val="left" w:pos="1680"/>
            </w:tabs>
            <w:ind w:left="1680" w:hanging="1680"/>
          </w:pPr>
        </w:p>
      </w:tc>
      <w:tc>
        <w:tcPr>
          <w:tcW w:w="2552" w:type="dxa"/>
        </w:tcPr>
        <w:p w:rsidR="007F52C1" w:rsidRPr="004C2206" w:rsidRDefault="007F52C1" w:rsidP="00A22DA3">
          <w:pPr>
            <w:pStyle w:val="Huisstijl-Gegeven"/>
            <w:tabs>
              <w:tab w:val="left" w:pos="2552"/>
            </w:tabs>
          </w:pPr>
        </w:p>
      </w:tc>
      <w:tc>
        <w:tcPr>
          <w:tcW w:w="951" w:type="dxa"/>
        </w:tcPr>
        <w:p w:rsidR="007F52C1" w:rsidRPr="004C2206" w:rsidRDefault="007F52C1" w:rsidP="00A22DA3">
          <w:pPr>
            <w:pStyle w:val="Huisstijl-Gegeven"/>
            <w:tabs>
              <w:tab w:val="left" w:pos="2552"/>
            </w:tabs>
          </w:pPr>
        </w:p>
      </w:tc>
    </w:tr>
    <w:tr w:rsidR="007F52C1" w:rsidRPr="004C2206">
      <w:tc>
        <w:tcPr>
          <w:tcW w:w="8749" w:type="dxa"/>
          <w:gridSpan w:val="5"/>
          <w:shd w:val="clear" w:color="auto" w:fill="auto"/>
        </w:tcPr>
        <w:p w:rsidR="007F52C1" w:rsidRPr="004C2206" w:rsidRDefault="007F52C1" w:rsidP="00A22DA3">
          <w:pPr>
            <w:pStyle w:val="Huisstijl-Gegeven"/>
            <w:tabs>
              <w:tab w:val="left" w:pos="2552"/>
            </w:tabs>
          </w:pPr>
        </w:p>
      </w:tc>
    </w:tr>
  </w:tbl>
  <w:bookmarkEnd w:id="14"/>
  <w:p w:rsidR="007F52C1" w:rsidRPr="00672ACD" w:rsidRDefault="007F52C1" w:rsidP="00672ACD">
    <w:pPr>
      <w:pStyle w:val="Header"/>
    </w:pPr>
    <w:r w:rsidRPr="007E1D7E">
      <w:rPr>
        <w:noProof/>
        <w:lang w:eastAsia="zh-CN"/>
      </w:rPr>
      <w:pict>
        <v:shapetype id="_x0000_t202" coordsize="21600,21600" o:spt="202" path="m,l,21600r21600,l21600,xe">
          <v:stroke joinstyle="miter"/>
          <v:path gradientshapeok="t" o:connecttype="rect"/>
        </v:shapetype>
        <v:shape id="Text Box 32" o:spid="_x0000_s86029" type="#_x0000_t202" style="position:absolute;left:0;text-align:left;margin-left:0;margin-top:36pt;width:264pt;height:99.2pt;z-index:-251659264;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bookmarkStart w:id="15" w:name="bmLogoSectie2_2" w:colFirst="0" w:colLast="0"/>
                      <w:r>
                        <w:rPr>
                          <w:noProof/>
                          <w:lang w:val="en-US"/>
                        </w:rPr>
                        <w:drawing>
                          <wp:inline distT="0" distB="0" distL="0" distR="0">
                            <wp:extent cx="1225296" cy="352044"/>
                            <wp:effectExtent l="0" t="0" r="0" b="0"/>
                            <wp:docPr id="1136" name="Picture 113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
              </w:tbl>
              <w:p w:rsidR="007F52C1" w:rsidRDefault="007F52C1" w:rsidP="00672ACD"/>
            </w:txbxContent>
          </v:textbox>
          <w10:wrap anchorx="margin" anchory="page"/>
          <w10:anchorlock/>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5C6157">
    <w:pPr>
      <w:pStyle w:val="Header"/>
    </w:pPr>
    <w:r w:rsidRPr="007E1D7E">
      <w:rPr>
        <w:noProof/>
        <w:lang w:eastAsia="zh-CN"/>
      </w:rPr>
      <w:pict>
        <v:shapetype id="_x0000_t202" coordsize="21600,21600" o:spt="202" path="m,l,21600r21600,l21600,xe">
          <v:stroke joinstyle="miter"/>
          <v:path gradientshapeok="t" o:connecttype="rect"/>
        </v:shapetype>
        <v:shape id="Text Box 18" o:spid="_x0000_s86028" type="#_x0000_t202" style="position:absolute;left:0;text-align:left;margin-left:436.8pt;margin-top:36.1pt;width:264pt;height:99.2pt;z-index:-251664384;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pPr>
                        <w:jc w:val="right"/>
                      </w:pPr>
                      <w:bookmarkStart w:id="16" w:name="bmLogoSectie2_1" w:colFirst="0" w:colLast="0"/>
                      <w:r>
                        <w:rPr>
                          <w:noProof/>
                          <w:lang w:val="en-US"/>
                        </w:rPr>
                        <w:drawing>
                          <wp:inline distT="0" distB="0" distL="0" distR="0">
                            <wp:extent cx="1225296" cy="352044"/>
                            <wp:effectExtent l="0" t="0" r="0" b="0"/>
                            <wp:docPr id="1137" name="Picture 113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6"/>
              </w:tbl>
              <w:p w:rsidR="007F52C1" w:rsidRDefault="007F52C1" w:rsidP="001A6A5C"/>
            </w:txbxContent>
          </v:textbox>
          <w10:wrap anchorx="page" anchory="page"/>
          <w10:anchorlock/>
        </v:shape>
      </w:pict>
    </w:r>
  </w:p>
  <w:p w:rsidR="007F52C1" w:rsidRDefault="007F52C1" w:rsidP="005C6157">
    <w:pPr>
      <w:pStyle w:val="Header"/>
    </w:pPr>
  </w:p>
  <w:p w:rsidR="007F52C1" w:rsidRDefault="007F52C1" w:rsidP="005C6157">
    <w:pPr>
      <w:pStyle w:val="Header"/>
    </w:pPr>
  </w:p>
  <w:p w:rsidR="007F52C1" w:rsidRDefault="007F52C1" w:rsidP="005C6157">
    <w:pPr>
      <w:pStyle w:val="Header"/>
    </w:pPr>
  </w:p>
  <w:tbl>
    <w:tblPr>
      <w:tblW w:w="8749" w:type="dxa"/>
      <w:tblLayout w:type="fixed"/>
      <w:tblCellMar>
        <w:left w:w="0" w:type="dxa"/>
        <w:right w:w="0" w:type="dxa"/>
      </w:tblCellMar>
      <w:tblLook w:val="0000"/>
    </w:tblPr>
    <w:tblGrid>
      <w:gridCol w:w="2694"/>
      <w:gridCol w:w="2552"/>
      <w:gridCol w:w="2552"/>
      <w:gridCol w:w="951"/>
    </w:tblGrid>
    <w:tr w:rsidR="007F52C1" w:rsidRPr="004C2206">
      <w:tc>
        <w:tcPr>
          <w:tcW w:w="8749" w:type="dxa"/>
          <w:gridSpan w:val="4"/>
          <w:shd w:val="clear" w:color="auto" w:fill="auto"/>
        </w:tcPr>
        <w:p w:rsidR="007F52C1" w:rsidRDefault="007F52C1" w:rsidP="003363CC">
          <w:pPr>
            <w:pStyle w:val="Huisstijl-Kopje"/>
          </w:pPr>
          <w:bookmarkStart w:id="17" w:name="tblGegevensSectie2a" w:colFirst="0" w:colLast="3"/>
          <w:r>
            <w:t>Title</w:t>
          </w:r>
        </w:p>
        <w:p w:rsidR="007F52C1" w:rsidRPr="00EF1CDD" w:rsidRDefault="007F52C1" w:rsidP="003363CC">
          <w:pPr>
            <w:pStyle w:val="Huisstijl-Gegeven"/>
          </w:pPr>
          <w:r>
            <w:t>XBeach Manual</w:t>
          </w:r>
        </w:p>
      </w:tc>
    </w:tr>
    <w:tr w:rsidR="007F52C1" w:rsidRPr="004C2206">
      <w:tc>
        <w:tcPr>
          <w:tcW w:w="5246" w:type="dxa"/>
          <w:gridSpan w:val="2"/>
          <w:shd w:val="clear" w:color="auto" w:fill="auto"/>
        </w:tcPr>
        <w:p w:rsidR="007F52C1" w:rsidRPr="004C2206" w:rsidRDefault="007F52C1" w:rsidP="003363CC">
          <w:pPr>
            <w:pStyle w:val="Huisstijl-Gegeven"/>
          </w:pPr>
        </w:p>
      </w:tc>
      <w:tc>
        <w:tcPr>
          <w:tcW w:w="3503" w:type="dxa"/>
          <w:gridSpan w:val="2"/>
        </w:tcPr>
        <w:p w:rsidR="007F52C1" w:rsidRPr="004C2206" w:rsidRDefault="007F52C1" w:rsidP="003363CC">
          <w:pPr>
            <w:pStyle w:val="Huisstijl-Gegeven"/>
          </w:pPr>
        </w:p>
      </w:tc>
    </w:tr>
    <w:tr w:rsidR="007F52C1" w:rsidRPr="004C2206">
      <w:tc>
        <w:tcPr>
          <w:tcW w:w="2694" w:type="dxa"/>
          <w:shd w:val="clear" w:color="auto" w:fill="auto"/>
        </w:tcPr>
        <w:p w:rsidR="007F52C1" w:rsidRDefault="007F52C1" w:rsidP="003363CC">
          <w:pPr>
            <w:pStyle w:val="Huisstijl-Kopje"/>
          </w:pPr>
          <w:r>
            <w:t>Pages</w:t>
          </w:r>
        </w:p>
        <w:p w:rsidR="007F52C1" w:rsidRPr="004C2206" w:rsidRDefault="007F52C1" w:rsidP="003363CC">
          <w:pPr>
            <w:pStyle w:val="Huisstijl-Gegeven"/>
          </w:pPr>
          <w:r>
            <w:t>135</w:t>
          </w:r>
        </w:p>
      </w:tc>
      <w:tc>
        <w:tcPr>
          <w:tcW w:w="2552" w:type="dxa"/>
          <w:shd w:val="clear" w:color="auto" w:fill="auto"/>
        </w:tcPr>
        <w:p w:rsidR="007F52C1" w:rsidRPr="004C2206" w:rsidRDefault="007F52C1" w:rsidP="005C6157">
          <w:pPr>
            <w:tabs>
              <w:tab w:val="left" w:pos="1680"/>
            </w:tabs>
            <w:ind w:left="1680" w:hanging="1680"/>
          </w:pPr>
        </w:p>
      </w:tc>
      <w:tc>
        <w:tcPr>
          <w:tcW w:w="2552" w:type="dxa"/>
        </w:tcPr>
        <w:p w:rsidR="007F52C1" w:rsidRPr="004C2206" w:rsidRDefault="007F52C1" w:rsidP="005C6157">
          <w:pPr>
            <w:pStyle w:val="Huisstijl-Gegeven"/>
            <w:tabs>
              <w:tab w:val="left" w:pos="2552"/>
            </w:tabs>
          </w:pPr>
        </w:p>
      </w:tc>
      <w:tc>
        <w:tcPr>
          <w:tcW w:w="951" w:type="dxa"/>
        </w:tcPr>
        <w:p w:rsidR="007F52C1" w:rsidRPr="004C2206" w:rsidRDefault="007F52C1" w:rsidP="005C6157">
          <w:pPr>
            <w:pStyle w:val="Huisstijl-Gegeven"/>
            <w:tabs>
              <w:tab w:val="left" w:pos="2552"/>
            </w:tabs>
          </w:pPr>
        </w:p>
      </w:tc>
    </w:tr>
    <w:tr w:rsidR="007F52C1" w:rsidRPr="004C2206">
      <w:tc>
        <w:tcPr>
          <w:tcW w:w="8749" w:type="dxa"/>
          <w:gridSpan w:val="4"/>
          <w:shd w:val="clear" w:color="auto" w:fill="auto"/>
        </w:tcPr>
        <w:p w:rsidR="007F52C1" w:rsidRPr="004C2206" w:rsidRDefault="007F52C1" w:rsidP="005C6157">
          <w:pPr>
            <w:pStyle w:val="Huisstijl-Gegeven"/>
            <w:tabs>
              <w:tab w:val="left" w:pos="2552"/>
            </w:tabs>
          </w:pPr>
        </w:p>
      </w:tc>
    </w:tr>
    <w:bookmarkEnd w:id="17"/>
  </w:tbl>
  <w:p w:rsidR="007F52C1" w:rsidRPr="005C6157" w:rsidRDefault="007F52C1" w:rsidP="005C6157">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5C6157">
    <w:pPr>
      <w:pStyle w:val="Header"/>
    </w:pPr>
    <w:r w:rsidRPr="007E1D7E">
      <w:rPr>
        <w:noProof/>
        <w:lang w:eastAsia="zh-CN"/>
      </w:rPr>
      <w:pict>
        <v:shapetype id="_x0000_t202" coordsize="21600,21600" o:spt="202" path="m,l,21600r21600,l21600,xe">
          <v:stroke joinstyle="miter"/>
          <v:path gradientshapeok="t" o:connecttype="rect"/>
        </v:shapetype>
        <v:shape id="Text Box 10" o:spid="_x0000_s86027" type="#_x0000_t202" style="position:absolute;left:0;text-align:left;margin-left:0;margin-top:36.85pt;width:255.1pt;height:99.2pt;z-index:-251665408;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5103"/>
                </w:tblGrid>
                <w:tr w:rsidR="007F52C1">
                  <w:trPr>
                    <w:trHeight w:val="1701"/>
                  </w:trPr>
                  <w:tc>
                    <w:tcPr>
                      <w:tcW w:w="5103" w:type="dxa"/>
                      <w:shd w:val="clear" w:color="auto" w:fill="auto"/>
                    </w:tcPr>
                    <w:p w:rsidR="007F52C1" w:rsidRDefault="007F52C1" w:rsidP="00A2242F"/>
                  </w:tc>
                </w:tr>
              </w:tbl>
              <w:p w:rsidR="007F52C1" w:rsidRDefault="007F52C1" w:rsidP="005C6157"/>
            </w:txbxContent>
          </v:textbox>
          <w10:wrap anchorx="margin" anchory="page"/>
        </v:shape>
      </w:pict>
    </w:r>
  </w:p>
  <w:p w:rsidR="007F52C1" w:rsidRDefault="007F52C1" w:rsidP="005C6157">
    <w:pPr>
      <w:pStyle w:val="Header"/>
    </w:pPr>
  </w:p>
  <w:p w:rsidR="007F52C1" w:rsidRDefault="007F52C1" w:rsidP="005C6157">
    <w:pPr>
      <w:pStyle w:val="Header"/>
    </w:pPr>
  </w:p>
  <w:p w:rsidR="007F52C1" w:rsidRDefault="007F52C1" w:rsidP="005C6157">
    <w:pPr>
      <w:pStyle w:val="Header"/>
    </w:pPr>
  </w:p>
  <w:tbl>
    <w:tblPr>
      <w:tblW w:w="8735" w:type="dxa"/>
      <w:tblLayout w:type="fixed"/>
      <w:tblCellMar>
        <w:left w:w="0" w:type="dxa"/>
        <w:right w:w="0" w:type="dxa"/>
      </w:tblCellMar>
      <w:tblLook w:val="0000"/>
    </w:tblPr>
    <w:tblGrid>
      <w:gridCol w:w="2552"/>
      <w:gridCol w:w="2552"/>
      <w:gridCol w:w="2552"/>
      <w:gridCol w:w="1079"/>
    </w:tblGrid>
    <w:tr w:rsidR="007F52C1" w:rsidRPr="004C2206">
      <w:tc>
        <w:tcPr>
          <w:tcW w:w="8735" w:type="dxa"/>
          <w:gridSpan w:val="4"/>
          <w:shd w:val="clear" w:color="auto" w:fill="auto"/>
        </w:tcPr>
        <w:p w:rsidR="007F52C1" w:rsidRPr="00EF1CDD" w:rsidRDefault="007F52C1" w:rsidP="005C6157">
          <w:pPr>
            <w:pStyle w:val="Huisstijl-Gegeven"/>
          </w:pPr>
        </w:p>
      </w:tc>
    </w:tr>
    <w:tr w:rsidR="007F52C1" w:rsidRPr="004C2206">
      <w:tc>
        <w:tcPr>
          <w:tcW w:w="5104" w:type="dxa"/>
          <w:gridSpan w:val="2"/>
          <w:shd w:val="clear" w:color="auto" w:fill="auto"/>
        </w:tcPr>
        <w:p w:rsidR="007F52C1" w:rsidRPr="004C2206" w:rsidRDefault="007F52C1" w:rsidP="005C6157">
          <w:pPr>
            <w:tabs>
              <w:tab w:val="left" w:pos="1680"/>
            </w:tabs>
            <w:ind w:left="1680" w:hanging="1680"/>
          </w:pPr>
        </w:p>
      </w:tc>
      <w:tc>
        <w:tcPr>
          <w:tcW w:w="3631" w:type="dxa"/>
          <w:gridSpan w:val="2"/>
        </w:tcPr>
        <w:p w:rsidR="007F52C1" w:rsidRPr="004C2206" w:rsidRDefault="007F52C1" w:rsidP="005C6157">
          <w:pPr>
            <w:pStyle w:val="Huisstijl-Gegeven"/>
            <w:tabs>
              <w:tab w:val="left" w:pos="2552"/>
            </w:tabs>
          </w:pPr>
        </w:p>
      </w:tc>
    </w:tr>
    <w:tr w:rsidR="007F52C1" w:rsidRPr="004C2206">
      <w:tc>
        <w:tcPr>
          <w:tcW w:w="2552" w:type="dxa"/>
          <w:shd w:val="clear" w:color="auto" w:fill="auto"/>
        </w:tcPr>
        <w:p w:rsidR="007F52C1" w:rsidRPr="004C2206" w:rsidRDefault="007F52C1" w:rsidP="005C6157">
          <w:pPr>
            <w:pStyle w:val="Huisstijl-Gegeven"/>
          </w:pPr>
        </w:p>
      </w:tc>
      <w:tc>
        <w:tcPr>
          <w:tcW w:w="2552" w:type="dxa"/>
          <w:shd w:val="clear" w:color="auto" w:fill="auto"/>
        </w:tcPr>
        <w:p w:rsidR="007F52C1" w:rsidRPr="004C2206" w:rsidRDefault="007F52C1" w:rsidP="005C6157">
          <w:pPr>
            <w:tabs>
              <w:tab w:val="left" w:pos="1680"/>
            </w:tabs>
            <w:ind w:left="1680" w:hanging="1680"/>
          </w:pPr>
        </w:p>
      </w:tc>
      <w:tc>
        <w:tcPr>
          <w:tcW w:w="2552" w:type="dxa"/>
        </w:tcPr>
        <w:p w:rsidR="007F52C1" w:rsidRPr="004C2206" w:rsidRDefault="007F52C1" w:rsidP="005C6157">
          <w:pPr>
            <w:pStyle w:val="Huisstijl-Gegeven"/>
            <w:tabs>
              <w:tab w:val="left" w:pos="2552"/>
            </w:tabs>
          </w:pPr>
        </w:p>
      </w:tc>
      <w:tc>
        <w:tcPr>
          <w:tcW w:w="1079" w:type="dxa"/>
        </w:tcPr>
        <w:p w:rsidR="007F52C1" w:rsidRPr="004C2206" w:rsidRDefault="007F52C1" w:rsidP="005C6157">
          <w:pPr>
            <w:pStyle w:val="Huisstijl-Gegeven"/>
            <w:tabs>
              <w:tab w:val="left" w:pos="2552"/>
            </w:tabs>
          </w:pPr>
        </w:p>
      </w:tc>
    </w:tr>
  </w:tbl>
  <w:p w:rsidR="007F52C1" w:rsidRPr="00B170CC" w:rsidRDefault="007F52C1" w:rsidP="005C6157">
    <w:pPr>
      <w:pStyle w:val="Heade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B24026">
    <w:pPr>
      <w:pStyle w:val="Header"/>
    </w:pPr>
    <w:r w:rsidRPr="007E1D7E">
      <w:rPr>
        <w:noProof/>
        <w:lang w:eastAsia="zh-CN"/>
      </w:rPr>
      <w:pict>
        <v:shapetype id="_x0000_t202" coordsize="21600,21600" o:spt="202" path="m,l,21600r21600,l21600,xe">
          <v:stroke joinstyle="miter"/>
          <v:path gradientshapeok="t" o:connecttype="rect"/>
        </v:shapetype>
        <v:shape id="Text Box 41" o:spid="_x0000_s86026" type="#_x0000_t202" style="position:absolute;left:0;text-align:left;margin-left:496.8pt;margin-top:10.6pt;width:294pt;height:22pt;z-index:251662336;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tblPr>
                <w:tblGrid>
                  <w:gridCol w:w="5501"/>
                </w:tblGrid>
                <w:tr w:rsidR="007F52C1">
                  <w:tc>
                    <w:tcPr>
                      <w:tcW w:w="5501" w:type="dxa"/>
                      <w:shd w:val="clear" w:color="auto" w:fill="auto"/>
                    </w:tcPr>
                    <w:p w:rsidR="007F52C1" w:rsidRDefault="007F52C1" w:rsidP="001220C3">
                      <w:pPr>
                        <w:pStyle w:val="Huisstijl-Koptekst"/>
                        <w:jc w:val="right"/>
                      </w:pPr>
                      <w:bookmarkStart w:id="22" w:name="bmKoptekstSectie3_2" w:colFirst="0" w:colLast="0"/>
                      <w:r>
                        <w:t>27 January 2015, draft</w:t>
                      </w:r>
                    </w:p>
                  </w:tc>
                </w:tr>
                <w:bookmarkEnd w:id="22"/>
              </w:tbl>
              <w:p w:rsidR="007F52C1" w:rsidRDefault="007F52C1" w:rsidP="001220C3"/>
            </w:txbxContent>
          </v:textbox>
          <w10:wrap anchorx="margin"/>
        </v:shape>
      </w:pict>
    </w:r>
  </w:p>
  <w:p w:rsidR="007F52C1" w:rsidRPr="00982765" w:rsidRDefault="007F52C1" w:rsidP="00B24026">
    <w:pPr>
      <w:pStyle w:val="Header"/>
    </w:pPr>
    <w:r w:rsidRPr="007E1D7E">
      <w:rPr>
        <w:noProof/>
        <w:lang w:eastAsia="zh-CN"/>
      </w:rPr>
      <w:pict>
        <v:shape id="Text Box 34" o:spid="_x0000_s86025" type="#_x0000_t202" style="position:absolute;left:0;text-align:left;margin-left:0;margin-top:36pt;width:264pt;height:99.2pt;z-index:-251658240;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bookmarkStart w:id="23" w:name="bmLogoSectie3_2" w:colFirst="0" w:colLast="0"/>
                      <w:r>
                        <w:rPr>
                          <w:noProof/>
                          <w:lang w:val="en-US"/>
                        </w:rPr>
                        <w:drawing>
                          <wp:inline distT="0" distB="0" distL="0" distR="0">
                            <wp:extent cx="1225296" cy="352044"/>
                            <wp:effectExtent l="0" t="0" r="0" b="0"/>
                            <wp:docPr id="1138" name="Picture 113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3"/>
              </w:tbl>
              <w:p w:rsidR="007F52C1" w:rsidRDefault="007F52C1" w:rsidP="00B24026"/>
            </w:txbxContent>
          </v:textbox>
          <w10:wrap anchorx="margin" anchory="page"/>
          <w10:anchorlock/>
        </v:shape>
      </w:pict>
    </w:r>
  </w:p>
  <w:p w:rsidR="007F52C1" w:rsidRPr="00672ACD" w:rsidRDefault="007F52C1" w:rsidP="00B24026">
    <w:pPr>
      <w:pStyle w:val="Header"/>
    </w:pPr>
  </w:p>
  <w:p w:rsidR="007F52C1" w:rsidRPr="00B24026" w:rsidRDefault="007F52C1" w:rsidP="00B24026">
    <w:pPr>
      <w:pStyle w:val="Heade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982765">
    <w:pPr>
      <w:pStyle w:val="Header"/>
    </w:pPr>
  </w:p>
  <w:tbl>
    <w:tblPr>
      <w:tblW w:w="0" w:type="auto"/>
      <w:tblLayout w:type="fixed"/>
      <w:tblCellMar>
        <w:left w:w="0" w:type="dxa"/>
        <w:right w:w="0" w:type="dxa"/>
      </w:tblCellMar>
      <w:tblLook w:val="0000"/>
    </w:tblPr>
    <w:tblGrid>
      <w:gridCol w:w="5529"/>
    </w:tblGrid>
    <w:tr w:rsidR="007F52C1" w:rsidRPr="004C2206">
      <w:tc>
        <w:tcPr>
          <w:tcW w:w="5529" w:type="dxa"/>
          <w:shd w:val="clear" w:color="auto" w:fill="auto"/>
        </w:tcPr>
        <w:p w:rsidR="007F52C1" w:rsidRPr="004C2206" w:rsidRDefault="007F52C1" w:rsidP="00A00A21">
          <w:pPr>
            <w:pStyle w:val="Huisstijl-Koptekst"/>
          </w:pPr>
          <w:bookmarkStart w:id="24" w:name="bmKoptekstSectie3_1" w:colFirst="0" w:colLast="0"/>
          <w:r>
            <w:t>27 January 2015, draft</w:t>
          </w:r>
        </w:p>
      </w:tc>
    </w:tr>
  </w:tbl>
  <w:bookmarkEnd w:id="24"/>
  <w:p w:rsidR="007F52C1" w:rsidRPr="00982765" w:rsidRDefault="007F52C1" w:rsidP="00A00A21">
    <w:pPr>
      <w:pStyle w:val="Header"/>
    </w:pPr>
    <w:r w:rsidRPr="007E1D7E">
      <w:rPr>
        <w:noProof/>
        <w:lang w:eastAsia="zh-CN"/>
      </w:rPr>
      <w:pict>
        <v:shapetype id="_x0000_t202" coordsize="21600,21600" o:spt="202" path="m,l,21600r21600,l21600,xe">
          <v:stroke joinstyle="miter"/>
          <v:path gradientshapeok="t" o:connecttype="rect"/>
        </v:shapetype>
        <v:shape id="Text Box 20" o:spid="_x0000_s86024" type="#_x0000_t202" style="position:absolute;left:0;text-align:left;margin-left:436.8pt;margin-top:36pt;width:264pt;height:99.2pt;z-index:-251663360;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pPr>
                        <w:jc w:val="right"/>
                      </w:pPr>
                      <w:bookmarkStart w:id="25" w:name="bmLogoSectie3_1" w:colFirst="0" w:colLast="0"/>
                      <w:r>
                        <w:rPr>
                          <w:noProof/>
                          <w:lang w:val="en-US"/>
                        </w:rPr>
                        <w:drawing>
                          <wp:inline distT="0" distB="0" distL="0" distR="0">
                            <wp:extent cx="1225296" cy="352044"/>
                            <wp:effectExtent l="0" t="0" r="0" b="0"/>
                            <wp:docPr id="1139" name="Picture 113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5"/>
              </w:tbl>
              <w:p w:rsidR="007F52C1" w:rsidRDefault="007F52C1" w:rsidP="001A6A5C"/>
            </w:txbxContent>
          </v:textbox>
          <w10:wrap anchorx="page" anchory="page"/>
          <w10:anchorlock/>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B24026">
    <w:pPr>
      <w:pStyle w:val="Header"/>
    </w:pPr>
    <w:r w:rsidRPr="007E1D7E">
      <w:rPr>
        <w:noProof/>
        <w:lang w:eastAsia="zh-CN"/>
      </w:rPr>
      <w:pict>
        <v:shapetype id="_x0000_t202" coordsize="21600,21600" o:spt="202" path="m,l,21600r21600,l21600,xe">
          <v:stroke joinstyle="miter"/>
          <v:path gradientshapeok="t" o:connecttype="rect"/>
        </v:shapetype>
        <v:shape id="Text Box 40" o:spid="_x0000_s86021" type="#_x0000_t202" style="position:absolute;left:0;text-align:left;margin-left:496.8pt;margin-top:11.35pt;width:294pt;height:22pt;z-index:251661312;visibility:visibl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tblPr>
                <w:tblGrid>
                  <w:gridCol w:w="5501"/>
                </w:tblGrid>
                <w:tr w:rsidR="007F52C1">
                  <w:tc>
                    <w:tcPr>
                      <w:tcW w:w="5501" w:type="dxa"/>
                      <w:shd w:val="clear" w:color="auto" w:fill="auto"/>
                      <w:tcMar>
                        <w:right w:w="85" w:type="dxa"/>
                      </w:tcMar>
                    </w:tcPr>
                    <w:p w:rsidR="007F52C1" w:rsidRDefault="007F52C1" w:rsidP="001220C3">
                      <w:pPr>
                        <w:pStyle w:val="Huisstijl-Koptekst"/>
                        <w:jc w:val="right"/>
                      </w:pPr>
                      <w:bookmarkStart w:id="388" w:name="bmKoptekstSectie4_2" w:colFirst="0" w:colLast="0"/>
                      <w:r>
                        <w:t>27 January 2015, draft</w:t>
                      </w:r>
                    </w:p>
                  </w:tc>
                </w:tr>
                <w:bookmarkEnd w:id="388"/>
              </w:tbl>
              <w:p w:rsidR="007F52C1" w:rsidRDefault="007F52C1" w:rsidP="001220C3"/>
            </w:txbxContent>
          </v:textbox>
          <w10:wrap anchorx="margin"/>
        </v:shape>
      </w:pict>
    </w:r>
  </w:p>
  <w:p w:rsidR="007F52C1" w:rsidRPr="00982765" w:rsidRDefault="007F52C1" w:rsidP="00B24026">
    <w:pPr>
      <w:pStyle w:val="Header"/>
    </w:pPr>
    <w:r w:rsidRPr="007E1D7E">
      <w:rPr>
        <w:noProof/>
        <w:lang w:eastAsia="zh-CN"/>
      </w:rPr>
      <w:pict>
        <v:shape id="Text Box 36" o:spid="_x0000_s86020" type="#_x0000_t202" style="position:absolute;left:0;text-align:left;margin-left:0;margin-top:36pt;width:264pt;height:99.2pt;z-index:-251657216;visibility:visible;mso-position-horizontal:left;mso-position-horizontal-relative:margin;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bookmarkStart w:id="389" w:name="bmLogoSectie4_2" w:colFirst="0" w:colLast="0"/>
                      <w:r>
                        <w:rPr>
                          <w:noProof/>
                          <w:lang w:val="en-US"/>
                        </w:rPr>
                        <w:drawing>
                          <wp:inline distT="0" distB="0" distL="0" distR="0">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89"/>
              </w:tbl>
              <w:p w:rsidR="007F52C1" w:rsidRDefault="007F52C1" w:rsidP="00B24026"/>
            </w:txbxContent>
          </v:textbox>
          <w10:wrap anchorx="margin" anchory="page"/>
          <w10:anchorlock/>
        </v:shape>
      </w:pict>
    </w:r>
  </w:p>
  <w:p w:rsidR="007F52C1" w:rsidRPr="00672ACD" w:rsidRDefault="007F52C1" w:rsidP="00B24026">
    <w:pPr>
      <w:pStyle w:val="Header"/>
    </w:pPr>
  </w:p>
  <w:p w:rsidR="007F52C1" w:rsidRPr="00B24026" w:rsidRDefault="007F52C1" w:rsidP="00B24026">
    <w:pPr>
      <w:pStyle w:val="Header"/>
    </w:pPr>
  </w:p>
  <w:p w:rsidR="007F52C1" w:rsidRPr="00B24026" w:rsidRDefault="007F52C1" w:rsidP="00B24026">
    <w:pPr>
      <w:pStyle w:val="Heade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52C1" w:rsidRDefault="007F52C1" w:rsidP="00982765">
    <w:pPr>
      <w:pStyle w:val="Header"/>
    </w:pPr>
    <w:r w:rsidRPr="007E1D7E">
      <w:rPr>
        <w:noProof/>
        <w:lang w:eastAsia="zh-CN"/>
      </w:rPr>
      <w:pict>
        <v:shapetype id="_x0000_t202" coordsize="21600,21600" o:spt="202" path="m,l,21600r21600,l21600,xe">
          <v:stroke joinstyle="miter"/>
          <v:path gradientshapeok="t" o:connecttype="rect"/>
        </v:shapetype>
        <v:shape id="Text Box 21" o:spid="_x0000_s86019" type="#_x0000_t202" style="position:absolute;left:0;text-align:left;margin-left:436.8pt;margin-top:36pt;width:264pt;height:99.2pt;z-index:-251662336;visibility:visible;mso-position-horizontal:right;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tblPr>
                <w:tblGrid>
                  <w:gridCol w:w="4560"/>
                </w:tblGrid>
                <w:tr w:rsidR="007F52C1">
                  <w:trPr>
                    <w:trHeight w:val="1701"/>
                  </w:trPr>
                  <w:tc>
                    <w:tcPr>
                      <w:tcW w:w="4560" w:type="dxa"/>
                      <w:shd w:val="clear" w:color="auto" w:fill="auto"/>
                    </w:tcPr>
                    <w:p w:rsidR="007F52C1" w:rsidRDefault="007F52C1" w:rsidP="003363CC">
                      <w:pPr>
                        <w:jc w:val="right"/>
                      </w:pPr>
                      <w:bookmarkStart w:id="390" w:name="bmLogoSectie4_1" w:colFirst="0" w:colLast="0"/>
                      <w:r>
                        <w:rPr>
                          <w:noProof/>
                          <w:lang w:val="en-US"/>
                        </w:rPr>
                        <w:drawing>
                          <wp:inline distT="0" distB="0" distL="0" distR="0">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90"/>
              </w:tbl>
              <w:p w:rsidR="007F52C1" w:rsidRDefault="007F52C1" w:rsidP="00E84D1E"/>
            </w:txbxContent>
          </v:textbox>
          <w10:wrap anchorx="page" anchory="page"/>
          <w10:anchorlock/>
        </v:shape>
      </w:pict>
    </w:r>
  </w:p>
  <w:tbl>
    <w:tblPr>
      <w:tblW w:w="0" w:type="auto"/>
      <w:tblLayout w:type="fixed"/>
      <w:tblCellMar>
        <w:left w:w="0" w:type="dxa"/>
        <w:right w:w="0" w:type="dxa"/>
      </w:tblCellMar>
      <w:tblLook w:val="0000"/>
    </w:tblPr>
    <w:tblGrid>
      <w:gridCol w:w="5812"/>
    </w:tblGrid>
    <w:tr w:rsidR="007F52C1" w:rsidRPr="004C2206">
      <w:tc>
        <w:tcPr>
          <w:tcW w:w="5812" w:type="dxa"/>
          <w:shd w:val="clear" w:color="auto" w:fill="auto"/>
        </w:tcPr>
        <w:p w:rsidR="007F52C1" w:rsidRPr="004C2206" w:rsidRDefault="007F52C1" w:rsidP="00A00A21">
          <w:pPr>
            <w:pStyle w:val="Huisstijl-Koptekst"/>
          </w:pPr>
          <w:bookmarkStart w:id="391" w:name="bmKoptekstSectie4_1" w:colFirst="0" w:colLast="0"/>
          <w:r>
            <w:t>27 January 2015, draft</w:t>
          </w:r>
        </w:p>
      </w:tc>
    </w:tr>
    <w:bookmarkEnd w:id="391"/>
  </w:tbl>
  <w:p w:rsidR="007F52C1" w:rsidRPr="00982765" w:rsidRDefault="007F52C1" w:rsidP="00A00A2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7">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8">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3">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4">
    <w:nsid w:val="25A73318"/>
    <w:multiLevelType w:val="multilevel"/>
    <w:tmpl w:val="6298F500"/>
    <w:numStyleLink w:val="Huisstijl-LijstNummering"/>
  </w:abstractNum>
  <w:abstractNum w:abstractNumId="15">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6">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8">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3">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8">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29">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0">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1">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5">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8"/>
  </w:num>
  <w:num w:numId="2">
    <w:abstractNumId w:val="27"/>
  </w:num>
  <w:num w:numId="3">
    <w:abstractNumId w:val="38"/>
  </w:num>
  <w:num w:numId="4">
    <w:abstractNumId w:val="12"/>
  </w:num>
  <w:num w:numId="5">
    <w:abstractNumId w:val="7"/>
  </w:num>
  <w:num w:numId="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9"/>
  </w:num>
  <w:num w:numId="8">
    <w:abstractNumId w:val="8"/>
  </w:num>
  <w:num w:numId="9">
    <w:abstractNumId w:val="30"/>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num>
  <w:num w:numId="12">
    <w:abstractNumId w:val="15"/>
  </w:num>
  <w:num w:numId="13">
    <w:abstractNumId w:val="11"/>
  </w:num>
  <w:num w:numId="14">
    <w:abstractNumId w:val="9"/>
  </w:num>
  <w:num w:numId="15">
    <w:abstractNumId w:val="23"/>
  </w:num>
  <w:num w:numId="16">
    <w:abstractNumId w:val="14"/>
    <w:lvlOverride w:ilvl="0">
      <w:lvl w:ilvl="0">
        <w:numFmt w:val="decimal"/>
        <w:lvlText w:val=""/>
        <w:lvlJc w:val="left"/>
      </w:lvl>
    </w:lvlOverride>
    <w:lvlOverride w:ilvl="1">
      <w:lvl w:ilvl="1">
        <w:start w:val="1"/>
        <w:numFmt w:val="decimal"/>
        <w:lvlText w:val="%1.%2"/>
        <w:lvlJc w:val="left"/>
        <w:pPr>
          <w:tabs>
            <w:tab w:val="num" w:pos="510"/>
          </w:tabs>
          <w:ind w:left="510" w:hanging="510"/>
        </w:pPr>
        <w:rPr>
          <w:rFonts w:hint="default"/>
        </w:rPr>
      </w:lvl>
    </w:lvlOverride>
  </w:num>
  <w:num w:numId="17">
    <w:abstractNumId w:val="13"/>
  </w:num>
  <w:num w:numId="18">
    <w:abstractNumId w:val="35"/>
  </w:num>
  <w:num w:numId="19">
    <w:abstractNumId w:val="24"/>
  </w:num>
  <w:num w:numId="20">
    <w:abstractNumId w:val="33"/>
  </w:num>
  <w:num w:numId="21">
    <w:abstractNumId w:val="10"/>
  </w:num>
  <w:num w:numId="22">
    <w:abstractNumId w:val="25"/>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37"/>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4"/>
  </w:num>
  <w:num w:numId="30">
    <w:abstractNumId w:val="3"/>
  </w:num>
  <w:num w:numId="31">
    <w:abstractNumId w:val="4"/>
  </w:num>
  <w:num w:numId="32">
    <w:abstractNumId w:val="2"/>
  </w:num>
  <w:num w:numId="33">
    <w:abstractNumId w:val="1"/>
  </w:num>
  <w:num w:numId="34">
    <w:abstractNumId w:val="0"/>
  </w:num>
  <w:num w:numId="35">
    <w:abstractNumId w:val="26"/>
  </w:num>
  <w:num w:numId="36">
    <w:abstractNumId w:val="31"/>
  </w:num>
  <w:num w:numId="37">
    <w:abstractNumId w:val="22"/>
  </w:num>
  <w:num w:numId="38">
    <w:abstractNumId w:val="32"/>
  </w:num>
  <w:num w:numId="39">
    <w:abstractNumId w:val="16"/>
  </w:num>
  <w:num w:numId="40">
    <w:abstractNumId w:val="5"/>
  </w:num>
  <w:num w:numId="4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6"/>
  </w:num>
  <w:num w:numId="44">
    <w:abstractNumId w:val="21"/>
  </w:num>
  <w:num w:numId="45">
    <w:abstractNumId w:val="14"/>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4"/>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proofState w:spelling="clean" w:grammar="clean"/>
  <w:attachedTemplate r:id="rId1"/>
  <w:stylePaneFormatFilter w:val="3F04"/>
  <w:trackRevisions/>
  <w:defaultTabStop w:val="720"/>
  <w:hyphenationZone w:val="425"/>
  <w:evenAndOddHeaders/>
  <w:characterSpacingControl w:val="doNotCompress"/>
  <w:hdrShapeDefaults>
    <o:shapedefaults v:ext="edit" spidmax="87042"/>
    <o:shapelayout v:ext="edit">
      <o:idmap v:ext="edit" data="84"/>
    </o:shapelayout>
  </w:hdrShapeDefaults>
  <w:footnotePr>
    <w:footnote w:id="-1"/>
    <w:footnote w:id="0"/>
  </w:footnotePr>
  <w:endnotePr>
    <w:endnote w:id="-1"/>
    <w:endnote w:id="0"/>
  </w:endnotePr>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1"/>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F5C"/>
    <w:rsid w:val="000369FA"/>
    <w:rsid w:val="00041088"/>
    <w:rsid w:val="0004283C"/>
    <w:rsid w:val="00042E48"/>
    <w:rsid w:val="0004754A"/>
    <w:rsid w:val="0005330B"/>
    <w:rsid w:val="00053B55"/>
    <w:rsid w:val="00055E5F"/>
    <w:rsid w:val="00055E64"/>
    <w:rsid w:val="00057AD8"/>
    <w:rsid w:val="00066D6F"/>
    <w:rsid w:val="00070E0A"/>
    <w:rsid w:val="00080512"/>
    <w:rsid w:val="000824BE"/>
    <w:rsid w:val="00084901"/>
    <w:rsid w:val="00085956"/>
    <w:rsid w:val="000921A6"/>
    <w:rsid w:val="0009480C"/>
    <w:rsid w:val="000A7F85"/>
    <w:rsid w:val="000B0735"/>
    <w:rsid w:val="000B5D5D"/>
    <w:rsid w:val="000B656E"/>
    <w:rsid w:val="000C3280"/>
    <w:rsid w:val="000C5FE2"/>
    <w:rsid w:val="000D24FB"/>
    <w:rsid w:val="000D3C82"/>
    <w:rsid w:val="000D68B7"/>
    <w:rsid w:val="000D6C53"/>
    <w:rsid w:val="000D75E6"/>
    <w:rsid w:val="000E0ACE"/>
    <w:rsid w:val="000E1715"/>
    <w:rsid w:val="000E2A0A"/>
    <w:rsid w:val="000E2FAB"/>
    <w:rsid w:val="000F2627"/>
    <w:rsid w:val="000F2B61"/>
    <w:rsid w:val="000F7560"/>
    <w:rsid w:val="000F7986"/>
    <w:rsid w:val="000F7A3E"/>
    <w:rsid w:val="000F7CB2"/>
    <w:rsid w:val="000F7E89"/>
    <w:rsid w:val="00105BFA"/>
    <w:rsid w:val="00110011"/>
    <w:rsid w:val="00116131"/>
    <w:rsid w:val="001163BC"/>
    <w:rsid w:val="001220C3"/>
    <w:rsid w:val="00122779"/>
    <w:rsid w:val="00126332"/>
    <w:rsid w:val="00127085"/>
    <w:rsid w:val="00127086"/>
    <w:rsid w:val="00127E17"/>
    <w:rsid w:val="0013413E"/>
    <w:rsid w:val="001477A5"/>
    <w:rsid w:val="00151657"/>
    <w:rsid w:val="00151E27"/>
    <w:rsid w:val="00153E68"/>
    <w:rsid w:val="00154BE2"/>
    <w:rsid w:val="001635AB"/>
    <w:rsid w:val="001640D7"/>
    <w:rsid w:val="0016627B"/>
    <w:rsid w:val="00166E5E"/>
    <w:rsid w:val="0016728A"/>
    <w:rsid w:val="00172C83"/>
    <w:rsid w:val="00181100"/>
    <w:rsid w:val="00183A8A"/>
    <w:rsid w:val="00190628"/>
    <w:rsid w:val="00191AAD"/>
    <w:rsid w:val="00191AD8"/>
    <w:rsid w:val="001935AF"/>
    <w:rsid w:val="00194960"/>
    <w:rsid w:val="0019563F"/>
    <w:rsid w:val="001963AF"/>
    <w:rsid w:val="001A0293"/>
    <w:rsid w:val="001A6A5C"/>
    <w:rsid w:val="001B088D"/>
    <w:rsid w:val="001B2D67"/>
    <w:rsid w:val="001B541A"/>
    <w:rsid w:val="001B6449"/>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5CE0"/>
    <w:rsid w:val="0023629B"/>
    <w:rsid w:val="00241B94"/>
    <w:rsid w:val="0024380D"/>
    <w:rsid w:val="00250E5A"/>
    <w:rsid w:val="00254B06"/>
    <w:rsid w:val="002576AE"/>
    <w:rsid w:val="002603CC"/>
    <w:rsid w:val="0026108D"/>
    <w:rsid w:val="00270CE6"/>
    <w:rsid w:val="002779CC"/>
    <w:rsid w:val="0028539C"/>
    <w:rsid w:val="002909C4"/>
    <w:rsid w:val="00292F2E"/>
    <w:rsid w:val="00293815"/>
    <w:rsid w:val="00294152"/>
    <w:rsid w:val="002A5C76"/>
    <w:rsid w:val="002B2DDB"/>
    <w:rsid w:val="002B7A45"/>
    <w:rsid w:val="002C1907"/>
    <w:rsid w:val="002C7AE0"/>
    <w:rsid w:val="002D554C"/>
    <w:rsid w:val="002D5858"/>
    <w:rsid w:val="002D6E55"/>
    <w:rsid w:val="002E540D"/>
    <w:rsid w:val="002E67AF"/>
    <w:rsid w:val="002F0371"/>
    <w:rsid w:val="002F08C7"/>
    <w:rsid w:val="002F1A3A"/>
    <w:rsid w:val="002F71D5"/>
    <w:rsid w:val="00300122"/>
    <w:rsid w:val="00301CB2"/>
    <w:rsid w:val="0030268F"/>
    <w:rsid w:val="00302A3C"/>
    <w:rsid w:val="003126C9"/>
    <w:rsid w:val="00313B40"/>
    <w:rsid w:val="003245CF"/>
    <w:rsid w:val="00324829"/>
    <w:rsid w:val="00334A78"/>
    <w:rsid w:val="003355EB"/>
    <w:rsid w:val="00335622"/>
    <w:rsid w:val="003363CC"/>
    <w:rsid w:val="00346078"/>
    <w:rsid w:val="0034637D"/>
    <w:rsid w:val="003518EF"/>
    <w:rsid w:val="0035275D"/>
    <w:rsid w:val="00354EC7"/>
    <w:rsid w:val="00355D5D"/>
    <w:rsid w:val="00362414"/>
    <w:rsid w:val="0036457F"/>
    <w:rsid w:val="0037416E"/>
    <w:rsid w:val="0037613D"/>
    <w:rsid w:val="00380784"/>
    <w:rsid w:val="0038340E"/>
    <w:rsid w:val="00386EDA"/>
    <w:rsid w:val="0039110F"/>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951FC"/>
    <w:rsid w:val="00497015"/>
    <w:rsid w:val="004A5502"/>
    <w:rsid w:val="004B0568"/>
    <w:rsid w:val="004B3D36"/>
    <w:rsid w:val="004C00DD"/>
    <w:rsid w:val="004C2206"/>
    <w:rsid w:val="004C33FD"/>
    <w:rsid w:val="004C437C"/>
    <w:rsid w:val="004C5AA7"/>
    <w:rsid w:val="004D2752"/>
    <w:rsid w:val="004D3AE5"/>
    <w:rsid w:val="004D7B46"/>
    <w:rsid w:val="004E0C77"/>
    <w:rsid w:val="004E1A91"/>
    <w:rsid w:val="004E27A9"/>
    <w:rsid w:val="004E5E65"/>
    <w:rsid w:val="004F2B4F"/>
    <w:rsid w:val="004F347F"/>
    <w:rsid w:val="004F5F5C"/>
    <w:rsid w:val="0050022D"/>
    <w:rsid w:val="00500A94"/>
    <w:rsid w:val="00503BBE"/>
    <w:rsid w:val="00504E55"/>
    <w:rsid w:val="00507680"/>
    <w:rsid w:val="005149BD"/>
    <w:rsid w:val="00523377"/>
    <w:rsid w:val="00526BA1"/>
    <w:rsid w:val="00532742"/>
    <w:rsid w:val="005412DC"/>
    <w:rsid w:val="00541B22"/>
    <w:rsid w:val="00543743"/>
    <w:rsid w:val="00543B00"/>
    <w:rsid w:val="0054650C"/>
    <w:rsid w:val="005517B6"/>
    <w:rsid w:val="00561A7A"/>
    <w:rsid w:val="00564E53"/>
    <w:rsid w:val="00572157"/>
    <w:rsid w:val="00580167"/>
    <w:rsid w:val="005802B7"/>
    <w:rsid w:val="00581079"/>
    <w:rsid w:val="0058269A"/>
    <w:rsid w:val="00585E95"/>
    <w:rsid w:val="00586C99"/>
    <w:rsid w:val="00587AD5"/>
    <w:rsid w:val="005956C7"/>
    <w:rsid w:val="005A1AEF"/>
    <w:rsid w:val="005A226E"/>
    <w:rsid w:val="005A4C3A"/>
    <w:rsid w:val="005A6455"/>
    <w:rsid w:val="005B259B"/>
    <w:rsid w:val="005B6B63"/>
    <w:rsid w:val="005B799C"/>
    <w:rsid w:val="005C0002"/>
    <w:rsid w:val="005C300C"/>
    <w:rsid w:val="005C6157"/>
    <w:rsid w:val="005D33BB"/>
    <w:rsid w:val="005D783A"/>
    <w:rsid w:val="005E72EC"/>
    <w:rsid w:val="005F0535"/>
    <w:rsid w:val="005F0E58"/>
    <w:rsid w:val="005F18CA"/>
    <w:rsid w:val="005F191E"/>
    <w:rsid w:val="00600772"/>
    <w:rsid w:val="0060323D"/>
    <w:rsid w:val="00612845"/>
    <w:rsid w:val="00620A54"/>
    <w:rsid w:val="00621C7E"/>
    <w:rsid w:val="006240FD"/>
    <w:rsid w:val="00634651"/>
    <w:rsid w:val="0063604D"/>
    <w:rsid w:val="006437F3"/>
    <w:rsid w:val="00643B6B"/>
    <w:rsid w:val="00650E95"/>
    <w:rsid w:val="006511EC"/>
    <w:rsid w:val="006517FF"/>
    <w:rsid w:val="00654BE9"/>
    <w:rsid w:val="0065776D"/>
    <w:rsid w:val="00661216"/>
    <w:rsid w:val="00664C37"/>
    <w:rsid w:val="00667874"/>
    <w:rsid w:val="00670C1A"/>
    <w:rsid w:val="00672ACD"/>
    <w:rsid w:val="006735C2"/>
    <w:rsid w:val="0067431E"/>
    <w:rsid w:val="00677F09"/>
    <w:rsid w:val="00677F3C"/>
    <w:rsid w:val="00681291"/>
    <w:rsid w:val="006868B9"/>
    <w:rsid w:val="00691D3B"/>
    <w:rsid w:val="00693549"/>
    <w:rsid w:val="00694D36"/>
    <w:rsid w:val="006A0A14"/>
    <w:rsid w:val="006C06A2"/>
    <w:rsid w:val="006C73D5"/>
    <w:rsid w:val="006E38F6"/>
    <w:rsid w:val="006E48B8"/>
    <w:rsid w:val="006E7349"/>
    <w:rsid w:val="006F074A"/>
    <w:rsid w:val="006F77BC"/>
    <w:rsid w:val="00710CB9"/>
    <w:rsid w:val="00715418"/>
    <w:rsid w:val="007250D0"/>
    <w:rsid w:val="00727EAA"/>
    <w:rsid w:val="00730D21"/>
    <w:rsid w:val="00734E22"/>
    <w:rsid w:val="0073638B"/>
    <w:rsid w:val="00742DB2"/>
    <w:rsid w:val="00750606"/>
    <w:rsid w:val="00751572"/>
    <w:rsid w:val="00752797"/>
    <w:rsid w:val="0076281C"/>
    <w:rsid w:val="00763C58"/>
    <w:rsid w:val="00764EF6"/>
    <w:rsid w:val="007651C6"/>
    <w:rsid w:val="00767D0D"/>
    <w:rsid w:val="00782DC5"/>
    <w:rsid w:val="00782FCD"/>
    <w:rsid w:val="007863D5"/>
    <w:rsid w:val="007937F7"/>
    <w:rsid w:val="007A2CEB"/>
    <w:rsid w:val="007A45C3"/>
    <w:rsid w:val="007A5F50"/>
    <w:rsid w:val="007B2C84"/>
    <w:rsid w:val="007B5F9A"/>
    <w:rsid w:val="007C1889"/>
    <w:rsid w:val="007C234C"/>
    <w:rsid w:val="007C2623"/>
    <w:rsid w:val="007C3E6B"/>
    <w:rsid w:val="007C3EBE"/>
    <w:rsid w:val="007C40A3"/>
    <w:rsid w:val="007D124F"/>
    <w:rsid w:val="007D5040"/>
    <w:rsid w:val="007D6712"/>
    <w:rsid w:val="007E11C1"/>
    <w:rsid w:val="007E1D7E"/>
    <w:rsid w:val="007E32CB"/>
    <w:rsid w:val="007E3909"/>
    <w:rsid w:val="007F52C1"/>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999"/>
    <w:rsid w:val="00872616"/>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907C45"/>
    <w:rsid w:val="00910B7C"/>
    <w:rsid w:val="00911D95"/>
    <w:rsid w:val="00914CDA"/>
    <w:rsid w:val="00920BE7"/>
    <w:rsid w:val="00924EF5"/>
    <w:rsid w:val="00925A4D"/>
    <w:rsid w:val="00927335"/>
    <w:rsid w:val="00931B2C"/>
    <w:rsid w:val="00934A6B"/>
    <w:rsid w:val="00940823"/>
    <w:rsid w:val="009416E3"/>
    <w:rsid w:val="009576CC"/>
    <w:rsid w:val="009578F4"/>
    <w:rsid w:val="00962612"/>
    <w:rsid w:val="00964141"/>
    <w:rsid w:val="00964EA6"/>
    <w:rsid w:val="00967114"/>
    <w:rsid w:val="0096750A"/>
    <w:rsid w:val="00970DED"/>
    <w:rsid w:val="00972803"/>
    <w:rsid w:val="00974E57"/>
    <w:rsid w:val="00976E65"/>
    <w:rsid w:val="00982765"/>
    <w:rsid w:val="009843B6"/>
    <w:rsid w:val="00986109"/>
    <w:rsid w:val="00987353"/>
    <w:rsid w:val="009951BB"/>
    <w:rsid w:val="00995779"/>
    <w:rsid w:val="0099628C"/>
    <w:rsid w:val="009970A9"/>
    <w:rsid w:val="009A3845"/>
    <w:rsid w:val="009A7268"/>
    <w:rsid w:val="009B485E"/>
    <w:rsid w:val="009B6FA8"/>
    <w:rsid w:val="009B7A2D"/>
    <w:rsid w:val="009C0A08"/>
    <w:rsid w:val="009C335D"/>
    <w:rsid w:val="009C4C27"/>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1366F"/>
    <w:rsid w:val="00A1473F"/>
    <w:rsid w:val="00A21DE8"/>
    <w:rsid w:val="00A2242F"/>
    <w:rsid w:val="00A22DA3"/>
    <w:rsid w:val="00A23104"/>
    <w:rsid w:val="00A23B40"/>
    <w:rsid w:val="00A25933"/>
    <w:rsid w:val="00A313C3"/>
    <w:rsid w:val="00A37D9C"/>
    <w:rsid w:val="00A45B92"/>
    <w:rsid w:val="00A47D82"/>
    <w:rsid w:val="00A52150"/>
    <w:rsid w:val="00A527B3"/>
    <w:rsid w:val="00A56564"/>
    <w:rsid w:val="00A61743"/>
    <w:rsid w:val="00A65370"/>
    <w:rsid w:val="00A673B7"/>
    <w:rsid w:val="00A706B2"/>
    <w:rsid w:val="00A730A0"/>
    <w:rsid w:val="00A74B63"/>
    <w:rsid w:val="00A77411"/>
    <w:rsid w:val="00A93064"/>
    <w:rsid w:val="00A97110"/>
    <w:rsid w:val="00AA01CC"/>
    <w:rsid w:val="00AA055D"/>
    <w:rsid w:val="00AA1803"/>
    <w:rsid w:val="00AA20F1"/>
    <w:rsid w:val="00AA68D5"/>
    <w:rsid w:val="00AB1A16"/>
    <w:rsid w:val="00AC30F3"/>
    <w:rsid w:val="00AD1317"/>
    <w:rsid w:val="00AD3787"/>
    <w:rsid w:val="00AD6A78"/>
    <w:rsid w:val="00AD6D59"/>
    <w:rsid w:val="00AE08CB"/>
    <w:rsid w:val="00AF11DB"/>
    <w:rsid w:val="00AF26A5"/>
    <w:rsid w:val="00AF4A36"/>
    <w:rsid w:val="00AF57A5"/>
    <w:rsid w:val="00AF62FE"/>
    <w:rsid w:val="00AF659F"/>
    <w:rsid w:val="00B011B1"/>
    <w:rsid w:val="00B01818"/>
    <w:rsid w:val="00B038D6"/>
    <w:rsid w:val="00B055A9"/>
    <w:rsid w:val="00B110F9"/>
    <w:rsid w:val="00B170CC"/>
    <w:rsid w:val="00B17785"/>
    <w:rsid w:val="00B2095E"/>
    <w:rsid w:val="00B21768"/>
    <w:rsid w:val="00B24026"/>
    <w:rsid w:val="00B3216C"/>
    <w:rsid w:val="00B32B0E"/>
    <w:rsid w:val="00B34A16"/>
    <w:rsid w:val="00B34D5D"/>
    <w:rsid w:val="00B4092B"/>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B3A"/>
    <w:rsid w:val="00B93D55"/>
    <w:rsid w:val="00B95924"/>
    <w:rsid w:val="00BA307F"/>
    <w:rsid w:val="00BA4F8F"/>
    <w:rsid w:val="00BA628F"/>
    <w:rsid w:val="00BA6CF5"/>
    <w:rsid w:val="00BB3879"/>
    <w:rsid w:val="00BB3951"/>
    <w:rsid w:val="00BC3325"/>
    <w:rsid w:val="00BC356B"/>
    <w:rsid w:val="00BC7D41"/>
    <w:rsid w:val="00BD3CC9"/>
    <w:rsid w:val="00BE0D9D"/>
    <w:rsid w:val="00BE65B5"/>
    <w:rsid w:val="00BF0787"/>
    <w:rsid w:val="00BF5D29"/>
    <w:rsid w:val="00C0086C"/>
    <w:rsid w:val="00C032DC"/>
    <w:rsid w:val="00C044DA"/>
    <w:rsid w:val="00C06EDA"/>
    <w:rsid w:val="00C170C9"/>
    <w:rsid w:val="00C20BC3"/>
    <w:rsid w:val="00C20E72"/>
    <w:rsid w:val="00C220C6"/>
    <w:rsid w:val="00C2364B"/>
    <w:rsid w:val="00C330D4"/>
    <w:rsid w:val="00C35C5F"/>
    <w:rsid w:val="00C407FF"/>
    <w:rsid w:val="00C4115F"/>
    <w:rsid w:val="00C42E30"/>
    <w:rsid w:val="00C4554D"/>
    <w:rsid w:val="00C460FC"/>
    <w:rsid w:val="00C50CBA"/>
    <w:rsid w:val="00C5403C"/>
    <w:rsid w:val="00C57871"/>
    <w:rsid w:val="00C60F1A"/>
    <w:rsid w:val="00C62831"/>
    <w:rsid w:val="00C6292D"/>
    <w:rsid w:val="00C653A8"/>
    <w:rsid w:val="00C72885"/>
    <w:rsid w:val="00C72F8C"/>
    <w:rsid w:val="00C764A3"/>
    <w:rsid w:val="00C77BA7"/>
    <w:rsid w:val="00C77D61"/>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E37D0"/>
    <w:rsid w:val="00CE645D"/>
    <w:rsid w:val="00CE6A72"/>
    <w:rsid w:val="00CF01AB"/>
    <w:rsid w:val="00CF6402"/>
    <w:rsid w:val="00D00850"/>
    <w:rsid w:val="00D02D06"/>
    <w:rsid w:val="00D07DFF"/>
    <w:rsid w:val="00D108BA"/>
    <w:rsid w:val="00D17071"/>
    <w:rsid w:val="00D231D2"/>
    <w:rsid w:val="00D301C2"/>
    <w:rsid w:val="00D316EC"/>
    <w:rsid w:val="00D31B0A"/>
    <w:rsid w:val="00D3517B"/>
    <w:rsid w:val="00D5585B"/>
    <w:rsid w:val="00D56AD1"/>
    <w:rsid w:val="00D575A5"/>
    <w:rsid w:val="00D616FB"/>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E000C1"/>
    <w:rsid w:val="00E00681"/>
    <w:rsid w:val="00E05966"/>
    <w:rsid w:val="00E064E8"/>
    <w:rsid w:val="00E07BFB"/>
    <w:rsid w:val="00E12D88"/>
    <w:rsid w:val="00E13FCF"/>
    <w:rsid w:val="00E15765"/>
    <w:rsid w:val="00E15C53"/>
    <w:rsid w:val="00E178EC"/>
    <w:rsid w:val="00E20897"/>
    <w:rsid w:val="00E22FE1"/>
    <w:rsid w:val="00E23841"/>
    <w:rsid w:val="00E266CF"/>
    <w:rsid w:val="00E32292"/>
    <w:rsid w:val="00E34418"/>
    <w:rsid w:val="00E34952"/>
    <w:rsid w:val="00E43C26"/>
    <w:rsid w:val="00E465ED"/>
    <w:rsid w:val="00E47F63"/>
    <w:rsid w:val="00E5143D"/>
    <w:rsid w:val="00E51961"/>
    <w:rsid w:val="00E644CB"/>
    <w:rsid w:val="00E67307"/>
    <w:rsid w:val="00E71C76"/>
    <w:rsid w:val="00E728B8"/>
    <w:rsid w:val="00E74725"/>
    <w:rsid w:val="00E75CB0"/>
    <w:rsid w:val="00E7730C"/>
    <w:rsid w:val="00E82392"/>
    <w:rsid w:val="00E84D1E"/>
    <w:rsid w:val="00E84F17"/>
    <w:rsid w:val="00E850E3"/>
    <w:rsid w:val="00E87FFC"/>
    <w:rsid w:val="00E900F6"/>
    <w:rsid w:val="00E910D7"/>
    <w:rsid w:val="00E94C7B"/>
    <w:rsid w:val="00EA4470"/>
    <w:rsid w:val="00EA7570"/>
    <w:rsid w:val="00EB2594"/>
    <w:rsid w:val="00EB6E3B"/>
    <w:rsid w:val="00EB76FC"/>
    <w:rsid w:val="00EB7AC6"/>
    <w:rsid w:val="00EB7C9E"/>
    <w:rsid w:val="00EC2F6D"/>
    <w:rsid w:val="00EC32E0"/>
    <w:rsid w:val="00EC7A1A"/>
    <w:rsid w:val="00ED3482"/>
    <w:rsid w:val="00EE1A48"/>
    <w:rsid w:val="00EE1B16"/>
    <w:rsid w:val="00EE76BB"/>
    <w:rsid w:val="00EF1CDD"/>
    <w:rsid w:val="00F02F5A"/>
    <w:rsid w:val="00F03DB4"/>
    <w:rsid w:val="00F0598D"/>
    <w:rsid w:val="00F07219"/>
    <w:rsid w:val="00F128D8"/>
    <w:rsid w:val="00F15B77"/>
    <w:rsid w:val="00F20B44"/>
    <w:rsid w:val="00F317B0"/>
    <w:rsid w:val="00F3544A"/>
    <w:rsid w:val="00F3579D"/>
    <w:rsid w:val="00F35B5D"/>
    <w:rsid w:val="00F41BBE"/>
    <w:rsid w:val="00F421FD"/>
    <w:rsid w:val="00F43A2C"/>
    <w:rsid w:val="00F43BE9"/>
    <w:rsid w:val="00F600AE"/>
    <w:rsid w:val="00F638E8"/>
    <w:rsid w:val="00F7036A"/>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E1AC5"/>
    <w:rsid w:val="00FE3E69"/>
    <w:rsid w:val="00FE461F"/>
    <w:rsid w:val="00FE71BC"/>
    <w:rsid w:val="00FE748D"/>
    <w:rsid w:val="00FF2CF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70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D6E55"/>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D6E55"/>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D6E55"/>
    <w:pPr>
      <w:numPr>
        <w:ilvl w:val="1"/>
      </w:numPr>
      <w:spacing w:after="0" w:line="255" w:lineRule="exact"/>
      <w:outlineLvl w:val="1"/>
    </w:pPr>
    <w:rPr>
      <w:bCs w:val="0"/>
      <w:iCs/>
      <w:sz w:val="21"/>
      <w:szCs w:val="28"/>
    </w:rPr>
  </w:style>
  <w:style w:type="paragraph" w:styleId="Heading3">
    <w:name w:val="heading 3"/>
    <w:basedOn w:val="Heading2"/>
    <w:next w:val="Normal"/>
    <w:qFormat/>
    <w:rsid w:val="002D6E55"/>
    <w:pPr>
      <w:numPr>
        <w:ilvl w:val="2"/>
      </w:numPr>
      <w:outlineLvl w:val="2"/>
    </w:pPr>
    <w:rPr>
      <w:b w:val="0"/>
      <w:bCs/>
      <w:szCs w:val="26"/>
    </w:rPr>
  </w:style>
  <w:style w:type="paragraph" w:styleId="Heading4">
    <w:name w:val="heading 4"/>
    <w:basedOn w:val="Heading3"/>
    <w:next w:val="Normal"/>
    <w:qFormat/>
    <w:rsid w:val="002D6E55"/>
    <w:pPr>
      <w:numPr>
        <w:ilvl w:val="3"/>
      </w:numPr>
      <w:outlineLvl w:val="3"/>
    </w:pPr>
    <w:rPr>
      <w:bCs w:val="0"/>
      <w:i/>
      <w:szCs w:val="28"/>
    </w:rPr>
  </w:style>
  <w:style w:type="paragraph" w:styleId="Heading5">
    <w:name w:val="heading 5"/>
    <w:basedOn w:val="Heading4"/>
    <w:next w:val="Normal"/>
    <w:qFormat/>
    <w:rsid w:val="002D6E55"/>
    <w:pPr>
      <w:numPr>
        <w:ilvl w:val="4"/>
      </w:numPr>
      <w:outlineLvl w:val="4"/>
    </w:pPr>
    <w:rPr>
      <w:bCs/>
      <w:iCs w:val="0"/>
      <w:szCs w:val="26"/>
    </w:rPr>
  </w:style>
  <w:style w:type="paragraph" w:styleId="Heading6">
    <w:name w:val="heading 6"/>
    <w:basedOn w:val="Heading1"/>
    <w:next w:val="Normal"/>
    <w:qFormat/>
    <w:rsid w:val="002D6E55"/>
    <w:pPr>
      <w:numPr>
        <w:ilvl w:val="5"/>
      </w:numPr>
      <w:outlineLvl w:val="5"/>
    </w:pPr>
    <w:rPr>
      <w:bCs w:val="0"/>
      <w:szCs w:val="22"/>
    </w:rPr>
  </w:style>
  <w:style w:type="paragraph" w:styleId="Heading7">
    <w:name w:val="heading 7"/>
    <w:basedOn w:val="Heading2"/>
    <w:next w:val="Normal"/>
    <w:qFormat/>
    <w:rsid w:val="002D6E55"/>
    <w:pPr>
      <w:numPr>
        <w:ilvl w:val="6"/>
      </w:numPr>
      <w:outlineLvl w:val="6"/>
    </w:pPr>
  </w:style>
  <w:style w:type="paragraph" w:styleId="Heading8">
    <w:name w:val="heading 8"/>
    <w:basedOn w:val="Heading3"/>
    <w:next w:val="Normal"/>
    <w:qFormat/>
    <w:rsid w:val="002D6E55"/>
    <w:pPr>
      <w:numPr>
        <w:ilvl w:val="7"/>
      </w:numPr>
      <w:outlineLvl w:val="7"/>
    </w:pPr>
    <w:rPr>
      <w:iCs w:val="0"/>
    </w:rPr>
  </w:style>
  <w:style w:type="paragraph" w:styleId="Heading9">
    <w:name w:val="heading 9"/>
    <w:basedOn w:val="Heading4"/>
    <w:next w:val="Normal"/>
    <w:qFormat/>
    <w:rsid w:val="002D6E55"/>
    <w:pPr>
      <w:numPr>
        <w:ilvl w:val="8"/>
      </w:numPr>
      <w:outlineLvl w:val="8"/>
    </w:pPr>
    <w:rPr>
      <w:szCs w:val="22"/>
    </w:rPr>
  </w:style>
  <w:style w:type="character" w:default="1" w:styleId="DefaultParagraphFont">
    <w:name w:val="Default Paragraph Font"/>
    <w:uiPriority w:val="1"/>
    <w:semiHidden/>
    <w:unhideWhenUsed/>
    <w:rsid w:val="002D6E5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D6E55"/>
  </w:style>
  <w:style w:type="paragraph" w:styleId="Header">
    <w:name w:val="header"/>
    <w:basedOn w:val="Normal"/>
    <w:rsid w:val="002D6E55"/>
    <w:pPr>
      <w:tabs>
        <w:tab w:val="center" w:pos="4153"/>
        <w:tab w:val="right" w:pos="8306"/>
      </w:tabs>
    </w:pPr>
  </w:style>
  <w:style w:type="paragraph" w:styleId="Footer">
    <w:name w:val="footer"/>
    <w:basedOn w:val="Normal"/>
    <w:link w:val="FooterChar"/>
    <w:rsid w:val="002D6E55"/>
    <w:pPr>
      <w:tabs>
        <w:tab w:val="center" w:pos="4153"/>
        <w:tab w:val="right" w:pos="8306"/>
      </w:tabs>
    </w:pPr>
  </w:style>
  <w:style w:type="paragraph" w:customStyle="1" w:styleId="Huisstijl-Sjabloonnaam">
    <w:name w:val="Huisstijl-Sjabloonnaam"/>
    <w:basedOn w:val="Huisstijl-Naw"/>
    <w:rsid w:val="002D6E55"/>
    <w:pPr>
      <w:spacing w:before="255" w:after="255" w:line="255" w:lineRule="exact"/>
      <w:jc w:val="left"/>
    </w:pPr>
    <w:rPr>
      <w:b/>
      <w:sz w:val="36"/>
    </w:rPr>
  </w:style>
  <w:style w:type="paragraph" w:customStyle="1" w:styleId="Huisstijl-Adres">
    <w:name w:val="Huisstijl-Adres"/>
    <w:basedOn w:val="Huisstijl-Naw"/>
    <w:rsid w:val="002D6E55"/>
  </w:style>
  <w:style w:type="paragraph" w:styleId="ListBullet">
    <w:name w:val="List Bullet"/>
    <w:basedOn w:val="Normal"/>
    <w:rsid w:val="002D6E55"/>
    <w:pPr>
      <w:numPr>
        <w:numId w:val="4"/>
      </w:numPr>
    </w:pPr>
  </w:style>
  <w:style w:type="paragraph" w:customStyle="1" w:styleId="Huisstijl-Naw">
    <w:name w:val="Huisstijl-Naw"/>
    <w:basedOn w:val="Normal"/>
    <w:rsid w:val="002D6E55"/>
    <w:rPr>
      <w:noProof/>
    </w:rPr>
  </w:style>
  <w:style w:type="paragraph" w:customStyle="1" w:styleId="Huisstijl-Kopje">
    <w:name w:val="Huisstijl-Kopje"/>
    <w:basedOn w:val="Huisstijl-Naw"/>
    <w:rsid w:val="002D6E55"/>
    <w:rPr>
      <w:b/>
      <w:sz w:val="17"/>
    </w:rPr>
  </w:style>
  <w:style w:type="paragraph" w:customStyle="1" w:styleId="Huisstijl-Gegeven">
    <w:name w:val="Huisstijl-Gegeven"/>
    <w:basedOn w:val="Huisstijl-Naw"/>
    <w:rsid w:val="002D6E55"/>
    <w:pPr>
      <w:jc w:val="left"/>
    </w:pPr>
  </w:style>
  <w:style w:type="paragraph" w:styleId="ListBullet2">
    <w:name w:val="List Bullet 2"/>
    <w:basedOn w:val="ListBullet"/>
    <w:rsid w:val="002D6E55"/>
    <w:pPr>
      <w:numPr>
        <w:ilvl w:val="1"/>
      </w:numPr>
    </w:pPr>
  </w:style>
  <w:style w:type="paragraph" w:customStyle="1" w:styleId="Huisstijl-Voettekst">
    <w:name w:val="Huisstijl-Voettekst"/>
    <w:basedOn w:val="Huisstijl-Naw"/>
    <w:rsid w:val="002D6E55"/>
    <w:rPr>
      <w:sz w:val="17"/>
    </w:rPr>
  </w:style>
  <w:style w:type="paragraph" w:customStyle="1" w:styleId="Kop1zondernummer">
    <w:name w:val="Kop 1 zonder nummer"/>
    <w:basedOn w:val="Heading1"/>
    <w:next w:val="Normal"/>
    <w:rsid w:val="002D6E55"/>
    <w:pPr>
      <w:numPr>
        <w:numId w:val="0"/>
      </w:numPr>
    </w:pPr>
  </w:style>
  <w:style w:type="paragraph" w:customStyle="1" w:styleId="Kop2zondernummer">
    <w:name w:val="Kop 2 zonder nummer"/>
    <w:basedOn w:val="Heading2"/>
    <w:next w:val="Normal"/>
    <w:rsid w:val="002D6E55"/>
    <w:pPr>
      <w:numPr>
        <w:ilvl w:val="0"/>
        <w:numId w:val="0"/>
      </w:numPr>
    </w:pPr>
  </w:style>
  <w:style w:type="paragraph" w:customStyle="1" w:styleId="Kop3zondernummer">
    <w:name w:val="Kop 3 zonder nummer"/>
    <w:basedOn w:val="Heading3"/>
    <w:next w:val="Normal"/>
    <w:rsid w:val="002D6E55"/>
    <w:pPr>
      <w:numPr>
        <w:ilvl w:val="0"/>
        <w:numId w:val="0"/>
      </w:numPr>
    </w:pPr>
  </w:style>
  <w:style w:type="paragraph" w:customStyle="1" w:styleId="Huisstijl-Titel">
    <w:name w:val="Huisstijl-Titel"/>
    <w:basedOn w:val="Huisstijl-Naw"/>
    <w:rsid w:val="002D6E55"/>
    <w:pPr>
      <w:spacing w:line="510" w:lineRule="atLeast"/>
      <w:jc w:val="left"/>
    </w:pPr>
    <w:rPr>
      <w:b/>
      <w:sz w:val="36"/>
    </w:rPr>
  </w:style>
  <w:style w:type="paragraph" w:customStyle="1" w:styleId="Kop4zondernummer">
    <w:name w:val="Kop 4 zonder nummer"/>
    <w:basedOn w:val="Heading4"/>
    <w:next w:val="Normal"/>
    <w:rsid w:val="002D6E55"/>
    <w:pPr>
      <w:numPr>
        <w:ilvl w:val="0"/>
        <w:numId w:val="0"/>
      </w:numPr>
    </w:pPr>
  </w:style>
  <w:style w:type="paragraph" w:styleId="TOC1">
    <w:name w:val="toc 1"/>
    <w:basedOn w:val="Normal"/>
    <w:next w:val="Normal"/>
    <w:rsid w:val="002D6E55"/>
    <w:pPr>
      <w:tabs>
        <w:tab w:val="right" w:pos="8419"/>
      </w:tabs>
      <w:spacing w:before="255"/>
      <w:ind w:hanging="255"/>
      <w:jc w:val="left"/>
    </w:pPr>
    <w:rPr>
      <w:b/>
    </w:rPr>
  </w:style>
  <w:style w:type="paragraph" w:styleId="TOC2">
    <w:name w:val="toc 2"/>
    <w:basedOn w:val="Normal"/>
    <w:next w:val="Normal"/>
    <w:rsid w:val="002D6E55"/>
    <w:pPr>
      <w:tabs>
        <w:tab w:val="right" w:pos="8419"/>
      </w:tabs>
      <w:ind w:left="510" w:hanging="510"/>
      <w:jc w:val="left"/>
    </w:pPr>
  </w:style>
  <w:style w:type="paragraph" w:styleId="TOC3">
    <w:name w:val="toc 3"/>
    <w:basedOn w:val="Normal"/>
    <w:next w:val="Normal"/>
    <w:rsid w:val="002D6E55"/>
    <w:pPr>
      <w:tabs>
        <w:tab w:val="right" w:pos="8419"/>
      </w:tabs>
      <w:ind w:left="1276" w:hanging="765"/>
      <w:jc w:val="left"/>
    </w:pPr>
  </w:style>
  <w:style w:type="paragraph" w:customStyle="1" w:styleId="Huisstijl-Koptekst">
    <w:name w:val="Huisstijl-Koptekst"/>
    <w:basedOn w:val="Huisstijl-Naw"/>
    <w:rsid w:val="002D6E55"/>
    <w:rPr>
      <w:i/>
      <w:sz w:val="17"/>
    </w:rPr>
  </w:style>
  <w:style w:type="paragraph" w:customStyle="1" w:styleId="Huisstijl-Pagina">
    <w:name w:val="Huisstijl-Pagina"/>
    <w:basedOn w:val="Huisstijl-Gegeven"/>
    <w:rsid w:val="002D6E55"/>
    <w:pPr>
      <w:jc w:val="right"/>
    </w:pPr>
    <w:rPr>
      <w:sz w:val="17"/>
    </w:rPr>
  </w:style>
  <w:style w:type="character" w:styleId="PageNumber">
    <w:name w:val="page number"/>
    <w:basedOn w:val="DefaultParagraphFont"/>
    <w:rsid w:val="002D6E55"/>
  </w:style>
  <w:style w:type="paragraph" w:customStyle="1" w:styleId="Huisstijl-Subtitel">
    <w:name w:val="Huisstijl-Subtitel"/>
    <w:basedOn w:val="Huisstijl-Naw"/>
    <w:rsid w:val="002D6E55"/>
    <w:pPr>
      <w:jc w:val="left"/>
    </w:pPr>
    <w:rPr>
      <w:b/>
    </w:rPr>
  </w:style>
  <w:style w:type="table" w:customStyle="1" w:styleId="dTable">
    <w:name w:val="d_Table"/>
    <w:basedOn w:val="TableGrid"/>
    <w:rsid w:val="002D6E55"/>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D6E55"/>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semiHidden/>
    <w:rsid w:val="002D6E55"/>
    <w:pPr>
      <w:tabs>
        <w:tab w:val="right" w:pos="8419"/>
      </w:tabs>
      <w:spacing w:before="255"/>
      <w:ind w:hanging="255"/>
      <w:jc w:val="left"/>
    </w:pPr>
    <w:rPr>
      <w:b/>
    </w:rPr>
  </w:style>
  <w:style w:type="paragraph" w:styleId="TOC7">
    <w:name w:val="toc 7"/>
    <w:basedOn w:val="Normal"/>
    <w:next w:val="Normal"/>
    <w:semiHidden/>
    <w:rsid w:val="002D6E55"/>
    <w:pPr>
      <w:tabs>
        <w:tab w:val="right" w:pos="8419"/>
      </w:tabs>
      <w:ind w:left="510" w:hanging="510"/>
      <w:jc w:val="left"/>
    </w:pPr>
  </w:style>
  <w:style w:type="paragraph" w:styleId="TOC8">
    <w:name w:val="toc 8"/>
    <w:basedOn w:val="Normal"/>
    <w:next w:val="Normal"/>
    <w:semiHidden/>
    <w:rsid w:val="002D6E55"/>
    <w:pPr>
      <w:tabs>
        <w:tab w:val="right" w:pos="8419"/>
      </w:tabs>
      <w:ind w:left="1276" w:hanging="765"/>
      <w:jc w:val="left"/>
    </w:pPr>
  </w:style>
  <w:style w:type="paragraph" w:styleId="Caption">
    <w:name w:val="caption"/>
    <w:basedOn w:val="Normal"/>
    <w:next w:val="Normal"/>
    <w:qFormat/>
    <w:rsid w:val="002D6E55"/>
    <w:pPr>
      <w:tabs>
        <w:tab w:val="left" w:pos="907"/>
      </w:tabs>
      <w:ind w:left="567" w:hanging="567"/>
      <w:jc w:val="left"/>
    </w:pPr>
    <w:rPr>
      <w:bCs/>
      <w:i/>
      <w:sz w:val="17"/>
      <w:szCs w:val="20"/>
    </w:rPr>
  </w:style>
  <w:style w:type="paragraph" w:styleId="FootnoteText">
    <w:name w:val="footnote text"/>
    <w:basedOn w:val="Normal"/>
    <w:next w:val="FootnoteTextnormal"/>
    <w:rsid w:val="002D6E55"/>
    <w:pPr>
      <w:ind w:hanging="340"/>
      <w:jc w:val="left"/>
    </w:pPr>
    <w:rPr>
      <w:i/>
      <w:sz w:val="17"/>
      <w:szCs w:val="20"/>
    </w:rPr>
  </w:style>
  <w:style w:type="paragraph" w:customStyle="1" w:styleId="HeadNoTOC">
    <w:name w:val="HeadNoTOC"/>
    <w:basedOn w:val="Normal"/>
    <w:next w:val="Normal"/>
    <w:rsid w:val="002D6E55"/>
    <w:pPr>
      <w:spacing w:before="255" w:after="510"/>
      <w:jc w:val="left"/>
    </w:pPr>
    <w:rPr>
      <w:b/>
      <w:sz w:val="30"/>
    </w:rPr>
  </w:style>
  <w:style w:type="paragraph" w:customStyle="1" w:styleId="ListofReferences">
    <w:name w:val="List of References"/>
    <w:basedOn w:val="Normal"/>
    <w:next w:val="Normal"/>
    <w:rsid w:val="002D6E55"/>
    <w:pPr>
      <w:spacing w:after="255"/>
      <w:ind w:left="765" w:hanging="765"/>
    </w:pPr>
  </w:style>
  <w:style w:type="paragraph" w:customStyle="1" w:styleId="Heading10">
    <w:name w:val="Heading 10"/>
    <w:basedOn w:val="Heading6"/>
    <w:next w:val="Normal"/>
    <w:rsid w:val="002D6E55"/>
    <w:pPr>
      <w:numPr>
        <w:ilvl w:val="0"/>
        <w:numId w:val="0"/>
      </w:numPr>
    </w:pPr>
  </w:style>
  <w:style w:type="paragraph" w:customStyle="1" w:styleId="FootnoteTextnormal">
    <w:name w:val="Footnote Text normal"/>
    <w:basedOn w:val="FootnoteText"/>
    <w:rsid w:val="002D6E55"/>
    <w:pPr>
      <w:ind w:firstLine="0"/>
    </w:pPr>
  </w:style>
  <w:style w:type="paragraph" w:styleId="ListBullet3">
    <w:name w:val="List Bullet 3"/>
    <w:basedOn w:val="ListNumber2"/>
    <w:rsid w:val="002D6E55"/>
    <w:pPr>
      <w:numPr>
        <w:ilvl w:val="2"/>
        <w:numId w:val="4"/>
      </w:numPr>
    </w:pPr>
  </w:style>
  <w:style w:type="paragraph" w:styleId="ListBullet4">
    <w:name w:val="List Bullet 4"/>
    <w:basedOn w:val="Normal"/>
    <w:rsid w:val="002D6E55"/>
    <w:pPr>
      <w:numPr>
        <w:ilvl w:val="3"/>
        <w:numId w:val="2"/>
      </w:numPr>
    </w:pPr>
  </w:style>
  <w:style w:type="paragraph" w:styleId="ListBullet5">
    <w:name w:val="List Bullet 5"/>
    <w:basedOn w:val="Normal"/>
    <w:rsid w:val="002D6E55"/>
    <w:pPr>
      <w:numPr>
        <w:ilvl w:val="4"/>
        <w:numId w:val="2"/>
      </w:numPr>
    </w:pPr>
  </w:style>
  <w:style w:type="paragraph" w:customStyle="1" w:styleId="dTableBodytext">
    <w:name w:val="d_Table_Body_text"/>
    <w:basedOn w:val="BodyText"/>
    <w:next w:val="BodyText"/>
    <w:rsid w:val="002D6E55"/>
    <w:pPr>
      <w:spacing w:after="0"/>
      <w:jc w:val="left"/>
    </w:pPr>
    <w:rPr>
      <w:sz w:val="18"/>
    </w:rPr>
  </w:style>
  <w:style w:type="paragraph" w:styleId="ListNumber2">
    <w:name w:val="List Number 2"/>
    <w:basedOn w:val="Normal"/>
    <w:rsid w:val="002D6E55"/>
    <w:pPr>
      <w:numPr>
        <w:ilvl w:val="1"/>
        <w:numId w:val="5"/>
      </w:numPr>
    </w:pPr>
  </w:style>
  <w:style w:type="paragraph" w:styleId="TableofFigures">
    <w:name w:val="table of figures"/>
    <w:basedOn w:val="Normal"/>
    <w:next w:val="Normal"/>
    <w:rsid w:val="002D6E55"/>
    <w:pPr>
      <w:spacing w:after="120"/>
      <w:ind w:left="1276" w:hanging="1276"/>
    </w:pPr>
  </w:style>
  <w:style w:type="paragraph" w:styleId="BodyText">
    <w:name w:val="Body Text"/>
    <w:aliases w:val="Body Textn,Body Text Char1 Char"/>
    <w:basedOn w:val="Normal"/>
    <w:link w:val="BodyTextChar"/>
    <w:rsid w:val="002D6E55"/>
    <w:pPr>
      <w:spacing w:after="120"/>
    </w:pPr>
  </w:style>
  <w:style w:type="paragraph" w:styleId="ListNumber">
    <w:name w:val="List Number"/>
    <w:basedOn w:val="Normal"/>
    <w:rsid w:val="002D6E55"/>
    <w:pPr>
      <w:numPr>
        <w:numId w:val="5"/>
      </w:numPr>
    </w:pPr>
  </w:style>
  <w:style w:type="paragraph" w:styleId="ListNumber3">
    <w:name w:val="List Number 3"/>
    <w:basedOn w:val="Normal"/>
    <w:rsid w:val="002D6E55"/>
    <w:pPr>
      <w:numPr>
        <w:ilvl w:val="2"/>
        <w:numId w:val="5"/>
      </w:numPr>
    </w:pPr>
  </w:style>
  <w:style w:type="paragraph" w:styleId="ListNumber4">
    <w:name w:val="List Number 4"/>
    <w:basedOn w:val="Normal"/>
    <w:rsid w:val="002D6E55"/>
    <w:pPr>
      <w:numPr>
        <w:ilvl w:val="3"/>
        <w:numId w:val="3"/>
      </w:numPr>
    </w:pPr>
  </w:style>
  <w:style w:type="paragraph" w:styleId="ListNumber5">
    <w:name w:val="List Number 5"/>
    <w:basedOn w:val="Normal"/>
    <w:rsid w:val="002D6E55"/>
    <w:pPr>
      <w:numPr>
        <w:ilvl w:val="4"/>
        <w:numId w:val="3"/>
      </w:numPr>
    </w:pPr>
  </w:style>
  <w:style w:type="character" w:customStyle="1" w:styleId="FooterChar">
    <w:name w:val="Footer Char"/>
    <w:link w:val="Footer"/>
    <w:rsid w:val="002D6E55"/>
    <w:rPr>
      <w:rFonts w:ascii="Arial" w:hAnsi="Arial" w:cs="Arial"/>
      <w:sz w:val="21"/>
      <w:szCs w:val="24"/>
      <w:lang w:eastAsia="en-US"/>
    </w:rPr>
  </w:style>
  <w:style w:type="numbering" w:customStyle="1" w:styleId="Huisstijl-LijstOpsomming">
    <w:name w:val="Huisstijl-LijstOpsomming"/>
    <w:uiPriority w:val="99"/>
    <w:rsid w:val="002D6E55"/>
    <w:pPr>
      <w:numPr>
        <w:numId w:val="4"/>
      </w:numPr>
    </w:pPr>
  </w:style>
  <w:style w:type="numbering" w:customStyle="1" w:styleId="Huisstijl-LijstNummering">
    <w:name w:val="Huisstijl-LijstNummering"/>
    <w:uiPriority w:val="99"/>
    <w:rsid w:val="002D6E55"/>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oleObject" Target="embeddings/oleObject129.bin"/><Relationship Id="rId21" Type="http://schemas.openxmlformats.org/officeDocument/2006/relationships/footer" Target="footer7.xml"/><Relationship Id="rId63" Type="http://schemas.openxmlformats.org/officeDocument/2006/relationships/image" Target="media/image28.wmf"/><Relationship Id="rId159" Type="http://schemas.openxmlformats.org/officeDocument/2006/relationships/image" Target="media/image76.wmf"/><Relationship Id="rId324" Type="http://schemas.openxmlformats.org/officeDocument/2006/relationships/oleObject" Target="embeddings/oleObject141.bin"/><Relationship Id="rId366" Type="http://schemas.openxmlformats.org/officeDocument/2006/relationships/oleObject" Target="embeddings/oleObject161.bin"/><Relationship Id="rId531" Type="http://schemas.openxmlformats.org/officeDocument/2006/relationships/image" Target="media/image267.wmf"/><Relationship Id="rId170" Type="http://schemas.openxmlformats.org/officeDocument/2006/relationships/image" Target="media/image81.wmf"/><Relationship Id="rId226" Type="http://schemas.openxmlformats.org/officeDocument/2006/relationships/image" Target="media/image109.wmf"/><Relationship Id="rId433" Type="http://schemas.openxmlformats.org/officeDocument/2006/relationships/image" Target="media/image218.wmf"/><Relationship Id="rId268" Type="http://schemas.openxmlformats.org/officeDocument/2006/relationships/image" Target="media/image130.wmf"/><Relationship Id="rId475" Type="http://schemas.openxmlformats.org/officeDocument/2006/relationships/image" Target="media/image239.wmf"/><Relationship Id="rId32" Type="http://schemas.openxmlformats.org/officeDocument/2006/relationships/image" Target="media/image12.emf"/><Relationship Id="rId74" Type="http://schemas.openxmlformats.org/officeDocument/2006/relationships/oleObject" Target="embeddings/oleObject21.bin"/><Relationship Id="rId128" Type="http://schemas.openxmlformats.org/officeDocument/2006/relationships/oleObject" Target="embeddings/oleObject48.bin"/><Relationship Id="rId335" Type="http://schemas.openxmlformats.org/officeDocument/2006/relationships/image" Target="media/image169.wmf"/><Relationship Id="rId377" Type="http://schemas.openxmlformats.org/officeDocument/2006/relationships/image" Target="media/image190.wmf"/><Relationship Id="rId500" Type="http://schemas.openxmlformats.org/officeDocument/2006/relationships/oleObject" Target="embeddings/oleObject228.bin"/><Relationship Id="rId542" Type="http://schemas.openxmlformats.org/officeDocument/2006/relationships/oleObject" Target="embeddings/oleObject249.bin"/><Relationship Id="rId5" Type="http://schemas.openxmlformats.org/officeDocument/2006/relationships/webSettings" Target="webSettings.xml"/><Relationship Id="rId181" Type="http://schemas.openxmlformats.org/officeDocument/2006/relationships/oleObject" Target="embeddings/oleObject75.bin"/><Relationship Id="rId237" Type="http://schemas.openxmlformats.org/officeDocument/2006/relationships/oleObject" Target="embeddings/oleObject103.bin"/><Relationship Id="rId402" Type="http://schemas.openxmlformats.org/officeDocument/2006/relationships/oleObject" Target="embeddings/oleObject179.bin"/><Relationship Id="rId279" Type="http://schemas.openxmlformats.org/officeDocument/2006/relationships/oleObject" Target="embeddings/oleObject124.bin"/><Relationship Id="rId444" Type="http://schemas.openxmlformats.org/officeDocument/2006/relationships/oleObject" Target="embeddings/oleObject200.bin"/><Relationship Id="rId486" Type="http://schemas.openxmlformats.org/officeDocument/2006/relationships/oleObject" Target="embeddings/oleObject221.bin"/><Relationship Id="rId43" Type="http://schemas.openxmlformats.org/officeDocument/2006/relationships/image" Target="media/image18.wmf"/><Relationship Id="rId139" Type="http://schemas.openxmlformats.org/officeDocument/2006/relationships/image" Target="media/image66.wmf"/><Relationship Id="rId290" Type="http://schemas.openxmlformats.org/officeDocument/2006/relationships/image" Target="media/image143.png"/><Relationship Id="rId304" Type="http://schemas.openxmlformats.org/officeDocument/2006/relationships/oleObject" Target="embeddings/oleObject131.bin"/><Relationship Id="rId346" Type="http://schemas.openxmlformats.org/officeDocument/2006/relationships/oleObject" Target="embeddings/oleObject151.bin"/><Relationship Id="rId388" Type="http://schemas.openxmlformats.org/officeDocument/2006/relationships/oleObject" Target="embeddings/oleObject172.bin"/><Relationship Id="rId511" Type="http://schemas.openxmlformats.org/officeDocument/2006/relationships/image" Target="media/image257.wmf"/><Relationship Id="rId553" Type="http://schemas.openxmlformats.org/officeDocument/2006/relationships/fontTable" Target="fontTable.xml"/><Relationship Id="rId85" Type="http://schemas.openxmlformats.org/officeDocument/2006/relationships/image" Target="media/image39.wmf"/><Relationship Id="rId150" Type="http://schemas.openxmlformats.org/officeDocument/2006/relationships/oleObject" Target="embeddings/oleObject59.bin"/><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8.wmf"/><Relationship Id="rId248" Type="http://schemas.openxmlformats.org/officeDocument/2006/relationships/image" Target="media/image120.wmf"/><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58.wmf"/><Relationship Id="rId357" Type="http://schemas.openxmlformats.org/officeDocument/2006/relationships/image" Target="media/image180.wmf"/><Relationship Id="rId522" Type="http://schemas.openxmlformats.org/officeDocument/2006/relationships/oleObject" Target="embeddings/oleObject239.bin"/><Relationship Id="rId54" Type="http://schemas.openxmlformats.org/officeDocument/2006/relationships/oleObject" Target="embeddings/oleObject11.bin"/><Relationship Id="rId96" Type="http://schemas.openxmlformats.org/officeDocument/2006/relationships/oleObject" Target="embeddings/oleObject32.bin"/><Relationship Id="rId161" Type="http://schemas.openxmlformats.org/officeDocument/2006/relationships/image" Target="media/image77.wmf"/><Relationship Id="rId217" Type="http://schemas.openxmlformats.org/officeDocument/2006/relationships/oleObject" Target="embeddings/oleObject93.bin"/><Relationship Id="rId399" Type="http://schemas.openxmlformats.org/officeDocument/2006/relationships/image" Target="media/image201.wmf"/><Relationship Id="rId259" Type="http://schemas.openxmlformats.org/officeDocument/2006/relationships/oleObject" Target="embeddings/oleObject114.bin"/><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image" Target="media/image3.png"/><Relationship Id="rId119" Type="http://schemas.openxmlformats.org/officeDocument/2006/relationships/image" Target="media/image56.wmf"/><Relationship Id="rId270" Type="http://schemas.openxmlformats.org/officeDocument/2006/relationships/image" Target="media/image131.wmf"/><Relationship Id="rId326" Type="http://schemas.openxmlformats.org/officeDocument/2006/relationships/image" Target="media/image164.wmf"/><Relationship Id="rId533" Type="http://schemas.openxmlformats.org/officeDocument/2006/relationships/image" Target="media/image268.wmf"/><Relationship Id="rId65" Type="http://schemas.openxmlformats.org/officeDocument/2006/relationships/image" Target="media/image29.wmf"/><Relationship Id="rId130" Type="http://schemas.openxmlformats.org/officeDocument/2006/relationships/oleObject" Target="embeddings/oleObject49.bin"/><Relationship Id="rId368" Type="http://schemas.openxmlformats.org/officeDocument/2006/relationships/oleObject" Target="embeddings/oleObject162.bin"/><Relationship Id="rId172" Type="http://schemas.openxmlformats.org/officeDocument/2006/relationships/image" Target="media/image82.wmf"/><Relationship Id="rId228" Type="http://schemas.openxmlformats.org/officeDocument/2006/relationships/image" Target="media/image110.wmf"/><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oleObject" Target="embeddings/oleObject125.bin"/><Relationship Id="rId337" Type="http://schemas.openxmlformats.org/officeDocument/2006/relationships/image" Target="media/image170.wmf"/><Relationship Id="rId502" Type="http://schemas.openxmlformats.org/officeDocument/2006/relationships/oleObject" Target="embeddings/oleObject229.bin"/><Relationship Id="rId34" Type="http://schemas.openxmlformats.org/officeDocument/2006/relationships/oleObject" Target="embeddings/oleObject1.bin"/><Relationship Id="rId76" Type="http://schemas.openxmlformats.org/officeDocument/2006/relationships/oleObject" Target="embeddings/oleObject22.bin"/><Relationship Id="rId141" Type="http://schemas.openxmlformats.org/officeDocument/2006/relationships/image" Target="media/image67.wmf"/><Relationship Id="rId379" Type="http://schemas.openxmlformats.org/officeDocument/2006/relationships/image" Target="media/image191.wmf"/><Relationship Id="rId544" Type="http://schemas.openxmlformats.org/officeDocument/2006/relationships/oleObject" Target="embeddings/oleObject250.bin"/><Relationship Id="rId7" Type="http://schemas.openxmlformats.org/officeDocument/2006/relationships/endnotes" Target="endnotes.xml"/><Relationship Id="rId183" Type="http://schemas.openxmlformats.org/officeDocument/2006/relationships/oleObject" Target="embeddings/oleObject76.bin"/><Relationship Id="rId239" Type="http://schemas.openxmlformats.org/officeDocument/2006/relationships/oleObject" Target="embeddings/oleObject104.bin"/><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image" Target="media/image121.wmf"/><Relationship Id="rId292" Type="http://schemas.openxmlformats.org/officeDocument/2006/relationships/oleObject" Target="embeddings/oleObject127.bin"/><Relationship Id="rId306" Type="http://schemas.openxmlformats.org/officeDocument/2006/relationships/oleObject" Target="embeddings/oleObject132.bin"/><Relationship Id="rId488" Type="http://schemas.openxmlformats.org/officeDocument/2006/relationships/oleObject" Target="embeddings/oleObject222.bin"/><Relationship Id="rId45" Type="http://schemas.openxmlformats.org/officeDocument/2006/relationships/image" Target="media/image19.wmf"/><Relationship Id="rId87" Type="http://schemas.openxmlformats.org/officeDocument/2006/relationships/image" Target="media/image40.wmf"/><Relationship Id="rId110" Type="http://schemas.openxmlformats.org/officeDocument/2006/relationships/oleObject" Target="embeddings/oleObject39.bin"/><Relationship Id="rId348" Type="http://schemas.openxmlformats.org/officeDocument/2006/relationships/oleObject" Target="embeddings/oleObject152.bin"/><Relationship Id="rId513" Type="http://schemas.openxmlformats.org/officeDocument/2006/relationships/image" Target="media/image258.wmf"/><Relationship Id="rId555" Type="http://schemas.microsoft.com/office/2007/relationships/stylesWithEffects" Target="stylesWithEffects.xml"/><Relationship Id="rId152" Type="http://schemas.openxmlformats.org/officeDocument/2006/relationships/oleObject" Target="embeddings/oleObject60.bin"/><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oleObject" Target="embeddings/oleObject115.bin"/><Relationship Id="rId499" Type="http://schemas.openxmlformats.org/officeDocument/2006/relationships/image" Target="media/image251.wmf"/><Relationship Id="rId14" Type="http://schemas.openxmlformats.org/officeDocument/2006/relationships/footer" Target="footer3.xml"/><Relationship Id="rId56" Type="http://schemas.openxmlformats.org/officeDocument/2006/relationships/oleObject" Target="embeddings/oleObject12.bin"/><Relationship Id="rId317" Type="http://schemas.openxmlformats.org/officeDocument/2006/relationships/image" Target="media/image159.wmf"/><Relationship Id="rId359" Type="http://schemas.openxmlformats.org/officeDocument/2006/relationships/image" Target="media/image181.wmf"/><Relationship Id="rId524" Type="http://schemas.openxmlformats.org/officeDocument/2006/relationships/oleObject" Target="embeddings/oleObject240.bin"/><Relationship Id="rId98" Type="http://schemas.openxmlformats.org/officeDocument/2006/relationships/oleObject" Target="embeddings/oleObject33.bin"/><Relationship Id="rId121" Type="http://schemas.openxmlformats.org/officeDocument/2006/relationships/image" Target="media/image57.emf"/><Relationship Id="rId163" Type="http://schemas.openxmlformats.org/officeDocument/2006/relationships/oleObject" Target="embeddings/oleObject66.bin"/><Relationship Id="rId219" Type="http://schemas.openxmlformats.org/officeDocument/2006/relationships/oleObject" Target="embeddings/oleObject94.bin"/><Relationship Id="rId370" Type="http://schemas.openxmlformats.org/officeDocument/2006/relationships/oleObject" Target="embeddings/oleObject163.bin"/><Relationship Id="rId426" Type="http://schemas.openxmlformats.org/officeDocument/2006/relationships/oleObject" Target="embeddings/oleObject191.bin"/><Relationship Id="rId230" Type="http://schemas.openxmlformats.org/officeDocument/2006/relationships/image" Target="media/image111.wmf"/><Relationship Id="rId468" Type="http://schemas.openxmlformats.org/officeDocument/2006/relationships/oleObject" Target="embeddings/oleObject212.bin"/><Relationship Id="rId25" Type="http://schemas.openxmlformats.org/officeDocument/2006/relationships/image" Target="media/image5.png"/><Relationship Id="rId67" Type="http://schemas.openxmlformats.org/officeDocument/2006/relationships/image" Target="media/image30.wmf"/><Relationship Id="rId272" Type="http://schemas.openxmlformats.org/officeDocument/2006/relationships/image" Target="media/image132.wmf"/><Relationship Id="rId328" Type="http://schemas.openxmlformats.org/officeDocument/2006/relationships/image" Target="media/image165.wmf"/><Relationship Id="rId535" Type="http://schemas.openxmlformats.org/officeDocument/2006/relationships/image" Target="media/image269.wmf"/><Relationship Id="rId132" Type="http://schemas.openxmlformats.org/officeDocument/2006/relationships/oleObject" Target="embeddings/oleObject50.bin"/><Relationship Id="rId174" Type="http://schemas.openxmlformats.org/officeDocument/2006/relationships/image" Target="media/image83.wmf"/><Relationship Id="rId381" Type="http://schemas.openxmlformats.org/officeDocument/2006/relationships/image" Target="media/image192.wmf"/><Relationship Id="rId241" Type="http://schemas.openxmlformats.org/officeDocument/2006/relationships/oleObject" Target="embeddings/oleObject105.bin"/><Relationship Id="rId437" Type="http://schemas.openxmlformats.org/officeDocument/2006/relationships/image" Target="media/image220.wmf"/><Relationship Id="rId479" Type="http://schemas.openxmlformats.org/officeDocument/2006/relationships/image" Target="media/image241.wmf"/><Relationship Id="rId15" Type="http://schemas.openxmlformats.org/officeDocument/2006/relationships/footer" Target="footer4.xml"/><Relationship Id="rId36" Type="http://schemas.openxmlformats.org/officeDocument/2006/relationships/oleObject" Target="embeddings/oleObject2.bin"/><Relationship Id="rId57" Type="http://schemas.openxmlformats.org/officeDocument/2006/relationships/image" Target="media/image25.wmf"/><Relationship Id="rId262" Type="http://schemas.openxmlformats.org/officeDocument/2006/relationships/image" Target="media/image127.wmf"/><Relationship Id="rId283" Type="http://schemas.openxmlformats.org/officeDocument/2006/relationships/oleObject" Target="embeddings/oleObject126.bin"/><Relationship Id="rId318" Type="http://schemas.openxmlformats.org/officeDocument/2006/relationships/oleObject" Target="embeddings/oleObject138.bin"/><Relationship Id="rId339" Type="http://schemas.openxmlformats.org/officeDocument/2006/relationships/image" Target="media/image171.wmf"/><Relationship Id="rId490" Type="http://schemas.openxmlformats.org/officeDocument/2006/relationships/oleObject" Target="embeddings/oleObject223.bin"/><Relationship Id="rId504" Type="http://schemas.openxmlformats.org/officeDocument/2006/relationships/oleObject" Target="embeddings/oleObject230.bin"/><Relationship Id="rId525" Type="http://schemas.openxmlformats.org/officeDocument/2006/relationships/image" Target="media/image264.wmf"/><Relationship Id="rId546" Type="http://schemas.openxmlformats.org/officeDocument/2006/relationships/oleObject" Target="embeddings/oleObject251.bin"/><Relationship Id="rId78" Type="http://schemas.openxmlformats.org/officeDocument/2006/relationships/oleObject" Target="embeddings/oleObject23.bin"/><Relationship Id="rId99" Type="http://schemas.openxmlformats.org/officeDocument/2006/relationships/image" Target="media/image46.wmf"/><Relationship Id="rId101" Type="http://schemas.openxmlformats.org/officeDocument/2006/relationships/image" Target="media/image47.wmf"/><Relationship Id="rId122" Type="http://schemas.openxmlformats.org/officeDocument/2006/relationships/oleObject" Target="embeddings/oleObject45.bin"/><Relationship Id="rId143" Type="http://schemas.openxmlformats.org/officeDocument/2006/relationships/image" Target="media/image68.wmf"/><Relationship Id="rId164" Type="http://schemas.openxmlformats.org/officeDocument/2006/relationships/image" Target="media/image78.wmf"/><Relationship Id="rId185" Type="http://schemas.openxmlformats.org/officeDocument/2006/relationships/oleObject" Target="embeddings/oleObject77.bin"/><Relationship Id="rId350" Type="http://schemas.openxmlformats.org/officeDocument/2006/relationships/oleObject" Target="embeddings/oleObject153.bin"/><Relationship Id="rId371" Type="http://schemas.openxmlformats.org/officeDocument/2006/relationships/image" Target="media/image187.wmf"/><Relationship Id="rId406" Type="http://schemas.openxmlformats.org/officeDocument/2006/relationships/oleObject" Target="embeddings/oleObject181.bin"/><Relationship Id="rId9" Type="http://schemas.openxmlformats.org/officeDocument/2006/relationships/footer" Target="footer1.xml"/><Relationship Id="rId210" Type="http://schemas.openxmlformats.org/officeDocument/2006/relationships/image" Target="media/image101.wmf"/><Relationship Id="rId392" Type="http://schemas.openxmlformats.org/officeDocument/2006/relationships/oleObject" Target="embeddings/oleObject174.bin"/><Relationship Id="rId427" Type="http://schemas.openxmlformats.org/officeDocument/2006/relationships/image" Target="media/image215.wmf"/><Relationship Id="rId448" Type="http://schemas.openxmlformats.org/officeDocument/2006/relationships/oleObject" Target="embeddings/oleObject202.bin"/><Relationship Id="rId469" Type="http://schemas.openxmlformats.org/officeDocument/2006/relationships/image" Target="media/image236.wmf"/><Relationship Id="rId26" Type="http://schemas.openxmlformats.org/officeDocument/2006/relationships/image" Target="media/image6.png"/><Relationship Id="rId231" Type="http://schemas.openxmlformats.org/officeDocument/2006/relationships/oleObject" Target="embeddings/oleObject100.bin"/><Relationship Id="rId252" Type="http://schemas.openxmlformats.org/officeDocument/2006/relationships/image" Target="media/image122.wmf"/><Relationship Id="rId273" Type="http://schemas.openxmlformats.org/officeDocument/2006/relationships/oleObject" Target="embeddings/oleObject121.bin"/><Relationship Id="rId294" Type="http://schemas.openxmlformats.org/officeDocument/2006/relationships/image" Target="media/image146.wmf"/><Relationship Id="rId308" Type="http://schemas.openxmlformats.org/officeDocument/2006/relationships/oleObject" Target="embeddings/oleObject133.bin"/><Relationship Id="rId329" Type="http://schemas.openxmlformats.org/officeDocument/2006/relationships/oleObject" Target="embeddings/oleObject143.bin"/><Relationship Id="rId480" Type="http://schemas.openxmlformats.org/officeDocument/2006/relationships/oleObject" Target="embeddings/oleObject218.bin"/><Relationship Id="rId515" Type="http://schemas.openxmlformats.org/officeDocument/2006/relationships/image" Target="media/image259.wmf"/><Relationship Id="rId536" Type="http://schemas.openxmlformats.org/officeDocument/2006/relationships/oleObject" Target="embeddings/oleObject246.bin"/><Relationship Id="rId47" Type="http://schemas.openxmlformats.org/officeDocument/2006/relationships/image" Target="media/image20.wmf"/><Relationship Id="rId68" Type="http://schemas.openxmlformats.org/officeDocument/2006/relationships/oleObject" Target="embeddings/oleObject18.bin"/><Relationship Id="rId89" Type="http://schemas.openxmlformats.org/officeDocument/2006/relationships/image" Target="media/image41.wmf"/><Relationship Id="rId112" Type="http://schemas.openxmlformats.org/officeDocument/2006/relationships/oleObject" Target="embeddings/oleObject40.bin"/><Relationship Id="rId133" Type="http://schemas.openxmlformats.org/officeDocument/2006/relationships/image" Target="media/image63.wmf"/><Relationship Id="rId154" Type="http://schemas.openxmlformats.org/officeDocument/2006/relationships/oleObject" Target="embeddings/oleObject61.bin"/><Relationship Id="rId175" Type="http://schemas.openxmlformats.org/officeDocument/2006/relationships/oleObject" Target="embeddings/oleObject72.bin"/><Relationship Id="rId340" Type="http://schemas.openxmlformats.org/officeDocument/2006/relationships/oleObject" Target="embeddings/oleObject148.bin"/><Relationship Id="rId361" Type="http://schemas.openxmlformats.org/officeDocument/2006/relationships/image" Target="media/image182.wmf"/><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69.bin"/><Relationship Id="rId417" Type="http://schemas.openxmlformats.org/officeDocument/2006/relationships/image" Target="media/image210.wmf"/><Relationship Id="rId438"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header" Target="header5.xml"/><Relationship Id="rId221" Type="http://schemas.openxmlformats.org/officeDocument/2006/relationships/oleObject" Target="embeddings/oleObject95.bin"/><Relationship Id="rId242" Type="http://schemas.openxmlformats.org/officeDocument/2006/relationships/image" Target="media/image117.wmf"/><Relationship Id="rId263" Type="http://schemas.openxmlformats.org/officeDocument/2006/relationships/oleObject" Target="embeddings/oleObject116.bin"/><Relationship Id="rId284" Type="http://schemas.openxmlformats.org/officeDocument/2006/relationships/image" Target="media/image138.png"/><Relationship Id="rId319" Type="http://schemas.openxmlformats.org/officeDocument/2006/relationships/image" Target="media/image160.wmf"/><Relationship Id="rId470" Type="http://schemas.openxmlformats.org/officeDocument/2006/relationships/oleObject" Target="embeddings/oleObject213.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1.bin"/><Relationship Id="rId37" Type="http://schemas.openxmlformats.org/officeDocument/2006/relationships/image" Target="media/image15.wmf"/><Relationship Id="rId58" Type="http://schemas.openxmlformats.org/officeDocument/2006/relationships/oleObject" Target="embeddings/oleObject13.bin"/><Relationship Id="rId79" Type="http://schemas.openxmlformats.org/officeDocument/2006/relationships/image" Target="media/image36.wmf"/><Relationship Id="rId102" Type="http://schemas.openxmlformats.org/officeDocument/2006/relationships/oleObject" Target="embeddings/oleObject35.bin"/><Relationship Id="rId123" Type="http://schemas.openxmlformats.org/officeDocument/2006/relationships/image" Target="media/image58.wmf"/><Relationship Id="rId144" Type="http://schemas.openxmlformats.org/officeDocument/2006/relationships/oleObject" Target="embeddings/oleObject56.bin"/><Relationship Id="rId330" Type="http://schemas.openxmlformats.org/officeDocument/2006/relationships/image" Target="media/image166.wmf"/><Relationship Id="rId547" Type="http://schemas.openxmlformats.org/officeDocument/2006/relationships/image" Target="media/image275.wmf"/><Relationship Id="rId90" Type="http://schemas.openxmlformats.org/officeDocument/2006/relationships/oleObject" Target="embeddings/oleObject29.bin"/><Relationship Id="rId165" Type="http://schemas.openxmlformats.org/officeDocument/2006/relationships/oleObject" Target="embeddings/oleObject67.bin"/><Relationship Id="rId186" Type="http://schemas.openxmlformats.org/officeDocument/2006/relationships/image" Target="media/image89.wmf"/><Relationship Id="rId351" Type="http://schemas.openxmlformats.org/officeDocument/2006/relationships/image" Target="media/image177.wmf"/><Relationship Id="rId372" Type="http://schemas.openxmlformats.org/officeDocument/2006/relationships/oleObject" Target="embeddings/oleObject164.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2.bin"/><Relationship Id="rId449" Type="http://schemas.openxmlformats.org/officeDocument/2006/relationships/image" Target="media/image226.wmf"/><Relationship Id="rId211" Type="http://schemas.openxmlformats.org/officeDocument/2006/relationships/oleObject" Target="embeddings/oleObject90.bin"/><Relationship Id="rId232" Type="http://schemas.openxmlformats.org/officeDocument/2006/relationships/image" Target="media/image112.wmf"/><Relationship Id="rId253" Type="http://schemas.openxmlformats.org/officeDocument/2006/relationships/oleObject" Target="embeddings/oleObject111.bin"/><Relationship Id="rId274" Type="http://schemas.openxmlformats.org/officeDocument/2006/relationships/image" Target="media/image133.wmf"/><Relationship Id="rId295" Type="http://schemas.openxmlformats.org/officeDocument/2006/relationships/oleObject" Target="embeddings/oleObject128.bin"/><Relationship Id="rId309" Type="http://schemas.openxmlformats.org/officeDocument/2006/relationships/image" Target="media/image155.wmf"/><Relationship Id="rId460" Type="http://schemas.openxmlformats.org/officeDocument/2006/relationships/oleObject" Target="embeddings/oleObject208.bin"/><Relationship Id="rId481" Type="http://schemas.openxmlformats.org/officeDocument/2006/relationships/image" Target="media/image242.wmf"/><Relationship Id="rId516" Type="http://schemas.openxmlformats.org/officeDocument/2006/relationships/oleObject" Target="embeddings/oleObject236.bin"/><Relationship Id="rId27" Type="http://schemas.openxmlformats.org/officeDocument/2006/relationships/image" Target="media/image7.png"/><Relationship Id="rId48" Type="http://schemas.openxmlformats.org/officeDocument/2006/relationships/oleObject" Target="embeddings/oleObject8.bin"/><Relationship Id="rId69" Type="http://schemas.openxmlformats.org/officeDocument/2006/relationships/image" Target="media/image31.wmf"/><Relationship Id="rId113" Type="http://schemas.openxmlformats.org/officeDocument/2006/relationships/image" Target="media/image53.wmf"/><Relationship Id="rId134" Type="http://schemas.openxmlformats.org/officeDocument/2006/relationships/oleObject" Target="embeddings/oleObject51.bin"/><Relationship Id="rId320" Type="http://schemas.openxmlformats.org/officeDocument/2006/relationships/oleObject" Target="embeddings/oleObject139.bin"/><Relationship Id="rId537" Type="http://schemas.openxmlformats.org/officeDocument/2006/relationships/image" Target="media/image270.wmf"/><Relationship Id="rId80" Type="http://schemas.openxmlformats.org/officeDocument/2006/relationships/oleObject" Target="embeddings/oleObject24.bin"/><Relationship Id="rId155" Type="http://schemas.openxmlformats.org/officeDocument/2006/relationships/image" Target="media/image74.wmf"/><Relationship Id="rId176" Type="http://schemas.openxmlformats.org/officeDocument/2006/relationships/image" Target="media/image84.wmf"/><Relationship Id="rId197" Type="http://schemas.openxmlformats.org/officeDocument/2006/relationships/oleObject" Target="embeddings/oleObject83.bin"/><Relationship Id="rId341" Type="http://schemas.openxmlformats.org/officeDocument/2006/relationships/image" Target="media/image172.wmf"/><Relationship Id="rId362" Type="http://schemas.openxmlformats.org/officeDocument/2006/relationships/oleObject" Target="embeddings/oleObject159.bin"/><Relationship Id="rId383" Type="http://schemas.openxmlformats.org/officeDocument/2006/relationships/image" Target="media/image193.wmf"/><Relationship Id="rId418" Type="http://schemas.openxmlformats.org/officeDocument/2006/relationships/oleObject" Target="embeddings/oleObject187.bin"/><Relationship Id="rId439" Type="http://schemas.openxmlformats.org/officeDocument/2006/relationships/image" Target="media/image221.wmf"/><Relationship Id="rId201" Type="http://schemas.openxmlformats.org/officeDocument/2006/relationships/oleObject" Target="embeddings/oleObject85.bin"/><Relationship Id="rId222" Type="http://schemas.openxmlformats.org/officeDocument/2006/relationships/image" Target="media/image107.wmf"/><Relationship Id="rId243" Type="http://schemas.openxmlformats.org/officeDocument/2006/relationships/oleObject" Target="embeddings/oleObject106.bin"/><Relationship Id="rId264" Type="http://schemas.openxmlformats.org/officeDocument/2006/relationships/image" Target="media/image128.wmf"/><Relationship Id="rId285" Type="http://schemas.openxmlformats.org/officeDocument/2006/relationships/image" Target="media/image139.png"/><Relationship Id="rId450" Type="http://schemas.openxmlformats.org/officeDocument/2006/relationships/oleObject" Target="embeddings/oleObject203.bin"/><Relationship Id="rId471" Type="http://schemas.openxmlformats.org/officeDocument/2006/relationships/image" Target="media/image237.wmf"/><Relationship Id="rId506" Type="http://schemas.openxmlformats.org/officeDocument/2006/relationships/oleObject" Target="embeddings/oleObject231.bin"/><Relationship Id="rId17" Type="http://schemas.openxmlformats.org/officeDocument/2006/relationships/footer" Target="footer5.xml"/><Relationship Id="rId38" Type="http://schemas.openxmlformats.org/officeDocument/2006/relationships/oleObject" Target="embeddings/oleObject3.bin"/><Relationship Id="rId59" Type="http://schemas.openxmlformats.org/officeDocument/2006/relationships/image" Target="media/image26.wmf"/><Relationship Id="rId103" Type="http://schemas.openxmlformats.org/officeDocument/2006/relationships/image" Target="media/image48.wmf"/><Relationship Id="rId124" Type="http://schemas.openxmlformats.org/officeDocument/2006/relationships/oleObject" Target="embeddings/oleObject46.bin"/><Relationship Id="rId310" Type="http://schemas.openxmlformats.org/officeDocument/2006/relationships/oleObject" Target="embeddings/oleObject134.bin"/><Relationship Id="rId492" Type="http://schemas.openxmlformats.org/officeDocument/2006/relationships/oleObject" Target="embeddings/oleObject224.bin"/><Relationship Id="rId527" Type="http://schemas.openxmlformats.org/officeDocument/2006/relationships/image" Target="media/image265.wmf"/><Relationship Id="rId548" Type="http://schemas.openxmlformats.org/officeDocument/2006/relationships/oleObject" Target="embeddings/oleObject252.bin"/><Relationship Id="rId70" Type="http://schemas.openxmlformats.org/officeDocument/2006/relationships/oleObject" Target="embeddings/oleObject19.bin"/><Relationship Id="rId91" Type="http://schemas.openxmlformats.org/officeDocument/2006/relationships/image" Target="media/image42.wmf"/><Relationship Id="rId145" Type="http://schemas.openxmlformats.org/officeDocument/2006/relationships/image" Target="media/image69.wmf"/><Relationship Id="rId166" Type="http://schemas.openxmlformats.org/officeDocument/2006/relationships/image" Target="media/image79.wmf"/><Relationship Id="rId187" Type="http://schemas.openxmlformats.org/officeDocument/2006/relationships/oleObject" Target="embeddings/oleObject78.bin"/><Relationship Id="rId331" Type="http://schemas.openxmlformats.org/officeDocument/2006/relationships/oleObject" Target="embeddings/oleObject144.bin"/><Relationship Id="rId352" Type="http://schemas.openxmlformats.org/officeDocument/2006/relationships/oleObject" Target="embeddings/oleObject154.bin"/><Relationship Id="rId373" Type="http://schemas.openxmlformats.org/officeDocument/2006/relationships/image" Target="media/image188.wmf"/><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01.bin"/><Relationship Id="rId254" Type="http://schemas.openxmlformats.org/officeDocument/2006/relationships/image" Target="media/image123.wmf"/><Relationship Id="rId440" Type="http://schemas.openxmlformats.org/officeDocument/2006/relationships/oleObject" Target="embeddings/oleObject198.bin"/><Relationship Id="rId28" Type="http://schemas.openxmlformats.org/officeDocument/2006/relationships/image" Target="media/image8.png"/><Relationship Id="rId49" Type="http://schemas.openxmlformats.org/officeDocument/2006/relationships/image" Target="media/image21.wmf"/><Relationship Id="rId114" Type="http://schemas.openxmlformats.org/officeDocument/2006/relationships/oleObject" Target="embeddings/oleObject41.bin"/><Relationship Id="rId275" Type="http://schemas.openxmlformats.org/officeDocument/2006/relationships/oleObject" Target="embeddings/oleObject122.bin"/><Relationship Id="rId296" Type="http://schemas.openxmlformats.org/officeDocument/2006/relationships/image" Target="media/image147.png"/><Relationship Id="rId300" Type="http://schemas.openxmlformats.org/officeDocument/2006/relationships/image" Target="media/image150.wmf"/><Relationship Id="rId461" Type="http://schemas.openxmlformats.org/officeDocument/2006/relationships/image" Target="media/image232.wmf"/><Relationship Id="rId482" Type="http://schemas.openxmlformats.org/officeDocument/2006/relationships/oleObject" Target="embeddings/oleObject219.bin"/><Relationship Id="rId517" Type="http://schemas.openxmlformats.org/officeDocument/2006/relationships/image" Target="media/image260.wmf"/><Relationship Id="rId538" Type="http://schemas.openxmlformats.org/officeDocument/2006/relationships/oleObject" Target="embeddings/oleObject247.bin"/><Relationship Id="rId60" Type="http://schemas.openxmlformats.org/officeDocument/2006/relationships/oleObject" Target="embeddings/oleObject14.bin"/><Relationship Id="rId81" Type="http://schemas.openxmlformats.org/officeDocument/2006/relationships/image" Target="media/image37.wmf"/><Relationship Id="rId135" Type="http://schemas.openxmlformats.org/officeDocument/2006/relationships/image" Target="media/image64.wmf"/><Relationship Id="rId156" Type="http://schemas.openxmlformats.org/officeDocument/2006/relationships/oleObject" Target="embeddings/oleObject62.bin"/><Relationship Id="rId177" Type="http://schemas.openxmlformats.org/officeDocument/2006/relationships/oleObject" Target="embeddings/oleObject73.bin"/><Relationship Id="rId198" Type="http://schemas.openxmlformats.org/officeDocument/2006/relationships/image" Target="media/image95.wmf"/><Relationship Id="rId321" Type="http://schemas.openxmlformats.org/officeDocument/2006/relationships/image" Target="media/image161.wmf"/><Relationship Id="rId342" Type="http://schemas.openxmlformats.org/officeDocument/2006/relationships/oleObject" Target="embeddings/oleObject149.bin"/><Relationship Id="rId363" Type="http://schemas.openxmlformats.org/officeDocument/2006/relationships/image" Target="media/image183.wmf"/><Relationship Id="rId384" Type="http://schemas.openxmlformats.org/officeDocument/2006/relationships/oleObject" Target="embeddings/oleObject170.bin"/><Relationship Id="rId419" Type="http://schemas.openxmlformats.org/officeDocument/2006/relationships/image" Target="media/image211.wmf"/><Relationship Id="rId202" Type="http://schemas.openxmlformats.org/officeDocument/2006/relationships/image" Target="media/image97.wmf"/><Relationship Id="rId223" Type="http://schemas.openxmlformats.org/officeDocument/2006/relationships/oleObject" Target="embeddings/oleObject96.bin"/><Relationship Id="rId244" Type="http://schemas.openxmlformats.org/officeDocument/2006/relationships/image" Target="media/image118.wmf"/><Relationship Id="rId430" Type="http://schemas.openxmlformats.org/officeDocument/2006/relationships/oleObject" Target="embeddings/oleObject193.bin"/><Relationship Id="rId18" Type="http://schemas.openxmlformats.org/officeDocument/2006/relationships/header" Target="header6.xml"/><Relationship Id="rId39" Type="http://schemas.openxmlformats.org/officeDocument/2006/relationships/image" Target="media/image16.wmf"/><Relationship Id="rId265" Type="http://schemas.openxmlformats.org/officeDocument/2006/relationships/oleObject" Target="embeddings/oleObject117.bin"/><Relationship Id="rId286" Type="http://schemas.openxmlformats.org/officeDocument/2006/relationships/image" Target="media/image140.png"/><Relationship Id="rId451" Type="http://schemas.openxmlformats.org/officeDocument/2006/relationships/image" Target="media/image227.wmf"/><Relationship Id="rId472" Type="http://schemas.openxmlformats.org/officeDocument/2006/relationships/oleObject" Target="embeddings/oleObject214.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2.bin"/><Relationship Id="rId549" Type="http://schemas.openxmlformats.org/officeDocument/2006/relationships/header" Target="header8.xml"/><Relationship Id="rId50" Type="http://schemas.openxmlformats.org/officeDocument/2006/relationships/oleObject" Target="embeddings/oleObject9.bin"/><Relationship Id="rId104" Type="http://schemas.openxmlformats.org/officeDocument/2006/relationships/oleObject" Target="embeddings/oleObject36.bin"/><Relationship Id="rId125" Type="http://schemas.openxmlformats.org/officeDocument/2006/relationships/image" Target="media/image59.wmf"/><Relationship Id="rId146" Type="http://schemas.openxmlformats.org/officeDocument/2006/relationships/oleObject" Target="embeddings/oleObject57.bin"/><Relationship Id="rId167" Type="http://schemas.openxmlformats.org/officeDocument/2006/relationships/oleObject" Target="embeddings/oleObject68.bin"/><Relationship Id="rId188" Type="http://schemas.openxmlformats.org/officeDocument/2006/relationships/image" Target="media/image90.wmf"/><Relationship Id="rId311" Type="http://schemas.openxmlformats.org/officeDocument/2006/relationships/image" Target="media/image156.wmf"/><Relationship Id="rId332" Type="http://schemas.openxmlformats.org/officeDocument/2006/relationships/image" Target="media/image167.wmf"/><Relationship Id="rId353" Type="http://schemas.openxmlformats.org/officeDocument/2006/relationships/image" Target="media/image178.wmf"/><Relationship Id="rId374" Type="http://schemas.openxmlformats.org/officeDocument/2006/relationships/oleObject" Target="embeddings/oleObject165.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image" Target="media/image32.wmf"/><Relationship Id="rId92" Type="http://schemas.openxmlformats.org/officeDocument/2006/relationships/oleObject" Target="embeddings/oleObject30.bin"/><Relationship Id="rId213" Type="http://schemas.openxmlformats.org/officeDocument/2006/relationships/oleObject" Target="embeddings/oleObject91.bin"/><Relationship Id="rId234" Type="http://schemas.openxmlformats.org/officeDocument/2006/relationships/image" Target="media/image113.wmf"/><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9.emf"/><Relationship Id="rId255" Type="http://schemas.openxmlformats.org/officeDocument/2006/relationships/oleObject" Target="embeddings/oleObject112.bin"/><Relationship Id="rId276" Type="http://schemas.openxmlformats.org/officeDocument/2006/relationships/image" Target="media/image134.wmf"/><Relationship Id="rId297" Type="http://schemas.openxmlformats.org/officeDocument/2006/relationships/image" Target="media/image148.png"/><Relationship Id="rId441" Type="http://schemas.openxmlformats.org/officeDocument/2006/relationships/image" Target="media/image222.wmf"/><Relationship Id="rId462" Type="http://schemas.openxmlformats.org/officeDocument/2006/relationships/oleObject" Target="embeddings/oleObject209.bin"/><Relationship Id="rId483" Type="http://schemas.openxmlformats.org/officeDocument/2006/relationships/image" Target="media/image243.wmf"/><Relationship Id="rId518" Type="http://schemas.openxmlformats.org/officeDocument/2006/relationships/oleObject" Target="embeddings/oleObject237.bin"/><Relationship Id="rId539" Type="http://schemas.openxmlformats.org/officeDocument/2006/relationships/image" Target="media/image271.wmf"/><Relationship Id="rId40" Type="http://schemas.openxmlformats.org/officeDocument/2006/relationships/oleObject" Target="embeddings/oleObject4.bin"/><Relationship Id="rId115" Type="http://schemas.openxmlformats.org/officeDocument/2006/relationships/image" Target="media/image54.wmf"/><Relationship Id="rId136" Type="http://schemas.openxmlformats.org/officeDocument/2006/relationships/oleObject" Target="embeddings/oleObject52.bin"/><Relationship Id="rId157" Type="http://schemas.openxmlformats.org/officeDocument/2006/relationships/image" Target="media/image75.wmf"/><Relationship Id="rId178" Type="http://schemas.openxmlformats.org/officeDocument/2006/relationships/image" Target="media/image85.wmf"/><Relationship Id="rId301" Type="http://schemas.openxmlformats.org/officeDocument/2006/relationships/oleObject" Target="embeddings/oleObject130.bin"/><Relationship Id="rId322" Type="http://schemas.openxmlformats.org/officeDocument/2006/relationships/oleObject" Target="embeddings/oleObject140.bin"/><Relationship Id="rId343" Type="http://schemas.openxmlformats.org/officeDocument/2006/relationships/image" Target="media/image173.wmf"/><Relationship Id="rId364" Type="http://schemas.openxmlformats.org/officeDocument/2006/relationships/oleObject" Target="embeddings/oleObject160.bin"/><Relationship Id="rId550" Type="http://schemas.openxmlformats.org/officeDocument/2006/relationships/header" Target="header9.xml"/><Relationship Id="rId61" Type="http://schemas.openxmlformats.org/officeDocument/2006/relationships/image" Target="media/image27.wmf"/><Relationship Id="rId82" Type="http://schemas.openxmlformats.org/officeDocument/2006/relationships/oleObject" Target="embeddings/oleObject25.bin"/><Relationship Id="rId199" Type="http://schemas.openxmlformats.org/officeDocument/2006/relationships/oleObject" Target="embeddings/oleObject84.bin"/><Relationship Id="rId203" Type="http://schemas.openxmlformats.org/officeDocument/2006/relationships/oleObject" Target="embeddings/oleObject86.bin"/><Relationship Id="rId385" Type="http://schemas.openxmlformats.org/officeDocument/2006/relationships/image" Target="media/image194.wmf"/><Relationship Id="rId19" Type="http://schemas.openxmlformats.org/officeDocument/2006/relationships/header" Target="header7.xml"/><Relationship Id="rId224" Type="http://schemas.openxmlformats.org/officeDocument/2006/relationships/image" Target="media/image108.wmf"/><Relationship Id="rId245" Type="http://schemas.openxmlformats.org/officeDocument/2006/relationships/oleObject" Target="embeddings/oleObject107.bin"/><Relationship Id="rId266" Type="http://schemas.openxmlformats.org/officeDocument/2006/relationships/image" Target="media/image129.wmf"/><Relationship Id="rId287" Type="http://schemas.openxmlformats.org/officeDocument/2006/relationships/image" Target="media/image141.png"/><Relationship Id="rId410" Type="http://schemas.openxmlformats.org/officeDocument/2006/relationships/oleObject" Target="embeddings/oleObject183.bin"/><Relationship Id="rId431" Type="http://schemas.openxmlformats.org/officeDocument/2006/relationships/image" Target="media/image217.wmf"/><Relationship Id="rId452" Type="http://schemas.openxmlformats.org/officeDocument/2006/relationships/oleObject" Target="embeddings/oleObject204.bin"/><Relationship Id="rId473" Type="http://schemas.openxmlformats.org/officeDocument/2006/relationships/image" Target="media/image238.wmf"/><Relationship Id="rId494" Type="http://schemas.openxmlformats.org/officeDocument/2006/relationships/oleObject" Target="embeddings/oleObject225.bin"/><Relationship Id="rId508" Type="http://schemas.openxmlformats.org/officeDocument/2006/relationships/oleObject" Target="embeddings/oleObject232.bin"/><Relationship Id="rId529" Type="http://schemas.openxmlformats.org/officeDocument/2006/relationships/image" Target="media/image266.wmf"/><Relationship Id="rId30" Type="http://schemas.openxmlformats.org/officeDocument/2006/relationships/image" Target="media/image10.png"/><Relationship Id="rId105" Type="http://schemas.openxmlformats.org/officeDocument/2006/relationships/image" Target="media/image49.wmf"/><Relationship Id="rId126" Type="http://schemas.openxmlformats.org/officeDocument/2006/relationships/oleObject" Target="embeddings/oleObject47.bin"/><Relationship Id="rId147" Type="http://schemas.openxmlformats.org/officeDocument/2006/relationships/image" Target="media/image70.wmf"/><Relationship Id="rId168" Type="http://schemas.openxmlformats.org/officeDocument/2006/relationships/image" Target="media/image80.wmf"/><Relationship Id="rId312" Type="http://schemas.openxmlformats.org/officeDocument/2006/relationships/oleObject" Target="embeddings/oleObject135.bin"/><Relationship Id="rId333" Type="http://schemas.openxmlformats.org/officeDocument/2006/relationships/oleObject" Target="embeddings/oleObject145.bin"/><Relationship Id="rId354" Type="http://schemas.openxmlformats.org/officeDocument/2006/relationships/oleObject" Target="embeddings/oleObject155.bin"/><Relationship Id="rId540" Type="http://schemas.openxmlformats.org/officeDocument/2006/relationships/oleObject" Target="embeddings/oleObject248.bin"/><Relationship Id="rId51" Type="http://schemas.openxmlformats.org/officeDocument/2006/relationships/image" Target="media/image22.wmf"/><Relationship Id="rId72" Type="http://schemas.openxmlformats.org/officeDocument/2006/relationships/oleObject" Target="embeddings/oleObject20.bin"/><Relationship Id="rId93" Type="http://schemas.openxmlformats.org/officeDocument/2006/relationships/image" Target="media/image43.wmf"/><Relationship Id="rId189" Type="http://schemas.openxmlformats.org/officeDocument/2006/relationships/oleObject" Target="embeddings/oleObject79.bin"/><Relationship Id="rId375" Type="http://schemas.openxmlformats.org/officeDocument/2006/relationships/image" Target="media/image189.wmf"/><Relationship Id="rId396"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2.bin"/><Relationship Id="rId256" Type="http://schemas.openxmlformats.org/officeDocument/2006/relationships/image" Target="media/image124.wmf"/><Relationship Id="rId277" Type="http://schemas.openxmlformats.org/officeDocument/2006/relationships/oleObject" Target="embeddings/oleObject123.bin"/><Relationship Id="rId298" Type="http://schemas.openxmlformats.org/officeDocument/2006/relationships/image" Target="media/image149.wmf"/><Relationship Id="rId400" Type="http://schemas.openxmlformats.org/officeDocument/2006/relationships/oleObject" Target="embeddings/oleObject178.bin"/><Relationship Id="rId421" Type="http://schemas.openxmlformats.org/officeDocument/2006/relationships/image" Target="media/image212.wmf"/><Relationship Id="rId442" Type="http://schemas.openxmlformats.org/officeDocument/2006/relationships/oleObject" Target="embeddings/oleObject199.bin"/><Relationship Id="rId463" Type="http://schemas.openxmlformats.org/officeDocument/2006/relationships/image" Target="media/image233.wmf"/><Relationship Id="rId484" Type="http://schemas.openxmlformats.org/officeDocument/2006/relationships/oleObject" Target="embeddings/oleObject220.bin"/><Relationship Id="rId519" Type="http://schemas.openxmlformats.org/officeDocument/2006/relationships/image" Target="media/image261.wmf"/><Relationship Id="rId116" Type="http://schemas.openxmlformats.org/officeDocument/2006/relationships/oleObject" Target="embeddings/oleObject42.bin"/><Relationship Id="rId137" Type="http://schemas.openxmlformats.org/officeDocument/2006/relationships/image" Target="media/image65.wmf"/><Relationship Id="rId158" Type="http://schemas.openxmlformats.org/officeDocument/2006/relationships/oleObject" Target="embeddings/oleObject63.bin"/><Relationship Id="rId302" Type="http://schemas.openxmlformats.org/officeDocument/2006/relationships/image" Target="media/image151.emf"/><Relationship Id="rId323" Type="http://schemas.openxmlformats.org/officeDocument/2006/relationships/image" Target="media/image162.wmf"/><Relationship Id="rId344" Type="http://schemas.openxmlformats.org/officeDocument/2006/relationships/oleObject" Target="embeddings/oleObject150.bin"/><Relationship Id="rId530" Type="http://schemas.openxmlformats.org/officeDocument/2006/relationships/oleObject" Target="embeddings/oleObject243.bin"/><Relationship Id="rId20" Type="http://schemas.openxmlformats.org/officeDocument/2006/relationships/footer" Target="footer6.xml"/><Relationship Id="rId41" Type="http://schemas.openxmlformats.org/officeDocument/2006/relationships/image" Target="media/image17.wmf"/><Relationship Id="rId62" Type="http://schemas.openxmlformats.org/officeDocument/2006/relationships/oleObject" Target="embeddings/oleObject15.bin"/><Relationship Id="rId83" Type="http://schemas.openxmlformats.org/officeDocument/2006/relationships/image" Target="media/image38.wmf"/><Relationship Id="rId179" Type="http://schemas.openxmlformats.org/officeDocument/2006/relationships/oleObject" Target="embeddings/oleObject74.bin"/><Relationship Id="rId365" Type="http://schemas.openxmlformats.org/officeDocument/2006/relationships/image" Target="media/image184.wmf"/><Relationship Id="rId386" Type="http://schemas.openxmlformats.org/officeDocument/2006/relationships/oleObject" Target="embeddings/oleObject171.bin"/><Relationship Id="rId551" Type="http://schemas.openxmlformats.org/officeDocument/2006/relationships/footer" Target="footer8.xml"/><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7.bin"/><Relationship Id="rId246" Type="http://schemas.openxmlformats.org/officeDocument/2006/relationships/image" Target="media/image119.wmf"/><Relationship Id="rId267" Type="http://schemas.openxmlformats.org/officeDocument/2006/relationships/oleObject" Target="embeddings/oleObject118.bin"/><Relationship Id="rId288" Type="http://schemas.openxmlformats.org/officeDocument/2006/relationships/image" Target="media/image142.emf"/><Relationship Id="rId411" Type="http://schemas.openxmlformats.org/officeDocument/2006/relationships/image" Target="media/image207.wmf"/><Relationship Id="rId432" Type="http://schemas.openxmlformats.org/officeDocument/2006/relationships/oleObject" Target="embeddings/oleObject194.bin"/><Relationship Id="rId453" Type="http://schemas.openxmlformats.org/officeDocument/2006/relationships/image" Target="media/image228.wmf"/><Relationship Id="rId474" Type="http://schemas.openxmlformats.org/officeDocument/2006/relationships/oleObject" Target="embeddings/oleObject215.bin"/><Relationship Id="rId509" Type="http://schemas.openxmlformats.org/officeDocument/2006/relationships/image" Target="media/image256.wmf"/><Relationship Id="rId106" Type="http://schemas.openxmlformats.org/officeDocument/2006/relationships/oleObject" Target="embeddings/oleObject37.bin"/><Relationship Id="rId127" Type="http://schemas.openxmlformats.org/officeDocument/2006/relationships/image" Target="media/image60.emf"/><Relationship Id="rId313" Type="http://schemas.openxmlformats.org/officeDocument/2006/relationships/image" Target="media/image157.wmf"/><Relationship Id="rId495" Type="http://schemas.openxmlformats.org/officeDocument/2006/relationships/image" Target="media/image249.wmf"/><Relationship Id="rId10" Type="http://schemas.openxmlformats.org/officeDocument/2006/relationships/header" Target="header2.xml"/><Relationship Id="rId31" Type="http://schemas.openxmlformats.org/officeDocument/2006/relationships/image" Target="media/image11.png"/><Relationship Id="rId52" Type="http://schemas.openxmlformats.org/officeDocument/2006/relationships/oleObject" Target="embeddings/oleObject10.bin"/><Relationship Id="rId73" Type="http://schemas.openxmlformats.org/officeDocument/2006/relationships/image" Target="media/image33.wmf"/><Relationship Id="rId94" Type="http://schemas.openxmlformats.org/officeDocument/2006/relationships/oleObject" Target="embeddings/oleObject31.bin"/><Relationship Id="rId148" Type="http://schemas.openxmlformats.org/officeDocument/2006/relationships/oleObject" Target="embeddings/oleObject58.bin"/><Relationship Id="rId169" Type="http://schemas.openxmlformats.org/officeDocument/2006/relationships/oleObject" Target="embeddings/oleObject69.bin"/><Relationship Id="rId334" Type="http://schemas.openxmlformats.org/officeDocument/2006/relationships/image" Target="media/image168.emf"/><Relationship Id="rId355" Type="http://schemas.openxmlformats.org/officeDocument/2006/relationships/image" Target="media/image179.wmf"/><Relationship Id="rId376" Type="http://schemas.openxmlformats.org/officeDocument/2006/relationships/oleObject" Target="embeddings/oleObject166.bin"/><Relationship Id="rId397" Type="http://schemas.openxmlformats.org/officeDocument/2006/relationships/image" Target="media/image200.wmf"/><Relationship Id="rId520" Type="http://schemas.openxmlformats.org/officeDocument/2006/relationships/oleObject" Target="embeddings/oleObject238.bin"/><Relationship Id="rId541" Type="http://schemas.openxmlformats.org/officeDocument/2006/relationships/image" Target="media/image272.wmf"/><Relationship Id="rId4" Type="http://schemas.openxmlformats.org/officeDocument/2006/relationships/settings" Target="settings.xml"/><Relationship Id="rId180" Type="http://schemas.openxmlformats.org/officeDocument/2006/relationships/image" Target="media/image86.wmf"/><Relationship Id="rId215" Type="http://schemas.openxmlformats.org/officeDocument/2006/relationships/oleObject" Target="embeddings/oleObject92.bin"/><Relationship Id="rId236" Type="http://schemas.openxmlformats.org/officeDocument/2006/relationships/image" Target="media/image114.wmf"/><Relationship Id="rId257" Type="http://schemas.openxmlformats.org/officeDocument/2006/relationships/oleObject" Target="embeddings/oleObject113.bin"/><Relationship Id="rId278" Type="http://schemas.openxmlformats.org/officeDocument/2006/relationships/image" Target="media/image135.wmf"/><Relationship Id="rId401" Type="http://schemas.openxmlformats.org/officeDocument/2006/relationships/image" Target="media/image202.wmf"/><Relationship Id="rId422" Type="http://schemas.openxmlformats.org/officeDocument/2006/relationships/oleObject" Target="embeddings/oleObject189.bin"/><Relationship Id="rId443" Type="http://schemas.openxmlformats.org/officeDocument/2006/relationships/image" Target="media/image223.wmf"/><Relationship Id="rId464" Type="http://schemas.openxmlformats.org/officeDocument/2006/relationships/oleObject" Target="embeddings/oleObject210.bin"/><Relationship Id="rId303" Type="http://schemas.openxmlformats.org/officeDocument/2006/relationships/image" Target="media/image152.wmf"/><Relationship Id="rId485" Type="http://schemas.openxmlformats.org/officeDocument/2006/relationships/image" Target="media/image244.wmf"/><Relationship Id="rId42" Type="http://schemas.openxmlformats.org/officeDocument/2006/relationships/oleObject" Target="embeddings/oleObject5.bin"/><Relationship Id="rId84" Type="http://schemas.openxmlformats.org/officeDocument/2006/relationships/oleObject" Target="embeddings/oleObject26.bin"/><Relationship Id="rId138" Type="http://schemas.openxmlformats.org/officeDocument/2006/relationships/oleObject" Target="embeddings/oleObject53.bin"/><Relationship Id="rId345" Type="http://schemas.openxmlformats.org/officeDocument/2006/relationships/image" Target="media/image174.wmf"/><Relationship Id="rId387" Type="http://schemas.openxmlformats.org/officeDocument/2006/relationships/image" Target="media/image195.wmf"/><Relationship Id="rId510" Type="http://schemas.openxmlformats.org/officeDocument/2006/relationships/oleObject" Target="embeddings/oleObject233.bin"/><Relationship Id="rId552" Type="http://schemas.openxmlformats.org/officeDocument/2006/relationships/footer" Target="footer9.xml"/><Relationship Id="rId191" Type="http://schemas.openxmlformats.org/officeDocument/2006/relationships/oleObject" Target="embeddings/oleObject80.bin"/><Relationship Id="rId205" Type="http://schemas.openxmlformats.org/officeDocument/2006/relationships/oleObject" Target="embeddings/oleObject87.bin"/><Relationship Id="rId247" Type="http://schemas.openxmlformats.org/officeDocument/2006/relationships/oleObject" Target="embeddings/oleObject108.bin"/><Relationship Id="rId412" Type="http://schemas.openxmlformats.org/officeDocument/2006/relationships/oleObject" Target="embeddings/oleObject184.bin"/><Relationship Id="rId107" Type="http://schemas.openxmlformats.org/officeDocument/2006/relationships/image" Target="media/image50.wmf"/><Relationship Id="rId289" Type="http://schemas.openxmlformats.org/officeDocument/2006/relationships/comments" Target="comments.xml"/><Relationship Id="rId454" Type="http://schemas.openxmlformats.org/officeDocument/2006/relationships/oleObject" Target="embeddings/oleObject205.bin"/><Relationship Id="rId496" Type="http://schemas.openxmlformats.org/officeDocument/2006/relationships/oleObject" Target="embeddings/oleObject226.bin"/><Relationship Id="rId11" Type="http://schemas.openxmlformats.org/officeDocument/2006/relationships/footer" Target="footer2.xml"/><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36.bin"/><Relationship Id="rId356" Type="http://schemas.openxmlformats.org/officeDocument/2006/relationships/oleObject" Target="embeddings/oleObject156.bin"/><Relationship Id="rId398" Type="http://schemas.openxmlformats.org/officeDocument/2006/relationships/oleObject" Target="embeddings/oleObject177.bin"/><Relationship Id="rId521" Type="http://schemas.openxmlformats.org/officeDocument/2006/relationships/image" Target="media/image262.wmf"/><Relationship Id="rId95" Type="http://schemas.openxmlformats.org/officeDocument/2006/relationships/image" Target="media/image44.wmf"/><Relationship Id="rId160" Type="http://schemas.openxmlformats.org/officeDocument/2006/relationships/oleObject" Target="embeddings/oleObject64.bin"/><Relationship Id="rId216" Type="http://schemas.openxmlformats.org/officeDocument/2006/relationships/image" Target="media/image104.wmf"/><Relationship Id="rId423" Type="http://schemas.openxmlformats.org/officeDocument/2006/relationships/image" Target="media/image213.wmf"/><Relationship Id="rId258" Type="http://schemas.openxmlformats.org/officeDocument/2006/relationships/image" Target="media/image125.wmf"/><Relationship Id="rId465" Type="http://schemas.openxmlformats.org/officeDocument/2006/relationships/image" Target="media/image234.wmf"/><Relationship Id="rId22" Type="http://schemas.openxmlformats.org/officeDocument/2006/relationships/image" Target="media/image2.png"/><Relationship Id="rId64" Type="http://schemas.openxmlformats.org/officeDocument/2006/relationships/oleObject" Target="embeddings/oleObject16.bin"/><Relationship Id="rId118" Type="http://schemas.openxmlformats.org/officeDocument/2006/relationships/oleObject" Target="embeddings/oleObject43.bin"/><Relationship Id="rId325" Type="http://schemas.openxmlformats.org/officeDocument/2006/relationships/image" Target="media/image163.emf"/><Relationship Id="rId367" Type="http://schemas.openxmlformats.org/officeDocument/2006/relationships/image" Target="media/image185.wmf"/><Relationship Id="rId532" Type="http://schemas.openxmlformats.org/officeDocument/2006/relationships/oleObject" Target="embeddings/oleObject244.bin"/><Relationship Id="rId171" Type="http://schemas.openxmlformats.org/officeDocument/2006/relationships/oleObject" Target="embeddings/oleObject70.bin"/><Relationship Id="rId227" Type="http://schemas.openxmlformats.org/officeDocument/2006/relationships/oleObject" Target="embeddings/oleObject98.bin"/><Relationship Id="rId269" Type="http://schemas.openxmlformats.org/officeDocument/2006/relationships/oleObject" Target="embeddings/oleObject119.bin"/><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image" Target="media/image136.wmf"/><Relationship Id="rId336" Type="http://schemas.openxmlformats.org/officeDocument/2006/relationships/oleObject" Target="embeddings/oleObject146.bin"/><Relationship Id="rId501" Type="http://schemas.openxmlformats.org/officeDocument/2006/relationships/image" Target="media/image252.wmf"/><Relationship Id="rId543" Type="http://schemas.openxmlformats.org/officeDocument/2006/relationships/image" Target="media/image273.wmf"/><Relationship Id="rId75" Type="http://schemas.openxmlformats.org/officeDocument/2006/relationships/image" Target="media/image34.wmf"/><Relationship Id="rId140" Type="http://schemas.openxmlformats.org/officeDocument/2006/relationships/oleObject" Target="embeddings/oleObject54.bin"/><Relationship Id="rId182" Type="http://schemas.openxmlformats.org/officeDocument/2006/relationships/image" Target="media/image87.wmf"/><Relationship Id="rId378" Type="http://schemas.openxmlformats.org/officeDocument/2006/relationships/oleObject" Target="embeddings/oleObject167.bin"/><Relationship Id="rId403" Type="http://schemas.openxmlformats.org/officeDocument/2006/relationships/image" Target="media/image203.wmf"/><Relationship Id="rId6" Type="http://schemas.openxmlformats.org/officeDocument/2006/relationships/footnotes" Target="footnotes.xml"/><Relationship Id="rId238" Type="http://schemas.openxmlformats.org/officeDocument/2006/relationships/image" Target="media/image115.wmf"/><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4.wmf"/><Relationship Id="rId305" Type="http://schemas.openxmlformats.org/officeDocument/2006/relationships/image" Target="media/image153.wmf"/><Relationship Id="rId347" Type="http://schemas.openxmlformats.org/officeDocument/2006/relationships/image" Target="media/image175.wmf"/><Relationship Id="rId512" Type="http://schemas.openxmlformats.org/officeDocument/2006/relationships/oleObject" Target="embeddings/oleObject234.bin"/><Relationship Id="rId44" Type="http://schemas.openxmlformats.org/officeDocument/2006/relationships/oleObject" Target="embeddings/oleObject6.bin"/><Relationship Id="rId86" Type="http://schemas.openxmlformats.org/officeDocument/2006/relationships/oleObject" Target="embeddings/oleObject27.bin"/><Relationship Id="rId151" Type="http://schemas.openxmlformats.org/officeDocument/2006/relationships/image" Target="media/image72.wmf"/><Relationship Id="rId389" Type="http://schemas.openxmlformats.org/officeDocument/2006/relationships/image" Target="media/image196.wmf"/><Relationship Id="rId554" Type="http://schemas.openxmlformats.org/officeDocument/2006/relationships/theme" Target="theme/theme1.xml"/><Relationship Id="rId193" Type="http://schemas.openxmlformats.org/officeDocument/2006/relationships/oleObject" Target="embeddings/oleObject81.bin"/><Relationship Id="rId207" Type="http://schemas.openxmlformats.org/officeDocument/2006/relationships/oleObject" Target="embeddings/oleObject88.bin"/><Relationship Id="rId249" Type="http://schemas.openxmlformats.org/officeDocument/2006/relationships/oleObject" Target="embeddings/oleObject109.bin"/><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header" Target="header4.xml"/><Relationship Id="rId109" Type="http://schemas.openxmlformats.org/officeDocument/2006/relationships/image" Target="media/image51.wmf"/><Relationship Id="rId260" Type="http://schemas.openxmlformats.org/officeDocument/2006/relationships/image" Target="media/image126.wmf"/><Relationship Id="rId316" Type="http://schemas.openxmlformats.org/officeDocument/2006/relationships/oleObject" Target="embeddings/oleObject137.bin"/><Relationship Id="rId523" Type="http://schemas.openxmlformats.org/officeDocument/2006/relationships/image" Target="media/image263.wmf"/><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44.bin"/><Relationship Id="rId358" Type="http://schemas.openxmlformats.org/officeDocument/2006/relationships/oleObject" Target="embeddings/oleObject157.bin"/><Relationship Id="rId162" Type="http://schemas.openxmlformats.org/officeDocument/2006/relationships/oleObject" Target="embeddings/oleObject65.bin"/><Relationship Id="rId218" Type="http://schemas.openxmlformats.org/officeDocument/2006/relationships/image" Target="media/image105.wmf"/><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oleObject" Target="embeddings/oleObject120.bin"/><Relationship Id="rId24" Type="http://schemas.openxmlformats.org/officeDocument/2006/relationships/image" Target="media/image4.png"/><Relationship Id="rId66" Type="http://schemas.openxmlformats.org/officeDocument/2006/relationships/oleObject" Target="embeddings/oleObject17.bin"/><Relationship Id="rId131" Type="http://schemas.openxmlformats.org/officeDocument/2006/relationships/image" Target="media/image62.wmf"/><Relationship Id="rId327" Type="http://schemas.openxmlformats.org/officeDocument/2006/relationships/oleObject" Target="embeddings/oleObject142.bin"/><Relationship Id="rId369" Type="http://schemas.openxmlformats.org/officeDocument/2006/relationships/image" Target="media/image186.wmf"/><Relationship Id="rId534" Type="http://schemas.openxmlformats.org/officeDocument/2006/relationships/oleObject" Target="embeddings/oleObject245.bin"/><Relationship Id="rId173" Type="http://schemas.openxmlformats.org/officeDocument/2006/relationships/oleObject" Target="embeddings/oleObject71.bin"/><Relationship Id="rId229" Type="http://schemas.openxmlformats.org/officeDocument/2006/relationships/oleObject" Target="embeddings/oleObject99.bin"/><Relationship Id="rId380" Type="http://schemas.openxmlformats.org/officeDocument/2006/relationships/oleObject" Target="embeddings/oleObject168.bin"/><Relationship Id="rId436" Type="http://schemas.openxmlformats.org/officeDocument/2006/relationships/oleObject" Target="embeddings/oleObject196.bin"/><Relationship Id="rId240" Type="http://schemas.openxmlformats.org/officeDocument/2006/relationships/image" Target="media/image116.wmf"/><Relationship Id="rId478" Type="http://schemas.openxmlformats.org/officeDocument/2006/relationships/oleObject" Target="embeddings/oleObject217.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34.bin"/><Relationship Id="rId282" Type="http://schemas.openxmlformats.org/officeDocument/2006/relationships/image" Target="media/image137.wmf"/><Relationship Id="rId338" Type="http://schemas.openxmlformats.org/officeDocument/2006/relationships/oleObject" Target="embeddings/oleObject147.bin"/><Relationship Id="rId503" Type="http://schemas.openxmlformats.org/officeDocument/2006/relationships/image" Target="media/image253.wmf"/><Relationship Id="rId545" Type="http://schemas.openxmlformats.org/officeDocument/2006/relationships/image" Target="media/image274.wmf"/><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image" Target="media/image88.wmf"/><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oleObject" Target="embeddings/oleObject110.bin"/><Relationship Id="rId489" Type="http://schemas.openxmlformats.org/officeDocument/2006/relationships/image" Target="media/image246.wmf"/><Relationship Id="rId46" Type="http://schemas.openxmlformats.org/officeDocument/2006/relationships/oleObject" Target="embeddings/oleObject7.bin"/><Relationship Id="rId293" Type="http://schemas.openxmlformats.org/officeDocument/2006/relationships/image" Target="media/image145.emf"/><Relationship Id="rId307" Type="http://schemas.openxmlformats.org/officeDocument/2006/relationships/image" Target="media/image154.wmf"/><Relationship Id="rId349" Type="http://schemas.openxmlformats.org/officeDocument/2006/relationships/image" Target="media/image176.wmf"/><Relationship Id="rId514" Type="http://schemas.openxmlformats.org/officeDocument/2006/relationships/oleObject" Target="embeddings/oleObject235.bin"/><Relationship Id="rId88" Type="http://schemas.openxmlformats.org/officeDocument/2006/relationships/oleObject" Target="embeddings/oleObject28.bin"/><Relationship Id="rId111" Type="http://schemas.openxmlformats.org/officeDocument/2006/relationships/image" Target="media/image52.wmf"/><Relationship Id="rId153" Type="http://schemas.openxmlformats.org/officeDocument/2006/relationships/image" Target="media/image73.wmf"/><Relationship Id="rId195" Type="http://schemas.openxmlformats.org/officeDocument/2006/relationships/oleObject" Target="embeddings/oleObject82.bin"/><Relationship Id="rId209" Type="http://schemas.openxmlformats.org/officeDocument/2006/relationships/oleObject" Target="embeddings/oleObject89.bin"/><Relationship Id="rId360" Type="http://schemas.openxmlformats.org/officeDocument/2006/relationships/oleObject" Target="embeddings/oleObject158.bin"/><Relationship Id="rId416" Type="http://schemas.openxmlformats.org/officeDocument/2006/relationships/oleObject" Target="embeddings/oleObject186.bin"/><Relationship Id="rId220" Type="http://schemas.openxmlformats.org/officeDocument/2006/relationships/image" Target="media/image106.wmf"/><Relationship Id="rId458" Type="http://schemas.openxmlformats.org/officeDocument/2006/relationships/oleObject" Target="embeddings/oleObject207.bin"/></Relationships>
</file>

<file path=word/_rels/header1.xml.rels><?xml version="1.0" encoding="UTF-8" standalone="yes"?>
<Relationships xmlns="http://schemas.openxmlformats.org/package/2006/relationships"><Relationship Id="rId1" Type="http://schemas.openxmlformats.org/officeDocument/2006/relationships/image" Target="media/image1.tiff"/></Relationships>
</file>

<file path=word/_rels/header3.xml.rels><?xml version="1.0" encoding="UTF-8" standalone="yes"?>
<Relationships xmlns="http://schemas.openxmlformats.org/package/2006/relationships"><Relationship Id="rId1" Type="http://schemas.openxmlformats.org/officeDocument/2006/relationships/image" Target="media/image1.tiff"/></Relationships>
</file>

<file path=word/_rels/header4.xml.rels><?xml version="1.0" encoding="UTF-8" standalone="yes"?>
<Relationships xmlns="http://schemas.openxmlformats.org/package/2006/relationships"><Relationship Id="rId1" Type="http://schemas.openxmlformats.org/officeDocument/2006/relationships/image" Target="media/image1.tiff"/></Relationships>
</file>

<file path=word/_rels/header6.xml.rels><?xml version="1.0" encoding="UTF-8" standalone="yes"?>
<Relationships xmlns="http://schemas.openxmlformats.org/package/2006/relationships"><Relationship Id="rId1" Type="http://schemas.openxmlformats.org/officeDocument/2006/relationships/image" Target="media/image1.tiff"/></Relationships>
</file>

<file path=word/_rels/header7.xml.rels><?xml version="1.0" encoding="UTF-8" standalone="yes"?>
<Relationships xmlns="http://schemas.openxmlformats.org/package/2006/relationships"><Relationship Id="rId1" Type="http://schemas.openxmlformats.org/officeDocument/2006/relationships/image" Target="media/image1.tiff"/></Relationships>
</file>

<file path=word/_rels/header8.xml.rels><?xml version="1.0" encoding="UTF-8" standalone="yes"?>
<Relationships xmlns="http://schemas.openxmlformats.org/package/2006/relationships"><Relationship Id="rId1" Type="http://schemas.openxmlformats.org/officeDocument/2006/relationships/image" Target="media/image1.tiff"/></Relationships>
</file>

<file path=word/_rels/header9.xml.rels><?xml version="1.0" encoding="UTF-8" standalone="yes"?>
<Relationships xmlns="http://schemas.openxmlformats.org/package/2006/relationships"><Relationship Id="rId1" Type="http://schemas.openxmlformats.org/officeDocument/2006/relationships/image" Target="media/image1.tif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DC856A0F-E7B7-4C3F-8050-76A6C72D4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3</TotalTime>
  <Pages>144</Pages>
  <Words>47398</Words>
  <Characters>270172</Characters>
  <Application>Microsoft Office Word</Application>
  <DocSecurity>0</DocSecurity>
  <Lines>2251</Lines>
  <Paragraphs>633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316937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dc:description>This document has been made using WhiteOffice version 2014.1.4</dc:description>
  <cp:lastModifiedBy>dro</cp:lastModifiedBy>
  <cp:revision>2</cp:revision>
  <cp:lastPrinted>2015-03-08T20:29:00Z</cp:lastPrinted>
  <dcterms:created xsi:type="dcterms:W3CDTF">2015-03-11T14:50:00Z</dcterms:created>
  <dcterms:modified xsi:type="dcterms:W3CDTF">2015-03-11T14:50:00Z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Number2">
    <vt:lpwstr>(#S1.#E1)</vt:lpwstr>
  </property>
  <property fmtid="{D5CDD505-2E9C-101B-9397-08002B2CF9AE}" pid="55" name="MTEquationSection">
    <vt:lpwstr>1</vt:lpwstr>
  </property>
</Properties>
</file>