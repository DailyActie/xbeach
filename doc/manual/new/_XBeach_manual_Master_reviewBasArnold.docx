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DE7887">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sidR="00DE7887">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sidR="00DE7887">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sidR="00DE7887">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sidR="00DE7887">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sidR="00DE7887">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sidR="00DE7887">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ins w:id="27" w:author="Arnold van Rooijen" w:date="2015-02-20T12:00:00Z">
        <w:r w:rsidR="00DE7887">
          <w:rPr>
            <w:noProof/>
          </w:rPr>
          <w:t>9</w:t>
        </w:r>
      </w:ins>
      <w:del w:id="28" w:author="Arnold van Rooijen" w:date="2015-02-20T12:00:00Z">
        <w:r w:rsidDel="00DE7887">
          <w:rPr>
            <w:noProof/>
          </w:rPr>
          <w:delText>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ins w:id="29" w:author="Arnold van Rooijen" w:date="2015-02-20T12:00:00Z">
        <w:r w:rsidR="00DE7887">
          <w:rPr>
            <w:noProof/>
          </w:rPr>
          <w:t>9</w:t>
        </w:r>
      </w:ins>
      <w:del w:id="30" w:author="Arnold van Rooijen" w:date="2015-02-20T12:00:00Z">
        <w:r w:rsidDel="00DE7887">
          <w:rPr>
            <w:noProof/>
          </w:rPr>
          <w:delText>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ins w:id="31" w:author="Arnold van Rooijen" w:date="2015-02-20T12:00:00Z">
        <w:r w:rsidR="00DE7887">
          <w:rPr>
            <w:noProof/>
          </w:rPr>
          <w:t>10</w:t>
        </w:r>
      </w:ins>
      <w:del w:id="32" w:author="Arnold van Rooijen" w:date="2015-02-20T12:00:00Z">
        <w:r w:rsidDel="00DE7887">
          <w:rPr>
            <w:noProof/>
          </w:rPr>
          <w:delText>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ins w:id="33" w:author="Arnold van Rooijen" w:date="2015-02-20T12:00:00Z">
        <w:r w:rsidR="00DE7887">
          <w:rPr>
            <w:noProof/>
          </w:rPr>
          <w:t>11</w:t>
        </w:r>
      </w:ins>
      <w:del w:id="34" w:author="Arnold van Rooijen" w:date="2015-02-20T12:00:00Z">
        <w:r w:rsidDel="00DE7887">
          <w:rPr>
            <w:noProof/>
          </w:rPr>
          <w:delText>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ins w:id="35" w:author="Arnold van Rooijen" w:date="2015-02-20T12:00:00Z">
        <w:r w:rsidR="00DE7887">
          <w:rPr>
            <w:noProof/>
          </w:rPr>
          <w:t>12</w:t>
        </w:r>
      </w:ins>
      <w:del w:id="36" w:author="Arnold van Rooijen" w:date="2015-02-20T12:00:00Z">
        <w:r w:rsidDel="00DE7887">
          <w:rPr>
            <w:noProof/>
          </w:rPr>
          <w:delText>9</w:delText>
        </w:r>
      </w:del>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2.6.1</w:t>
      </w:r>
      <w:r w:rsidRPr="00F3579D">
        <w:rPr>
          <w:rFonts w:asciiTheme="minorHAnsi" w:eastAsiaTheme="minorEastAsia" w:hAnsiTheme="minorHAnsi" w:cstheme="minorBidi"/>
          <w:noProof/>
          <w:sz w:val="22"/>
          <w:szCs w:val="22"/>
          <w:lang w:val="fr-FR" w:eastAsia="zh-CN"/>
        </w:rPr>
        <w:tab/>
      </w:r>
      <w:r w:rsidRPr="00F3579D">
        <w:rPr>
          <w:noProof/>
          <w:lang w:val="fr-FR"/>
        </w:rPr>
        <w:t>Hydrostatic</w:t>
      </w:r>
      <w:r w:rsidRPr="00F3579D">
        <w:rPr>
          <w:noProof/>
          <w:lang w:val="fr-FR"/>
        </w:rPr>
        <w:tab/>
      </w:r>
      <w:r>
        <w:rPr>
          <w:noProof/>
        </w:rPr>
        <w:fldChar w:fldCharType="begin"/>
      </w:r>
      <w:r w:rsidRPr="00F3579D">
        <w:rPr>
          <w:noProof/>
          <w:lang w:val="fr-FR"/>
        </w:rPr>
        <w:instrText xml:space="preserve"> PAGEREF _Toc412018040 \h </w:instrText>
      </w:r>
      <w:r>
        <w:rPr>
          <w:noProof/>
        </w:rPr>
      </w:r>
      <w:r>
        <w:rPr>
          <w:noProof/>
        </w:rPr>
        <w:fldChar w:fldCharType="separate"/>
      </w:r>
      <w:ins w:id="37" w:author="Arnold van Rooijen" w:date="2015-02-20T12:00:00Z">
        <w:r w:rsidR="00DE7887">
          <w:rPr>
            <w:noProof/>
            <w:lang w:val="fr-FR"/>
          </w:rPr>
          <w:t>12</w:t>
        </w:r>
      </w:ins>
      <w:del w:id="38" w:author="Arnold van Rooijen" w:date="2015-02-20T12:00:00Z">
        <w:r w:rsidRPr="00F3579D" w:rsidDel="00DE7887">
          <w:rPr>
            <w:noProof/>
            <w:lang w:val="fr-FR"/>
          </w:rPr>
          <w:delText>9</w:delText>
        </w:r>
      </w:del>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2.6.2</w:t>
      </w:r>
      <w:r w:rsidRPr="00F3579D">
        <w:rPr>
          <w:rFonts w:asciiTheme="minorHAnsi" w:eastAsiaTheme="minorEastAsia" w:hAnsiTheme="minorHAnsi" w:cstheme="minorBidi"/>
          <w:noProof/>
          <w:sz w:val="22"/>
          <w:szCs w:val="22"/>
          <w:lang w:val="fr-FR" w:eastAsia="zh-CN"/>
        </w:rPr>
        <w:tab/>
      </w:r>
      <w:r w:rsidRPr="00F3579D">
        <w:rPr>
          <w:noProof/>
          <w:lang w:val="fr-FR"/>
        </w:rPr>
        <w:t>Non-hydrostatic</w:t>
      </w:r>
      <w:r w:rsidRPr="00F3579D">
        <w:rPr>
          <w:noProof/>
          <w:lang w:val="fr-FR"/>
        </w:rPr>
        <w:tab/>
      </w:r>
      <w:r>
        <w:rPr>
          <w:noProof/>
        </w:rPr>
        <w:fldChar w:fldCharType="begin"/>
      </w:r>
      <w:r w:rsidRPr="00F3579D">
        <w:rPr>
          <w:noProof/>
          <w:lang w:val="fr-FR"/>
        </w:rPr>
        <w:instrText xml:space="preserve"> PAGEREF _Toc412018041 \h </w:instrText>
      </w:r>
      <w:r>
        <w:rPr>
          <w:noProof/>
        </w:rPr>
      </w:r>
      <w:r>
        <w:rPr>
          <w:noProof/>
        </w:rPr>
        <w:fldChar w:fldCharType="separate"/>
      </w:r>
      <w:ins w:id="39" w:author="Arnold van Rooijen" w:date="2015-02-20T12:00:00Z">
        <w:r w:rsidR="00DE7887">
          <w:rPr>
            <w:noProof/>
            <w:lang w:val="fr-FR"/>
          </w:rPr>
          <w:t>14</w:t>
        </w:r>
      </w:ins>
      <w:del w:id="40" w:author="Arnold van Rooijen" w:date="2015-02-20T12:00:00Z">
        <w:r w:rsidRPr="00F3579D" w:rsidDel="00DE7887">
          <w:rPr>
            <w:noProof/>
            <w:lang w:val="fr-FR"/>
          </w:rPr>
          <w:delText>12</w:delText>
        </w:r>
      </w:del>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ins w:id="41" w:author="Arnold van Rooijen" w:date="2015-02-20T12:00:00Z">
        <w:r w:rsidR="00DE7887">
          <w:rPr>
            <w:noProof/>
            <w:lang w:val="fr-FR"/>
          </w:rPr>
          <w:t>18</w:t>
        </w:r>
      </w:ins>
      <w:del w:id="42" w:author="Arnold van Rooijen" w:date="2015-02-20T12:00:00Z">
        <w:r w:rsidRPr="00F3579D" w:rsidDel="00DE7887">
          <w:rPr>
            <w:noProof/>
            <w:lang w:val="fr-FR"/>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ins w:id="43" w:author="Arnold van Rooijen" w:date="2015-02-20T12:00:00Z">
        <w:r w:rsidR="00DE7887">
          <w:rPr>
            <w:noProof/>
          </w:rPr>
          <w:t>18</w:t>
        </w:r>
      </w:ins>
      <w:del w:id="44" w:author="Arnold van Rooijen" w:date="2015-02-20T12:00:00Z">
        <w:r w:rsidDel="00DE7887">
          <w:rPr>
            <w:noProof/>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ins w:id="45" w:author="Arnold van Rooijen" w:date="2015-02-20T12:00:00Z">
        <w:r w:rsidR="00DE7887">
          <w:rPr>
            <w:noProof/>
          </w:rPr>
          <w:t>18</w:t>
        </w:r>
      </w:ins>
      <w:del w:id="46" w:author="Arnold van Rooijen" w:date="2015-02-20T12:00:00Z">
        <w:r w:rsidDel="00DE7887">
          <w:rPr>
            <w:noProof/>
          </w:rPr>
          <w:delText>16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ins w:id="47" w:author="Arnold van Rooijen" w:date="2015-02-20T12:00:00Z">
        <w:r w:rsidR="00DE7887">
          <w:rPr>
            <w:noProof/>
          </w:rPr>
          <w:t>19</w:t>
        </w:r>
      </w:ins>
      <w:del w:id="48" w:author="Arnold van Rooijen" w:date="2015-02-20T12:00:00Z">
        <w:r w:rsidDel="00DE7887">
          <w:rPr>
            <w:noProof/>
          </w:rPr>
          <w:delText>17</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ins w:id="49" w:author="Arnold van Rooijen" w:date="2015-02-20T12:00:00Z">
        <w:r w:rsidR="00DE7887">
          <w:rPr>
            <w:noProof/>
          </w:rPr>
          <w:t>21</w:t>
        </w:r>
      </w:ins>
      <w:del w:id="50" w:author="Arnold van Rooijen" w:date="2015-02-20T12:00:00Z">
        <w:r w:rsidDel="00DE7887">
          <w:rPr>
            <w:noProof/>
          </w:rPr>
          <w:delText>19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ins w:id="51" w:author="Arnold van Rooijen" w:date="2015-02-20T12:00:00Z">
        <w:r w:rsidR="00DE7887">
          <w:rPr>
            <w:noProof/>
          </w:rPr>
          <w:t>22</w:t>
        </w:r>
      </w:ins>
      <w:del w:id="52"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ins w:id="53" w:author="Arnold van Rooijen" w:date="2015-02-20T12:00:00Z">
        <w:r w:rsidR="00DE7887">
          <w:rPr>
            <w:noProof/>
          </w:rPr>
          <w:t>22</w:t>
        </w:r>
      </w:ins>
      <w:del w:id="54"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ins w:id="55" w:author="Arnold van Rooijen" w:date="2015-02-20T12:00:00Z">
        <w:r w:rsidR="00DE7887">
          <w:rPr>
            <w:noProof/>
          </w:rPr>
          <w:t>22</w:t>
        </w:r>
      </w:ins>
      <w:del w:id="56" w:author="Arnold van Rooijen" w:date="2015-02-20T12:00:00Z">
        <w:r w:rsidDel="00DE7887">
          <w:rPr>
            <w:noProof/>
          </w:rPr>
          <w:delText>20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ins w:id="57" w:author="Arnold van Rooijen" w:date="2015-02-20T12:00:00Z">
        <w:r w:rsidR="00DE7887">
          <w:rPr>
            <w:noProof/>
          </w:rPr>
          <w:t>23</w:t>
        </w:r>
      </w:ins>
      <w:del w:id="58" w:author="Arnold van Rooijen" w:date="2015-02-20T12:00:00Z">
        <w:r w:rsidDel="00DE7887">
          <w:rPr>
            <w:noProof/>
          </w:rPr>
          <w:delText>21</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ins w:id="59" w:author="Arnold van Rooijen" w:date="2015-02-20T12:00:00Z">
        <w:r w:rsidR="00DE7887">
          <w:rPr>
            <w:noProof/>
          </w:rPr>
          <w:t>24</w:t>
        </w:r>
      </w:ins>
      <w:del w:id="60" w:author="Arnold van Rooijen" w:date="2015-02-20T12:00:00Z">
        <w:r w:rsidDel="00DE7887">
          <w:rPr>
            <w:noProof/>
          </w:rPr>
          <w:delText>22</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ins w:id="61" w:author="Arnold van Rooijen" w:date="2015-02-20T12:00:00Z">
        <w:r w:rsidR="00DE7887">
          <w:rPr>
            <w:noProof/>
          </w:rPr>
          <w:t>24</w:t>
        </w:r>
      </w:ins>
      <w:del w:id="62" w:author="Arnold van Rooijen" w:date="2015-02-20T12:00:00Z">
        <w:r w:rsidDel="00DE7887">
          <w:rPr>
            <w:noProof/>
          </w:rPr>
          <w:delText>22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ins w:id="63" w:author="Arnold van Rooijen" w:date="2015-02-20T12:00:00Z">
        <w:r w:rsidR="00DE7887">
          <w:rPr>
            <w:noProof/>
          </w:rPr>
          <w:t>24</w:t>
        </w:r>
      </w:ins>
      <w:del w:id="64" w:author="Arnold van Rooijen" w:date="2015-02-20T12:00:00Z">
        <w:r w:rsidDel="00DE7887">
          <w:rPr>
            <w:noProof/>
          </w:rPr>
          <w:delText>22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ins w:id="65" w:author="Arnold van Rooijen" w:date="2015-02-20T12:00:00Z">
        <w:r w:rsidR="00DE7887">
          <w:rPr>
            <w:noProof/>
          </w:rPr>
          <w:t>25</w:t>
        </w:r>
      </w:ins>
      <w:del w:id="66" w:author="Arnold van Rooijen" w:date="2015-02-20T12:00:00Z">
        <w:r w:rsidDel="00DE7887">
          <w:rPr>
            <w:noProof/>
          </w:rPr>
          <w:delText>23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ins w:id="67" w:author="Arnold van Rooijen" w:date="2015-02-20T12:00:00Z">
        <w:r w:rsidR="00DE7887">
          <w:rPr>
            <w:noProof/>
          </w:rPr>
          <w:t>25</w:t>
        </w:r>
      </w:ins>
      <w:del w:id="68" w:author="Arnold van Rooijen" w:date="2015-02-20T12:00:00Z">
        <w:r w:rsidDel="00DE7887">
          <w:rPr>
            <w:noProof/>
          </w:rPr>
          <w:delText>23</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ins w:id="69" w:author="Arnold van Rooijen" w:date="2015-02-20T12:00:00Z">
        <w:r w:rsidR="00DE7887">
          <w:rPr>
            <w:noProof/>
          </w:rPr>
          <w:t>26</w:t>
        </w:r>
      </w:ins>
      <w:del w:id="70"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ins w:id="71" w:author="Arnold van Rooijen" w:date="2015-02-20T12:00:00Z">
        <w:r w:rsidR="00DE7887">
          <w:rPr>
            <w:noProof/>
          </w:rPr>
          <w:t>26</w:t>
        </w:r>
      </w:ins>
      <w:del w:id="72"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ins w:id="73" w:author="Arnold van Rooijen" w:date="2015-02-20T12:00:00Z">
        <w:r w:rsidR="00DE7887">
          <w:rPr>
            <w:noProof/>
          </w:rPr>
          <w:t>26</w:t>
        </w:r>
      </w:ins>
      <w:del w:id="74" w:author="Arnold van Rooijen" w:date="2015-02-20T12:00:00Z">
        <w:r w:rsidDel="00DE7887">
          <w:rPr>
            <w:noProof/>
          </w:rPr>
          <w:delText>24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ins w:id="75" w:author="Arnold van Rooijen" w:date="2015-02-20T12:00:00Z">
        <w:r w:rsidR="00DE7887">
          <w:rPr>
            <w:noProof/>
          </w:rPr>
          <w:t>27</w:t>
        </w:r>
      </w:ins>
      <w:del w:id="76" w:author="Arnold van Rooijen" w:date="2015-02-20T12:00:00Z">
        <w:r w:rsidDel="00DE7887">
          <w:rPr>
            <w:noProof/>
          </w:rPr>
          <w:delText>25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ins w:id="77" w:author="Arnold van Rooijen" w:date="2015-02-20T12:00:00Z">
        <w:r w:rsidR="00DE7887">
          <w:rPr>
            <w:noProof/>
          </w:rPr>
          <w:t>27</w:t>
        </w:r>
      </w:ins>
      <w:del w:id="78" w:author="Arnold van Rooijen" w:date="2015-02-20T12:00:00Z">
        <w:r w:rsidDel="00DE7887">
          <w:rPr>
            <w:noProof/>
          </w:rPr>
          <w:delText>26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ins w:id="79" w:author="Arnold van Rooijen" w:date="2015-02-20T12:00:00Z">
        <w:r w:rsidR="00DE7887">
          <w:rPr>
            <w:noProof/>
          </w:rPr>
          <w:t>27</w:t>
        </w:r>
      </w:ins>
      <w:del w:id="80" w:author="Arnold van Rooijen" w:date="2015-02-20T12:00:00Z">
        <w:r w:rsidDel="00DE7887">
          <w:rPr>
            <w:noProof/>
          </w:rPr>
          <w:delText>26</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ins w:id="81" w:author="Arnold van Rooijen" w:date="2015-02-20T12:00:00Z">
        <w:r w:rsidR="00DE7887">
          <w:rPr>
            <w:noProof/>
          </w:rPr>
          <w:t>28</w:t>
        </w:r>
      </w:ins>
      <w:del w:id="82" w:author="Arnold van Rooijen" w:date="2015-02-20T12:00:00Z">
        <w:r w:rsidDel="00DE7887">
          <w:rPr>
            <w:noProof/>
          </w:rPr>
          <w:delText>27</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ins w:id="83" w:author="Arnold van Rooijen" w:date="2015-02-20T12:00:00Z">
        <w:r w:rsidR="00DE7887">
          <w:rPr>
            <w:noProof/>
          </w:rPr>
          <w:t>29</w:t>
        </w:r>
      </w:ins>
      <w:del w:id="84" w:author="Arnold van Rooijen" w:date="2015-02-20T12:00:00Z">
        <w:r w:rsidDel="00DE7887">
          <w:rPr>
            <w:noProof/>
          </w:rPr>
          <w:delText>28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ins w:id="85" w:author="Arnold van Rooijen" w:date="2015-02-20T12:00:00Z">
        <w:r w:rsidR="00DE7887">
          <w:rPr>
            <w:noProof/>
          </w:rPr>
          <w:t>29</w:t>
        </w:r>
      </w:ins>
      <w:del w:id="86" w:author="Arnold van Rooijen" w:date="2015-02-20T12:00:00Z">
        <w:r w:rsidDel="00DE7887">
          <w:rPr>
            <w:noProof/>
          </w:rPr>
          <w:delText>28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ins w:id="87" w:author="Arnold van Rooijen" w:date="2015-02-20T12:00:00Z">
        <w:r w:rsidR="00DE7887">
          <w:rPr>
            <w:noProof/>
          </w:rPr>
          <w:t>30</w:t>
        </w:r>
      </w:ins>
      <w:del w:id="88" w:author="Arnold van Rooijen" w:date="2015-02-20T12:00:00Z">
        <w:r w:rsidDel="00DE7887">
          <w:rPr>
            <w:noProof/>
          </w:rPr>
          <w:delText>29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ins w:id="89" w:author="Arnold van Rooijen" w:date="2015-02-20T12:00:00Z">
        <w:r w:rsidR="00DE7887">
          <w:rPr>
            <w:noProof/>
          </w:rPr>
          <w:t>31</w:t>
        </w:r>
      </w:ins>
      <w:del w:id="90" w:author="Arnold van Rooijen" w:date="2015-02-20T12:00:00Z">
        <w:r w:rsidDel="00DE7887">
          <w:rPr>
            <w:noProof/>
          </w:rPr>
          <w:delText>30</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ins w:id="91" w:author="Arnold van Rooijen" w:date="2015-02-20T12:00:00Z">
        <w:r w:rsidR="00DE7887">
          <w:rPr>
            <w:noProof/>
          </w:rPr>
          <w:t>34</w:t>
        </w:r>
      </w:ins>
      <w:del w:id="92" w:author="Arnold van Rooijen" w:date="2015-02-20T12:00:00Z">
        <w:r w:rsidDel="00DE7887">
          <w:rPr>
            <w:noProof/>
          </w:rPr>
          <w:delText>33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ins w:id="93" w:author="Arnold van Rooijen" w:date="2015-02-20T12:00:00Z">
        <w:r w:rsidR="00DE7887">
          <w:rPr>
            <w:noProof/>
          </w:rPr>
          <w:t>36</w:t>
        </w:r>
      </w:ins>
      <w:del w:id="94" w:author="Arnold van Rooijen" w:date="2015-02-20T12:00:00Z">
        <w:r w:rsidDel="00DE7887">
          <w:rPr>
            <w:noProof/>
          </w:rPr>
          <w:delText>35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ins w:id="95" w:author="Arnold van Rooijen" w:date="2015-02-20T12:00:00Z">
        <w:r w:rsidR="00DE7887">
          <w:rPr>
            <w:noProof/>
          </w:rPr>
          <w:t>37</w:t>
        </w:r>
      </w:ins>
      <w:del w:id="96" w:author="Arnold van Rooijen" w:date="2015-02-20T12:00:00Z">
        <w:r w:rsidDel="00DE7887">
          <w:rPr>
            <w:noProof/>
          </w:rPr>
          <w:delText>36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ins w:id="97" w:author="Arnold van Rooijen" w:date="2015-02-20T12:00:00Z">
        <w:r w:rsidR="00DE7887">
          <w:rPr>
            <w:noProof/>
          </w:rPr>
          <w:t>44</w:t>
        </w:r>
      </w:ins>
      <w:del w:id="98"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ins w:id="99" w:author="Arnold van Rooijen" w:date="2015-02-20T12:00:00Z">
        <w:r w:rsidR="00DE7887">
          <w:rPr>
            <w:noProof/>
          </w:rPr>
          <w:t>44</w:t>
        </w:r>
      </w:ins>
      <w:del w:id="100"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ins w:id="101" w:author="Arnold van Rooijen" w:date="2015-02-20T12:00:00Z">
        <w:r w:rsidR="00DE7887">
          <w:rPr>
            <w:noProof/>
          </w:rPr>
          <w:t>44</w:t>
        </w:r>
      </w:ins>
      <w:del w:id="102" w:author="Arnold van Rooijen" w:date="2015-02-20T12:00:00Z">
        <w:r w:rsidDel="00DE7887">
          <w:rPr>
            <w:noProof/>
          </w:rPr>
          <w:delText>43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ins w:id="103" w:author="Arnold van Rooijen" w:date="2015-02-20T12:00:00Z">
        <w:r w:rsidR="00DE7887">
          <w:rPr>
            <w:noProof/>
          </w:rPr>
          <w:t>45</w:t>
        </w:r>
      </w:ins>
      <w:del w:id="104" w:author="Arnold van Rooijen" w:date="2015-02-20T12:00:00Z">
        <w:r w:rsidDel="00DE7887">
          <w:rPr>
            <w:noProof/>
          </w:rPr>
          <w:delText>44</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ins w:id="105" w:author="Arnold van Rooijen" w:date="2015-02-20T12:00:00Z">
        <w:r w:rsidR="00DE7887">
          <w:rPr>
            <w:noProof/>
          </w:rPr>
          <w:t>46</w:t>
        </w:r>
      </w:ins>
      <w:del w:id="106" w:author="Arnold van Rooijen" w:date="2015-02-20T12:00:00Z">
        <w:r w:rsidDel="00DE7887">
          <w:rPr>
            <w:noProof/>
          </w:rPr>
          <w:delText>45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ins w:id="107" w:author="Arnold van Rooijen" w:date="2015-02-20T12:00:00Z">
        <w:r w:rsidR="00DE7887">
          <w:rPr>
            <w:noProof/>
          </w:rPr>
          <w:t>46</w:t>
        </w:r>
      </w:ins>
      <w:del w:id="108" w:author="Arnold van Rooijen" w:date="2015-02-20T12:00:00Z">
        <w:r w:rsidDel="00DE7887">
          <w:rPr>
            <w:noProof/>
          </w:rPr>
          <w:delText>45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ins w:id="109" w:author="Arnold van Rooijen" w:date="2015-02-20T12:00:00Z">
        <w:r w:rsidR="00DE7887">
          <w:rPr>
            <w:noProof/>
          </w:rPr>
          <w:t>48</w:t>
        </w:r>
      </w:ins>
      <w:del w:id="110" w:author="Arnold van Rooijen" w:date="2015-02-20T12:00:00Z">
        <w:r w:rsidDel="00DE7887">
          <w:rPr>
            <w:noProof/>
          </w:rPr>
          <w:delText>47</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ins w:id="111" w:author="Arnold van Rooijen" w:date="2015-02-20T12:00:00Z">
        <w:r w:rsidR="00DE7887">
          <w:rPr>
            <w:noProof/>
          </w:rPr>
          <w:t>49</w:t>
        </w:r>
      </w:ins>
      <w:del w:id="112" w:author="Arnold van Rooijen" w:date="2015-02-20T12:00:00Z">
        <w:r w:rsidDel="00DE7887">
          <w:rPr>
            <w:noProof/>
          </w:rPr>
          <w:delText>48</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ins w:id="113" w:author="Arnold van Rooijen" w:date="2015-02-20T12:00:00Z">
        <w:r w:rsidR="00DE7887">
          <w:rPr>
            <w:noProof/>
          </w:rPr>
          <w:t>50</w:t>
        </w:r>
      </w:ins>
      <w:del w:id="114" w:author="Arnold van Rooijen" w:date="2015-02-20T12:00:00Z">
        <w:r w:rsidDel="00DE7887">
          <w:rPr>
            <w:noProof/>
          </w:rPr>
          <w:delText>49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ins w:id="115" w:author="Arnold van Rooijen" w:date="2015-02-20T12:00:00Z">
        <w:r w:rsidR="00DE7887">
          <w:rPr>
            <w:noProof/>
          </w:rPr>
          <w:t>50</w:t>
        </w:r>
      </w:ins>
      <w:del w:id="116" w:author="Arnold van Rooijen" w:date="2015-02-20T12:00:00Z">
        <w:r w:rsidDel="00DE7887">
          <w:rPr>
            <w:noProof/>
          </w:rPr>
          <w:delText>49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ins w:id="117" w:author="Arnold van Rooijen" w:date="2015-02-20T12:00:00Z">
        <w:r w:rsidR="00DE7887">
          <w:rPr>
            <w:noProof/>
          </w:rPr>
          <w:t>52</w:t>
        </w:r>
      </w:ins>
      <w:del w:id="118" w:author="Arnold van Rooijen" w:date="2015-02-20T12:00:00Z">
        <w:r w:rsidDel="00DE7887">
          <w:rPr>
            <w:noProof/>
          </w:rPr>
          <w:delText>51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ins w:id="119" w:author="Arnold van Rooijen" w:date="2015-02-20T12:00:00Z">
        <w:r w:rsidR="00DE7887">
          <w:rPr>
            <w:noProof/>
          </w:rPr>
          <w:t>53</w:t>
        </w:r>
      </w:ins>
      <w:del w:id="120" w:author="Arnold van Rooijen" w:date="2015-02-20T12:00:00Z">
        <w:r w:rsidDel="00DE7887">
          <w:rPr>
            <w:noProof/>
          </w:rPr>
          <w:delText>52</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ins w:id="121" w:author="Arnold van Rooijen" w:date="2015-02-20T12:00:00Z">
        <w:r w:rsidR="00DE7887">
          <w:rPr>
            <w:noProof/>
          </w:rPr>
          <w:t>54</w:t>
        </w:r>
      </w:ins>
      <w:del w:id="122" w:author="Arnold van Rooijen" w:date="2015-02-20T12:00:00Z">
        <w:r w:rsidDel="00DE7887">
          <w:rPr>
            <w:noProof/>
          </w:rPr>
          <w:delText>53</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ins w:id="123" w:author="Arnold van Rooijen" w:date="2015-02-20T12:00:00Z">
        <w:r w:rsidR="00DE7887">
          <w:rPr>
            <w:noProof/>
          </w:rPr>
          <w:t>55</w:t>
        </w:r>
      </w:ins>
      <w:del w:id="124" w:author="Arnold van Rooijen" w:date="2015-02-20T12:00:00Z">
        <w:r w:rsidDel="00DE7887">
          <w:rPr>
            <w:noProof/>
          </w:rPr>
          <w:delText>54</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ins w:id="125" w:author="Arnold van Rooijen" w:date="2015-02-20T12:00:00Z">
        <w:r w:rsidR="00DE7887">
          <w:rPr>
            <w:noProof/>
          </w:rPr>
          <w:t>56</w:t>
        </w:r>
      </w:ins>
      <w:del w:id="126" w:author="Arnold van Rooijen" w:date="2015-02-20T12:00:00Z">
        <w:r w:rsidDel="00DE7887">
          <w:rPr>
            <w:noProof/>
          </w:rPr>
          <w:delText>55</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ins w:id="127" w:author="Arnold van Rooijen" w:date="2015-02-20T12:00:00Z">
        <w:r w:rsidR="00DE7887">
          <w:rPr>
            <w:noProof/>
          </w:rPr>
          <w:t>59</w:t>
        </w:r>
      </w:ins>
      <w:del w:id="128" w:author="Arnold van Rooijen" w:date="2015-02-20T12:00:00Z">
        <w:r w:rsidDel="00DE7887">
          <w:rPr>
            <w:noProof/>
          </w:rPr>
          <w:delText>58</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ins w:id="129" w:author="Arnold van Rooijen" w:date="2015-02-20T12:00:00Z">
        <w:r w:rsidR="00DE7887">
          <w:rPr>
            <w:noProof/>
          </w:rPr>
          <w:t>60</w:t>
        </w:r>
      </w:ins>
      <w:del w:id="130" w:author="Arnold van Rooijen" w:date="2015-02-20T12:00:00Z">
        <w:r w:rsidDel="00DE7887">
          <w:rPr>
            <w:noProof/>
          </w:rPr>
          <w:delText>59</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ins w:id="131" w:author="Arnold van Rooijen" w:date="2015-02-20T12:00:00Z">
        <w:r w:rsidR="00DE7887">
          <w:rPr>
            <w:noProof/>
          </w:rPr>
          <w:t>62</w:t>
        </w:r>
      </w:ins>
      <w:del w:id="132" w:author="Arnold van Rooijen" w:date="2015-02-20T12:00:00Z">
        <w:r w:rsidDel="00DE7887">
          <w:rPr>
            <w:noProof/>
          </w:rPr>
          <w:delText>61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ins w:id="133" w:author="Arnold van Rooijen" w:date="2015-02-20T12:00:00Z">
        <w:r w:rsidR="00DE7887">
          <w:rPr>
            <w:noProof/>
          </w:rPr>
          <w:t>63</w:t>
        </w:r>
      </w:ins>
      <w:del w:id="134" w:author="Arnold van Rooijen" w:date="2015-02-20T12:00:00Z">
        <w:r w:rsidDel="00DE7887">
          <w:rPr>
            <w:noProof/>
          </w:rPr>
          <w:delText>62</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ins w:id="135" w:author="Arnold van Rooijen" w:date="2015-02-20T12:00:00Z">
        <w:r w:rsidR="00DE7887">
          <w:rPr>
            <w:noProof/>
          </w:rPr>
          <w:t>65</w:t>
        </w:r>
      </w:ins>
      <w:del w:id="136" w:author="Arnold van Rooijen" w:date="2015-02-20T12:00:00Z">
        <w:r w:rsidDel="00DE7887">
          <w:rPr>
            <w:noProof/>
          </w:rPr>
          <w:delText>64</w:delText>
        </w:r>
      </w:del>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ins w:id="137" w:author="Arnold van Rooijen" w:date="2015-02-20T12:00:00Z">
        <w:r w:rsidR="00DE7887">
          <w:rPr>
            <w:noProof/>
          </w:rPr>
          <w:t>67</w:t>
        </w:r>
      </w:ins>
      <w:del w:id="138" w:author="Arnold van Rooijen" w:date="2015-02-20T12:00:00Z">
        <w:r w:rsidDel="00DE7887">
          <w:rPr>
            <w:noProof/>
          </w:rPr>
          <w:delText>66</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ins w:id="139" w:author="Arnold van Rooijen" w:date="2015-02-20T12:00:00Z">
        <w:r w:rsidR="00DE7887">
          <w:rPr>
            <w:noProof/>
          </w:rPr>
          <w:t>67</w:t>
        </w:r>
      </w:ins>
      <w:del w:id="140"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ins w:id="141" w:author="Arnold van Rooijen" w:date="2015-02-20T12:00:00Z">
        <w:r w:rsidR="00DE7887">
          <w:rPr>
            <w:noProof/>
          </w:rPr>
          <w:t>67</w:t>
        </w:r>
      </w:ins>
      <w:del w:id="142"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ins w:id="143" w:author="Arnold van Rooijen" w:date="2015-02-20T12:00:00Z">
        <w:r w:rsidR="00DE7887">
          <w:rPr>
            <w:noProof/>
          </w:rPr>
          <w:t>67</w:t>
        </w:r>
      </w:ins>
      <w:del w:id="144" w:author="Arnold van Rooijen" w:date="2015-02-20T12:00:00Z">
        <w:r w:rsidDel="00DE7887">
          <w:rPr>
            <w:noProof/>
          </w:rPr>
          <w:delText>66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ins w:id="145" w:author="Arnold van Rooijen" w:date="2015-02-20T12:00:00Z">
        <w:r w:rsidR="00DE7887">
          <w:rPr>
            <w:noProof/>
          </w:rPr>
          <w:t>70</w:t>
        </w:r>
      </w:ins>
      <w:del w:id="146" w:author="Arnold van Rooijen" w:date="2015-02-20T12:00:00Z">
        <w:r w:rsidDel="00DE7887">
          <w:rPr>
            <w:noProof/>
          </w:rPr>
          <w:delText>69</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ins w:id="147" w:author="Arnold van Rooijen" w:date="2015-02-20T12:00:00Z">
        <w:r w:rsidR="00DE7887">
          <w:rPr>
            <w:noProof/>
          </w:rPr>
          <w:t>73</w:t>
        </w:r>
      </w:ins>
      <w:del w:id="148" w:author="Arnold van Rooijen" w:date="2015-02-20T12:00:00Z">
        <w:r w:rsidDel="00DE7887">
          <w:rPr>
            <w:noProof/>
          </w:rPr>
          <w:delText>72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ins w:id="149" w:author="Arnold van Rooijen" w:date="2015-02-20T12:00:00Z">
        <w:r w:rsidR="00DE7887">
          <w:rPr>
            <w:noProof/>
          </w:rPr>
          <w:t>73</w:t>
        </w:r>
      </w:ins>
      <w:del w:id="150" w:author="Arnold van Rooijen" w:date="2015-02-20T12:00:00Z">
        <w:r w:rsidDel="00DE7887">
          <w:rPr>
            <w:noProof/>
          </w:rPr>
          <w:delText>72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ins w:id="151" w:author="Arnold van Rooijen" w:date="2015-02-20T12:00:00Z">
        <w:r w:rsidR="00DE7887">
          <w:rPr>
            <w:noProof/>
          </w:rPr>
          <w:t>74</w:t>
        </w:r>
      </w:ins>
      <w:del w:id="152" w:author="Arnold van Rooijen" w:date="2015-02-20T12:00:00Z">
        <w:r w:rsidDel="00DE7887">
          <w:rPr>
            <w:noProof/>
          </w:rPr>
          <w:delText>73</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ins w:id="153" w:author="Arnold van Rooijen" w:date="2015-02-20T12:00:00Z">
        <w:r w:rsidR="00DE7887">
          <w:rPr>
            <w:noProof/>
          </w:rPr>
          <w:t>75</w:t>
        </w:r>
      </w:ins>
      <w:del w:id="154" w:author="Arnold van Rooijen" w:date="2015-02-20T12:00:00Z">
        <w:r w:rsidDel="00DE7887">
          <w:rPr>
            <w:noProof/>
          </w:rPr>
          <w:delText>74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ins w:id="155" w:author="Arnold van Rooijen" w:date="2015-02-20T12:00:00Z">
        <w:r w:rsidR="00DE7887">
          <w:rPr>
            <w:noProof/>
          </w:rPr>
          <w:t>76</w:t>
        </w:r>
      </w:ins>
      <w:del w:id="156" w:author="Arnold van Rooijen" w:date="2015-02-20T12:00:00Z">
        <w:r w:rsidDel="00DE7887">
          <w:rPr>
            <w:noProof/>
          </w:rPr>
          <w:delText>75</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ins w:id="157" w:author="Arnold van Rooijen" w:date="2015-02-20T12:00:00Z">
        <w:r w:rsidR="00DE7887">
          <w:rPr>
            <w:noProof/>
          </w:rPr>
          <w:t>77</w:t>
        </w:r>
      </w:ins>
      <w:del w:id="158"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ins w:id="159" w:author="Arnold van Rooijen" w:date="2015-02-20T12:00:00Z">
        <w:r w:rsidR="00DE7887">
          <w:rPr>
            <w:noProof/>
          </w:rPr>
          <w:t>77</w:t>
        </w:r>
      </w:ins>
      <w:del w:id="160"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ins w:id="161" w:author="Arnold van Rooijen" w:date="2015-02-20T12:00:00Z">
        <w:r w:rsidR="00DE7887">
          <w:rPr>
            <w:noProof/>
          </w:rPr>
          <w:t>77</w:t>
        </w:r>
      </w:ins>
      <w:del w:id="162" w:author="Arnold van Rooijen" w:date="2015-02-20T12:00:00Z">
        <w:r w:rsidDel="00DE7887">
          <w:rPr>
            <w:noProof/>
          </w:rPr>
          <w:delText>76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ins w:id="163" w:author="Arnold van Rooijen" w:date="2015-02-20T12:00:00Z">
        <w:r w:rsidR="00DE7887">
          <w:rPr>
            <w:noProof/>
          </w:rPr>
          <w:t>79</w:t>
        </w:r>
      </w:ins>
      <w:del w:id="164"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ins w:id="165" w:author="Arnold van Rooijen" w:date="2015-02-20T12:00:00Z">
        <w:r w:rsidR="00DE7887">
          <w:rPr>
            <w:noProof/>
          </w:rPr>
          <w:t>79</w:t>
        </w:r>
      </w:ins>
      <w:del w:id="166"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ins w:id="167" w:author="Arnold van Rooijen" w:date="2015-02-20T12:00:00Z">
        <w:r w:rsidR="00DE7887">
          <w:rPr>
            <w:noProof/>
          </w:rPr>
          <w:t>79</w:t>
        </w:r>
      </w:ins>
      <w:del w:id="168" w:author="Arnold van Rooijen" w:date="2015-02-20T12:00:00Z">
        <w:r w:rsidDel="00DE7887">
          <w:rPr>
            <w:noProof/>
          </w:rPr>
          <w:delText>78</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ins w:id="169" w:author="Arnold van Rooijen" w:date="2015-02-20T12:00:00Z">
        <w:r w:rsidR="00DE7887">
          <w:rPr>
            <w:noProof/>
          </w:rPr>
          <w:t>80</w:t>
        </w:r>
      </w:ins>
      <w:del w:id="170" w:author="Arnold van Rooijen" w:date="2015-02-20T12:00:00Z">
        <w:r w:rsidDel="00DE7887">
          <w:rPr>
            <w:noProof/>
          </w:rPr>
          <w:delText>79</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ins w:id="171" w:author="Arnold van Rooijen" w:date="2015-02-20T12:00:00Z">
        <w:r w:rsidR="00DE7887">
          <w:rPr>
            <w:noProof/>
          </w:rPr>
          <w:t>81</w:t>
        </w:r>
      </w:ins>
      <w:del w:id="172" w:author="Arnold van Rooijen" w:date="2015-02-20T12:00:00Z">
        <w:r w:rsidDel="00DE7887">
          <w:rPr>
            <w:noProof/>
          </w:rPr>
          <w:delText>80</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ins w:id="173" w:author="Arnold van Rooijen" w:date="2015-02-20T12:00:00Z">
        <w:r w:rsidR="00DE7887">
          <w:rPr>
            <w:noProof/>
          </w:rPr>
          <w:t>85</w:t>
        </w:r>
      </w:ins>
      <w:del w:id="174" w:author="Arnold van Rooijen" w:date="2015-02-20T12:00:00Z">
        <w:r w:rsidDel="00DE7887">
          <w:rPr>
            <w:noProof/>
          </w:rPr>
          <w:delText>84</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ins w:id="175" w:author="Arnold van Rooijen" w:date="2015-02-20T12:00:00Z">
        <w:r w:rsidR="00DE7887">
          <w:rPr>
            <w:noProof/>
          </w:rPr>
          <w:t>85</w:t>
        </w:r>
      </w:ins>
      <w:del w:id="176" w:author="Arnold van Rooijen" w:date="2015-02-20T12:00:00Z">
        <w:r w:rsidDel="00DE7887">
          <w:rPr>
            <w:noProof/>
          </w:rPr>
          <w:delText>84</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ins w:id="177" w:author="Arnold van Rooijen" w:date="2015-02-20T12:00:00Z">
        <w:r w:rsidR="00DE7887">
          <w:rPr>
            <w:noProof/>
          </w:rPr>
          <w:t>86</w:t>
        </w:r>
      </w:ins>
      <w:del w:id="178" w:author="Arnold van Rooijen" w:date="2015-02-20T12:00:00Z">
        <w:r w:rsidDel="00DE7887">
          <w:rPr>
            <w:noProof/>
          </w:rPr>
          <w:delText>85</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ins w:id="179" w:author="Arnold van Rooijen" w:date="2015-02-20T12:00:00Z">
        <w:r w:rsidR="00DE7887">
          <w:rPr>
            <w:noProof/>
          </w:rPr>
          <w:t>87</w:t>
        </w:r>
      </w:ins>
      <w:del w:id="180" w:author="Arnold van Rooijen" w:date="2015-02-20T12:00:00Z">
        <w:r w:rsidDel="00DE7887">
          <w:rPr>
            <w:noProof/>
          </w:rPr>
          <w:delText>86</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ins w:id="181" w:author="Arnold van Rooijen" w:date="2015-02-20T12:00:00Z">
        <w:r w:rsidR="00DE7887">
          <w:rPr>
            <w:noProof/>
          </w:rPr>
          <w:t>88</w:t>
        </w:r>
      </w:ins>
      <w:del w:id="182" w:author="Arnold van Rooijen" w:date="2015-02-20T12:00:00Z">
        <w:r w:rsidDel="00DE7887">
          <w:rPr>
            <w:noProof/>
          </w:rPr>
          <w:delText>87</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ins w:id="183" w:author="Arnold van Rooijen" w:date="2015-02-20T12:00:00Z">
        <w:r w:rsidR="00DE7887">
          <w:rPr>
            <w:noProof/>
          </w:rPr>
          <w:t>89</w:t>
        </w:r>
      </w:ins>
      <w:del w:id="184" w:author="Arnold van Rooijen" w:date="2015-02-20T12:00:00Z">
        <w:r w:rsidDel="00DE7887">
          <w:rPr>
            <w:noProof/>
          </w:rPr>
          <w:delText>88</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ins w:id="185" w:author="Arnold van Rooijen" w:date="2015-02-20T12:00:00Z">
        <w:r w:rsidR="00DE7887">
          <w:rPr>
            <w:noProof/>
          </w:rPr>
          <w:t>91</w:t>
        </w:r>
      </w:ins>
      <w:del w:id="186"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ins w:id="187" w:author="Arnold van Rooijen" w:date="2015-02-20T12:00:00Z">
        <w:r w:rsidR="00DE7887">
          <w:rPr>
            <w:noProof/>
          </w:rPr>
          <w:t>91</w:t>
        </w:r>
      </w:ins>
      <w:del w:id="188"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ins w:id="189" w:author="Arnold van Rooijen" w:date="2015-02-20T12:00:00Z">
        <w:r w:rsidR="00DE7887">
          <w:rPr>
            <w:noProof/>
          </w:rPr>
          <w:t>91</w:t>
        </w:r>
      </w:ins>
      <w:del w:id="190" w:author="Arnold van Rooijen" w:date="2015-02-20T12:00:00Z">
        <w:r w:rsidDel="00DE7887">
          <w:rPr>
            <w:noProof/>
          </w:rPr>
          <w:delText>90</w:delText>
        </w:r>
      </w:del>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ins w:id="191" w:author="Arnold van Rooijen" w:date="2015-02-20T12:00:00Z">
        <w:r w:rsidR="00DE7887">
          <w:rPr>
            <w:noProof/>
          </w:rPr>
          <w:t>92</w:t>
        </w:r>
      </w:ins>
      <w:del w:id="192" w:author="Arnold van Rooijen" w:date="2015-02-20T12:00:00Z">
        <w:r w:rsidDel="00DE7887">
          <w:rPr>
            <w:noProof/>
          </w:rPr>
          <w:delText>91</w:delText>
        </w:r>
      </w:del>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ins w:id="193" w:author="Arnold van Rooijen" w:date="2015-02-20T12:00:00Z">
        <w:r w:rsidR="00DE7887">
          <w:rPr>
            <w:noProof/>
          </w:rPr>
          <w:t>93</w:t>
        </w:r>
      </w:ins>
      <w:del w:id="194"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ins w:id="195" w:author="Arnold van Rooijen" w:date="2015-02-20T12:00:00Z">
        <w:r w:rsidR="00DE7887">
          <w:rPr>
            <w:noProof/>
          </w:rPr>
          <w:t>93</w:t>
        </w:r>
      </w:ins>
      <w:del w:id="196"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ins w:id="197" w:author="Arnold van Rooijen" w:date="2015-02-20T12:00:00Z">
        <w:r w:rsidR="00DE7887">
          <w:rPr>
            <w:noProof/>
          </w:rPr>
          <w:t>93</w:t>
        </w:r>
      </w:ins>
      <w:del w:id="198"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ins w:id="199" w:author="Arnold van Rooijen" w:date="2015-02-20T12:00:00Z">
        <w:r w:rsidR="00DE7887">
          <w:rPr>
            <w:noProof/>
          </w:rPr>
          <w:t>93</w:t>
        </w:r>
      </w:ins>
      <w:del w:id="200" w:author="Arnold van Rooijen" w:date="2015-02-20T12:00:00Z">
        <w:r w:rsidDel="00DE7887">
          <w:rPr>
            <w:noProof/>
          </w:rPr>
          <w:delText>92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ins w:id="201" w:author="Arnold van Rooijen" w:date="2015-02-20T12:00:00Z">
        <w:r w:rsidR="00DE7887">
          <w:rPr>
            <w:noProof/>
          </w:rPr>
          <w:t>96</w:t>
        </w:r>
      </w:ins>
      <w:del w:id="202" w:author="Arnold van Rooijen" w:date="2015-02-20T12:00:00Z">
        <w:r w:rsidDel="00DE7887">
          <w:rPr>
            <w:noProof/>
          </w:rPr>
          <w:delText>95</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ins w:id="203" w:author="Arnold van Rooijen" w:date="2015-02-20T12:00:00Z">
        <w:r w:rsidR="00DE7887">
          <w:rPr>
            <w:noProof/>
          </w:rPr>
          <w:t>97</w:t>
        </w:r>
      </w:ins>
      <w:del w:id="204" w:author="Arnold van Rooijen" w:date="2015-02-20T12:00:00Z">
        <w:r w:rsidDel="00DE7887">
          <w:rPr>
            <w:noProof/>
          </w:rPr>
          <w:delText>96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ins w:id="205" w:author="Arnold van Rooijen" w:date="2015-02-20T12:00:00Z">
        <w:r w:rsidR="00DE7887">
          <w:rPr>
            <w:noProof/>
          </w:rPr>
          <w:t>97</w:t>
        </w:r>
      </w:ins>
      <w:del w:id="206" w:author="Arnold van Rooijen" w:date="2015-02-20T12:00:00Z">
        <w:r w:rsidDel="00DE7887">
          <w:rPr>
            <w:noProof/>
          </w:rPr>
          <w:delText>96</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ins w:id="207" w:author="Arnold van Rooijen" w:date="2015-02-20T12:00:00Z">
        <w:r w:rsidR="00DE7887">
          <w:rPr>
            <w:noProof/>
          </w:rPr>
          <w:t>102</w:t>
        </w:r>
      </w:ins>
      <w:del w:id="208" w:author="Arnold van Rooijen" w:date="2015-02-20T12:00:00Z">
        <w:r w:rsidDel="00DE7887">
          <w:rPr>
            <w:noProof/>
          </w:rPr>
          <w:delText>101</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ins w:id="209" w:author="Arnold van Rooijen" w:date="2015-02-20T12:00:00Z">
        <w:r w:rsidR="00DE7887">
          <w:rPr>
            <w:noProof/>
          </w:rPr>
          <w:t>103</w:t>
        </w:r>
      </w:ins>
      <w:del w:id="210" w:author="Arnold van Rooijen" w:date="2015-02-20T12:00:00Z">
        <w:r w:rsidDel="00DE7887">
          <w:rPr>
            <w:noProof/>
          </w:rPr>
          <w:delText>102</w:delText>
        </w:r>
      </w:del>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ins w:id="211" w:author="Arnold van Rooijen" w:date="2015-02-20T12:00:00Z">
        <w:r w:rsidR="00DE7887">
          <w:rPr>
            <w:noProof/>
          </w:rPr>
          <w:t>104</w:t>
        </w:r>
      </w:ins>
      <w:del w:id="212" w:author="Arnold van Rooijen" w:date="2015-02-20T12:00:00Z">
        <w:r w:rsidDel="00DE7887">
          <w:rPr>
            <w:noProof/>
          </w:rPr>
          <w:delText>103</w:delText>
        </w:r>
      </w:del>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224" w:name="bmChap1"/>
    <w:bookmarkEnd w:id="224"/>
    <w:p w:rsidR="000C5FE2" w:rsidRPr="004D7B46" w:rsidRDefault="000C5FE2" w:rsidP="004D7B46">
      <w:pPr>
        <w:pStyle w:val="Heading1"/>
        <w:keepLines w:val="0"/>
        <w:jc w:val="both"/>
        <w:rPr>
          <w:lang w:val="en-US"/>
        </w:rPr>
      </w:pPr>
      <w:r w:rsidRPr="004D7B46">
        <w:rPr>
          <w:rStyle w:val="Hidden"/>
          <w:noProof w:val="0"/>
          <w:lang w:val="en-US"/>
        </w:rPr>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del w:id="225" w:author="Arnold van Rooijen" w:date="2015-02-20T12:00:00Z">
        <w:r w:rsidR="00DE7887" w:rsidDel="00DE7887">
          <w:rPr>
            <w:rStyle w:val="Hidden"/>
            <w:noProof w:val="0"/>
            <w:lang w:val="en-US"/>
          </w:rPr>
          <w:fldChar w:fldCharType="separate"/>
        </w:r>
      </w:del>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del w:id="226" w:author="Arnold van Rooijen" w:date="2015-02-20T12:00:00Z">
        <w:r w:rsidR="00DE7887" w:rsidDel="00DE7887">
          <w:rPr>
            <w:rStyle w:val="Hidden"/>
            <w:noProof w:val="0"/>
            <w:lang w:val="en-US"/>
          </w:rPr>
          <w:fldChar w:fldCharType="separate"/>
        </w:r>
      </w:del>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227" w:name="_Toc412018024"/>
      <w:r w:rsidR="008C2325" w:rsidRPr="004D7B46">
        <w:rPr>
          <w:lang w:val="en-US"/>
        </w:rPr>
        <w:t>Introduction</w:t>
      </w:r>
      <w:bookmarkEnd w:id="227"/>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228" w:name="_Toc412018025"/>
      <w:r w:rsidRPr="004D7B46">
        <w:rPr>
          <w:lang w:val="en-US"/>
        </w:rPr>
        <w:t>Processes and model formulation</w:t>
      </w:r>
      <w:bookmarkEnd w:id="228"/>
    </w:p>
    <w:p w:rsidR="008C2325" w:rsidRPr="004D7B46" w:rsidRDefault="008C2325" w:rsidP="004D7B46">
      <w:pPr>
        <w:pStyle w:val="Heading2"/>
        <w:jc w:val="both"/>
        <w:rPr>
          <w:lang w:val="en-US"/>
        </w:rPr>
      </w:pPr>
      <w:bookmarkStart w:id="229" w:name="_Toc412018026"/>
      <w:r w:rsidRPr="004D7B46">
        <w:rPr>
          <w:lang w:val="en-US"/>
        </w:rPr>
        <w:t>Domain and definitions</w:t>
      </w:r>
      <w:bookmarkEnd w:id="229"/>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230" w:name="_Toc412018027"/>
      <w:r w:rsidRPr="004D7B46">
        <w:rPr>
          <w:lang w:val="en-US"/>
        </w:rPr>
        <w:t>Hydrodynamics options</w:t>
      </w:r>
      <w:bookmarkEnd w:id="230"/>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231" w:name="_Toc412018028"/>
      <w:r w:rsidRPr="004D7B46">
        <w:rPr>
          <w:lang w:val="en-US"/>
        </w:rPr>
        <w:t>Stationary mode</w:t>
      </w:r>
      <w:bookmarkEnd w:id="231"/>
    </w:p>
    <w:p w:rsidR="008C2325" w:rsidRPr="004D7B46" w:rsidRDefault="008C2325" w:rsidP="004D7B46">
      <w:pPr>
        <w:pStyle w:val="Heading3"/>
        <w:jc w:val="both"/>
        <w:rPr>
          <w:lang w:val="en-US"/>
        </w:rPr>
      </w:pPr>
      <w:bookmarkStart w:id="232" w:name="_Toc412018029"/>
      <w:r w:rsidRPr="004D7B46">
        <w:rPr>
          <w:lang w:val="en-US"/>
        </w:rPr>
        <w:t>Non-stationary (surfbeat) mode</w:t>
      </w:r>
      <w:bookmarkEnd w:id="232"/>
    </w:p>
    <w:p w:rsidR="008C2325" w:rsidRPr="004D7B46" w:rsidRDefault="008C2325" w:rsidP="004D7B46">
      <w:pPr>
        <w:pStyle w:val="Heading3"/>
        <w:jc w:val="both"/>
        <w:rPr>
          <w:lang w:val="en-US"/>
        </w:rPr>
      </w:pPr>
      <w:bookmarkStart w:id="233" w:name="_Toc412018030"/>
      <w:r w:rsidRPr="004D7B46">
        <w:rPr>
          <w:lang w:val="en-US"/>
        </w:rPr>
        <w:t>Wave resolving mode</w:t>
      </w:r>
      <w:bookmarkEnd w:id="233"/>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00DAC" w:rsidP="004D7B46">
      <w:pPr>
        <w:pStyle w:val="Heading2"/>
        <w:jc w:val="both"/>
        <w:rPr>
          <w:lang w:val="en-US"/>
        </w:rPr>
      </w:pPr>
      <w:bookmarkStart w:id="234" w:name="_Toc412018031"/>
      <w:ins w:id="235" w:author="Arnold van Rooijen" w:date="2015-02-20T11:39:00Z">
        <w:r>
          <w:rPr>
            <w:lang w:val="en-US"/>
          </w:rPr>
          <w:t xml:space="preserve">Short wave action </w:t>
        </w:r>
      </w:ins>
      <w:del w:id="236" w:author="Arnold van Rooijen" w:date="2015-02-20T11:39:00Z">
        <w:r w:rsidR="008C2325" w:rsidRPr="004D7B46" w:rsidDel="00800DAC">
          <w:rPr>
            <w:lang w:val="en-US"/>
          </w:rPr>
          <w:delText>Short wave propagation</w:delText>
        </w:r>
      </w:del>
      <w:bookmarkEnd w:id="234"/>
    </w:p>
    <w:p w:rsidR="008C2325" w:rsidRPr="004D7B46" w:rsidRDefault="00800DAC" w:rsidP="004D7B46">
      <w:pPr>
        <w:pStyle w:val="Heading3"/>
        <w:jc w:val="both"/>
        <w:rPr>
          <w:lang w:val="en-US"/>
        </w:rPr>
      </w:pPr>
      <w:bookmarkStart w:id="237" w:name="_Toc412018032"/>
      <w:ins w:id="238" w:author="Arnold van Rooijen" w:date="2015-02-20T11:40:00Z">
        <w:r>
          <w:rPr>
            <w:lang w:val="en-US"/>
          </w:rPr>
          <w:t xml:space="preserve">Short </w:t>
        </w:r>
      </w:ins>
      <w:del w:id="239" w:author="Arnold van Rooijen" w:date="2015-02-20T11:40:00Z">
        <w:r w:rsidR="008C2325" w:rsidRPr="004D7B46" w:rsidDel="00800DAC">
          <w:rPr>
            <w:lang w:val="en-US"/>
          </w:rPr>
          <w:delText>W</w:delText>
        </w:r>
      </w:del>
      <w:ins w:id="240" w:author="Arnold van Rooijen" w:date="2015-02-20T11:40:00Z">
        <w:r>
          <w:rPr>
            <w:lang w:val="en-US"/>
          </w:rPr>
          <w:t>w</w:t>
        </w:r>
      </w:ins>
      <w:r w:rsidR="008C2325" w:rsidRPr="004D7B46">
        <w:rPr>
          <w:lang w:val="en-US"/>
        </w:rPr>
        <w:t>ave action balance</w:t>
      </w:r>
      <w:bookmarkEnd w:id="23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w:t>
      </w:r>
      <w:ins w:id="241" w:author="Arnold van Rooijen" w:date="2015-02-20T09:41:00Z">
        <w:r w:rsidR="00AD2F61">
          <w:rPr>
            <w:lang w:val="en-US"/>
          </w:rPr>
          <w:t>,</w:t>
        </w:r>
      </w:ins>
      <w:r w:rsidRPr="004D7B46">
        <w:rPr>
          <w:lang w:val="en-US"/>
        </w:rPr>
        <w:t xml:space="preserve">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w:t>
      </w:r>
      <w:proofErr w:type="gramStart"/>
      <w:r w:rsidR="00055E64" w:rsidRPr="004D7B46">
        <w:rPr>
          <w:i/>
          <w:vertAlign w:val="subscript"/>
          <w:lang w:val="en-US"/>
        </w:rPr>
        <w:t>,0</w:t>
      </w:r>
      <w:r w:rsidR="00055E64" w:rsidRPr="004D7B46">
        <w:rPr>
          <w:lang w:val="en-US"/>
        </w:rPr>
        <w:t>.</w:t>
      </w:r>
      <w:r w:rsidRPr="004D7B46">
        <w:rPr>
          <w:lang w:val="en-US"/>
        </w:rPr>
        <w:t>The</w:t>
      </w:r>
      <w:proofErr w:type="gramEnd"/>
      <w:r w:rsidRPr="004D7B46">
        <w:rPr>
          <w:lang w:val="en-US"/>
        </w:rPr>
        <w:t xml:space="preserv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35.55pt" o:ole="">
            <v:imagedata r:id="rId23" o:title=""/>
          </v:shape>
          <o:OLEObject Type="Embed" ProgID="Equation.DSMT4" ShapeID="_x0000_i1025" DrawAspect="Content" ObjectID="_1485958885"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42"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7pt;height:33.85pt" o:ole="">
            <v:imagedata r:id="rId25" o:title=""/>
          </v:shape>
          <o:OLEObject Type="Embed" ProgID="Equation.DSMT4" ShapeID="_x0000_i1026" DrawAspect="Content" ObjectID="_1485958886"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43" w:author="Arnold van Rooijen" w:date="2015-02-20T12:00:00Z">
        <w:r w:rsidR="00DE7887" w:rsidDel="00DE7887">
          <w:rPr>
            <w:lang w:val="en-US"/>
          </w:rPr>
          <w:fldChar w:fldCharType="separate"/>
        </w:r>
      </w:del>
      <w:r w:rsidR="000921A6" w:rsidRPr="004D7B46">
        <w:rPr>
          <w:lang w:val="en-US"/>
        </w:rPr>
        <w:fldChar w:fldCharType="end"/>
      </w:r>
      <w:bookmarkStart w:id="244"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2</w:instrText>
      </w:r>
      <w:r w:rsidR="00883631" w:rsidRPr="004D7B46">
        <w:rPr>
          <w:noProof/>
          <w:lang w:val="en-US"/>
        </w:rPr>
        <w:fldChar w:fldCharType="end"/>
      </w:r>
      <w:r w:rsidR="000921A6" w:rsidRPr="004D7B46">
        <w:rPr>
          <w:lang w:val="en-US"/>
        </w:rPr>
        <w:instrText>)</w:instrText>
      </w:r>
      <w:bookmarkEnd w:id="244"/>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del w:id="245" w:author="Arnold van Rooijen" w:date="2015-02-20T09:29:00Z">
        <w:r w:rsidRPr="004D7B46" w:rsidDel="00405449">
          <w:rPr>
            <w:lang w:val="en-US"/>
          </w:rPr>
          <w:delText xml:space="preserve">In </w:delText>
        </w:r>
        <w:r w:rsidRPr="004D7B46" w:rsidDel="00405449">
          <w:rPr>
            <w:lang w:val="en-US"/>
          </w:rPr>
          <w:fldChar w:fldCharType="begin"/>
        </w:r>
        <w:r w:rsidRPr="004D7B46" w:rsidDel="00405449">
          <w:rPr>
            <w:lang w:val="en-US"/>
          </w:rPr>
          <w:delInstrText xml:space="preserve"> GOTOBUTTON ZEqnNum798864  \* MERGEFORMAT </w:delInstrText>
        </w:r>
        <w:r w:rsidRPr="004D7B46" w:rsidDel="00405449">
          <w:rPr>
            <w:lang w:val="en-US"/>
          </w:rPr>
          <w:fldChar w:fldCharType="begin"/>
        </w:r>
        <w:r w:rsidRPr="004D7B46" w:rsidDel="00405449">
          <w:rPr>
            <w:lang w:val="en-US"/>
          </w:rPr>
          <w:delInstrText xml:space="preserve"> REF ZEqnNum798864 \* Charformat \! \* MERGEFORMAT </w:delInstrText>
        </w:r>
        <w:r w:rsidRPr="004D7B46" w:rsidDel="00405449">
          <w:rPr>
            <w:lang w:val="en-US"/>
          </w:rPr>
          <w:fldChar w:fldCharType="separate"/>
        </w:r>
        <w:r w:rsidR="004D7B46" w:rsidRPr="004D7B46" w:rsidDel="00405449">
          <w:rPr>
            <w:lang w:val="en-US"/>
          </w:rPr>
          <w:delInstrText>(</w:delInstrText>
        </w:r>
        <w:r w:rsidR="004D7B46" w:rsidDel="00405449">
          <w:rPr>
            <w:lang w:val="en-US"/>
          </w:rPr>
          <w:delInstrText>1</w:delInstrText>
        </w:r>
        <w:r w:rsidR="004D7B46" w:rsidRPr="004D7B46" w:rsidDel="00405449">
          <w:rPr>
            <w:lang w:val="en-US"/>
          </w:rPr>
          <w:delInstrText>.</w:delInstrText>
        </w:r>
        <w:r w:rsidR="004D7B46" w:rsidDel="00405449">
          <w:rPr>
            <w:lang w:val="en-US"/>
          </w:rPr>
          <w:delInstrText>2</w:delInstrText>
        </w:r>
        <w:r w:rsidR="004D7B46" w:rsidRPr="004D7B46" w:rsidDel="00405449">
          <w:rPr>
            <w:lang w:val="en-US"/>
          </w:rPr>
          <w:delInstrText>)</w:delInstrText>
        </w:r>
        <w:r w:rsidRPr="004D7B46" w:rsidDel="00405449">
          <w:rPr>
            <w:lang w:val="en-US"/>
          </w:rPr>
          <w:fldChar w:fldCharType="end"/>
        </w:r>
        <w:r w:rsidRPr="004D7B46" w:rsidDel="00405449">
          <w:rPr>
            <w:lang w:val="en-US"/>
          </w:rPr>
          <w:fldChar w:fldCharType="end"/>
        </w:r>
      </w:del>
      <w:proofErr w:type="gramStart"/>
      <w:ins w:id="246" w:author="Arnold van Rooijen" w:date="2015-02-20T09:29:00Z">
        <w:r w:rsidR="00405449">
          <w:rPr>
            <w:lang w:val="en-US"/>
          </w:rPr>
          <w:t>where</w:t>
        </w:r>
      </w:ins>
      <w:proofErr w:type="gramEnd"/>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 xml:space="preserve">the intrinsic wave frequency. The wave action propagation </w:t>
      </w:r>
      <w:proofErr w:type="gramStart"/>
      <w:r w:rsidRPr="004D7B46">
        <w:rPr>
          <w:lang w:val="en-US"/>
        </w:rPr>
        <w:t>speed</w:t>
      </w:r>
      <w:del w:id="247" w:author="Arnold van Rooijen" w:date="2015-02-20T09:41:00Z">
        <w:r w:rsidRPr="004D7B46" w:rsidDel="00AD2F61">
          <w:rPr>
            <w:lang w:val="en-US"/>
          </w:rPr>
          <w:delText>s</w:delText>
        </w:r>
      </w:del>
      <w:r w:rsidRPr="004D7B46">
        <w:rPr>
          <w:lang w:val="en-US"/>
        </w:rPr>
        <w:t xml:space="preserve"> in </w:t>
      </w:r>
      <w:r w:rsidRPr="00AD2F61">
        <w:rPr>
          <w:i/>
          <w:lang w:val="en-US"/>
          <w:rPrChange w:id="248" w:author="Arnold van Rooijen" w:date="2015-02-20T09:41:00Z">
            <w:rPr>
              <w:lang w:val="en-US"/>
            </w:rPr>
          </w:rPrChange>
        </w:rPr>
        <w:t>x</w:t>
      </w:r>
      <w:r w:rsidRPr="004D7B46">
        <w:rPr>
          <w:lang w:val="en-US"/>
        </w:rPr>
        <w:t xml:space="preserve">- and </w:t>
      </w:r>
      <w:r w:rsidRPr="00AD2F61">
        <w:rPr>
          <w:i/>
          <w:lang w:val="en-US"/>
          <w:rPrChange w:id="249" w:author="Arnold van Rooijen" w:date="2015-02-20T09:41:00Z">
            <w:rPr>
              <w:lang w:val="en-US"/>
            </w:rPr>
          </w:rPrChange>
        </w:rPr>
        <w:t>y</w:t>
      </w:r>
      <w:r w:rsidRPr="004D7B46">
        <w:rPr>
          <w:lang w:val="en-US"/>
        </w:rPr>
        <w:t>-direction are</w:t>
      </w:r>
      <w:proofErr w:type="gramEnd"/>
      <w:r w:rsidRPr="004D7B46">
        <w:rPr>
          <w:lang w:val="en-US"/>
        </w:rPr>
        <w:t xml:space="preserv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45pt;height:42pt" o:ole="">
            <v:imagedata r:id="rId27" o:title=""/>
          </v:shape>
          <o:OLEObject Type="Embed" ProgID="Equation.DSMT4" ShapeID="_x0000_i1027" DrawAspect="Content" ObjectID="_1485958887"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50" w:author="Arnold van Rooijen" w:date="2015-02-20T12:00:00Z">
        <w:r w:rsidR="00DE7887" w:rsidDel="00DE7887">
          <w:rPr>
            <w:lang w:val="en-US"/>
          </w:rPr>
          <w:fldChar w:fldCharType="separate"/>
        </w:r>
      </w:del>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del w:id="251" w:author="Arnold van Rooijen" w:date="2015-02-20T09:30:00Z">
        <w:r w:rsidRPr="004D7B46" w:rsidDel="00405449">
          <w:rPr>
            <w:lang w:val="en-US"/>
          </w:rPr>
          <w:delText>With</w:delText>
        </w:r>
        <w:r w:rsidR="000F7986" w:rsidRPr="004D7B46" w:rsidDel="00405449">
          <w:rPr>
            <w:lang w:val="en-US"/>
          </w:rPr>
          <w:delText xml:space="preserve"> </w:delText>
        </w:r>
      </w:del>
      <w:proofErr w:type="gramStart"/>
      <w:ins w:id="252" w:author="Arnold van Rooijen" w:date="2015-02-20T09:30:00Z">
        <w:r w:rsidR="00405449">
          <w:rPr>
            <w:lang w:val="en-US"/>
          </w:rPr>
          <w:t>w</w:t>
        </w:r>
        <w:r w:rsidR="00405449" w:rsidRPr="004D7B46">
          <w:rPr>
            <w:lang w:val="en-US"/>
          </w:rPr>
          <w:t>ith</w:t>
        </w:r>
        <w:proofErr w:type="gramEnd"/>
        <w:r w:rsidR="00405449" w:rsidRPr="004D7B46">
          <w:rPr>
            <w:lang w:val="en-US"/>
          </w:rPr>
          <w:t xml:space="preserve"> </w:t>
        </w:r>
      </w:ins>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r w:rsidR="000F7986" w:rsidRPr="004D7B46">
        <w:rPr>
          <w:i/>
          <w:lang w:val="en-US"/>
        </w:rPr>
        <w:t>v</w:t>
      </w:r>
      <w:r w:rsidR="000F7986" w:rsidRPr="004D7B46">
        <w:rPr>
          <w:i/>
          <w:vertAlign w:val="superscript"/>
          <w:lang w:val="en-US"/>
        </w:rPr>
        <w:t>L</w:t>
      </w:r>
      <w:r w:rsidR="000F7986" w:rsidRPr="004D7B46">
        <w:rPr>
          <w:lang w:val="en-US"/>
        </w:rPr>
        <w:t xml:space="preserve"> </w:t>
      </w:r>
      <w:r w:rsidRPr="004D7B46">
        <w:rPr>
          <w:lang w:val="en-US"/>
        </w:rPr>
        <w:t xml:space="preserve">the cross-shore and alongshore depth-averaged Lagrangian velocities respectively (defined below), and the group velocity </w:t>
      </w:r>
      <w:r w:rsidRPr="00405449">
        <w:rPr>
          <w:i/>
          <w:lang w:val="en-US"/>
          <w:rPrChange w:id="253" w:author="Arnold van Rooijen" w:date="2015-02-20T09:31:00Z">
            <w:rPr>
              <w:lang w:val="en-US"/>
            </w:rPr>
          </w:rPrChange>
        </w:rPr>
        <w:t>c</w:t>
      </w:r>
      <w:r w:rsidRPr="00405449">
        <w:rPr>
          <w:i/>
          <w:vertAlign w:val="subscript"/>
          <w:lang w:val="en-US"/>
          <w:rPrChange w:id="254" w:author="Arnold van Rooijen" w:date="2015-02-20T09:31:00Z">
            <w:rPr>
              <w:lang w:val="en-US"/>
            </w:rPr>
          </w:rPrChange>
        </w:rPr>
        <w:t>g</w:t>
      </w:r>
      <w:r w:rsidRPr="004D7B46">
        <w:rPr>
          <w:lang w:val="en-US"/>
        </w:rPr>
        <w:t xml:space="preserve"> obtained from linear </w:t>
      </w:r>
      <w:ins w:id="255" w:author="Arnold van Rooijen" w:date="2015-02-20T09:31:00Z">
        <w:r w:rsidR="00405449">
          <w:rPr>
            <w:lang w:val="en-US"/>
          </w:rPr>
          <w:t xml:space="preserve">wave </w:t>
        </w:r>
      </w:ins>
      <w:r w:rsidRPr="004D7B46">
        <w:rPr>
          <w:lang w:val="en-US"/>
        </w:rPr>
        <w:t>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ins w:id="256" w:author="Arnold van Rooijen" w:date="2015-02-20T09:42:00Z">
        <w:r w:rsidR="00AD2F61">
          <w:rPr>
            <w:lang w:val="en-US"/>
          </w:rPr>
          <w:t>directional (</w:t>
        </w:r>
      </w:ins>
      <w:r w:rsidR="000F7986" w:rsidRPr="00405449">
        <w:rPr>
          <w:i/>
          <w:color w:val="252525"/>
          <w:szCs w:val="21"/>
          <w:shd w:val="clear" w:color="auto" w:fill="FFFFFF"/>
          <w:lang w:val="en-US"/>
          <w:rPrChange w:id="257" w:author="Arnold van Rooijen" w:date="2015-02-20T09:32:00Z">
            <w:rPr>
              <w:color w:val="252525"/>
              <w:szCs w:val="21"/>
              <w:shd w:val="clear" w:color="auto" w:fill="FFFFFF"/>
              <w:lang w:val="en-US"/>
            </w:rPr>
          </w:rPrChange>
        </w:rPr>
        <w:t>θ</w:t>
      </w:r>
      <w:ins w:id="258" w:author="Arnold van Rooijen" w:date="2015-02-20T09:42:00Z">
        <w:r w:rsidR="00AD2F61">
          <w:rPr>
            <w:i/>
            <w:color w:val="252525"/>
            <w:szCs w:val="21"/>
            <w:shd w:val="clear" w:color="auto" w:fill="FFFFFF"/>
            <w:lang w:val="en-US"/>
          </w:rPr>
          <w:t>)</w:t>
        </w:r>
      </w:ins>
      <w:del w:id="259" w:author="Arnold van Rooijen" w:date="2015-02-20T09:42:00Z">
        <w:r w:rsidRPr="004D7B46" w:rsidDel="00AD2F61">
          <w:rPr>
            <w:lang w:val="en-US"/>
          </w:rPr>
          <w:delText>-</w:delText>
        </w:r>
      </w:del>
      <w:ins w:id="260" w:author="Arnold van Rooijen" w:date="2015-02-20T09:42:00Z">
        <w:r w:rsidR="00AD2F61">
          <w:rPr>
            <w:lang w:val="en-US"/>
          </w:rPr>
          <w:t xml:space="preserve"> </w:t>
        </w:r>
      </w:ins>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45pt;height:72.85pt" o:ole="">
            <v:imagedata r:id="rId29" o:title=""/>
          </v:shape>
          <o:OLEObject Type="Embed" ProgID="Equation.DSMT4" ShapeID="_x0000_i1028" DrawAspect="Content" ObjectID="_1485958888"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261" w:author="Arnold van Rooijen" w:date="2015-02-20T12:00:00Z">
        <w:r w:rsidR="00DE7887" w:rsidDel="00DE7887">
          <w:rPr>
            <w:lang w:val="en-US"/>
          </w:rPr>
          <w:fldChar w:fldCharType="separate"/>
        </w:r>
      </w:del>
      <w:r w:rsidR="000921A6" w:rsidRPr="004D7B46">
        <w:rPr>
          <w:lang w:val="en-US"/>
        </w:rPr>
        <w:fldChar w:fldCharType="end"/>
      </w:r>
      <w:bookmarkStart w:id="262"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4</w:instrText>
      </w:r>
      <w:r w:rsidR="00883631" w:rsidRPr="004D7B46">
        <w:rPr>
          <w:noProof/>
          <w:lang w:val="en-US"/>
        </w:rPr>
        <w:fldChar w:fldCharType="end"/>
      </w:r>
      <w:r w:rsidR="000921A6" w:rsidRPr="004D7B46">
        <w:rPr>
          <w:lang w:val="en-US"/>
        </w:rPr>
        <w:instrText>)</w:instrText>
      </w:r>
      <w:bookmarkEnd w:id="262"/>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del w:id="263" w:author="Arnold van Rooijen" w:date="2015-02-20T09:40:00Z">
        <w:r w:rsidRPr="004D7B46" w:rsidDel="0094745E">
          <w:rPr>
            <w:lang w:val="en-US"/>
          </w:rPr>
          <w:delText xml:space="preserve">In </w:delText>
        </w:r>
        <w:r w:rsidRPr="004D7B46" w:rsidDel="0094745E">
          <w:rPr>
            <w:lang w:val="en-US"/>
          </w:rPr>
          <w:fldChar w:fldCharType="begin"/>
        </w:r>
        <w:r w:rsidRPr="004D7B46" w:rsidDel="0094745E">
          <w:rPr>
            <w:lang w:val="en-US"/>
          </w:rPr>
          <w:delInstrText xml:space="preserve"> GOTOBUTTON ZEqnNum847873  \* MERGEFORMAT </w:delInstrText>
        </w:r>
        <w:r w:rsidRPr="004D7B46" w:rsidDel="0094745E">
          <w:rPr>
            <w:lang w:val="en-US"/>
          </w:rPr>
          <w:fldChar w:fldCharType="begin"/>
        </w:r>
        <w:r w:rsidRPr="004D7B46" w:rsidDel="0094745E">
          <w:rPr>
            <w:lang w:val="en-US"/>
          </w:rPr>
          <w:delInstrText xml:space="preserve"> REF ZEqnNum847873 \* Charformat \! \* MERGEFORMAT </w:delInstrText>
        </w:r>
        <w:r w:rsidRPr="004D7B46" w:rsidDel="0094745E">
          <w:rPr>
            <w:lang w:val="en-US"/>
          </w:rPr>
          <w:fldChar w:fldCharType="separate"/>
        </w:r>
        <w:r w:rsidR="004D7B46" w:rsidRPr="004D7B46" w:rsidDel="0094745E">
          <w:rPr>
            <w:lang w:val="en-US"/>
          </w:rPr>
          <w:delInstrText>(</w:delInstrText>
        </w:r>
        <w:r w:rsidR="004D7B46" w:rsidDel="0094745E">
          <w:rPr>
            <w:lang w:val="en-US"/>
          </w:rPr>
          <w:delInstrText>1</w:delInstrText>
        </w:r>
        <w:r w:rsidR="004D7B46" w:rsidRPr="004D7B46" w:rsidDel="0094745E">
          <w:rPr>
            <w:lang w:val="en-US"/>
          </w:rPr>
          <w:delInstrText>.</w:delInstrText>
        </w:r>
        <w:r w:rsidR="004D7B46" w:rsidDel="0094745E">
          <w:rPr>
            <w:lang w:val="en-US"/>
          </w:rPr>
          <w:delInstrText>4</w:delInstrText>
        </w:r>
        <w:r w:rsidR="004D7B46" w:rsidRPr="004D7B46" w:rsidDel="0094745E">
          <w:rPr>
            <w:lang w:val="en-US"/>
          </w:rPr>
          <w:delInstrText>)</w:delInstrText>
        </w:r>
        <w:r w:rsidRPr="004D7B46" w:rsidDel="0094745E">
          <w:rPr>
            <w:lang w:val="en-US"/>
          </w:rPr>
          <w:fldChar w:fldCharType="end"/>
        </w:r>
        <w:r w:rsidRPr="004D7B46" w:rsidDel="0094745E">
          <w:rPr>
            <w:lang w:val="en-US"/>
          </w:rPr>
          <w:fldChar w:fldCharType="end"/>
        </w:r>
      </w:del>
      <w:proofErr w:type="gramStart"/>
      <w:ins w:id="264" w:author="Arnold van Rooijen" w:date="2015-02-20T09:40:00Z">
        <w:r w:rsidR="0094745E">
          <w:rPr>
            <w:lang w:val="en-US"/>
          </w:rPr>
          <w:t>where</w:t>
        </w:r>
      </w:ins>
      <w:proofErr w:type="gramEnd"/>
      <w:r w:rsidRPr="004D7B46">
        <w:rPr>
          <w:lang w:val="en-US"/>
        </w:rPr>
        <w:t xml:space="preserve"> </w:t>
      </w:r>
      <w:r w:rsidR="000F7986" w:rsidRPr="004D7B46">
        <w:rPr>
          <w:i/>
          <w:lang w:val="en-US"/>
        </w:rPr>
        <w:t>h</w:t>
      </w:r>
      <w:r w:rsidR="000F7986" w:rsidRPr="004D7B46">
        <w:rPr>
          <w:lang w:val="en-US"/>
        </w:rPr>
        <w:t xml:space="preserve"> </w:t>
      </w:r>
      <w:r w:rsidRPr="004D7B46">
        <w:rPr>
          <w:lang w:val="en-US"/>
        </w:rPr>
        <w:t xml:space="preserve">represents the </w:t>
      </w:r>
      <w:del w:id="265" w:author="Arnold van Rooijen" w:date="2015-02-20T11:41:00Z">
        <w:r w:rsidRPr="004D7B46" w:rsidDel="00AF3AAE">
          <w:rPr>
            <w:lang w:val="en-US"/>
          </w:rPr>
          <w:delText>total</w:delText>
        </w:r>
      </w:del>
      <w:ins w:id="266" w:author="Arnold van Rooijen" w:date="2015-02-20T11:41:00Z">
        <w:r w:rsidR="00AF3AAE">
          <w:rPr>
            <w:lang w:val="en-US"/>
          </w:rPr>
          <w:t xml:space="preserve"> local</w:t>
        </w:r>
      </w:ins>
      <w:r w:rsidRPr="004D7B46">
        <w:rPr>
          <w:lang w:val="en-US"/>
        </w:rPr>
        <w:t xml:space="preserve"> water depth and </w:t>
      </w:r>
      <w:del w:id="267" w:author="Arnold van Rooijen" w:date="2015-02-20T09:40:00Z">
        <w:r w:rsidRPr="004D7B46" w:rsidDel="0094745E">
          <w:rPr>
            <w:lang w:val="en-US"/>
          </w:rPr>
          <w:delText xml:space="preserve">in this formulation </w:delText>
        </w:r>
      </w:del>
      <w:r w:rsidRPr="004D7B46">
        <w:rPr>
          <w:lang w:val="en-US"/>
        </w:rPr>
        <w:t>bottom refraction (</w:t>
      </w:r>
      <w:r w:rsidR="000F7986" w:rsidRPr="004D7B46">
        <w:rPr>
          <w:lang w:val="en-US"/>
        </w:rPr>
        <w:t>first</w:t>
      </w:r>
      <w:r w:rsidRPr="004D7B46">
        <w:rPr>
          <w:lang w:val="en-US"/>
        </w:rPr>
        <w:t xml:space="preserve"> term) and wave-current interaction (last two terms) are taken into account. </w:t>
      </w:r>
      <w:del w:id="268" w:author="Arnold van Rooijen" w:date="2015-02-20T11:42:00Z">
        <w:r w:rsidRPr="004D7B46" w:rsidDel="00AF3AAE">
          <w:rPr>
            <w:lang w:val="en-US"/>
          </w:rPr>
          <w:delText>If wave-current interaction is turned off (</w:delText>
        </w:r>
        <w:r w:rsidR="00C6292D" w:rsidRPr="004D7B46" w:rsidDel="00AF3AAE">
          <w:rPr>
            <w:lang w:val="en-US"/>
          </w:rPr>
          <w:delText xml:space="preserve">keyword: </w:delText>
        </w:r>
        <w:r w:rsidRPr="004D7B46" w:rsidDel="00AF3AAE">
          <w:rPr>
            <w:i/>
            <w:lang w:val="en-US"/>
          </w:rPr>
          <w:delText>wci=0</w:delText>
        </w:r>
        <w:r w:rsidRPr="004D7B46" w:rsidDel="00AF3AAE">
          <w:rPr>
            <w:lang w:val="en-US"/>
          </w:rPr>
          <w:delText xml:space="preserve">) </w:delText>
        </w:r>
      </w:del>
      <w:del w:id="269" w:author="Arnold van Rooijen" w:date="2015-02-20T09:34:00Z">
        <w:r w:rsidRPr="004D7B46" w:rsidDel="005E4FC8">
          <w:rPr>
            <w:lang w:val="en-US"/>
          </w:rPr>
          <w:delText xml:space="preserve">then </w:delText>
        </w:r>
      </w:del>
      <w:del w:id="270" w:author="Arnold van Rooijen" w:date="2015-02-20T11:42:00Z">
        <w:r w:rsidRPr="004D7B46" w:rsidDel="00AF3AAE">
          <w:rPr>
            <w:lang w:val="en-US"/>
          </w:rPr>
          <w:delText xml:space="preserve">the last two terms </w:delText>
        </w:r>
        <w:r w:rsidR="000F7986" w:rsidRPr="004D7B46" w:rsidDel="00AF3AAE">
          <w:rPr>
            <w:lang w:val="en-US"/>
          </w:rPr>
          <w:delText>are</w:delText>
        </w:r>
        <w:r w:rsidRPr="004D7B46" w:rsidDel="00AF3AAE">
          <w:rPr>
            <w:lang w:val="en-US"/>
          </w:rPr>
          <w:delText xml:space="preserve"> neglected. </w:delText>
        </w:r>
      </w:del>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w:t>
      </w:r>
      <w:del w:id="271" w:author="Arnold van Rooijen" w:date="2015-02-20T09:36:00Z">
        <w:r w:rsidR="00B5487A" w:rsidRPr="004D7B46" w:rsidDel="006169DC">
          <w:rPr>
            <w:lang w:val="en-US"/>
          </w:rPr>
          <w:delText xml:space="preserve">that is </w:delText>
        </w:r>
      </w:del>
      <w:r w:rsidR="00B5487A" w:rsidRPr="004D7B46">
        <w:rPr>
          <w:lang w:val="en-US"/>
        </w:rPr>
        <w:t xml:space="preserve">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ins w:id="27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5</w:instrText>
        </w:r>
        <w:r w:rsidR="00DE7887" w:rsidRPr="004D7B46">
          <w:rPr>
            <w:lang w:val="en-US"/>
          </w:rPr>
          <w:instrText>)</w:instrText>
        </w:r>
      </w:ins>
      <w:del w:id="273" w:author="Arnold van Rooijen" w:date="2015-02-20T12:00:00Z">
        <w:r w:rsidR="004D7B46" w:rsidRPr="004D7B46" w:rsidDel="00DE7887">
          <w:rPr>
            <w:lang w:val="en-US"/>
          </w:rPr>
          <w:delInstrText>(1.5)</w:delInstrText>
        </w:r>
      </w:del>
      <w:r w:rsidR="00B5487A" w:rsidRPr="004D7B46">
        <w:rPr>
          <w:lang w:val="en-US"/>
        </w:rPr>
        <w:fldChar w:fldCharType="end"/>
      </w:r>
      <w:r w:rsidR="00B5487A" w:rsidRPr="004D7B46">
        <w:rPr>
          <w:lang w:val="en-US"/>
        </w:rPr>
        <w:fldChar w:fldCharType="end"/>
      </w:r>
      <w:r w:rsidR="00B5487A" w:rsidRPr="004D7B46">
        <w:rPr>
          <w:lang w:val="en-US"/>
        </w:rPr>
        <w:t xml:space="preserve">. In </w:t>
      </w:r>
      <w:del w:id="274" w:author="Arnold van Rooijen" w:date="2015-02-20T09:36:00Z">
        <w:r w:rsidR="00B5487A" w:rsidRPr="004D7B46" w:rsidDel="006169DC">
          <w:rPr>
            <w:lang w:val="en-US"/>
          </w:rPr>
          <w:delText xml:space="preserve">this </w:delText>
        </w:r>
      </w:del>
      <w:ins w:id="275" w:author="Arnold van Rooijen" w:date="2015-02-20T09:36:00Z">
        <w:r w:rsidR="006169DC" w:rsidRPr="004D7B46">
          <w:rPr>
            <w:lang w:val="en-US"/>
          </w:rPr>
          <w:t>th</w:t>
        </w:r>
        <w:r w:rsidR="006169DC">
          <w:rPr>
            <w:lang w:val="en-US"/>
          </w:rPr>
          <w:t>ese</w:t>
        </w:r>
        <w:r w:rsidR="006169DC" w:rsidRPr="004D7B46">
          <w:rPr>
            <w:lang w:val="en-US"/>
          </w:rPr>
          <w:t xml:space="preserve"> </w:t>
        </w:r>
      </w:ins>
      <w:r w:rsidR="00B5487A" w:rsidRPr="004D7B46">
        <w:rPr>
          <w:lang w:val="en-US"/>
        </w:rPr>
        <w:t>formulation</w:t>
      </w:r>
      <w:ins w:id="276" w:author="Arnold van Rooijen" w:date="2015-02-20T09:36:00Z">
        <w:r w:rsidR="006169DC">
          <w:rPr>
            <w:lang w:val="en-US"/>
          </w:rPr>
          <w:t>s</w:t>
        </w:r>
      </w:ins>
      <w:r w:rsidR="00B5487A" w:rsidRPr="004D7B46">
        <w:rPr>
          <w:lang w:val="en-US"/>
        </w:rPr>
        <w:t xml:space="preserve">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commentRangeStart w:id="277"/>
      <w:r w:rsidRPr="004D7B46">
        <w:rPr>
          <w:position w:val="-62"/>
          <w:lang w:val="en-US"/>
        </w:rPr>
        <w:object w:dxaOrig="1340" w:dyaOrig="1359">
          <v:shape id="_x0000_i1029" type="#_x0000_t75" style="width:66.85pt;height:67.3pt" o:ole="">
            <v:imagedata r:id="rId31" o:title=""/>
          </v:shape>
          <o:OLEObject Type="Embed" ProgID="Equation.DSMT4" ShapeID="_x0000_i1029" DrawAspect="Content" ObjectID="_1485958889" r:id="rId32"/>
        </w:object>
      </w:r>
      <w:commentRangeEnd w:id="277"/>
      <w:r w:rsidR="00AC05C0">
        <w:rPr>
          <w:rStyle w:val="CommentReference"/>
        </w:rPr>
        <w:commentReference w:id="277"/>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78" w:author="Arnold van Rooijen" w:date="2015-02-20T12:00:00Z">
        <w:r w:rsidR="00DE7887" w:rsidDel="00DE7887">
          <w:rPr>
            <w:lang w:val="en-US"/>
          </w:rPr>
          <w:fldChar w:fldCharType="separate"/>
        </w:r>
      </w:del>
      <w:r w:rsidRPr="004D7B46">
        <w:rPr>
          <w:lang w:val="en-US"/>
        </w:rPr>
        <w:fldChar w:fldCharType="end"/>
      </w:r>
      <w:bookmarkStart w:id="279"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5</w:instrText>
      </w:r>
      <w:r w:rsidR="00883631" w:rsidRPr="004D7B46">
        <w:rPr>
          <w:noProof/>
          <w:lang w:val="en-US"/>
        </w:rPr>
        <w:fldChar w:fldCharType="end"/>
      </w:r>
      <w:r w:rsidRPr="004D7B46">
        <w:rPr>
          <w:lang w:val="en-US"/>
        </w:rPr>
        <w:instrText>)</w:instrText>
      </w:r>
      <w:bookmarkEnd w:id="279"/>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w:t>
      </w:r>
      <w:del w:id="280" w:author="Arnold van Rooijen" w:date="2015-02-20T09:43:00Z">
        <w:r w:rsidR="00B5487A" w:rsidRPr="004D7B46" w:rsidDel="00431D64">
          <w:rPr>
            <w:lang w:val="en-US"/>
          </w:rPr>
          <w:delText xml:space="preserve">obtained from </w:delText>
        </w:r>
        <w:r w:rsidR="00B5487A" w:rsidRPr="004D7B46" w:rsidDel="00431D64">
          <w:rPr>
            <w:lang w:val="en-US"/>
          </w:rPr>
          <w:fldChar w:fldCharType="begin"/>
        </w:r>
        <w:r w:rsidR="00B5487A" w:rsidRPr="004D7B46" w:rsidDel="00431D64">
          <w:rPr>
            <w:lang w:val="en-US"/>
          </w:rPr>
          <w:delInstrText xml:space="preserve"> GOTOBUTTON ZEqnNum486839  \* MERGEFORMAT </w:delInstrText>
        </w:r>
        <w:r w:rsidR="00B5487A" w:rsidRPr="004D7B46" w:rsidDel="00431D64">
          <w:rPr>
            <w:lang w:val="en-US"/>
          </w:rPr>
          <w:fldChar w:fldCharType="begin"/>
        </w:r>
        <w:r w:rsidR="00B5487A" w:rsidRPr="004D7B46" w:rsidDel="00431D64">
          <w:rPr>
            <w:lang w:val="en-US"/>
          </w:rPr>
          <w:delInstrText xml:space="preserve"> REF ZEqnNum486839 \* Charformat \! \* MERGEFORMAT </w:delInstrText>
        </w:r>
        <w:r w:rsidR="00B5487A" w:rsidRPr="004D7B46" w:rsidDel="00431D64">
          <w:rPr>
            <w:lang w:val="en-US"/>
          </w:rPr>
          <w:fldChar w:fldCharType="separate"/>
        </w:r>
        <w:r w:rsidR="004D7B46" w:rsidRPr="004D7B46" w:rsidDel="00431D64">
          <w:rPr>
            <w:lang w:val="en-US"/>
          </w:rPr>
          <w:delInstrText>(1.6)</w:delInstrText>
        </w:r>
        <w:r w:rsidR="00B5487A" w:rsidRPr="004D7B46" w:rsidDel="00431D64">
          <w:rPr>
            <w:lang w:val="en-US"/>
          </w:rPr>
          <w:fldChar w:fldCharType="end"/>
        </w:r>
        <w:r w:rsidR="00B5487A" w:rsidRPr="004D7B46" w:rsidDel="00431D64">
          <w:rPr>
            <w:lang w:val="en-US"/>
          </w:rPr>
          <w:fldChar w:fldCharType="end"/>
        </w:r>
      </w:del>
      <w:ins w:id="281" w:author="Arnold van Rooijen" w:date="2015-02-20T09:43:00Z">
        <w:r w:rsidR="00431D64">
          <w:rPr>
            <w:lang w:val="en-US"/>
          </w:rPr>
          <w:t>given by:</w:t>
        </w:r>
      </w:ins>
      <w:del w:id="282" w:author="Arnold van Rooijen" w:date="2015-02-20T09:43:00Z">
        <w:r w:rsidR="00B5487A" w:rsidRPr="004D7B46" w:rsidDel="00431D64">
          <w:rPr>
            <w:lang w:val="en-US"/>
          </w:rPr>
          <w:delText>.</w:delText>
        </w:r>
      </w:del>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55pt;height:24pt" o:ole="">
            <v:imagedata r:id="rId34" o:title=""/>
          </v:shape>
          <o:OLEObject Type="Embed" ProgID="Equation.DSMT4" ShapeID="_x0000_i1030" DrawAspect="Content" ObjectID="_1485958890" r:id="rId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83" w:author="Arnold van Rooijen" w:date="2015-02-20T12:00:00Z">
        <w:r w:rsidR="00DE7887" w:rsidDel="00DE7887">
          <w:rPr>
            <w:lang w:val="en-US"/>
          </w:rPr>
          <w:fldChar w:fldCharType="separate"/>
        </w:r>
      </w:del>
      <w:r w:rsidRPr="004D7B46">
        <w:rPr>
          <w:lang w:val="en-US"/>
        </w:rPr>
        <w:fldChar w:fldCharType="end"/>
      </w:r>
      <w:bookmarkStart w:id="284"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6</w:instrText>
      </w:r>
      <w:r w:rsidR="00883631" w:rsidRPr="004D7B46">
        <w:rPr>
          <w:noProof/>
          <w:lang w:val="en-US"/>
        </w:rPr>
        <w:fldChar w:fldCharType="end"/>
      </w:r>
      <w:r w:rsidRPr="004D7B46">
        <w:rPr>
          <w:lang w:val="en-US"/>
        </w:rPr>
        <w:instrText>)</w:instrText>
      </w:r>
      <w:bookmarkEnd w:id="284"/>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del w:id="285" w:author="Arnold van Rooijen" w:date="2015-02-20T09:43:00Z">
        <w:r w:rsidR="00B5487A" w:rsidRPr="004D7B46" w:rsidDel="005A62E5">
          <w:rPr>
            <w:lang w:val="en-US"/>
          </w:rPr>
          <w:delText xml:space="preserve">by </w:delText>
        </w:r>
      </w:del>
      <w:proofErr w:type="gramStart"/>
      <w:ins w:id="286" w:author="Arnold van Rooijen" w:date="2015-02-20T09:43:00Z">
        <w:r w:rsidR="005A62E5">
          <w:rPr>
            <w:lang w:val="en-US"/>
          </w:rPr>
          <w:t>in</w:t>
        </w:r>
        <w:r w:rsidR="005A62E5" w:rsidRPr="004D7B46">
          <w:rPr>
            <w:lang w:val="en-US"/>
          </w:rPr>
          <w:t xml:space="preserve"> </w:t>
        </w:r>
      </w:ins>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ins w:id="28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w:instrText>
        </w:r>
        <w:r w:rsidR="00DE7887" w:rsidRPr="004D7B46">
          <w:rPr>
            <w:lang w:val="en-US"/>
          </w:rPr>
          <w:instrText>)</w:instrText>
        </w:r>
      </w:ins>
      <w:del w:id="288" w:author="Arnold van Rooijen" w:date="2015-02-20T12:00:00Z">
        <w:r w:rsidR="004D7B46" w:rsidRPr="004D7B46" w:rsidDel="00DE7887">
          <w:rPr>
            <w:lang w:val="en-US"/>
          </w:rPr>
          <w:delInstrText>(1.7)</w:delInstrText>
        </w:r>
      </w:del>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pt;height:20.55pt" o:ole="">
            <v:imagedata r:id="rId36" o:title=""/>
          </v:shape>
          <o:OLEObject Type="Embed" ProgID="Equation.DSMT4" ShapeID="_x0000_i1031" DrawAspect="Content" ObjectID="_1485958891" r:id="rId3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289" w:author="Arnold van Rooijen" w:date="2015-02-20T12:00:00Z">
        <w:r w:rsidR="00DE7887" w:rsidDel="00DE7887">
          <w:rPr>
            <w:lang w:val="en-US"/>
          </w:rPr>
          <w:fldChar w:fldCharType="separate"/>
        </w:r>
      </w:del>
      <w:r w:rsidRPr="004D7B46">
        <w:rPr>
          <w:lang w:val="en-US"/>
        </w:rPr>
        <w:fldChar w:fldCharType="end"/>
      </w:r>
      <w:bookmarkStart w:id="290"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7</w:instrText>
      </w:r>
      <w:r w:rsidR="00883631" w:rsidRPr="004D7B46">
        <w:rPr>
          <w:noProof/>
          <w:lang w:val="en-US"/>
        </w:rPr>
        <w:fldChar w:fldCharType="end"/>
      </w:r>
      <w:r w:rsidRPr="004D7B46">
        <w:rPr>
          <w:lang w:val="en-US"/>
        </w:rPr>
        <w:instrText>)</w:instrText>
      </w:r>
      <w:bookmarkEnd w:id="290"/>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291" w:name="_Toc412018033"/>
      <w:r w:rsidRPr="004D7B46">
        <w:rPr>
          <w:lang w:val="en-US"/>
        </w:rPr>
        <w:t>Dissipation</w:t>
      </w:r>
      <w:bookmarkEnd w:id="291"/>
    </w:p>
    <w:p w:rsidR="00293815" w:rsidRPr="004D7B46" w:rsidDel="00E15701" w:rsidRDefault="00293815" w:rsidP="00E15701">
      <w:pPr>
        <w:pStyle w:val="BodyText"/>
        <w:rPr>
          <w:lang w:val="en-US"/>
        </w:rPr>
      </w:pPr>
      <w:del w:id="292" w:author="Arnold van Rooijen" w:date="2015-02-20T09:44:00Z">
        <w:r w:rsidRPr="004D7B46" w:rsidDel="005A62E5">
          <w:rPr>
            <w:lang w:val="en-US"/>
          </w:rPr>
          <w:delText xml:space="preserve">The set of equations of the wave action balance closes with dissipation terms. </w:delText>
        </w:r>
      </w:del>
      <w:r w:rsidRPr="004D7B46">
        <w:rPr>
          <w:lang w:val="en-US"/>
        </w:rPr>
        <w:t xml:space="preserve">In XBeach there are three </w:t>
      </w:r>
      <w:del w:id="293" w:author="Arnold van Rooijen" w:date="2015-02-20T09:47:00Z">
        <w:r w:rsidRPr="004D7B46" w:rsidDel="00113BEE">
          <w:rPr>
            <w:lang w:val="en-US"/>
          </w:rPr>
          <w:delText>dissipative terms</w:delText>
        </w:r>
      </w:del>
      <w:ins w:id="294" w:author="Arnold van Rooijen" w:date="2015-02-20T09:47:00Z">
        <w:r w:rsidR="00113BEE">
          <w:rPr>
            <w:lang w:val="en-US"/>
          </w:rPr>
          <w:t>short wave dissipation processes that can be accounted for</w:t>
        </w:r>
      </w:ins>
      <w:r w:rsidRPr="004D7B46">
        <w:rPr>
          <w:lang w:val="en-US"/>
        </w:rPr>
        <w:t>: wave breaking</w:t>
      </w:r>
      <w:ins w:id="295" w:author="Arnold van Rooijen" w:date="2015-02-20T09:47:00Z">
        <w:r w:rsidR="00E45F64">
          <w:rPr>
            <w:lang w:val="en-US"/>
          </w:rPr>
          <w:t xml:space="preserve"> (</w:t>
        </w:r>
        <w:proofErr w:type="gramStart"/>
        <w:r w:rsidR="00E45F64" w:rsidRPr="00E45F64">
          <w:rPr>
            <w:i/>
            <w:lang w:val="en-US"/>
            <w:rPrChange w:id="296" w:author="Arnold van Rooijen" w:date="2015-02-20T09:48:00Z">
              <w:rPr>
                <w:lang w:val="en-US"/>
              </w:rPr>
            </w:rPrChange>
          </w:rPr>
          <w:t>D</w:t>
        </w:r>
        <w:r w:rsidR="00E45F64" w:rsidRPr="00E45F64">
          <w:rPr>
            <w:i/>
            <w:vertAlign w:val="subscript"/>
            <w:lang w:val="en-US"/>
            <w:rPrChange w:id="297" w:author="Arnold van Rooijen" w:date="2015-02-20T09:48:00Z">
              <w:rPr>
                <w:lang w:val="en-US"/>
              </w:rPr>
            </w:rPrChange>
          </w:rPr>
          <w:t>w</w:t>
        </w:r>
        <w:proofErr w:type="gramEnd"/>
        <w:r w:rsidR="00E45F64">
          <w:rPr>
            <w:lang w:val="en-US"/>
          </w:rPr>
          <w:t>)</w:t>
        </w:r>
      </w:ins>
      <w:r w:rsidRPr="004D7B46">
        <w:rPr>
          <w:lang w:val="en-US"/>
        </w:rPr>
        <w:t>, bottom friction</w:t>
      </w:r>
      <w:ins w:id="298" w:author="Arnold van Rooijen" w:date="2015-02-20T09:48:00Z">
        <w:r w:rsidR="00E45F64">
          <w:rPr>
            <w:lang w:val="en-US"/>
          </w:rPr>
          <w:t xml:space="preserve"> (</w:t>
        </w:r>
        <w:r w:rsidR="00E45F64" w:rsidRPr="00E45F64">
          <w:rPr>
            <w:i/>
            <w:lang w:val="en-US"/>
            <w:rPrChange w:id="299" w:author="Arnold van Rooijen" w:date="2015-02-20T09:48:00Z">
              <w:rPr>
                <w:lang w:val="en-US"/>
              </w:rPr>
            </w:rPrChange>
          </w:rPr>
          <w:t>D</w:t>
        </w:r>
        <w:r w:rsidR="00E45F64" w:rsidRPr="00E45F64">
          <w:rPr>
            <w:i/>
            <w:vertAlign w:val="subscript"/>
            <w:lang w:val="en-US"/>
            <w:rPrChange w:id="300" w:author="Arnold van Rooijen" w:date="2015-02-20T09:48:00Z">
              <w:rPr>
                <w:lang w:val="en-US"/>
              </w:rPr>
            </w:rPrChange>
          </w:rPr>
          <w:t>f</w:t>
        </w:r>
        <w:r w:rsidR="00E45F64">
          <w:rPr>
            <w:lang w:val="en-US"/>
          </w:rPr>
          <w:t>)</w:t>
        </w:r>
      </w:ins>
      <w:r w:rsidRPr="004D7B46">
        <w:rPr>
          <w:lang w:val="en-US"/>
        </w:rPr>
        <w:t xml:space="preserve"> and vegetation</w:t>
      </w:r>
      <w:ins w:id="301" w:author="Arnold van Rooijen" w:date="2015-02-20T09:48:00Z">
        <w:r w:rsidR="00E45F64">
          <w:rPr>
            <w:lang w:val="en-US"/>
          </w:rPr>
          <w:t xml:space="preserve"> (</w:t>
        </w:r>
        <w:r w:rsidR="00E45F64" w:rsidRPr="00E45F64">
          <w:rPr>
            <w:i/>
            <w:lang w:val="en-US"/>
            <w:rPrChange w:id="302" w:author="Arnold van Rooijen" w:date="2015-02-20T09:48:00Z">
              <w:rPr>
                <w:lang w:val="en-US"/>
              </w:rPr>
            </w:rPrChange>
          </w:rPr>
          <w:t>D</w:t>
        </w:r>
        <w:r w:rsidR="00E45F64" w:rsidRPr="00E45F64">
          <w:rPr>
            <w:i/>
            <w:vertAlign w:val="subscript"/>
            <w:lang w:val="en-US"/>
            <w:rPrChange w:id="303" w:author="Arnold van Rooijen" w:date="2015-02-20T09:48:00Z">
              <w:rPr>
                <w:lang w:val="en-US"/>
              </w:rPr>
            </w:rPrChange>
          </w:rPr>
          <w:t>v</w:t>
        </w:r>
        <w:r w:rsidR="00E45F64">
          <w:rPr>
            <w:lang w:val="en-US"/>
          </w:rPr>
          <w:t>)</w:t>
        </w:r>
      </w:ins>
      <w:r w:rsidRPr="004D7B46">
        <w:rPr>
          <w:lang w:val="en-US"/>
        </w:rPr>
        <w:t xml:space="preserve">. </w:t>
      </w:r>
      <w:moveFromRangeStart w:id="304" w:author="Arnold van Rooijen" w:date="2015-02-20T11:53:00Z" w:name="move412196555"/>
      <w:moveFrom w:id="305" w:author="Arnold van Rooijen" w:date="2015-02-20T11:53:00Z">
        <w:r w:rsidRPr="004D7B46" w:rsidDel="00E15701">
          <w:rPr>
            <w:lang w:val="en-US"/>
          </w:rPr>
          <w:t>Given the spatial distribution of the wave action (and therefore wave energy) the radiation stresses can be evaluated by using linear wave theory as described in:</w:t>
        </w:r>
      </w:moveFrom>
    </w:p>
    <w:p w:rsidR="00293815" w:rsidRPr="004D7B46" w:rsidDel="00E15701" w:rsidRDefault="00293815" w:rsidP="00E15701">
      <w:pPr>
        <w:pStyle w:val="BodyText"/>
        <w:rPr>
          <w:lang w:val="en-US"/>
        </w:rPr>
      </w:pPr>
    </w:p>
    <w:p w:rsidR="00293815" w:rsidRPr="004D7B46" w:rsidRDefault="00293815" w:rsidP="00E15701">
      <w:pPr>
        <w:pStyle w:val="BodyText"/>
        <w:rPr>
          <w:lang w:val="en-US"/>
        </w:rPr>
        <w:pPrChange w:id="306" w:author="Arnold van Rooijen" w:date="2015-02-20T11:53:00Z">
          <w:pPr>
            <w:pStyle w:val="MTDisplayEquation"/>
          </w:pPr>
        </w:pPrChange>
      </w:pPr>
      <w:moveFrom w:id="307" w:author="Arnold van Rooijen" w:date="2015-02-20T11:53:00Z">
        <w:r w:rsidRPr="004D7B46" w:rsidDel="00E15701">
          <w:rPr>
            <w:lang w:val="en-US"/>
          </w:rPr>
          <w:tab/>
        </w:r>
        <w:r w:rsidRPr="004D7B46" w:rsidDel="00E15701">
          <w:rPr>
            <w:position w:val="-108"/>
            <w:lang w:val="en-US"/>
          </w:rPr>
          <w:object w:dxaOrig="4260" w:dyaOrig="2280">
            <v:shape id="_x0000_i1032" type="#_x0000_t75" style="width:211.3pt;height:114pt" o:ole="">
              <v:imagedata r:id="rId38" o:title=""/>
            </v:shape>
            <o:OLEObject Type="Embed" ProgID="Equation.DSMT4" ShapeID="_x0000_i1032" DrawAspect="Content" ObjectID="_1485958892" r:id="rId39"/>
          </w:object>
        </w:r>
        <w:r w:rsidRPr="004D7B46" w:rsidDel="00E15701">
          <w:rPr>
            <w:lang w:val="en-US"/>
          </w:rPr>
          <w:t xml:space="preserve"> </w:t>
        </w:r>
        <w:r w:rsidRPr="004D7B46" w:rsidDel="00E15701">
          <w:rPr>
            <w:lang w:val="en-US"/>
          </w:rPr>
          <w:tab/>
        </w:r>
        <w:r w:rsidRPr="004D7B46" w:rsidDel="00E15701">
          <w:rPr>
            <w:lang w:val="en-US"/>
          </w:rPr>
          <w:fldChar w:fldCharType="begin"/>
        </w:r>
        <w:r w:rsidRPr="004D7B46" w:rsidDel="00E15701">
          <w:rPr>
            <w:lang w:val="en-US"/>
          </w:rPr>
          <w:instrText xml:space="preserve"> MACROBUTTON MTPlaceRef \* MERGEFORMAT </w:instrText>
        </w:r>
        <w:r w:rsidRPr="004D7B46" w:rsidDel="00E15701">
          <w:rPr>
            <w:lang w:val="en-US"/>
          </w:rPr>
          <w:fldChar w:fldCharType="begin"/>
        </w:r>
        <w:r w:rsidRPr="004D7B46" w:rsidDel="00E15701">
          <w:rPr>
            <w:lang w:val="en-US"/>
          </w:rPr>
          <w:instrText xml:space="preserve"> SEQ MTEqn \h \* MERGEFORMAT </w:instrText>
        </w:r>
        <w:r w:rsidRPr="004D7B46" w:rsidDel="00E15701">
          <w:rPr>
            <w:lang w:val="en-US"/>
          </w:rPr>
          <w:fldChar w:fldCharType="end"/>
        </w:r>
        <w:r w:rsidRPr="004D7B46" w:rsidDel="00E15701">
          <w:rPr>
            <w:lang w:val="en-US"/>
          </w:rPr>
          <w:instrText>(</w:instrText>
        </w:r>
        <w:r w:rsidR="00883631" w:rsidRPr="004D7B46" w:rsidDel="00E15701">
          <w:rPr>
            <w:lang w:val="en-US"/>
          </w:rPr>
          <w:fldChar w:fldCharType="begin"/>
        </w:r>
        <w:r w:rsidR="00883631" w:rsidRPr="004D7B46" w:rsidDel="00E15701">
          <w:rPr>
            <w:lang w:val="en-US"/>
          </w:rPr>
          <w:instrText xml:space="preserve"> SEQ MTSec \c \* Arabic \* MERGEFORMAT </w:instrText>
        </w:r>
        <w:r w:rsidR="00883631" w:rsidRPr="004D7B46" w:rsidDel="00E15701">
          <w:rPr>
            <w:lang w:val="en-US"/>
          </w:rPr>
          <w:fldChar w:fldCharType="separate"/>
        </w:r>
        <w:r w:rsidR="004D7B46" w:rsidDel="00E15701">
          <w:rPr>
            <w:noProof/>
            <w:lang w:val="en-US"/>
          </w:rPr>
          <w:instrText>1</w:instrText>
        </w:r>
        <w:r w:rsidR="00883631" w:rsidRPr="004D7B46" w:rsidDel="00E15701">
          <w:rPr>
            <w:noProof/>
            <w:lang w:val="en-US"/>
          </w:rPr>
          <w:fldChar w:fldCharType="end"/>
        </w:r>
        <w:r w:rsidRPr="004D7B46" w:rsidDel="00E15701">
          <w:rPr>
            <w:lang w:val="en-US"/>
          </w:rPr>
          <w:instrText>.</w:instrText>
        </w:r>
        <w:r w:rsidR="00883631" w:rsidRPr="004D7B46" w:rsidDel="00E15701">
          <w:rPr>
            <w:lang w:val="en-US"/>
          </w:rPr>
          <w:fldChar w:fldCharType="begin"/>
        </w:r>
        <w:r w:rsidR="00883631" w:rsidRPr="004D7B46" w:rsidDel="00E15701">
          <w:rPr>
            <w:lang w:val="en-US"/>
          </w:rPr>
          <w:instrText xml:space="preserve"> SEQ MTEqn \c \* Arabic \* MERGEFORMAT </w:instrText>
        </w:r>
        <w:r w:rsidR="00883631" w:rsidRPr="004D7B46" w:rsidDel="00E15701">
          <w:rPr>
            <w:lang w:val="en-US"/>
          </w:rPr>
          <w:fldChar w:fldCharType="separate"/>
        </w:r>
        <w:r w:rsidR="004D7B46" w:rsidDel="00E15701">
          <w:rPr>
            <w:noProof/>
            <w:lang w:val="en-US"/>
          </w:rPr>
          <w:instrText>8</w:instrText>
        </w:r>
        <w:r w:rsidR="00883631" w:rsidRPr="004D7B46" w:rsidDel="00E15701">
          <w:rPr>
            <w:noProof/>
            <w:lang w:val="en-US"/>
          </w:rPr>
          <w:fldChar w:fldCharType="end"/>
        </w:r>
        <w:r w:rsidRPr="004D7B46" w:rsidDel="00E15701">
          <w:rPr>
            <w:lang w:val="en-US"/>
          </w:rPr>
          <w:instrText>)</w:instrText>
        </w:r>
        <w:r w:rsidRPr="004D7B46" w:rsidDel="00E15701">
          <w:rPr>
            <w:lang w:val="en-US"/>
          </w:rPr>
          <w:fldChar w:fldCharType="end"/>
        </w:r>
      </w:moveFrom>
      <w:moveFromRangeEnd w:id="304"/>
    </w:p>
    <w:p w:rsidR="00293815" w:rsidRPr="004D7B46" w:rsidRDefault="00293815" w:rsidP="004D7B46">
      <w:pPr>
        <w:rPr>
          <w:lang w:val="en-US"/>
        </w:rPr>
      </w:pPr>
    </w:p>
    <w:p w:rsidR="00293815" w:rsidRPr="004D7B46" w:rsidRDefault="00293815" w:rsidP="004D7B46">
      <w:pPr>
        <w:pStyle w:val="Heading4"/>
        <w:jc w:val="both"/>
        <w:rPr>
          <w:lang w:val="en-US"/>
        </w:rPr>
      </w:pPr>
      <w:commentRangeStart w:id="308"/>
      <w:r w:rsidRPr="004D7B46">
        <w:rPr>
          <w:lang w:val="en-US"/>
        </w:rPr>
        <w:t>Breaking</w:t>
      </w:r>
      <w:commentRangeEnd w:id="308"/>
      <w:r w:rsidR="008F6FD7">
        <w:rPr>
          <w:rStyle w:val="CommentReference"/>
          <w:i w:val="0"/>
          <w:iCs w:val="0"/>
        </w:rPr>
        <w:commentReference w:id="308"/>
      </w:r>
    </w:p>
    <w:p w:rsidR="00293815" w:rsidRDefault="00293815" w:rsidP="004D7B46">
      <w:pPr>
        <w:rPr>
          <w:ins w:id="309" w:author="Arnold van Rooijen" w:date="2015-02-20T11:58:00Z"/>
          <w:lang w:val="en-US"/>
        </w:rPr>
      </w:pPr>
      <w:del w:id="310" w:author="Arnold van Rooijen" w:date="2015-02-20T09:51:00Z">
        <w:r w:rsidRPr="004D7B46" w:rsidDel="000C1084">
          <w:rPr>
            <w:lang w:val="en-US"/>
          </w:rPr>
          <w:delText>There are in f</w:delText>
        </w:r>
      </w:del>
      <w:ins w:id="311" w:author="Arnold van Rooijen" w:date="2015-02-20T09:51:00Z">
        <w:r w:rsidR="000C1084">
          <w:rPr>
            <w:lang w:val="en-US"/>
          </w:rPr>
          <w:t>F</w:t>
        </w:r>
      </w:ins>
      <w:r w:rsidRPr="004D7B46">
        <w:rPr>
          <w:lang w:val="en-US"/>
        </w:rPr>
        <w:t xml:space="preserve">our different wave breaking formulations </w:t>
      </w:r>
      <w:del w:id="312" w:author="Arnold van Rooijen" w:date="2015-02-20T09:51:00Z">
        <w:r w:rsidRPr="004D7B46" w:rsidDel="000C1084">
          <w:rPr>
            <w:lang w:val="en-US"/>
          </w:rPr>
          <w:delText>(</w:delText>
        </w:r>
        <w:r w:rsidRPr="004D7B46" w:rsidDel="000C1084">
          <w:rPr>
            <w:i/>
            <w:lang w:val="en-US"/>
          </w:rPr>
          <w:delText>D</w:delText>
        </w:r>
        <w:r w:rsidRPr="004D7B46" w:rsidDel="000C1084">
          <w:rPr>
            <w:i/>
            <w:vertAlign w:val="subscript"/>
            <w:lang w:val="en-US"/>
          </w:rPr>
          <w:delText>w</w:delText>
        </w:r>
        <w:r w:rsidRPr="004D7B46" w:rsidDel="000C1084">
          <w:rPr>
            <w:lang w:val="en-US"/>
          </w:rPr>
          <w:delText>)</w:delText>
        </w:r>
      </w:del>
      <w:ins w:id="313" w:author="Arnold van Rooijen" w:date="2015-02-20T09:51:00Z">
        <w:r w:rsidR="000C1084">
          <w:rPr>
            <w:lang w:val="en-US"/>
          </w:rPr>
          <w:t>are</w:t>
        </w:r>
      </w:ins>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DE7887" w:rsidRDefault="00DE7887" w:rsidP="004D7B46">
      <w:pPr>
        <w:rPr>
          <w:ins w:id="314" w:author="Arnold van Rooijen" w:date="2015-02-20T11:54:00Z"/>
          <w:lang w:val="en-US"/>
        </w:rPr>
      </w:pPr>
    </w:p>
    <w:tbl>
      <w:tblPr>
        <w:tblStyle w:val="dTable"/>
        <w:tblW w:w="0" w:type="auto"/>
        <w:tblLook w:val="04A0" w:firstRow="1" w:lastRow="0" w:firstColumn="1" w:lastColumn="0" w:noHBand="0" w:noVBand="1"/>
      </w:tblPr>
      <w:tblGrid>
        <w:gridCol w:w="2976"/>
        <w:gridCol w:w="2977"/>
        <w:gridCol w:w="2977"/>
      </w:tblGrid>
      <w:tr w:rsidR="005049D8" w:rsidTr="005049D8">
        <w:trPr>
          <w:cnfStyle w:val="100000000000" w:firstRow="1" w:lastRow="0" w:firstColumn="0" w:lastColumn="0" w:oddVBand="0" w:evenVBand="0" w:oddHBand="0" w:evenHBand="0" w:firstRowFirstColumn="0" w:firstRowLastColumn="0" w:lastRowFirstColumn="0" w:lastRowLastColumn="0"/>
          <w:ins w:id="315" w:author="Arnold van Rooijen" w:date="2015-02-20T11:55:00Z"/>
        </w:trPr>
        <w:tc>
          <w:tcPr>
            <w:tcW w:w="2976" w:type="dxa"/>
          </w:tcPr>
          <w:p w:rsidR="005049D8" w:rsidRDefault="005049D8" w:rsidP="004D7B46">
            <w:pPr>
              <w:rPr>
                <w:ins w:id="316" w:author="Arnold van Rooijen" w:date="2015-02-20T11:55:00Z"/>
                <w:lang w:val="en-US"/>
              </w:rPr>
            </w:pPr>
            <w:ins w:id="317" w:author="Arnold van Rooijen" w:date="2015-02-20T11:55:00Z">
              <w:r>
                <w:rPr>
                  <w:lang w:val="en-US"/>
                </w:rPr>
                <w:t>Wave breaking formula</w:t>
              </w:r>
            </w:ins>
          </w:p>
        </w:tc>
        <w:tc>
          <w:tcPr>
            <w:tcW w:w="2977" w:type="dxa"/>
          </w:tcPr>
          <w:p w:rsidR="005049D8" w:rsidRDefault="00772157" w:rsidP="004D7B46">
            <w:pPr>
              <w:rPr>
                <w:ins w:id="318" w:author="Arnold van Rooijen" w:date="2015-02-20T11:55:00Z"/>
                <w:lang w:val="en-US"/>
              </w:rPr>
            </w:pPr>
            <w:ins w:id="319" w:author="Arnold van Rooijen" w:date="2015-02-20T11:57:00Z">
              <w:r>
                <w:rPr>
                  <w:lang w:val="en-US"/>
                </w:rPr>
                <w:t>Type of waves</w:t>
              </w:r>
            </w:ins>
          </w:p>
        </w:tc>
        <w:tc>
          <w:tcPr>
            <w:tcW w:w="2977" w:type="dxa"/>
          </w:tcPr>
          <w:p w:rsidR="005049D8" w:rsidRDefault="00772157" w:rsidP="004D7B46">
            <w:pPr>
              <w:rPr>
                <w:ins w:id="320" w:author="Arnold van Rooijen" w:date="2015-02-20T11:55:00Z"/>
                <w:lang w:val="en-US"/>
              </w:rPr>
            </w:pPr>
            <w:ins w:id="321" w:author="Arnold van Rooijen" w:date="2015-02-20T11:57:00Z">
              <w:r>
                <w:rPr>
                  <w:lang w:val="en-US"/>
                </w:rPr>
                <w:t>keyword</w:t>
              </w:r>
            </w:ins>
          </w:p>
        </w:tc>
      </w:tr>
      <w:tr w:rsidR="005049D8" w:rsidTr="005049D8">
        <w:trPr>
          <w:ins w:id="322" w:author="Arnold van Rooijen" w:date="2015-02-20T11:55:00Z"/>
        </w:trPr>
        <w:tc>
          <w:tcPr>
            <w:tcW w:w="2976" w:type="dxa"/>
          </w:tcPr>
          <w:p w:rsidR="005049D8" w:rsidRDefault="005049D8" w:rsidP="004D7B46">
            <w:pPr>
              <w:rPr>
                <w:ins w:id="323" w:author="Arnold van Rooijen" w:date="2015-02-20T11:55:00Z"/>
                <w:lang w:val="en-US"/>
              </w:rPr>
            </w:pPr>
            <w:ins w:id="324" w:author="Arnold van Rooijen" w:date="2015-02-20T11:55:00Z">
              <w:r>
                <w:rPr>
                  <w:lang w:val="en-US"/>
                </w:rPr>
                <w:t>Roelvink (1993a)</w:t>
              </w:r>
            </w:ins>
          </w:p>
        </w:tc>
        <w:tc>
          <w:tcPr>
            <w:tcW w:w="2977" w:type="dxa"/>
          </w:tcPr>
          <w:p w:rsidR="005049D8" w:rsidRDefault="00772157" w:rsidP="00772157">
            <w:pPr>
              <w:rPr>
                <w:ins w:id="325" w:author="Arnold van Rooijen" w:date="2015-02-20T11:55:00Z"/>
                <w:lang w:val="en-US"/>
              </w:rPr>
            </w:pPr>
            <w:ins w:id="326" w:author="Arnold van Rooijen" w:date="2015-02-20T11:57:00Z">
              <w:r>
                <w:rPr>
                  <w:lang w:val="en-US"/>
                </w:rPr>
                <w:t>Instationary</w:t>
              </w:r>
            </w:ins>
          </w:p>
        </w:tc>
        <w:tc>
          <w:tcPr>
            <w:tcW w:w="2977" w:type="dxa"/>
          </w:tcPr>
          <w:p w:rsidR="005049D8" w:rsidRDefault="00772157" w:rsidP="004D7B46">
            <w:pPr>
              <w:rPr>
                <w:ins w:id="327" w:author="Arnold van Rooijen" w:date="2015-02-20T11:55:00Z"/>
                <w:lang w:val="en-US"/>
              </w:rPr>
            </w:pPr>
            <w:ins w:id="328" w:author="Arnold van Rooijen" w:date="2015-02-20T11:58:00Z">
              <w:r>
                <w:rPr>
                  <w:lang w:val="en-US"/>
                </w:rPr>
                <w:t>roelvink1</w:t>
              </w:r>
            </w:ins>
          </w:p>
        </w:tc>
      </w:tr>
      <w:tr w:rsidR="005049D8" w:rsidTr="005049D8">
        <w:trPr>
          <w:ins w:id="329" w:author="Arnold van Rooijen" w:date="2015-02-20T11:55:00Z"/>
        </w:trPr>
        <w:tc>
          <w:tcPr>
            <w:tcW w:w="2976" w:type="dxa"/>
          </w:tcPr>
          <w:p w:rsidR="005049D8" w:rsidRDefault="005049D8" w:rsidP="004D7B46">
            <w:pPr>
              <w:rPr>
                <w:ins w:id="330" w:author="Arnold van Rooijen" w:date="2015-02-20T11:55:00Z"/>
                <w:lang w:val="en-US"/>
              </w:rPr>
            </w:pPr>
            <w:ins w:id="331" w:author="Arnold van Rooijen" w:date="2015-02-20T11:55:00Z">
              <w:r>
                <w:rPr>
                  <w:lang w:val="en-US"/>
                </w:rPr>
                <w:t>Roelvink (1993a) extended</w:t>
              </w:r>
            </w:ins>
          </w:p>
        </w:tc>
        <w:tc>
          <w:tcPr>
            <w:tcW w:w="2977" w:type="dxa"/>
          </w:tcPr>
          <w:p w:rsidR="005049D8" w:rsidRDefault="00772157" w:rsidP="004D7B46">
            <w:pPr>
              <w:rPr>
                <w:ins w:id="332" w:author="Arnold van Rooijen" w:date="2015-02-20T11:55:00Z"/>
                <w:lang w:val="en-US"/>
              </w:rPr>
            </w:pPr>
            <w:ins w:id="333" w:author="Arnold van Rooijen" w:date="2015-02-20T11:58:00Z">
              <w:r>
                <w:rPr>
                  <w:lang w:val="en-US"/>
                </w:rPr>
                <w:t>Instationary</w:t>
              </w:r>
            </w:ins>
          </w:p>
        </w:tc>
        <w:tc>
          <w:tcPr>
            <w:tcW w:w="2977" w:type="dxa"/>
          </w:tcPr>
          <w:p w:rsidR="005049D8" w:rsidRDefault="00772157" w:rsidP="004D7B46">
            <w:pPr>
              <w:rPr>
                <w:ins w:id="334" w:author="Arnold van Rooijen" w:date="2015-02-20T11:55:00Z"/>
                <w:lang w:val="en-US"/>
              </w:rPr>
            </w:pPr>
            <w:ins w:id="335" w:author="Arnold van Rooijen" w:date="2015-02-20T11:58:00Z">
              <w:r>
                <w:rPr>
                  <w:lang w:val="en-US"/>
                </w:rPr>
                <w:t>roelvink2</w:t>
              </w:r>
            </w:ins>
          </w:p>
        </w:tc>
      </w:tr>
      <w:tr w:rsidR="005049D8" w:rsidTr="005049D8">
        <w:trPr>
          <w:ins w:id="336" w:author="Arnold van Rooijen" w:date="2015-02-20T11:55:00Z"/>
        </w:trPr>
        <w:tc>
          <w:tcPr>
            <w:tcW w:w="2976" w:type="dxa"/>
          </w:tcPr>
          <w:p w:rsidR="005049D8" w:rsidRDefault="005049D8" w:rsidP="004D7B46">
            <w:pPr>
              <w:rPr>
                <w:ins w:id="337" w:author="Arnold van Rooijen" w:date="2015-02-20T11:55:00Z"/>
                <w:lang w:val="en-US"/>
              </w:rPr>
            </w:pPr>
            <w:ins w:id="338" w:author="Arnold van Rooijen" w:date="2015-02-20T11:55:00Z">
              <w:r>
                <w:rPr>
                  <w:lang w:val="en-US"/>
                </w:rPr>
                <w:t>Daly et al. (2010)</w:t>
              </w:r>
            </w:ins>
          </w:p>
        </w:tc>
        <w:tc>
          <w:tcPr>
            <w:tcW w:w="2977" w:type="dxa"/>
          </w:tcPr>
          <w:p w:rsidR="005049D8" w:rsidRDefault="00772157" w:rsidP="004D7B46">
            <w:pPr>
              <w:rPr>
                <w:ins w:id="339" w:author="Arnold van Rooijen" w:date="2015-02-20T11:55:00Z"/>
                <w:lang w:val="en-US"/>
              </w:rPr>
            </w:pPr>
            <w:ins w:id="340" w:author="Arnold van Rooijen" w:date="2015-02-20T11:58:00Z">
              <w:r>
                <w:rPr>
                  <w:lang w:val="en-US"/>
                </w:rPr>
                <w:t>Instationary</w:t>
              </w:r>
            </w:ins>
          </w:p>
        </w:tc>
        <w:tc>
          <w:tcPr>
            <w:tcW w:w="2977" w:type="dxa"/>
          </w:tcPr>
          <w:p w:rsidR="005049D8" w:rsidRDefault="00772157" w:rsidP="004D7B46">
            <w:pPr>
              <w:rPr>
                <w:ins w:id="341" w:author="Arnold van Rooijen" w:date="2015-02-20T11:55:00Z"/>
                <w:lang w:val="en-US"/>
              </w:rPr>
            </w:pPr>
            <w:ins w:id="342" w:author="Arnold van Rooijen" w:date="2015-02-20T11:58:00Z">
              <w:r>
                <w:rPr>
                  <w:lang w:val="en-US"/>
                </w:rPr>
                <w:t>roelvink_daly</w:t>
              </w:r>
            </w:ins>
          </w:p>
        </w:tc>
      </w:tr>
      <w:tr w:rsidR="005049D8" w:rsidTr="005049D8">
        <w:trPr>
          <w:ins w:id="343" w:author="Arnold van Rooijen" w:date="2015-02-20T11:55:00Z"/>
        </w:trPr>
        <w:tc>
          <w:tcPr>
            <w:tcW w:w="2976" w:type="dxa"/>
          </w:tcPr>
          <w:p w:rsidR="005049D8" w:rsidRDefault="005049D8" w:rsidP="004D7B46">
            <w:pPr>
              <w:rPr>
                <w:ins w:id="344" w:author="Arnold van Rooijen" w:date="2015-02-20T11:55:00Z"/>
                <w:lang w:val="en-US"/>
              </w:rPr>
            </w:pPr>
            <w:ins w:id="345" w:author="Arnold van Rooijen" w:date="2015-02-20T11:55:00Z">
              <w:r>
                <w:rPr>
                  <w:lang w:val="en-US"/>
                </w:rPr>
                <w:t xml:space="preserve">Baldock et al. </w:t>
              </w:r>
            </w:ins>
            <w:ins w:id="346" w:author="Arnold van Rooijen" w:date="2015-02-20T11:56:00Z">
              <w:r>
                <w:rPr>
                  <w:lang w:val="en-US"/>
                </w:rPr>
                <w:t>(1998)</w:t>
              </w:r>
            </w:ins>
          </w:p>
        </w:tc>
        <w:tc>
          <w:tcPr>
            <w:tcW w:w="2977" w:type="dxa"/>
          </w:tcPr>
          <w:p w:rsidR="005049D8" w:rsidRDefault="00772157" w:rsidP="004D7B46">
            <w:pPr>
              <w:rPr>
                <w:ins w:id="347" w:author="Arnold van Rooijen" w:date="2015-02-20T11:55:00Z"/>
                <w:lang w:val="en-US"/>
              </w:rPr>
            </w:pPr>
            <w:ins w:id="348" w:author="Arnold van Rooijen" w:date="2015-02-20T11:58:00Z">
              <w:r>
                <w:rPr>
                  <w:lang w:val="en-US"/>
                </w:rPr>
                <w:t>Stationary</w:t>
              </w:r>
            </w:ins>
          </w:p>
        </w:tc>
        <w:tc>
          <w:tcPr>
            <w:tcW w:w="2977" w:type="dxa"/>
          </w:tcPr>
          <w:p w:rsidR="005049D8" w:rsidRDefault="00772157" w:rsidP="004D7B46">
            <w:pPr>
              <w:rPr>
                <w:ins w:id="349" w:author="Arnold van Rooijen" w:date="2015-02-20T11:55:00Z"/>
                <w:lang w:val="en-US"/>
              </w:rPr>
            </w:pPr>
            <w:ins w:id="350" w:author="Arnold van Rooijen" w:date="2015-02-20T11:58:00Z">
              <w:r>
                <w:rPr>
                  <w:lang w:val="en-US"/>
                </w:rPr>
                <w:t>baldock</w:t>
              </w:r>
            </w:ins>
          </w:p>
        </w:tc>
      </w:tr>
      <w:tr w:rsidR="005049D8" w:rsidTr="005049D8">
        <w:trPr>
          <w:ins w:id="351" w:author="Arnold van Rooijen" w:date="2015-02-20T11:55:00Z"/>
        </w:trPr>
        <w:tc>
          <w:tcPr>
            <w:tcW w:w="2976" w:type="dxa"/>
          </w:tcPr>
          <w:p w:rsidR="005049D8" w:rsidRDefault="005049D8" w:rsidP="004D7B46">
            <w:pPr>
              <w:rPr>
                <w:ins w:id="352" w:author="Arnold van Rooijen" w:date="2015-02-20T11:55:00Z"/>
                <w:lang w:val="en-US"/>
              </w:rPr>
            </w:pPr>
            <w:ins w:id="353" w:author="Arnold van Rooijen" w:date="2015-02-20T11:56:00Z">
              <w:r>
                <w:rPr>
                  <w:lang w:val="en-US"/>
                </w:rPr>
                <w:t>Janssen &amp; Battjes (2007)</w:t>
              </w:r>
            </w:ins>
          </w:p>
        </w:tc>
        <w:tc>
          <w:tcPr>
            <w:tcW w:w="2977" w:type="dxa"/>
          </w:tcPr>
          <w:p w:rsidR="005049D8" w:rsidRDefault="00772157" w:rsidP="004D7B46">
            <w:pPr>
              <w:rPr>
                <w:ins w:id="354" w:author="Arnold van Rooijen" w:date="2015-02-20T11:55:00Z"/>
                <w:lang w:val="en-US"/>
              </w:rPr>
            </w:pPr>
            <w:ins w:id="355" w:author="Arnold van Rooijen" w:date="2015-02-20T11:58:00Z">
              <w:r>
                <w:rPr>
                  <w:lang w:val="en-US"/>
                </w:rPr>
                <w:t>Stationary</w:t>
              </w:r>
            </w:ins>
          </w:p>
        </w:tc>
        <w:tc>
          <w:tcPr>
            <w:tcW w:w="2977" w:type="dxa"/>
          </w:tcPr>
          <w:p w:rsidR="005049D8" w:rsidRDefault="00772157" w:rsidP="004D7B46">
            <w:pPr>
              <w:rPr>
                <w:ins w:id="356" w:author="Arnold van Rooijen" w:date="2015-02-20T11:55:00Z"/>
                <w:lang w:val="en-US"/>
              </w:rPr>
            </w:pPr>
            <w:ins w:id="357" w:author="Arnold van Rooijen" w:date="2015-02-20T11:58:00Z">
              <w:r>
                <w:rPr>
                  <w:lang w:val="en-US"/>
                </w:rPr>
                <w:t>janssen</w:t>
              </w:r>
            </w:ins>
          </w:p>
        </w:tc>
      </w:tr>
    </w:tbl>
    <w:p w:rsidR="005049D8" w:rsidRPr="004D7B46" w:rsidRDefault="005049D8" w:rsidP="004D7B46">
      <w:pPr>
        <w:rPr>
          <w:lang w:val="en-US"/>
        </w:rPr>
      </w:pPr>
    </w:p>
    <w:p w:rsidR="00293815" w:rsidRPr="004D7B46" w:rsidDel="00DE7887" w:rsidRDefault="00293815" w:rsidP="004D7B46">
      <w:pPr>
        <w:pStyle w:val="ListNumber"/>
        <w:rPr>
          <w:del w:id="358" w:author="Arnold van Rooijen" w:date="2015-02-20T11:59:00Z"/>
          <w:lang w:val="en-US"/>
        </w:rPr>
      </w:pPr>
      <w:del w:id="359" w:author="Arnold van Rooijen" w:date="2015-02-20T11:59:00Z">
        <w:r w:rsidRPr="004D7B46" w:rsidDel="00DE7887">
          <w:rPr>
            <w:lang w:val="en-US"/>
          </w:rPr>
          <w:delText xml:space="preserve">Non-stationary waves: </w:delText>
        </w:r>
        <w:r w:rsidRPr="004D7B46" w:rsidDel="00DE7887">
          <w:rPr>
            <w:lang w:val="en-US"/>
          </w:rPr>
          <w:tab/>
        </w:r>
        <w:r w:rsidRPr="004D7B46" w:rsidDel="00DE7887">
          <w:rPr>
            <w:lang w:val="en-US"/>
          </w:rPr>
          <w:tab/>
          <w:delText>formulation of Roelvink (1993a)</w:delText>
        </w:r>
      </w:del>
    </w:p>
    <w:p w:rsidR="00293815" w:rsidRPr="004D7B46" w:rsidDel="00DE7887" w:rsidRDefault="00293815" w:rsidP="004D7B46">
      <w:pPr>
        <w:pStyle w:val="ListNumber"/>
        <w:rPr>
          <w:del w:id="360" w:author="Arnold van Rooijen" w:date="2015-02-20T11:59:00Z"/>
          <w:lang w:val="en-US"/>
        </w:rPr>
      </w:pPr>
      <w:del w:id="361" w:author="Arnold van Rooijen" w:date="2015-02-20T11:59:00Z">
        <w:r w:rsidRPr="004D7B46" w:rsidDel="00DE7887">
          <w:rPr>
            <w:lang w:val="en-US"/>
          </w:rPr>
          <w:delText xml:space="preserve">Stationary waves: </w:delText>
        </w:r>
        <w:r w:rsidRPr="004D7B46" w:rsidDel="00DE7887">
          <w:rPr>
            <w:lang w:val="en-US"/>
          </w:rPr>
          <w:tab/>
        </w:r>
        <w:r w:rsidRPr="004D7B46" w:rsidDel="00DE7887">
          <w:rPr>
            <w:lang w:val="en-US"/>
          </w:rPr>
          <w:tab/>
          <w:delText>formulation of Baldock et al. (1998)</w:delText>
        </w:r>
      </w:del>
    </w:p>
    <w:p w:rsidR="00293815" w:rsidRPr="004D7B46" w:rsidDel="00DE7887" w:rsidRDefault="00293815" w:rsidP="004D7B46">
      <w:pPr>
        <w:pStyle w:val="ListNumber"/>
        <w:rPr>
          <w:del w:id="362" w:author="Arnold van Rooijen" w:date="2015-02-20T11:59:00Z"/>
          <w:lang w:val="en-US"/>
        </w:rPr>
      </w:pPr>
      <w:del w:id="363" w:author="Arnold van Rooijen" w:date="2015-02-20T11:59:00Z">
        <w:r w:rsidRPr="004D7B46" w:rsidDel="00DE7887">
          <w:rPr>
            <w:lang w:val="en-US"/>
          </w:rPr>
          <w:delText xml:space="preserve">Non-stationary waves: </w:delText>
        </w:r>
        <w:r w:rsidRPr="004D7B46" w:rsidDel="00DE7887">
          <w:rPr>
            <w:lang w:val="en-US"/>
          </w:rPr>
          <w:tab/>
        </w:r>
        <w:r w:rsidRPr="004D7B46" w:rsidDel="00DE7887">
          <w:rPr>
            <w:lang w:val="en-US"/>
          </w:rPr>
          <w:tab/>
          <w:delText>adaptation of</w:delText>
        </w:r>
        <w:r w:rsidR="004D7B46" w:rsidRPr="004D7B46" w:rsidDel="00DE7887">
          <w:rPr>
            <w:i/>
            <w:lang w:val="en-US"/>
          </w:rPr>
          <w:delText xml:space="preserve"> </w:delText>
        </w:r>
        <w:r w:rsidR="004D7B46" w:rsidRPr="004D7B46" w:rsidDel="00DE7887">
          <w:rPr>
            <w:lang w:val="en-US"/>
          </w:rPr>
          <w:delText>first formulation</w:delText>
        </w:r>
        <w:r w:rsidRPr="004D7B46" w:rsidDel="00DE7887">
          <w:rPr>
            <w:lang w:val="en-US"/>
          </w:rPr>
          <w:tab/>
        </w:r>
      </w:del>
    </w:p>
    <w:p w:rsidR="004D7B46" w:rsidRPr="004D7B46" w:rsidDel="00DE7887" w:rsidRDefault="00293815" w:rsidP="004D7B46">
      <w:pPr>
        <w:pStyle w:val="ListNumber"/>
        <w:rPr>
          <w:del w:id="364" w:author="Arnold van Rooijen" w:date="2015-02-20T11:59:00Z"/>
          <w:lang w:val="en-US"/>
        </w:rPr>
      </w:pPr>
      <w:del w:id="365" w:author="Arnold van Rooijen" w:date="2015-02-20T11:59:00Z">
        <w:r w:rsidRPr="004D7B46" w:rsidDel="00DE7887">
          <w:rPr>
            <w:lang w:val="en-US"/>
          </w:rPr>
          <w:delText>Non-stationary waves:</w:delText>
        </w:r>
        <w:r w:rsidRPr="004D7B46" w:rsidDel="00DE7887">
          <w:rPr>
            <w:lang w:val="en-US"/>
          </w:rPr>
          <w:tab/>
        </w:r>
        <w:r w:rsidRPr="004D7B46" w:rsidDel="00DE7887">
          <w:rPr>
            <w:lang w:val="en-US"/>
          </w:rPr>
          <w:tab/>
          <w:delText xml:space="preserve">adaptation of </w:delText>
        </w:r>
        <w:r w:rsidR="004D7B46" w:rsidRPr="004D7B46" w:rsidDel="00DE7887">
          <w:rPr>
            <w:lang w:val="en-US"/>
          </w:rPr>
          <w:delText>first formulation</w:delText>
        </w:r>
        <w:r w:rsidRPr="004D7B46" w:rsidDel="00DE7887">
          <w:rPr>
            <w:lang w:val="en-US"/>
          </w:rPr>
          <w:delText xml:space="preserve">, </w:delText>
        </w:r>
      </w:del>
    </w:p>
    <w:p w:rsidR="004D7B46" w:rsidRPr="004D7B46" w:rsidDel="00DE7887" w:rsidRDefault="00293815" w:rsidP="004D7B46">
      <w:pPr>
        <w:pStyle w:val="ListNumber"/>
        <w:numPr>
          <w:ilvl w:val="0"/>
          <w:numId w:val="0"/>
        </w:numPr>
        <w:ind w:left="3390" w:firstLine="210"/>
        <w:rPr>
          <w:del w:id="366" w:author="Arnold van Rooijen" w:date="2015-02-20T11:59:00Z"/>
          <w:lang w:val="en-US"/>
        </w:rPr>
      </w:pPr>
      <w:del w:id="367" w:author="Arnold van Rooijen" w:date="2015-02-20T11:59:00Z">
        <w:r w:rsidRPr="004D7B46" w:rsidDel="00DE7887">
          <w:rPr>
            <w:lang w:val="en-US"/>
          </w:rPr>
          <w:delText>according to Daly et al. ,2010</w:delText>
        </w:r>
        <w:r w:rsidRPr="004D7B46" w:rsidDel="00DE7887">
          <w:rPr>
            <w:lang w:val="en-US"/>
          </w:rPr>
          <w:tab/>
        </w:r>
      </w:del>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w:t>
      </w:r>
      <w:commentRangeStart w:id="368"/>
      <w:del w:id="369" w:author="Arnold van Rooijen" w:date="2015-02-20T12:11:00Z">
        <w:r w:rsidRPr="004D7B46" w:rsidDel="00DA7FC7">
          <w:rPr>
            <w:lang w:val="en-US"/>
          </w:rPr>
          <w:delText>non-</w:delText>
        </w:r>
      </w:del>
      <w:ins w:id="370" w:author="Arnold van Rooijen" w:date="2015-02-20T12:11:00Z">
        <w:r w:rsidR="00DA7FC7">
          <w:rPr>
            <w:lang w:val="en-US"/>
          </w:rPr>
          <w:t>in</w:t>
        </w:r>
      </w:ins>
      <w:r w:rsidRPr="004D7B46">
        <w:rPr>
          <w:lang w:val="en-US"/>
        </w:rPr>
        <w:t xml:space="preserve">stationary </w:t>
      </w:r>
      <w:commentRangeEnd w:id="368"/>
      <w:r w:rsidR="00D74287">
        <w:rPr>
          <w:rStyle w:val="CommentReference"/>
        </w:rPr>
        <w:commentReference w:id="368"/>
      </w:r>
      <w:r w:rsidRPr="004D7B46">
        <w:rPr>
          <w:lang w:val="en-US"/>
        </w:rPr>
        <w:t xml:space="preserve">(surf beat) approach the total wave energy dissipation, i.e. directionally integrated, due to wave breaking </w:t>
      </w:r>
      <w:del w:id="371" w:author="Arnold van Rooijen" w:date="2015-02-20T09:56:00Z">
        <w:r w:rsidRPr="004D7B46" w:rsidDel="00542FF4">
          <w:rPr>
            <w:lang w:val="en-US"/>
          </w:rPr>
          <w:delText xml:space="preserve">is </w:delText>
        </w:r>
      </w:del>
      <w:ins w:id="372" w:author="Arnold van Rooijen" w:date="2015-02-20T09:56:00Z">
        <w:r w:rsidR="00542FF4">
          <w:rPr>
            <w:lang w:val="en-US"/>
          </w:rPr>
          <w:t>can be</w:t>
        </w:r>
        <w:r w:rsidR="00542FF4" w:rsidRPr="004D7B46">
          <w:rPr>
            <w:lang w:val="en-US"/>
          </w:rPr>
          <w:t xml:space="preserve"> </w:t>
        </w:r>
      </w:ins>
      <w:r w:rsidRPr="004D7B46">
        <w:rPr>
          <w:lang w:val="en-US"/>
        </w:rPr>
        <w:t xml:space="preserve">modelled according to Roelvink (1993a). This is coded as </w:t>
      </w:r>
      <w:r w:rsidRPr="004D7B46">
        <w:rPr>
          <w:i/>
          <w:lang w:val="en-US"/>
        </w:rPr>
        <w:t>break=roelvink</w:t>
      </w:r>
      <w:r w:rsidRPr="004D7B46">
        <w:rPr>
          <w:lang w:val="en-US"/>
        </w:rPr>
        <w:t xml:space="preserve">. </w:t>
      </w:r>
      <w:commentRangeStart w:id="373"/>
      <w:r w:rsidRPr="004D7B46">
        <w:rPr>
          <w:lang w:val="en-US"/>
        </w:rPr>
        <w:t xml:space="preserve">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37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w:instrText>
        </w:r>
        <w:r w:rsidR="00DE7887" w:rsidRPr="004D7B46">
          <w:rPr>
            <w:lang w:val="en-US"/>
          </w:rPr>
          <w:instrText>)</w:instrText>
        </w:r>
      </w:ins>
      <w:del w:id="375" w:author="Arnold van Rooijen" w:date="2015-02-20T12:00:00Z">
        <w:r w:rsidR="004D7B46" w:rsidRPr="004D7B46" w:rsidDel="00DE7887">
          <w:rPr>
            <w:lang w:val="en-US"/>
          </w:rPr>
          <w:delInstrText>(1.9)</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del w:id="376" w:author="Arnold van Rooijen" w:date="2015-02-20T09:58:00Z">
        <w:r w:rsidRPr="004D7B46" w:rsidDel="00542FF4">
          <w:rPr>
            <w:i/>
            <w:lang w:val="en-US"/>
          </w:rPr>
          <w:delText>p</w:delText>
        </w:r>
        <w:r w:rsidRPr="004D7B46" w:rsidDel="00542FF4">
          <w:rPr>
            <w:lang w:val="en-US"/>
          </w:rPr>
          <w:delText xml:space="preserve"> </w:delText>
        </w:r>
      </w:del>
      <w:ins w:id="377" w:author="Arnold van Rooijen" w:date="2015-02-20T09:58:00Z">
        <w:r w:rsidR="00542FF4" w:rsidRPr="00542FF4">
          <w:rPr>
            <w:i/>
            <w:lang w:val="en-US"/>
            <w:rPrChange w:id="378" w:author="Arnold van Rooijen" w:date="2015-02-20T09:58:00Z">
              <w:rPr>
                <w:lang w:val="en-US"/>
              </w:rPr>
            </w:rPrChange>
          </w:rPr>
          <w:t>ρ</w:t>
        </w:r>
        <w:r w:rsidR="00542FF4">
          <w:rPr>
            <w:lang w:val="en-US"/>
          </w:rPr>
          <w:t xml:space="preserve"> </w:t>
        </w:r>
      </w:ins>
      <w:r w:rsidRPr="004D7B46">
        <w:rPr>
          <w:lang w:val="en-US"/>
        </w:rPr>
        <w:t xml:space="preserve">stands for the water density and </w:t>
      </w:r>
      <w:r w:rsidRPr="004D7B46">
        <w:rPr>
          <w:i/>
          <w:lang w:val="en-US"/>
        </w:rPr>
        <w:t>γ</w:t>
      </w:r>
      <w:r w:rsidRPr="004D7B46">
        <w:rPr>
          <w:lang w:val="en-US"/>
        </w:rPr>
        <w:t xml:space="preserve"> is the breaker index. </w:t>
      </w:r>
      <w:commentRangeEnd w:id="373"/>
      <w:r w:rsidR="00542FF4">
        <w:rPr>
          <w:rStyle w:val="CommentReference"/>
        </w:rPr>
        <w:commentReference w:id="373"/>
      </w:r>
      <w:r w:rsidRPr="004D7B46">
        <w:rPr>
          <w:lang w:val="en-US"/>
        </w:rPr>
        <w:t xml:space="preserve">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commentRangeStart w:id="379"/>
      <w:r w:rsidRPr="004D7B46">
        <w:rPr>
          <w:position w:val="-114"/>
          <w:lang w:val="en-US"/>
        </w:rPr>
        <w:object w:dxaOrig="5679" w:dyaOrig="2380">
          <v:shape id="_x0000_i1033" type="#_x0000_t75" style="width:283.3pt;height:118.7pt" o:ole="">
            <v:imagedata r:id="rId40" o:title=""/>
          </v:shape>
          <o:OLEObject Type="Embed" ProgID="Equation.DSMT4" ShapeID="_x0000_i1033" DrawAspect="Content" ObjectID="_1485958893" r:id="rId41"/>
        </w:object>
      </w:r>
      <w:commentRangeEnd w:id="379"/>
      <w:r w:rsidR="00F85C6F">
        <w:rPr>
          <w:rStyle w:val="CommentReference"/>
        </w:rPr>
        <w:commentReference w:id="379"/>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80" w:author="Arnold van Rooijen" w:date="2015-02-20T12:00:00Z">
        <w:r w:rsidR="00DE7887" w:rsidDel="00DE7887">
          <w:rPr>
            <w:lang w:val="en-US"/>
          </w:rPr>
          <w:fldChar w:fldCharType="separate"/>
        </w:r>
      </w:del>
      <w:r w:rsidRPr="004D7B46">
        <w:rPr>
          <w:lang w:val="en-US"/>
        </w:rPr>
        <w:fldChar w:fldCharType="end"/>
      </w:r>
      <w:bookmarkStart w:id="381"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82" w:author="Arnold van Rooijen" w:date="2015-02-20T12:00:00Z">
        <w:r w:rsidR="00DE7887">
          <w:rPr>
            <w:noProof/>
            <w:lang w:val="en-US"/>
          </w:rPr>
          <w:instrText>8</w:instrText>
        </w:r>
      </w:ins>
      <w:del w:id="383" w:author="Arnold van Rooijen" w:date="2015-02-20T12:00:00Z">
        <w:r w:rsidR="004D7B46" w:rsidDel="00DE7887">
          <w:rPr>
            <w:noProof/>
            <w:lang w:val="en-US"/>
          </w:rPr>
          <w:delInstrText>9</w:delInstrText>
        </w:r>
      </w:del>
      <w:r w:rsidR="00883631" w:rsidRPr="004D7B46">
        <w:rPr>
          <w:noProof/>
          <w:lang w:val="en-US"/>
        </w:rPr>
        <w:fldChar w:fldCharType="end"/>
      </w:r>
      <w:r w:rsidRPr="004D7B46">
        <w:rPr>
          <w:lang w:val="en-US"/>
        </w:rPr>
        <w:instrText>)</w:instrText>
      </w:r>
      <w:bookmarkEnd w:id="381"/>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38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w:instrText>
        </w:r>
        <w:r w:rsidR="00DE7887" w:rsidRPr="004D7B46">
          <w:rPr>
            <w:lang w:val="en-US"/>
          </w:rPr>
          <w:instrText>)</w:instrText>
        </w:r>
      </w:ins>
      <w:del w:id="385"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9</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ins w:id="38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10</w:instrText>
        </w:r>
        <w:r w:rsidR="00DE7887" w:rsidRPr="004D7B46">
          <w:rPr>
            <w:lang w:val="en-US"/>
          </w:rPr>
          <w:instrText>)</w:instrText>
        </w:r>
      </w:ins>
      <w:del w:id="387" w:author="Arnold van Rooijen" w:date="2015-02-20T12:00:00Z">
        <w:r w:rsidR="004D7B46" w:rsidRPr="004D7B46" w:rsidDel="00DE7887">
          <w:rPr>
            <w:lang w:val="en-US"/>
          </w:rPr>
          <w:delInstrText>(1.10)</w:delInstrText>
        </w:r>
      </w:del>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45pt;height:35.55pt" o:ole="">
            <v:imagedata r:id="rId42" o:title=""/>
          </v:shape>
          <o:OLEObject Type="Embed" ProgID="Equation.DSMT4" ShapeID="_x0000_i1034" DrawAspect="Content" ObjectID="_1485958894" r:id="rId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88" w:author="Arnold van Rooijen" w:date="2015-02-20T12:00:00Z">
        <w:r w:rsidR="00DE7887" w:rsidDel="00DE7887">
          <w:rPr>
            <w:lang w:val="en-US"/>
          </w:rPr>
          <w:fldChar w:fldCharType="separate"/>
        </w:r>
      </w:del>
      <w:r w:rsidRPr="004D7B46">
        <w:rPr>
          <w:lang w:val="en-US"/>
        </w:rPr>
        <w:fldChar w:fldCharType="end"/>
      </w:r>
      <w:bookmarkStart w:id="389"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90" w:author="Arnold van Rooijen" w:date="2015-02-20T12:00:00Z">
        <w:r w:rsidR="00DE7887">
          <w:rPr>
            <w:noProof/>
            <w:lang w:val="en-US"/>
          </w:rPr>
          <w:instrText>9</w:instrText>
        </w:r>
      </w:ins>
      <w:del w:id="391" w:author="Arnold van Rooijen" w:date="2015-02-20T12:00:00Z">
        <w:r w:rsidR="004D7B46" w:rsidDel="00DE7887">
          <w:rPr>
            <w:noProof/>
            <w:lang w:val="en-US"/>
          </w:rPr>
          <w:delInstrText>10</w:delInstrText>
        </w:r>
      </w:del>
      <w:r w:rsidR="00883631" w:rsidRPr="004D7B46">
        <w:rPr>
          <w:noProof/>
          <w:lang w:val="en-US"/>
        </w:rPr>
        <w:fldChar w:fldCharType="end"/>
      </w:r>
      <w:r w:rsidRPr="004D7B46">
        <w:rPr>
          <w:lang w:val="en-US"/>
        </w:rPr>
        <w:instrText>)</w:instrText>
      </w:r>
      <w:bookmarkEnd w:id="389"/>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On top of that, Daly et al. (2010) developed a formulation</w:t>
      </w:r>
      <w:del w:id="392" w:author="Arnold van Rooijen" w:date="2015-02-20T10:02:00Z">
        <w:r w:rsidRPr="004D7B46" w:rsidDel="00423C1F">
          <w:rPr>
            <w:szCs w:val="21"/>
            <w:lang w:val="en-US"/>
          </w:rPr>
          <w:delText xml:space="preserve"> presented in </w:delText>
        </w:r>
        <w:r w:rsidRPr="004D7B46" w:rsidDel="00423C1F">
          <w:rPr>
            <w:szCs w:val="21"/>
            <w:lang w:val="en-US"/>
          </w:rPr>
          <w:fldChar w:fldCharType="begin"/>
        </w:r>
        <w:r w:rsidRPr="004D7B46" w:rsidDel="00423C1F">
          <w:rPr>
            <w:szCs w:val="21"/>
            <w:lang w:val="en-US"/>
          </w:rPr>
          <w:delInstrText xml:space="preserve"> GOTOBUTTON ZEqnNum559894  \* MERGEFORMAT </w:delInstrText>
        </w:r>
        <w:r w:rsidRPr="004D7B46" w:rsidDel="00423C1F">
          <w:rPr>
            <w:szCs w:val="21"/>
            <w:lang w:val="en-US"/>
          </w:rPr>
          <w:fldChar w:fldCharType="begin"/>
        </w:r>
        <w:r w:rsidRPr="004D7B46" w:rsidDel="00423C1F">
          <w:rPr>
            <w:szCs w:val="21"/>
            <w:lang w:val="en-US"/>
          </w:rPr>
          <w:delInstrText xml:space="preserve"> REF ZEqnNum559894 \* Charformat \! \* MERGEFORMAT </w:delInstrText>
        </w:r>
        <w:r w:rsidRPr="004D7B46" w:rsidDel="00423C1F">
          <w:rPr>
            <w:szCs w:val="21"/>
            <w:lang w:val="en-US"/>
          </w:rPr>
          <w:fldChar w:fldCharType="separate"/>
        </w:r>
        <w:r w:rsidR="004D7B46" w:rsidRPr="004D7B46" w:rsidDel="00423C1F">
          <w:rPr>
            <w:szCs w:val="21"/>
            <w:lang w:val="en-US"/>
          </w:rPr>
          <w:delInstrText>(1.10)</w:delInstrText>
        </w:r>
        <w:r w:rsidRPr="004D7B46" w:rsidDel="00423C1F">
          <w:rPr>
            <w:szCs w:val="21"/>
            <w:lang w:val="en-US"/>
          </w:rPr>
          <w:fldChar w:fldCharType="end"/>
        </w:r>
        <w:r w:rsidRPr="004D7B46" w:rsidDel="00423C1F">
          <w:rPr>
            <w:szCs w:val="21"/>
            <w:lang w:val="en-US"/>
          </w:rPr>
          <w:fldChar w:fldCharType="end"/>
        </w:r>
      </w:del>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xml:space="preserve">) and stop breaking if the wave </w:t>
      </w:r>
      <w:proofErr w:type="gramStart"/>
      <w:r w:rsidRPr="004D7B46">
        <w:rPr>
          <w:lang w:val="en-US"/>
        </w:rPr>
        <w:t>height fall</w:t>
      </w:r>
      <w:proofErr w:type="gramEnd"/>
      <w:r w:rsidRPr="004D7B46">
        <w:rPr>
          <w:lang w:val="en-US"/>
        </w:rPr>
        <w:t xml:space="preserve">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3pt;height:38.15pt" o:ole="">
            <v:imagedata r:id="rId44" o:title=""/>
          </v:shape>
          <o:OLEObject Type="Embed" ProgID="Equation.DSMT4" ShapeID="_x0000_i1035" DrawAspect="Content" ObjectID="_1485958895" r:id="rId4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39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394" w:author="Arnold van Rooijen" w:date="2015-02-20T12:00:00Z">
        <w:r w:rsidR="00DE7887">
          <w:rPr>
            <w:noProof/>
            <w:lang w:val="en-US"/>
          </w:rPr>
          <w:instrText>10</w:instrText>
        </w:r>
      </w:ins>
      <w:del w:id="395" w:author="Arnold van Rooijen" w:date="2015-02-20T12:00:00Z">
        <w:r w:rsidR="004D7B46" w:rsidDel="00DE7887">
          <w:rPr>
            <w:noProof/>
            <w:lang w:val="en-US"/>
          </w:rPr>
          <w:delInstrText>11</w:delInstrText>
        </w:r>
      </w:del>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w:t>
      </w:r>
      <w:ins w:id="396" w:author="Arnold van Rooijen" w:date="2015-02-20T10:02:00Z">
        <w:r w:rsidR="00423C1F">
          <w:rPr>
            <w:lang w:val="en-US"/>
          </w:rPr>
          <w:t>case of</w:t>
        </w:r>
      </w:ins>
      <w:del w:id="397" w:author="Arnold van Rooijen" w:date="2015-02-20T10:02:00Z">
        <w:r w:rsidRPr="004D7B46" w:rsidDel="00423C1F">
          <w:rPr>
            <w:lang w:val="en-US"/>
          </w:rPr>
          <w:delText>the</w:delText>
        </w:r>
      </w:del>
      <w:r w:rsidRPr="004D7B46">
        <w:rPr>
          <w:lang w:val="en-US"/>
        </w:rPr>
        <w:t xml:space="preserve"> stationary </w:t>
      </w:r>
      <w:del w:id="398" w:author="Arnold van Rooijen" w:date="2015-02-20T10:02:00Z">
        <w:r w:rsidRPr="004D7B46" w:rsidDel="00423C1F">
          <w:rPr>
            <w:lang w:val="en-US"/>
          </w:rPr>
          <w:delText xml:space="preserve">case </w:delText>
        </w:r>
      </w:del>
      <w:ins w:id="399" w:author="Arnold van Rooijen" w:date="2015-02-20T10:02:00Z">
        <w:r w:rsidR="00423C1F">
          <w:rPr>
            <w:lang w:val="en-US"/>
          </w:rPr>
          <w:t>waves</w:t>
        </w:r>
        <w:r w:rsidR="00423C1F" w:rsidRPr="004D7B46">
          <w:rPr>
            <w:lang w:val="en-US"/>
          </w:rPr>
          <w:t xml:space="preserve"> </w:t>
        </w:r>
      </w:ins>
      <w:r w:rsidRPr="004D7B46">
        <w:rPr>
          <w:lang w:val="en-US"/>
        </w:rPr>
        <w:t xml:space="preserve">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400"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12</w:instrText>
        </w:r>
        <w:r w:rsidR="00DE7887" w:rsidRPr="004D7B46">
          <w:rPr>
            <w:lang w:val="en-US"/>
          </w:rPr>
          <w:instrText>)</w:instrText>
        </w:r>
      </w:ins>
      <w:del w:id="401" w:author="Arnold van Rooijen" w:date="2015-02-20T12:00:00Z">
        <w:r w:rsidR="004D7B46" w:rsidRPr="004D7B46" w:rsidDel="00DE7887">
          <w:rPr>
            <w:lang w:val="en-US"/>
          </w:rPr>
          <w:delInstrText>(1.12)</w:delInstrText>
        </w:r>
      </w:del>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w:t>
      </w:r>
      <w:del w:id="402" w:author="Arnold van Rooijen" w:date="2015-02-20T10:02:00Z">
        <w:r w:rsidRPr="004D7B46" w:rsidDel="00423C1F">
          <w:rPr>
            <w:lang w:val="en-US"/>
          </w:rPr>
          <w:delText xml:space="preserve">is </w:delText>
        </w:r>
      </w:del>
      <w:ins w:id="403" w:author="Arnold van Rooijen" w:date="2015-02-20T10:02:00Z">
        <w:r w:rsidR="00423C1F">
          <w:rPr>
            <w:lang w:val="en-US"/>
          </w:rPr>
          <w:t>are</w:t>
        </w:r>
        <w:r w:rsidR="00423C1F" w:rsidRPr="004D7B46">
          <w:rPr>
            <w:lang w:val="en-US"/>
          </w:rPr>
          <w:t xml:space="preserve"> </w:t>
        </w:r>
      </w:ins>
      <w:r w:rsidRPr="004D7B46">
        <w:rPr>
          <w:lang w:val="en-US"/>
        </w:rPr>
        <w:t xml:space="preserve">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40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12</w:instrText>
        </w:r>
        <w:r w:rsidR="00DE7887" w:rsidRPr="004D7B46">
          <w:rPr>
            <w:lang w:val="en-US"/>
          </w:rPr>
          <w:instrText>)</w:instrText>
        </w:r>
      </w:ins>
      <w:del w:id="405" w:author="Arnold van Rooijen" w:date="2015-02-20T12:00:00Z">
        <w:r w:rsidR="004D7B46" w:rsidRPr="004D7B46" w:rsidDel="00DE7887">
          <w:rPr>
            <w:lang w:val="en-US"/>
          </w:rPr>
          <w:delInstrText>(1.12)</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Default="00293815" w:rsidP="004D7B46">
      <w:pPr>
        <w:pStyle w:val="MTDisplayEquation"/>
        <w:rPr>
          <w:ins w:id="406" w:author="Arnold van Rooijen" w:date="2015-02-20T11:59:00Z"/>
          <w:lang w:val="en-US"/>
        </w:rPr>
      </w:pPr>
      <w:r w:rsidRPr="004D7B46">
        <w:rPr>
          <w:lang w:val="en-US"/>
        </w:rPr>
        <w:tab/>
      </w:r>
      <w:r w:rsidRPr="004D7B46">
        <w:rPr>
          <w:position w:val="-66"/>
          <w:lang w:val="en-US"/>
        </w:rPr>
        <w:object w:dxaOrig="4440" w:dyaOrig="1440">
          <v:shape id="_x0000_i1036" type="#_x0000_t75" style="width:221.15pt;height:73.7pt" o:ole="">
            <v:imagedata r:id="rId46" o:title=""/>
          </v:shape>
          <o:OLEObject Type="Embed" ProgID="Equation.DSMT4" ShapeID="_x0000_i1036" DrawAspect="Content" ObjectID="_1485958896" r:id="rId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07" w:author="Arnold van Rooijen" w:date="2015-02-20T12:00:00Z">
        <w:r w:rsidR="00DE7887" w:rsidDel="00DE7887">
          <w:rPr>
            <w:lang w:val="en-US"/>
          </w:rPr>
          <w:fldChar w:fldCharType="separate"/>
        </w:r>
      </w:del>
      <w:r w:rsidRPr="004D7B46">
        <w:rPr>
          <w:lang w:val="en-US"/>
        </w:rPr>
        <w:fldChar w:fldCharType="end"/>
      </w:r>
      <w:bookmarkStart w:id="408"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09" w:author="Arnold van Rooijen" w:date="2015-02-20T12:00:00Z">
        <w:r w:rsidR="00DE7887">
          <w:rPr>
            <w:noProof/>
            <w:lang w:val="en-US"/>
          </w:rPr>
          <w:instrText>11</w:instrText>
        </w:r>
      </w:ins>
      <w:del w:id="410" w:author="Arnold van Rooijen" w:date="2015-02-20T12:00:00Z">
        <w:r w:rsidR="004D7B46" w:rsidDel="00DE7887">
          <w:rPr>
            <w:noProof/>
            <w:lang w:val="en-US"/>
          </w:rPr>
          <w:delInstrText>12</w:delInstrText>
        </w:r>
      </w:del>
      <w:r w:rsidR="00883631" w:rsidRPr="004D7B46">
        <w:rPr>
          <w:noProof/>
          <w:lang w:val="en-US"/>
        </w:rPr>
        <w:fldChar w:fldCharType="end"/>
      </w:r>
      <w:r w:rsidRPr="004D7B46">
        <w:rPr>
          <w:lang w:val="en-US"/>
        </w:rPr>
        <w:instrText>)</w:instrText>
      </w:r>
      <w:bookmarkEnd w:id="408"/>
      <w:r w:rsidRPr="004D7B46">
        <w:rPr>
          <w:lang w:val="en-US"/>
        </w:rPr>
        <w:fldChar w:fldCharType="end"/>
      </w:r>
    </w:p>
    <w:p w:rsidR="00DE7887" w:rsidRDefault="00DE7887" w:rsidP="00DE7887">
      <w:pPr>
        <w:rPr>
          <w:ins w:id="411" w:author="Arnold van Rooijen" w:date="2015-02-20T12:00:00Z"/>
          <w:lang w:val="en-US"/>
        </w:rPr>
        <w:pPrChange w:id="412" w:author="Arnold van Rooijen" w:date="2015-02-20T11:59:00Z">
          <w:pPr>
            <w:pStyle w:val="MTDisplayEquation"/>
          </w:pPr>
        </w:pPrChange>
      </w:pPr>
      <w:ins w:id="413" w:author="Arnold van Rooijen" w:date="2015-02-20T11:59:00Z">
        <w:r>
          <w:rPr>
            <w:lang w:val="en-US"/>
          </w:rPr>
          <w:t>Finally, it is possible to use the Janssen &amp; Battjes (2007)</w:t>
        </w:r>
        <w:r w:rsidR="00DA7FC7">
          <w:rPr>
            <w:lang w:val="en-US"/>
          </w:rPr>
          <w:t xml:space="preserve"> formulation for wave breaking</w:t>
        </w:r>
      </w:ins>
      <w:ins w:id="414" w:author="Arnold van Rooijen" w:date="2015-02-20T12:14:00Z">
        <w:r w:rsidR="00DA7FC7">
          <w:rPr>
            <w:lang w:val="en-US"/>
          </w:rPr>
          <w:t xml:space="preserve"> of stationary waves. This formulation is a revision of Baldock’s formulation and is given b</w:t>
        </w:r>
      </w:ins>
      <w:ins w:id="415" w:author="Arnold van Rooijen" w:date="2015-02-20T12:15:00Z">
        <w:r w:rsidR="00DA7FC7">
          <w:rPr>
            <w:lang w:val="en-US"/>
          </w:rPr>
          <w:t>y:</w:t>
        </w:r>
      </w:ins>
    </w:p>
    <w:p w:rsidR="00DE7887" w:rsidRPr="00DE7887" w:rsidRDefault="00DE7887" w:rsidP="00DE7887">
      <w:pPr>
        <w:pStyle w:val="MTDisplayEquation"/>
        <w:rPr>
          <w:lang w:val="en-US"/>
        </w:rPr>
        <w:pPrChange w:id="416" w:author="Arnold van Rooijen" w:date="2015-02-20T12:00:00Z">
          <w:pPr>
            <w:pStyle w:val="MTDisplayEquation"/>
          </w:pPr>
        </w:pPrChange>
      </w:pPr>
      <w:ins w:id="417" w:author="Arnold van Rooijen" w:date="2015-02-20T12:00:00Z">
        <w:r>
          <w:rPr>
            <w:lang w:val="en-US"/>
          </w:rPr>
          <w:tab/>
        </w:r>
        <w:r w:rsidR="00DA7FC7" w:rsidRPr="00DA7FC7">
          <w:rPr>
            <w:position w:val="-100"/>
            <w:lang w:val="en-US"/>
            <w:rPrChange w:id="418" w:author="Arnold van Rooijen" w:date="2015-02-20T12:14:00Z">
              <w:rPr>
                <w:position w:val="-74"/>
                <w:lang w:val="en-US"/>
              </w:rPr>
            </w:rPrChange>
          </w:rPr>
          <w:object w:dxaOrig="4540" w:dyaOrig="2100">
            <v:shape id="_x0000_i1472" type="#_x0000_t75" style="width:227.15pt;height:105pt" o:ole="">
              <v:imagedata r:id="rId48" o:title=""/>
            </v:shape>
            <o:OLEObject Type="Embed" ProgID="Equation.DSMT4" ShapeID="_x0000_i1472" DrawAspect="Content" ObjectID="_1485958897" r:id="rId4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419" w:author="Arnold van Rooijen" w:date="2015-02-20T12:00:00Z">
        <w:r w:rsidDel="00DE7887">
          <w:rPr>
            <w:lang w:val="en-US"/>
          </w:rPr>
          <w:fldChar w:fldCharType="separate"/>
        </w:r>
      </w:del>
      <w:ins w:id="420" w:author="Arnold van Rooijen" w:date="2015-02-20T12:00:00Z">
        <w:r>
          <w:rPr>
            <w:lang w:val="en-US"/>
          </w:rPr>
          <w:fldChar w:fldCharType="end"/>
        </w:r>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421" w:author="Arnold van Rooijen" w:date="2015-02-20T12:00:00Z">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422" w:author="Arnold van Rooijen" w:date="2015-02-20T12:00:00Z">
        <w:r>
          <w:rPr>
            <w:noProof/>
            <w:lang w:val="en-US"/>
          </w:rPr>
          <w:instrText>12</w:instrText>
        </w:r>
        <w:r>
          <w:rPr>
            <w:lang w:val="en-US"/>
          </w:rPr>
          <w:fldChar w:fldCharType="end"/>
        </w:r>
        <w:r>
          <w:rPr>
            <w:lang w:val="en-US"/>
          </w:rPr>
          <w:instrText>)</w:instrText>
        </w:r>
        <w:r>
          <w:rPr>
            <w:lang w:val="en-US"/>
          </w:rPr>
          <w:fldChar w:fldCharType="end"/>
        </w:r>
      </w:ins>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w:t>
      </w:r>
      <w:del w:id="423" w:author="Arnold van Rooijen" w:date="2015-02-20T12:11:00Z">
        <w:r w:rsidRPr="004D7B46" w:rsidDel="00DA7FC7">
          <w:rPr>
            <w:lang w:val="en-US"/>
          </w:rPr>
          <w:delText>non-</w:delText>
        </w:r>
      </w:del>
      <w:ins w:id="424" w:author="Arnold van Rooijen" w:date="2015-02-20T12:11:00Z">
        <w:r w:rsidR="00DA7FC7">
          <w:rPr>
            <w:lang w:val="en-US"/>
          </w:rPr>
          <w:t>in</w:t>
        </w:r>
      </w:ins>
      <w:r w:rsidRPr="004D7B46">
        <w:rPr>
          <w:lang w:val="en-US"/>
        </w:rPr>
        <w:t xml:space="preserve">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ins w:id="42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13</w:instrText>
        </w:r>
        <w:r w:rsidR="00DE7887" w:rsidRPr="004D7B46">
          <w:rPr>
            <w:lang w:val="en-US"/>
          </w:rPr>
          <w:instrText>)</w:instrText>
        </w:r>
      </w:ins>
      <w:del w:id="426" w:author="Arnold van Rooijen" w:date="2015-02-20T12:00:00Z">
        <w:r w:rsidR="004D7B46" w:rsidRPr="004D7B46" w:rsidDel="00DE7887">
          <w:rPr>
            <w:lang w:val="en-US"/>
          </w:rPr>
          <w:delInstrText>(1.13)</w:delInstrText>
        </w:r>
      </w:del>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55pt;height:33.85pt" o:ole="">
            <v:imagedata r:id="rId50" o:title=""/>
          </v:shape>
          <o:OLEObject Type="Embed" ProgID="Equation.DSMT4" ShapeID="_x0000_i1037" DrawAspect="Content" ObjectID="_1485958898" r:id="rId5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27" w:author="Arnold van Rooijen" w:date="2015-02-20T12:00:00Z">
        <w:r w:rsidR="00DE7887" w:rsidDel="00DE7887">
          <w:rPr>
            <w:lang w:val="en-US"/>
          </w:rPr>
          <w:fldChar w:fldCharType="separate"/>
        </w:r>
      </w:del>
      <w:r w:rsidRPr="004D7B46">
        <w:rPr>
          <w:lang w:val="en-US"/>
        </w:rPr>
        <w:fldChar w:fldCharType="end"/>
      </w:r>
      <w:bookmarkStart w:id="428"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DE7887">
        <w:rPr>
          <w:noProof/>
          <w:lang w:val="en-US"/>
        </w:rPr>
        <w:instrText>13</w:instrText>
      </w:r>
      <w:r w:rsidR="00883631" w:rsidRPr="004D7B46">
        <w:rPr>
          <w:noProof/>
          <w:lang w:val="en-US"/>
        </w:rPr>
        <w:fldChar w:fldCharType="end"/>
      </w:r>
      <w:r w:rsidRPr="004D7B46">
        <w:rPr>
          <w:lang w:val="en-US"/>
        </w:rPr>
        <w:instrText>)</w:instrText>
      </w:r>
      <w:bookmarkEnd w:id="428"/>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 xml:space="preserve">The </w:t>
      </w:r>
      <w:del w:id="429" w:author="Arnold van Rooijen" w:date="2015-02-20T10:04:00Z">
        <w:r w:rsidRPr="004D7B46" w:rsidDel="004E3752">
          <w:rPr>
            <w:lang w:val="en-US"/>
          </w:rPr>
          <w:delText>bottom friction</w:delText>
        </w:r>
      </w:del>
      <w:ins w:id="430" w:author="Arnold van Rooijen" w:date="2015-02-20T10:04:00Z">
        <w:r w:rsidR="004E3752">
          <w:rPr>
            <w:lang w:val="en-US"/>
          </w:rPr>
          <w:t>short wave</w:t>
        </w:r>
      </w:ins>
      <w:r w:rsidRPr="004D7B46">
        <w:rPr>
          <w:lang w:val="en-US"/>
        </w:rPr>
        <w:t xml:space="preserve"> dissipation</w:t>
      </w:r>
      <w:ins w:id="431" w:author="Arnold van Rooijen" w:date="2015-02-20T10:04:00Z">
        <w:r w:rsidR="004E3752">
          <w:rPr>
            <w:lang w:val="en-US"/>
          </w:rPr>
          <w:t xml:space="preserve"> by bottom friction </w:t>
        </w:r>
      </w:ins>
      <w:del w:id="432" w:author="Arnold van Rooijen" w:date="2015-02-20T10:04:00Z">
        <w:r w:rsidRPr="004D7B46" w:rsidDel="004E3752">
          <w:rPr>
            <w:lang w:val="en-US"/>
          </w:rPr>
          <w:delText xml:space="preserve"> </w:delText>
        </w:r>
      </w:del>
      <w:r w:rsidRPr="004D7B46">
        <w:rPr>
          <w:lang w:val="en-US"/>
        </w:rPr>
        <w:t>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commentRangeStart w:id="433"/>
      <w:r w:rsidRPr="004D7B46">
        <w:rPr>
          <w:position w:val="-32"/>
          <w:lang w:val="en-US"/>
        </w:rPr>
        <w:object w:dxaOrig="2780" w:dyaOrig="800">
          <v:shape id="_x0000_i1038" type="#_x0000_t75" style="width:139.3pt;height:40.3pt" o:ole="">
            <v:imagedata r:id="rId52" o:title=""/>
          </v:shape>
          <o:OLEObject Type="Embed" ProgID="Equation.DSMT4" ShapeID="_x0000_i1038" DrawAspect="Content" ObjectID="_1485958899" r:id="rId53"/>
        </w:object>
      </w:r>
      <w:commentRangeEnd w:id="433"/>
      <w:r w:rsidR="009C2BED">
        <w:rPr>
          <w:rStyle w:val="CommentReference"/>
        </w:rPr>
        <w:commentReference w:id="433"/>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34" w:author="Arnold van Rooijen" w:date="2015-02-20T12:00:00Z">
        <w:r w:rsidR="00DE7887" w:rsidDel="00DE7887">
          <w:rPr>
            <w:lang w:val="en-US"/>
          </w:rPr>
          <w:fldChar w:fldCharType="separate"/>
        </w:r>
      </w:del>
      <w:r w:rsidRPr="004D7B46">
        <w:rPr>
          <w:lang w:val="en-US"/>
        </w:rPr>
        <w:fldChar w:fldCharType="end"/>
      </w:r>
      <w:bookmarkStart w:id="435"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DE7887">
        <w:rPr>
          <w:noProof/>
          <w:lang w:val="en-US"/>
        </w:rPr>
        <w:instrText>14</w:instrText>
      </w:r>
      <w:r w:rsidRPr="004D7B46">
        <w:rPr>
          <w:noProof/>
          <w:lang w:val="en-US"/>
        </w:rPr>
        <w:fldChar w:fldCharType="end"/>
      </w:r>
      <w:r w:rsidRPr="004D7B46">
        <w:rPr>
          <w:lang w:val="en-US"/>
        </w:rPr>
        <w:instrText>)</w:instrText>
      </w:r>
      <w:bookmarkEnd w:id="435"/>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ins w:id="43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14</w:instrText>
        </w:r>
        <w:r w:rsidR="00DE7887" w:rsidRPr="004D7B46">
          <w:rPr>
            <w:lang w:val="en-US"/>
          </w:rPr>
          <w:instrText>)</w:instrText>
        </w:r>
      </w:ins>
      <w:del w:id="43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14</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w:t>
      </w:r>
      <w:r w:rsidRPr="004E3752">
        <w:rPr>
          <w:i/>
          <w:lang w:val="en-US"/>
          <w:rPrChange w:id="438" w:author="Arnold van Rooijen" w:date="2015-02-20T10:04:00Z">
            <w:rPr>
              <w:lang w:val="en-US"/>
            </w:rPr>
          </w:rPrChange>
        </w:rPr>
        <w:t>f</w:t>
      </w:r>
      <w:r w:rsidRPr="004E3752">
        <w:rPr>
          <w:i/>
          <w:vertAlign w:val="subscript"/>
          <w:lang w:val="en-US"/>
          <w:rPrChange w:id="439" w:author="Arnold van Rooijen" w:date="2015-02-20T10:04:00Z">
            <w:rPr>
              <w:lang w:val="en-US"/>
            </w:rPr>
          </w:rPrChange>
        </w:rPr>
        <w:t>w</w:t>
      </w:r>
      <w:r w:rsidRPr="004D7B46">
        <w:rPr>
          <w:lang w:val="en-US"/>
        </w:rPr>
        <w:t xml:space="preserve">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due to the dependency of wave frictional dissipation rates on the frequency of the motion.</w:t>
      </w:r>
      <w:del w:id="440" w:author="Arnold van Rooijen" w:date="2015-02-20T12:17:00Z">
        <w:r w:rsidRPr="004D7B46" w:rsidDel="009C2BED">
          <w:rPr>
            <w:lang w:val="en-US"/>
          </w:rPr>
          <w:delText xml:space="preserve"> </w:delText>
        </w:r>
        <w:commentRangeStart w:id="441"/>
        <w:r w:rsidRPr="004D7B46" w:rsidDel="009C2BED">
          <w:rPr>
            <w:lang w:val="en-US"/>
          </w:rPr>
          <w:delText xml:space="preserve">By default XBeach uses a </w:delText>
        </w:r>
        <w:r w:rsidRPr="004D7B46" w:rsidDel="009C2BED">
          <w:rPr>
            <w:i/>
            <w:lang w:val="en-US"/>
          </w:rPr>
          <w:delText>f</w:delText>
        </w:r>
        <w:r w:rsidRPr="004D7B46" w:rsidDel="009C2BED">
          <w:rPr>
            <w:i/>
            <w:vertAlign w:val="subscript"/>
            <w:lang w:val="en-US"/>
          </w:rPr>
          <w:delText>w</w:delText>
        </w:r>
        <w:r w:rsidRPr="004D7B46" w:rsidDel="009C2BED">
          <w:rPr>
            <w:lang w:val="en-US"/>
          </w:rPr>
          <w:delText xml:space="preserve"> value of 0</w:delText>
        </w:r>
      </w:del>
      <w:r w:rsidRPr="004D7B46">
        <w:rPr>
          <w:lang w:val="en-US"/>
        </w:rPr>
        <w:t>.</w:t>
      </w:r>
      <w:commentRangeEnd w:id="441"/>
      <w:r w:rsidR="00AF4A36" w:rsidRPr="004D7B46">
        <w:rPr>
          <w:rStyle w:val="CommentReference"/>
          <w:lang w:val="en-US"/>
        </w:rPr>
        <w:commentReference w:id="441"/>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442"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85pt;height:34.3pt" o:ole="">
            <v:imagedata r:id="rId54" o:title=""/>
          </v:shape>
          <o:OLEObject Type="Embed" ProgID="Equation.DSMT4" ShapeID="_x0000_i1039" DrawAspect="Content" ObjectID="_1485958900" r:id="rId55"/>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DE7887">
          <w:rPr>
            <w:noProof/>
          </w:rPr>
          <w:instrText>1</w:instrText>
        </w:r>
      </w:fldSimple>
      <w:r>
        <w:instrText>.</w:instrText>
      </w:r>
      <w:fldSimple w:instr=" SEQ MTEqn \c \* Arabic \* MERGEFORMAT ">
        <w:r w:rsidR="00DE7887">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4.15pt;height:73.7pt" o:ole="">
            <v:imagedata r:id="rId56" o:title=""/>
          </v:shape>
          <o:OLEObject Type="Embed" ProgID="Equation.DSMT4" ShapeID="_x0000_i1040" DrawAspect="Content" ObjectID="_1485958901" r:id="rId57"/>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DE7887">
          <w:rPr>
            <w:noProof/>
          </w:rPr>
          <w:instrText>1</w:instrText>
        </w:r>
      </w:fldSimple>
      <w:r>
        <w:instrText>.</w:instrText>
      </w:r>
      <w:fldSimple w:instr=" SEQ MTEqn \c \* Arabic \* MERGEFORMAT ">
        <w:r w:rsidR="00DE7887">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55pt;height:17.55pt" o:ole="">
            <v:imagedata r:id="rId58" o:title=""/>
          </v:shape>
          <o:OLEObject Type="Embed" ProgID="Equation.DSMT4" ShapeID="_x0000_i1041" DrawAspect="Content" ObjectID="_1485958902" r:id="rId59"/>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Del="003C6D0A" w:rsidRDefault="00E465ED" w:rsidP="00E465ED">
      <w:pPr>
        <w:rPr>
          <w:del w:id="443" w:author="Arnold van Rooijen" w:date="2015-02-20T12:30:00Z"/>
          <w:b/>
        </w:rPr>
      </w:pPr>
      <w:del w:id="444" w:author="Arnold van Rooijen" w:date="2015-02-20T12:30:00Z">
        <w:r w:rsidDel="003C6D0A">
          <w:rPr>
            <w:b/>
          </w:rPr>
          <w:delText xml:space="preserve">Damping of IG-waves and mean flow by vegetation </w:delText>
        </w:r>
      </w:del>
    </w:p>
    <w:p w:rsidR="00E465ED" w:rsidDel="00EA1C7B" w:rsidRDefault="00E465ED" w:rsidP="00E465ED">
      <w:pPr>
        <w:pStyle w:val="07paragraphs"/>
        <w:spacing w:line="240" w:lineRule="auto"/>
        <w:rPr>
          <w:del w:id="445" w:author="Arnold van Rooijen" w:date="2015-02-20T10:30:00Z"/>
          <w:rFonts w:ascii="Arial" w:hAnsi="Arial" w:cs="Arial"/>
          <w:sz w:val="21"/>
          <w:szCs w:val="24"/>
          <w:lang w:val="en-GB"/>
        </w:rPr>
      </w:pPr>
      <w:del w:id="446" w:author="Arnold van Rooijen" w:date="2015-02-20T10:30:00Z">
        <w:r w:rsidRPr="00A52DE4" w:rsidDel="00EA1C7B">
          <w:rPr>
            <w:rFonts w:ascii="Arial" w:hAnsi="Arial" w:cs="Arial"/>
            <w:sz w:val="21"/>
            <w:szCs w:val="24"/>
            <w:lang w:val="en-GB"/>
          </w:rPr>
          <w:delText xml:space="preserve">The presence of aquatic vegetation within the area of wave propagation or wave breaking </w:delText>
        </w:r>
        <w:r w:rsidDel="00EA1C7B">
          <w:rPr>
            <w:rFonts w:ascii="Arial" w:hAnsi="Arial" w:cs="Arial"/>
            <w:sz w:val="21"/>
            <w:szCs w:val="24"/>
            <w:lang w:val="en-GB"/>
          </w:rPr>
          <w:delTex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delText>
        </w:r>
      </w:del>
    </w:p>
    <w:p w:rsidR="00E465ED" w:rsidRPr="00E0511A" w:rsidDel="00EA1C7B" w:rsidRDefault="00E465ED" w:rsidP="00E465ED">
      <w:pPr>
        <w:pStyle w:val="MTDisplayEquation"/>
        <w:rPr>
          <w:del w:id="447" w:author="Arnold van Rooijen" w:date="2015-02-20T10:30:00Z"/>
        </w:rPr>
      </w:pPr>
      <w:del w:id="448" w:author="Arnold van Rooijen" w:date="2015-02-20T10:30:00Z">
        <w:r w:rsidDel="00EA1C7B">
          <w:tab/>
        </w:r>
        <w:r w:rsidRPr="00E0511A" w:rsidDel="00EA1C7B">
          <w:rPr>
            <w:position w:val="-24"/>
          </w:rPr>
          <w:object w:dxaOrig="2380" w:dyaOrig="620">
            <v:shape id="_x0000_i1042" type="#_x0000_t75" style="width:118.7pt;height:30.85pt" o:ole="">
              <v:imagedata r:id="rId60" o:title=""/>
            </v:shape>
            <o:OLEObject Type="Embed" ProgID="Equation.DSMT4" ShapeID="_x0000_i1042" DrawAspect="Content" ObjectID="_1485958903" r:id="rId61"/>
          </w:object>
        </w:r>
        <w:r w:rsidDel="00EA1C7B">
          <w:delText xml:space="preserve"> </w:delText>
        </w:r>
        <w:r w:rsidDel="00EA1C7B">
          <w:tab/>
        </w:r>
        <w:r w:rsidDel="00EA1C7B">
          <w:fldChar w:fldCharType="begin"/>
        </w:r>
        <w:r w:rsidDel="00EA1C7B">
          <w:delInstrText xml:space="preserve"> MACROBUTTON MTPlaceRef \* MERGEFORMAT </w:delInstrText>
        </w:r>
        <w:r w:rsidDel="00EA1C7B">
          <w:fldChar w:fldCharType="begin"/>
        </w:r>
        <w:r w:rsidDel="00EA1C7B">
          <w:delInstrText xml:space="preserve"> SEQ MTEqn \h \* MERGEFORMAT </w:delInstrText>
        </w:r>
        <w:r w:rsidDel="00EA1C7B">
          <w:fldChar w:fldCharType="end"/>
        </w:r>
        <w:r w:rsidDel="00EA1C7B">
          <w:delInstrText>(</w:delInstrText>
        </w:r>
        <w:r w:rsidR="005E4FC8" w:rsidDel="00EA1C7B">
          <w:fldChar w:fldCharType="begin"/>
        </w:r>
        <w:r w:rsidR="005E4FC8" w:rsidDel="00EA1C7B">
          <w:delInstrText xml:space="preserve"> SEQ MTSec \c \* Arabic \* MERGEFORMAT </w:delInstrText>
        </w:r>
        <w:r w:rsidR="005E4FC8" w:rsidDel="00EA1C7B">
          <w:fldChar w:fldCharType="separate"/>
        </w:r>
        <w:r w:rsidDel="00EA1C7B">
          <w:rPr>
            <w:noProof/>
          </w:rPr>
          <w:delInstrText>1</w:delInstrText>
        </w:r>
        <w:r w:rsidR="005E4FC8" w:rsidDel="00EA1C7B">
          <w:rPr>
            <w:noProof/>
          </w:rPr>
          <w:fldChar w:fldCharType="end"/>
        </w:r>
        <w:r w:rsidDel="00EA1C7B">
          <w:delInstrText>.</w:delInstrText>
        </w:r>
        <w:r w:rsidR="005E4FC8" w:rsidDel="00EA1C7B">
          <w:fldChar w:fldCharType="begin"/>
        </w:r>
        <w:r w:rsidR="005E4FC8" w:rsidDel="00EA1C7B">
          <w:delInstrText xml:space="preserve"> SEQ MTEqn \c \* Arabic \* MERGEFORMAT </w:delInstrText>
        </w:r>
        <w:r w:rsidR="005E4FC8" w:rsidDel="00EA1C7B">
          <w:fldChar w:fldCharType="separate"/>
        </w:r>
        <w:r w:rsidDel="00EA1C7B">
          <w:rPr>
            <w:noProof/>
          </w:rPr>
          <w:delInstrText>17</w:delInstrText>
        </w:r>
        <w:r w:rsidR="005E4FC8" w:rsidDel="00EA1C7B">
          <w:rPr>
            <w:noProof/>
          </w:rPr>
          <w:fldChar w:fldCharType="end"/>
        </w:r>
        <w:r w:rsidDel="00EA1C7B">
          <w:delInstrText>)</w:delInstrText>
        </w:r>
        <w:r w:rsidDel="00EA1C7B">
          <w:fldChar w:fldCharType="end"/>
        </w:r>
      </w:del>
    </w:p>
    <w:p w:rsidR="00E465ED" w:rsidRPr="00A52DE4" w:rsidDel="00EA1C7B" w:rsidRDefault="00E465ED" w:rsidP="00E465ED">
      <w:pPr>
        <w:pStyle w:val="07paragraphs"/>
        <w:spacing w:line="240" w:lineRule="auto"/>
        <w:rPr>
          <w:del w:id="449" w:author="Arnold van Rooijen" w:date="2015-02-20T10:30:00Z"/>
          <w:rFonts w:ascii="Arial" w:hAnsi="Arial" w:cs="Arial"/>
          <w:sz w:val="21"/>
          <w:szCs w:val="24"/>
          <w:lang w:val="en-GB"/>
        </w:rPr>
      </w:pPr>
      <w:del w:id="450" w:author="Arnold van Rooijen" w:date="2015-02-20T10:30:00Z">
        <w:r w:rsidDel="00EA1C7B">
          <w:rPr>
            <w:rFonts w:ascii="Arial" w:hAnsi="Arial" w:cs="Arial"/>
            <w:sz w:val="21"/>
            <w:szCs w:val="24"/>
            <w:lang w:val="en-GB"/>
          </w:rPr>
          <w:delText xml:space="preserve">Where </w:delText>
        </w:r>
        <w:r w:rsidRPr="000304A6" w:rsidDel="00EA1C7B">
          <w:rPr>
            <w:rFonts w:ascii="Arial" w:hAnsi="Arial" w:cs="Arial"/>
            <w:i/>
            <w:sz w:val="21"/>
            <w:szCs w:val="24"/>
            <w:lang w:val="en-GB"/>
          </w:rPr>
          <w:delText>C</w:delText>
        </w:r>
        <w:r w:rsidRPr="000304A6" w:rsidDel="00EA1C7B">
          <w:rPr>
            <w:rFonts w:ascii="Arial" w:hAnsi="Arial" w:cs="Arial"/>
            <w:i/>
            <w:sz w:val="21"/>
            <w:szCs w:val="24"/>
            <w:vertAlign w:val="subscript"/>
            <w:lang w:val="en-GB"/>
          </w:rPr>
          <w:delText>D</w:delText>
        </w:r>
        <w:r w:rsidDel="00EA1C7B">
          <w:rPr>
            <w:rFonts w:ascii="Arial" w:hAnsi="Arial" w:cs="Arial"/>
            <w:sz w:val="21"/>
            <w:szCs w:val="24"/>
            <w:lang w:val="en-GB"/>
          </w:rPr>
          <w:delText xml:space="preserve"> is a drag coefficient, </w:delText>
        </w:r>
        <w:r w:rsidRPr="000304A6" w:rsidDel="00EA1C7B">
          <w:rPr>
            <w:rFonts w:ascii="Arial" w:hAnsi="Arial" w:cs="Arial"/>
            <w:i/>
            <w:sz w:val="21"/>
            <w:szCs w:val="24"/>
            <w:lang w:val="en-GB"/>
          </w:rPr>
          <w:delText>b</w:delText>
        </w:r>
        <w:r w:rsidRPr="000304A6" w:rsidDel="00EA1C7B">
          <w:rPr>
            <w:rFonts w:ascii="Arial" w:hAnsi="Arial" w:cs="Arial"/>
            <w:i/>
            <w:sz w:val="21"/>
            <w:szCs w:val="24"/>
            <w:vertAlign w:val="subscript"/>
            <w:lang w:val="en-GB"/>
          </w:rPr>
          <w:delText>v</w:delText>
        </w:r>
        <w:r w:rsidDel="00EA1C7B">
          <w:rPr>
            <w:rFonts w:ascii="Arial" w:hAnsi="Arial" w:cs="Arial"/>
            <w:sz w:val="21"/>
            <w:szCs w:val="24"/>
            <w:lang w:val="en-GB"/>
          </w:rPr>
          <w:delText xml:space="preserve"> is the vegetation stem diameter, </w:delText>
        </w:r>
        <w:r w:rsidRPr="000304A6" w:rsidDel="00EA1C7B">
          <w:rPr>
            <w:rFonts w:ascii="Arial" w:hAnsi="Arial" w:cs="Arial"/>
            <w:i/>
            <w:sz w:val="21"/>
            <w:szCs w:val="24"/>
            <w:lang w:val="en-GB"/>
          </w:rPr>
          <w:delText>N</w:delText>
        </w:r>
        <w:r w:rsidDel="00EA1C7B">
          <w:rPr>
            <w:rFonts w:ascii="Arial" w:hAnsi="Arial" w:cs="Arial"/>
            <w:sz w:val="21"/>
            <w:szCs w:val="24"/>
            <w:lang w:val="en-GB"/>
          </w:rPr>
          <w:delText xml:space="preserve"> is the vegetation density and </w:delText>
        </w:r>
        <w:r w:rsidRPr="000304A6" w:rsidDel="00EA1C7B">
          <w:rPr>
            <w:rFonts w:ascii="Arial" w:hAnsi="Arial" w:cs="Arial"/>
            <w:i/>
            <w:sz w:val="21"/>
            <w:szCs w:val="24"/>
            <w:lang w:val="en-GB"/>
          </w:rPr>
          <w:delText>u</w:delText>
        </w:r>
        <w:r w:rsidDel="00EA1C7B">
          <w:rPr>
            <w:rFonts w:ascii="Arial" w:hAnsi="Arial" w:cs="Arial"/>
            <w:sz w:val="21"/>
            <w:szCs w:val="24"/>
            <w:lang w:val="en-GB"/>
          </w:rPr>
          <w:delText xml:space="preserve"> is the wave or current related velocity. To take into account the velocity due to mean flow and infragravity waves, we use the Lagrangian velocity (</w:delText>
        </w:r>
        <w:r w:rsidRPr="005920AA" w:rsidDel="00EA1C7B">
          <w:rPr>
            <w:rFonts w:ascii="Arial" w:hAnsi="Arial" w:cs="Arial"/>
            <w:i/>
            <w:sz w:val="21"/>
            <w:szCs w:val="24"/>
            <w:lang w:val="en-GB"/>
          </w:rPr>
          <w:delText>u</w:delText>
        </w:r>
        <w:r w:rsidRPr="005920AA" w:rsidDel="00EA1C7B">
          <w:rPr>
            <w:rFonts w:ascii="Arial" w:hAnsi="Arial" w:cs="Arial"/>
            <w:i/>
            <w:sz w:val="21"/>
            <w:szCs w:val="24"/>
            <w:vertAlign w:val="superscript"/>
            <w:lang w:val="en-GB"/>
          </w:rPr>
          <w:delText>L</w:delText>
        </w:r>
        <w:r w:rsidDel="00EA1C7B">
          <w:rPr>
            <w:rFonts w:ascii="Arial" w:hAnsi="Arial" w:cs="Arial"/>
            <w:i/>
            <w:sz w:val="21"/>
            <w:szCs w:val="24"/>
          </w:rPr>
          <w:delText>)</w:delText>
        </w:r>
        <w:r w:rsidDel="00EA1C7B">
          <w:rPr>
            <w:rFonts w:ascii="Arial" w:hAnsi="Arial" w:cs="Arial"/>
            <w:sz w:val="21"/>
            <w:szCs w:val="24"/>
            <w:vertAlign w:val="superscript"/>
            <w:lang w:val="en-GB"/>
          </w:rPr>
          <w:delText xml:space="preserve"> </w:delText>
        </w:r>
        <w:r w:rsidDel="00EA1C7B">
          <w:rPr>
            <w:rFonts w:ascii="Arial" w:hAnsi="Arial" w:cs="Arial"/>
            <w:sz w:val="21"/>
            <w:szCs w:val="24"/>
            <w:lang w:val="en-GB"/>
          </w:rPr>
          <w:delText xml:space="preserve">here. </w:delText>
        </w:r>
        <w:r w:rsidRPr="00A52DE4" w:rsidDel="00EA1C7B">
          <w:rPr>
            <w:rFonts w:ascii="Arial" w:hAnsi="Arial" w:cs="Arial"/>
            <w:sz w:val="21"/>
            <w:szCs w:val="24"/>
            <w:lang w:val="en-GB"/>
          </w:rPr>
          <w:delText xml:space="preserve">The vegetation-induced </w:delText>
        </w:r>
        <w:r w:rsidDel="00EA1C7B">
          <w:rPr>
            <w:rFonts w:ascii="Arial" w:hAnsi="Arial" w:cs="Arial"/>
            <w:sz w:val="21"/>
            <w:szCs w:val="24"/>
            <w:lang w:val="en-GB"/>
          </w:rPr>
          <w:delText xml:space="preserve">time varying </w:delText>
        </w:r>
        <w:r w:rsidRPr="00A52DE4" w:rsidDel="00EA1C7B">
          <w:rPr>
            <w:rFonts w:ascii="Arial" w:hAnsi="Arial" w:cs="Arial"/>
            <w:sz w:val="21"/>
            <w:szCs w:val="24"/>
            <w:lang w:val="en-GB"/>
          </w:rPr>
          <w:delText xml:space="preserve">drag force is </w:delText>
        </w:r>
        <w:r w:rsidDel="00EA1C7B">
          <w:rPr>
            <w:rFonts w:ascii="Arial" w:hAnsi="Arial" w:cs="Arial"/>
            <w:sz w:val="21"/>
            <w:szCs w:val="24"/>
            <w:lang w:val="en-GB"/>
          </w:rPr>
          <w:delText xml:space="preserve">then </w:delText>
        </w:r>
        <w:r w:rsidRPr="00A52DE4" w:rsidDel="00EA1C7B">
          <w:rPr>
            <w:rFonts w:ascii="Arial" w:hAnsi="Arial" w:cs="Arial"/>
            <w:sz w:val="21"/>
            <w:szCs w:val="24"/>
            <w:lang w:val="en-GB"/>
          </w:rPr>
          <w:delText>calculated as the sum of the vegetation-induced drag force per vegetation layer:</w:delText>
        </w:r>
      </w:del>
    </w:p>
    <w:p w:rsidR="00E465ED" w:rsidDel="00EA1C7B" w:rsidRDefault="00E465ED" w:rsidP="00E465ED">
      <w:pPr>
        <w:pStyle w:val="MTDisplayEquation"/>
        <w:rPr>
          <w:del w:id="451" w:author="Arnold van Rooijen" w:date="2015-02-20T10:30:00Z"/>
        </w:rPr>
      </w:pPr>
      <w:del w:id="452" w:author="Arnold van Rooijen" w:date="2015-02-20T10:30:00Z">
        <w:r w:rsidDel="00EA1C7B">
          <w:tab/>
        </w:r>
        <w:r w:rsidR="00FD5C1C" w:rsidRPr="00FD5C1C" w:rsidDel="00EA1C7B">
          <w:rPr>
            <w:position w:val="-60"/>
          </w:rPr>
          <w:object w:dxaOrig="3680" w:dyaOrig="1320">
            <v:shape id="_x0000_i1217" type="#_x0000_t75" style="width:184.3pt;height:66pt" o:ole="">
              <v:imagedata r:id="rId62" o:title=""/>
            </v:shape>
            <o:OLEObject Type="Embed" ProgID="Equation.DSMT4" ShapeID="_x0000_i1217" DrawAspect="Content" ObjectID="_1485958904" r:id="rId63"/>
          </w:object>
        </w:r>
        <w:r w:rsidDel="00EA1C7B">
          <w:delText xml:space="preserve"> </w:delText>
        </w:r>
        <w:r w:rsidDel="00EA1C7B">
          <w:tab/>
        </w:r>
        <w:r w:rsidDel="00EA1C7B">
          <w:fldChar w:fldCharType="begin"/>
        </w:r>
        <w:r w:rsidDel="00EA1C7B">
          <w:delInstrText xml:space="preserve"> MACROBUTTON MTPlaceRef \* MERGEFORMAT </w:delInstrText>
        </w:r>
        <w:r w:rsidDel="00EA1C7B">
          <w:fldChar w:fldCharType="begin"/>
        </w:r>
        <w:r w:rsidDel="00EA1C7B">
          <w:delInstrText xml:space="preserve"> SEQ MTEqn \h \* MERGEFORMAT </w:delInstrText>
        </w:r>
        <w:r w:rsidDel="00EA1C7B">
          <w:fldChar w:fldCharType="end"/>
        </w:r>
        <w:r w:rsidDel="00EA1C7B">
          <w:delInstrText>(</w:delInstrText>
        </w:r>
        <w:r w:rsidR="005E4FC8" w:rsidDel="00EA1C7B">
          <w:fldChar w:fldCharType="begin"/>
        </w:r>
        <w:r w:rsidR="005E4FC8" w:rsidDel="00EA1C7B">
          <w:delInstrText xml:space="preserve"> SEQ MTSec \c \* Arabic \* MERGEFORMAT </w:delInstrText>
        </w:r>
        <w:r w:rsidR="005E4FC8" w:rsidDel="00EA1C7B">
          <w:fldChar w:fldCharType="separate"/>
        </w:r>
        <w:r w:rsidDel="00EA1C7B">
          <w:rPr>
            <w:noProof/>
          </w:rPr>
          <w:delInstrText>1</w:delInstrText>
        </w:r>
        <w:r w:rsidR="005E4FC8" w:rsidDel="00EA1C7B">
          <w:rPr>
            <w:noProof/>
          </w:rPr>
          <w:fldChar w:fldCharType="end"/>
        </w:r>
        <w:r w:rsidDel="00EA1C7B">
          <w:delInstrText>.</w:delInstrText>
        </w:r>
        <w:r w:rsidR="005E4FC8" w:rsidDel="00EA1C7B">
          <w:fldChar w:fldCharType="begin"/>
        </w:r>
        <w:r w:rsidR="005E4FC8" w:rsidDel="00EA1C7B">
          <w:delInstrText xml:space="preserve"> SEQ MTEqn \c \* Arabic \* MERGEFORMAT </w:delInstrText>
        </w:r>
        <w:r w:rsidR="005E4FC8" w:rsidDel="00EA1C7B">
          <w:fldChar w:fldCharType="separate"/>
        </w:r>
        <w:r w:rsidDel="00EA1C7B">
          <w:rPr>
            <w:noProof/>
          </w:rPr>
          <w:delInstrText>18</w:delInstrText>
        </w:r>
        <w:r w:rsidR="005E4FC8" w:rsidDel="00EA1C7B">
          <w:rPr>
            <w:noProof/>
          </w:rPr>
          <w:fldChar w:fldCharType="end"/>
        </w:r>
        <w:r w:rsidDel="00EA1C7B">
          <w:delInstrText>)</w:delInstrText>
        </w:r>
        <w:r w:rsidDel="00EA1C7B">
          <w:fldChar w:fldCharType="end"/>
        </w:r>
      </w:del>
    </w:p>
    <w:p w:rsidR="00E465ED" w:rsidDel="00EA1C7B" w:rsidRDefault="00E465ED" w:rsidP="00E465ED">
      <w:pPr>
        <w:rPr>
          <w:del w:id="453" w:author="Arnold van Rooijen" w:date="2015-02-20T10:30:00Z"/>
        </w:rPr>
      </w:pPr>
      <w:del w:id="454" w:author="Arnold van Rooijen" w:date="2015-02-20T10:30:00Z">
        <w:r w:rsidDel="00EA1C7B">
          <w:delText xml:space="preserve">where </w:delText>
        </w:r>
        <w:r w:rsidRPr="005D2574" w:rsidDel="00EA1C7B">
          <w:rPr>
            <w:position w:val="-8"/>
          </w:rPr>
          <w:object w:dxaOrig="360" w:dyaOrig="360">
            <v:shape id="_x0000_i1044" type="#_x0000_t75" style="width:17.55pt;height:17.55pt" o:ole="">
              <v:imagedata r:id="rId58" o:title=""/>
            </v:shape>
            <o:OLEObject Type="Embed" ProgID="Equation.DSMT4" ShapeID="_x0000_i1044" DrawAspect="Content" ObjectID="_1485958905" r:id="rId64"/>
          </w:object>
        </w:r>
        <w:r w:rsidDel="00EA1C7B">
          <w:delText xml:space="preserve">is a (bulk) drag coefficient, </w:delText>
        </w:r>
        <w:r w:rsidRPr="00174DDE" w:rsidDel="00EA1C7B">
          <w:rPr>
            <w:i/>
          </w:rPr>
          <w:delText>b</w:delText>
        </w:r>
        <w:r w:rsidRPr="00174DDE" w:rsidDel="00EA1C7B">
          <w:rPr>
            <w:i/>
            <w:vertAlign w:val="subscript"/>
          </w:rPr>
          <w:delText>v</w:delText>
        </w:r>
        <w:r w:rsidDel="00EA1C7B">
          <w:rPr>
            <w:i/>
            <w:vertAlign w:val="subscript"/>
          </w:rPr>
          <w:delText>,i</w:delText>
        </w:r>
        <w:r w:rsidDel="00EA1C7B">
          <w:delText xml:space="preserve"> is the vegetation stem diameter, </w:delText>
        </w:r>
        <w:r w:rsidRPr="00174DDE" w:rsidDel="00EA1C7B">
          <w:rPr>
            <w:i/>
          </w:rPr>
          <w:delText>N</w:delText>
        </w:r>
        <w:r w:rsidDel="00EA1C7B">
          <w:rPr>
            <w:i/>
            <w:vertAlign w:val="subscript"/>
          </w:rPr>
          <w:delText>v,i</w:delText>
        </w:r>
        <w:r w:rsidDel="00EA1C7B">
          <w:delText xml:space="preserve"> is the vegetation density, and </w:delText>
        </w:r>
      </w:del>
      <w:del w:id="455" w:author="Arnold van Rooijen" w:date="2015-02-20T10:07:00Z">
        <w:r w:rsidRPr="0092208C" w:rsidDel="00FD5C1C">
          <w:rPr>
            <w:i/>
          </w:rPr>
          <w:delText>α</w:delText>
        </w:r>
        <w:r w:rsidRPr="0092208C" w:rsidDel="00FD5C1C">
          <w:rPr>
            <w:i/>
            <w:vertAlign w:val="subscript"/>
          </w:rPr>
          <w:delText>i</w:delText>
        </w:r>
        <w:r w:rsidDel="00FD5C1C">
          <w:delText xml:space="preserve"> is the relative</w:delText>
        </w:r>
      </w:del>
      <w:del w:id="456" w:author="Arnold van Rooijen" w:date="2015-02-20T10:30:00Z">
        <w:r w:rsidDel="00EA1C7B">
          <w:delText xml:space="preserve"> vegetation height </w:delText>
        </w:r>
      </w:del>
      <w:del w:id="457" w:author="Arnold van Rooijen" w:date="2015-02-20T10:08:00Z">
        <w:r w:rsidDel="00FD5C1C">
          <w:delText xml:space="preserve">(= </w:delText>
        </w:r>
        <w:r w:rsidRPr="001238E0" w:rsidDel="00FD5C1C">
          <w:rPr>
            <w:i/>
          </w:rPr>
          <w:delText>h</w:delText>
        </w:r>
        <w:r w:rsidRPr="001238E0" w:rsidDel="00FD5C1C">
          <w:rPr>
            <w:i/>
            <w:vertAlign w:val="subscript"/>
          </w:rPr>
          <w:delText>v</w:delText>
        </w:r>
        <w:r w:rsidDel="00FD5C1C">
          <w:rPr>
            <w:vertAlign w:val="subscript"/>
          </w:rPr>
          <w:delText xml:space="preserve"> </w:delText>
        </w:r>
        <w:r w:rsidDel="00FD5C1C">
          <w:delText xml:space="preserve">/ </w:delText>
        </w:r>
        <w:r w:rsidRPr="001238E0" w:rsidDel="00FD5C1C">
          <w:rPr>
            <w:i/>
          </w:rPr>
          <w:delText>h</w:delText>
        </w:r>
        <w:r w:rsidDel="00FD5C1C">
          <w:delText xml:space="preserve">) </w:delText>
        </w:r>
      </w:del>
      <w:del w:id="458" w:author="Arnold van Rooijen" w:date="2015-02-20T10:30:00Z">
        <w:r w:rsidDel="00EA1C7B">
          <w:delText xml:space="preserve">for layer </w:delText>
        </w:r>
        <w:r w:rsidDel="00EA1C7B">
          <w:rPr>
            <w:i/>
          </w:rPr>
          <w:delText>i</w:delText>
        </w:r>
        <w:r w:rsidDel="00EA1C7B">
          <w:delText>.</w:delText>
        </w:r>
      </w:del>
    </w:p>
    <w:p w:rsidR="008C2325" w:rsidRPr="004D7B46" w:rsidRDefault="008C2325" w:rsidP="004D7B46">
      <w:pPr>
        <w:pStyle w:val="Heading3"/>
        <w:jc w:val="both"/>
        <w:rPr>
          <w:lang w:val="en-US"/>
        </w:rPr>
      </w:pPr>
      <w:r w:rsidRPr="004D7B46">
        <w:rPr>
          <w:lang w:val="en-US"/>
        </w:rPr>
        <w:t>Roller energy balance</w:t>
      </w:r>
      <w:bookmarkEnd w:id="442"/>
    </w:p>
    <w:p w:rsidR="008C2325" w:rsidRDefault="008C2325" w:rsidP="004D7B46">
      <w:pPr>
        <w:rPr>
          <w:ins w:id="459" w:author="Arnold van Rooijen" w:date="2015-02-20T11:53:00Z"/>
          <w:color w:val="FF0000"/>
          <w:lang w:val="en-US"/>
        </w:rPr>
      </w:pPr>
      <w:r w:rsidRPr="004D7B46">
        <w:rPr>
          <w:color w:val="FF0000"/>
          <w:lang w:val="en-US"/>
        </w:rPr>
        <w:t>Dano</w:t>
      </w:r>
    </w:p>
    <w:p w:rsidR="00E15701" w:rsidRDefault="00E15701" w:rsidP="00E15701">
      <w:pPr>
        <w:pStyle w:val="Heading3"/>
        <w:rPr>
          <w:ins w:id="460" w:author="Arnold van Rooijen" w:date="2015-02-20T11:53:00Z"/>
          <w:lang w:val="en-US"/>
        </w:rPr>
        <w:pPrChange w:id="461" w:author="Arnold van Rooijen" w:date="2015-02-20T11:53:00Z">
          <w:pPr/>
        </w:pPrChange>
      </w:pPr>
      <w:ins w:id="462" w:author="Arnold van Rooijen" w:date="2015-02-20T11:53:00Z">
        <w:r>
          <w:rPr>
            <w:lang w:val="en-US"/>
          </w:rPr>
          <w:t>Radiation stresses</w:t>
        </w:r>
      </w:ins>
    </w:p>
    <w:p w:rsidR="00E15701" w:rsidRPr="004D7B46" w:rsidRDefault="00E15701" w:rsidP="00E15701">
      <w:pPr>
        <w:pStyle w:val="BodyText"/>
        <w:rPr>
          <w:lang w:val="en-US"/>
        </w:rPr>
      </w:pPr>
      <w:moveToRangeStart w:id="463" w:author="Arnold van Rooijen" w:date="2015-02-20T11:53:00Z" w:name="move412196555"/>
      <w:moveTo w:id="464" w:author="Arnold van Rooijen" w:date="2015-02-20T11:53:00Z">
        <w:r w:rsidRPr="004D7B46">
          <w:rPr>
            <w:lang w:val="en-US"/>
          </w:rPr>
          <w:t>Given the spatial distribution of the wave action (and therefore wave energy) the radiation stresses can be evaluated by using linear wave theory as described in:</w:t>
        </w:r>
      </w:moveTo>
    </w:p>
    <w:p w:rsidR="00E15701" w:rsidRPr="004D7B46" w:rsidRDefault="00E15701" w:rsidP="00E15701">
      <w:pPr>
        <w:pStyle w:val="BodyText"/>
        <w:rPr>
          <w:lang w:val="en-US"/>
        </w:rPr>
      </w:pPr>
    </w:p>
    <w:p w:rsidR="00E15701" w:rsidRPr="00E15701" w:rsidRDefault="00E15701" w:rsidP="00E15701">
      <w:pPr>
        <w:rPr>
          <w:lang w:val="en-US"/>
        </w:rPr>
      </w:pPr>
      <w:moveTo w:id="465" w:author="Arnold van Rooijen" w:date="2015-02-20T11:53:00Z">
        <w:r w:rsidRPr="004D7B46">
          <w:rPr>
            <w:lang w:val="en-US"/>
          </w:rPr>
          <w:tab/>
        </w:r>
        <w:r w:rsidRPr="004D7B46">
          <w:rPr>
            <w:position w:val="-108"/>
            <w:lang w:val="en-US"/>
          </w:rPr>
          <w:object w:dxaOrig="4260" w:dyaOrig="2280">
            <v:shape id="_x0000_i1238" type="#_x0000_t75" style="width:211.3pt;height:114pt" o:ole="">
              <v:imagedata r:id="rId38" o:title=""/>
            </v:shape>
            <o:OLEObject Type="Embed" ProgID="Equation.DSMT4" ShapeID="_x0000_i1238" DrawAspect="Content" ObjectID="_1485958906" r:id="rId6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moveTo>
      <w:del w:id="466" w:author="Arnold van Rooijen" w:date="2015-02-20T12:00:00Z">
        <w:r w:rsidR="00DE7887" w:rsidDel="00DE7887">
          <w:rPr>
            <w:lang w:val="en-US"/>
          </w:rPr>
          <w:fldChar w:fldCharType="separate"/>
        </w:r>
      </w:del>
      <w:moveTo w:id="467" w:author="Arnold van Rooijen" w:date="2015-02-20T11:53:00Z">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moveTo>
      <w:ins w:id="468" w:author="Arnold van Rooijen" w:date="2015-02-20T12:00:00Z">
        <w:r w:rsidR="00DE7887">
          <w:rPr>
            <w:noProof/>
            <w:lang w:val="en-US"/>
          </w:rPr>
          <w:instrText>1</w:instrText>
        </w:r>
      </w:ins>
      <w:moveTo w:id="469" w:author="Arnold van Rooijen" w:date="2015-02-20T11:53:00Z">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moveTo>
      <w:ins w:id="470" w:author="Arnold van Rooijen" w:date="2015-02-20T12:00:00Z">
        <w:r w:rsidR="00DE7887">
          <w:rPr>
            <w:noProof/>
            <w:lang w:val="en-US"/>
          </w:rPr>
          <w:instrText>17</w:instrText>
        </w:r>
      </w:ins>
      <w:moveTo w:id="471" w:author="Arnold van Rooijen" w:date="2015-02-20T11:53:00Z">
        <w:del w:id="472" w:author="Arnold van Rooijen" w:date="2015-02-20T12:00:00Z">
          <w:r w:rsidDel="00DE7887">
            <w:rPr>
              <w:noProof/>
              <w:lang w:val="en-US"/>
            </w:rPr>
            <w:delInstrText>8</w:delInstrText>
          </w:r>
        </w:del>
        <w:r w:rsidRPr="004D7B46">
          <w:rPr>
            <w:noProof/>
            <w:lang w:val="en-US"/>
          </w:rPr>
          <w:fldChar w:fldCharType="end"/>
        </w:r>
        <w:r w:rsidRPr="004D7B46">
          <w:rPr>
            <w:lang w:val="en-US"/>
          </w:rPr>
          <w:instrText>)</w:instrText>
        </w:r>
        <w:r w:rsidRPr="004D7B46">
          <w:rPr>
            <w:lang w:val="en-US"/>
          </w:rPr>
          <w:fldChar w:fldCharType="end"/>
        </w:r>
      </w:moveTo>
      <w:moveToRangeEnd w:id="463"/>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473" w:name="_Toc412018035"/>
      <w:r w:rsidRPr="004D7B46">
        <w:rPr>
          <w:lang w:val="en-US"/>
        </w:rPr>
        <w:t>Shallow water equations</w:t>
      </w:r>
      <w:bookmarkEnd w:id="473"/>
    </w:p>
    <w:p w:rsidR="000F7560" w:rsidRPr="004D7B46" w:rsidRDefault="000F7560" w:rsidP="004D7B46">
      <w:pPr>
        <w:rPr>
          <w:lang w:val="en-US"/>
        </w:rPr>
      </w:pPr>
      <w:r w:rsidRPr="004D7B46">
        <w:rPr>
          <w:lang w:val="en-US"/>
        </w:rPr>
        <w:t xml:space="preserve">For the low-frequency </w:t>
      </w:r>
      <w:ins w:id="474" w:author="Arnold van Rooijen" w:date="2015-02-20T10:13:00Z">
        <w:r w:rsidR="00646663">
          <w:rPr>
            <w:lang w:val="en-US"/>
          </w:rPr>
          <w:t xml:space="preserve">waves </w:t>
        </w:r>
      </w:ins>
      <w:r w:rsidRPr="004D7B46">
        <w:rPr>
          <w:lang w:val="en-US"/>
        </w:rPr>
        <w:t>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0.7pt;height:17.55pt" o:ole="">
            <v:imagedata r:id="rId66" o:title=""/>
          </v:shape>
          <o:OLEObject Type="Embed" ProgID="Equation.DSMT4" ShapeID="_x0000_i1045" DrawAspect="Content" ObjectID="_1485958907" r:id="rId6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75" w:author="Arnold van Rooijen" w:date="2015-02-20T12:00:00Z">
        <w:r w:rsidR="00DE7887" w:rsidDel="00DE7887">
          <w:rPr>
            <w:lang w:val="en-US"/>
          </w:rPr>
          <w:fldChar w:fldCharType="separate"/>
        </w:r>
      </w:del>
      <w:r w:rsidRPr="004D7B46">
        <w:rPr>
          <w:lang w:val="en-US"/>
        </w:rPr>
        <w:fldChar w:fldCharType="end"/>
      </w:r>
      <w:bookmarkStart w:id="476"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77" w:author="Arnold van Rooijen" w:date="2015-02-20T12:00:00Z">
        <w:r w:rsidR="00DE7887">
          <w:rPr>
            <w:noProof/>
            <w:lang w:val="en-US"/>
          </w:rPr>
          <w:instrText>18</w:instrText>
        </w:r>
      </w:ins>
      <w:del w:id="478" w:author="Arnold van Rooijen" w:date="2015-02-20T12:00:00Z">
        <w:r w:rsidR="004D7B46" w:rsidDel="00DE7887">
          <w:rPr>
            <w:noProof/>
            <w:lang w:val="en-US"/>
          </w:rPr>
          <w:delInstrText>15</w:delInstrText>
        </w:r>
      </w:del>
      <w:r w:rsidR="00883631" w:rsidRPr="004D7B46">
        <w:rPr>
          <w:noProof/>
          <w:lang w:val="en-US"/>
        </w:rPr>
        <w:fldChar w:fldCharType="end"/>
      </w:r>
      <w:r w:rsidRPr="004D7B46">
        <w:rPr>
          <w:lang w:val="en-US"/>
        </w:rPr>
        <w:instrText>)</w:instrText>
      </w:r>
      <w:bookmarkEnd w:id="476"/>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del w:id="479" w:author="Arnold van Rooijen" w:date="2015-02-20T10:14:00Z">
        <w:r w:rsidRPr="004D7B46" w:rsidDel="00646663">
          <w:rPr>
            <w:lang w:val="en-US"/>
          </w:rPr>
          <w:delText xml:space="preserve">In </w:delText>
        </w:r>
        <w:r w:rsidRPr="004D7B46" w:rsidDel="00646663">
          <w:rPr>
            <w:lang w:val="en-US"/>
          </w:rPr>
          <w:fldChar w:fldCharType="begin"/>
        </w:r>
        <w:r w:rsidRPr="004D7B46" w:rsidDel="00646663">
          <w:rPr>
            <w:lang w:val="en-US"/>
          </w:rPr>
          <w:delInstrText xml:space="preserve"> GOTOBUTTON ZEqnNum457587  \* MERGEFORMAT </w:delInstrText>
        </w:r>
        <w:r w:rsidRPr="004D7B46" w:rsidDel="00646663">
          <w:rPr>
            <w:lang w:val="en-US"/>
          </w:rPr>
          <w:fldChar w:fldCharType="begin"/>
        </w:r>
        <w:r w:rsidRPr="004D7B46" w:rsidDel="00646663">
          <w:rPr>
            <w:lang w:val="en-US"/>
          </w:rPr>
          <w:delInstrText xml:space="preserve"> REF ZEqnNum457587 \* Charformat \! \* MERGEFORMAT </w:delInstrText>
        </w:r>
        <w:r w:rsidRPr="004D7B46" w:rsidDel="00646663">
          <w:rPr>
            <w:lang w:val="en-US"/>
          </w:rPr>
          <w:fldChar w:fldCharType="separate"/>
        </w:r>
        <w:r w:rsidR="004D7B46" w:rsidRPr="004D7B46" w:rsidDel="00646663">
          <w:rPr>
            <w:lang w:val="en-US"/>
          </w:rPr>
          <w:delInstrText>(</w:delInstrText>
        </w:r>
        <w:r w:rsidR="004D7B46" w:rsidDel="00646663">
          <w:rPr>
            <w:lang w:val="en-US"/>
          </w:rPr>
          <w:delInstrText>1</w:delInstrText>
        </w:r>
        <w:r w:rsidR="004D7B46" w:rsidRPr="004D7B46" w:rsidDel="00646663">
          <w:rPr>
            <w:lang w:val="en-US"/>
          </w:rPr>
          <w:delInstrText>.</w:delInstrText>
        </w:r>
        <w:r w:rsidR="004D7B46" w:rsidDel="00646663">
          <w:rPr>
            <w:lang w:val="en-US"/>
          </w:rPr>
          <w:delInstrText>15</w:delInstrText>
        </w:r>
        <w:r w:rsidR="004D7B46" w:rsidRPr="004D7B46" w:rsidDel="00646663">
          <w:rPr>
            <w:lang w:val="en-US"/>
          </w:rPr>
          <w:delInstrText>)</w:delInstrText>
        </w:r>
        <w:r w:rsidRPr="004D7B46" w:rsidDel="00646663">
          <w:rPr>
            <w:lang w:val="en-US"/>
          </w:rPr>
          <w:fldChar w:fldCharType="end"/>
        </w:r>
        <w:r w:rsidRPr="004D7B46" w:rsidDel="00646663">
          <w:rPr>
            <w:lang w:val="en-US"/>
          </w:rPr>
          <w:fldChar w:fldCharType="end"/>
        </w:r>
      </w:del>
      <w:proofErr w:type="gramStart"/>
      <w:ins w:id="480" w:author="Arnold van Rooijen" w:date="2015-02-20T10:14:00Z">
        <w:r w:rsidR="00646663">
          <w:rPr>
            <w:lang w:val="en-US"/>
          </w:rPr>
          <w:t>where</w:t>
        </w:r>
      </w:ins>
      <w:proofErr w:type="gramEnd"/>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w:t>
      </w:r>
      <w:del w:id="481" w:author="Arnold van Rooijen" w:date="2015-02-20T10:14:00Z">
        <w:r w:rsidRPr="004D7B46" w:rsidDel="00646663">
          <w:rPr>
            <w:lang w:val="en-US"/>
          </w:rPr>
          <w:delText>s</w:delText>
        </w:r>
      </w:del>
      <w:r w:rsidRPr="004D7B46">
        <w:rPr>
          <w:lang w:val="en-US"/>
        </w:rPr>
        <w:t xml:space="preserve"> the Stokes drift in </w:t>
      </w:r>
      <w:r w:rsidRPr="00646663">
        <w:rPr>
          <w:i/>
          <w:lang w:val="en-US"/>
          <w:rPrChange w:id="482" w:author="Arnold van Rooijen" w:date="2015-02-20T10:14:00Z">
            <w:rPr>
              <w:lang w:val="en-US"/>
            </w:rPr>
          </w:rPrChange>
        </w:rPr>
        <w:t>x</w:t>
      </w:r>
      <w:r w:rsidRPr="004D7B46">
        <w:rPr>
          <w:lang w:val="en-US"/>
        </w:rPr>
        <w:t xml:space="preserve">- and </w:t>
      </w:r>
      <w:r w:rsidRPr="00646663">
        <w:rPr>
          <w:i/>
          <w:lang w:val="en-US"/>
          <w:rPrChange w:id="483" w:author="Arnold van Rooijen" w:date="2015-02-20T10:14:00Z">
            <w:rPr>
              <w:lang w:val="en-US"/>
            </w:rPr>
          </w:rPrChange>
        </w:rPr>
        <w:t>y</w:t>
      </w:r>
      <w:r w:rsidRPr="004D7B46">
        <w:rPr>
          <w:lang w:val="en-US"/>
        </w:rPr>
        <w:t xml:space="preserve">-direction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ins w:id="48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16</w:instrText>
        </w:r>
        <w:r w:rsidR="00DE7887" w:rsidRPr="004D7B46">
          <w:rPr>
            <w:lang w:val="en-US"/>
          </w:rPr>
          <w:instrText>)</w:instrText>
        </w:r>
      </w:ins>
      <w:del w:id="485" w:author="Arnold van Rooijen" w:date="2015-02-20T12:00:00Z">
        <w:r w:rsidR="004D7B46" w:rsidRPr="004D7B46" w:rsidDel="00DE7887">
          <w:rPr>
            <w:lang w:val="en-US"/>
          </w:rPr>
          <w:delInstrText>(1.16)</w:delInstrText>
        </w:r>
      </w:del>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4pt;height:33.85pt" o:ole="">
            <v:imagedata r:id="rId68" o:title=""/>
          </v:shape>
          <o:OLEObject Type="Embed" ProgID="Equation.DSMT4" ShapeID="_x0000_i1046" DrawAspect="Content" ObjectID="_1485958908" r:id="rId6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86" w:author="Arnold van Rooijen" w:date="2015-02-20T12:00:00Z">
        <w:r w:rsidR="00DE7887" w:rsidDel="00DE7887">
          <w:rPr>
            <w:lang w:val="en-US"/>
          </w:rPr>
          <w:fldChar w:fldCharType="separate"/>
        </w:r>
      </w:del>
      <w:r w:rsidRPr="004D7B46">
        <w:rPr>
          <w:lang w:val="en-US"/>
        </w:rPr>
        <w:fldChar w:fldCharType="end"/>
      </w:r>
      <w:bookmarkStart w:id="487"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88" w:author="Arnold van Rooijen" w:date="2015-02-20T12:00:00Z">
        <w:r w:rsidR="00DE7887">
          <w:rPr>
            <w:noProof/>
            <w:lang w:val="en-US"/>
          </w:rPr>
          <w:instrText>19</w:instrText>
        </w:r>
      </w:ins>
      <w:del w:id="489" w:author="Arnold van Rooijen" w:date="2015-02-20T12:00:00Z">
        <w:r w:rsidR="004D7B46" w:rsidDel="00DE7887">
          <w:rPr>
            <w:noProof/>
            <w:lang w:val="en-US"/>
          </w:rPr>
          <w:delInstrText>16</w:delInstrText>
        </w:r>
      </w:del>
      <w:r w:rsidR="00883631" w:rsidRPr="004D7B46">
        <w:rPr>
          <w:noProof/>
          <w:lang w:val="en-US"/>
        </w:rPr>
        <w:fldChar w:fldCharType="end"/>
      </w:r>
      <w:r w:rsidRPr="004D7B46">
        <w:rPr>
          <w:lang w:val="en-US"/>
        </w:rPr>
        <w:instrText>)</w:instrText>
      </w:r>
      <w:bookmarkEnd w:id="487"/>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003C6D0A" w:rsidRPr="004D7B46">
        <w:rPr>
          <w:position w:val="-104"/>
          <w:lang w:val="en-US"/>
        </w:rPr>
        <w:object w:dxaOrig="7660" w:dyaOrig="2240">
          <v:shape id="_x0000_i1482" type="#_x0000_t75" style="width:383.55pt;height:112.3pt" o:ole="">
            <v:imagedata r:id="rId70" o:title=""/>
          </v:shape>
          <o:OLEObject Type="Embed" ProgID="Equation.DSMT4" ShapeID="_x0000_i1482" DrawAspect="Content" ObjectID="_1485958909" r:id="rId7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490" w:author="Arnold van Rooijen" w:date="2015-02-20T12:00:00Z">
        <w:r w:rsidR="00DE7887" w:rsidDel="00DE7887">
          <w:rPr>
            <w:lang w:val="en-US"/>
          </w:rPr>
          <w:fldChar w:fldCharType="separate"/>
        </w:r>
      </w:del>
      <w:r w:rsidRPr="004D7B46">
        <w:rPr>
          <w:lang w:val="en-US"/>
        </w:rPr>
        <w:fldChar w:fldCharType="end"/>
      </w:r>
      <w:bookmarkStart w:id="491"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492" w:author="Arnold van Rooijen" w:date="2015-02-20T12:00:00Z">
        <w:r w:rsidR="00DE7887">
          <w:rPr>
            <w:noProof/>
            <w:lang w:val="en-US"/>
          </w:rPr>
          <w:instrText>20</w:instrText>
        </w:r>
      </w:ins>
      <w:del w:id="493" w:author="Arnold van Rooijen" w:date="2015-02-20T12:00:00Z">
        <w:r w:rsidR="004D7B46" w:rsidDel="00DE7887">
          <w:rPr>
            <w:noProof/>
            <w:lang w:val="en-US"/>
          </w:rPr>
          <w:delInstrText>17</w:delInstrText>
        </w:r>
      </w:del>
      <w:r w:rsidR="00883631" w:rsidRPr="004D7B46">
        <w:rPr>
          <w:noProof/>
          <w:lang w:val="en-US"/>
        </w:rPr>
        <w:fldChar w:fldCharType="end"/>
      </w:r>
      <w:r w:rsidRPr="004D7B46">
        <w:rPr>
          <w:lang w:val="en-US"/>
        </w:rPr>
        <w:instrText>)</w:instrText>
      </w:r>
      <w:bookmarkEnd w:id="491"/>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del w:id="494" w:author="Arnold van Rooijen" w:date="2015-02-20T10:15:00Z">
        <w:r w:rsidRPr="004D7B46" w:rsidDel="00646663">
          <w:rPr>
            <w:lang w:val="en-US"/>
          </w:rPr>
          <w:delText xml:space="preserve">In </w:delText>
        </w:r>
        <w:r w:rsidRPr="004D7B46" w:rsidDel="00646663">
          <w:rPr>
            <w:lang w:val="en-US"/>
          </w:rPr>
          <w:fldChar w:fldCharType="begin"/>
        </w:r>
        <w:r w:rsidRPr="004D7B46" w:rsidDel="00646663">
          <w:rPr>
            <w:lang w:val="en-US"/>
          </w:rPr>
          <w:delInstrText xml:space="preserve"> GOTOBUTTON ZEqnNum343516  \* MERGEFORMAT </w:delInstrText>
        </w:r>
        <w:r w:rsidRPr="004D7B46" w:rsidDel="00646663">
          <w:rPr>
            <w:lang w:val="en-US"/>
          </w:rPr>
          <w:fldChar w:fldCharType="begin"/>
        </w:r>
        <w:r w:rsidRPr="004D7B46" w:rsidDel="00646663">
          <w:rPr>
            <w:lang w:val="en-US"/>
          </w:rPr>
          <w:delInstrText xml:space="preserve"> REF ZEqnNum343516 \* Charformat \! \* MERGEFORMAT </w:delInstrText>
        </w:r>
        <w:r w:rsidRPr="004D7B46" w:rsidDel="00646663">
          <w:rPr>
            <w:lang w:val="en-US"/>
          </w:rPr>
          <w:fldChar w:fldCharType="separate"/>
        </w:r>
        <w:r w:rsidR="004D7B46" w:rsidRPr="004D7B46" w:rsidDel="00646663">
          <w:rPr>
            <w:lang w:val="en-US"/>
          </w:rPr>
          <w:delInstrText>(</w:delInstrText>
        </w:r>
        <w:r w:rsidR="004D7B46" w:rsidDel="00646663">
          <w:rPr>
            <w:lang w:val="en-US"/>
          </w:rPr>
          <w:delInstrText>1</w:delInstrText>
        </w:r>
        <w:r w:rsidR="004D7B46" w:rsidRPr="004D7B46" w:rsidDel="00646663">
          <w:rPr>
            <w:lang w:val="en-US"/>
          </w:rPr>
          <w:delInstrText>.</w:delInstrText>
        </w:r>
        <w:r w:rsidR="004D7B46" w:rsidDel="00646663">
          <w:rPr>
            <w:lang w:val="en-US"/>
          </w:rPr>
          <w:delInstrText>17</w:delInstrText>
        </w:r>
        <w:r w:rsidR="004D7B46" w:rsidRPr="004D7B46" w:rsidDel="00646663">
          <w:rPr>
            <w:lang w:val="en-US"/>
          </w:rPr>
          <w:delInstrText>)</w:delInstrText>
        </w:r>
        <w:r w:rsidRPr="004D7B46" w:rsidDel="00646663">
          <w:rPr>
            <w:lang w:val="en-US"/>
          </w:rPr>
          <w:fldChar w:fldCharType="end"/>
        </w:r>
        <w:r w:rsidRPr="004D7B46" w:rsidDel="00646663">
          <w:rPr>
            <w:lang w:val="en-US"/>
          </w:rPr>
          <w:fldChar w:fldCharType="end"/>
        </w:r>
      </w:del>
      <w:ins w:id="495" w:author="Arnold van Rooijen" w:date="2015-02-20T10:15:00Z">
        <w:r w:rsidR="00646663">
          <w:rPr>
            <w:lang w:val="en-US"/>
          </w:rPr>
          <w:t>where</w:t>
        </w:r>
      </w:ins>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ins w:id="496" w:author="Arnold van Rooijen" w:date="2015-02-20T10:18:00Z">
        <w:r w:rsidR="00646663">
          <w:rPr>
            <w:i/>
            <w:vertAlign w:val="subscript"/>
            <w:lang w:val="en-US"/>
          </w:rPr>
          <w:t>x</w:t>
        </w:r>
        <w:r w:rsidR="00646663">
          <w:rPr>
            <w:i/>
            <w:lang w:val="en-US"/>
          </w:rPr>
          <w:t>,F</w:t>
        </w:r>
      </w:ins>
      <w:ins w:id="497" w:author="Arnold van Rooijen" w:date="2015-02-20T10:19:00Z">
        <w:r w:rsidR="00646663">
          <w:rPr>
            <w:i/>
            <w:vertAlign w:val="subscript"/>
            <w:lang w:val="en-US"/>
          </w:rPr>
          <w:t>y</w:t>
        </w:r>
      </w:ins>
      <w:r w:rsidRPr="004D7B46">
        <w:rPr>
          <w:lang w:val="en-US"/>
        </w:rPr>
        <w:t xml:space="preserve"> are the wave-induced stresses, </w:t>
      </w:r>
      <w:ins w:id="498" w:author="Arnold van Rooijen" w:date="2015-02-20T12:34:00Z">
        <w:r w:rsidR="003C6D0A">
          <w:rPr>
            <w:i/>
            <w:lang w:val="en-US"/>
          </w:rPr>
          <w:t>ν</w:t>
        </w:r>
        <w:r w:rsidR="003C6D0A" w:rsidRPr="003C6D0A">
          <w:rPr>
            <w:i/>
            <w:vertAlign w:val="subscript"/>
            <w:lang w:val="en-US"/>
            <w:rPrChange w:id="499" w:author="Arnold van Rooijen" w:date="2015-02-20T12:34:00Z">
              <w:rPr>
                <w:i/>
                <w:lang w:val="en-US"/>
              </w:rPr>
            </w:rPrChange>
          </w:rPr>
          <w:t>h</w:t>
        </w:r>
      </w:ins>
      <w:del w:id="500" w:author="Arnold van Rooijen" w:date="2015-02-20T12:34:00Z">
        <w:r w:rsidRPr="004D7B46" w:rsidDel="003C6D0A">
          <w:rPr>
            <w:i/>
            <w:lang w:val="en-US"/>
          </w:rPr>
          <w:delText>v</w:delText>
        </w:r>
      </w:del>
      <w:r w:rsidRPr="004D7B46">
        <w:rPr>
          <w:lang w:val="en-US"/>
        </w:rPr>
        <w:t xml:space="preserve"> is the horizontal viscosity and </w:t>
      </w:r>
      <w:r w:rsidRPr="004D7B46">
        <w:rPr>
          <w:i/>
          <w:lang w:val="en-US"/>
        </w:rPr>
        <w:t>f</w:t>
      </w:r>
      <w:r w:rsidRPr="004D7B46">
        <w:rPr>
          <w:lang w:val="en-US"/>
        </w:rPr>
        <w:t xml:space="preserve"> is the Coriolis coefficient. </w:t>
      </w:r>
      <w:ins w:id="501" w:author="Arnold van Rooijen" w:date="2015-02-20T10:20:00Z">
        <w:r w:rsidR="007911F5">
          <w:rPr>
            <w:lang w:val="en-US"/>
          </w:rPr>
          <w:t xml:space="preserve">Note that </w:t>
        </w:r>
      </w:ins>
      <w:del w:id="502" w:author="Arnold van Rooijen" w:date="2015-02-20T10:20:00Z">
        <w:r w:rsidRPr="004D7B46" w:rsidDel="007911F5">
          <w:rPr>
            <w:lang w:val="en-US"/>
          </w:rPr>
          <w:delText>T</w:delText>
        </w:r>
      </w:del>
      <w:ins w:id="503" w:author="Arnold van Rooijen" w:date="2015-02-20T10:20:00Z">
        <w:r w:rsidR="007911F5">
          <w:rPr>
            <w:lang w:val="en-US"/>
          </w:rPr>
          <w:t>t</w:t>
        </w:r>
      </w:ins>
      <w:r w:rsidRPr="004D7B46">
        <w:rPr>
          <w:lang w:val="en-US"/>
        </w:rPr>
        <w:t xml:space="preserve">he shear stress terms are calculated with the Eulerian velocities as experienced by the bed and not with the GLM </w:t>
      </w:r>
      <w:commentRangeStart w:id="504"/>
      <w:r w:rsidRPr="004D7B46">
        <w:rPr>
          <w:lang w:val="en-US"/>
        </w:rPr>
        <w:t>velocities</w:t>
      </w:r>
      <w:commentRangeEnd w:id="504"/>
      <w:r w:rsidR="007911F5">
        <w:rPr>
          <w:rStyle w:val="CommentReference"/>
        </w:rPr>
        <w:commentReference w:id="504"/>
      </w:r>
      <w:r w:rsidRPr="004D7B46">
        <w:rPr>
          <w:lang w:val="en-US"/>
        </w:rPr>
        <w:t xml:space="preserve">. </w:t>
      </w:r>
      <w:del w:id="505" w:author="Arnold van Rooijen" w:date="2015-02-20T12:35:00Z">
        <w:r w:rsidRPr="004D7B46" w:rsidDel="005910D2">
          <w:rPr>
            <w:lang w:val="en-US"/>
          </w:rPr>
          <w:delText xml:space="preserve">Also, the boundary conditions for the flow computations are expressed in function of Lagrangian and not Eulerian velocities. </w:delText>
        </w:r>
      </w:del>
    </w:p>
    <w:p w:rsidR="000F7560" w:rsidRPr="004D7B46" w:rsidRDefault="000F7560" w:rsidP="004D7B46">
      <w:pPr>
        <w:pStyle w:val="Heading3"/>
        <w:jc w:val="both"/>
        <w:rPr>
          <w:lang w:val="en-US"/>
        </w:rPr>
      </w:pPr>
      <w:bookmarkStart w:id="506" w:name="_Toc412018036"/>
      <w:r w:rsidRPr="004D7B46">
        <w:rPr>
          <w:lang w:val="en-US"/>
        </w:rPr>
        <w:t>Horizontal viscosity</w:t>
      </w:r>
      <w:bookmarkEnd w:id="50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45pt;height:42pt" o:ole="">
            <v:imagedata r:id="rId72" o:title=""/>
          </v:shape>
          <o:OLEObject Type="Embed" ProgID="Equation.DSMT4" ShapeID="_x0000_i1048" DrawAspect="Content" ObjectID="_1485958910" r:id="rId7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07" w:author="Arnold van Rooijen" w:date="2015-02-20T12:00:00Z">
        <w:r w:rsidR="00DE7887" w:rsidDel="00DE7887">
          <w:rPr>
            <w:lang w:val="en-US"/>
          </w:rPr>
          <w:fldChar w:fldCharType="separate"/>
        </w:r>
      </w:del>
      <w:r w:rsidRPr="004D7B46">
        <w:rPr>
          <w:lang w:val="en-US"/>
        </w:rPr>
        <w:fldChar w:fldCharType="end"/>
      </w:r>
      <w:bookmarkStart w:id="508"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09" w:author="Arnold van Rooijen" w:date="2015-02-20T12:00:00Z">
        <w:r w:rsidR="00DE7887">
          <w:rPr>
            <w:noProof/>
            <w:lang w:val="en-US"/>
          </w:rPr>
          <w:instrText>21</w:instrText>
        </w:r>
      </w:ins>
      <w:del w:id="510" w:author="Arnold van Rooijen" w:date="2015-02-20T12:00:00Z">
        <w:r w:rsidR="004D7B46" w:rsidDel="00DE7887">
          <w:rPr>
            <w:noProof/>
            <w:lang w:val="en-US"/>
          </w:rPr>
          <w:delInstrText>18</w:delInstrText>
        </w:r>
      </w:del>
      <w:r w:rsidR="00883631" w:rsidRPr="004D7B46">
        <w:rPr>
          <w:noProof/>
          <w:lang w:val="en-US"/>
        </w:rPr>
        <w:fldChar w:fldCharType="end"/>
      </w:r>
      <w:r w:rsidRPr="004D7B46">
        <w:rPr>
          <w:lang w:val="en-US"/>
        </w:rPr>
        <w:instrText>)</w:instrText>
      </w:r>
      <w:bookmarkEnd w:id="508"/>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ins w:id="51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21</w:instrText>
        </w:r>
        <w:r w:rsidR="00DE7887" w:rsidRPr="004D7B46">
          <w:rPr>
            <w:lang w:val="en-US"/>
          </w:rPr>
          <w:instrText>)</w:instrText>
        </w:r>
      </w:ins>
      <w:del w:id="51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18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w:t>
      </w:r>
      <w:ins w:id="513" w:author="Arnold van Rooijen" w:date="2015-02-20T12:36:00Z">
        <w:r w:rsidR="005910D2">
          <w:rPr>
            <w:lang w:val="en-US"/>
          </w:rPr>
          <w:t xml:space="preserve"> (keyword </w:t>
        </w:r>
        <w:r w:rsidR="005910D2" w:rsidRPr="005910D2">
          <w:rPr>
            <w:i/>
            <w:lang w:val="en-US"/>
            <w:rPrChange w:id="514" w:author="Arnold van Rooijen" w:date="2015-02-20T12:36:00Z">
              <w:rPr>
                <w:lang w:val="en-US"/>
              </w:rPr>
            </w:rPrChange>
          </w:rPr>
          <w:t>nuh</w:t>
        </w:r>
        <w:r w:rsidR="005910D2">
          <w:rPr>
            <w:lang w:val="en-US"/>
          </w:rPr>
          <w:t>)</w:t>
        </w:r>
      </w:ins>
      <w:r w:rsidRPr="004D7B46">
        <w:rPr>
          <w:lang w:val="en-US"/>
        </w:rPr>
        <w:t>, set at 0.1 in all model simulations. It is also possible to use a user-defined value for the horizontal viscosity</w:t>
      </w:r>
      <w:ins w:id="515" w:author="Arnold van Rooijen" w:date="2015-02-20T12:36:00Z">
        <w:r w:rsidR="005910D2">
          <w:rPr>
            <w:lang w:val="en-US"/>
          </w:rPr>
          <w:t xml:space="preserve"> by turning off the Smagorinsky model</w:t>
        </w:r>
      </w:ins>
      <w:r w:rsidRPr="004D7B46">
        <w:rPr>
          <w:lang w:val="en-US"/>
        </w:rPr>
        <w:t xml:space="preserve"> (keyword </w:t>
      </w:r>
      <w:r w:rsidRPr="004D7B46">
        <w:rPr>
          <w:i/>
          <w:lang w:val="en-US"/>
        </w:rPr>
        <w:t>smag = 0</w:t>
      </w:r>
      <w:r w:rsidRPr="004D7B46">
        <w:rPr>
          <w:lang w:val="en-US"/>
        </w:rPr>
        <w:t>)</w:t>
      </w:r>
      <w:ins w:id="516" w:author="Arnold van Rooijen" w:date="2015-02-20T12:36:00Z">
        <w:r w:rsidR="005910D2">
          <w:rPr>
            <w:lang w:val="en-US"/>
          </w:rPr>
          <w:t xml:space="preserve"> and specifying the value (keyword </w:t>
        </w:r>
        <w:r w:rsidR="005910D2">
          <w:rPr>
            <w:i/>
            <w:lang w:val="en-US"/>
          </w:rPr>
          <w:t>nuh</w:t>
        </w:r>
        <w:r w:rsidR="005910D2">
          <w:rPr>
            <w:lang w:val="en-US"/>
          </w:rPr>
          <w:t>)</w:t>
        </w:r>
      </w:ins>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517" w:name="_Toc412018037"/>
      <w:r w:rsidRPr="004D7B46">
        <w:rPr>
          <w:lang w:val="en-US"/>
        </w:rPr>
        <w:t>Bed shear stress</w:t>
      </w:r>
      <w:bookmarkEnd w:id="517"/>
    </w:p>
    <w:p w:rsidR="000F7560" w:rsidRPr="004D7B46" w:rsidRDefault="000F7560" w:rsidP="004D7B46">
      <w:pPr>
        <w:rPr>
          <w:lang w:val="en-US"/>
        </w:rPr>
      </w:pPr>
      <w:del w:id="518" w:author="Arnold van Rooijen" w:date="2015-02-20T10:22:00Z">
        <w:r w:rsidRPr="004D7B46" w:rsidDel="00527C9F">
          <w:rPr>
            <w:lang w:val="en-US"/>
          </w:rPr>
          <w:delText xml:space="preserve">The mean current and long wave motions are solved within the depth-averaged momentum and continuity equations. </w:delText>
        </w:r>
      </w:del>
      <w:r w:rsidRPr="004D7B46">
        <w:rPr>
          <w:lang w:val="en-US"/>
        </w:rPr>
        <w:t>The bed friction associated with mean currents and long wave</w:t>
      </w:r>
      <w:ins w:id="519" w:author="Arnold van Rooijen" w:date="2015-02-20T10:22:00Z">
        <w:r w:rsidR="00527C9F">
          <w:rPr>
            <w:lang w:val="en-US"/>
          </w:rPr>
          <w:t>s</w:t>
        </w:r>
      </w:ins>
      <w:r w:rsidRPr="004D7B46">
        <w:rPr>
          <w:lang w:val="en-US"/>
        </w:rPr>
        <w:t xml:space="preser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00527C9F" w:rsidRPr="00527C9F">
        <w:rPr>
          <w:position w:val="-46"/>
          <w:lang w:val="en-US"/>
        </w:rPr>
        <w:object w:dxaOrig="3600" w:dyaOrig="1040">
          <v:shape id="_x0000_i1221" type="#_x0000_t75" style="width:180.45pt;height:52.7pt" o:ole="">
            <v:imagedata r:id="rId74" o:title=""/>
          </v:shape>
          <o:OLEObject Type="Embed" ProgID="Equation.DSMT4" ShapeID="_x0000_i1221" DrawAspect="Content" ObjectID="_1485958911" r:id="rId7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2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21" w:author="Arnold van Rooijen" w:date="2015-02-20T12:00:00Z">
        <w:r w:rsidR="00DE7887">
          <w:rPr>
            <w:noProof/>
            <w:lang w:val="en-US"/>
          </w:rPr>
          <w:instrText>22</w:instrText>
        </w:r>
      </w:ins>
      <w:del w:id="522" w:author="Arnold van Rooijen" w:date="2015-02-20T12:00:00Z">
        <w:r w:rsidR="004D7B46" w:rsidDel="00DE7887">
          <w:rPr>
            <w:noProof/>
            <w:lang w:val="en-US"/>
          </w:rPr>
          <w:delInstrText>19</w:delInstrText>
        </w:r>
      </w:del>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Del="00527C9F" w:rsidRDefault="000F7560" w:rsidP="004D7B46">
      <w:pPr>
        <w:rPr>
          <w:del w:id="523" w:author="Arnold van Rooijen" w:date="2015-02-20T10:23:00Z"/>
          <w:lang w:val="en-US"/>
        </w:rPr>
      </w:pPr>
    </w:p>
    <w:p w:rsidR="000F7560" w:rsidRPr="004D7B46" w:rsidDel="00527C9F" w:rsidRDefault="000F7560" w:rsidP="004D7B46">
      <w:pPr>
        <w:rPr>
          <w:del w:id="524" w:author="Arnold van Rooijen" w:date="2015-02-20T10:23:00Z"/>
          <w:lang w:val="en-US"/>
        </w:rPr>
      </w:pPr>
    </w:p>
    <w:p w:rsidR="000F7560" w:rsidRPr="004D7B46" w:rsidRDefault="000F7560" w:rsidP="004D7B46">
      <w:pPr>
        <w:rPr>
          <w:lang w:val="en-US"/>
        </w:rPr>
      </w:pPr>
      <w:commentRangeStart w:id="525"/>
      <w:r w:rsidRPr="004D7B46">
        <w:rPr>
          <w:lang w:val="en-US"/>
        </w:rPr>
        <w:t xml:space="preserve">There are </w:t>
      </w:r>
      <w:del w:id="526" w:author="Arnold van Rooijen" w:date="2015-02-20T10:23:00Z">
        <w:r w:rsidRPr="004D7B46" w:rsidDel="00527C9F">
          <w:rPr>
            <w:lang w:val="en-US"/>
          </w:rPr>
          <w:delText xml:space="preserve">4 </w:delText>
        </w:r>
      </w:del>
      <w:ins w:id="527" w:author="Arnold van Rooijen" w:date="2015-02-20T10:23:00Z">
        <w:r w:rsidR="00527C9F">
          <w:rPr>
            <w:lang w:val="en-US"/>
          </w:rPr>
          <w:t>5(?)</w:t>
        </w:r>
        <w:r w:rsidR="00527C9F" w:rsidRPr="004D7B46">
          <w:rPr>
            <w:lang w:val="en-US"/>
          </w:rPr>
          <w:t xml:space="preserve"> </w:t>
        </w:r>
      </w:ins>
      <w:r w:rsidRPr="004D7B46">
        <w:rPr>
          <w:lang w:val="en-US"/>
        </w:rPr>
        <w:t xml:space="preserve">different </w:t>
      </w:r>
      <w:del w:id="528" w:author="Arnold van Rooijen" w:date="2015-02-20T10:23:00Z">
        <w:r w:rsidRPr="004D7B46" w:rsidDel="00C71E6A">
          <w:rPr>
            <w:lang w:val="en-US"/>
          </w:rPr>
          <w:delText xml:space="preserve">bed friction </w:delText>
        </w:r>
      </w:del>
      <w:r w:rsidRPr="004D7B46">
        <w:rPr>
          <w:lang w:val="en-US"/>
        </w:rPr>
        <w:t xml:space="preserve">formulations </w:t>
      </w:r>
      <w:ins w:id="529" w:author="Arnold van Rooijen" w:date="2015-02-20T10:23:00Z">
        <w:r w:rsidR="00C71E6A">
          <w:rPr>
            <w:lang w:val="en-US"/>
          </w:rPr>
          <w:t xml:space="preserve">for the bed friction coefficient </w:t>
        </w:r>
        <w:r w:rsidR="00C71E6A" w:rsidRPr="00C71E6A">
          <w:rPr>
            <w:i/>
            <w:lang w:val="en-US"/>
            <w:rPrChange w:id="530" w:author="Arnold van Rooijen" w:date="2015-02-20T10:24:00Z">
              <w:rPr>
                <w:lang w:val="en-US"/>
              </w:rPr>
            </w:rPrChange>
          </w:rPr>
          <w:t>c</w:t>
        </w:r>
        <w:r w:rsidR="00C71E6A" w:rsidRPr="00C71E6A">
          <w:rPr>
            <w:i/>
            <w:vertAlign w:val="subscript"/>
            <w:lang w:val="en-US"/>
            <w:rPrChange w:id="531" w:author="Arnold van Rooijen" w:date="2015-02-20T10:24:00Z">
              <w:rPr>
                <w:lang w:val="en-US"/>
              </w:rPr>
            </w:rPrChange>
          </w:rPr>
          <w:t>f</w:t>
        </w:r>
        <w:r w:rsidR="00C71E6A">
          <w:rPr>
            <w:lang w:val="en-US"/>
          </w:rPr>
          <w:t xml:space="preserve"> </w:t>
        </w:r>
      </w:ins>
      <w:r w:rsidRPr="004D7B46">
        <w:rPr>
          <w:lang w:val="en-US"/>
        </w:rPr>
        <w:t xml:space="preserve">(keyword: </w:t>
      </w:r>
      <w:r w:rsidRPr="004D7B46">
        <w:rPr>
          <w:i/>
          <w:lang w:val="en-US"/>
        </w:rPr>
        <w:t>bedfriccoef</w:t>
      </w:r>
      <w:r w:rsidRPr="004D7B46">
        <w:rPr>
          <w:lang w:val="en-US"/>
        </w:rPr>
        <w:t>) implemented in</w:t>
      </w:r>
      <w:del w:id="532" w:author="Arnold van Rooijen" w:date="2015-02-20T10:23:00Z">
        <w:r w:rsidRPr="004D7B46" w:rsidDel="00C71E6A">
          <w:rPr>
            <w:lang w:val="en-US"/>
          </w:rPr>
          <w:delText>to</w:delText>
        </w:r>
      </w:del>
      <w:r w:rsidRPr="004D7B46">
        <w:rPr>
          <w:lang w:val="en-US"/>
        </w:rPr>
        <w:t xml:space="preserve">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Default="000F7560" w:rsidP="00003097">
      <w:pPr>
        <w:rPr>
          <w:ins w:id="533" w:author="Arnold van Rooijen" w:date="2015-02-20T10:29:00Z"/>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commentRangeEnd w:id="525"/>
      <w:r w:rsidR="00D46445">
        <w:rPr>
          <w:rStyle w:val="CommentReference"/>
        </w:rPr>
        <w:commentReference w:id="525"/>
      </w:r>
    </w:p>
    <w:p w:rsidR="00EA1C7B" w:rsidRDefault="00EA1C7B" w:rsidP="00EA1C7B">
      <w:pPr>
        <w:pStyle w:val="Heading3"/>
        <w:rPr>
          <w:ins w:id="534" w:author="Arnold van Rooijen" w:date="2015-02-20T10:30:00Z"/>
          <w:lang w:val="en-US"/>
        </w:rPr>
        <w:pPrChange w:id="535" w:author="Arnold van Rooijen" w:date="2015-02-20T10:30:00Z">
          <w:pPr/>
        </w:pPrChange>
      </w:pPr>
      <w:ins w:id="536" w:author="Arnold van Rooijen" w:date="2015-02-20T10:30:00Z">
        <w:r>
          <w:rPr>
            <w:lang w:val="en-US"/>
          </w:rPr>
          <w:t>Damping by vegetation</w:t>
        </w:r>
      </w:ins>
    </w:p>
    <w:p w:rsidR="00EA1C7B" w:rsidRDefault="00EA1C7B" w:rsidP="00EA1C7B">
      <w:pPr>
        <w:pStyle w:val="07paragraphs"/>
        <w:spacing w:line="240" w:lineRule="auto"/>
        <w:rPr>
          <w:ins w:id="537" w:author="Arnold van Rooijen" w:date="2015-02-20T10:30:00Z"/>
          <w:rFonts w:ascii="Arial" w:hAnsi="Arial" w:cs="Arial"/>
          <w:sz w:val="21"/>
          <w:szCs w:val="24"/>
          <w:lang w:val="en-GB"/>
        </w:rPr>
      </w:pPr>
      <w:ins w:id="538" w:author="Arnold van Rooijen" w:date="2015-02-20T10:30:00Z">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ins>
    </w:p>
    <w:p w:rsidR="00EA1C7B" w:rsidRPr="00E0511A" w:rsidRDefault="00EA1C7B" w:rsidP="00EA1C7B">
      <w:pPr>
        <w:pStyle w:val="MTDisplayEquation"/>
        <w:rPr>
          <w:ins w:id="539" w:author="Arnold van Rooijen" w:date="2015-02-20T10:30:00Z"/>
        </w:rPr>
      </w:pPr>
      <w:ins w:id="540" w:author="Arnold van Rooijen" w:date="2015-02-20T10:30:00Z">
        <w:r>
          <w:tab/>
        </w:r>
        <w:r w:rsidRPr="00E0511A">
          <w:rPr>
            <w:position w:val="-24"/>
          </w:rPr>
          <w:object w:dxaOrig="2380" w:dyaOrig="620">
            <v:shape id="_x0000_i1225" type="#_x0000_t75" style="width:118.7pt;height:30.85pt" o:ole="">
              <v:imagedata r:id="rId60" o:title=""/>
            </v:shape>
            <o:OLEObject Type="Embed" ProgID="Equation.DSMT4" ShapeID="_x0000_i1225" DrawAspect="Content" ObjectID="_1485958912" r:id="rId76"/>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541" w:author="Arnold van Rooijen" w:date="2015-02-20T12:00:00Z">
        <w:r w:rsidR="00DE7887" w:rsidDel="00DE7887">
          <w:fldChar w:fldCharType="separate"/>
        </w:r>
      </w:del>
      <w:ins w:id="542" w:author="Arnold van Rooijen" w:date="2015-02-20T10:30:00Z">
        <w:r>
          <w:fldChar w:fldCharType="end"/>
        </w:r>
        <w:r>
          <w:instrText>(</w:instrText>
        </w:r>
        <w:r>
          <w:fldChar w:fldCharType="begin"/>
        </w:r>
        <w:r>
          <w:instrText xml:space="preserve"> SEQ MTSec \c \* Arabic \* MERGEFORMAT </w:instrText>
        </w:r>
        <w:r>
          <w:fldChar w:fldCharType="separate"/>
        </w:r>
      </w:ins>
      <w:ins w:id="543" w:author="Arnold van Rooijen" w:date="2015-02-20T12:00:00Z">
        <w:r w:rsidR="00DE7887">
          <w:rPr>
            <w:noProof/>
          </w:rPr>
          <w:instrText>1</w:instrText>
        </w:r>
      </w:ins>
      <w:ins w:id="544" w:author="Arnold van Rooijen" w:date="2015-02-20T10:30:00Z">
        <w:r>
          <w:rPr>
            <w:noProof/>
          </w:rPr>
          <w:fldChar w:fldCharType="end"/>
        </w:r>
        <w:r>
          <w:instrText>.</w:instrText>
        </w:r>
        <w:r>
          <w:fldChar w:fldCharType="begin"/>
        </w:r>
        <w:r>
          <w:instrText xml:space="preserve"> SEQ MTEqn \c \* Arabic \* MERGEFORMAT </w:instrText>
        </w:r>
        <w:r>
          <w:fldChar w:fldCharType="separate"/>
        </w:r>
      </w:ins>
      <w:ins w:id="545" w:author="Arnold van Rooijen" w:date="2015-02-20T12:00:00Z">
        <w:r w:rsidR="00DE7887">
          <w:rPr>
            <w:noProof/>
          </w:rPr>
          <w:instrText>23</w:instrText>
        </w:r>
      </w:ins>
      <w:ins w:id="546" w:author="Arnold van Rooijen" w:date="2015-02-20T10:30:00Z">
        <w:r>
          <w:rPr>
            <w:noProof/>
          </w:rPr>
          <w:fldChar w:fldCharType="end"/>
        </w:r>
        <w:r>
          <w:instrText>)</w:instrText>
        </w:r>
        <w:r>
          <w:fldChar w:fldCharType="end"/>
        </w:r>
      </w:ins>
    </w:p>
    <w:p w:rsidR="00EA1C7B" w:rsidRPr="00A52DE4" w:rsidRDefault="00EA1C7B" w:rsidP="00EA1C7B">
      <w:pPr>
        <w:pStyle w:val="07paragraphs"/>
        <w:spacing w:line="240" w:lineRule="auto"/>
        <w:rPr>
          <w:ins w:id="547" w:author="Arnold van Rooijen" w:date="2015-02-20T10:30:00Z"/>
          <w:rFonts w:ascii="Arial" w:hAnsi="Arial" w:cs="Arial"/>
          <w:sz w:val="21"/>
          <w:szCs w:val="24"/>
          <w:lang w:val="en-GB"/>
        </w:rPr>
      </w:pPr>
      <w:ins w:id="548" w:author="Arnold van Rooijen" w:date="2015-02-20T10:30:00Z">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ins>
    </w:p>
    <w:p w:rsidR="00EA1C7B" w:rsidRDefault="00EA1C7B" w:rsidP="00EA1C7B">
      <w:pPr>
        <w:pStyle w:val="MTDisplayEquation"/>
        <w:rPr>
          <w:ins w:id="549" w:author="Arnold van Rooijen" w:date="2015-02-20T10:30:00Z"/>
        </w:rPr>
      </w:pPr>
      <w:ins w:id="550" w:author="Arnold van Rooijen" w:date="2015-02-20T10:30:00Z">
        <w:r>
          <w:tab/>
        </w:r>
        <w:r w:rsidR="003C6D0A" w:rsidRPr="00FD5C1C">
          <w:rPr>
            <w:position w:val="-60"/>
          </w:rPr>
          <w:object w:dxaOrig="3540" w:dyaOrig="1320">
            <v:shape id="_x0000_i1480" type="#_x0000_t75" style="width:177.45pt;height:66pt" o:ole="">
              <v:imagedata r:id="rId77" o:title=""/>
            </v:shape>
            <o:OLEObject Type="Embed" ProgID="Equation.DSMT4" ShapeID="_x0000_i1480" DrawAspect="Content" ObjectID="_1485958913" r:id="rId78"/>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551" w:author="Arnold van Rooijen" w:date="2015-02-20T12:00:00Z">
        <w:r w:rsidR="00DE7887" w:rsidDel="00DE7887">
          <w:fldChar w:fldCharType="separate"/>
        </w:r>
      </w:del>
      <w:ins w:id="552" w:author="Arnold van Rooijen" w:date="2015-02-20T10:30:00Z">
        <w:r>
          <w:fldChar w:fldCharType="end"/>
        </w:r>
        <w:r>
          <w:instrText>(</w:instrText>
        </w:r>
        <w:r>
          <w:fldChar w:fldCharType="begin"/>
        </w:r>
        <w:r>
          <w:instrText xml:space="preserve"> SEQ MTSec \c \* Arabic \* MERGEFORMAT </w:instrText>
        </w:r>
        <w:r>
          <w:fldChar w:fldCharType="separate"/>
        </w:r>
      </w:ins>
      <w:ins w:id="553" w:author="Arnold van Rooijen" w:date="2015-02-20T12:00:00Z">
        <w:r w:rsidR="00DE7887">
          <w:rPr>
            <w:noProof/>
          </w:rPr>
          <w:instrText>1</w:instrText>
        </w:r>
      </w:ins>
      <w:ins w:id="554" w:author="Arnold van Rooijen" w:date="2015-02-20T10:30:00Z">
        <w:r>
          <w:rPr>
            <w:noProof/>
          </w:rPr>
          <w:fldChar w:fldCharType="end"/>
        </w:r>
        <w:r>
          <w:instrText>.</w:instrText>
        </w:r>
        <w:r>
          <w:fldChar w:fldCharType="begin"/>
        </w:r>
        <w:r>
          <w:instrText xml:space="preserve"> SEQ MTEqn \c \* Arabic \* MERGEFORMAT </w:instrText>
        </w:r>
        <w:r>
          <w:fldChar w:fldCharType="separate"/>
        </w:r>
      </w:ins>
      <w:ins w:id="555" w:author="Arnold van Rooijen" w:date="2015-02-20T12:00:00Z">
        <w:r w:rsidR="00DE7887">
          <w:rPr>
            <w:noProof/>
          </w:rPr>
          <w:instrText>24</w:instrText>
        </w:r>
      </w:ins>
      <w:ins w:id="556" w:author="Arnold van Rooijen" w:date="2015-02-20T10:30:00Z">
        <w:r>
          <w:rPr>
            <w:noProof/>
          </w:rPr>
          <w:fldChar w:fldCharType="end"/>
        </w:r>
        <w:r>
          <w:instrText>)</w:instrText>
        </w:r>
        <w:r>
          <w:fldChar w:fldCharType="end"/>
        </w:r>
      </w:ins>
    </w:p>
    <w:p w:rsidR="00EA1C7B" w:rsidRDefault="00EA1C7B" w:rsidP="00EA1C7B">
      <w:pPr>
        <w:rPr>
          <w:ins w:id="557" w:author="Arnold van Rooijen" w:date="2015-02-20T10:30:00Z"/>
        </w:rPr>
      </w:pPr>
      <w:ins w:id="558" w:author="Arnold van Rooijen" w:date="2015-02-20T10:30:00Z">
        <w:r>
          <w:t xml:space="preserve">where </w:t>
        </w:r>
        <w:r w:rsidRPr="005D2574">
          <w:rPr>
            <w:position w:val="-8"/>
          </w:rPr>
          <w:object w:dxaOrig="360" w:dyaOrig="360">
            <v:shape id="_x0000_i1226" type="#_x0000_t75" style="width:17.55pt;height:17.55pt" o:ole="">
              <v:imagedata r:id="rId58" o:title=""/>
            </v:shape>
            <o:OLEObject Type="Embed" ProgID="Equation.DSMT4" ShapeID="_x0000_i1226" DrawAspect="Content" ObjectID="_1485958914" r:id="rId79"/>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Pr>
            <w:i/>
          </w:rPr>
          <w:t>h</w:t>
        </w:r>
        <w:r w:rsidRPr="004806F1">
          <w:rPr>
            <w:i/>
            <w:vertAlign w:val="subscript"/>
          </w:rPr>
          <w:t>v,i</w:t>
        </w:r>
        <w:r>
          <w:rPr>
            <w:i/>
          </w:rPr>
          <w:t xml:space="preserve"> </w:t>
        </w:r>
        <w:r w:rsidRPr="004806F1">
          <w:t>is the</w:t>
        </w:r>
        <w:r>
          <w:t xml:space="preserve"> vegetation height for layer </w:t>
        </w:r>
        <w:r>
          <w:rPr>
            <w:i/>
          </w:rPr>
          <w:t>i</w:t>
        </w:r>
        <w:r>
          <w:t>.</w:t>
        </w:r>
      </w:ins>
    </w:p>
    <w:p w:rsidR="00EA1C7B" w:rsidRPr="00EA1C7B" w:rsidRDefault="00EA1C7B" w:rsidP="00EA1C7B">
      <w:pPr>
        <w:rPr>
          <w:rPrChange w:id="559" w:author="Arnold van Rooijen" w:date="2015-02-20T10:30:00Z">
            <w:rPr>
              <w:lang w:val="en-US"/>
            </w:rPr>
          </w:rPrChange>
        </w:rPr>
      </w:pPr>
    </w:p>
    <w:p w:rsidR="000F7560" w:rsidRPr="004D7B46" w:rsidRDefault="000F7560" w:rsidP="004D7B46">
      <w:pPr>
        <w:pStyle w:val="Heading2"/>
        <w:jc w:val="both"/>
        <w:rPr>
          <w:lang w:val="en-US"/>
        </w:rPr>
      </w:pPr>
      <w:bookmarkStart w:id="560" w:name="_Toc412018038"/>
      <w:r w:rsidRPr="004D7B46">
        <w:rPr>
          <w:lang w:val="en-US"/>
        </w:rPr>
        <w:t>Non</w:t>
      </w:r>
      <w:ins w:id="561" w:author="Arnold van Rooijen" w:date="2015-02-20T10:33:00Z">
        <w:r w:rsidR="00434301">
          <w:rPr>
            <w:lang w:val="en-US"/>
          </w:rPr>
          <w:t>-</w:t>
        </w:r>
      </w:ins>
      <w:r w:rsidRPr="004D7B46">
        <w:rPr>
          <w:lang w:val="en-US"/>
        </w:rPr>
        <w:t>hydrostatic pressure correction</w:t>
      </w:r>
      <w:bookmarkEnd w:id="560"/>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ins w:id="562" w:author="Arnold van Rooijen" w:date="2015-02-20T10:33:00Z">
        <w:r w:rsidR="00434301">
          <w:rPr>
            <w:lang w:val="en-US"/>
          </w:rPr>
          <w:t xml:space="preserve">The non-hydrostatic model accounts for </w:t>
        </w:r>
      </w:ins>
      <w:ins w:id="563" w:author="Arnold van Rooijen" w:date="2015-02-20T10:36:00Z">
        <w:r w:rsidR="004D2F86">
          <w:rPr>
            <w:lang w:val="en-US"/>
          </w:rPr>
          <w:t xml:space="preserve">all wave motions (including </w:t>
        </w:r>
      </w:ins>
      <w:ins w:id="564" w:author="Arnold van Rooijen" w:date="2015-02-20T10:33:00Z">
        <w:r w:rsidR="00434301">
          <w:rPr>
            <w:lang w:val="en-US"/>
          </w:rPr>
          <w:t>short wave</w:t>
        </w:r>
      </w:ins>
      <w:ins w:id="565" w:author="Arnold van Rooijen" w:date="2015-02-20T10:36:00Z">
        <w:r w:rsidR="004D2F86">
          <w:rPr>
            <w:lang w:val="en-US"/>
          </w:rPr>
          <w:t>s)</w:t>
        </w:r>
      </w:ins>
      <w:ins w:id="566" w:author="Arnold van Rooijen" w:date="2015-02-20T10:33:00Z">
        <w:r w:rsidR="00434301">
          <w:rPr>
            <w:lang w:val="en-US"/>
          </w:rPr>
          <w:t xml:space="preserve"> within the shallow water equations, so the wave action balance </w:t>
        </w:r>
      </w:ins>
      <w:ins w:id="567" w:author="Arnold van Rooijen" w:date="2015-02-20T10:35:00Z">
        <w:r w:rsidR="00434301">
          <w:rPr>
            <w:lang w:val="en-US"/>
          </w:rPr>
          <w:t xml:space="preserve">should be turned off (keyword </w:t>
        </w:r>
        <w:r w:rsidR="00434301" w:rsidRPr="00434301">
          <w:rPr>
            <w:i/>
            <w:lang w:val="en-US"/>
            <w:rPrChange w:id="568" w:author="Arnold van Rooijen" w:date="2015-02-20T10:36:00Z">
              <w:rPr>
                <w:lang w:val="en-US"/>
              </w:rPr>
            </w:rPrChange>
          </w:rPr>
          <w:t>swave</w:t>
        </w:r>
        <w:r w:rsidR="00434301">
          <w:rPr>
            <w:lang w:val="en-US"/>
          </w:rPr>
          <w:t xml:space="preserve"> = </w:t>
        </w:r>
        <w:r w:rsidR="00434301" w:rsidRPr="00434301">
          <w:rPr>
            <w:i/>
            <w:lang w:val="en-US"/>
            <w:rPrChange w:id="569" w:author="Arnold van Rooijen" w:date="2015-02-20T10:36:00Z">
              <w:rPr>
                <w:lang w:val="en-US"/>
              </w:rPr>
            </w:rPrChange>
          </w:rPr>
          <w:t>0</w:t>
        </w:r>
        <w:r w:rsidR="00434301">
          <w:rPr>
            <w:lang w:val="en-US"/>
          </w:rPr>
          <w:t xml:space="preserve">). </w:t>
        </w:r>
      </w:ins>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45pt;height:30.85pt" o:ole="">
            <v:imagedata r:id="rId80" o:title=""/>
          </v:shape>
          <o:OLEObject Type="Embed" ProgID="Equation.DSMT4" ShapeID="_x0000_i1050" DrawAspect="Content" ObjectID="_1485958915" r:id="rId8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70" w:author="Arnold van Rooijen" w:date="2015-02-20T12:00:00Z">
        <w:r w:rsidR="00DE7887" w:rsidDel="00DE7887">
          <w:rPr>
            <w:lang w:val="en-US"/>
          </w:rPr>
          <w:fldChar w:fldCharType="separate"/>
        </w:r>
      </w:del>
      <w:r w:rsidRPr="004D7B46">
        <w:rPr>
          <w:lang w:val="en-US"/>
        </w:rPr>
        <w:fldChar w:fldCharType="end"/>
      </w:r>
      <w:bookmarkStart w:id="571"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72" w:author="Arnold van Rooijen" w:date="2015-02-20T12:00:00Z">
        <w:r w:rsidR="00DE7887">
          <w:rPr>
            <w:noProof/>
            <w:lang w:val="en-US"/>
          </w:rPr>
          <w:instrText>25</w:instrText>
        </w:r>
      </w:ins>
      <w:del w:id="573" w:author="Arnold van Rooijen" w:date="2015-02-20T12:00:00Z">
        <w:r w:rsidR="004D7B46" w:rsidDel="00DE7887">
          <w:rPr>
            <w:noProof/>
            <w:lang w:val="en-US"/>
          </w:rPr>
          <w:delInstrText>20</w:delInstrText>
        </w:r>
      </w:del>
      <w:r w:rsidR="00883631" w:rsidRPr="004D7B46">
        <w:rPr>
          <w:noProof/>
          <w:lang w:val="en-US"/>
        </w:rPr>
        <w:fldChar w:fldCharType="end"/>
      </w:r>
      <w:r w:rsidRPr="004D7B46">
        <w:rPr>
          <w:lang w:val="en-US"/>
        </w:rPr>
        <w:instrText>)</w:instrText>
      </w:r>
      <w:bookmarkEnd w:id="571"/>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ins w:id="57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575"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w:t>
      </w:r>
      <w:commentRangeStart w:id="576"/>
      <w:r w:rsidR="009C335D" w:rsidRPr="004D7B46">
        <w:rPr>
          <w:lang w:val="en-US"/>
        </w:rPr>
        <w:t xml:space="preserve">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8pt;height:16.3pt" o:ole="">
            <v:imagedata r:id="rId82" o:title=""/>
          </v:shape>
          <o:OLEObject Type="Embed" ProgID="Equation.DSMT4" ShapeID="_x0000_i1051" DrawAspect="Content" ObjectID="_1485958916" r:id="rId83"/>
        </w:object>
      </w:r>
      <w:r w:rsidR="009C335D" w:rsidRPr="004D7B46">
        <w:rPr>
          <w:lang w:val="en-US"/>
        </w:rPr>
        <w:t>:</w:t>
      </w:r>
      <w:commentRangeEnd w:id="576"/>
      <w:r w:rsidR="009C7765">
        <w:rPr>
          <w:rStyle w:val="CommentReference"/>
        </w:rPr>
        <w:commentReference w:id="576"/>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45pt;height:30.85pt" o:ole="">
            <v:imagedata r:id="rId84" o:title=""/>
          </v:shape>
          <o:OLEObject Type="Embed" ProgID="Equation.DSMT4" ShapeID="_x0000_i1052" DrawAspect="Content" ObjectID="_1485958917" r:id="rId8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78"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79" w:author="Arnold van Rooijen" w:date="2015-02-20T12:00:00Z">
        <w:r w:rsidR="00DE7887">
          <w:rPr>
            <w:noProof/>
            <w:lang w:val="en-US"/>
          </w:rPr>
          <w:instrText>26</w:instrText>
        </w:r>
      </w:ins>
      <w:del w:id="580" w:author="Arnold van Rooijen" w:date="2015-02-20T12:00:00Z">
        <w:r w:rsidR="004D7B46" w:rsidDel="00DE7887">
          <w:rPr>
            <w:noProof/>
            <w:lang w:val="en-US"/>
          </w:rPr>
          <w:delInstrText>21</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45pt;height:38.15pt" o:ole="">
            <v:imagedata r:id="rId86" o:title=""/>
          </v:shape>
          <o:OLEObject Type="Embed" ProgID="Equation.DSMT4" ShapeID="_x0000_i1053" DrawAspect="Content" ObjectID="_1485958918" r:id="rId8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81" w:author="Arnold van Rooijen" w:date="2015-02-20T12:00:00Z">
        <w:r w:rsidR="00DE7887" w:rsidDel="00DE7887">
          <w:rPr>
            <w:lang w:val="en-US"/>
          </w:rPr>
          <w:fldChar w:fldCharType="separate"/>
        </w:r>
      </w:del>
      <w:r w:rsidRPr="004D7B46">
        <w:rPr>
          <w:lang w:val="en-US"/>
        </w:rPr>
        <w:fldChar w:fldCharType="end"/>
      </w:r>
      <w:bookmarkStart w:id="582"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83" w:author="Arnold van Rooijen" w:date="2015-02-20T12:00:00Z">
        <w:r w:rsidR="00DE7887">
          <w:rPr>
            <w:noProof/>
            <w:lang w:val="en-US"/>
          </w:rPr>
          <w:instrText>27</w:instrText>
        </w:r>
      </w:ins>
      <w:del w:id="584" w:author="Arnold van Rooijen" w:date="2015-02-20T12:00:00Z">
        <w:r w:rsidR="004D7B46" w:rsidDel="00DE7887">
          <w:rPr>
            <w:noProof/>
            <w:lang w:val="en-US"/>
          </w:rPr>
          <w:delInstrText>22</w:delInstrText>
        </w:r>
      </w:del>
      <w:r w:rsidR="00883631" w:rsidRPr="004D7B46">
        <w:rPr>
          <w:noProof/>
          <w:lang w:val="en-US"/>
        </w:rPr>
        <w:fldChar w:fldCharType="end"/>
      </w:r>
      <w:r w:rsidRPr="004D7B46">
        <w:rPr>
          <w:lang w:val="en-US"/>
        </w:rPr>
        <w:instrText>)</w:instrText>
      </w:r>
      <w:bookmarkEnd w:id="582"/>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ins w:id="58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58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20</w:delInstrText>
        </w:r>
        <w:r w:rsidR="004D7B46" w:rsidRPr="004D7B46" w:rsidDel="00DE7887">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ins w:id="58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27</w:instrText>
        </w:r>
        <w:r w:rsidR="00DE7887" w:rsidRPr="004D7B46">
          <w:rPr>
            <w:lang w:val="en-US"/>
          </w:rPr>
          <w:instrText>)</w:instrText>
        </w:r>
      </w:ins>
      <w:del w:id="588"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22</w:delInstrText>
        </w:r>
        <w:r w:rsidR="004D7B46" w:rsidRPr="004D7B46" w:rsidDel="00DE7887">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3pt;height:30.85pt" o:ole="">
            <v:imagedata r:id="rId88" o:title=""/>
          </v:shape>
          <o:OLEObject Type="Embed" ProgID="Equation.DSMT4" ShapeID="_x0000_i1054" DrawAspect="Content" ObjectID="_1485958919" r:id="rId8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89" w:author="Arnold van Rooijen" w:date="2015-02-20T12:00:00Z">
        <w:r w:rsidR="00DE7887" w:rsidDel="00DE7887">
          <w:rPr>
            <w:lang w:val="en-US"/>
          </w:rPr>
          <w:fldChar w:fldCharType="separate"/>
        </w:r>
      </w:del>
      <w:r w:rsidRPr="004D7B46">
        <w:rPr>
          <w:lang w:val="en-US"/>
        </w:rPr>
        <w:fldChar w:fldCharType="end"/>
      </w:r>
      <w:bookmarkStart w:id="590"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91" w:author="Arnold van Rooijen" w:date="2015-02-20T12:00:00Z">
        <w:r w:rsidR="00DE7887">
          <w:rPr>
            <w:noProof/>
            <w:lang w:val="en-US"/>
          </w:rPr>
          <w:instrText>28</w:instrText>
        </w:r>
      </w:ins>
      <w:del w:id="592" w:author="Arnold van Rooijen" w:date="2015-02-20T12:00:00Z">
        <w:r w:rsidR="004D7B46" w:rsidDel="00DE7887">
          <w:rPr>
            <w:noProof/>
            <w:lang w:val="en-US"/>
          </w:rPr>
          <w:delInstrText>23</w:delInstrText>
        </w:r>
      </w:del>
      <w:r w:rsidR="00883631" w:rsidRPr="004D7B46">
        <w:rPr>
          <w:noProof/>
          <w:lang w:val="en-US"/>
        </w:rPr>
        <w:fldChar w:fldCharType="end"/>
      </w:r>
      <w:r w:rsidRPr="004D7B46">
        <w:rPr>
          <w:lang w:val="en-US"/>
        </w:rPr>
        <w:instrText>)</w:instrText>
      </w:r>
      <w:bookmarkEnd w:id="590"/>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59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28</w:instrText>
        </w:r>
        <w:r w:rsidR="00DE7887" w:rsidRPr="004D7B46">
          <w:rPr>
            <w:lang w:val="en-US"/>
          </w:rPr>
          <w:instrText>)</w:instrText>
        </w:r>
      </w:ins>
      <w:del w:id="59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59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28</w:instrText>
        </w:r>
        <w:r w:rsidR="00DE7887" w:rsidRPr="004D7B46">
          <w:rPr>
            <w:lang w:val="en-US"/>
          </w:rPr>
          <w:instrText>)</w:instrText>
        </w:r>
      </w:ins>
      <w:del w:id="59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23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45pt;height:30.85pt" o:ole="">
            <v:imagedata r:id="rId90" o:title=""/>
          </v:shape>
          <o:OLEObject Type="Embed" ProgID="Equation.DSMT4" ShapeID="_x0000_i1055" DrawAspect="Content" ObjectID="_1485958920" r:id="rId9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97"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598" w:author="Arnold van Rooijen" w:date="2015-02-20T12:00:00Z">
        <w:r w:rsidR="00DE7887">
          <w:rPr>
            <w:noProof/>
            <w:lang w:val="en-US"/>
          </w:rPr>
          <w:instrText>29</w:instrText>
        </w:r>
      </w:ins>
      <w:del w:id="599" w:author="Arnold van Rooijen" w:date="2015-02-20T12:00:00Z">
        <w:r w:rsidR="004D7B46" w:rsidDel="00DE7887">
          <w:rPr>
            <w:noProof/>
            <w:lang w:val="en-US"/>
          </w:rPr>
          <w:delInstrText>24</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 xml:space="preserve">Smit et al. (2010) </w:t>
      </w:r>
      <w:del w:id="600" w:author="Arnold van Rooijen" w:date="2015-02-20T10:31:00Z">
        <w:r w:rsidRPr="004D7B46" w:rsidDel="00932C69">
          <w:rPr>
            <w:lang w:val="en-US"/>
          </w:rPr>
          <w:delText>have shown</w:delText>
        </w:r>
      </w:del>
      <w:ins w:id="601" w:author="Arnold van Rooijen" w:date="2015-02-20T10:31:00Z">
        <w:r w:rsidR="00932C69">
          <w:rPr>
            <w:lang w:val="en-US"/>
          </w:rPr>
          <w:t>showed</w:t>
        </w:r>
      </w:ins>
      <w:r w:rsidRPr="004D7B46">
        <w:rPr>
          <w:lang w:val="en-US"/>
        </w:rPr>
        <w:t xml:space="preserve"> that the inclusion of the dynamic pressure described above reduces the relative dispersion and celerity errors in the non-linear shallow water equations of XBeach t</w:t>
      </w:r>
      <w:r w:rsidR="00191AD8" w:rsidRPr="004D7B46">
        <w:rPr>
          <w:lang w:val="en-US"/>
        </w:rPr>
        <w:t xml:space="preserve">o less than 5% for values of </w:t>
      </w:r>
      <w:r w:rsidR="00191AD8" w:rsidRPr="00FD5440">
        <w:rPr>
          <w:i/>
          <w:lang w:val="en-US"/>
          <w:rPrChange w:id="602" w:author="Arnold van Rooijen" w:date="2015-02-20T10:38:00Z">
            <w:rPr>
              <w:lang w:val="en-US"/>
            </w:rPr>
          </w:rPrChange>
        </w:rPr>
        <w:t>kh</w:t>
      </w:r>
      <w:r w:rsidR="00191AD8" w:rsidRPr="004D7B46">
        <w:rPr>
          <w:lang w:val="en-US"/>
        </w:rPr>
        <w:t>&lt;</w:t>
      </w:r>
      <w:commentRangeStart w:id="603"/>
      <w:r w:rsidR="00191AD8" w:rsidRPr="004D7B46">
        <w:rPr>
          <w:lang w:val="en-US"/>
        </w:rPr>
        <w:t>2.</w:t>
      </w:r>
      <w:r w:rsidRPr="004D7B46">
        <w:rPr>
          <w:lang w:val="en-US"/>
        </w:rPr>
        <w:t>5</w:t>
      </w:r>
      <w:commentRangeEnd w:id="603"/>
      <w:r w:rsidR="00A05B0C">
        <w:rPr>
          <w:rStyle w:val="CommentReference"/>
        </w:rPr>
        <w:commentReference w:id="603"/>
      </w:r>
      <w:r w:rsidRPr="004D7B46">
        <w:rPr>
          <w:lang w:val="en-US"/>
        </w:rPr>
        <w:t xml:space="preserve"> and allows for accurate</w:t>
      </w:r>
      <w:r w:rsidR="00B71B53" w:rsidRPr="004D7B46">
        <w:rPr>
          <w:lang w:val="en-US"/>
        </w:rPr>
        <w:t xml:space="preserve"> </w:t>
      </w:r>
      <w:r w:rsidRPr="004D7B46">
        <w:rPr>
          <w:lang w:val="en-US"/>
        </w:rPr>
        <w:t xml:space="preserve">modelling </w:t>
      </w:r>
      <w:del w:id="604" w:author="Arnold van Rooijen" w:date="2015-02-20T10:37:00Z">
        <w:r w:rsidRPr="004D7B46" w:rsidDel="00FD5440">
          <w:rPr>
            <w:lang w:val="en-US"/>
          </w:rPr>
          <w:delText xml:space="preserve">over </w:delText>
        </w:r>
      </w:del>
      <w:ins w:id="605" w:author="Arnold van Rooijen" w:date="2015-02-20T10:37:00Z">
        <w:r w:rsidR="00FD5440">
          <w:rPr>
            <w:lang w:val="en-US"/>
          </w:rPr>
          <w:t>of</w:t>
        </w:r>
        <w:r w:rsidR="00FD5440" w:rsidRPr="004D7B46">
          <w:rPr>
            <w:lang w:val="en-US"/>
          </w:rPr>
          <w:t xml:space="preserve"> </w:t>
        </w:r>
      </w:ins>
      <w:r w:rsidRPr="004D7B46">
        <w:rPr>
          <w:lang w:val="en-US"/>
        </w:rPr>
        <w:t xml:space="preserve">wave transformation on dissipative beaches. In order to improve the computed location and magnitude of wave breaking, </w:t>
      </w:r>
      <w:del w:id="606" w:author="Arnold van Rooijen" w:date="2015-02-20T10:38:00Z">
        <w:r w:rsidRPr="004D7B46" w:rsidDel="009C7765">
          <w:rPr>
            <w:lang w:val="en-US"/>
          </w:rPr>
          <w:delText xml:space="preserve">we apply </w:delText>
        </w:r>
      </w:del>
      <w:r w:rsidRPr="004D7B46">
        <w:rPr>
          <w:lang w:val="en-US"/>
        </w:rPr>
        <w:t>the hydrostatic front approximation (HFA) of Smit et al. (2013)</w:t>
      </w:r>
      <w:ins w:id="607" w:author="Arnold van Rooijen" w:date="2015-02-20T10:38:00Z">
        <w:r w:rsidR="009C7765">
          <w:rPr>
            <w:lang w:val="en-US"/>
          </w:rPr>
          <w:t xml:space="preserve"> is applied</w:t>
        </w:r>
      </w:ins>
      <w:r w:rsidRPr="004D7B46">
        <w:rPr>
          <w:lang w:val="en-US"/>
        </w:rPr>
        <w:t>,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commentRangeStart w:id="608"/>
      <w:r w:rsidR="00C57871" w:rsidRPr="004D7B46">
        <w:rPr>
          <w:position w:val="-24"/>
          <w:lang w:val="en-US"/>
        </w:rPr>
        <w:object w:dxaOrig="920" w:dyaOrig="620">
          <v:shape id="_x0000_i1056" type="#_x0000_t75" style="width:45.45pt;height:30.85pt" o:ole="">
            <v:imagedata r:id="rId92" o:title=""/>
          </v:shape>
          <o:OLEObject Type="Embed" ProgID="Equation.DSMT4" ShapeID="_x0000_i1056" DrawAspect="Content" ObjectID="_1485958921" r:id="rId93"/>
        </w:object>
      </w:r>
      <w:commentRangeEnd w:id="608"/>
      <w:r w:rsidR="00EB5600">
        <w:rPr>
          <w:rStyle w:val="CommentReference"/>
        </w:rPr>
        <w:commentReference w:id="608"/>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45pt;height:30.85pt" o:ole="">
            <v:imagedata r:id="rId94" o:title=""/>
          </v:shape>
          <o:OLEObject Type="Embed" ProgID="Equation.DSMT4" ShapeID="_x0000_i1057" DrawAspect="Content" ObjectID="_1485958922" r:id="rId95"/>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609" w:name="_Toc412018039"/>
      <w:r w:rsidRPr="004D7B46">
        <w:rPr>
          <w:lang w:val="en-US"/>
        </w:rPr>
        <w:t xml:space="preserve">Groundwater </w:t>
      </w:r>
      <w:r w:rsidR="00927335" w:rsidRPr="004D7B46">
        <w:rPr>
          <w:lang w:val="en-US"/>
        </w:rPr>
        <w:t>flow</w:t>
      </w:r>
      <w:bookmarkEnd w:id="609"/>
    </w:p>
    <w:p w:rsidR="00667874" w:rsidRPr="004D7B46" w:rsidRDefault="00667874" w:rsidP="004D7B46">
      <w:pPr>
        <w:pStyle w:val="Heading3"/>
        <w:jc w:val="both"/>
        <w:rPr>
          <w:lang w:val="en-US"/>
        </w:rPr>
      </w:pPr>
      <w:bookmarkStart w:id="610" w:name="_Toc412018040"/>
      <w:r w:rsidRPr="004D7B46">
        <w:rPr>
          <w:lang w:val="en-US"/>
        </w:rPr>
        <w:t>Hydrostatic</w:t>
      </w:r>
      <w:bookmarkEnd w:id="610"/>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ins w:id="61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25</w:instrText>
        </w:r>
        <w:r w:rsidR="00DE7887" w:rsidRPr="004D7B46">
          <w:rPr>
            <w:lang w:val="en-US"/>
          </w:rPr>
          <w:instrText>)</w:instrText>
        </w:r>
      </w:ins>
      <w:del w:id="612" w:author="Arnold van Rooijen" w:date="2015-02-20T12:00:00Z">
        <w:r w:rsidR="004D7B46" w:rsidRPr="004D7B46" w:rsidDel="00DE7887">
          <w:rPr>
            <w:lang w:val="en-US"/>
          </w:rPr>
          <w:delInstrText>(1.25)</w:delInstrText>
        </w:r>
      </w:del>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15pt;height:35.55pt" o:ole="">
            <v:imagedata r:id="rId96" o:title=""/>
          </v:shape>
          <o:OLEObject Type="Embed" ProgID="Equation.DSMT4" ShapeID="_x0000_i1058" DrawAspect="Content" ObjectID="_1485958923" r:id="rId9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13" w:author="Arnold van Rooijen" w:date="2015-02-20T12:00:00Z">
        <w:r w:rsidR="00DE7887" w:rsidDel="00DE7887">
          <w:rPr>
            <w:lang w:val="en-US"/>
          </w:rPr>
          <w:fldChar w:fldCharType="separate"/>
        </w:r>
      </w:del>
      <w:r w:rsidRPr="004D7B46">
        <w:rPr>
          <w:lang w:val="en-US"/>
        </w:rPr>
        <w:fldChar w:fldCharType="end"/>
      </w:r>
      <w:bookmarkStart w:id="614"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15" w:author="Arnold van Rooijen" w:date="2015-02-20T12:00:00Z">
        <w:r w:rsidR="00DE7887">
          <w:rPr>
            <w:noProof/>
            <w:lang w:val="en-US"/>
          </w:rPr>
          <w:instrText>30</w:instrText>
        </w:r>
      </w:ins>
      <w:del w:id="616" w:author="Arnold van Rooijen" w:date="2015-02-20T12:00:00Z">
        <w:r w:rsidR="004D7B46" w:rsidDel="00DE7887">
          <w:rPr>
            <w:noProof/>
            <w:lang w:val="en-US"/>
          </w:rPr>
          <w:delInstrText>25</w:delInstrText>
        </w:r>
      </w:del>
      <w:r w:rsidR="00883631" w:rsidRPr="004D7B46">
        <w:rPr>
          <w:noProof/>
          <w:lang w:val="en-US"/>
        </w:rPr>
        <w:fldChar w:fldCharType="end"/>
      </w:r>
      <w:r w:rsidRPr="004D7B46">
        <w:rPr>
          <w:lang w:val="en-US"/>
        </w:rPr>
        <w:instrText>)</w:instrText>
      </w:r>
      <w:bookmarkEnd w:id="614"/>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commentRangeStart w:id="617"/>
      <w:r w:rsidR="00FA63F1" w:rsidRPr="004D7B46">
        <w:rPr>
          <w:i/>
          <w:lang w:val="en-US"/>
        </w:rPr>
        <w:t>d</w:t>
      </w:r>
      <w:r w:rsidR="00FA63F1" w:rsidRPr="004D7B46">
        <w:rPr>
          <w:i/>
          <w:vertAlign w:val="subscript"/>
          <w:lang w:val="en-US"/>
        </w:rPr>
        <w:t>wetlayer</w:t>
      </w:r>
      <w:commentRangeEnd w:id="617"/>
      <w:r w:rsidR="00E7608F">
        <w:rPr>
          <w:rStyle w:val="CommentReference"/>
        </w:rPr>
        <w:commentReference w:id="617"/>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commentRangeStart w:id="618"/>
      <w:r w:rsidR="00FA63F1" w:rsidRPr="004D7B46">
        <w:rPr>
          <w:i/>
          <w:lang w:val="en-US"/>
        </w:rPr>
        <w:t>fac</w:t>
      </w:r>
      <w:commentRangeEnd w:id="618"/>
      <w:r w:rsidR="00E7608F">
        <w:rPr>
          <w:rStyle w:val="CommentReference"/>
        </w:rPr>
        <w:commentReference w:id="618"/>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is introduced. This flow has the unit of m/s and is defined positive from the surface water to ground</w:t>
      </w:r>
      <w:del w:id="619" w:author="Arnold van Rooijen" w:date="2015-02-20T10:51:00Z">
        <w:r w:rsidRPr="004D7B46" w:rsidDel="00C22D48">
          <w:rPr>
            <w:lang w:val="en-US"/>
          </w:rPr>
          <w:delText xml:space="preserve"> </w:delText>
        </w:r>
      </w:del>
      <w:r w:rsidRPr="004D7B46">
        <w:rPr>
          <w:lang w:val="en-US"/>
        </w:rPr>
        <w:t xml:space="preserve">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55pt;height:44.15pt" o:ole="">
            <v:imagedata r:id="rId98" o:title=""/>
          </v:shape>
          <o:OLEObject Type="Embed" ProgID="Equation.DSMT4" ShapeID="_x0000_i1059" DrawAspect="Content" ObjectID="_1485958924" r:id="rId9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21" w:author="Arnold van Rooijen" w:date="2015-02-20T12:00:00Z">
        <w:r w:rsidR="00DE7887">
          <w:rPr>
            <w:noProof/>
            <w:lang w:val="en-US"/>
          </w:rPr>
          <w:instrText>31</w:instrText>
        </w:r>
      </w:ins>
      <w:del w:id="622" w:author="Arnold van Rooijen" w:date="2015-02-20T12:00:00Z">
        <w:r w:rsidR="004D7B46" w:rsidDel="00DE7887">
          <w:rPr>
            <w:noProof/>
            <w:lang w:val="en-US"/>
          </w:rPr>
          <w:delInstrText>26</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45pt;height:34.3pt" o:ole="">
            <v:imagedata r:id="rId100" o:title=""/>
          </v:shape>
          <o:OLEObject Type="Embed" ProgID="Equation.DSMT4" ShapeID="_x0000_i1060" DrawAspect="Content" ObjectID="_1485958925" r:id="rId10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24" w:author="Arnold van Rooijen" w:date="2015-02-20T12:00:00Z">
        <w:r w:rsidR="00DE7887">
          <w:rPr>
            <w:noProof/>
            <w:lang w:val="en-US"/>
          </w:rPr>
          <w:instrText>32</w:instrText>
        </w:r>
      </w:ins>
      <w:del w:id="625" w:author="Arnold van Rooijen" w:date="2015-02-20T12:00:00Z">
        <w:r w:rsidR="004D7B46" w:rsidDel="00DE7887">
          <w:rPr>
            <w:noProof/>
            <w:lang w:val="en-US"/>
          </w:rPr>
          <w:delInstrText>27</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3pt;height:35.55pt" o:ole="">
            <v:imagedata r:id="rId102" o:title=""/>
          </v:shape>
          <o:OLEObject Type="Embed" ProgID="Equation.DSMT4" ShapeID="_x0000_i1061" DrawAspect="Content" ObjectID="_1485958926" r:id="rId10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27" w:author="Arnold van Rooijen" w:date="2015-02-20T12:00:00Z">
        <w:r w:rsidR="00DE7887">
          <w:rPr>
            <w:noProof/>
            <w:lang w:val="en-US"/>
          </w:rPr>
          <w:instrText>33</w:instrText>
        </w:r>
      </w:ins>
      <w:del w:id="628" w:author="Arnold van Rooijen" w:date="2015-02-20T12:00:00Z">
        <w:r w:rsidR="004D7B46" w:rsidDel="00DE7887">
          <w:rPr>
            <w:noProof/>
            <w:lang w:val="en-US"/>
          </w:rPr>
          <w:delInstrText>28</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4.15pt;height:35.55pt" o:ole="">
            <v:imagedata r:id="rId104" o:title=""/>
          </v:shape>
          <o:OLEObject Type="Embed" ProgID="Equation.DSMT4" ShapeID="_x0000_i1062" DrawAspect="Content" ObjectID="_1485958927" r:id="rId10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9"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30" w:author="Arnold van Rooijen" w:date="2015-02-20T12:00:00Z">
        <w:r w:rsidR="00DE7887">
          <w:rPr>
            <w:noProof/>
            <w:lang w:val="en-US"/>
          </w:rPr>
          <w:instrText>34</w:instrText>
        </w:r>
      </w:ins>
      <w:del w:id="631" w:author="Arnold van Rooijen" w:date="2015-02-20T12:00:00Z">
        <w:r w:rsidR="004D7B46" w:rsidDel="00DE7887">
          <w:rPr>
            <w:noProof/>
            <w:lang w:val="en-US"/>
          </w:rPr>
          <w:delInstrText>29</w:delInstrText>
        </w:r>
      </w:del>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632" w:name="_Toc412018041"/>
      <w:r w:rsidRPr="004D7B46">
        <w:rPr>
          <w:lang w:val="en-US"/>
        </w:rPr>
        <w:t>Non-hydrostatic</w:t>
      </w:r>
      <w:bookmarkEnd w:id="632"/>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1pt;height:94.7pt" o:ole="">
            <v:imagedata r:id="rId106" o:title=""/>
          </v:shape>
          <o:OLEObject Type="Embed" ProgID="Equation.DSMT4" ShapeID="_x0000_i1063" DrawAspect="Content" ObjectID="_1485958928" r:id="rId10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33" w:author="Arnold van Rooijen" w:date="2015-02-20T12:00:00Z">
        <w:r w:rsidR="00DE7887" w:rsidDel="00DE7887">
          <w:rPr>
            <w:lang w:val="en-US"/>
          </w:rPr>
          <w:fldChar w:fldCharType="separate"/>
        </w:r>
      </w:del>
      <w:r w:rsidRPr="004D7B46">
        <w:rPr>
          <w:lang w:val="en-US"/>
        </w:rPr>
        <w:fldChar w:fldCharType="end"/>
      </w:r>
      <w:bookmarkStart w:id="634"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35" w:author="Arnold van Rooijen" w:date="2015-02-20T12:00:00Z">
        <w:r w:rsidR="00DE7887">
          <w:rPr>
            <w:noProof/>
            <w:lang w:val="en-US"/>
          </w:rPr>
          <w:instrText>35</w:instrText>
        </w:r>
      </w:ins>
      <w:del w:id="636" w:author="Arnold van Rooijen" w:date="2015-02-20T12:00:00Z">
        <w:r w:rsidR="004D7B46" w:rsidDel="00DE7887">
          <w:rPr>
            <w:noProof/>
            <w:lang w:val="en-US"/>
          </w:rPr>
          <w:delInstrText>30</w:delInstrText>
        </w:r>
      </w:del>
      <w:r w:rsidR="00883631" w:rsidRPr="004D7B46">
        <w:rPr>
          <w:noProof/>
          <w:lang w:val="en-US"/>
        </w:rPr>
        <w:fldChar w:fldCharType="end"/>
      </w:r>
      <w:r w:rsidRPr="004D7B46">
        <w:rPr>
          <w:lang w:val="en-US"/>
        </w:rPr>
        <w:instrText>)</w:instrText>
      </w:r>
      <w:bookmarkEnd w:id="634"/>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3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38"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3.15pt;height:39pt" o:ole="">
            <v:imagedata r:id="rId108" o:title=""/>
          </v:shape>
          <o:OLEObject Type="Embed" ProgID="Equation.DSMT4" ShapeID="_x0000_i1064" DrawAspect="Content" ObjectID="_1485958929" r:id="rId10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39"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0" w:author="Arnold van Rooijen" w:date="2015-02-20T12:00:00Z">
        <w:r w:rsidR="00DE7887">
          <w:rPr>
            <w:noProof/>
            <w:lang w:val="en-US"/>
          </w:rPr>
          <w:instrText>36</w:instrText>
        </w:r>
      </w:ins>
      <w:del w:id="641" w:author="Arnold van Rooijen" w:date="2015-02-20T12:00:00Z">
        <w:r w:rsidR="004D7B46" w:rsidDel="00DE7887">
          <w:rPr>
            <w:noProof/>
            <w:lang w:val="en-US"/>
          </w:rPr>
          <w:delInstrText>31</w:delInstrText>
        </w:r>
      </w:del>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4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43"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3pt;height:18.85pt" o:ole="">
            <v:imagedata r:id="rId110" o:title=""/>
          </v:shape>
          <o:OLEObject Type="Embed" ProgID="Equation.DSMT4" ShapeID="_x0000_i1065" DrawAspect="Content" ObjectID="_1485958930" r:id="rId11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4"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5" w:author="Arnold van Rooijen" w:date="2015-02-20T12:00:00Z">
        <w:r w:rsidR="00DE7887">
          <w:rPr>
            <w:noProof/>
            <w:lang w:val="en-US"/>
          </w:rPr>
          <w:instrText>37</w:instrText>
        </w:r>
      </w:ins>
      <w:del w:id="646" w:author="Arnold van Rooijen" w:date="2015-02-20T12:00:00Z">
        <w:r w:rsidR="004D7B46" w:rsidDel="00DE7887">
          <w:rPr>
            <w:noProof/>
            <w:lang w:val="en-US"/>
          </w:rPr>
          <w:delInstrText>32</w:delInstrText>
        </w:r>
      </w:del>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45pt;height:81pt" o:ole="">
            <v:imagedata r:id="rId112" o:title=""/>
          </v:shape>
          <o:OLEObject Type="Embed" ProgID="Equation.DSMT4" ShapeID="_x0000_i1066" DrawAspect="Content" ObjectID="_1485958931" r:id="rId11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7" w:author="Arnold van Rooijen" w:date="2015-02-20T12:00:00Z">
        <w:r w:rsidR="00DE7887" w:rsidDel="00DE7887">
          <w:rPr>
            <w:lang w:val="en-US"/>
          </w:rPr>
          <w:fldChar w:fldCharType="separate"/>
        </w:r>
      </w:del>
      <w:r w:rsidRPr="004D7B46">
        <w:rPr>
          <w:lang w:val="en-US"/>
        </w:rPr>
        <w:fldChar w:fldCharType="end"/>
      </w:r>
      <w:bookmarkStart w:id="648"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9" w:author="Arnold van Rooijen" w:date="2015-02-20T12:00:00Z">
        <w:r w:rsidR="00DE7887">
          <w:rPr>
            <w:noProof/>
            <w:lang w:val="en-US"/>
          </w:rPr>
          <w:instrText>38</w:instrText>
        </w:r>
      </w:ins>
      <w:del w:id="650" w:author="Arnold van Rooijen" w:date="2015-02-20T12:00:00Z">
        <w:r w:rsidR="004D7B46" w:rsidDel="00DE7887">
          <w:rPr>
            <w:noProof/>
            <w:lang w:val="en-US"/>
          </w:rPr>
          <w:delInstrText>33</w:delInstrText>
        </w:r>
      </w:del>
      <w:r w:rsidR="00883631" w:rsidRPr="004D7B46">
        <w:rPr>
          <w:noProof/>
          <w:lang w:val="en-US"/>
        </w:rPr>
        <w:fldChar w:fldCharType="end"/>
      </w:r>
      <w:r w:rsidRPr="004D7B46">
        <w:rPr>
          <w:lang w:val="en-US"/>
        </w:rPr>
        <w:instrText>)</w:instrText>
      </w:r>
      <w:bookmarkEnd w:id="648"/>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65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35</w:instrText>
        </w:r>
        <w:r w:rsidR="00DE7887" w:rsidRPr="004D7B46">
          <w:rPr>
            <w:lang w:val="en-US"/>
          </w:rPr>
          <w:instrText>)</w:instrText>
        </w:r>
      </w:ins>
      <w:del w:id="65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30</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6.15pt;height:22.7pt" o:ole="">
            <v:imagedata r:id="rId114" o:title=""/>
          </v:shape>
          <o:OLEObject Type="Embed" ProgID="Equation.DSMT4" ShapeID="_x0000_i1067" DrawAspect="Content" ObjectID="_1485958932" r:id="rId115"/>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55pt;height:18.85pt" o:ole="">
            <v:imagedata r:id="rId116" o:title=""/>
          </v:shape>
          <o:OLEObject Type="Embed" ProgID="Equation.DSMT4" ShapeID="_x0000_i1068" DrawAspect="Content" ObjectID="_1485958933" r:id="rId117"/>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3pt;height:33pt" o:ole="">
            <v:imagedata r:id="rId118" o:title=""/>
          </v:shape>
          <o:OLEObject Type="Embed" ProgID="Equation.DSMT4" ShapeID="_x0000_i1069" DrawAspect="Content" ObjectID="_1485958934" r:id="rId11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5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4" w:author="Arnold van Rooijen" w:date="2015-02-20T12:00:00Z">
        <w:r w:rsidR="00DE7887">
          <w:rPr>
            <w:noProof/>
            <w:lang w:val="en-US"/>
          </w:rPr>
          <w:instrText>39</w:instrText>
        </w:r>
      </w:ins>
      <w:del w:id="655" w:author="Arnold van Rooijen" w:date="2015-02-20T12:00:00Z">
        <w:r w:rsidR="004D7B46" w:rsidDel="00DE7887">
          <w:rPr>
            <w:noProof/>
            <w:lang w:val="en-US"/>
          </w:rPr>
          <w:delInstrText>34</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85pt;height:33pt" o:ole="">
            <v:imagedata r:id="rId120" o:title=""/>
          </v:shape>
          <o:OLEObject Type="Embed" ProgID="Equation.DSMT4" ShapeID="_x0000_i1070" DrawAspect="Content" ObjectID="_1485958935" r:id="rId12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5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7" w:author="Arnold van Rooijen" w:date="2015-02-20T12:00:00Z">
        <w:r w:rsidR="00DE7887">
          <w:rPr>
            <w:noProof/>
            <w:lang w:val="en-US"/>
          </w:rPr>
          <w:instrText>40</w:instrText>
        </w:r>
      </w:ins>
      <w:del w:id="658" w:author="Arnold van Rooijen" w:date="2015-02-20T12:00:00Z">
        <w:r w:rsidR="004D7B46" w:rsidDel="00DE7887">
          <w:rPr>
            <w:noProof/>
            <w:lang w:val="en-US"/>
          </w:rPr>
          <w:delInstrText>35</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3pt;height:33pt" o:ole="">
            <v:imagedata r:id="rId122" o:title=""/>
          </v:shape>
          <o:OLEObject Type="Embed" ProgID="Equation.DSMT4" ShapeID="_x0000_i1071" DrawAspect="Content" ObjectID="_1485958936" r:id="rId1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59"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0" w:author="Arnold van Rooijen" w:date="2015-02-20T12:00:00Z">
        <w:r w:rsidR="00DE7887">
          <w:rPr>
            <w:noProof/>
            <w:lang w:val="en-US"/>
          </w:rPr>
          <w:instrText>41</w:instrText>
        </w:r>
      </w:ins>
      <w:del w:id="661" w:author="Arnold van Rooijen" w:date="2015-02-20T12:00:00Z">
        <w:r w:rsidR="004D7B46" w:rsidDel="00DE7887">
          <w:rPr>
            <w:noProof/>
            <w:lang w:val="en-US"/>
          </w:rPr>
          <w:delInstrText>36</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7pt;height:66.85pt" o:ole="">
            <v:imagedata r:id="rId124" o:title=""/>
          </v:shape>
          <o:OLEObject Type="Embed" ProgID="Equation.DSMT4" ShapeID="_x0000_i1072" DrawAspect="Content" ObjectID="_1485958937" r:id="rId1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2"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3" w:author="Arnold van Rooijen" w:date="2015-02-20T12:00:00Z">
        <w:r w:rsidR="00DE7887">
          <w:rPr>
            <w:noProof/>
            <w:lang w:val="en-US"/>
          </w:rPr>
          <w:instrText>42</w:instrText>
        </w:r>
      </w:ins>
      <w:del w:id="664" w:author="Arnold van Rooijen" w:date="2015-02-20T12:00:00Z">
        <w:r w:rsidR="004D7B46" w:rsidDel="00DE7887">
          <w:rPr>
            <w:noProof/>
            <w:lang w:val="en-US"/>
          </w:rPr>
          <w:delInstrText>37</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665" w:name="_Toc412018042"/>
      <w:r w:rsidRPr="004D7B46">
        <w:rPr>
          <w:lang w:val="en-US"/>
        </w:rPr>
        <w:t>Sediment transport</w:t>
      </w:r>
      <w:bookmarkEnd w:id="665"/>
    </w:p>
    <w:p w:rsidR="009C4C27" w:rsidRPr="004D7B46" w:rsidRDefault="009C4C27" w:rsidP="004D7B46">
      <w:pPr>
        <w:pStyle w:val="Heading3"/>
        <w:jc w:val="both"/>
        <w:rPr>
          <w:lang w:val="en-US"/>
        </w:rPr>
      </w:pPr>
      <w:bookmarkStart w:id="666" w:name="_Toc412018043"/>
      <w:r w:rsidRPr="004D7B46">
        <w:rPr>
          <w:lang w:val="en-US"/>
        </w:rPr>
        <w:t>Advection-diffusion</w:t>
      </w:r>
      <w:bookmarkEnd w:id="666"/>
      <w:r w:rsidRPr="004D7B46">
        <w:rPr>
          <w:lang w:val="en-US"/>
        </w:rPr>
        <w:t xml:space="preserve"> </w:t>
      </w:r>
      <w:ins w:id="667" w:author="Arnold van Rooijen" w:date="2015-02-20T11:01:00Z">
        <w:r w:rsidR="00887C7C">
          <w:rPr>
            <w:lang w:val="en-US"/>
          </w:rPr>
          <w:t>equation</w:t>
        </w:r>
      </w:ins>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15pt;height:36.45pt" o:ole="">
            <v:imagedata r:id="rId126" o:title=""/>
          </v:shape>
          <o:OLEObject Type="Embed" ProgID="Equation.DSMT4" ShapeID="_x0000_i1073" DrawAspect="Content" ObjectID="_1485958938" r:id="rId12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8" w:author="Arnold van Rooijen" w:date="2015-02-20T12:00:00Z">
        <w:r w:rsidR="00DE7887" w:rsidDel="00DE7887">
          <w:rPr>
            <w:lang w:val="en-US"/>
          </w:rPr>
          <w:fldChar w:fldCharType="separate"/>
        </w:r>
      </w:del>
      <w:r w:rsidRPr="004D7B46">
        <w:rPr>
          <w:lang w:val="en-US"/>
        </w:rPr>
        <w:fldChar w:fldCharType="end"/>
      </w:r>
      <w:bookmarkStart w:id="669"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0" w:author="Arnold van Rooijen" w:date="2015-02-20T12:00:00Z">
        <w:r w:rsidR="00DE7887">
          <w:rPr>
            <w:noProof/>
            <w:lang w:val="en-US"/>
          </w:rPr>
          <w:instrText>43</w:instrText>
        </w:r>
      </w:ins>
      <w:del w:id="671" w:author="Arnold van Rooijen" w:date="2015-02-20T12:00:00Z">
        <w:r w:rsidR="004D7B46" w:rsidDel="00DE7887">
          <w:rPr>
            <w:noProof/>
            <w:lang w:val="en-US"/>
          </w:rPr>
          <w:delInstrText>38</w:delInstrText>
        </w:r>
      </w:del>
      <w:r w:rsidR="00883631" w:rsidRPr="004D7B46">
        <w:rPr>
          <w:noProof/>
          <w:lang w:val="en-US"/>
        </w:rPr>
        <w:fldChar w:fldCharType="end"/>
      </w:r>
      <w:r w:rsidRPr="004D7B46">
        <w:rPr>
          <w:lang w:val="en-US"/>
        </w:rPr>
        <w:instrText>)</w:instrText>
      </w:r>
      <w:bookmarkEnd w:id="669"/>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ins w:id="672"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43</w:instrText>
        </w:r>
        <w:r w:rsidR="00DE7887" w:rsidRPr="004D7B46">
          <w:rPr>
            <w:lang w:val="en-US"/>
          </w:rPr>
          <w:instrText>)</w:instrText>
        </w:r>
      </w:ins>
      <w:del w:id="673"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45pt;height:37.7pt" o:ole="">
            <v:imagedata r:id="rId128" o:title=""/>
          </v:shape>
          <o:OLEObject Type="Embed" ProgID="Equation.DSMT4" ShapeID="_x0000_i1074" DrawAspect="Content" ObjectID="_1485958939" r:id="rId1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4"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5" w:author="Arnold van Rooijen" w:date="2015-02-20T12:00:00Z">
        <w:r w:rsidR="00DE7887">
          <w:rPr>
            <w:noProof/>
            <w:lang w:val="en-US"/>
          </w:rPr>
          <w:instrText>44</w:instrText>
        </w:r>
      </w:ins>
      <w:del w:id="676" w:author="Arnold van Rooijen" w:date="2015-02-20T12:00:00Z">
        <w:r w:rsidR="004D7B46" w:rsidDel="00DE7887">
          <w:rPr>
            <w:noProof/>
            <w:lang w:val="en-US"/>
          </w:rPr>
          <w:delInstrText>39</w:delInstrText>
        </w:r>
      </w:del>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677" w:name="_Toc412018044"/>
      <w:r w:rsidRPr="004D7B46">
        <w:rPr>
          <w:lang w:val="en-US"/>
        </w:rPr>
        <w:t>General parameters</w:t>
      </w:r>
      <w:bookmarkEnd w:id="677"/>
    </w:p>
    <w:p w:rsidR="001B541A" w:rsidRPr="004D7B46" w:rsidRDefault="001B541A" w:rsidP="004D7B46">
      <w:pPr>
        <w:spacing w:line="240" w:lineRule="auto"/>
        <w:rPr>
          <w:lang w:val="en-US"/>
        </w:rPr>
      </w:pPr>
      <w:r w:rsidRPr="004D7B46">
        <w:rPr>
          <w:lang w:val="en-US"/>
        </w:rPr>
        <w:t xml:space="preserve">In </w:t>
      </w:r>
      <w:ins w:id="678" w:author="Arnold van Rooijen" w:date="2015-02-20T11:00:00Z">
        <w:r w:rsidR="00887C7C">
          <w:rPr>
            <w:lang w:val="en-US"/>
          </w:rPr>
          <w:t xml:space="preserve">the sediment </w:t>
        </w:r>
      </w:ins>
      <w:r w:rsidRPr="004D7B46">
        <w:rPr>
          <w:lang w:val="en-US"/>
        </w:rPr>
        <w:t xml:space="preserve">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 xml:space="preserve">how </w:t>
      </w:r>
      <w:del w:id="679" w:author="Arnold van Rooijen" w:date="2015-02-20T11:00:00Z">
        <w:r w:rsidR="00581079" w:rsidRPr="004D7B46" w:rsidDel="00BF0E56">
          <w:rPr>
            <w:lang w:val="en-US"/>
          </w:rPr>
          <w:delText xml:space="preserve">we calculate </w:delText>
        </w:r>
      </w:del>
      <w:del w:id="680" w:author="Arnold van Rooijen" w:date="2015-02-20T11:02:00Z">
        <w:r w:rsidR="00581079" w:rsidRPr="004D7B46" w:rsidDel="00887C7C">
          <w:rPr>
            <w:lang w:val="en-US"/>
          </w:rPr>
          <w:delText>both terms</w:delText>
        </w:r>
      </w:del>
      <w:ins w:id="681" w:author="Arnold van Rooijen" w:date="2015-02-20T11:02:00Z">
        <w:r w:rsidR="00887C7C">
          <w:rPr>
            <w:lang w:val="en-US"/>
          </w:rPr>
          <w:t>these</w:t>
        </w:r>
      </w:ins>
      <w:ins w:id="682" w:author="Arnold van Rooijen" w:date="2015-02-20T11:00:00Z">
        <w:r w:rsidR="00BF0E56">
          <w:rPr>
            <w:lang w:val="en-US"/>
          </w:rPr>
          <w:t xml:space="preserve"> are calculated</w:t>
        </w:r>
      </w:ins>
      <w:r w:rsidR="00581079" w:rsidRPr="004D7B46">
        <w:rPr>
          <w:lang w:val="en-US"/>
        </w:rPr>
        <w:t>.</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ins w:id="68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40</w:instrText>
        </w:r>
        <w:r w:rsidR="00DE7887" w:rsidRPr="004D7B46">
          <w:rPr>
            <w:lang w:val="en-US"/>
          </w:rPr>
          <w:instrText>)</w:instrText>
        </w:r>
      </w:ins>
      <w:del w:id="684" w:author="Arnold van Rooijen" w:date="2015-02-20T12:00:00Z">
        <w:r w:rsidR="004D7B46" w:rsidRPr="004D7B46" w:rsidDel="00DE7887">
          <w:rPr>
            <w:lang w:val="en-US"/>
          </w:rPr>
          <w:delInstrText>(1.40)</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7pt;height:27.85pt" o:ole="">
            <v:imagedata r:id="rId130" o:title=""/>
          </v:shape>
          <o:OLEObject Type="Embed" ProgID="Equation.DSMT4" ShapeID="_x0000_i1075" DrawAspect="Content" ObjectID="_1485958940" r:id="rId1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85" w:author="Arnold van Rooijen" w:date="2015-02-20T12:00:00Z">
        <w:r w:rsidR="00DE7887" w:rsidDel="00DE7887">
          <w:rPr>
            <w:lang w:val="en-US"/>
          </w:rPr>
          <w:fldChar w:fldCharType="separate"/>
        </w:r>
      </w:del>
      <w:r w:rsidRPr="004D7B46">
        <w:rPr>
          <w:lang w:val="en-US"/>
        </w:rPr>
        <w:fldChar w:fldCharType="end"/>
      </w:r>
      <w:bookmarkStart w:id="686"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87" w:author="Arnold van Rooijen" w:date="2015-02-20T12:00:00Z">
        <w:r w:rsidR="00DE7887">
          <w:rPr>
            <w:noProof/>
            <w:lang w:val="en-US"/>
          </w:rPr>
          <w:instrText>45</w:instrText>
        </w:r>
      </w:ins>
      <w:del w:id="688" w:author="Arnold van Rooijen" w:date="2015-02-20T12:00:00Z">
        <w:r w:rsidR="004D7B46" w:rsidDel="00DE7887">
          <w:rPr>
            <w:noProof/>
            <w:lang w:val="en-US"/>
          </w:rPr>
          <w:delInstrText>40</w:delInstrText>
        </w:r>
      </w:del>
      <w:r w:rsidR="00883631" w:rsidRPr="004D7B46">
        <w:rPr>
          <w:noProof/>
          <w:lang w:val="en-US"/>
        </w:rPr>
        <w:fldChar w:fldCharType="end"/>
      </w:r>
      <w:r w:rsidRPr="004D7B46">
        <w:rPr>
          <w:lang w:val="en-US"/>
        </w:rPr>
        <w:instrText>)</w:instrText>
      </w:r>
      <w:bookmarkEnd w:id="686"/>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commentRangeStart w:id="689"/>
      <w:r w:rsidRPr="004D7B46">
        <w:rPr>
          <w:position w:val="-34"/>
          <w:lang w:val="en-US"/>
        </w:rPr>
        <w:object w:dxaOrig="4620" w:dyaOrig="800">
          <v:shape id="_x0000_i1076" type="#_x0000_t75" style="width:231pt;height:40.3pt" o:ole="">
            <v:imagedata r:id="rId132" o:title=""/>
          </v:shape>
          <o:OLEObject Type="Embed" ProgID="Equation.DSMT4" ShapeID="_x0000_i1076" DrawAspect="Content" ObjectID="_1485958941" r:id="rId133"/>
        </w:object>
      </w:r>
      <w:commentRangeEnd w:id="689"/>
      <w:r w:rsidR="00B70008">
        <w:rPr>
          <w:rStyle w:val="CommentReference"/>
        </w:rPr>
        <w:commentReference w:id="689"/>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9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91" w:author="Arnold van Rooijen" w:date="2015-02-20T12:00:00Z">
        <w:r w:rsidR="00DE7887">
          <w:rPr>
            <w:noProof/>
            <w:lang w:val="en-US"/>
          </w:rPr>
          <w:instrText>46</w:instrText>
        </w:r>
      </w:ins>
      <w:del w:id="692" w:author="Arnold van Rooijen" w:date="2015-02-20T12:00:00Z">
        <w:r w:rsidR="004D7B46" w:rsidDel="00DE7887">
          <w:rPr>
            <w:noProof/>
            <w:lang w:val="en-US"/>
          </w:rPr>
          <w:delInstrText>41</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xml:space="preserve">, the </w:t>
      </w:r>
      <w:r w:rsidRPr="00B70008">
        <w:rPr>
          <w:i/>
          <w:lang w:val="en-US"/>
          <w:rPrChange w:id="693" w:author="Arnold van Rooijen" w:date="2015-02-20T11:03:00Z">
            <w:rPr>
              <w:lang w:val="en-US"/>
            </w:rPr>
          </w:rPrChange>
        </w:rPr>
        <w:t>u</w:t>
      </w:r>
      <w:r w:rsidRPr="00B70008">
        <w:rPr>
          <w:i/>
          <w:vertAlign w:val="subscript"/>
          <w:lang w:val="en-US"/>
          <w:rPrChange w:id="694" w:author="Arnold van Rooijen" w:date="2015-02-20T11:03:00Z">
            <w:rPr>
              <w:vertAlign w:val="subscript"/>
              <w:lang w:val="en-US"/>
            </w:rPr>
          </w:rPrChange>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ins w:id="69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42</w:instrText>
        </w:r>
        <w:r w:rsidR="00DE7887" w:rsidRPr="004D7B46">
          <w:rPr>
            <w:lang w:val="en-US"/>
          </w:rPr>
          <w:instrText>)</w:instrText>
        </w:r>
      </w:ins>
      <w:del w:id="696" w:author="Arnold van Rooijen" w:date="2015-02-20T12:00:00Z">
        <w:r w:rsidR="004D7B46" w:rsidRPr="004D7B46" w:rsidDel="00DE7887">
          <w:rPr>
            <w:lang w:val="en-US"/>
          </w:rPr>
          <w:delInstrText>(1.42)</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commentRangeStart w:id="697"/>
      <w:r w:rsidRPr="004D7B46">
        <w:rPr>
          <w:position w:val="-34"/>
          <w:lang w:val="en-US"/>
        </w:rPr>
        <w:object w:dxaOrig="2940" w:dyaOrig="720">
          <v:shape id="_x0000_i1077" type="#_x0000_t75" style="width:146.55pt;height:36.45pt" o:ole="">
            <v:imagedata r:id="rId134" o:title=""/>
          </v:shape>
          <o:OLEObject Type="Embed" ProgID="Equation.DSMT4" ShapeID="_x0000_i1077" DrawAspect="Content" ObjectID="_1485958942" r:id="rId135"/>
        </w:object>
      </w:r>
      <w:commentRangeEnd w:id="697"/>
      <w:r w:rsidR="001063AB">
        <w:rPr>
          <w:rStyle w:val="CommentReference"/>
        </w:rPr>
        <w:commentReference w:id="697"/>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98" w:author="Arnold van Rooijen" w:date="2015-02-20T12:00:00Z">
        <w:r w:rsidR="00DE7887" w:rsidDel="00DE7887">
          <w:rPr>
            <w:lang w:val="en-US"/>
          </w:rPr>
          <w:fldChar w:fldCharType="separate"/>
        </w:r>
      </w:del>
      <w:r w:rsidRPr="004D7B46">
        <w:rPr>
          <w:lang w:val="en-US"/>
        </w:rPr>
        <w:fldChar w:fldCharType="end"/>
      </w:r>
      <w:bookmarkStart w:id="699"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0" w:author="Arnold van Rooijen" w:date="2015-02-20T12:00:00Z">
        <w:r w:rsidR="00DE7887">
          <w:rPr>
            <w:noProof/>
            <w:lang w:val="en-US"/>
          </w:rPr>
          <w:instrText>47</w:instrText>
        </w:r>
      </w:ins>
      <w:del w:id="701" w:author="Arnold van Rooijen" w:date="2015-02-20T12:00:00Z">
        <w:r w:rsidR="004D7B46" w:rsidDel="00DE7887">
          <w:rPr>
            <w:noProof/>
            <w:lang w:val="en-US"/>
          </w:rPr>
          <w:delInstrText>42</w:delInstrText>
        </w:r>
      </w:del>
      <w:r w:rsidR="00883631" w:rsidRPr="004D7B46">
        <w:rPr>
          <w:noProof/>
          <w:lang w:val="en-US"/>
        </w:rPr>
        <w:fldChar w:fldCharType="end"/>
      </w:r>
      <w:r w:rsidRPr="004D7B46">
        <w:rPr>
          <w:lang w:val="en-US"/>
        </w:rPr>
        <w:instrText>)</w:instrText>
      </w:r>
      <w:bookmarkEnd w:id="699"/>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w:t>
      </w:r>
      <w:del w:id="702" w:author="Arnold van Rooijen" w:date="2015-02-20T11:06:00Z">
        <w:r w:rsidRPr="004D7B46" w:rsidDel="009340DB">
          <w:rPr>
            <w:lang w:val="en-US"/>
          </w:rPr>
          <w:delText xml:space="preserve">take into </w:delText>
        </w:r>
      </w:del>
      <w:r w:rsidRPr="004D7B46">
        <w:rPr>
          <w:lang w:val="en-US"/>
        </w:rPr>
        <w:t xml:space="preserve">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 xml:space="preserve">due </w:t>
      </w:r>
      <w:ins w:id="703" w:author="Arnold van Rooijen" w:date="2015-02-20T11:07:00Z">
        <w:r w:rsidR="008249C0">
          <w:rPr>
            <w:lang w:val="en-US"/>
          </w:rPr>
          <w:t xml:space="preserve">to </w:t>
        </w:r>
      </w:ins>
      <w:r w:rsidR="00987353" w:rsidRPr="004D7B46">
        <w:rPr>
          <w:lang w:val="en-US"/>
        </w:rPr>
        <w:t>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commentRangeStart w:id="704"/>
      <w:r w:rsidRPr="004D7B46">
        <w:rPr>
          <w:position w:val="-12"/>
          <w:lang w:val="en-US"/>
        </w:rPr>
        <w:object w:dxaOrig="1820" w:dyaOrig="380">
          <v:shape id="_x0000_i1078" type="#_x0000_t75" style="width:91.7pt;height:19.7pt" o:ole="">
            <v:imagedata r:id="rId136" o:title=""/>
          </v:shape>
          <o:OLEObject Type="Embed" ProgID="Equation.DSMT4" ShapeID="_x0000_i1078" DrawAspect="Content" ObjectID="_1485958943" r:id="rId137"/>
        </w:object>
      </w:r>
      <w:commentRangeEnd w:id="704"/>
      <w:r w:rsidR="008249C0">
        <w:rPr>
          <w:rStyle w:val="CommentReference"/>
        </w:rPr>
        <w:commentReference w:id="704"/>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5"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6" w:author="Arnold van Rooijen" w:date="2015-02-20T12:00:00Z">
        <w:r w:rsidR="00DE7887">
          <w:rPr>
            <w:noProof/>
            <w:lang w:val="en-US"/>
          </w:rPr>
          <w:instrText>48</w:instrText>
        </w:r>
      </w:ins>
      <w:del w:id="707" w:author="Arnold van Rooijen" w:date="2015-02-20T12:00:00Z">
        <w:r w:rsidR="004D7B46" w:rsidDel="00DE7887">
          <w:rPr>
            <w:noProof/>
            <w:lang w:val="en-US"/>
          </w:rPr>
          <w:delInstrText>43</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708" w:name="_Toc412018045"/>
      <w:commentRangeStart w:id="709"/>
      <w:r w:rsidRPr="004D7B46">
        <w:rPr>
          <w:lang w:val="en-US"/>
        </w:rPr>
        <w:t>Transport formulations</w:t>
      </w:r>
      <w:bookmarkEnd w:id="708"/>
      <w:commentRangeEnd w:id="709"/>
      <w:r w:rsidR="00950B26">
        <w:rPr>
          <w:rStyle w:val="CommentReference"/>
          <w:bCs w:val="0"/>
          <w:iCs w:val="0"/>
        </w:rPr>
        <w:commentReference w:id="709"/>
      </w:r>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w:t>
      </w:r>
      <w:commentRangeStart w:id="710"/>
      <w:r w:rsidRPr="004D7B46">
        <w:rPr>
          <w:lang w:val="en-US"/>
        </w:rPr>
        <w:t xml:space="preserve">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ins w:id="71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44</w:instrText>
        </w:r>
        <w:r w:rsidR="00DE7887" w:rsidRPr="004D7B46">
          <w:rPr>
            <w:lang w:val="en-US"/>
          </w:rPr>
          <w:instrText>)</w:instrText>
        </w:r>
      </w:ins>
      <w:del w:id="712" w:author="Arnold van Rooijen" w:date="2015-02-20T12:00:00Z">
        <w:r w:rsidR="004D7B46" w:rsidRPr="004D7B46" w:rsidDel="00DE7887">
          <w:rPr>
            <w:lang w:val="en-US"/>
          </w:rPr>
          <w:delInstrText>(1.44)</w:delInstrText>
        </w:r>
      </w:del>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55pt;height:19.7pt" o:ole="">
            <v:imagedata r:id="rId138" o:title=""/>
          </v:shape>
          <o:OLEObject Type="Embed" ProgID="Equation.DSMT4" ShapeID="_x0000_i1079" DrawAspect="Content" ObjectID="_1485958944" r:id="rId13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13" w:author="Arnold van Rooijen" w:date="2015-02-20T12:00:00Z">
        <w:r w:rsidR="00DE7887" w:rsidDel="00DE7887">
          <w:rPr>
            <w:lang w:val="en-US"/>
          </w:rPr>
          <w:fldChar w:fldCharType="separate"/>
        </w:r>
      </w:del>
      <w:r w:rsidRPr="004D7B46">
        <w:rPr>
          <w:lang w:val="en-US"/>
        </w:rPr>
        <w:fldChar w:fldCharType="end"/>
      </w:r>
      <w:bookmarkStart w:id="714"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15" w:author="Arnold van Rooijen" w:date="2015-02-20T12:00:00Z">
        <w:r w:rsidR="00DE7887">
          <w:rPr>
            <w:noProof/>
            <w:lang w:val="en-US"/>
          </w:rPr>
          <w:instrText>49</w:instrText>
        </w:r>
      </w:ins>
      <w:del w:id="716" w:author="Arnold van Rooijen" w:date="2015-02-20T12:00:00Z">
        <w:r w:rsidR="004D7B46" w:rsidDel="00DE7887">
          <w:rPr>
            <w:noProof/>
            <w:lang w:val="en-US"/>
          </w:rPr>
          <w:delInstrText>44</w:delInstrText>
        </w:r>
      </w:del>
      <w:r w:rsidR="00883631" w:rsidRPr="004D7B46">
        <w:rPr>
          <w:noProof/>
          <w:lang w:val="en-US"/>
        </w:rPr>
        <w:fldChar w:fldCharType="end"/>
      </w:r>
      <w:r w:rsidRPr="004D7B46">
        <w:rPr>
          <w:lang w:val="en-US"/>
        </w:rPr>
        <w:instrText>)</w:instrText>
      </w:r>
      <w:bookmarkEnd w:id="714"/>
      <w:r w:rsidRPr="004D7B46">
        <w:rPr>
          <w:lang w:val="en-US"/>
        </w:rPr>
        <w:fldChar w:fldCharType="end"/>
      </w:r>
      <w:commentRangeEnd w:id="710"/>
      <w:r w:rsidR="00194846">
        <w:rPr>
          <w:rStyle w:val="CommentReference"/>
        </w:rPr>
        <w:commentReference w:id="710"/>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 xml:space="preserve">The Soulsby-Van Rijn </w:t>
      </w:r>
      <w:del w:id="717" w:author="Arnold van Rooijen" w:date="2015-02-20T11:09:00Z">
        <w:r w:rsidRPr="004D7B46" w:rsidDel="00712690">
          <w:rPr>
            <w:lang w:val="en-US"/>
          </w:rPr>
          <w:delText xml:space="preserve">transport </w:delText>
        </w:r>
      </w:del>
      <w:r w:rsidRPr="004D7B46">
        <w:rPr>
          <w:lang w:val="en-US"/>
        </w:rPr>
        <w:t xml:space="preserve">equations </w:t>
      </w:r>
      <w:ins w:id="718" w:author="Arnold van Rooijen" w:date="2015-02-20T11:08:00Z">
        <w:r w:rsidR="00712690">
          <w:rPr>
            <w:lang w:val="en-US"/>
          </w:rPr>
          <w:t xml:space="preserve">for bed load and suspended load transport </w:t>
        </w:r>
      </w:ins>
      <w:r w:rsidRPr="004D7B46">
        <w:rPr>
          <w:lang w:val="en-US"/>
        </w:rPr>
        <w:t xml:space="preserve">are </w:t>
      </w:r>
      <w:del w:id="719" w:author="Arnold van Rooijen" w:date="2015-02-20T11:08:00Z">
        <w:r w:rsidRPr="004D7B46" w:rsidDel="00712690">
          <w:rPr>
            <w:lang w:val="en-US"/>
          </w:rPr>
          <w:delText>known as</w:delText>
        </w:r>
      </w:del>
      <w:ins w:id="720" w:author="Arnold van Rooijen" w:date="2015-02-20T11:08:00Z">
        <w:r w:rsidR="00712690">
          <w:rPr>
            <w:lang w:val="en-US"/>
          </w:rPr>
          <w:t>given by</w:t>
        </w:r>
      </w:ins>
      <w:r w:rsidRPr="004D7B46">
        <w:rPr>
          <w:lang w:val="en-US"/>
        </w:rPr>
        <w:t xml:space="preserve">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55pt;height:92.55pt" o:ole="">
            <v:imagedata r:id="rId140" o:title=""/>
          </v:shape>
          <o:OLEObject Type="Embed" ProgID="Equation.DSMT4" ShapeID="_x0000_i1080" DrawAspect="Content" ObjectID="_1485958945" r:id="rId14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1"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22" w:author="Arnold van Rooijen" w:date="2015-02-20T12:00:00Z">
        <w:r w:rsidR="00DE7887">
          <w:rPr>
            <w:noProof/>
            <w:lang w:val="en-US"/>
          </w:rPr>
          <w:instrText>50</w:instrText>
        </w:r>
      </w:ins>
      <w:del w:id="723" w:author="Arnold van Rooijen" w:date="2015-02-20T12:00:00Z">
        <w:r w:rsidR="004D7B46" w:rsidDel="00DE7887">
          <w:rPr>
            <w:noProof/>
            <w:lang w:val="en-US"/>
          </w:rPr>
          <w:delInstrText>45</w:delInstrText>
        </w:r>
      </w:del>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w:t>
      </w:r>
      <w:del w:id="724" w:author="Arnold van Rooijen" w:date="2015-02-20T11:11:00Z">
        <w:r w:rsidRPr="004D7B46" w:rsidDel="00594A11">
          <w:rPr>
            <w:lang w:val="en-US"/>
          </w:rPr>
          <w:delText>-</w:delText>
        </w:r>
      </w:del>
      <w:ins w:id="725" w:author="Arnold van Rooijen" w:date="2015-02-20T11:11:00Z">
        <w:r w:rsidR="00594A11">
          <w:rPr>
            <w:lang w:val="en-US"/>
          </w:rPr>
          <w:t xml:space="preserve"> </w:t>
        </w:r>
      </w:ins>
      <w:r w:rsidRPr="004D7B46">
        <w:rPr>
          <w:lang w:val="en-US"/>
        </w:rPr>
        <w:t>load and suspended load coefficient</w:t>
      </w:r>
      <w:ins w:id="726" w:author="Arnold van Rooijen" w:date="2015-02-20T11:11:00Z">
        <w:r w:rsidR="00594A11">
          <w:rPr>
            <w:lang w:val="en-US"/>
          </w:rPr>
          <w:t>s</w:t>
        </w:r>
      </w:ins>
      <w:r w:rsidRPr="004D7B46">
        <w:rPr>
          <w:lang w:val="en-US"/>
        </w:rPr>
        <w:t xml:space="preserve">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45pt;height:40.3pt" o:ole="">
            <v:imagedata r:id="rId142" o:title=""/>
          </v:shape>
          <o:OLEObject Type="Embed" ProgID="Equation.DSMT4" ShapeID="_x0000_i1081" DrawAspect="Content" ObjectID="_1485958946" r:id="rId1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7"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28" w:author="Arnold van Rooijen" w:date="2015-02-20T12:00:00Z">
        <w:r w:rsidR="00DE7887">
          <w:rPr>
            <w:noProof/>
            <w:lang w:val="en-US"/>
          </w:rPr>
          <w:instrText>51</w:instrText>
        </w:r>
      </w:ins>
      <w:del w:id="729" w:author="Arnold van Rooijen" w:date="2015-02-20T12:00:00Z">
        <w:r w:rsidR="004D7B46" w:rsidDel="00DE7887">
          <w:rPr>
            <w:noProof/>
            <w:lang w:val="en-US"/>
          </w:rPr>
          <w:delInstrText>46</w:delInstrText>
        </w:r>
      </w:del>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3pt;height:10.3pt" o:ole="">
            <v:imagedata r:id="rId144" o:title=""/>
          </v:shape>
          <o:OLEObject Type="Embed" ProgID="Equation.DSMT4" ShapeID="_x0000_i1082" DrawAspect="Content" ObjectID="_1485958947" r:id="rId14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730" w:author="Arnold van Rooijen" w:date="2015-02-20T12:00:00Z">
        <w:r w:rsidR="00DE7887" w:rsidDel="00DE7887">
          <w:rPr>
            <w:lang w:val="en-US"/>
          </w:rPr>
          <w:fldChar w:fldCharType="separate"/>
        </w:r>
      </w:del>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E7887">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ins w:id="731" w:author="Arnold van Rooijen" w:date="2015-02-20T12:00:00Z">
        <w:r w:rsidR="00DE7887">
          <w:rPr>
            <w:noProof/>
            <w:lang w:val="en-US"/>
          </w:rPr>
          <w:instrText>52</w:instrText>
        </w:r>
      </w:ins>
      <w:del w:id="732" w:author="Arnold van Rooijen" w:date="2015-02-20T12:00:00Z">
        <w:r w:rsidDel="00DE7887">
          <w:rPr>
            <w:noProof/>
            <w:lang w:val="en-US"/>
          </w:rPr>
          <w:delInstrText>47</w:delInstrText>
        </w:r>
      </w:del>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w:t>
      </w:r>
      <w:ins w:id="733" w:author="Arnold van Rooijen" w:date="2015-02-20T11:11:00Z">
        <w:r w:rsidR="006046F5">
          <w:rPr>
            <w:lang w:val="en-US"/>
          </w:rPr>
          <w:t>(</w:t>
        </w:r>
        <w:r w:rsidR="006046F5" w:rsidRPr="006046F5">
          <w:rPr>
            <w:i/>
            <w:lang w:val="en-US"/>
            <w:rPrChange w:id="734" w:author="Arnold van Rooijen" w:date="2015-02-20T11:11:00Z">
              <w:rPr>
                <w:lang w:val="en-US"/>
              </w:rPr>
            </w:rPrChange>
          </w:rPr>
          <w:t>U</w:t>
        </w:r>
        <w:r w:rsidR="006046F5" w:rsidRPr="006046F5">
          <w:rPr>
            <w:i/>
            <w:vertAlign w:val="subscript"/>
            <w:lang w:val="en-US"/>
            <w:rPrChange w:id="735" w:author="Arnold van Rooijen" w:date="2015-02-20T11:11:00Z">
              <w:rPr>
                <w:lang w:val="en-US"/>
              </w:rPr>
            </w:rPrChange>
          </w:rPr>
          <w:t>cr</w:t>
        </w:r>
        <w:r w:rsidR="006046F5">
          <w:rPr>
            <w:lang w:val="en-US"/>
          </w:rPr>
          <w:t xml:space="preserve">) </w:t>
        </w:r>
      </w:ins>
      <w:r w:rsidRPr="004D7B46">
        <w:rPr>
          <w:lang w:val="en-US"/>
        </w:rPr>
        <w:t xml:space="preserve">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2pt;height:77.55pt" o:ole="">
            <v:imagedata r:id="rId146" o:title=""/>
          </v:shape>
          <o:OLEObject Type="Embed" ProgID="Equation.DSMT4" ShapeID="_x0000_i1083" DrawAspect="Content" ObjectID="_1485958948" r:id="rId1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3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7" w:author="Arnold van Rooijen" w:date="2015-02-20T12:00:00Z">
        <w:r w:rsidR="00DE7887">
          <w:rPr>
            <w:noProof/>
            <w:lang w:val="en-US"/>
          </w:rPr>
          <w:instrText>53</w:instrText>
        </w:r>
      </w:ins>
      <w:del w:id="738" w:author="Arnold van Rooijen" w:date="2015-02-20T12:00:00Z">
        <w:r w:rsidR="004D7B46" w:rsidDel="00DE7887">
          <w:rPr>
            <w:noProof/>
            <w:lang w:val="en-US"/>
          </w:rPr>
          <w:delInstrText>48</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 xml:space="preserve">Finally the drag coefficient </w:t>
      </w:r>
      <w:ins w:id="739" w:author="Arnold van Rooijen" w:date="2015-02-20T11:12:00Z">
        <w:r w:rsidR="00667C85">
          <w:rPr>
            <w:lang w:val="en-US"/>
          </w:rPr>
          <w:t>(</w:t>
        </w:r>
        <w:r w:rsidR="00667C85" w:rsidRPr="00667C85">
          <w:rPr>
            <w:i/>
            <w:lang w:val="en-US"/>
            <w:rPrChange w:id="740" w:author="Arnold van Rooijen" w:date="2015-02-20T11:12:00Z">
              <w:rPr>
                <w:lang w:val="en-US"/>
              </w:rPr>
            </w:rPrChange>
          </w:rPr>
          <w:t>C</w:t>
        </w:r>
        <w:r w:rsidR="00225D79">
          <w:rPr>
            <w:i/>
            <w:vertAlign w:val="subscript"/>
            <w:lang w:val="en-US"/>
          </w:rPr>
          <w:t>d</w:t>
        </w:r>
        <w:r w:rsidR="00667C85">
          <w:rPr>
            <w:lang w:val="en-US"/>
          </w:rPr>
          <w:t xml:space="preserve">) </w:t>
        </w:r>
      </w:ins>
      <w:r w:rsidRPr="004D7B46">
        <w:rPr>
          <w:lang w:val="en-US"/>
        </w:rPr>
        <w:t>is calculated with:</w:t>
      </w:r>
    </w:p>
    <w:p w:rsidR="00CC2416" w:rsidRPr="004D7B46" w:rsidRDefault="00CC2416" w:rsidP="004D7B46">
      <w:pPr>
        <w:rPr>
          <w:lang w:val="en-US"/>
        </w:rPr>
      </w:pPr>
    </w:p>
    <w:p w:rsidR="00CC2416" w:rsidRDefault="00CC2416" w:rsidP="004D7B46">
      <w:pPr>
        <w:pStyle w:val="MTDisplayEquation"/>
        <w:rPr>
          <w:ins w:id="741" w:author="Arnold van Rooijen" w:date="2015-02-20T11:12:00Z"/>
          <w:lang w:val="en-US"/>
        </w:rPr>
      </w:pPr>
      <w:r w:rsidRPr="004D7B46">
        <w:rPr>
          <w:lang w:val="en-US"/>
        </w:rPr>
        <w:tab/>
      </w:r>
      <w:r w:rsidRPr="004D7B46">
        <w:rPr>
          <w:position w:val="-70"/>
          <w:lang w:val="en-US"/>
        </w:rPr>
        <w:object w:dxaOrig="2960" w:dyaOrig="1560">
          <v:shape id="_x0000_i1084" type="#_x0000_t75" style="width:148.7pt;height:77.55pt" o:ole="">
            <v:imagedata r:id="rId148" o:title=""/>
          </v:shape>
          <o:OLEObject Type="Embed" ProgID="Equation.DSMT4" ShapeID="_x0000_i1084" DrawAspect="Content" ObjectID="_1485958949" r:id="rId14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42"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43" w:author="Arnold van Rooijen" w:date="2015-02-20T12:00:00Z">
        <w:r w:rsidR="00DE7887">
          <w:rPr>
            <w:noProof/>
            <w:lang w:val="en-US"/>
          </w:rPr>
          <w:instrText>54</w:instrText>
        </w:r>
      </w:ins>
      <w:del w:id="744" w:author="Arnold van Rooijen" w:date="2015-02-20T12:00:00Z">
        <w:r w:rsidR="004D7B46" w:rsidDel="00DE7887">
          <w:rPr>
            <w:noProof/>
            <w:lang w:val="en-US"/>
          </w:rPr>
          <w:delInstrText>49</w:delInstrText>
        </w:r>
      </w:del>
      <w:r w:rsidR="00883631" w:rsidRPr="004D7B46">
        <w:rPr>
          <w:noProof/>
          <w:lang w:val="en-US"/>
        </w:rPr>
        <w:fldChar w:fldCharType="end"/>
      </w:r>
      <w:r w:rsidRPr="004D7B46">
        <w:rPr>
          <w:lang w:val="en-US"/>
        </w:rPr>
        <w:instrText>)</w:instrText>
      </w:r>
      <w:r w:rsidRPr="004D7B46">
        <w:rPr>
          <w:lang w:val="en-US"/>
        </w:rPr>
        <w:fldChar w:fldCharType="end"/>
      </w:r>
    </w:p>
    <w:p w:rsidR="00BD388D" w:rsidRPr="00BD388D" w:rsidRDefault="00BD388D" w:rsidP="00BD388D">
      <w:pPr>
        <w:rPr>
          <w:lang w:val="en-US"/>
        </w:rPr>
        <w:pPrChange w:id="745" w:author="Arnold van Rooijen" w:date="2015-02-20T11:12:00Z">
          <w:pPr>
            <w:pStyle w:val="MTDisplayEquation"/>
          </w:pPr>
        </w:pPrChange>
      </w:pPr>
      <w:ins w:id="746" w:author="Arnold van Rooijen" w:date="2015-02-20T11:12:00Z">
        <w:r>
          <w:rPr>
            <w:lang w:val="en-US"/>
          </w:rPr>
          <w:t>Where z0 is …</w:t>
        </w:r>
      </w:ins>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15pt;height:5.15pt" o:ole="">
            <v:imagedata r:id="rId150" o:title=""/>
          </v:shape>
          <o:OLEObject Type="Embed" ProgID="Equation.DSMT4" ShapeID="_x0000_i1085" DrawAspect="Content" ObjectID="_1485958950" r:id="rId151"/>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commentRangeStart w:id="747"/>
      <w:r w:rsidRPr="004D7B46">
        <w:rPr>
          <w:lang w:val="en-US"/>
        </w:rPr>
        <w:t>Van Thiel-Van Rijn</w:t>
      </w:r>
      <w:commentRangeEnd w:id="747"/>
      <w:r w:rsidR="00081166">
        <w:rPr>
          <w:rStyle w:val="CommentReference"/>
          <w:i w:val="0"/>
          <w:iCs w:val="0"/>
        </w:rPr>
        <w:commentReference w:id="747"/>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 xml:space="preserve">are </w:t>
      </w:r>
      <w:del w:id="748" w:author="Arnold van Rooijen" w:date="2015-02-20T11:12:00Z">
        <w:r w:rsidRPr="004D7B46" w:rsidDel="00DD0DAD">
          <w:rPr>
            <w:lang w:val="nl-NL"/>
          </w:rPr>
          <w:delText>known as</w:delText>
        </w:r>
      </w:del>
      <w:ins w:id="749" w:author="Arnold van Rooijen" w:date="2015-02-20T11:12:00Z">
        <w:r w:rsidR="00DD0DAD">
          <w:rPr>
            <w:lang w:val="nl-NL"/>
          </w:rPr>
          <w:t>given by</w:t>
        </w:r>
      </w:ins>
      <w:r w:rsidRPr="004D7B46">
        <w:rPr>
          <w:lang w:val="nl-NL"/>
        </w:rPr>
        <w:t xml:space="preserve">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7pt;height:63.45pt" o:ole="">
            <v:imagedata r:id="rId152" o:title=""/>
          </v:shape>
          <o:OLEObject Type="Embed" ProgID="Equation.DSMT4" ShapeID="_x0000_i1086" DrawAspect="Content" ObjectID="_1485958951" r:id="rId15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1" w:author="Arnold van Rooijen" w:date="2015-02-20T12:00:00Z">
        <w:r w:rsidR="00DE7887">
          <w:rPr>
            <w:noProof/>
            <w:lang w:val="en-US"/>
          </w:rPr>
          <w:instrText>55</w:instrText>
        </w:r>
      </w:ins>
      <w:del w:id="752" w:author="Arnold van Rooijen" w:date="2015-02-20T12:00:00Z">
        <w:r w:rsidR="004D7B46" w:rsidDel="00DE7887">
          <w:rPr>
            <w:noProof/>
            <w:lang w:val="en-US"/>
          </w:rPr>
          <w:delInstrText>50</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7pt;height:42pt" o:ole="">
            <v:imagedata r:id="rId154" o:title=""/>
          </v:shape>
          <o:OLEObject Type="Embed" ProgID="Equation.DSMT4" ShapeID="_x0000_i1087" DrawAspect="Content" ObjectID="_1485958952" r:id="rId15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4" w:author="Arnold van Rooijen" w:date="2015-02-20T12:00:00Z">
        <w:r w:rsidR="00DE7887">
          <w:rPr>
            <w:noProof/>
            <w:lang w:val="en-US"/>
          </w:rPr>
          <w:instrText>56</w:instrText>
        </w:r>
      </w:ins>
      <w:del w:id="755" w:author="Arnold van Rooijen" w:date="2015-02-20T12:00:00Z">
        <w:r w:rsidR="004D7B46" w:rsidDel="00DE7887">
          <w:rPr>
            <w:noProof/>
            <w:lang w:val="en-US"/>
          </w:rPr>
          <w:delInstrText>51</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55pt;height:36.45pt" o:ole="">
            <v:imagedata r:id="rId156" o:title=""/>
          </v:shape>
          <o:OLEObject Type="Embed" ProgID="Equation.DSMT4" ShapeID="_x0000_i1088" DrawAspect="Content" ObjectID="_1485958953" r:id="rId15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7" w:author="Arnold van Rooijen" w:date="2015-02-20T12:00:00Z">
        <w:r w:rsidR="00DE7887">
          <w:rPr>
            <w:noProof/>
            <w:lang w:val="en-US"/>
          </w:rPr>
          <w:instrText>57</w:instrText>
        </w:r>
      </w:ins>
      <w:del w:id="758" w:author="Arnold van Rooijen" w:date="2015-02-20T12:00:00Z">
        <w:r w:rsidR="004D7B46" w:rsidDel="00DE7887">
          <w:rPr>
            <w:noProof/>
            <w:lang w:val="en-US"/>
          </w:rPr>
          <w:delInstrText>52</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30.15pt;height:117.85pt" o:ole="">
            <v:imagedata r:id="rId158" o:title=""/>
          </v:shape>
          <o:OLEObject Type="Embed" ProgID="Equation.DSMT4" ShapeID="_x0000_i1089" DrawAspect="Content" ObjectID="_1485958954" r:id="rId15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9"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0" w:author="Arnold van Rooijen" w:date="2015-02-20T12:00:00Z">
        <w:r w:rsidR="00DE7887">
          <w:rPr>
            <w:noProof/>
            <w:lang w:val="en-US"/>
          </w:rPr>
          <w:instrText>58</w:instrText>
        </w:r>
      </w:ins>
      <w:del w:id="761" w:author="Arnold van Rooijen" w:date="2015-02-20T12:00:00Z">
        <w:r w:rsidR="004D7B46" w:rsidDel="00DE7887">
          <w:rPr>
            <w:noProof/>
            <w:lang w:val="en-US"/>
          </w:rPr>
          <w:delInstrText>53</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3pt;height:50.55pt" o:ole="">
            <v:imagedata r:id="rId160" o:title=""/>
          </v:shape>
          <o:OLEObject Type="Embed" ProgID="Equation.DSMT4" ShapeID="_x0000_i1090" DrawAspect="Content" ObjectID="_1485958955" r:id="rId16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62"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3" w:author="Arnold van Rooijen" w:date="2015-02-20T12:00:00Z">
        <w:r w:rsidR="00DE7887">
          <w:rPr>
            <w:noProof/>
            <w:lang w:val="en-US"/>
          </w:rPr>
          <w:instrText>59</w:instrText>
        </w:r>
      </w:ins>
      <w:del w:id="764" w:author="Arnold van Rooijen" w:date="2015-02-20T12:00:00Z">
        <w:r w:rsidR="004D7B46" w:rsidDel="00DE7887">
          <w:rPr>
            <w:noProof/>
            <w:lang w:val="en-US"/>
          </w:rPr>
          <w:delInstrText>54</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473E3E" w:rsidP="004D7B46">
      <w:pPr>
        <w:pStyle w:val="Heading3"/>
        <w:jc w:val="both"/>
        <w:rPr>
          <w:lang w:val="en-US"/>
        </w:rPr>
      </w:pPr>
      <w:bookmarkStart w:id="765" w:name="_Toc412018046"/>
      <w:ins w:id="766" w:author="Arnold van Rooijen" w:date="2015-02-20T11:16:00Z">
        <w:r>
          <w:rPr>
            <w:lang w:val="en-US"/>
          </w:rPr>
          <w:t xml:space="preserve">Effects of </w:t>
        </w:r>
      </w:ins>
      <w:del w:id="767" w:author="Arnold van Rooijen" w:date="2015-02-20T11:16:00Z">
        <w:r w:rsidR="000F7E89" w:rsidRPr="004D7B46" w:rsidDel="00473E3E">
          <w:rPr>
            <w:lang w:val="en-US"/>
          </w:rPr>
          <w:delText>W</w:delText>
        </w:r>
      </w:del>
      <w:ins w:id="768" w:author="Arnold van Rooijen" w:date="2015-02-20T11:16:00Z">
        <w:r>
          <w:rPr>
            <w:lang w:val="en-US"/>
          </w:rPr>
          <w:t>w</w:t>
        </w:r>
      </w:ins>
      <w:r w:rsidR="000F7E89" w:rsidRPr="004D7B46">
        <w:rPr>
          <w:lang w:val="en-US"/>
        </w:rPr>
        <w:t xml:space="preserve">ave </w:t>
      </w:r>
      <w:del w:id="769" w:author="Arnold van Rooijen" w:date="2015-02-20T11:16:00Z">
        <w:r w:rsidR="000F7E89" w:rsidRPr="004D7B46" w:rsidDel="00473E3E">
          <w:rPr>
            <w:lang w:val="en-US"/>
          </w:rPr>
          <w:delText>asymmetry</w:delText>
        </w:r>
        <w:bookmarkEnd w:id="765"/>
        <w:r w:rsidR="000F7E89" w:rsidRPr="004D7B46" w:rsidDel="00473E3E">
          <w:rPr>
            <w:lang w:val="en-US"/>
          </w:rPr>
          <w:delText xml:space="preserve"> </w:delText>
        </w:r>
      </w:del>
      <w:ins w:id="770" w:author="Arnold van Rooijen" w:date="2015-02-20T11:16:00Z">
        <w:r>
          <w:rPr>
            <w:lang w:val="en-US"/>
          </w:rPr>
          <w:t>nonlinearity</w:t>
        </w:r>
        <w:r w:rsidRPr="004D7B46">
          <w:rPr>
            <w:lang w:val="en-US"/>
          </w:rPr>
          <w:t xml:space="preserve"> </w:t>
        </w:r>
      </w:ins>
    </w:p>
    <w:p w:rsidR="000F7E89" w:rsidRPr="004D7B46" w:rsidRDefault="000F7E89" w:rsidP="004D7B46">
      <w:pPr>
        <w:rPr>
          <w:lang w:val="en-US"/>
        </w:rPr>
      </w:pPr>
      <w:del w:id="771" w:author="Arnold van Rooijen" w:date="2015-02-20T11:16:00Z">
        <w:r w:rsidRPr="004D7B46" w:rsidDel="00473E3E">
          <w:rPr>
            <w:lang w:val="en-US"/>
          </w:rPr>
          <w:delText>The w</w:delText>
        </w:r>
      </w:del>
      <w:ins w:id="772" w:author="Arnold van Rooijen" w:date="2015-02-20T11:16:00Z">
        <w:r w:rsidR="00473E3E">
          <w:rPr>
            <w:lang w:val="en-US"/>
          </w:rPr>
          <w:t>Effects of w</w:t>
        </w:r>
      </w:ins>
      <w:r w:rsidRPr="004D7B46">
        <w:rPr>
          <w:lang w:val="en-US"/>
        </w:rPr>
        <w:t xml:space="preserve">ave </w:t>
      </w:r>
      <w:ins w:id="773" w:author="Arnold van Rooijen" w:date="2015-02-20T11:16:00Z">
        <w:r w:rsidR="00473E3E">
          <w:rPr>
            <w:lang w:val="en-US"/>
          </w:rPr>
          <w:t xml:space="preserve">skewness and </w:t>
        </w:r>
      </w:ins>
      <w:r w:rsidRPr="004D7B46">
        <w:rPr>
          <w:lang w:val="en-US"/>
        </w:rPr>
        <w:t xml:space="preserve">asymmetry </w:t>
      </w:r>
      <w:del w:id="774" w:author="Arnold van Rooijen" w:date="2015-02-20T11:16:00Z">
        <w:r w:rsidRPr="004D7B46" w:rsidDel="00473E3E">
          <w:rPr>
            <w:lang w:val="en-US"/>
          </w:rPr>
          <w:delText xml:space="preserve">enters </w:delText>
        </w:r>
      </w:del>
      <w:ins w:id="775" w:author="Arnold van Rooijen" w:date="2015-02-20T11:16:00Z">
        <w:r w:rsidR="00473E3E">
          <w:rPr>
            <w:lang w:val="en-US"/>
          </w:rPr>
          <w:t>are accounted for</w:t>
        </w:r>
        <w:r w:rsidR="00473E3E" w:rsidRPr="004D7B46">
          <w:rPr>
            <w:lang w:val="en-US"/>
          </w:rPr>
          <w:t xml:space="preserve"> </w:t>
        </w:r>
        <w:r w:rsidR="00473E3E">
          <w:rPr>
            <w:lang w:val="en-US"/>
          </w:rPr>
          <w:t xml:space="preserve">in </w:t>
        </w:r>
      </w:ins>
      <w:r w:rsidRPr="004D7B46">
        <w:rPr>
          <w:lang w:val="en-US"/>
        </w:rPr>
        <w:t>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55pt;height:72.85pt" o:ole="">
            <v:imagedata r:id="rId162" o:title=""/>
          </v:shape>
          <o:OLEObject Type="Embed" ProgID="Equation.DSMT4" ShapeID="_x0000_i1091" DrawAspect="Content" ObjectID="_1485958956" r:id="rId16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7" w:author="Arnold van Rooijen" w:date="2015-02-20T12:00:00Z">
        <w:r w:rsidR="00DE7887">
          <w:rPr>
            <w:noProof/>
            <w:lang w:val="en-US"/>
          </w:rPr>
          <w:instrText>60</w:instrText>
        </w:r>
      </w:ins>
      <w:del w:id="778" w:author="Arnold van Rooijen" w:date="2015-02-20T12:00:00Z">
        <w:r w:rsidR="004D7B46" w:rsidDel="00DE7887">
          <w:rPr>
            <w:noProof/>
            <w:lang w:val="en-US"/>
          </w:rPr>
          <w:delInstrText>55</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commentRangeStart w:id="779"/>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w:t>
      </w:r>
      <w:commentRangeEnd w:id="779"/>
      <w:r w:rsidR="001C0707">
        <w:rPr>
          <w:rStyle w:val="CommentReference"/>
        </w:rPr>
        <w:commentReference w:id="779"/>
      </w:r>
      <w:r w:rsidRPr="004D7B46">
        <w:rPr>
          <w:sz w:val="20"/>
          <w:szCs w:val="20"/>
          <w:lang w:val="en-US"/>
        </w:rPr>
        <w:t xml:space="preserve">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del w:id="780" w:author="Arnold van Rooijen" w:date="2015-02-20T11:14:00Z">
        <w:r w:rsidRPr="004D7B46" w:rsidDel="00574A1B">
          <w:rPr>
            <w:i/>
            <w:sz w:val="20"/>
            <w:szCs w:val="20"/>
            <w:lang w:val="en-US"/>
          </w:rPr>
          <w:delText>S</w:delText>
        </w:r>
        <w:r w:rsidRPr="004D7B46" w:rsidDel="00574A1B">
          <w:rPr>
            <w:i/>
            <w:sz w:val="20"/>
            <w:szCs w:val="20"/>
            <w:vertAlign w:val="subscript"/>
            <w:lang w:val="en-US"/>
          </w:rPr>
          <w:delText>k</w:delText>
        </w:r>
      </w:del>
      <w:ins w:id="781" w:author="Arnold van Rooijen" w:date="2015-02-20T11:14:00Z">
        <w:r w:rsidR="00574A1B">
          <w:rPr>
            <w:i/>
            <w:sz w:val="20"/>
            <w:szCs w:val="20"/>
            <w:lang w:val="en-US"/>
          </w:rPr>
          <w:t>A</w:t>
        </w:r>
        <w:r w:rsidR="00574A1B">
          <w:rPr>
            <w:i/>
            <w:sz w:val="20"/>
            <w:szCs w:val="20"/>
            <w:vertAlign w:val="subscript"/>
            <w:lang w:val="en-US"/>
          </w:rPr>
          <w:t>s</w:t>
        </w:r>
      </w:ins>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w:t>
      </w:r>
      <w:commentRangeStart w:id="782"/>
      <w:r w:rsidRPr="004D7B46">
        <w:rPr>
          <w:sz w:val="20"/>
          <w:szCs w:val="20"/>
          <w:lang w:val="en-US"/>
        </w:rPr>
        <w:t xml:space="preserve">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w:t>
      </w:r>
      <w:commentRangeEnd w:id="782"/>
      <w:r w:rsidR="002B240F">
        <w:rPr>
          <w:rStyle w:val="CommentReference"/>
        </w:rPr>
        <w:commentReference w:id="782"/>
      </w:r>
      <w:r w:rsidRPr="004D7B46">
        <w:rPr>
          <w:sz w:val="20"/>
          <w:szCs w:val="20"/>
          <w:lang w:val="en-US"/>
        </w:rPr>
        <w:t xml:space="preserve">(keyword: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15pt;height:17.55pt" o:ole="">
            <v:imagedata r:id="rId164" o:title=""/>
          </v:shape>
          <o:OLEObject Type="Embed" ProgID="Equation.DSMT4" ShapeID="_x0000_i1092" DrawAspect="Content" ObjectID="_1485958957" r:id="rId165"/>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783" w:author="Arnold van Rooijen" w:date="2015-02-20T12:00:00Z">
        <w:r w:rsidR="00DE7887" w:rsidDel="00DE7887">
          <w:rPr>
            <w:sz w:val="20"/>
            <w:szCs w:val="20"/>
            <w:lang w:val="en-US"/>
          </w:rPr>
          <w:fldChar w:fldCharType="separate"/>
        </w:r>
      </w:del>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E7887">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784" w:author="Arnold van Rooijen" w:date="2015-02-20T12:00:00Z">
        <w:r w:rsidR="00DE7887">
          <w:rPr>
            <w:noProof/>
            <w:sz w:val="20"/>
            <w:szCs w:val="20"/>
            <w:lang w:val="en-US"/>
          </w:rPr>
          <w:instrText>61</w:instrText>
        </w:r>
      </w:ins>
      <w:del w:id="785" w:author="Arnold van Rooijen" w:date="2015-02-20T12:00:00Z">
        <w:r w:rsidR="004D7B46" w:rsidDel="00DE7887">
          <w:rPr>
            <w:noProof/>
            <w:sz w:val="20"/>
            <w:szCs w:val="20"/>
            <w:lang w:val="en-US"/>
          </w:rPr>
          <w:delInstrText>56</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w:t>
      </w:r>
      <w:del w:id="786" w:author="Arnold van Rooijen" w:date="2015-02-20T11:15:00Z">
        <w:r w:rsidRPr="004D7B46" w:rsidDel="00D45549">
          <w:rPr>
            <w:sz w:val="20"/>
            <w:szCs w:val="20"/>
            <w:lang w:val="en-US"/>
          </w:rPr>
          <w:delText xml:space="preserve">as </w:delText>
        </w:r>
      </w:del>
      <w:ins w:id="787" w:author="Arnold van Rooijen" w:date="2015-02-20T11:15:00Z">
        <w:r w:rsidR="00D45549">
          <w:rPr>
            <w:sz w:val="20"/>
            <w:szCs w:val="20"/>
            <w:lang w:val="en-US"/>
          </w:rPr>
          <w:t>is</w:t>
        </w:r>
        <w:r w:rsidR="00D45549" w:rsidRPr="004D7B46">
          <w:rPr>
            <w:sz w:val="20"/>
            <w:szCs w:val="20"/>
            <w:lang w:val="en-US"/>
          </w:rPr>
          <w:t xml:space="preserve"> </w:t>
        </w:r>
      </w:ins>
      <w:r w:rsidRPr="004D7B46">
        <w:rPr>
          <w:sz w:val="20"/>
          <w:szCs w:val="20"/>
          <w:lang w:val="en-US"/>
        </w:rPr>
        <w:t xml:space="preserve">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Default="00B47D26" w:rsidP="004D7B46">
      <w:pPr>
        <w:pStyle w:val="MTDisplayEquation"/>
        <w:rPr>
          <w:ins w:id="788" w:author="Arnold van Rooijen" w:date="2015-02-20T11:15:00Z"/>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3pt;height:95.55pt" o:ole="">
            <v:imagedata r:id="rId166" o:title=""/>
          </v:shape>
          <o:OLEObject Type="Embed" ProgID="Equation.DSMT4" ShapeID="_x0000_i1093" DrawAspect="Content" ObjectID="_1485958958" r:id="rId167"/>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789" w:author="Arnold van Rooijen" w:date="2015-02-20T12:00:00Z">
        <w:r w:rsidR="00DE7887" w:rsidDel="00DE7887">
          <w:rPr>
            <w:sz w:val="20"/>
            <w:szCs w:val="20"/>
            <w:lang w:val="en-US"/>
          </w:rPr>
          <w:fldChar w:fldCharType="separate"/>
        </w:r>
      </w:del>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DE7887">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790" w:author="Arnold van Rooijen" w:date="2015-02-20T12:00:00Z">
        <w:r w:rsidR="00DE7887">
          <w:rPr>
            <w:noProof/>
            <w:sz w:val="20"/>
            <w:szCs w:val="20"/>
            <w:lang w:val="en-US"/>
          </w:rPr>
          <w:instrText>62</w:instrText>
        </w:r>
      </w:ins>
      <w:del w:id="791" w:author="Arnold van Rooijen" w:date="2015-02-20T12:00:00Z">
        <w:r w:rsidR="004D7B46" w:rsidDel="00DE7887">
          <w:rPr>
            <w:noProof/>
            <w:sz w:val="20"/>
            <w:szCs w:val="20"/>
            <w:lang w:val="en-US"/>
          </w:rPr>
          <w:delInstrText>57</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D45549" w:rsidRPr="00D45549" w:rsidRDefault="00D45549" w:rsidP="00D45549">
      <w:pPr>
        <w:pStyle w:val="ListParagraph"/>
        <w:numPr>
          <w:ilvl w:val="0"/>
          <w:numId w:val="41"/>
        </w:numPr>
        <w:rPr>
          <w:lang w:val="en-US"/>
          <w:rPrChange w:id="792" w:author="Arnold van Rooijen" w:date="2015-02-20T11:15:00Z">
            <w:rPr>
              <w:sz w:val="20"/>
              <w:szCs w:val="20"/>
              <w:lang w:val="en-US"/>
            </w:rPr>
          </w:rPrChange>
        </w:rPr>
        <w:pPrChange w:id="793" w:author="Arnold van Rooijen" w:date="2015-02-20T11:15:00Z">
          <w:pPr>
            <w:pStyle w:val="MTDisplayEquation"/>
          </w:pPr>
        </w:pPrChange>
      </w:pPr>
      <w:ins w:id="794" w:author="Arnold van Rooijen" w:date="2015-02-20T11:15:00Z">
        <w:r>
          <w:rPr>
            <w:lang w:val="en-US"/>
          </w:rPr>
          <w:t>Ursell number?</w:t>
        </w:r>
      </w:ins>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795" w:name="_Toc412018047"/>
      <w:r w:rsidRPr="004D7B46">
        <w:rPr>
          <w:lang w:val="en-US"/>
        </w:rPr>
        <w:t>Bottom updating</w:t>
      </w:r>
      <w:bookmarkEnd w:id="795"/>
    </w:p>
    <w:p w:rsidR="008C2325" w:rsidRPr="004D7B46" w:rsidRDefault="008C2325" w:rsidP="004D7B46">
      <w:pPr>
        <w:pStyle w:val="Heading3"/>
        <w:jc w:val="both"/>
        <w:rPr>
          <w:lang w:val="en-US"/>
        </w:rPr>
      </w:pPr>
      <w:bookmarkStart w:id="796" w:name="_Toc412018048"/>
      <w:r w:rsidRPr="004D7B46">
        <w:rPr>
          <w:lang w:val="en-US"/>
        </w:rPr>
        <w:t>Due to sediment fluxes</w:t>
      </w:r>
      <w:bookmarkEnd w:id="796"/>
    </w:p>
    <w:p w:rsidR="009C4C27" w:rsidRPr="004D7B46" w:rsidRDefault="009C4C27" w:rsidP="004D7B46">
      <w:pPr>
        <w:rPr>
          <w:lang w:val="en-US"/>
        </w:rPr>
      </w:pPr>
      <w:r w:rsidRPr="004D7B46">
        <w:rPr>
          <w:lang w:val="en-US"/>
        </w:rPr>
        <w:t xml:space="preserve">Based on the gradients in the sediment transport the bed level changes </w:t>
      </w:r>
      <w:del w:id="797" w:author="Arnold van Rooijen" w:date="2015-02-20T11:17:00Z">
        <w:r w:rsidRPr="004D7B46" w:rsidDel="00D57E43">
          <w:rPr>
            <w:lang w:val="en-US"/>
          </w:rPr>
          <w:delText>according to</w:delText>
        </w:r>
      </w:del>
      <w:ins w:id="798" w:author="Arnold van Rooijen" w:date="2015-02-20T11:17:00Z">
        <w:r w:rsidR="00D57E43">
          <w:rPr>
            <w:lang w:val="en-US"/>
          </w:rPr>
          <w:t>are computed using the Exner equation</w:t>
        </w:r>
      </w:ins>
      <w:r w:rsidRPr="004D7B46">
        <w:rPr>
          <w:lang w:val="en-US"/>
        </w:rPr>
        <w:t>:</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7pt" o:ole="">
            <v:imagedata r:id="rId168" o:title=""/>
          </v:shape>
          <o:OLEObject Type="Embed" ProgID="Equation.DSMT4" ShapeID="_x0000_i1094" DrawAspect="Content" ObjectID="_1485958959" r:id="rId16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99" w:author="Arnold van Rooijen" w:date="2015-02-20T12:00:00Z">
        <w:r w:rsidR="00DE7887" w:rsidDel="00DE7887">
          <w:rPr>
            <w:lang w:val="en-US"/>
          </w:rPr>
          <w:fldChar w:fldCharType="separate"/>
        </w:r>
      </w:del>
      <w:r w:rsidRPr="004D7B46">
        <w:rPr>
          <w:lang w:val="en-US"/>
        </w:rPr>
        <w:fldChar w:fldCharType="end"/>
      </w:r>
      <w:bookmarkStart w:id="800"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1" w:author="Arnold van Rooijen" w:date="2015-02-20T12:00:00Z">
        <w:r w:rsidR="00DE7887">
          <w:rPr>
            <w:noProof/>
            <w:lang w:val="en-US"/>
          </w:rPr>
          <w:instrText>63</w:instrText>
        </w:r>
      </w:ins>
      <w:del w:id="802" w:author="Arnold van Rooijen" w:date="2015-02-20T12:00:00Z">
        <w:r w:rsidR="004D7B46" w:rsidDel="00DE7887">
          <w:rPr>
            <w:noProof/>
            <w:lang w:val="en-US"/>
          </w:rPr>
          <w:delInstrText>58</w:delInstrText>
        </w:r>
      </w:del>
      <w:r w:rsidR="00883631" w:rsidRPr="004D7B46">
        <w:rPr>
          <w:noProof/>
          <w:lang w:val="en-US"/>
        </w:rPr>
        <w:fldChar w:fldCharType="end"/>
      </w:r>
      <w:r w:rsidRPr="004D7B46">
        <w:rPr>
          <w:lang w:val="en-US"/>
        </w:rPr>
        <w:instrText>)</w:instrText>
      </w:r>
      <w:bookmarkEnd w:id="800"/>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ins w:id="80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63</w:instrText>
        </w:r>
        <w:r w:rsidR="00DE7887" w:rsidRPr="004D7B46">
          <w:rPr>
            <w:lang w:val="en-US"/>
          </w:rPr>
          <w:instrText>)</w:instrText>
        </w:r>
      </w:ins>
      <w:del w:id="80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58</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w:t>
      </w:r>
      <w:commentRangeStart w:id="805"/>
      <w:r w:rsidRPr="004D7B46">
        <w:rPr>
          <w:lang w:val="en-US"/>
        </w:rPr>
        <w:t xml:space="preserve">In order to </w:t>
      </w:r>
      <w:del w:id="806" w:author="Arnold van Rooijen" w:date="2015-02-20T11:17:00Z">
        <w:r w:rsidRPr="004D7B46" w:rsidDel="00D57E43">
          <w:rPr>
            <w:lang w:val="en-US"/>
          </w:rPr>
          <w:delText xml:space="preserve">take </w:delText>
        </w:r>
      </w:del>
      <w:r w:rsidRPr="004D7B46">
        <w:rPr>
          <w:lang w:val="en-US"/>
        </w:rPr>
        <w:t xml:space="preserve">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commentRangeEnd w:id="805"/>
      <w:r w:rsidR="00D57E43">
        <w:rPr>
          <w:rStyle w:val="CommentReference"/>
        </w:rPr>
        <w:commentReference w:id="805"/>
      </w:r>
      <w:r w:rsidRPr="004D7B46">
        <w:rPr>
          <w:lang w:val="en-US"/>
        </w:rPr>
        <w:t>.</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7pt;height:92.55pt" o:ole="">
            <v:imagedata r:id="rId170" o:title=""/>
          </v:shape>
          <o:OLEObject Type="Embed" ProgID="Equation.DSMT4" ShapeID="_x0000_i1095" DrawAspect="Content" ObjectID="_1485958960" r:id="rId17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07"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8" w:author="Arnold van Rooijen" w:date="2015-02-20T12:00:00Z">
        <w:r w:rsidR="00DE7887">
          <w:rPr>
            <w:noProof/>
            <w:lang w:val="en-US"/>
          </w:rPr>
          <w:instrText>64</w:instrText>
        </w:r>
      </w:ins>
      <w:del w:id="809" w:author="Arnold van Rooijen" w:date="2015-02-20T12:00:00Z">
        <w:r w:rsidR="004D7B46" w:rsidDel="00DE7887">
          <w:rPr>
            <w:noProof/>
            <w:lang w:val="en-US"/>
          </w:rPr>
          <w:delInstrText>59</w:delInstrText>
        </w:r>
      </w:del>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810" w:name="_Toc412018049"/>
      <w:r w:rsidRPr="004D7B46">
        <w:rPr>
          <w:lang w:val="en-US"/>
        </w:rPr>
        <w:t>Avalanching</w:t>
      </w:r>
      <w:bookmarkEnd w:id="810"/>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is introduced</w:t>
      </w:r>
      <w:del w:id="811" w:author="Arnold van Rooijen" w:date="2015-02-20T11:22:00Z">
        <w:r w:rsidR="004951FC" w:rsidRPr="004D7B46" w:rsidDel="00CE3C43">
          <w:rPr>
            <w:lang w:val="en-US"/>
          </w:rPr>
          <w:delText xml:space="preserve"> to update the bed </w:delText>
        </w:r>
        <w:r w:rsidRPr="004D7B46" w:rsidDel="00CE3C43">
          <w:rPr>
            <w:lang w:val="en-US"/>
          </w:rPr>
          <w:delText>evolution</w:delText>
        </w:r>
      </w:del>
      <w:r w:rsidRPr="004D7B46">
        <w:rPr>
          <w:lang w:val="en-US"/>
        </w:rPr>
        <w:t xml:space="preserve">.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w:t>
      </w:r>
      <w:del w:id="812" w:author="Arnold van Rooijen" w:date="2015-02-20T11:22:00Z">
        <w:r w:rsidR="00840330" w:rsidRPr="004D7B46" w:rsidDel="00CE3C43">
          <w:rPr>
            <w:lang w:val="en-US"/>
          </w:rPr>
          <w:delText xml:space="preserve">The default values are 1 and 0.3 respectively. </w:delText>
        </w:r>
      </w:del>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45pt;height:34.3pt" o:ole="">
            <v:imagedata r:id="rId172" o:title=""/>
          </v:shape>
          <o:OLEObject Type="Embed" ProgID="Equation.DSMT4" ShapeID="_x0000_i1096" DrawAspect="Content" ObjectID="_1485958961" r:id="rId17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1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14" w:author="Arnold van Rooijen" w:date="2015-02-20T12:00:00Z">
        <w:r w:rsidR="00DE7887">
          <w:rPr>
            <w:noProof/>
            <w:lang w:val="en-US"/>
          </w:rPr>
          <w:instrText>65</w:instrText>
        </w:r>
      </w:ins>
      <w:del w:id="815" w:author="Arnold van Rooijen" w:date="2015-02-20T12:00:00Z">
        <w:r w:rsidR="004D7B46" w:rsidDel="00DE7887">
          <w:rPr>
            <w:noProof/>
            <w:lang w:val="en-US"/>
          </w:rPr>
          <w:delInstrText>60</w:delInstrText>
        </w:r>
      </w:del>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Del="00000E30" w:rsidRDefault="00000E30" w:rsidP="004D7B46">
      <w:pPr>
        <w:rPr>
          <w:del w:id="816" w:author="Arnold van Rooijen" w:date="2015-02-20T11:26:00Z"/>
          <w:lang w:val="en-US"/>
        </w:rPr>
      </w:pPr>
      <w:proofErr w:type="gramStart"/>
      <w:ins w:id="817" w:author="Arnold van Rooijen" w:date="2015-02-20T11:26:00Z">
        <w:r>
          <w:rPr>
            <w:lang w:val="en-US"/>
          </w:rPr>
          <w:t>w</w:t>
        </w:r>
      </w:ins>
      <w:ins w:id="818" w:author="Arnold van Rooijen" w:date="2015-02-20T11:22:00Z">
        <w:r>
          <w:rPr>
            <w:lang w:val="en-US"/>
          </w:rPr>
          <w:t>here</w:t>
        </w:r>
        <w:proofErr w:type="gramEnd"/>
        <w:r>
          <w:rPr>
            <w:lang w:val="en-US"/>
          </w:rPr>
          <w:t xml:space="preserve"> </w:t>
        </w:r>
        <w:r w:rsidRPr="00000E30">
          <w:rPr>
            <w:i/>
            <w:lang w:val="en-US"/>
            <w:rPrChange w:id="819" w:author="Arnold van Rooijen" w:date="2015-02-20T11:26:00Z">
              <w:rPr>
                <w:lang w:val="en-US"/>
              </w:rPr>
            </w:rPrChange>
          </w:rPr>
          <w:t>m</w:t>
        </w:r>
        <w:r w:rsidRPr="00000E30">
          <w:rPr>
            <w:i/>
            <w:vertAlign w:val="subscript"/>
            <w:lang w:val="en-US"/>
            <w:rPrChange w:id="820" w:author="Arnold van Rooijen" w:date="2015-02-20T11:26:00Z">
              <w:rPr>
                <w:lang w:val="en-US"/>
              </w:rPr>
            </w:rPrChange>
          </w:rPr>
          <w:t>cr</w:t>
        </w:r>
        <w:r>
          <w:rPr>
            <w:lang w:val="en-US"/>
          </w:rPr>
          <w:t xml:space="preserve"> is the critical slope, which is equal to wetslp or dryslp depe</w:t>
        </w:r>
      </w:ins>
      <w:ins w:id="821" w:author="Arnold van Rooijen" w:date="2015-02-20T11:26:00Z">
        <w:r>
          <w:rPr>
            <w:lang w:val="en-US"/>
          </w:rPr>
          <w:t>nding on the location being wet or dry.</w:t>
        </w:r>
      </w:ins>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commentRangeStart w:id="822"/>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ins w:id="82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61</w:instrText>
        </w:r>
        <w:r w:rsidR="00DE7887" w:rsidRPr="004D7B46">
          <w:rPr>
            <w:lang w:val="en-US"/>
          </w:rPr>
          <w:instrText>)</w:instrText>
        </w:r>
      </w:ins>
      <w:del w:id="824" w:author="Arnold van Rooijen" w:date="2015-02-20T12:00:00Z">
        <w:r w:rsidR="004D7B46" w:rsidRPr="004D7B46" w:rsidDel="00DE7887">
          <w:rPr>
            <w:lang w:val="en-US"/>
          </w:rPr>
          <w:delInstrText>(1.60)</w:delInstrText>
        </w:r>
      </w:del>
      <w:r w:rsidR="009F110A" w:rsidRPr="004D7B46">
        <w:rPr>
          <w:lang w:val="en-US"/>
        </w:rPr>
        <w:fldChar w:fldCharType="end"/>
      </w:r>
      <w:r w:rsidR="009F110A" w:rsidRPr="004D7B46">
        <w:rPr>
          <w:lang w:val="en-US"/>
        </w:rPr>
        <w:fldChar w:fldCharType="end"/>
      </w:r>
      <w:commentRangeEnd w:id="822"/>
      <w:r w:rsidR="00000E30">
        <w:rPr>
          <w:rStyle w:val="CommentReference"/>
        </w:rPr>
        <w:commentReference w:id="822"/>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15pt;height:77.55pt" o:ole="">
            <v:imagedata r:id="rId174" o:title=""/>
          </v:shape>
          <o:OLEObject Type="Embed" ProgID="Equation.DSMT4" ShapeID="_x0000_i1097" DrawAspect="Content" ObjectID="_1485958962" r:id="rId17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25" w:author="Arnold van Rooijen" w:date="2015-02-20T12:00:00Z">
        <w:r w:rsidR="00DE7887" w:rsidDel="00DE7887">
          <w:rPr>
            <w:lang w:val="en-US"/>
          </w:rPr>
          <w:fldChar w:fldCharType="separate"/>
        </w:r>
      </w:del>
      <w:r w:rsidRPr="004D7B46">
        <w:rPr>
          <w:lang w:val="en-US"/>
        </w:rPr>
        <w:fldChar w:fldCharType="end"/>
      </w:r>
      <w:bookmarkStart w:id="826"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27" w:author="Arnold van Rooijen" w:date="2015-02-20T12:00:00Z">
        <w:r w:rsidR="00DE7887">
          <w:rPr>
            <w:noProof/>
            <w:lang w:val="en-US"/>
          </w:rPr>
          <w:instrText>66</w:instrText>
        </w:r>
      </w:ins>
      <w:del w:id="828" w:author="Arnold van Rooijen" w:date="2015-02-20T12:00:00Z">
        <w:r w:rsidR="004D7B46" w:rsidDel="00DE7887">
          <w:rPr>
            <w:noProof/>
            <w:lang w:val="en-US"/>
          </w:rPr>
          <w:delInstrText>61</w:delInstrText>
        </w:r>
      </w:del>
      <w:r w:rsidR="00883631" w:rsidRPr="004D7B46">
        <w:rPr>
          <w:noProof/>
          <w:lang w:val="en-US"/>
        </w:rPr>
        <w:fldChar w:fldCharType="end"/>
      </w:r>
      <w:r w:rsidRPr="004D7B46">
        <w:rPr>
          <w:lang w:val="en-US"/>
        </w:rPr>
        <w:instrText>)</w:instrText>
      </w:r>
      <w:bookmarkEnd w:id="826"/>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829" w:name="_Toc412018050"/>
      <w:commentRangeStart w:id="830"/>
      <w:r w:rsidRPr="004D7B46">
        <w:rPr>
          <w:lang w:val="en-US"/>
        </w:rPr>
        <w:t>Bed composition</w:t>
      </w:r>
      <w:bookmarkEnd w:id="829"/>
      <w:commentRangeEnd w:id="830"/>
      <w:r w:rsidR="00B3436D">
        <w:rPr>
          <w:rStyle w:val="CommentReference"/>
          <w:bCs w:val="0"/>
          <w:iCs w:val="0"/>
        </w:rPr>
        <w:commentReference w:id="830"/>
      </w:r>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w:t>
      </w:r>
      <w:r w:rsidRPr="00B92084">
        <w:rPr>
          <w:i/>
          <w:lang w:val="en-US"/>
          <w:rPrChange w:id="831" w:author="Arnold van Rooijen" w:date="2015-02-20T11:27:00Z">
            <w:rPr>
              <w:lang w:val="en-US"/>
            </w:rPr>
          </w:rPrChange>
        </w:rPr>
        <w:t>D</w:t>
      </w:r>
      <w:r w:rsidRPr="00B92084">
        <w:rPr>
          <w:i/>
          <w:vertAlign w:val="subscript"/>
          <w:lang w:val="en-US"/>
          <w:rPrChange w:id="832" w:author="Arnold van Rooijen" w:date="2015-02-20T11:27:00Z">
            <w:rPr>
              <w:lang w:val="en-US"/>
            </w:rPr>
          </w:rPrChange>
        </w:rPr>
        <w:t>50</w:t>
      </w:r>
      <w:r w:rsidRPr="004D7B46">
        <w:rPr>
          <w:lang w:val="en-US"/>
        </w:rPr>
        <w:t xml:space="preserve">) and possible a </w:t>
      </w:r>
      <w:r w:rsidRPr="00B92084">
        <w:rPr>
          <w:i/>
          <w:lang w:val="en-US"/>
          <w:rPrChange w:id="833" w:author="Arnold van Rooijen" w:date="2015-02-20T11:27:00Z">
            <w:rPr>
              <w:lang w:val="en-US"/>
            </w:rPr>
          </w:rPrChange>
        </w:rPr>
        <w:t>D</w:t>
      </w:r>
      <w:r w:rsidRPr="00B92084">
        <w:rPr>
          <w:i/>
          <w:vertAlign w:val="subscript"/>
          <w:lang w:val="en-US"/>
          <w:rPrChange w:id="834" w:author="Arnold van Rooijen" w:date="2015-02-20T11:27:00Z">
            <w:rPr>
              <w:lang w:val="en-US"/>
            </w:rPr>
          </w:rPrChange>
        </w:rPr>
        <w:t>15</w:t>
      </w:r>
      <w:r w:rsidRPr="004D7B46">
        <w:rPr>
          <w:lang w:val="en-US"/>
        </w:rPr>
        <w:t xml:space="preserve"> and </w:t>
      </w:r>
      <w:r w:rsidRPr="00B92084">
        <w:rPr>
          <w:i/>
          <w:lang w:val="en-US"/>
          <w:rPrChange w:id="835" w:author="Arnold van Rooijen" w:date="2015-02-20T11:27:00Z">
            <w:rPr>
              <w:lang w:val="en-US"/>
            </w:rPr>
          </w:rPrChange>
        </w:rPr>
        <w:t>D</w:t>
      </w:r>
      <w:r w:rsidRPr="00B92084">
        <w:rPr>
          <w:i/>
          <w:vertAlign w:val="subscript"/>
          <w:lang w:val="en-US"/>
          <w:rPrChange w:id="836" w:author="Arnold van Rooijen" w:date="2015-02-20T11:27:00Z">
            <w:rPr>
              <w:lang w:val="en-US"/>
            </w:rPr>
          </w:rPrChange>
        </w:rPr>
        <w:t>90</w:t>
      </w:r>
      <w:r w:rsidRPr="004D7B46">
        <w:rPr>
          <w:lang w:val="en-US"/>
        </w:rPr>
        <w:t xml:space="preserve">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w:t>
      </w:r>
      <w:ins w:id="837" w:author="Arnold van Rooijen" w:date="2015-02-20T11:31:00Z">
        <w:r w:rsidR="005C133C">
          <w:rPr>
            <w:lang w:val="en-US"/>
          </w:rPr>
          <w:t>s</w:t>
        </w:r>
      </w:ins>
      <w:r w:rsidRPr="004D7B46">
        <w:rPr>
          <w:lang w:val="en-US"/>
        </w:rPr>
        <w:t xml:space="preserve">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 xml:space="preserve">Each grid cell in XBeach holds its own sediment distribution </w:t>
      </w:r>
      <w:commentRangeStart w:id="838"/>
      <w:r w:rsidRPr="004D7B46">
        <w:rPr>
          <w:lang w:val="en-US"/>
        </w:rPr>
        <w:t>and the sediment transport formulations used differentiate between fractions</w:t>
      </w:r>
      <w:commentRangeEnd w:id="838"/>
      <w:r w:rsidR="005C133C">
        <w:rPr>
          <w:rStyle w:val="CommentReference"/>
        </w:rPr>
        <w:commentReference w:id="838"/>
      </w:r>
      <w:r w:rsidRPr="004D7B46">
        <w:rPr>
          <w:lang w:val="en-US"/>
        </w:rPr>
        <w:t>.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39" w:name="_Toc412018051"/>
      <w:r w:rsidRPr="004D7B46">
        <w:rPr>
          <w:lang w:val="en-US"/>
        </w:rPr>
        <w:t>Boundary conditions</w:t>
      </w:r>
      <w:bookmarkEnd w:id="839"/>
    </w:p>
    <w:p w:rsidR="008E05D9" w:rsidRPr="004D7B46" w:rsidRDefault="008E05D9" w:rsidP="004D7B46">
      <w:pPr>
        <w:pStyle w:val="Heading2"/>
        <w:spacing w:line="240" w:lineRule="auto"/>
        <w:jc w:val="both"/>
        <w:rPr>
          <w:lang w:val="en-US"/>
        </w:rPr>
      </w:pPr>
      <w:bookmarkStart w:id="840" w:name="_Toc412018052"/>
      <w:r w:rsidRPr="004D7B46">
        <w:rPr>
          <w:lang w:val="en-US"/>
        </w:rPr>
        <w:t>Waves</w:t>
      </w:r>
      <w:bookmarkEnd w:id="840"/>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DE7887">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DE7887">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DE7887">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841" w:name="_Ref410738028"/>
      <w:bookmarkStart w:id="842" w:name="_Toc412018053"/>
      <w:r w:rsidRPr="004D7B46">
        <w:rPr>
          <w:lang w:val="en-US"/>
        </w:rPr>
        <w:t>Spectra</w:t>
      </w:r>
      <w:bookmarkEnd w:id="841"/>
      <w:bookmarkEnd w:id="842"/>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843"/>
      <w:commentRangeStart w:id="844"/>
      <w:r w:rsidR="007E32CB" w:rsidRPr="004D7B46">
        <w:rPr>
          <w:i/>
          <w:lang w:val="en-US"/>
        </w:rPr>
        <w:t>number</w:t>
      </w:r>
      <w:commentRangeEnd w:id="843"/>
      <w:r w:rsidR="00C62831" w:rsidRPr="004D7B46">
        <w:rPr>
          <w:rStyle w:val="CommentReference"/>
          <w:lang w:val="en-US"/>
        </w:rPr>
        <w:commentReference w:id="843"/>
      </w:r>
      <w:commentRangeEnd w:id="844"/>
      <w:r w:rsidR="00C77D61" w:rsidRPr="004D7B46">
        <w:rPr>
          <w:rStyle w:val="CommentReference"/>
          <w:lang w:val="en-US"/>
        </w:rPr>
        <w:commentReference w:id="844"/>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845"/>
      <w:commentRangeStart w:id="846"/>
      <w:r w:rsidRPr="004D7B46">
        <w:rPr>
          <w:lang w:val="en-US"/>
        </w:rPr>
        <w:t>increasing</w:t>
      </w:r>
      <w:commentRangeEnd w:id="845"/>
      <w:r w:rsidR="00C62831" w:rsidRPr="004D7B46">
        <w:rPr>
          <w:rStyle w:val="CommentReference"/>
          <w:lang w:val="en-US"/>
        </w:rPr>
        <w:commentReference w:id="845"/>
      </w:r>
      <w:commentRangeEnd w:id="846"/>
      <w:r w:rsidR="00C77D61" w:rsidRPr="004D7B46">
        <w:rPr>
          <w:rStyle w:val="CommentReference"/>
          <w:lang w:val="en-US"/>
        </w:rPr>
        <w:commentReference w:id="846"/>
      </w:r>
      <w:del w:id="847"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848"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849" w:name="_Ref412015448"/>
      <w:bookmarkStart w:id="850" w:name="_Toc412018054"/>
      <w:r w:rsidRPr="004D7B46">
        <w:rPr>
          <w:lang w:val="en-US"/>
        </w:rPr>
        <w:t>Non-spectra</w:t>
      </w:r>
      <w:bookmarkEnd w:id="848"/>
      <w:bookmarkEnd w:id="849"/>
      <w:bookmarkEnd w:id="850"/>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851"/>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851"/>
      <w:r w:rsidR="001F0D99" w:rsidRPr="004D7B46">
        <w:rPr>
          <w:rStyle w:val="CommentReference"/>
          <w:lang w:val="en-US"/>
        </w:rPr>
        <w:commentReference w:id="851"/>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852" w:name="_Ref410738048"/>
      <w:bookmarkStart w:id="853" w:name="_Toc412018055"/>
      <w:r w:rsidRPr="004D7B46">
        <w:rPr>
          <w:lang w:val="en-US"/>
        </w:rPr>
        <w:t>Lateral boundary conditions</w:t>
      </w:r>
      <w:bookmarkEnd w:id="852"/>
      <w:bookmarkEnd w:id="853"/>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854" w:name="_Toc412018056"/>
      <w:commentRangeStart w:id="855"/>
      <w:r w:rsidRPr="004D7B46">
        <w:rPr>
          <w:lang w:val="en-US"/>
        </w:rPr>
        <w:t>Shallow water equations</w:t>
      </w:r>
      <w:commentRangeEnd w:id="855"/>
      <w:r w:rsidR="00300122" w:rsidRPr="004D7B46">
        <w:rPr>
          <w:rStyle w:val="CommentReference"/>
          <w:b w:val="0"/>
          <w:iCs w:val="0"/>
          <w:lang w:val="en-US"/>
        </w:rPr>
        <w:commentReference w:id="855"/>
      </w:r>
      <w:bookmarkEnd w:id="854"/>
    </w:p>
    <w:p w:rsidR="008E05D9" w:rsidRPr="004D7B46" w:rsidRDefault="008E05D9" w:rsidP="004D7B46">
      <w:pPr>
        <w:pStyle w:val="Heading3"/>
        <w:rPr>
          <w:lang w:val="en-US"/>
        </w:rPr>
      </w:pPr>
      <w:bookmarkStart w:id="856" w:name="_Toc412018057"/>
      <w:commentRangeStart w:id="857"/>
      <w:r w:rsidRPr="004D7B46">
        <w:rPr>
          <w:lang w:val="en-US"/>
        </w:rPr>
        <w:t>Absorbing-generating</w:t>
      </w:r>
      <w:commentRangeEnd w:id="857"/>
      <w:r w:rsidR="00300122" w:rsidRPr="004D7B46">
        <w:rPr>
          <w:rStyle w:val="CommentReference"/>
          <w:bCs w:val="0"/>
          <w:iCs w:val="0"/>
          <w:lang w:val="en-US"/>
        </w:rPr>
        <w:commentReference w:id="857"/>
      </w:r>
      <w:bookmarkEnd w:id="856"/>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858"/>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858"/>
      <w:proofErr w:type="gramEnd"/>
      <w:r w:rsidR="0009480C" w:rsidRPr="004D7B46">
        <w:rPr>
          <w:rStyle w:val="CommentReference"/>
          <w:lang w:val="en-US"/>
        </w:rPr>
        <w:commentReference w:id="858"/>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859"/>
      <w:r w:rsidR="00005EA8" w:rsidRPr="004C5AA7">
        <w:rPr>
          <w:i/>
          <w:lang w:val="en-US"/>
        </w:rPr>
        <w:t>aveflume</w:t>
      </w:r>
      <w:commentRangeEnd w:id="859"/>
      <w:r w:rsidR="00005EA8" w:rsidRPr="004C5AA7">
        <w:rPr>
          <w:rStyle w:val="CommentReference"/>
          <w:i/>
        </w:rPr>
        <w:commentReference w:id="859"/>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860" w:name="_Toc412018058"/>
      <w:r w:rsidRPr="004D7B46">
        <w:rPr>
          <w:lang w:val="en-US"/>
        </w:rPr>
        <w:t>River and point discharge</w:t>
      </w:r>
      <w:bookmarkEnd w:id="860"/>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861" w:name="_Toc412018059"/>
      <w:r w:rsidRPr="004D7B46">
        <w:rPr>
          <w:lang w:val="en-US"/>
        </w:rPr>
        <w:t>Ship motion</w:t>
      </w:r>
      <w:bookmarkEnd w:id="861"/>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862" w:name="_Toc412018060"/>
      <w:r w:rsidRPr="004D7B46">
        <w:rPr>
          <w:lang w:val="en-US"/>
        </w:rPr>
        <w:t>Lateral boundaries</w:t>
      </w:r>
      <w:bookmarkEnd w:id="862"/>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863" w:name="_Toc412018061"/>
      <w:r w:rsidRPr="004D7B46">
        <w:rPr>
          <w:lang w:val="en-US"/>
        </w:rPr>
        <w:t>Tide and surge</w:t>
      </w:r>
      <w:bookmarkEnd w:id="863"/>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864" w:name="_Toc412018062"/>
      <w:r w:rsidRPr="004D7B46">
        <w:rPr>
          <w:lang w:val="en-US"/>
        </w:rPr>
        <w:t>Sediment transport</w:t>
      </w:r>
      <w:bookmarkEnd w:id="864"/>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65" w:name="_Toc412018063"/>
      <w:r w:rsidRPr="004D7B46">
        <w:rPr>
          <w:lang w:val="en-US"/>
        </w:rPr>
        <w:t>Input description</w:t>
      </w:r>
      <w:bookmarkEnd w:id="865"/>
    </w:p>
    <w:p w:rsidR="00620A54" w:rsidRPr="004D7B46" w:rsidRDefault="00620A54" w:rsidP="004D7B46">
      <w:pPr>
        <w:pStyle w:val="Heading2"/>
        <w:spacing w:line="240" w:lineRule="auto"/>
        <w:jc w:val="both"/>
        <w:rPr>
          <w:lang w:val="en-US"/>
        </w:rPr>
      </w:pPr>
      <w:bookmarkStart w:id="866" w:name="_Toc285701663"/>
      <w:bookmarkStart w:id="867" w:name="_Toc412018064"/>
      <w:r w:rsidRPr="004D7B46">
        <w:rPr>
          <w:lang w:val="en-US"/>
        </w:rPr>
        <w:t>General</w:t>
      </w:r>
      <w:bookmarkEnd w:id="866"/>
      <w:bookmarkEnd w:id="867"/>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868" w:name="_Toc285701664"/>
      <w:bookmarkStart w:id="869" w:name="_Toc412018065"/>
      <w:r w:rsidRPr="004D7B46">
        <w:rPr>
          <w:lang w:val="en-US"/>
        </w:rPr>
        <w:t>Physical processes</w:t>
      </w:r>
      <w:bookmarkEnd w:id="868"/>
      <w:bookmarkEnd w:id="869"/>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870" w:name="_Ref285440913"/>
      <w:bookmarkStart w:id="871" w:name="_Ref285440915"/>
      <w:bookmarkStart w:id="872" w:name="_Ref285465495"/>
      <w:bookmarkStart w:id="873" w:name="_Ref285465497"/>
      <w:bookmarkStart w:id="874" w:name="_Toc285701665"/>
      <w:bookmarkStart w:id="875" w:name="_Toc412018066"/>
      <w:r w:rsidRPr="004D7B46">
        <w:rPr>
          <w:lang w:val="en-US"/>
        </w:rPr>
        <w:t>Grid and bathymetry</w:t>
      </w:r>
      <w:bookmarkEnd w:id="870"/>
      <w:bookmarkEnd w:id="871"/>
      <w:bookmarkEnd w:id="872"/>
      <w:bookmarkEnd w:id="873"/>
      <w:bookmarkEnd w:id="874"/>
      <w:bookmarkEnd w:id="875"/>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x-coordinates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876" w:name="_Toc285701666"/>
      <w:bookmarkStart w:id="877" w:name="_Toc412018067"/>
      <w:r w:rsidRPr="004D7B46">
        <w:rPr>
          <w:lang w:val="en-US"/>
        </w:rPr>
        <w:t>Waves input</w:t>
      </w:r>
      <w:bookmarkEnd w:id="876"/>
      <w:bookmarkEnd w:id="877"/>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878" w:name="_Ref285383424"/>
      <w:bookmarkStart w:id="879" w:name="_Toc285701667"/>
      <w:bookmarkStart w:id="880" w:name="_Toc412018068"/>
      <w:r w:rsidRPr="004D7B46">
        <w:rPr>
          <w:lang w:val="en-US"/>
        </w:rPr>
        <w:t>Stationary wave boundary conditions</w:t>
      </w:r>
      <w:bookmarkEnd w:id="878"/>
      <w:bookmarkEnd w:id="879"/>
      <w:bookmarkEnd w:id="880"/>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881" w:name="_Ref285375434"/>
      <w:bookmarkStart w:id="882" w:name="_Toc285701668"/>
      <w:bookmarkStart w:id="883" w:name="_Toc412018069"/>
      <w:r w:rsidRPr="004D7B46">
        <w:rPr>
          <w:lang w:val="en-US"/>
        </w:rPr>
        <w:t>Spectral wave boundary conditions</w:t>
      </w:r>
      <w:bookmarkEnd w:id="881"/>
      <w:bookmarkEnd w:id="882"/>
      <w:bookmarkEnd w:id="883"/>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884" w:name="_Ref285376842"/>
      <w:r w:rsidRPr="004D7B46">
        <w:rPr>
          <w:lang w:val="en-US"/>
        </w:rPr>
        <w:t>JONSWAP wave spectra</w:t>
      </w:r>
      <w:bookmarkEnd w:id="884"/>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DE7887" w:rsidRDefault="00620A54" w:rsidP="004D7B46">
      <w:pPr>
        <w:pStyle w:val="Code"/>
        <w:jc w:val="both"/>
        <w:rPr>
          <w:lang w:val="fr-FR"/>
          <w:rPrChange w:id="885" w:author="Arnold van Rooijen" w:date="2015-02-20T12:00:00Z">
            <w:rPr/>
          </w:rPrChange>
        </w:rPr>
      </w:pPr>
      <w:r w:rsidRPr="00DE7887">
        <w:rPr>
          <w:lang w:val="fr-FR"/>
          <w:rPrChange w:id="886" w:author="Arnold van Rooijen" w:date="2015-02-20T12:00:00Z">
            <w:rPr/>
          </w:rPrChange>
        </w:rPr>
        <w:t>&lt;</w:t>
      </w:r>
      <w:proofErr w:type="gramStart"/>
      <w:r w:rsidRPr="00DE7887">
        <w:rPr>
          <w:lang w:val="fr-FR"/>
          <w:rPrChange w:id="887" w:author="Arnold van Rooijen" w:date="2015-02-20T12:00:00Z">
            <w:rPr/>
          </w:rPrChange>
        </w:rPr>
        <w:t>directions</w:t>
      </w:r>
      <w:proofErr w:type="gramEnd"/>
      <w:r w:rsidRPr="00DE7887">
        <w:rPr>
          <w:lang w:val="fr-FR"/>
          <w:rPrChange w:id="888" w:author="Arnold van Rooijen" w:date="2015-02-20T12:00:00Z">
            <w:rPr/>
          </w:rPrChange>
        </w:rPr>
        <w:t xml:space="preserve"> 1&gt;</w:t>
      </w:r>
    </w:p>
    <w:p w:rsidR="00620A54" w:rsidRPr="00DE7887" w:rsidRDefault="00620A54" w:rsidP="004D7B46">
      <w:pPr>
        <w:pStyle w:val="Code"/>
        <w:jc w:val="both"/>
        <w:rPr>
          <w:lang w:val="fr-FR"/>
          <w:rPrChange w:id="889" w:author="Arnold van Rooijen" w:date="2015-02-20T12:00:00Z">
            <w:rPr/>
          </w:rPrChange>
        </w:rPr>
      </w:pPr>
      <w:r w:rsidRPr="00DE7887">
        <w:rPr>
          <w:lang w:val="fr-FR"/>
          <w:rPrChange w:id="890" w:author="Arnold van Rooijen" w:date="2015-02-20T12:00:00Z">
            <w:rPr/>
          </w:rPrChange>
        </w:rPr>
        <w:t>&lt;</w:t>
      </w:r>
      <w:proofErr w:type="gramStart"/>
      <w:r w:rsidRPr="00DE7887">
        <w:rPr>
          <w:lang w:val="fr-FR"/>
          <w:rPrChange w:id="891" w:author="Arnold van Rooijen" w:date="2015-02-20T12:00:00Z">
            <w:rPr/>
          </w:rPrChange>
        </w:rPr>
        <w:t>directions</w:t>
      </w:r>
      <w:proofErr w:type="gramEnd"/>
      <w:r w:rsidRPr="00DE7887">
        <w:rPr>
          <w:lang w:val="fr-FR"/>
          <w:rPrChange w:id="892" w:author="Arnold van Rooijen" w:date="2015-02-20T12:00:00Z">
            <w:rPr/>
          </w:rPrChange>
        </w:rPr>
        <w:t xml:space="preserve"> 2&gt;</w:t>
      </w:r>
    </w:p>
    <w:p w:rsidR="00620A54" w:rsidRPr="00DE7887" w:rsidRDefault="00620A54" w:rsidP="004D7B46">
      <w:pPr>
        <w:pStyle w:val="Code"/>
        <w:jc w:val="both"/>
        <w:rPr>
          <w:lang w:val="fr-FR"/>
          <w:rPrChange w:id="893" w:author="Arnold van Rooijen" w:date="2015-02-20T12:00:00Z">
            <w:rPr/>
          </w:rPrChange>
        </w:rPr>
      </w:pPr>
      <w:r w:rsidRPr="00DE7887">
        <w:rPr>
          <w:lang w:val="fr-FR"/>
          <w:rPrChange w:id="894" w:author="Arnold van Rooijen" w:date="2015-02-20T12:00:00Z">
            <w:rPr/>
          </w:rPrChange>
        </w:rPr>
        <w:t>&lt;</w:t>
      </w:r>
      <w:proofErr w:type="gramStart"/>
      <w:r w:rsidRPr="00DE7887">
        <w:rPr>
          <w:lang w:val="fr-FR"/>
          <w:rPrChange w:id="895" w:author="Arnold van Rooijen" w:date="2015-02-20T12:00:00Z">
            <w:rPr/>
          </w:rPrChange>
        </w:rPr>
        <w:t>directions</w:t>
      </w:r>
      <w:proofErr w:type="gramEnd"/>
      <w:r w:rsidRPr="00DE7887">
        <w:rPr>
          <w:lang w:val="fr-FR"/>
          <w:rPrChange w:id="896" w:author="Arnold van Rooijen" w:date="2015-02-20T12:00:00Z">
            <w:rPr/>
          </w:rPrChange>
        </w:rPr>
        <w:t xml:space="preserve"> 3&gt;</w:t>
      </w:r>
    </w:p>
    <w:p w:rsidR="00620A54" w:rsidRPr="00DE7887" w:rsidRDefault="00620A54" w:rsidP="004D7B46">
      <w:pPr>
        <w:pStyle w:val="Code"/>
        <w:jc w:val="both"/>
        <w:rPr>
          <w:lang w:val="fr-FR"/>
          <w:rPrChange w:id="897" w:author="Arnold van Rooijen" w:date="2015-02-20T12:00:00Z">
            <w:rPr/>
          </w:rPrChange>
        </w:rPr>
      </w:pPr>
      <w:r w:rsidRPr="00DE7887">
        <w:rPr>
          <w:lang w:val="fr-FR"/>
          <w:rPrChange w:id="898" w:author="Arnold van Rooijen" w:date="2015-02-20T12:00:00Z">
            <w:rPr/>
          </w:rPrChange>
        </w:rPr>
        <w:t>...</w:t>
      </w:r>
    </w:p>
    <w:p w:rsidR="00620A54" w:rsidRPr="00DE7887" w:rsidRDefault="00620A54" w:rsidP="004D7B46">
      <w:pPr>
        <w:pStyle w:val="Code"/>
        <w:jc w:val="both"/>
        <w:rPr>
          <w:lang w:val="fr-FR"/>
          <w:rPrChange w:id="899" w:author="Arnold van Rooijen" w:date="2015-02-20T12:00:00Z">
            <w:rPr/>
          </w:rPrChange>
        </w:rPr>
      </w:pPr>
      <w:r w:rsidRPr="00DE7887">
        <w:rPr>
          <w:lang w:val="fr-FR"/>
          <w:rPrChange w:id="900" w:author="Arnold van Rooijen" w:date="2015-02-20T12:00:00Z">
            <w:rPr/>
          </w:rPrChange>
        </w:rPr>
        <w:t>&lt;</w:t>
      </w:r>
      <w:proofErr w:type="gramStart"/>
      <w:r w:rsidRPr="00DE7887">
        <w:rPr>
          <w:lang w:val="fr-FR"/>
          <w:rPrChange w:id="901" w:author="Arnold van Rooijen" w:date="2015-02-20T12:00:00Z">
            <w:rPr/>
          </w:rPrChange>
        </w:rPr>
        <w:t>directions</w:t>
      </w:r>
      <w:proofErr w:type="gramEnd"/>
      <w:r w:rsidRPr="00DE7887">
        <w:rPr>
          <w:lang w:val="fr-FR"/>
          <w:rPrChange w:id="902" w:author="Arnold van Rooijen" w:date="2015-02-20T12:00:00Z">
            <w:rPr/>
          </w:rPrChange>
        </w:rPr>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DE7887" w:rsidRPr="004D7B46">
        <w:rPr>
          <w:lang w:val="en-US"/>
        </w:rPr>
        <w:t>Temporally</w:t>
      </w:r>
      <w:proofErr w:type="gramEnd"/>
      <w:r w:rsidR="00DE7887"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903" w:name="_Toc285701669"/>
      <w:bookmarkStart w:id="904" w:name="_Toc412018070"/>
      <w:r w:rsidRPr="004D7B46">
        <w:rPr>
          <w:lang w:val="en-US"/>
        </w:rPr>
        <w:t>Boundary conditions for non-hydrostatic model</w:t>
      </w:r>
      <w:bookmarkEnd w:id="903"/>
      <w:bookmarkEnd w:id="904"/>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905" w:name="_Toc285701670"/>
      <w:bookmarkStart w:id="906" w:name="_Toc412018071"/>
      <w:r w:rsidRPr="004D7B46">
        <w:rPr>
          <w:lang w:val="en-US"/>
        </w:rPr>
        <w:t>Special types of wave boundary conditions</w:t>
      </w:r>
      <w:bookmarkEnd w:id="905"/>
      <w:bookmarkEnd w:id="906"/>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907" w:name="_Ref285374442"/>
      <w:bookmarkStart w:id="908" w:name="_Toc285701671"/>
      <w:bookmarkStart w:id="909" w:name="_Toc412018072"/>
      <w:r w:rsidRPr="004D7B46">
        <w:rPr>
          <w:lang w:val="en-US"/>
        </w:rPr>
        <w:t>Temporally and/or spatially varying wave boundary conditions</w:t>
      </w:r>
      <w:bookmarkEnd w:id="907"/>
      <w:bookmarkEnd w:id="908"/>
      <w:bookmarkEnd w:id="909"/>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910" w:name="_Toc285701672"/>
      <w:bookmarkStart w:id="911" w:name="_Toc412018073"/>
      <w:r w:rsidRPr="004D7B46">
        <w:rPr>
          <w:lang w:val="en-US"/>
        </w:rPr>
        <w:t>Notes on the generation of wave boundary conditions</w:t>
      </w:r>
      <w:bookmarkEnd w:id="910"/>
      <w:bookmarkEnd w:id="911"/>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912" w:name="_Toc285701673"/>
      <w:bookmarkStart w:id="913" w:name="_Toc412018074"/>
      <w:r w:rsidRPr="004D7B46">
        <w:rPr>
          <w:lang w:val="en-US"/>
        </w:rPr>
        <w:t>Flow, tide and surge input</w:t>
      </w:r>
      <w:bookmarkEnd w:id="912"/>
      <w:bookmarkEnd w:id="913"/>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914" w:name="_Ref285375281"/>
      <w:bookmarkStart w:id="915" w:name="_Toc285701674"/>
      <w:bookmarkStart w:id="916" w:name="_Toc412018075"/>
      <w:r w:rsidRPr="004D7B46">
        <w:rPr>
          <w:lang w:val="en-US"/>
        </w:rPr>
        <w:t>Flow boundary conditions</w:t>
      </w:r>
      <w:bookmarkEnd w:id="914"/>
      <w:bookmarkEnd w:id="915"/>
      <w:bookmarkEnd w:id="916"/>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order of wave steering, 1 = first order wave steering (short 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17" w:name="_Ref285440556"/>
      <w:bookmarkStart w:id="918" w:name="_Toc285701675"/>
      <w:bookmarkStart w:id="919" w:name="_Toc412018076"/>
      <w:r w:rsidRPr="004D7B46">
        <w:rPr>
          <w:lang w:val="en-US"/>
        </w:rPr>
        <w:t>Time-varying tide/surge</w:t>
      </w:r>
      <w:bookmarkEnd w:id="917"/>
      <w:bookmarkEnd w:id="918"/>
      <w:bookmarkEnd w:id="919"/>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0" w:name="_Toc285701676"/>
      <w:bookmarkStart w:id="921" w:name="_Toc412018077"/>
      <w:r w:rsidRPr="004D7B46">
        <w:rPr>
          <w:lang w:val="en-US"/>
        </w:rPr>
        <w:t>Water level (dam break)</w:t>
      </w:r>
      <w:bookmarkEnd w:id="920"/>
      <w:bookmarkEnd w:id="921"/>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inital 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2" w:name="_Toc285701677"/>
      <w:bookmarkStart w:id="923" w:name="_Toc412018078"/>
      <w:r w:rsidRPr="004D7B46">
        <w:rPr>
          <w:lang w:val="en-US"/>
        </w:rPr>
        <w:t>Wind input</w:t>
      </w:r>
      <w:bookmarkEnd w:id="922"/>
      <w:bookmarkEnd w:id="923"/>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4" w:name="_Toc285701678"/>
      <w:bookmarkStart w:id="925" w:name="_Toc412018079"/>
      <w:r w:rsidRPr="004D7B46">
        <w:rPr>
          <w:lang w:val="en-US"/>
        </w:rPr>
        <w:t>Sediment input</w:t>
      </w:r>
      <w:bookmarkEnd w:id="924"/>
      <w:bookmarkEnd w:id="925"/>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fldChar w:fldCharType="separate"/>
      </w:r>
      <w:r w:rsidR="00DE7887">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fldChar w:fldCharType="separate"/>
      </w:r>
      <w:r w:rsidR="00DE7887">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6" w:name="_Toc285701679"/>
      <w:bookmarkStart w:id="927" w:name="_Toc412018080"/>
      <w:r w:rsidRPr="004D7B46">
        <w:rPr>
          <w:lang w:val="en-US"/>
        </w:rPr>
        <w:t>Vegetation input</w:t>
      </w:r>
      <w:bookmarkEnd w:id="926"/>
      <w:bookmarkEnd w:id="927"/>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8" w:name="_Toc285701680"/>
      <w:bookmarkStart w:id="929" w:name="_Toc412018081"/>
      <w:r w:rsidRPr="004D7B46">
        <w:rPr>
          <w:lang w:val="en-US"/>
        </w:rPr>
        <w:t>Discharge input</w:t>
      </w:r>
      <w:bookmarkEnd w:id="928"/>
      <w:bookmarkEnd w:id="929"/>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0" w:name="_Toc285701681"/>
      <w:bookmarkStart w:id="931" w:name="_Toc412018082"/>
      <w:r w:rsidRPr="004D7B46">
        <w:rPr>
          <w:lang w:val="en-US"/>
        </w:rPr>
        <w:t>Drifters input</w:t>
      </w:r>
      <w:bookmarkEnd w:id="930"/>
      <w:bookmarkEnd w:id="931"/>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DE7887" w:rsidRDefault="00620A54" w:rsidP="004D7B46">
      <w:pPr>
        <w:pStyle w:val="Code"/>
        <w:jc w:val="both"/>
        <w:rPr>
          <w:lang w:val="fr-FR"/>
        </w:rPr>
      </w:pPr>
      <w:r w:rsidRPr="00DE7887">
        <w:rPr>
          <w:lang w:val="fr-FR"/>
        </w:rPr>
        <w:t>&lt;x 2&gt; &lt;y 2&gt; &lt;t_start 2&gt; &lt;t_end 2&gt;</w:t>
      </w:r>
    </w:p>
    <w:p w:rsidR="00620A54" w:rsidRPr="00F85C6F" w:rsidRDefault="00620A54" w:rsidP="004D7B46">
      <w:pPr>
        <w:pStyle w:val="Code"/>
        <w:jc w:val="both"/>
        <w:rPr>
          <w:lang w:val="fr-FR"/>
        </w:rPr>
      </w:pPr>
      <w:r w:rsidRPr="00DE7887">
        <w:rPr>
          <w:lang w:val="fr-FR"/>
        </w:rPr>
        <w:t>&lt;x 3</w:t>
      </w:r>
      <w:r w:rsidRPr="00DA7FC7">
        <w:rPr>
          <w:lang w:val="fr-FR"/>
        </w:rPr>
        <w:t>&gt; &lt;y 3&gt; &lt;t_star</w:t>
      </w:r>
      <w:r w:rsidRPr="00F85C6F">
        <w:rPr>
          <w:lang w:val="fr-FR"/>
        </w:rPr>
        <w:t>t 3&gt; &lt;t_end 3&gt;</w:t>
      </w:r>
    </w:p>
    <w:p w:rsidR="00620A54" w:rsidRPr="00DE7887" w:rsidRDefault="00620A54" w:rsidP="004D7B46">
      <w:pPr>
        <w:pStyle w:val="Code"/>
        <w:jc w:val="both"/>
        <w:rPr>
          <w:lang w:val="de-DE"/>
          <w:rPrChange w:id="932" w:author="Arnold van Rooijen" w:date="2015-02-20T12:00:00Z">
            <w:rPr>
              <w:lang w:val="fr-FR"/>
            </w:rPr>
          </w:rPrChange>
        </w:rPr>
      </w:pPr>
      <w:r w:rsidRPr="00DE7887">
        <w:rPr>
          <w:lang w:val="de-DE"/>
          <w:rPrChange w:id="933" w:author="Arnold van Rooijen" w:date="2015-02-20T12:00:00Z">
            <w:rPr>
              <w:lang w:val="fr-FR"/>
            </w:rPr>
          </w:rPrChange>
        </w:rPr>
        <w:t>...</w:t>
      </w:r>
    </w:p>
    <w:p w:rsidR="00620A54" w:rsidRPr="00DE7887" w:rsidRDefault="00620A54" w:rsidP="004D7B46">
      <w:pPr>
        <w:pStyle w:val="Code"/>
        <w:jc w:val="both"/>
        <w:rPr>
          <w:lang w:val="de-DE"/>
        </w:rPr>
      </w:pPr>
      <w:r w:rsidRPr="00DE7887">
        <w:rPr>
          <w:lang w:val="de-DE"/>
        </w:rPr>
        <w:t>&lt;x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4" w:name="_Toc285701682"/>
      <w:bookmarkStart w:id="935" w:name="_Toc412018083"/>
      <w:r w:rsidRPr="004D7B46">
        <w:rPr>
          <w:lang w:val="en-US"/>
        </w:rPr>
        <w:t>Ship input</w:t>
      </w:r>
      <w:bookmarkEnd w:id="934"/>
      <w:bookmarkEnd w:id="935"/>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DE7887" w:rsidRDefault="00620A54" w:rsidP="004D7B46">
      <w:pPr>
        <w:pStyle w:val="Codeheader"/>
        <w:rPr>
          <w:lang w:val="fr-FR"/>
          <w:rPrChange w:id="936" w:author="Arnold van Rooijen" w:date="2015-02-20T12:00:00Z">
            <w:rPr/>
          </w:rPrChange>
        </w:rPr>
      </w:pPr>
      <w:proofErr w:type="gramStart"/>
      <w:r w:rsidRPr="00DE7887">
        <w:rPr>
          <w:lang w:val="fr-FR"/>
          <w:rPrChange w:id="937" w:author="Arnold van Rooijen" w:date="2015-02-20T12:00:00Z">
            <w:rPr/>
          </w:rPrChange>
        </w:rPr>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8" w:name="_Ref285455080"/>
      <w:bookmarkStart w:id="939" w:name="_Ref285455082"/>
      <w:bookmarkStart w:id="940" w:name="_Toc285701683"/>
      <w:bookmarkStart w:id="941" w:name="_Toc412018084"/>
      <w:r w:rsidRPr="004D7B46">
        <w:rPr>
          <w:lang w:val="en-US"/>
        </w:rPr>
        <w:t>Output selection</w:t>
      </w:r>
      <w:bookmarkEnd w:id="938"/>
      <w:bookmarkEnd w:id="939"/>
      <w:bookmarkEnd w:id="940"/>
      <w:bookmarkEnd w:id="941"/>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Mnems of mean output variables (by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42" w:name="_Toc285701684"/>
      <w:bookmarkStart w:id="943" w:name="_Toc412018085"/>
      <w:r w:rsidRPr="004D7B46">
        <w:rPr>
          <w:lang w:val="en-US"/>
        </w:rPr>
        <w:t>Output types</w:t>
      </w:r>
      <w:bookmarkEnd w:id="942"/>
      <w:bookmarkEnd w:id="943"/>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944" w:name="_Ref285459027"/>
      <w:bookmarkStart w:id="945" w:name="_Toc285701685"/>
      <w:bookmarkStart w:id="946" w:name="_Toc412018086"/>
      <w:r w:rsidRPr="004D7B46">
        <w:rPr>
          <w:lang w:val="en-US"/>
        </w:rPr>
        <w:t>Output times</w:t>
      </w:r>
      <w:bookmarkEnd w:id="944"/>
      <w:bookmarkEnd w:id="945"/>
      <w:bookmarkEnd w:id="946"/>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947" w:name="_Toc285701686"/>
      <w:bookmarkStart w:id="948" w:name="_Toc412018087"/>
      <w:r w:rsidRPr="004D7B46">
        <w:rPr>
          <w:lang w:val="en-US"/>
        </w:rPr>
        <w:t>Output format</w:t>
      </w:r>
      <w:bookmarkEnd w:id="947"/>
      <w:bookmarkEnd w:id="948"/>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949" w:name="_Toc285701687"/>
      <w:bookmarkStart w:id="950" w:name="_Toc412018088"/>
      <w:r w:rsidRPr="004D7B46">
        <w:rPr>
          <w:lang w:val="en-US"/>
        </w:rPr>
        <w:t>Time parameters</w:t>
      </w:r>
      <w:bookmarkEnd w:id="949"/>
      <w:bookmarkEnd w:id="950"/>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951" w:name="_Toc412018089"/>
      <w:r w:rsidRPr="004D7B46">
        <w:rPr>
          <w:lang w:val="en-US"/>
        </w:rPr>
        <w:t>Bibliography</w:t>
      </w:r>
      <w:bookmarkEnd w:id="951"/>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DE7887">
        <w:rPr>
          <w:rFonts w:ascii="Arial" w:hAnsi="Arial" w:cs="Arial"/>
          <w:sz w:val="21"/>
          <w:lang w:eastAsia="en-US"/>
          <w:rPrChange w:id="952" w:author="Arnold van Rooijen" w:date="2015-02-20T12:00:00Z">
            <w:rPr>
              <w:rFonts w:ascii="Arial" w:hAnsi="Arial" w:cs="Arial"/>
              <w:sz w:val="21"/>
              <w:lang w:val="nl-NL" w:eastAsia="en-US"/>
            </w:rPr>
          </w:rPrChange>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DE7887">
        <w:rPr>
          <w:rFonts w:ascii="Arial" w:hAnsi="Arial" w:cs="Arial"/>
          <w:sz w:val="21"/>
          <w:lang w:val="de-DE" w:eastAsia="en-US"/>
          <w:rPrChange w:id="953" w:author="Arnold van Rooijen" w:date="2015-02-20T12:00:00Z">
            <w:rPr>
              <w:rFonts w:ascii="Arial" w:hAnsi="Arial" w:cs="Arial"/>
              <w:sz w:val="21"/>
              <w:lang w:eastAsia="en-US"/>
            </w:rPr>
          </w:rPrChange>
        </w:rPr>
        <w:t xml:space="preserve">Soulsby, R. (1997). Dynamics of Marine Sands.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proofErr w:type="gramStart"/>
      <w:r w:rsidRPr="00DE7887">
        <w:rPr>
          <w:rFonts w:ascii="Arial" w:hAnsi="Arial" w:cs="Arial"/>
          <w:sz w:val="21"/>
          <w:lang w:eastAsia="en-US"/>
          <w:rPrChange w:id="954" w:author="Arnold van Rooijen" w:date="2015-02-20T12:00:00Z">
            <w:rPr>
              <w:rFonts w:ascii="Arial" w:hAnsi="Arial" w:cs="Arial"/>
              <w:sz w:val="21"/>
              <w:lang w:val="nl-NL" w:eastAsia="en-US"/>
            </w:rPr>
          </w:rPrChange>
        </w:rPr>
        <w:t>Verboom, G.K., G.S. Stelling and M.J. Officier (1981).</w:t>
      </w:r>
      <w:proofErr w:type="gramEnd"/>
      <w:r w:rsidRPr="00DE7887">
        <w:rPr>
          <w:rFonts w:ascii="Arial" w:hAnsi="Arial" w:cs="Arial"/>
          <w:sz w:val="21"/>
          <w:lang w:eastAsia="en-US"/>
          <w:rPrChange w:id="955" w:author="Arnold van Rooijen" w:date="2015-02-20T12:00:00Z">
            <w:rPr>
              <w:rFonts w:ascii="Arial" w:hAnsi="Arial" w:cs="Arial"/>
              <w:sz w:val="21"/>
              <w:lang w:val="nl-NL" w:eastAsia="en-US"/>
            </w:rPr>
          </w:rPrChange>
        </w:rPr>
        <w:t xml:space="preserve">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DE7887">
        <w:rPr>
          <w:rFonts w:ascii="Arial" w:hAnsi="Arial" w:cs="Arial"/>
          <w:sz w:val="21"/>
          <w:lang w:eastAsia="en-US"/>
          <w:rPrChange w:id="956" w:author="Arnold van Rooijen" w:date="2015-02-20T12:00:00Z">
            <w:rPr>
              <w:rFonts w:ascii="Arial" w:hAnsi="Arial" w:cs="Arial"/>
              <w:sz w:val="21"/>
              <w:lang w:val="nl-NL" w:eastAsia="en-US"/>
            </w:rPr>
          </w:rPrChange>
        </w:rPr>
        <w:t>van</w:t>
      </w:r>
      <w:proofErr w:type="gramEnd"/>
      <w:r w:rsidRPr="00DE7887">
        <w:rPr>
          <w:rFonts w:ascii="Arial" w:hAnsi="Arial" w:cs="Arial"/>
          <w:sz w:val="21"/>
          <w:lang w:eastAsia="en-US"/>
          <w:rPrChange w:id="957" w:author="Arnold van Rooijen" w:date="2015-02-20T12:00:00Z">
            <w:rPr>
              <w:rFonts w:ascii="Arial" w:hAnsi="Arial" w:cs="Arial"/>
              <w:sz w:val="21"/>
              <w:lang w:val="nl-NL" w:eastAsia="en-US"/>
            </w:rPr>
          </w:rPrChange>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DE7887">
        <w:rPr>
          <w:rPrChange w:id="958" w:author="Arnold van Rooijen" w:date="2015-02-20T12:00:00Z">
            <w:rPr>
              <w:lang w:val="es-ES"/>
            </w:rPr>
          </w:rPrChange>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proofErr w:type="gramStart"/>
      <w:r w:rsidRPr="00DE7887">
        <w:rPr>
          <w:rPrChange w:id="959" w:author="Arnold van Rooijen" w:date="2015-02-20T12:00:00Z">
            <w:rPr>
              <w:lang w:val="nl-NL"/>
            </w:rPr>
          </w:rPrChange>
        </w:rPr>
        <w:t>Van Rooijen, A.A., Van Thiel de Vries, J.S.M., McCall, R.T., Van Dongeren, A.R., Roelvink, J.A., Reniers, A.J.H.M. (2015).</w:t>
      </w:r>
      <w:proofErr w:type="gramEnd"/>
      <w:r w:rsidRPr="00DE7887">
        <w:rPr>
          <w:rPrChange w:id="960" w:author="Arnold van Rooijen" w:date="2015-02-20T12:00:00Z">
            <w:rPr>
              <w:lang w:val="nl-NL"/>
            </w:rPr>
          </w:rPrChange>
        </w:rPr>
        <w:t xml:space="preserve">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961" w:name="_Toc412018090"/>
      <w:r w:rsidRPr="004D7B46">
        <w:rPr>
          <w:lang w:val="en-US"/>
        </w:rPr>
        <w:t>Appendices</w:t>
      </w:r>
      <w:bookmarkEnd w:id="961"/>
    </w:p>
    <w:p w:rsidR="00C170C9" w:rsidRPr="004D7B46" w:rsidRDefault="00C170C9" w:rsidP="004D7B46">
      <w:pPr>
        <w:pStyle w:val="Heading2"/>
        <w:jc w:val="both"/>
        <w:rPr>
          <w:lang w:val="en-US"/>
        </w:rPr>
      </w:pPr>
      <w:bookmarkStart w:id="962" w:name="_Toc412018091"/>
      <w:r w:rsidRPr="004D7B46">
        <w:rPr>
          <w:lang w:val="en-US"/>
        </w:rPr>
        <w:t>Practical</w:t>
      </w:r>
      <w:r w:rsidR="00734E22" w:rsidRPr="004D7B46">
        <w:rPr>
          <w:lang w:val="en-US"/>
        </w:rPr>
        <w:t>: getting started (based on Joost den Bieman)</w:t>
      </w:r>
      <w:bookmarkEnd w:id="962"/>
    </w:p>
    <w:p w:rsidR="00734E22" w:rsidRPr="004D7B46" w:rsidRDefault="00734E22" w:rsidP="004D7B46">
      <w:pPr>
        <w:pStyle w:val="Heading3"/>
        <w:jc w:val="both"/>
        <w:rPr>
          <w:lang w:val="en-US"/>
        </w:rPr>
      </w:pPr>
      <w:bookmarkStart w:id="963" w:name="_Toc412018092"/>
      <w:r w:rsidRPr="004D7B46">
        <w:rPr>
          <w:lang w:val="en-US"/>
        </w:rPr>
        <w:t>Introduction</w:t>
      </w:r>
      <w:bookmarkEnd w:id="963"/>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E7887">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DE7887">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r w:rsidR="005E4FC8">
        <w:fldChar w:fldCharType="begin"/>
      </w:r>
      <w:r w:rsidR="005E4FC8">
        <w:instrText xml:space="preserve"> HYPERLINK "http://publicwiki.deltares.nl/display/OET/Join+OpenEarth" </w:instrText>
      </w:r>
      <w:ins w:id="964" w:author="Arnold van Rooijen" w:date="2015-02-20T12:00:00Z"/>
      <w:r w:rsidR="005E4FC8">
        <w:fldChar w:fldCharType="separate"/>
      </w:r>
      <w:r w:rsidRPr="004D7B46">
        <w:rPr>
          <w:rStyle w:val="Hyperlink"/>
          <w:lang w:val="en-US"/>
        </w:rPr>
        <w:t>http://publicwiki.deltares.nl/display/OET/Join+OpenEarth</w:t>
      </w:r>
      <w:r w:rsidR="005E4FC8">
        <w:rPr>
          <w:rStyle w:val="Hyperlink"/>
          <w:lang w:val="en-US"/>
        </w:rPr>
        <w:fldChar w:fldCharType="end"/>
      </w:r>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965" w:name="_Ref411957789"/>
      <w:bookmarkStart w:id="966" w:name="_Ref411957793"/>
      <w:bookmarkStart w:id="967" w:name="_Toc412018093"/>
      <w:r w:rsidRPr="004D7B46">
        <w:rPr>
          <w:lang w:val="en-US"/>
        </w:rPr>
        <w:t>XBeach grid definitions</w:t>
      </w:r>
      <w:bookmarkEnd w:id="965"/>
      <w:bookmarkEnd w:id="966"/>
      <w:bookmarkEnd w:id="967"/>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ins w:id="968"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62</w:instrText>
        </w:r>
        <w:r w:rsidR="00DE7887" w:rsidRPr="004D7B46">
          <w:rPr>
            <w:lang w:val="en-US"/>
          </w:rPr>
          <w:instrText>)</w:instrText>
        </w:r>
      </w:ins>
      <w:del w:id="969" w:author="Arnold van Rooijen" w:date="2015-02-20T12:00:00Z">
        <w:r w:rsidR="004D7B46" w:rsidRPr="004D7B46" w:rsidDel="00DE7887">
          <w:rPr>
            <w:lang w:val="en-US"/>
          </w:rPr>
          <w:delInstrText>(1.77)</w:delInstrText>
        </w:r>
      </w:del>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4.3pt;height:73.7pt" o:ole="">
            <v:imagedata r:id="rId177" o:title=""/>
          </v:shape>
          <o:OLEObject Type="Embed" ProgID="Equation.DSMT4" ShapeID="_x0000_i1098" DrawAspect="Content" ObjectID="_1485958963" r:id="rId1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970" w:author="Arnold van Rooijen" w:date="2015-02-20T12:00:00Z">
        <w:r w:rsidR="00DE7887" w:rsidDel="00DE7887">
          <w:rPr>
            <w:lang w:val="en-US"/>
          </w:rPr>
          <w:fldChar w:fldCharType="separate"/>
        </w:r>
      </w:del>
      <w:r w:rsidRPr="004D7B46">
        <w:rPr>
          <w:lang w:val="en-US"/>
        </w:rPr>
        <w:fldChar w:fldCharType="end"/>
      </w:r>
      <w:bookmarkStart w:id="971"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DE7887">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972" w:author="Arnold van Rooijen" w:date="2015-02-20T12:00:00Z">
        <w:r w:rsidR="00DE7887">
          <w:rPr>
            <w:noProof/>
            <w:lang w:val="en-US"/>
          </w:rPr>
          <w:instrText>67</w:instrText>
        </w:r>
      </w:ins>
      <w:del w:id="973" w:author="Arnold van Rooijen" w:date="2015-02-20T12:00:00Z">
        <w:r w:rsidR="004D7B46" w:rsidDel="00DE7887">
          <w:rPr>
            <w:noProof/>
            <w:lang w:val="en-US"/>
          </w:rPr>
          <w:delInstrText>62</w:delInstrText>
        </w:r>
      </w:del>
      <w:r w:rsidR="00883631" w:rsidRPr="004D7B46">
        <w:rPr>
          <w:noProof/>
          <w:lang w:val="en-US"/>
        </w:rPr>
        <w:fldChar w:fldCharType="end"/>
      </w:r>
      <w:r w:rsidRPr="004D7B46">
        <w:rPr>
          <w:lang w:val="en-US"/>
        </w:rPr>
        <w:instrText>)</w:instrText>
      </w:r>
      <w:bookmarkEnd w:id="971"/>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974" w:name="_Ref411957808"/>
      <w:bookmarkStart w:id="975" w:name="_Toc412018094"/>
      <w:r w:rsidRPr="004D7B46">
        <w:rPr>
          <w:lang w:val="en-US"/>
        </w:rPr>
        <w:t>Grid creation tutorial</w:t>
      </w:r>
      <w:bookmarkEnd w:id="974"/>
      <w:bookmarkEnd w:id="975"/>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r w:rsidR="005E4FC8">
        <w:fldChar w:fldCharType="begin"/>
      </w:r>
      <w:r w:rsidR="005E4FC8">
        <w:instrText xml:space="preserve"> HYPERLINK "http://oss.deltares.nl/web/xbeach/source-code-and-exe" </w:instrText>
      </w:r>
      <w:ins w:id="976" w:author="Arnold van Rooijen" w:date="2015-02-20T12:00:00Z"/>
      <w:r w:rsidR="005E4FC8">
        <w:fldChar w:fldCharType="separate"/>
      </w:r>
      <w:r w:rsidRPr="004D7B46">
        <w:rPr>
          <w:rStyle w:val="Hyperlink"/>
          <w:lang w:val="en-US"/>
        </w:rPr>
        <w:t>http://oss.deltares.nl/web/xbeach/source-code-and-exe</w:t>
      </w:r>
      <w:r w:rsidR="005E4FC8">
        <w:rPr>
          <w:rStyle w:val="Hyperlink"/>
          <w:lang w:val="en-US"/>
        </w:rPr>
        <w:fldChar w:fldCharType="end"/>
      </w:r>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true when using world 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977" w:name="_Toc412018095"/>
      <w:commentRangeStart w:id="978"/>
      <w:r w:rsidRPr="004D7B46">
        <w:rPr>
          <w:lang w:val="en-US"/>
        </w:rPr>
        <w:t>Hands on exercises</w:t>
      </w:r>
      <w:commentRangeEnd w:id="978"/>
      <w:r w:rsidRPr="004D7B46">
        <w:rPr>
          <w:rStyle w:val="CommentReference"/>
          <w:b w:val="0"/>
          <w:iCs w:val="0"/>
          <w:lang w:val="en-US"/>
        </w:rPr>
        <w:commentReference w:id="978"/>
      </w:r>
      <w:bookmarkEnd w:id="977"/>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979" w:name="_Toc412018096"/>
      <w:r w:rsidRPr="004D7B46">
        <w:rPr>
          <w:lang w:val="en-US"/>
        </w:rPr>
        <w:t>Dune erosion at Delfland, Netherlands (1D)</w:t>
      </w:r>
      <w:bookmarkEnd w:id="979"/>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980" w:name="_Toc412018097"/>
      <w:r w:rsidRPr="00F3579D">
        <w:t>Nourishment scenarios near Kijkduin, Holland (1D)</w:t>
      </w:r>
      <w:bookmarkEnd w:id="980"/>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981" w:name="_Toc412018098"/>
      <w:r w:rsidRPr="00F3579D">
        <w:t xml:space="preserve">Overwash at Santa Rosa </w:t>
      </w:r>
      <w:proofErr w:type="gramStart"/>
      <w:r w:rsidRPr="00F3579D">
        <w:t>Island ,</w:t>
      </w:r>
      <w:proofErr w:type="gramEnd"/>
      <w:r w:rsidRPr="00F3579D">
        <w:t xml:space="preserve"> USA (2DH)</w:t>
      </w:r>
      <w:bookmarkEnd w:id="981"/>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982" w:name="_Toc412018099"/>
      <w:r w:rsidRPr="00F3579D">
        <w:t>Yanchep perched beach and natural breakwater (2DH)</w:t>
      </w:r>
      <w:bookmarkEnd w:id="982"/>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983" w:name="_Toc412018100"/>
      <w:r w:rsidRPr="004D7B46">
        <w:rPr>
          <w:lang w:val="en-US"/>
        </w:rPr>
        <w:t>Advanced model coefficients</w:t>
      </w:r>
      <w:bookmarkEnd w:id="983"/>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984" w:name="_Ref285372503"/>
      <w:bookmarkStart w:id="985" w:name="_Toc285701689"/>
      <w:bookmarkStart w:id="986" w:name="_Toc412018101"/>
      <w:r w:rsidRPr="004D7B46">
        <w:rPr>
          <w:lang w:val="en-US"/>
        </w:rPr>
        <w:t>Wave numerics</w:t>
      </w:r>
      <w:bookmarkEnd w:id="984"/>
      <w:bookmarkEnd w:id="985"/>
      <w:bookmarkEnd w:id="986"/>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87" w:name="_Ref285372511"/>
      <w:bookmarkStart w:id="988" w:name="_Ref285372521"/>
      <w:bookmarkStart w:id="989" w:name="_Toc285701690"/>
      <w:bookmarkStart w:id="990" w:name="_Toc412018102"/>
      <w:r w:rsidRPr="004D7B46">
        <w:rPr>
          <w:lang w:val="en-US"/>
        </w:rPr>
        <w:t>Wave dissipation</w:t>
      </w:r>
      <w:bookmarkEnd w:id="987"/>
      <w:bookmarkEnd w:id="988"/>
      <w:bookmarkEnd w:id="989"/>
      <w:bookmarkEnd w:id="990"/>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05449"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Type of 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991" w:name="_Ref285372514"/>
      <w:bookmarkStart w:id="992" w:name="_Ref285372522"/>
      <w:bookmarkStart w:id="993" w:name="_Toc285701691"/>
      <w:bookmarkStart w:id="994" w:name="_Toc412018103"/>
      <w:r w:rsidRPr="004D7B46">
        <w:rPr>
          <w:lang w:val="en-US"/>
        </w:rPr>
        <w:t>Rollers</w:t>
      </w:r>
      <w:bookmarkEnd w:id="991"/>
      <w:bookmarkEnd w:id="992"/>
      <w:bookmarkEnd w:id="993"/>
      <w:bookmarkEnd w:id="994"/>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995" w:name="_Ref285372515"/>
      <w:bookmarkStart w:id="996" w:name="_Ref285372523"/>
      <w:bookmarkStart w:id="997" w:name="_Toc285701692"/>
      <w:bookmarkStart w:id="998" w:name="_Toc412018104"/>
      <w:r w:rsidRPr="004D7B46">
        <w:rPr>
          <w:lang w:val="en-US"/>
        </w:rPr>
        <w:t>Wave-current interaction</w:t>
      </w:r>
      <w:bookmarkEnd w:id="995"/>
      <w:bookmarkEnd w:id="996"/>
      <w:bookmarkEnd w:id="997"/>
      <w:bookmarkEnd w:id="998"/>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999" w:name="_Ref285436490"/>
      <w:bookmarkStart w:id="1000" w:name="_Ref285436526"/>
      <w:bookmarkStart w:id="1001" w:name="_Toc285701693"/>
      <w:bookmarkStart w:id="1002" w:name="_Toc412018105"/>
      <w:r w:rsidRPr="004D7B46">
        <w:rPr>
          <w:lang w:val="en-US"/>
        </w:rPr>
        <w:t>Bed friction and viscosity</w:t>
      </w:r>
      <w:bookmarkEnd w:id="999"/>
      <w:bookmarkEnd w:id="1000"/>
      <w:bookmarkEnd w:id="1001"/>
      <w:bookmarkEnd w:id="1002"/>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03" w:name="_Ref285436493"/>
      <w:bookmarkStart w:id="1004" w:name="_Ref285436496"/>
      <w:bookmarkStart w:id="1005" w:name="_Ref285436513"/>
      <w:bookmarkStart w:id="1006" w:name="_Toc285701694"/>
      <w:bookmarkStart w:id="1007" w:name="_Toc412018106"/>
      <w:r w:rsidRPr="004D7B46">
        <w:rPr>
          <w:lang w:val="en-US"/>
        </w:rPr>
        <w:t>Flow numerics</w:t>
      </w:r>
      <w:bookmarkEnd w:id="1003"/>
      <w:bookmarkEnd w:id="1004"/>
      <w:bookmarkEnd w:id="1005"/>
      <w:bookmarkEnd w:id="1006"/>
      <w:bookmarkEnd w:id="1007"/>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08" w:name="_Ref285442761"/>
      <w:bookmarkStart w:id="1009" w:name="_Ref285442763"/>
      <w:bookmarkStart w:id="1010" w:name="_Toc285701695"/>
      <w:bookmarkStart w:id="1011" w:name="_Toc412018107"/>
      <w:r w:rsidRPr="004D7B46">
        <w:rPr>
          <w:lang w:val="en-US"/>
        </w:rPr>
        <w:t>Sediment transport</w:t>
      </w:r>
      <w:bookmarkEnd w:id="1008"/>
      <w:bookmarkEnd w:id="1009"/>
      <w:bookmarkEnd w:id="1010"/>
      <w:bookmarkEnd w:id="1011"/>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adaptation time scale in advection diffusion equation 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activate turbulence advection model for short and or long wave 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2" w:name="_Ref285442766"/>
      <w:bookmarkStart w:id="1013" w:name="_Ref285442768"/>
      <w:bookmarkStart w:id="1014" w:name="_Toc285701696"/>
      <w:bookmarkStart w:id="1015" w:name="_Toc412018108"/>
      <w:r w:rsidRPr="004D7B46">
        <w:rPr>
          <w:lang w:val="en-US"/>
        </w:rPr>
        <w:t>Sediment transport numerics</w:t>
      </w:r>
      <w:bookmarkEnd w:id="1012"/>
      <w:bookmarkEnd w:id="1013"/>
      <w:bookmarkEnd w:id="1014"/>
      <w:bookmarkEnd w:id="1015"/>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6" w:name="_Toc285701697"/>
      <w:bookmarkStart w:id="1017" w:name="_Toc412018109"/>
      <w:r w:rsidRPr="004D7B46">
        <w:rPr>
          <w:lang w:val="en-US"/>
        </w:rPr>
        <w:t>Quasi-3D sediment transport</w:t>
      </w:r>
      <w:bookmarkEnd w:id="1016"/>
      <w:bookmarkEnd w:id="1017"/>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18" w:name="_Toc285701698"/>
      <w:bookmarkStart w:id="1019" w:name="_Toc412018110"/>
      <w:r w:rsidRPr="004D7B46">
        <w:rPr>
          <w:lang w:val="en-US"/>
        </w:rPr>
        <w:t>Morphology</w:t>
      </w:r>
      <w:bookmarkEnd w:id="1018"/>
      <w:bookmarkEnd w:id="1019"/>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0" w:name="_Ref285364238"/>
      <w:bookmarkStart w:id="1021" w:name="_Toc285701699"/>
      <w:bookmarkStart w:id="1022" w:name="_Toc412018111"/>
      <w:r w:rsidRPr="004D7B46">
        <w:rPr>
          <w:lang w:val="en-US"/>
        </w:rPr>
        <w:t>Bed update</w:t>
      </w:r>
      <w:bookmarkEnd w:id="1020"/>
      <w:bookmarkEnd w:id="1021"/>
      <w:bookmarkEnd w:id="1022"/>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3" w:name="_Toc285701700"/>
      <w:bookmarkStart w:id="1024" w:name="_Toc412018112"/>
      <w:r w:rsidRPr="004D7B46">
        <w:rPr>
          <w:lang w:val="en-US"/>
        </w:rPr>
        <w:t>Groundwater flow</w:t>
      </w:r>
      <w:bookmarkEnd w:id="1023"/>
      <w:bookmarkEnd w:id="1024"/>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DE7887">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DE7887"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5" w:name="_Toc285701701"/>
      <w:bookmarkStart w:id="1026" w:name="_Toc412018113"/>
      <w:r w:rsidRPr="004D7B46">
        <w:rPr>
          <w:lang w:val="en-US"/>
        </w:rPr>
        <w:t>Non-hydrostatic correction</w:t>
      </w:r>
      <w:bookmarkEnd w:id="1025"/>
      <w:bookmarkEnd w:id="1026"/>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7" w:name="_Toc285701702"/>
      <w:bookmarkStart w:id="1028" w:name="_Toc412018114"/>
      <w:r w:rsidRPr="004D7B46">
        <w:rPr>
          <w:lang w:val="en-US"/>
        </w:rPr>
        <w:t>Physical constants</w:t>
      </w:r>
      <w:bookmarkEnd w:id="1027"/>
      <w:bookmarkEnd w:id="1028"/>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29" w:name="_Toc285701703"/>
      <w:bookmarkStart w:id="1030" w:name="_Toc412018115"/>
      <w:r w:rsidRPr="004D7B46">
        <w:rPr>
          <w:lang w:val="en-US"/>
        </w:rPr>
        <w:t>Coriolis force</w:t>
      </w:r>
      <w:bookmarkEnd w:id="1029"/>
      <w:bookmarkEnd w:id="1030"/>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1" w:name="_Toc285701704"/>
      <w:bookmarkStart w:id="1032" w:name="_Toc412018116"/>
      <w:r w:rsidRPr="004D7B46">
        <w:rPr>
          <w:lang w:val="en-US"/>
        </w:rPr>
        <w:t>MPI</w:t>
      </w:r>
      <w:bookmarkEnd w:id="1031"/>
      <w:bookmarkEnd w:id="1032"/>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33" w:name="_Toc285701705"/>
      <w:bookmarkStart w:id="1034" w:name="_Toc412018117"/>
      <w:r w:rsidRPr="004D7B46">
        <w:rPr>
          <w:lang w:val="en-US"/>
        </w:rPr>
        <w:t>Output projection</w:t>
      </w:r>
      <w:bookmarkEnd w:id="1033"/>
      <w:bookmarkEnd w:id="1034"/>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1035" w:name="_Toc412018118"/>
      <w:r w:rsidRPr="004D7B46">
        <w:rPr>
          <w:lang w:val="en-US"/>
        </w:rPr>
        <w:t>Numerical implementation</w:t>
      </w:r>
      <w:bookmarkEnd w:id="1035"/>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1036" w:name="_Toc412018119"/>
      <w:r w:rsidRPr="004D7B46">
        <w:rPr>
          <w:lang w:val="en-US"/>
        </w:rPr>
        <w:t>Grid types</w:t>
      </w:r>
      <w:bookmarkEnd w:id="1036"/>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1037" w:name="_Toc412018120"/>
      <w:r w:rsidRPr="004D7B46">
        <w:rPr>
          <w:lang w:val="en-US"/>
        </w:rPr>
        <w:t>Grid set-up</w:t>
      </w:r>
      <w:bookmarkEnd w:id="1037"/>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038" w:author="Arnold van Rooijen" w:date="2015-02-20T12:00:00Z">
        <w:r w:rsidR="00DE7887" w:rsidRPr="004D7B46">
          <w:rPr>
            <w:lang w:val="en-US"/>
          </w:rPr>
          <w:t xml:space="preserve">Figure </w:t>
        </w:r>
        <w:r w:rsidR="00DE7887">
          <w:rPr>
            <w:noProof/>
            <w:lang w:val="en-US"/>
          </w:rPr>
          <w:t>1</w:t>
        </w:r>
      </w:ins>
      <w:del w:id="1039" w:author="Arnold van Rooijen" w:date="2015-02-20T12:00:00Z">
        <w:r w:rsidR="004D7B46" w:rsidRPr="004D7B46" w:rsidDel="00DE7887">
          <w:rPr>
            <w:lang w:val="en-US"/>
          </w:rPr>
          <w:delText xml:space="preserve">Figure </w:delText>
        </w:r>
        <w:r w:rsidR="004D7B46" w:rsidDel="00DE7887">
          <w:rPr>
            <w:noProof/>
            <w:lang w:val="en-US"/>
          </w:rPr>
          <w:delText>1</w:delText>
        </w:r>
      </w:del>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3pt;height:15pt" o:ole="">
            <v:imagedata r:id="rId183" o:title=""/>
          </v:shape>
          <o:OLEObject Type="Embed" ProgID="Equation.DSMT4" ShapeID="_x0000_i1099" DrawAspect="Content" ObjectID="_1485958964" r:id="rId184"/>
        </w:object>
      </w:r>
      <w:proofErr w:type="gramStart"/>
      <w:r w:rsidRPr="004D7B46">
        <w:rPr>
          <w:lang w:val="en-US"/>
        </w:rPr>
        <w:t xml:space="preserve">and </w:t>
      </w:r>
      <w:proofErr w:type="gramEnd"/>
      <w:r w:rsidRPr="004D7B46">
        <w:rPr>
          <w:position w:val="-6"/>
          <w:lang w:val="en-US"/>
        </w:rPr>
        <w:object w:dxaOrig="340" w:dyaOrig="279">
          <v:shape id="_x0000_i1100" type="#_x0000_t75" style="width:16.7pt;height:15pt" o:ole="">
            <v:imagedata r:id="rId185" o:title=""/>
          </v:shape>
          <o:OLEObject Type="Embed" ProgID="Equation.DSMT4" ShapeID="_x0000_i1100" DrawAspect="Content" ObjectID="_1485958965" r:id="rId186"/>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040" w:author="Arnold van Rooijen" w:date="2015-02-20T12:00:00Z">
        <w:r w:rsidR="00DE7887" w:rsidRPr="004D7B46">
          <w:rPr>
            <w:lang w:val="en-US"/>
          </w:rPr>
          <w:t xml:space="preserve">Figure </w:t>
        </w:r>
        <w:r w:rsidR="00DE7887">
          <w:rPr>
            <w:noProof/>
            <w:lang w:val="en-US"/>
          </w:rPr>
          <w:t>1</w:t>
        </w:r>
      </w:ins>
      <w:del w:id="1041" w:author="Arnold van Rooijen" w:date="2015-02-20T12:00:00Z">
        <w:r w:rsidR="004D7B46" w:rsidRPr="004D7B46" w:rsidDel="00DE7887">
          <w:rPr>
            <w:lang w:val="en-US"/>
          </w:rPr>
          <w:delText xml:space="preserve">Figure </w:delText>
        </w:r>
        <w:r w:rsidR="004D7B46" w:rsidDel="00DE7887">
          <w:rPr>
            <w:noProof/>
            <w:lang w:val="en-US"/>
          </w:rPr>
          <w:delText>1</w:delText>
        </w:r>
      </w:del>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1042" w:name="_Ref411936920"/>
      <w:bookmarkStart w:id="1043"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DE7887">
        <w:rPr>
          <w:noProof/>
          <w:lang w:val="en-US"/>
        </w:rPr>
        <w:t>1</w:t>
      </w:r>
      <w:r w:rsidRPr="004D7B46">
        <w:rPr>
          <w:noProof/>
          <w:lang w:val="en-US"/>
        </w:rPr>
        <w:fldChar w:fldCharType="end"/>
      </w:r>
      <w:bookmarkEnd w:id="1042"/>
      <w:r w:rsidRPr="004D7B46">
        <w:rPr>
          <w:lang w:val="en-US"/>
        </w:rPr>
        <w:t xml:space="preserve"> Location of staggered grid points (left panel); definition of grid distances (middle) and terms in volume balance (right)</w:t>
      </w:r>
      <w:bookmarkEnd w:id="1043"/>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1044" w:name="_Toc410145831"/>
      <w:bookmarkStart w:id="1045" w:name="_Toc412018121"/>
      <w:r w:rsidRPr="004D7B46">
        <w:rPr>
          <w:lang w:val="en-US"/>
        </w:rPr>
        <w:t>Shallow water equations</w:t>
      </w:r>
      <w:bookmarkEnd w:id="1044"/>
      <w:bookmarkEnd w:id="1045"/>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15pt;height:30.85pt" o:ole="">
            <v:imagedata r:id="rId188" o:title=""/>
          </v:shape>
          <o:OLEObject Type="Embed" ProgID="Equation.DSMT4" ShapeID="_x0000_i1101" DrawAspect="Content" ObjectID="_1485958966" r:id="rId189"/>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4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47" w:author="Arnold van Rooijen" w:date="2015-02-20T12:00:00Z">
        <w:r w:rsidR="00DE7887">
          <w:rPr>
            <w:noProof/>
            <w:lang w:val="en-US"/>
          </w:rPr>
          <w:instrText>68</w:instrText>
        </w:r>
      </w:ins>
      <w:del w:id="1048" w:author="Arnold van Rooijen" w:date="2015-02-20T12:00:00Z">
        <w:r w:rsidR="004D7B46" w:rsidDel="00DE7887">
          <w:rPr>
            <w:noProof/>
            <w:lang w:val="en-US"/>
          </w:rPr>
          <w:delInstrText>63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2pt;height:51.45pt" o:ole="">
            <v:imagedata r:id="rId190" o:title=""/>
          </v:shape>
          <o:OLEObject Type="Embed" ProgID="Equation.DSMT4" ShapeID="_x0000_i1102" DrawAspect="Content" ObjectID="_1485958967" r:id="rId191"/>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49"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50" w:author="Arnold van Rooijen" w:date="2015-02-20T12:00:00Z">
        <w:r w:rsidR="00DE7887">
          <w:rPr>
            <w:noProof/>
            <w:lang w:val="en-US"/>
          </w:rPr>
          <w:instrText>69</w:instrText>
        </w:r>
      </w:ins>
      <w:del w:id="1051" w:author="Arnold van Rooijen" w:date="2015-02-20T12:00:00Z">
        <w:r w:rsidR="004D7B46" w:rsidDel="00DE7887">
          <w:rPr>
            <w:noProof/>
            <w:lang w:val="en-US"/>
          </w:rPr>
          <w:delInstrText>64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ins w:id="1052" w:author="Arnold van Rooijen" w:date="2015-02-20T12:00:00Z">
        <w:r w:rsidR="00DE7887" w:rsidRPr="00DE7887">
          <w:rPr>
            <w:lang w:val="en-US"/>
            <w:rPrChange w:id="1053" w:author="Arnold van Rooijen" w:date="2015-02-20T12:00:00Z">
              <w:rPr>
                <w:b/>
                <w:bCs/>
                <w:lang w:val="en-US"/>
              </w:rPr>
            </w:rPrChange>
          </w:rPr>
          <w:t>Figure 2</w:t>
        </w:r>
      </w:ins>
      <w:del w:id="1054" w:author="Arnold van Rooijen" w:date="2015-02-20T12:00:00Z">
        <w:r w:rsidR="004D7B46" w:rsidRPr="004D7B46" w:rsidDel="00DE7887">
          <w:rPr>
            <w:lang w:val="en-US"/>
          </w:rPr>
          <w:delText>Figure 2</w:delText>
        </w:r>
      </w:del>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55pt" o:ole="">
            <v:imagedata r:id="rId192" o:title=""/>
          </v:shape>
          <o:OLEObject Type="Embed" ProgID="Equation.DSMT4" ShapeID="_x0000_i1103" DrawAspect="Content" ObjectID="_1485958968" r:id="rId193"/>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55"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56" w:author="Arnold van Rooijen" w:date="2015-02-20T12:00:00Z">
        <w:r w:rsidR="00DE7887">
          <w:rPr>
            <w:noProof/>
            <w:lang w:val="en-US"/>
          </w:rPr>
          <w:instrText>70</w:instrText>
        </w:r>
      </w:ins>
      <w:del w:id="1057" w:author="Arnold van Rooijen" w:date="2015-02-20T12:00:00Z">
        <w:r w:rsidR="004D7B46" w:rsidDel="00DE7887">
          <w:rPr>
            <w:noProof/>
            <w:lang w:val="en-US"/>
          </w:rPr>
          <w:delInstrText>65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45pt;height:12.85pt" o:ole="">
            <v:imagedata r:id="rId194" o:title=""/>
          </v:shape>
          <o:OLEObject Type="Embed" ProgID="Equation.DSMT4" ShapeID="_x0000_i1104" DrawAspect="Content" ObjectID="_1485958969" r:id="rId195"/>
        </w:object>
      </w:r>
      <w:r w:rsidRPr="004D7B46">
        <w:rPr>
          <w:lang w:val="en-US"/>
        </w:rPr>
        <w:t xml:space="preserve"> the density, g acceleration of gravity, </w:t>
      </w:r>
      <w:r w:rsidRPr="004D7B46">
        <w:rPr>
          <w:position w:val="-14"/>
          <w:lang w:val="en-US"/>
        </w:rPr>
        <w:object w:dxaOrig="1100" w:dyaOrig="380">
          <v:shape id="_x0000_i1105" type="#_x0000_t75" style="width:55.3pt;height:18.85pt" o:ole="">
            <v:imagedata r:id="rId196" o:title=""/>
          </v:shape>
          <o:OLEObject Type="Embed" ProgID="Equation.DSMT4" ShapeID="_x0000_i1105" DrawAspect="Content" ObjectID="_1485958970" r:id="rId197"/>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45pt;height:30.85pt" o:ole="">
            <v:imagedata r:id="rId198" o:title=""/>
          </v:shape>
          <o:OLEObject Type="Embed" ProgID="Equation.DSMT4" ShapeID="_x0000_i1106" DrawAspect="Content" ObjectID="_1485958971" r:id="rId199"/>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58"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59" w:author="Arnold van Rooijen" w:date="2015-02-20T12:00:00Z">
        <w:r w:rsidR="00DE7887">
          <w:rPr>
            <w:noProof/>
            <w:lang w:val="en-US"/>
          </w:rPr>
          <w:instrText>71</w:instrText>
        </w:r>
      </w:ins>
      <w:del w:id="1060" w:author="Arnold van Rooijen" w:date="2015-02-20T12:00:00Z">
        <w:r w:rsidR="004D7B46" w:rsidDel="00DE7887">
          <w:rPr>
            <w:noProof/>
            <w:lang w:val="en-US"/>
          </w:rPr>
          <w:delInstrText>66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3.85pt;height:36.45pt" o:ole="">
            <v:imagedata r:id="rId200" o:title=""/>
          </v:shape>
          <o:OLEObject Type="Embed" ProgID="Equation.DSMT4" ShapeID="_x0000_i1107" DrawAspect="Content" ObjectID="_1485958972" r:id="rId201"/>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61"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62" w:author="Arnold van Rooijen" w:date="2015-02-20T12:00:00Z">
        <w:r w:rsidR="00DE7887">
          <w:rPr>
            <w:noProof/>
            <w:lang w:val="en-US"/>
          </w:rPr>
          <w:instrText>72</w:instrText>
        </w:r>
      </w:ins>
      <w:del w:id="1063" w:author="Arnold van Rooijen" w:date="2015-02-20T12:00:00Z">
        <w:r w:rsidR="004D7B46" w:rsidDel="00DE7887">
          <w:rPr>
            <w:noProof/>
            <w:lang w:val="en-US"/>
          </w:rPr>
          <w:delInstrText>67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2"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1064"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DE7887">
        <w:rPr>
          <w:b/>
          <w:bCs w:val="0"/>
          <w:noProof/>
          <w:lang w:val="en-US"/>
        </w:rPr>
        <w:t>2</w:t>
      </w:r>
      <w:r w:rsidRPr="004D7B46">
        <w:rPr>
          <w:b/>
          <w:bCs w:val="0"/>
          <w:lang w:val="en-US"/>
        </w:rPr>
        <w:fldChar w:fldCharType="end"/>
      </w:r>
      <w:bookmarkEnd w:id="1064"/>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ins w:id="106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68</w:instrText>
        </w:r>
        <w:r w:rsidR="00DE7887" w:rsidRPr="004D7B46">
          <w:rPr>
            <w:lang w:val="en-US"/>
          </w:rPr>
          <w:instrText>)</w:instrText>
        </w:r>
      </w:ins>
      <w:del w:id="1066" w:author="Arnold van Rooijen" w:date="2015-02-20T12:00:00Z">
        <w:r w:rsidR="004D7B46" w:rsidRPr="004D7B46" w:rsidDel="00DE7887">
          <w:rPr>
            <w:lang w:val="en-US"/>
          </w:rPr>
          <w:delInstrText>(1.6)</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ins w:id="106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69</w:instrText>
        </w:r>
        <w:r w:rsidR="00DE7887" w:rsidRPr="004D7B46">
          <w:rPr>
            <w:lang w:val="en-US"/>
          </w:rPr>
          <w:instrText>)</w:instrText>
        </w:r>
      </w:ins>
      <w:del w:id="1068" w:author="Arnold van Rooijen" w:date="2015-02-20T12:00:00Z">
        <w:r w:rsidR="004D7B46" w:rsidRPr="004D7B46" w:rsidDel="00DE7887">
          <w:rPr>
            <w:lang w:val="en-US"/>
          </w:rPr>
          <w:delInstrText>(1.7)</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06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70</w:instrText>
        </w:r>
        <w:r w:rsidR="00DE7887" w:rsidRPr="004D7B46">
          <w:rPr>
            <w:lang w:val="en-US"/>
          </w:rPr>
          <w:instrText>)</w:instrText>
        </w:r>
      </w:ins>
      <w:del w:id="1070" w:author="Arnold van Rooijen" w:date="2015-02-20T12:00:00Z">
        <w:r w:rsidR="004D7B46" w:rsidRPr="004D7B46" w:rsidDel="00DE7887">
          <w:rPr>
            <w:lang w:val="en-US"/>
          </w:rPr>
          <w:delInstrText>(1.8)</w:delInstrText>
        </w:r>
      </w:del>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55pt;height:15pt" o:ole="">
            <v:imagedata r:id="rId203" o:title=""/>
          </v:shape>
          <o:OLEObject Type="Embed" ProgID="Equation.DSMT4" ShapeID="_x0000_i1108" DrawAspect="Content" ObjectID="_1485958973" r:id="rId204"/>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55pt;height:92.55pt" o:ole="">
            <v:imagedata r:id="rId205" o:title=""/>
          </v:shape>
          <o:OLEObject Type="Embed" ProgID="Equation.DSMT4" ShapeID="_x0000_i1109" DrawAspect="Content" ObjectID="_1485958974" r:id="rId206"/>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71" w:author="Arnold van Rooijen" w:date="2015-02-20T12:00:00Z">
        <w:r w:rsidR="00DE7887" w:rsidDel="00DE7887">
          <w:rPr>
            <w:lang w:val="en-US"/>
          </w:rPr>
          <w:fldChar w:fldCharType="separate"/>
        </w:r>
      </w:del>
      <w:r w:rsidRPr="004D7B46">
        <w:rPr>
          <w:lang w:val="en-US"/>
        </w:rPr>
        <w:fldChar w:fldCharType="end"/>
      </w:r>
      <w:bookmarkStart w:id="1072"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73" w:author="Arnold van Rooijen" w:date="2015-02-20T12:00:00Z">
        <w:r w:rsidR="00DE7887">
          <w:rPr>
            <w:noProof/>
            <w:lang w:val="en-US"/>
          </w:rPr>
          <w:instrText>73</w:instrText>
        </w:r>
      </w:ins>
      <w:del w:id="1074" w:author="Arnold van Rooijen" w:date="2015-02-20T12:00:00Z">
        <w:r w:rsidR="004D7B46" w:rsidDel="00DE7887">
          <w:rPr>
            <w:noProof/>
            <w:lang w:val="en-US"/>
          </w:rPr>
          <w:delInstrText>68</w:delInstrText>
        </w:r>
      </w:del>
      <w:r w:rsidRPr="004D7B46">
        <w:rPr>
          <w:noProof/>
          <w:lang w:val="en-US"/>
        </w:rPr>
        <w:fldChar w:fldCharType="end"/>
      </w:r>
      <w:r w:rsidRPr="004D7B46">
        <w:rPr>
          <w:lang w:val="en-US"/>
        </w:rPr>
        <w:instrText>)</w:instrText>
      </w:r>
      <w:bookmarkEnd w:id="1072"/>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5.3pt;height:107.55pt" o:ole="">
            <v:imagedata r:id="rId207" o:title=""/>
          </v:shape>
          <o:OLEObject Type="Embed" ProgID="Equation.DSMT4" ShapeID="_x0000_i1110" DrawAspect="Content" ObjectID="_1485958975" r:id="rId208"/>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75" w:author="Arnold van Rooijen" w:date="2015-02-20T12:00:00Z">
        <w:r w:rsidR="00DE7887" w:rsidDel="00DE7887">
          <w:rPr>
            <w:lang w:val="en-US"/>
          </w:rPr>
          <w:fldChar w:fldCharType="separate"/>
        </w:r>
      </w:del>
      <w:r w:rsidRPr="004D7B46">
        <w:rPr>
          <w:lang w:val="en-US"/>
        </w:rPr>
        <w:fldChar w:fldCharType="end"/>
      </w:r>
      <w:bookmarkStart w:id="1076"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77" w:author="Arnold van Rooijen" w:date="2015-02-20T12:00:00Z">
        <w:r w:rsidR="00DE7887">
          <w:rPr>
            <w:noProof/>
            <w:lang w:val="en-US"/>
          </w:rPr>
          <w:instrText>74</w:instrText>
        </w:r>
      </w:ins>
      <w:del w:id="1078" w:author="Arnold van Rooijen" w:date="2015-02-20T12:00:00Z">
        <w:r w:rsidR="004D7B46" w:rsidDel="00DE7887">
          <w:rPr>
            <w:noProof/>
            <w:lang w:val="en-US"/>
          </w:rPr>
          <w:delInstrText>69</w:delInstrText>
        </w:r>
      </w:del>
      <w:r w:rsidRPr="004D7B46">
        <w:rPr>
          <w:noProof/>
          <w:lang w:val="en-US"/>
        </w:rPr>
        <w:fldChar w:fldCharType="end"/>
      </w:r>
      <w:r w:rsidRPr="004D7B46">
        <w:rPr>
          <w:lang w:val="en-US"/>
        </w:rPr>
        <w:instrText>)</w:instrText>
      </w:r>
      <w:bookmarkEnd w:id="1076"/>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07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70</w:instrText>
        </w:r>
        <w:r w:rsidR="00DE7887" w:rsidRPr="004D7B46">
          <w:rPr>
            <w:lang w:val="en-US"/>
          </w:rPr>
          <w:instrText>)</w:instrText>
        </w:r>
      </w:ins>
      <w:del w:id="1080" w:author="Arnold van Rooijen" w:date="2015-02-20T12:00:00Z">
        <w:r w:rsidR="004D7B46" w:rsidRPr="004D7B46" w:rsidDel="00DE7887">
          <w:rPr>
            <w:lang w:val="en-US"/>
          </w:rPr>
          <w:delInstrText>(1.8)</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45pt;height:152.55pt" o:ole="">
            <v:imagedata r:id="rId209" o:title=""/>
          </v:shape>
          <o:OLEObject Type="Embed" ProgID="Equation.DSMT4" ShapeID="_x0000_i1111" DrawAspect="Content" ObjectID="_1485958976" r:id="rId210"/>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81" w:author="Arnold van Rooijen" w:date="2015-02-20T12:00:00Z">
        <w:r w:rsidR="00DE7887" w:rsidDel="00DE7887">
          <w:rPr>
            <w:lang w:val="en-US"/>
          </w:rPr>
          <w:fldChar w:fldCharType="separate"/>
        </w:r>
      </w:del>
      <w:r w:rsidRPr="004D7B46">
        <w:rPr>
          <w:lang w:val="en-US"/>
        </w:rPr>
        <w:fldChar w:fldCharType="end"/>
      </w:r>
      <w:bookmarkStart w:id="1082"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83" w:author="Arnold van Rooijen" w:date="2015-02-20T12:00:00Z">
        <w:r w:rsidR="00DE7887">
          <w:rPr>
            <w:noProof/>
            <w:lang w:val="en-US"/>
          </w:rPr>
          <w:instrText>75</w:instrText>
        </w:r>
      </w:ins>
      <w:del w:id="1084" w:author="Arnold van Rooijen" w:date="2015-02-20T12:00:00Z">
        <w:r w:rsidR="004D7B46" w:rsidDel="00DE7887">
          <w:rPr>
            <w:noProof/>
            <w:lang w:val="en-US"/>
          </w:rPr>
          <w:delInstrText>70</w:delInstrText>
        </w:r>
      </w:del>
      <w:r w:rsidRPr="004D7B46">
        <w:rPr>
          <w:noProof/>
          <w:lang w:val="en-US"/>
        </w:rPr>
        <w:fldChar w:fldCharType="end"/>
      </w:r>
      <w:r w:rsidRPr="004D7B46">
        <w:rPr>
          <w:lang w:val="en-US"/>
        </w:rPr>
        <w:instrText>)</w:instrText>
      </w:r>
      <w:bookmarkEnd w:id="1082"/>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ins w:id="1085" w:author="Arnold van Rooijen" w:date="2015-02-20T12:00:00Z">
        <w:r w:rsidR="00DE7887" w:rsidRPr="00DE7887">
          <w:rPr>
            <w:lang w:val="en-US"/>
            <w:rPrChange w:id="1086" w:author="Arnold van Rooijen" w:date="2015-02-20T12:00:00Z">
              <w:rPr>
                <w:b/>
                <w:bCs/>
                <w:lang w:val="en-US"/>
              </w:rPr>
            </w:rPrChange>
          </w:rPr>
          <w:t>Figure 3</w:t>
        </w:r>
      </w:ins>
      <w:del w:id="1087" w:author="Arnold van Rooijen" w:date="2015-02-20T12:00:00Z">
        <w:r w:rsidR="004D7B46" w:rsidRPr="004D7B46" w:rsidDel="00DE7887">
          <w:rPr>
            <w:lang w:val="en-US"/>
          </w:rPr>
          <w:delText>Figure 3</w:delText>
        </w:r>
      </w:del>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1"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1088"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DE7887">
        <w:rPr>
          <w:b/>
          <w:bCs w:val="0"/>
          <w:noProof/>
          <w:lang w:val="en-US"/>
        </w:rPr>
        <w:t>3</w:t>
      </w:r>
      <w:r w:rsidRPr="004D7B46">
        <w:rPr>
          <w:b/>
          <w:bCs w:val="0"/>
          <w:lang w:val="en-US"/>
        </w:rPr>
        <w:fldChar w:fldCharType="end"/>
      </w:r>
      <w:bookmarkEnd w:id="1088"/>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1089" w:name="_Toc412018122"/>
      <w:r w:rsidRPr="004D7B46">
        <w:rPr>
          <w:lang w:val="en-US"/>
        </w:rPr>
        <w:t>Wave action balance</w:t>
      </w:r>
      <w:bookmarkEnd w:id="1089"/>
    </w:p>
    <w:p w:rsidR="00313B40" w:rsidRPr="004D7B46" w:rsidRDefault="00313B40" w:rsidP="004D7B46">
      <w:pPr>
        <w:pStyle w:val="Heading4"/>
        <w:jc w:val="both"/>
        <w:rPr>
          <w:lang w:val="en-US"/>
        </w:rPr>
      </w:pPr>
      <w:bookmarkStart w:id="1090" w:name="_Toc410145830"/>
      <w:r w:rsidRPr="004D7B46">
        <w:rPr>
          <w:lang w:val="en-US"/>
        </w:rPr>
        <w:t>Nonstationary solver</w:t>
      </w:r>
      <w:bookmarkEnd w:id="1090"/>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55pt;height:33.85pt" o:ole="">
            <v:imagedata r:id="rId212" o:title=""/>
          </v:shape>
          <o:OLEObject Type="Embed" ProgID="Equation.DSMT4" ShapeID="_x0000_i1112" DrawAspect="Content" ObjectID="_1485958977" r:id="rId21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91"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92" w:author="Arnold van Rooijen" w:date="2015-02-20T12:00:00Z">
        <w:r w:rsidR="00DE7887">
          <w:rPr>
            <w:noProof/>
            <w:lang w:val="en-US"/>
          </w:rPr>
          <w:instrText>76</w:instrText>
        </w:r>
      </w:ins>
      <w:del w:id="1093" w:author="Arnold van Rooijen" w:date="2015-02-20T12:00:00Z">
        <w:r w:rsidR="004D7B46" w:rsidDel="00DE7887">
          <w:rPr>
            <w:noProof/>
            <w:lang w:val="en-US"/>
          </w:rPr>
          <w:delInstrText>71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3pt;height:18.85pt" o:ole="">
            <v:imagedata r:id="rId214" o:title=""/>
          </v:shape>
          <o:OLEObject Type="Embed" ProgID="Equation.DSMT4" ShapeID="_x0000_i1113" DrawAspect="Content" ObjectID="_1485958978" r:id="rId215"/>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ins w:id="1094"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72</w:instrText>
        </w:r>
        <w:r w:rsidR="00DE7887" w:rsidRPr="004D7B46">
          <w:rPr>
            <w:lang w:val="en-US"/>
          </w:rPr>
          <w:instrText>)</w:instrText>
        </w:r>
      </w:ins>
      <w:del w:id="1095" w:author="Arnold van Rooijen" w:date="2015-02-20T12:00:00Z">
        <w:r w:rsidR="004D7B46" w:rsidRPr="004D7B46" w:rsidDel="00DE7887">
          <w:rPr>
            <w:lang w:val="en-US"/>
          </w:rPr>
          <w:delInstrText>(1.10)</w:delInstrText>
        </w:r>
      </w:del>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4pt;height:217.7pt" o:ole="">
            <v:imagedata r:id="rId216" o:title=""/>
          </v:shape>
          <o:OLEObject Type="Embed" ProgID="Equation.DSMT4" ShapeID="_x0000_i1114" DrawAspect="Content" ObjectID="_1485958979" r:id="rId21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096" w:author="Arnold van Rooijen" w:date="2015-02-20T12:00:00Z">
        <w:r w:rsidR="00DE7887" w:rsidDel="00DE7887">
          <w:rPr>
            <w:lang w:val="en-US"/>
          </w:rPr>
          <w:fldChar w:fldCharType="separate"/>
        </w:r>
      </w:del>
      <w:r w:rsidRPr="004D7B46">
        <w:rPr>
          <w:lang w:val="en-US"/>
        </w:rPr>
        <w:fldChar w:fldCharType="end"/>
      </w:r>
      <w:bookmarkStart w:id="1097"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098" w:author="Arnold van Rooijen" w:date="2015-02-20T12:00:00Z">
        <w:r w:rsidR="00DE7887">
          <w:rPr>
            <w:noProof/>
            <w:lang w:val="en-US"/>
          </w:rPr>
          <w:instrText>77</w:instrText>
        </w:r>
      </w:ins>
      <w:del w:id="1099" w:author="Arnold van Rooijen" w:date="2015-02-20T12:00:00Z">
        <w:r w:rsidR="004D7B46" w:rsidDel="00DE7887">
          <w:rPr>
            <w:noProof/>
            <w:lang w:val="en-US"/>
          </w:rPr>
          <w:delInstrText>72</w:delInstrText>
        </w:r>
      </w:del>
      <w:r w:rsidRPr="004D7B46">
        <w:rPr>
          <w:noProof/>
          <w:lang w:val="en-US"/>
        </w:rPr>
        <w:fldChar w:fldCharType="end"/>
      </w:r>
      <w:r w:rsidRPr="004D7B46">
        <w:rPr>
          <w:lang w:val="en-US"/>
        </w:rPr>
        <w:instrText>)</w:instrText>
      </w:r>
      <w:bookmarkEnd w:id="1097"/>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2pt;height:38.15pt" o:ole="">
            <v:imagedata r:id="rId218" o:title=""/>
          </v:shape>
          <o:OLEObject Type="Embed" ProgID="Equation.DSMT4" ShapeID="_x0000_i1115" DrawAspect="Content" ObjectID="_1485958980" r:id="rId219"/>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00" w:author="Arnold van Rooijen" w:date="2015-02-20T12:00:00Z">
        <w:r w:rsidR="00DE7887" w:rsidDel="00DE7887">
          <w:rPr>
            <w:lang w:val="en-US"/>
          </w:rPr>
          <w:fldChar w:fldCharType="separate"/>
        </w:r>
      </w:del>
      <w:r w:rsidRPr="004D7B46">
        <w:rPr>
          <w:lang w:val="en-US"/>
        </w:rPr>
        <w:fldChar w:fldCharType="end"/>
      </w:r>
      <w:bookmarkStart w:id="1101"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02" w:author="Arnold van Rooijen" w:date="2015-02-20T12:00:00Z">
        <w:r w:rsidR="00DE7887">
          <w:rPr>
            <w:noProof/>
            <w:lang w:val="en-US"/>
          </w:rPr>
          <w:instrText>78</w:instrText>
        </w:r>
      </w:ins>
      <w:del w:id="1103" w:author="Arnold van Rooijen" w:date="2015-02-20T12:00:00Z">
        <w:r w:rsidR="004D7B46" w:rsidDel="00DE7887">
          <w:rPr>
            <w:noProof/>
            <w:lang w:val="en-US"/>
          </w:rPr>
          <w:delInstrText>73</w:delInstrText>
        </w:r>
      </w:del>
      <w:r w:rsidRPr="004D7B46">
        <w:rPr>
          <w:noProof/>
          <w:lang w:val="en-US"/>
        </w:rPr>
        <w:fldChar w:fldCharType="end"/>
      </w:r>
      <w:r w:rsidRPr="004D7B46">
        <w:rPr>
          <w:lang w:val="en-US"/>
        </w:rPr>
        <w:instrText>)</w:instrText>
      </w:r>
      <w:bookmarkEnd w:id="1101"/>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1104" w:name="_Toc410145829"/>
      <w:r w:rsidRPr="004D7B46">
        <w:rPr>
          <w:lang w:val="en-US"/>
        </w:rPr>
        <w:t>Stationary solver</w:t>
      </w:r>
      <w:bookmarkEnd w:id="1104"/>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ins w:id="110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78</w:instrText>
        </w:r>
        <w:r w:rsidR="00DE7887" w:rsidRPr="004D7B46">
          <w:rPr>
            <w:lang w:val="en-US"/>
          </w:rPr>
          <w:instrText>)</w:instrText>
        </w:r>
      </w:ins>
      <w:del w:id="110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1107" w:name="_Toc412018123"/>
      <w:r w:rsidRPr="004D7B46">
        <w:rPr>
          <w:lang w:val="en-US"/>
        </w:rPr>
        <w:t>Shallow water equations</w:t>
      </w:r>
      <w:bookmarkEnd w:id="1107"/>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1108" w:name="_Toc412018124"/>
      <w:r w:rsidRPr="004D7B46">
        <w:rPr>
          <w:lang w:val="en-US"/>
        </w:rPr>
        <w:t>Groundwater flow</w:t>
      </w:r>
      <w:bookmarkEnd w:id="1108"/>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15pt;height:18.85pt" o:ole="">
            <v:imagedata r:id="rId220" o:title=""/>
          </v:shape>
          <o:OLEObject Type="Embed" ProgID="Equation.DSMT4" ShapeID="_x0000_i1116" DrawAspect="Content" ObjectID="_1485958981" r:id="rId22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09" w:author="Arnold van Rooijen" w:date="2015-02-20T12:00:00Z">
        <w:r w:rsidR="00DE7887" w:rsidDel="00DE7887">
          <w:rPr>
            <w:lang w:val="en-US"/>
          </w:rPr>
          <w:fldChar w:fldCharType="separate"/>
        </w:r>
      </w:del>
      <w:r w:rsidRPr="004D7B46">
        <w:rPr>
          <w:lang w:val="en-US"/>
        </w:rPr>
        <w:fldChar w:fldCharType="end"/>
      </w:r>
      <w:bookmarkStart w:id="1110"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11" w:author="Arnold van Rooijen" w:date="2015-02-20T12:00:00Z">
        <w:r w:rsidR="00DE7887">
          <w:rPr>
            <w:noProof/>
            <w:lang w:val="en-US"/>
          </w:rPr>
          <w:instrText>79</w:instrText>
        </w:r>
      </w:ins>
      <w:del w:id="1112" w:author="Arnold van Rooijen" w:date="2015-02-20T12:00:00Z">
        <w:r w:rsidR="004D7B46" w:rsidDel="00DE7887">
          <w:rPr>
            <w:noProof/>
            <w:lang w:val="en-US"/>
          </w:rPr>
          <w:delInstrText>74</w:delInstrText>
        </w:r>
      </w:del>
      <w:r w:rsidRPr="004D7B46">
        <w:rPr>
          <w:noProof/>
          <w:lang w:val="en-US"/>
        </w:rPr>
        <w:fldChar w:fldCharType="end"/>
      </w:r>
      <w:r w:rsidRPr="004D7B46">
        <w:rPr>
          <w:lang w:val="en-US"/>
        </w:rPr>
        <w:instrText>)</w:instrText>
      </w:r>
      <w:bookmarkEnd w:id="1110"/>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ins w:id="111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79</w:instrText>
        </w:r>
        <w:r w:rsidR="00DE7887" w:rsidRPr="004D7B46">
          <w:rPr>
            <w:lang w:val="en-US"/>
          </w:rPr>
          <w:instrText>)</w:instrText>
        </w:r>
      </w:ins>
      <w:del w:id="111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74</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ins w:id="111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38</w:instrText>
        </w:r>
        <w:r w:rsidR="00DE7887" w:rsidRPr="004D7B46">
          <w:rPr>
            <w:lang w:val="en-US"/>
          </w:rPr>
          <w:instrText>)</w:instrText>
        </w:r>
      </w:ins>
      <w:del w:id="111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33</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55pt;height:86.15pt" o:ole="">
            <v:imagedata r:id="rId222" o:title=""/>
          </v:shape>
          <o:OLEObject Type="Embed" ProgID="Equation.DSMT4" ShapeID="_x0000_i1117" DrawAspect="Content" ObjectID="_1485958982" r:id="rId22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17" w:author="Arnold van Rooijen" w:date="2015-02-20T12:00:00Z">
        <w:r w:rsidR="00DE7887" w:rsidDel="00DE7887">
          <w:rPr>
            <w:lang w:val="en-US"/>
          </w:rPr>
          <w:fldChar w:fldCharType="separate"/>
        </w:r>
      </w:del>
      <w:r w:rsidRPr="004D7B46">
        <w:rPr>
          <w:lang w:val="en-US"/>
        </w:rPr>
        <w:fldChar w:fldCharType="end"/>
      </w:r>
      <w:bookmarkStart w:id="1118"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19" w:author="Arnold van Rooijen" w:date="2015-02-20T12:00:00Z">
        <w:r w:rsidR="00DE7887">
          <w:rPr>
            <w:noProof/>
            <w:lang w:val="en-US"/>
          </w:rPr>
          <w:instrText>80</w:instrText>
        </w:r>
      </w:ins>
      <w:del w:id="1120" w:author="Arnold van Rooijen" w:date="2015-02-20T12:00:00Z">
        <w:r w:rsidR="004D7B46" w:rsidDel="00DE7887">
          <w:rPr>
            <w:noProof/>
            <w:lang w:val="en-US"/>
          </w:rPr>
          <w:delInstrText>75</w:delInstrText>
        </w:r>
      </w:del>
      <w:r w:rsidRPr="004D7B46">
        <w:rPr>
          <w:noProof/>
          <w:lang w:val="en-US"/>
        </w:rPr>
        <w:fldChar w:fldCharType="end"/>
      </w:r>
      <w:r w:rsidRPr="004D7B46">
        <w:rPr>
          <w:lang w:val="en-US"/>
        </w:rPr>
        <w:instrText>)</w:instrText>
      </w:r>
      <w:bookmarkEnd w:id="1118"/>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ins w:id="112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80</w:instrText>
        </w:r>
        <w:r w:rsidR="00DE7887" w:rsidRPr="004D7B46">
          <w:rPr>
            <w:lang w:val="en-US"/>
          </w:rPr>
          <w:instrText>)</w:instrText>
        </w:r>
      </w:ins>
      <w:del w:id="112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15pt;height:74.55pt" o:ole="">
            <v:imagedata r:id="rId224" o:title=""/>
          </v:shape>
          <o:OLEObject Type="Embed" ProgID="Equation.DSMT4" ShapeID="_x0000_i1118" DrawAspect="Content" ObjectID="_1485958983" r:id="rId22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23" w:author="Arnold van Rooijen" w:date="2015-02-20T12:00:00Z">
        <w:r w:rsidR="00DE7887" w:rsidDel="00DE7887">
          <w:rPr>
            <w:lang w:val="en-US"/>
          </w:rPr>
          <w:fldChar w:fldCharType="separate"/>
        </w:r>
      </w:del>
      <w:r w:rsidRPr="004D7B46">
        <w:rPr>
          <w:lang w:val="en-US"/>
        </w:rPr>
        <w:fldChar w:fldCharType="end"/>
      </w:r>
      <w:bookmarkStart w:id="1124"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25" w:author="Arnold van Rooijen" w:date="2015-02-20T12:00:00Z">
        <w:r w:rsidR="00DE7887">
          <w:rPr>
            <w:noProof/>
            <w:lang w:val="en-US"/>
          </w:rPr>
          <w:instrText>81</w:instrText>
        </w:r>
      </w:ins>
      <w:del w:id="1126" w:author="Arnold van Rooijen" w:date="2015-02-20T12:00:00Z">
        <w:r w:rsidR="004D7B46" w:rsidDel="00DE7887">
          <w:rPr>
            <w:noProof/>
            <w:lang w:val="en-US"/>
          </w:rPr>
          <w:delInstrText>76</w:delInstrText>
        </w:r>
      </w:del>
      <w:r w:rsidRPr="004D7B46">
        <w:rPr>
          <w:noProof/>
          <w:lang w:val="en-US"/>
        </w:rPr>
        <w:fldChar w:fldCharType="end"/>
      </w:r>
      <w:r w:rsidRPr="004D7B46">
        <w:rPr>
          <w:lang w:val="en-US"/>
        </w:rPr>
        <w:instrText>)</w:instrText>
      </w:r>
      <w:bookmarkEnd w:id="1124"/>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55pt;height:39pt" o:ole="">
            <v:imagedata r:id="rId226" o:title=""/>
          </v:shape>
          <o:OLEObject Type="Embed" ProgID="Equation.DSMT4" ShapeID="_x0000_i1119" DrawAspect="Content" ObjectID="_1485958984" r:id="rId22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27" w:author="Arnold van Rooijen" w:date="2015-02-20T12:00:00Z">
        <w:r w:rsidR="00DE7887" w:rsidDel="00DE7887">
          <w:rPr>
            <w:lang w:val="en-US"/>
          </w:rPr>
          <w:fldChar w:fldCharType="separate"/>
        </w:r>
      </w:del>
      <w:r w:rsidRPr="004D7B46">
        <w:rPr>
          <w:lang w:val="en-US"/>
        </w:rPr>
        <w:fldChar w:fldCharType="end"/>
      </w:r>
      <w:bookmarkStart w:id="1128"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29" w:author="Arnold van Rooijen" w:date="2015-02-20T12:00:00Z">
        <w:r w:rsidR="00DE7887">
          <w:rPr>
            <w:noProof/>
            <w:lang w:val="en-US"/>
          </w:rPr>
          <w:instrText>82</w:instrText>
        </w:r>
      </w:ins>
      <w:del w:id="1130" w:author="Arnold van Rooijen" w:date="2015-02-20T12:00:00Z">
        <w:r w:rsidR="004D7B46" w:rsidDel="00DE7887">
          <w:rPr>
            <w:noProof/>
            <w:lang w:val="en-US"/>
          </w:rPr>
          <w:delInstrText>77</w:delInstrText>
        </w:r>
      </w:del>
      <w:r w:rsidRPr="004D7B46">
        <w:rPr>
          <w:noProof/>
          <w:lang w:val="en-US"/>
        </w:rPr>
        <w:fldChar w:fldCharType="end"/>
      </w:r>
      <w:r w:rsidRPr="004D7B46">
        <w:rPr>
          <w:lang w:val="en-US"/>
        </w:rPr>
        <w:instrText>)</w:instrText>
      </w:r>
      <w:bookmarkEnd w:id="1128"/>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ins w:id="113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81</w:instrText>
        </w:r>
        <w:r w:rsidR="00DE7887" w:rsidRPr="004D7B46">
          <w:rPr>
            <w:lang w:val="en-US"/>
          </w:rPr>
          <w:instrText>)</w:instrText>
        </w:r>
      </w:ins>
      <w:del w:id="113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76</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ins w:id="113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82</w:instrText>
        </w:r>
        <w:r w:rsidR="00DE7887" w:rsidRPr="004D7B46">
          <w:rPr>
            <w:lang w:val="en-US"/>
          </w:rPr>
          <w:instrText>)</w:instrText>
        </w:r>
      </w:ins>
      <w:del w:id="113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77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5.7pt;height:40.3pt" o:ole="">
            <v:imagedata r:id="rId228" o:title=""/>
          </v:shape>
          <o:OLEObject Type="Embed" ProgID="Equation.DSMT4" ShapeID="_x0000_i1120" DrawAspect="Content" ObjectID="_1485958985" r:id="rId22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35"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36" w:author="Arnold van Rooijen" w:date="2015-02-20T12:00:00Z">
        <w:r w:rsidR="00DE7887">
          <w:rPr>
            <w:noProof/>
            <w:lang w:val="en-US"/>
          </w:rPr>
          <w:instrText>83</w:instrText>
        </w:r>
      </w:ins>
      <w:del w:id="1137" w:author="Arnold van Rooijen" w:date="2015-02-20T12:00:00Z">
        <w:r w:rsidR="004D7B46" w:rsidDel="00DE7887">
          <w:rPr>
            <w:noProof/>
            <w:lang w:val="en-US"/>
          </w:rPr>
          <w:delInstrText>78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3.15pt;height:105.85pt" o:ole="">
            <v:imagedata r:id="rId230" o:title=""/>
          </v:shape>
          <o:OLEObject Type="Embed" ProgID="Equation.DSMT4" ShapeID="_x0000_i1121" DrawAspect="Content" ObjectID="_1485958986" r:id="rId23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38"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39" w:author="Arnold van Rooijen" w:date="2015-02-20T12:00:00Z">
        <w:r w:rsidR="00DE7887">
          <w:rPr>
            <w:noProof/>
            <w:lang w:val="en-US"/>
          </w:rPr>
          <w:instrText>84</w:instrText>
        </w:r>
      </w:ins>
      <w:del w:id="1140" w:author="Arnold van Rooijen" w:date="2015-02-20T12:00:00Z">
        <w:r w:rsidR="004D7B46" w:rsidDel="00DE7887">
          <w:rPr>
            <w:noProof/>
            <w:lang w:val="en-US"/>
          </w:rPr>
          <w:delInstrText>79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15pt;height:33pt" o:ole="">
            <v:imagedata r:id="rId232" o:title=""/>
          </v:shape>
          <o:OLEObject Type="Embed" ProgID="Equation.DSMT4" ShapeID="_x0000_i1122" DrawAspect="Content" ObjectID="_1485958987" r:id="rId23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41"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42" w:author="Arnold van Rooijen" w:date="2015-02-20T12:00:00Z">
        <w:r w:rsidR="00DE7887">
          <w:rPr>
            <w:noProof/>
            <w:lang w:val="en-US"/>
          </w:rPr>
          <w:instrText>85</w:instrText>
        </w:r>
      </w:ins>
      <w:del w:id="1143" w:author="Arnold van Rooijen" w:date="2015-02-20T12:00:00Z">
        <w:r w:rsidR="004D7B46" w:rsidDel="00DE7887">
          <w:rPr>
            <w:noProof/>
            <w:lang w:val="en-US"/>
          </w:rPr>
          <w:delInstrText>80</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7pt;height:67.3pt" o:ole="">
            <v:imagedata r:id="rId234" o:title=""/>
          </v:shape>
          <o:OLEObject Type="Embed" ProgID="Equation.DSMT4" ShapeID="_x0000_i1123" DrawAspect="Content" ObjectID="_1485958988" r:id="rId23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44"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45" w:author="Arnold van Rooijen" w:date="2015-02-20T12:00:00Z">
        <w:r w:rsidR="00DE7887">
          <w:rPr>
            <w:noProof/>
            <w:lang w:val="en-US"/>
          </w:rPr>
          <w:instrText>86</w:instrText>
        </w:r>
      </w:ins>
      <w:del w:id="1146" w:author="Arnold van Rooijen" w:date="2015-02-20T12:00:00Z">
        <w:r w:rsidR="004D7B46" w:rsidDel="00DE7887">
          <w:rPr>
            <w:noProof/>
            <w:lang w:val="en-US"/>
          </w:rPr>
          <w:delInstrText>81</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99.85pt" o:ole="">
            <v:imagedata r:id="rId236" o:title=""/>
          </v:shape>
          <o:OLEObject Type="Embed" ProgID="Equation.DSMT4" ShapeID="_x0000_i1124" DrawAspect="Content" ObjectID="_1485958989" r:id="rId23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47" w:author="Arnold van Rooijen" w:date="2015-02-20T12:00:00Z">
        <w:r w:rsidR="00DE7887" w:rsidDel="00DE7887">
          <w:rPr>
            <w:lang w:val="en-US"/>
          </w:rPr>
          <w:fldChar w:fldCharType="separate"/>
        </w:r>
      </w:del>
      <w:r w:rsidRPr="004D7B46">
        <w:rPr>
          <w:lang w:val="en-US"/>
        </w:rPr>
        <w:fldChar w:fldCharType="end"/>
      </w:r>
      <w:bookmarkStart w:id="1148"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49" w:author="Arnold van Rooijen" w:date="2015-02-20T12:00:00Z">
        <w:r w:rsidR="00DE7887">
          <w:rPr>
            <w:noProof/>
            <w:lang w:val="en-US"/>
          </w:rPr>
          <w:instrText>87</w:instrText>
        </w:r>
      </w:ins>
      <w:del w:id="1150" w:author="Arnold van Rooijen" w:date="2015-02-20T12:00:00Z">
        <w:r w:rsidR="004D7B46" w:rsidDel="00DE7887">
          <w:rPr>
            <w:noProof/>
            <w:lang w:val="en-US"/>
          </w:rPr>
          <w:delInstrText>82</w:delInstrText>
        </w:r>
      </w:del>
      <w:r w:rsidRPr="004D7B46">
        <w:rPr>
          <w:noProof/>
          <w:lang w:val="en-US"/>
        </w:rPr>
        <w:fldChar w:fldCharType="end"/>
      </w:r>
      <w:r w:rsidRPr="004D7B46">
        <w:rPr>
          <w:lang w:val="en-US"/>
        </w:rPr>
        <w:instrText>)</w:instrText>
      </w:r>
      <w:bookmarkEnd w:id="114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15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87</w:instrText>
        </w:r>
        <w:r w:rsidR="00DE7887" w:rsidRPr="004D7B46">
          <w:rPr>
            <w:lang w:val="en-US"/>
          </w:rPr>
          <w:instrText>)</w:instrText>
        </w:r>
      </w:ins>
      <w:del w:id="115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82</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85pt;height:126.45pt" o:ole="">
            <v:imagedata r:id="rId238" o:title=""/>
          </v:shape>
          <o:OLEObject Type="Embed" ProgID="Equation.DSMT4" ShapeID="_x0000_i1125" DrawAspect="Content" ObjectID="_1485958990" r:id="rId23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54" w:author="Arnold van Rooijen" w:date="2015-02-20T12:00:00Z">
        <w:r w:rsidR="00DE7887">
          <w:rPr>
            <w:noProof/>
            <w:lang w:val="en-US"/>
          </w:rPr>
          <w:instrText>88</w:instrText>
        </w:r>
      </w:ins>
      <w:del w:id="1155" w:author="Arnold van Rooijen" w:date="2015-02-20T12:00:00Z">
        <w:r w:rsidR="004D7B46" w:rsidDel="00DE7887">
          <w:rPr>
            <w:noProof/>
            <w:lang w:val="en-US"/>
          </w:rPr>
          <w:delInstrText>83</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45pt;height:61.7pt" o:ole="">
            <v:imagedata r:id="rId240" o:title=""/>
          </v:shape>
          <o:OLEObject Type="Embed" ProgID="Equation.DSMT4" ShapeID="_x0000_i1126" DrawAspect="Content" ObjectID="_1485958991" r:id="rId24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6"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57" w:author="Arnold van Rooijen" w:date="2015-02-20T12:00:00Z">
        <w:r w:rsidR="00DE7887">
          <w:rPr>
            <w:noProof/>
            <w:lang w:val="en-US"/>
          </w:rPr>
          <w:instrText>89</w:instrText>
        </w:r>
      </w:ins>
      <w:del w:id="1158" w:author="Arnold van Rooijen" w:date="2015-02-20T12:00:00Z">
        <w:r w:rsidR="004D7B46" w:rsidDel="00DE7887">
          <w:rPr>
            <w:noProof/>
            <w:lang w:val="en-US"/>
          </w:rPr>
          <w:delInstrText>84</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2pt;height:19.7pt" o:ole="">
            <v:imagedata r:id="rId242" o:title=""/>
          </v:shape>
          <o:OLEObject Type="Embed" ProgID="Equation.DSMT4" ShapeID="_x0000_i1127" DrawAspect="Content" ObjectID="_1485958992" r:id="rId243"/>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59" w:author="Arnold van Rooijen" w:date="2015-02-20T12:00:00Z">
        <w:r w:rsidR="00DE7887" w:rsidDel="00DE7887">
          <w:rPr>
            <w:lang w:val="en-US"/>
          </w:rPr>
          <w:fldChar w:fldCharType="separate"/>
        </w:r>
      </w:del>
      <w:r w:rsidRPr="004D7B46">
        <w:rPr>
          <w:lang w:val="en-US"/>
        </w:rPr>
        <w:fldChar w:fldCharType="end"/>
      </w:r>
      <w:bookmarkStart w:id="1160"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61" w:author="Arnold van Rooijen" w:date="2015-02-20T12:00:00Z">
        <w:r w:rsidR="00DE7887">
          <w:rPr>
            <w:noProof/>
            <w:lang w:val="en-US"/>
          </w:rPr>
          <w:instrText>90</w:instrText>
        </w:r>
      </w:ins>
      <w:del w:id="1162" w:author="Arnold van Rooijen" w:date="2015-02-20T12:00:00Z">
        <w:r w:rsidR="004D7B46" w:rsidDel="00DE7887">
          <w:rPr>
            <w:noProof/>
            <w:lang w:val="en-US"/>
          </w:rPr>
          <w:delInstrText>85</w:delInstrText>
        </w:r>
      </w:del>
      <w:r w:rsidRPr="004D7B46">
        <w:rPr>
          <w:noProof/>
          <w:lang w:val="en-US"/>
        </w:rPr>
        <w:fldChar w:fldCharType="end"/>
      </w:r>
      <w:r w:rsidRPr="004D7B46">
        <w:rPr>
          <w:lang w:val="en-US"/>
        </w:rPr>
        <w:instrText>)</w:instrText>
      </w:r>
      <w:bookmarkEnd w:id="1160"/>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163"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90</w:instrText>
        </w:r>
        <w:r w:rsidR="00DE7887" w:rsidRPr="004D7B46">
          <w:rPr>
            <w:lang w:val="en-US"/>
          </w:rPr>
          <w:instrText>)</w:instrText>
        </w:r>
      </w:ins>
      <w:del w:id="1164"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960" w:dyaOrig="400">
          <v:shape id="_x0000_i1128" type="#_x0000_t75" style="width:198pt;height:19.7pt" o:ole="">
            <v:imagedata r:id="rId244" o:title=""/>
          </v:shape>
          <o:OLEObject Type="Embed" ProgID="Equation.DSMT4" ShapeID="_x0000_i1128" DrawAspect="Content" ObjectID="_1485958993" r:id="rId245"/>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65" w:author="Arnold van Rooijen" w:date="2015-02-20T12:00:00Z">
        <w:r w:rsidR="00DE7887" w:rsidDel="00DE7887">
          <w:rPr>
            <w:lang w:val="en-US"/>
          </w:rPr>
          <w:fldChar w:fldCharType="separate"/>
        </w:r>
      </w:del>
      <w:r w:rsidRPr="004D7B46">
        <w:rPr>
          <w:lang w:val="en-US"/>
        </w:rPr>
        <w:fldChar w:fldCharType="end"/>
      </w:r>
      <w:bookmarkStart w:id="1166"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67" w:author="Arnold van Rooijen" w:date="2015-02-20T12:00:00Z">
        <w:r w:rsidR="00DE7887">
          <w:rPr>
            <w:noProof/>
            <w:lang w:val="en-US"/>
          </w:rPr>
          <w:instrText>91</w:instrText>
        </w:r>
      </w:ins>
      <w:del w:id="1168" w:author="Arnold van Rooijen" w:date="2015-02-20T12:00:00Z">
        <w:r w:rsidR="004D7B46" w:rsidDel="00DE7887">
          <w:rPr>
            <w:noProof/>
            <w:lang w:val="en-US"/>
          </w:rPr>
          <w:delInstrText>86</w:delInstrText>
        </w:r>
      </w:del>
      <w:r w:rsidRPr="004D7B46">
        <w:rPr>
          <w:noProof/>
          <w:lang w:val="en-US"/>
        </w:rPr>
        <w:fldChar w:fldCharType="end"/>
      </w:r>
      <w:r w:rsidRPr="004D7B46">
        <w:rPr>
          <w:lang w:val="en-US"/>
        </w:rPr>
        <w:instrText>)</w:instrText>
      </w:r>
      <w:bookmarkEnd w:id="1166"/>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ins w:id="116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91</w:instrText>
        </w:r>
        <w:r w:rsidR="00DE7887" w:rsidRPr="004D7B46">
          <w:rPr>
            <w:lang w:val="en-US"/>
          </w:rPr>
          <w:instrText>)</w:instrText>
        </w:r>
      </w:ins>
      <w:del w:id="1170"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86</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2.3pt;height:15pt" o:ole="">
            <v:imagedata r:id="rId246" o:title=""/>
          </v:shape>
          <o:OLEObject Type="Embed" ProgID="Equation.DSMT4" ShapeID="_x0000_i1129" DrawAspect="Content" ObjectID="_1485958994" r:id="rId247"/>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71" w:author="Arnold van Rooijen" w:date="2015-02-20T12:00:00Z">
        <w:r w:rsidR="00DE7887" w:rsidDel="00DE7887">
          <w:rPr>
            <w:lang w:val="en-US"/>
          </w:rPr>
          <w:fldChar w:fldCharType="separate"/>
        </w:r>
      </w:del>
      <w:r w:rsidRPr="004D7B46">
        <w:rPr>
          <w:lang w:val="en-US"/>
        </w:rPr>
        <w:fldChar w:fldCharType="end"/>
      </w:r>
      <w:bookmarkStart w:id="1172"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73" w:author="Arnold van Rooijen" w:date="2015-02-20T12:00:00Z">
        <w:r w:rsidR="00DE7887">
          <w:rPr>
            <w:noProof/>
            <w:lang w:val="en-US"/>
          </w:rPr>
          <w:instrText>92</w:instrText>
        </w:r>
      </w:ins>
      <w:del w:id="1174" w:author="Arnold van Rooijen" w:date="2015-02-20T12:00:00Z">
        <w:r w:rsidR="004D7B46" w:rsidDel="00DE7887">
          <w:rPr>
            <w:noProof/>
            <w:lang w:val="en-US"/>
          </w:rPr>
          <w:delInstrText>87</w:delInstrText>
        </w:r>
      </w:del>
      <w:r w:rsidRPr="004D7B46">
        <w:rPr>
          <w:noProof/>
          <w:lang w:val="en-US"/>
        </w:rPr>
        <w:fldChar w:fldCharType="end"/>
      </w:r>
      <w:r w:rsidRPr="004D7B46">
        <w:rPr>
          <w:lang w:val="en-US"/>
        </w:rPr>
        <w:instrText>)</w:instrText>
      </w:r>
      <w:bookmarkEnd w:id="1172"/>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175"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176"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17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87</w:instrText>
        </w:r>
        <w:r w:rsidR="00DE7887" w:rsidRPr="004D7B46">
          <w:rPr>
            <w:lang w:val="en-US"/>
          </w:rPr>
          <w:instrText>)</w:instrText>
        </w:r>
      </w:ins>
      <w:del w:id="1178"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82</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17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90</w:instrText>
        </w:r>
        <w:r w:rsidR="00DE7887" w:rsidRPr="004D7B46">
          <w:rPr>
            <w:lang w:val="en-US"/>
          </w:rPr>
          <w:instrText>)</w:instrText>
        </w:r>
      </w:ins>
      <w:del w:id="1180"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85</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181"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182"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15pt;height:2in" o:ole="">
            <v:imagedata r:id="rId248" o:title=""/>
          </v:shape>
          <o:OLEObject Type="Embed" ProgID="Equation.DSMT4" ShapeID="_x0000_i1130" DrawAspect="Content" ObjectID="_1485958995" r:id="rId249"/>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8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84" w:author="Arnold van Rooijen" w:date="2015-02-20T12:00:00Z">
        <w:r w:rsidR="00DE7887">
          <w:rPr>
            <w:noProof/>
            <w:lang w:val="en-US"/>
          </w:rPr>
          <w:instrText>93</w:instrText>
        </w:r>
      </w:ins>
      <w:del w:id="1185" w:author="Arnold van Rooijen" w:date="2015-02-20T12:00:00Z">
        <w:r w:rsidR="004D7B46" w:rsidDel="00DE7887">
          <w:rPr>
            <w:noProof/>
            <w:lang w:val="en-US"/>
          </w:rPr>
          <w:delInstrText>88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186"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92</w:instrText>
        </w:r>
        <w:r w:rsidR="00DE7887" w:rsidRPr="004D7B46">
          <w:rPr>
            <w:lang w:val="en-US"/>
          </w:rPr>
          <w:instrText>)</w:instrText>
        </w:r>
      </w:ins>
      <w:del w:id="1187" w:author="Arnold van Rooijen" w:date="2015-02-20T12:00:00Z">
        <w:r w:rsidR="004D7B46" w:rsidRPr="004D7B46" w:rsidDel="00DE7887">
          <w:rPr>
            <w:lang w:val="en-US"/>
          </w:rPr>
          <w:delInstrText>(</w:delInstrText>
        </w:r>
        <w:r w:rsidR="004D7B46" w:rsidDel="00DE7887">
          <w:rPr>
            <w:lang w:val="en-US"/>
          </w:rPr>
          <w:delInstrText>1</w:delInstrText>
        </w:r>
        <w:r w:rsidR="004D7B46" w:rsidRPr="004D7B46" w:rsidDel="00DE7887">
          <w:rPr>
            <w:lang w:val="en-US"/>
          </w:rPr>
          <w:delInstrText>.</w:delInstrText>
        </w:r>
        <w:r w:rsidR="004D7B46" w:rsidDel="00DE7887">
          <w:rPr>
            <w:lang w:val="en-US"/>
          </w:rPr>
          <w:delInstrText>87</w:delInstrText>
        </w:r>
        <w:r w:rsidR="004D7B46" w:rsidRPr="004D7B46" w:rsidDel="00DE7887">
          <w:rPr>
            <w:lang w:val="en-US"/>
          </w:rPr>
          <w:delInstrText>)</w:delInstrText>
        </w:r>
      </w:del>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7pt;height:40.3pt" o:ole="">
            <v:imagedata r:id="rId250" o:title=""/>
          </v:shape>
          <o:OLEObject Type="Embed" ProgID="Equation.DSMT4" ShapeID="_x0000_i1131" DrawAspect="Content" ObjectID="_1485958996" r:id="rId251"/>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88"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89" w:author="Arnold van Rooijen" w:date="2015-02-20T12:00:00Z">
        <w:r w:rsidR="00DE7887">
          <w:rPr>
            <w:noProof/>
            <w:lang w:val="en-US"/>
          </w:rPr>
          <w:instrText>94</w:instrText>
        </w:r>
      </w:ins>
      <w:del w:id="1190" w:author="Arnold van Rooijen" w:date="2015-02-20T12:00:00Z">
        <w:r w:rsidR="004D7B46" w:rsidDel="00DE7887">
          <w:rPr>
            <w:noProof/>
            <w:lang w:val="en-US"/>
          </w:rPr>
          <w:delInstrText>89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1191" w:name="_Toc412018125"/>
      <w:r w:rsidRPr="004D7B46">
        <w:rPr>
          <w:lang w:val="en-US"/>
        </w:rPr>
        <w:t>Sediment transport</w:t>
      </w:r>
      <w:bookmarkEnd w:id="1191"/>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45pt;height:36.45pt" o:ole="">
            <v:imagedata r:id="rId252" o:title=""/>
          </v:shape>
          <o:OLEObject Type="Embed" ProgID="Equation.DSMT4" ShapeID="_x0000_i1132" DrawAspect="Content" ObjectID="_1485958997" r:id="rId25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92"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93" w:author="Arnold van Rooijen" w:date="2015-02-20T12:00:00Z">
        <w:r w:rsidR="00DE7887">
          <w:rPr>
            <w:noProof/>
            <w:lang w:val="en-US"/>
          </w:rPr>
          <w:instrText>95</w:instrText>
        </w:r>
      </w:ins>
      <w:del w:id="1194" w:author="Arnold van Rooijen" w:date="2015-02-20T12:00:00Z">
        <w:r w:rsidR="004D7B46" w:rsidDel="00DE7887">
          <w:rPr>
            <w:noProof/>
            <w:lang w:val="en-US"/>
          </w:rPr>
          <w:delInstrText>90</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45pt" o:ole="">
            <v:imagedata r:id="rId254" o:title=""/>
          </v:shape>
          <o:OLEObject Type="Embed" ProgID="Equation.DSMT4" ShapeID="_x0000_i1133" DrawAspect="Content" ObjectID="_1485958998" r:id="rId25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95"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96" w:author="Arnold van Rooijen" w:date="2015-02-20T12:00:00Z">
        <w:r w:rsidR="00DE7887">
          <w:rPr>
            <w:noProof/>
            <w:lang w:val="en-US"/>
          </w:rPr>
          <w:instrText>96</w:instrText>
        </w:r>
      </w:ins>
      <w:del w:id="1197" w:author="Arnold van Rooijen" w:date="2015-02-20T12:00:00Z">
        <w:r w:rsidR="004D7B46" w:rsidDel="00DE7887">
          <w:rPr>
            <w:noProof/>
            <w:lang w:val="en-US"/>
          </w:rPr>
          <w:delInstrText>91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45pt;height:40.3pt" o:ole="">
            <v:imagedata r:id="rId256" o:title=""/>
          </v:shape>
          <o:OLEObject Type="Embed" ProgID="Equation.DSMT4" ShapeID="_x0000_i1134" DrawAspect="Content" ObjectID="_1485958999" r:id="rId25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198"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199" w:author="Arnold van Rooijen" w:date="2015-02-20T12:00:00Z">
        <w:r w:rsidR="00DE7887">
          <w:rPr>
            <w:noProof/>
            <w:lang w:val="en-US"/>
          </w:rPr>
          <w:instrText>97</w:instrText>
        </w:r>
      </w:ins>
      <w:del w:id="1200" w:author="Arnold van Rooijen" w:date="2015-02-20T12:00:00Z">
        <w:r w:rsidR="004D7B46" w:rsidDel="00DE7887">
          <w:rPr>
            <w:noProof/>
            <w:lang w:val="en-US"/>
          </w:rPr>
          <w:delInstrText>92</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85pt;height:38.15pt" o:ole="">
            <v:imagedata r:id="rId258" o:title=""/>
          </v:shape>
          <o:OLEObject Type="Embed" ProgID="Equation.DSMT4" ShapeID="_x0000_i1135" DrawAspect="Content" ObjectID="_1485959000" r:id="rId25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01"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02" w:author="Arnold van Rooijen" w:date="2015-02-20T12:00:00Z">
        <w:r w:rsidR="00DE7887">
          <w:rPr>
            <w:noProof/>
            <w:lang w:val="en-US"/>
          </w:rPr>
          <w:instrText>98</w:instrText>
        </w:r>
      </w:ins>
      <w:del w:id="1203" w:author="Arnold van Rooijen" w:date="2015-02-20T12:00:00Z">
        <w:r w:rsidR="004D7B46" w:rsidDel="00DE7887">
          <w:rPr>
            <w:noProof/>
            <w:lang w:val="en-US"/>
          </w:rPr>
          <w:delInstrText>93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1pt;height:30.85pt" o:ole="">
            <v:imagedata r:id="rId260" o:title=""/>
          </v:shape>
          <o:OLEObject Type="Embed" ProgID="Equation.DSMT4" ShapeID="_x0000_i1136" DrawAspect="Content" ObjectID="_1485959001" r:id="rId261"/>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04"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05" w:author="Arnold van Rooijen" w:date="2015-02-20T12:00:00Z">
        <w:r w:rsidR="00DE7887">
          <w:rPr>
            <w:noProof/>
            <w:lang w:val="en-US"/>
          </w:rPr>
          <w:instrText>99</w:instrText>
        </w:r>
      </w:ins>
      <w:del w:id="1206" w:author="Arnold van Rooijen" w:date="2015-02-20T12:00:00Z">
        <w:r w:rsidR="004D7B46" w:rsidDel="00DE7887">
          <w:rPr>
            <w:noProof/>
            <w:lang w:val="en-US"/>
          </w:rPr>
          <w:delInstrText>94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5pt;height:36.45pt" o:ole="">
            <v:imagedata r:id="rId262" o:title=""/>
          </v:shape>
          <o:OLEObject Type="Embed" ProgID="Equation.DSMT4" ShapeID="_x0000_i1137" DrawAspect="Content" ObjectID="_1485959002" r:id="rId26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07"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08" w:author="Arnold van Rooijen" w:date="2015-02-20T12:00:00Z">
        <w:r w:rsidR="00DE7887">
          <w:rPr>
            <w:noProof/>
            <w:lang w:val="en-US"/>
          </w:rPr>
          <w:instrText>100</w:instrText>
        </w:r>
      </w:ins>
      <w:del w:id="1209" w:author="Arnold van Rooijen" w:date="2015-02-20T12:00:00Z">
        <w:r w:rsidR="004D7B46" w:rsidDel="00DE7887">
          <w:rPr>
            <w:noProof/>
            <w:lang w:val="en-US"/>
          </w:rPr>
          <w:delInstrText>95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3pt;height:15pt" o:ole="">
            <v:imagedata r:id="rId264" o:title=""/>
          </v:shape>
          <o:OLEObject Type="Embed" ProgID="Equation.DSMT4" ShapeID="_x0000_i1138" DrawAspect="Content" ObjectID="_1485959003" r:id="rId265"/>
        </w:object>
      </w:r>
      <w:r w:rsidRPr="004D7B46">
        <w:rPr>
          <w:lang w:val="en-US"/>
        </w:rPr>
        <w:t xml:space="preserve">-method, where </w:t>
      </w:r>
      <w:r w:rsidRPr="004D7B46">
        <w:rPr>
          <w:position w:val="-6"/>
          <w:lang w:val="en-US"/>
        </w:rPr>
        <w:object w:dxaOrig="520" w:dyaOrig="279">
          <v:shape id="_x0000_i1139" type="#_x0000_t75" style="width:26.15pt;height:15pt" o:ole="">
            <v:imagedata r:id="rId266" o:title=""/>
          </v:shape>
          <o:OLEObject Type="Embed" ProgID="Equation.DSMT4" ShapeID="_x0000_i1139" DrawAspect="Content" ObjectID="_1485959004" r:id="rId267"/>
        </w:object>
      </w:r>
      <w:r w:rsidRPr="004D7B46">
        <w:rPr>
          <w:lang w:val="en-US"/>
        </w:rPr>
        <w:t xml:space="preserve"> means a fully upwind approximation, and </w:t>
      </w:r>
      <w:r w:rsidRPr="004D7B46">
        <w:rPr>
          <w:position w:val="-6"/>
          <w:lang w:val="en-US"/>
        </w:rPr>
        <w:object w:dxaOrig="740" w:dyaOrig="279">
          <v:shape id="_x0000_i1140" type="#_x0000_t75" style="width:36.45pt;height:15pt" o:ole="">
            <v:imagedata r:id="rId268" o:title=""/>
          </v:shape>
          <o:OLEObject Type="Embed" ProgID="Equation.DSMT4" ShapeID="_x0000_i1140" DrawAspect="Content" ObjectID="_1485959005" r:id="rId269"/>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85pt;height:42pt" o:ole="">
            <v:imagedata r:id="rId270" o:title=""/>
          </v:shape>
          <o:OLEObject Type="Embed" ProgID="Equation.DSMT4" ShapeID="_x0000_i1141" DrawAspect="Content" ObjectID="_1485959006" r:id="rId271"/>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11" w:author="Arnold van Rooijen" w:date="2015-02-20T12:00:00Z">
        <w:r w:rsidR="00DE7887">
          <w:rPr>
            <w:noProof/>
            <w:lang w:val="en-US"/>
          </w:rPr>
          <w:instrText>101</w:instrText>
        </w:r>
      </w:ins>
      <w:del w:id="1212" w:author="Arnold van Rooijen" w:date="2015-02-20T12:00:00Z">
        <w:r w:rsidR="004D7B46" w:rsidDel="00DE7887">
          <w:rPr>
            <w:noProof/>
            <w:lang w:val="en-US"/>
          </w:rPr>
          <w:delInstrText>96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0.85pt;height:40.3pt" o:ole="">
            <v:imagedata r:id="rId272" o:title=""/>
          </v:shape>
          <o:OLEObject Type="Embed" ProgID="Equation.DSMT4" ShapeID="_x0000_i1142" DrawAspect="Content" ObjectID="_1485959007" r:id="rId273"/>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1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14" w:author="Arnold van Rooijen" w:date="2015-02-20T12:00:00Z">
        <w:r w:rsidR="00DE7887">
          <w:rPr>
            <w:noProof/>
            <w:lang w:val="en-US"/>
          </w:rPr>
          <w:instrText>102</w:instrText>
        </w:r>
      </w:ins>
      <w:del w:id="1215" w:author="Arnold van Rooijen" w:date="2015-02-20T12:00:00Z">
        <w:r w:rsidR="004D7B46" w:rsidDel="00DE7887">
          <w:rPr>
            <w:noProof/>
            <w:lang w:val="en-US"/>
          </w:rPr>
          <w:delInstrText>97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1216" w:name="_Toc412018126"/>
      <w:r w:rsidRPr="004D7B46">
        <w:rPr>
          <w:lang w:val="en-US"/>
        </w:rPr>
        <w:t>Bottom updating schemes</w:t>
      </w:r>
      <w:bookmarkEnd w:id="1216"/>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ins w:id="1217"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98</w:instrText>
        </w:r>
        <w:r w:rsidR="00DE7887" w:rsidRPr="004D7B46">
          <w:rPr>
            <w:lang w:val="en-US"/>
          </w:rPr>
          <w:instrText>)</w:instrText>
        </w:r>
      </w:ins>
      <w:del w:id="1218" w:author="Arnold van Rooijen" w:date="2015-02-20T12:00:00Z">
        <w:r w:rsidR="004D7B46" w:rsidRPr="004D7B46" w:rsidDel="00DE7887">
          <w:rPr>
            <w:lang w:val="en-US"/>
          </w:rPr>
          <w:delInstrText>(1.20)</w:delInstrText>
        </w:r>
      </w:del>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ins w:id="1219" w:author="Arnold van Rooijen" w:date="2015-02-20T12:00:00Z">
        <w:r w:rsidR="00DE7887" w:rsidRPr="004D7B46">
          <w:rPr>
            <w:lang w:val="en-US"/>
          </w:rPr>
          <w:instrText>(</w:instrText>
        </w:r>
        <w:r w:rsidR="00DE7887">
          <w:rPr>
            <w:lang w:val="en-US"/>
          </w:rPr>
          <w:instrText>1</w:instrText>
        </w:r>
        <w:r w:rsidR="00DE7887" w:rsidRPr="004D7B46">
          <w:rPr>
            <w:lang w:val="en-US"/>
          </w:rPr>
          <w:instrText>.</w:instrText>
        </w:r>
        <w:r w:rsidR="00DE7887">
          <w:rPr>
            <w:lang w:val="en-US"/>
          </w:rPr>
          <w:instrText>99</w:instrText>
        </w:r>
        <w:r w:rsidR="00DE7887" w:rsidRPr="004D7B46">
          <w:rPr>
            <w:lang w:val="en-US"/>
          </w:rPr>
          <w:instrText>)</w:instrText>
        </w:r>
      </w:ins>
      <w:del w:id="1220" w:author="Arnold van Rooijen" w:date="2015-02-20T12:00:00Z">
        <w:r w:rsidR="004D7B46" w:rsidRPr="004D7B46" w:rsidDel="00DE7887">
          <w:rPr>
            <w:lang w:val="en-US"/>
          </w:rPr>
          <w:delInstrText>(1.21)</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15pt;height:30.85pt" o:ole="">
            <v:imagedata r:id="rId274" o:title=""/>
          </v:shape>
          <o:OLEObject Type="Embed" ProgID="Equation.DSMT4" ShapeID="_x0000_i1143" DrawAspect="Content" ObjectID="_1485959008" r:id="rId275"/>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1" w:author="Arnold van Rooijen" w:date="2015-02-20T12:00:00Z">
        <w:r w:rsidR="00DE7887" w:rsidDel="00DE7887">
          <w:rPr>
            <w:lang w:val="en-US"/>
          </w:rPr>
          <w:fldChar w:fldCharType="separate"/>
        </w:r>
      </w:del>
      <w:r w:rsidRPr="004D7B46">
        <w:rPr>
          <w:lang w:val="en-US"/>
        </w:rPr>
        <w:fldChar w:fldCharType="end"/>
      </w:r>
      <w:bookmarkStart w:id="1222"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3" w:author="Arnold van Rooijen" w:date="2015-02-20T12:00:00Z">
        <w:r w:rsidR="00DE7887">
          <w:rPr>
            <w:noProof/>
            <w:lang w:val="en-US"/>
          </w:rPr>
          <w:instrText>103</w:instrText>
        </w:r>
      </w:ins>
      <w:del w:id="1224" w:author="Arnold van Rooijen" w:date="2015-02-20T12:00:00Z">
        <w:r w:rsidR="004D7B46" w:rsidDel="00DE7887">
          <w:rPr>
            <w:noProof/>
            <w:lang w:val="en-US"/>
          </w:rPr>
          <w:delInstrText>98</w:delInstrText>
        </w:r>
      </w:del>
      <w:r w:rsidRPr="004D7B46">
        <w:rPr>
          <w:noProof/>
          <w:lang w:val="en-US"/>
        </w:rPr>
        <w:fldChar w:fldCharType="end"/>
      </w:r>
      <w:r w:rsidRPr="004D7B46">
        <w:rPr>
          <w:lang w:val="en-US"/>
        </w:rPr>
        <w:instrText>)</w:instrText>
      </w:r>
      <w:bookmarkEnd w:id="1222"/>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3pt;height:30.85pt" o:ole="">
            <v:imagedata r:id="rId276" o:title=""/>
          </v:shape>
          <o:OLEObject Type="Embed" ProgID="Equation.DSMT4" ShapeID="_x0000_i1144" DrawAspect="Content" ObjectID="_1485959009" r:id="rId277"/>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5" w:author="Arnold van Rooijen" w:date="2015-02-20T12:00:00Z">
        <w:r w:rsidR="00DE7887" w:rsidDel="00DE7887">
          <w:rPr>
            <w:lang w:val="en-US"/>
          </w:rPr>
          <w:fldChar w:fldCharType="separate"/>
        </w:r>
      </w:del>
      <w:r w:rsidRPr="004D7B46">
        <w:rPr>
          <w:lang w:val="en-US"/>
        </w:rPr>
        <w:fldChar w:fldCharType="end"/>
      </w:r>
      <w:bookmarkStart w:id="1226"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DE7887">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7" w:author="Arnold van Rooijen" w:date="2015-02-20T12:00:00Z">
        <w:r w:rsidR="00DE7887">
          <w:rPr>
            <w:noProof/>
            <w:lang w:val="en-US"/>
          </w:rPr>
          <w:instrText>104</w:instrText>
        </w:r>
      </w:ins>
      <w:del w:id="1228" w:author="Arnold van Rooijen" w:date="2015-02-20T12:00:00Z">
        <w:r w:rsidR="004D7B46" w:rsidDel="00DE7887">
          <w:rPr>
            <w:noProof/>
            <w:lang w:val="en-US"/>
          </w:rPr>
          <w:delInstrText>99</w:delInstrText>
        </w:r>
      </w:del>
      <w:r w:rsidRPr="004D7B46">
        <w:rPr>
          <w:noProof/>
          <w:lang w:val="en-US"/>
        </w:rPr>
        <w:fldChar w:fldCharType="end"/>
      </w:r>
      <w:r w:rsidRPr="004D7B46">
        <w:rPr>
          <w:lang w:val="en-US"/>
        </w:rPr>
        <w:instrText>)</w:instrText>
      </w:r>
      <w:bookmarkEnd w:id="1226"/>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1229"/>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1229"/>
      <w:r w:rsidR="00587AD5" w:rsidRPr="004D7B46">
        <w:rPr>
          <w:rStyle w:val="CommentReference"/>
          <w:lang w:val="en-US"/>
        </w:rPr>
        <w:commentReference w:id="1229"/>
      </w:r>
    </w:p>
    <w:p w:rsidR="00A52150" w:rsidRPr="004D7B46" w:rsidRDefault="00734E22" w:rsidP="004D7B46">
      <w:pPr>
        <w:pStyle w:val="Heading3"/>
        <w:jc w:val="both"/>
        <w:rPr>
          <w:lang w:val="en-US"/>
        </w:rPr>
      </w:pPr>
      <w:bookmarkStart w:id="1230" w:name="_Toc412018127"/>
      <w:r w:rsidRPr="004D7B46">
        <w:rPr>
          <w:lang w:val="en-US"/>
        </w:rPr>
        <w:t>Non-hydrostatic</w:t>
      </w:r>
      <w:bookmarkEnd w:id="1230"/>
    </w:p>
    <w:p w:rsidR="00A52150" w:rsidRPr="004D7B46" w:rsidRDefault="00A52150" w:rsidP="004D7B46">
      <w:pPr>
        <w:pStyle w:val="Heading4"/>
        <w:jc w:val="both"/>
        <w:rPr>
          <w:lang w:val="en-US"/>
        </w:rPr>
      </w:pPr>
      <w:bookmarkStart w:id="1231" w:name="_Ref207199275"/>
      <w:bookmarkStart w:id="1232" w:name="_Toc211006490"/>
      <w:bookmarkStart w:id="1233" w:name="_Toc211933742"/>
      <w:bookmarkStart w:id="1234" w:name="_Toc212190842"/>
      <w:bookmarkStart w:id="1235" w:name="_Toc249984915"/>
      <w:bookmarkStart w:id="1236" w:name="_Toc249985008"/>
      <w:r w:rsidRPr="004D7B46">
        <w:rPr>
          <w:lang w:val="en-US"/>
        </w:rPr>
        <w:t>Global continuity equation</w:t>
      </w:r>
      <w:bookmarkEnd w:id="1231"/>
      <w:bookmarkEnd w:id="1232"/>
      <w:bookmarkEnd w:id="1233"/>
      <w:bookmarkEnd w:id="1234"/>
      <w:bookmarkEnd w:id="1235"/>
      <w:bookmarkEnd w:id="1236"/>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3pt;height:27.85pt" o:ole="">
            <v:imagedata r:id="rId278" o:title=""/>
          </v:shape>
          <o:OLEObject Type="Embed" ProgID="Equation.DSMT4" ShapeID="_x0000_i1145" DrawAspect="Content" ObjectID="_1485959010" r:id="rId27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37" w:author="Arnold van Rooijen" w:date="2015-02-20T12:00:00Z">
        <w:r w:rsidR="00DE7887" w:rsidDel="00DE7887">
          <w:rPr>
            <w:lang w:val="en-US"/>
          </w:rPr>
          <w:fldChar w:fldCharType="separate"/>
        </w:r>
      </w:del>
      <w:r w:rsidRPr="004D7B46">
        <w:rPr>
          <w:lang w:val="en-US"/>
        </w:rPr>
        <w:fldChar w:fldCharType="end"/>
      </w:r>
      <w:bookmarkStart w:id="1238"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39" w:author="Arnold van Rooijen" w:date="2015-02-20T12:00:00Z">
        <w:r w:rsidR="00DE7887">
          <w:rPr>
            <w:noProof/>
            <w:lang w:val="en-US"/>
          </w:rPr>
          <w:instrText>105</w:instrText>
        </w:r>
      </w:ins>
      <w:del w:id="1240" w:author="Arnold van Rooijen" w:date="2015-02-20T12:00:00Z">
        <w:r w:rsidR="004D7B46" w:rsidDel="00DE7887">
          <w:rPr>
            <w:noProof/>
            <w:lang w:val="en-US"/>
          </w:rPr>
          <w:delInstrText>100</w:delInstrText>
        </w:r>
      </w:del>
      <w:r w:rsidR="00883631" w:rsidRPr="004D7B46">
        <w:rPr>
          <w:noProof/>
          <w:lang w:val="en-US"/>
        </w:rPr>
        <w:fldChar w:fldCharType="end"/>
      </w:r>
      <w:r w:rsidRPr="004D7B46">
        <w:rPr>
          <w:lang w:val="en-US"/>
        </w:rPr>
        <w:instrText>)</w:instrText>
      </w:r>
      <w:bookmarkEnd w:id="1238"/>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ins w:id="1241"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105</w:instrText>
        </w:r>
        <w:r w:rsidR="00DE7887" w:rsidRPr="004D7B46">
          <w:rPr>
            <w:lang w:val="en-US"/>
          </w:rPr>
          <w:instrText>)</w:instrText>
        </w:r>
      </w:ins>
      <w:del w:id="1242"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100</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55pt;height:30pt" o:ole="">
            <v:imagedata r:id="rId280" o:title=""/>
          </v:shape>
          <o:OLEObject Type="Embed" ProgID="Equation.DSMT4" ShapeID="_x0000_i1146" DrawAspect="Content" ObjectID="_1485959011" r:id="rId28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43" w:author="Arnold van Rooijen" w:date="2015-02-20T12:00:00Z">
        <w:r w:rsidR="00DE7887" w:rsidDel="00DE7887">
          <w:rPr>
            <w:lang w:val="en-US"/>
          </w:rPr>
          <w:fldChar w:fldCharType="separate"/>
        </w:r>
      </w:del>
      <w:r w:rsidRPr="004D7B46">
        <w:rPr>
          <w:lang w:val="en-US"/>
        </w:rPr>
        <w:fldChar w:fldCharType="end"/>
      </w:r>
      <w:bookmarkStart w:id="1244"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45" w:author="Arnold van Rooijen" w:date="2015-02-20T12:00:00Z">
        <w:r w:rsidR="00DE7887">
          <w:rPr>
            <w:noProof/>
            <w:lang w:val="en-US"/>
          </w:rPr>
          <w:instrText>106</w:instrText>
        </w:r>
      </w:ins>
      <w:del w:id="1246" w:author="Arnold van Rooijen" w:date="2015-02-20T12:00:00Z">
        <w:r w:rsidR="004D7B46" w:rsidDel="00DE7887">
          <w:rPr>
            <w:noProof/>
            <w:lang w:val="en-US"/>
          </w:rPr>
          <w:delInstrText>101</w:delInstrText>
        </w:r>
      </w:del>
      <w:r w:rsidR="00883631" w:rsidRPr="004D7B46">
        <w:rPr>
          <w:noProof/>
          <w:lang w:val="en-US"/>
        </w:rPr>
        <w:fldChar w:fldCharType="end"/>
      </w:r>
      <w:r w:rsidRPr="004D7B46">
        <w:rPr>
          <w:lang w:val="en-US"/>
        </w:rPr>
        <w:instrText>)</w:instrText>
      </w:r>
      <w:bookmarkEnd w:id="124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7" type="#_x0000_t75" style="width:80.55pt;height:16.7pt" o:ole="">
            <v:imagedata r:id="rId282" o:title=""/>
          </v:shape>
          <o:OLEObject Type="Embed" ProgID="Equation.DSMT4" ShapeID="_x0000_i1147" DrawAspect="Content" ObjectID="_1485959012" r:id="rId283"/>
        </w:object>
      </w:r>
      <w:r w:rsidRPr="004D7B46">
        <w:rPr>
          <w:rFonts w:cs="Tahoma"/>
          <w:lang w:val="en-US"/>
        </w:rPr>
        <w:t>,</w:t>
      </w:r>
      <w:r w:rsidRPr="004D7B46">
        <w:rPr>
          <w:rFonts w:cs="Tahoma"/>
          <w:position w:val="-12"/>
          <w:lang w:val="en-US"/>
        </w:rPr>
        <w:object w:dxaOrig="1579" w:dyaOrig="340">
          <v:shape id="_x0000_i1148" type="#_x0000_t75" style="width:79.7pt;height:16.7pt" o:ole="">
            <v:imagedata r:id="rId284" o:title=""/>
          </v:shape>
          <o:OLEObject Type="Embed" ProgID="Equation.DSMT4" ShapeID="_x0000_i1148" DrawAspect="Content" ObjectID="_1485959013" r:id="rId285"/>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15pt;height:55.3pt" o:ole="">
            <v:imagedata r:id="rId286" o:title=""/>
          </v:shape>
          <o:OLEObject Type="Embed" ProgID="Equation.DSMT4" ShapeID="_x0000_i1149" DrawAspect="Content" ObjectID="_1485959014" r:id="rId28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47" w:author="Arnold van Rooijen" w:date="2015-02-20T12:00:00Z">
        <w:r w:rsidR="00DE7887" w:rsidDel="00DE7887">
          <w:rPr>
            <w:lang w:val="en-US"/>
          </w:rPr>
          <w:fldChar w:fldCharType="separate"/>
        </w:r>
      </w:del>
      <w:r w:rsidRPr="004D7B46">
        <w:rPr>
          <w:lang w:val="en-US"/>
        </w:rPr>
        <w:fldChar w:fldCharType="end"/>
      </w:r>
      <w:bookmarkStart w:id="1248"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49" w:author="Arnold van Rooijen" w:date="2015-02-20T12:00:00Z">
        <w:r w:rsidR="00DE7887">
          <w:rPr>
            <w:noProof/>
            <w:lang w:val="en-US"/>
          </w:rPr>
          <w:instrText>107</w:instrText>
        </w:r>
      </w:ins>
      <w:del w:id="1250" w:author="Arnold van Rooijen" w:date="2015-02-20T12:00:00Z">
        <w:r w:rsidR="004D7B46" w:rsidDel="00DE7887">
          <w:rPr>
            <w:noProof/>
            <w:lang w:val="en-US"/>
          </w:rPr>
          <w:delInstrText>102</w:delInstrText>
        </w:r>
      </w:del>
      <w:r w:rsidR="00883631" w:rsidRPr="004D7B46">
        <w:rPr>
          <w:noProof/>
          <w:lang w:val="en-US"/>
        </w:rPr>
        <w:fldChar w:fldCharType="end"/>
      </w:r>
      <w:r w:rsidRPr="004D7B46">
        <w:rPr>
          <w:lang w:val="en-US"/>
        </w:rPr>
        <w:instrText>)</w:instrText>
      </w:r>
      <w:bookmarkEnd w:id="124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8.85pt;height:16.3pt" o:ole="">
            <v:imagedata r:id="rId288" o:title=""/>
          </v:shape>
          <o:OLEObject Type="Embed" ProgID="Equation.DSMT4" ShapeID="_x0000_i1150" DrawAspect="Content" ObjectID="_1485959015" r:id="rId289"/>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6.7pt;height:16.3pt" o:ole="">
            <v:imagedata r:id="rId290" o:title=""/>
          </v:shape>
          <o:OLEObject Type="Embed" ProgID="Equation.DSMT4" ShapeID="_x0000_i1151" DrawAspect="Content" ObjectID="_1485959016" r:id="rId291"/>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45pt;height:30pt" o:ole="">
            <v:imagedata r:id="rId292" o:title=""/>
          </v:shape>
          <o:OLEObject Type="Embed" ProgID="Equation.DSMT4" ShapeID="_x0000_i1152" DrawAspect="Content" ObjectID="_1485959017" r:id="rId29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1" w:author="Arnold van Rooijen" w:date="2015-02-20T12:00:00Z">
        <w:r w:rsidR="00DE7887" w:rsidDel="00DE7887">
          <w:rPr>
            <w:lang w:val="en-US"/>
          </w:rPr>
          <w:fldChar w:fldCharType="separate"/>
        </w:r>
      </w:del>
      <w:r w:rsidRPr="004D7B46">
        <w:rPr>
          <w:lang w:val="en-US"/>
        </w:rPr>
        <w:fldChar w:fldCharType="end"/>
      </w:r>
      <w:bookmarkStart w:id="1252"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53" w:author="Arnold van Rooijen" w:date="2015-02-20T12:00:00Z">
        <w:r w:rsidR="00DE7887">
          <w:rPr>
            <w:noProof/>
            <w:lang w:val="en-US"/>
          </w:rPr>
          <w:instrText>108</w:instrText>
        </w:r>
      </w:ins>
      <w:del w:id="1254" w:author="Arnold van Rooijen" w:date="2015-02-20T12:00:00Z">
        <w:r w:rsidR="004D7B46" w:rsidDel="00DE7887">
          <w:rPr>
            <w:noProof/>
            <w:lang w:val="en-US"/>
          </w:rPr>
          <w:delInstrText>103</w:delInstrText>
        </w:r>
      </w:del>
      <w:r w:rsidR="00883631" w:rsidRPr="004D7B46">
        <w:rPr>
          <w:noProof/>
          <w:lang w:val="en-US"/>
        </w:rPr>
        <w:fldChar w:fldCharType="end"/>
      </w:r>
      <w:r w:rsidRPr="004D7B46">
        <w:rPr>
          <w:lang w:val="en-US"/>
        </w:rPr>
        <w:instrText>)</w:instrText>
      </w:r>
      <w:bookmarkEnd w:id="125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3" type="#_x0000_t75" style="width:96pt;height:16.7pt" o:ole="">
            <v:imagedata r:id="rId294" o:title=""/>
          </v:shape>
          <o:OLEObject Type="Embed" ProgID="Equation.DSMT4" ShapeID="_x0000_i1153" DrawAspect="Content" ObjectID="_1485959018" r:id="rId295"/>
        </w:object>
      </w:r>
      <w:r w:rsidRPr="004D7B46">
        <w:rPr>
          <w:rFonts w:cs="Tahoma"/>
          <w:lang w:val="en-US"/>
        </w:rPr>
        <w:t xml:space="preserve"> and </w:t>
      </w:r>
      <w:r w:rsidRPr="004D7B46">
        <w:rPr>
          <w:rFonts w:cs="Tahoma"/>
          <w:position w:val="-8"/>
          <w:lang w:val="en-US"/>
        </w:rPr>
        <w:object w:dxaOrig="620" w:dyaOrig="300">
          <v:shape id="_x0000_i1154" type="#_x0000_t75" style="width:30.85pt;height:15pt" o:ole="">
            <v:imagedata r:id="rId296" o:title=""/>
          </v:shape>
          <o:OLEObject Type="Embed" ProgID="Equation.DSMT4" ShapeID="_x0000_i1154" DrawAspect="Content" ObjectID="_1485959019" r:id="rId297"/>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90pt;height:30pt" o:ole="">
            <v:imagedata r:id="rId298" o:title=""/>
          </v:shape>
          <o:OLEObject Type="Embed" ProgID="Equation.DSMT4" ShapeID="_x0000_i1155" DrawAspect="Content" ObjectID="_1485959020" r:id="rId29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5" w:author="Arnold van Rooijen" w:date="2015-02-20T12:00:00Z">
        <w:r w:rsidR="00DE7887" w:rsidDel="00DE7887">
          <w:rPr>
            <w:lang w:val="en-US"/>
          </w:rPr>
          <w:fldChar w:fldCharType="separate"/>
        </w:r>
      </w:del>
      <w:r w:rsidRPr="004D7B46">
        <w:rPr>
          <w:lang w:val="en-US"/>
        </w:rPr>
        <w:fldChar w:fldCharType="end"/>
      </w:r>
      <w:bookmarkStart w:id="1256"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57" w:author="Arnold van Rooijen" w:date="2015-02-20T12:00:00Z">
        <w:r w:rsidR="00DE7887">
          <w:rPr>
            <w:noProof/>
            <w:lang w:val="en-US"/>
          </w:rPr>
          <w:instrText>109</w:instrText>
        </w:r>
      </w:ins>
      <w:del w:id="1258" w:author="Arnold van Rooijen" w:date="2015-02-20T12:00:00Z">
        <w:r w:rsidR="004D7B46" w:rsidDel="00DE7887">
          <w:rPr>
            <w:noProof/>
            <w:lang w:val="en-US"/>
          </w:rPr>
          <w:delInstrText>104</w:delInstrText>
        </w:r>
      </w:del>
      <w:r w:rsidR="00883631" w:rsidRPr="004D7B46">
        <w:rPr>
          <w:noProof/>
          <w:lang w:val="en-US"/>
        </w:rPr>
        <w:fldChar w:fldCharType="end"/>
      </w:r>
      <w:r w:rsidRPr="004D7B46">
        <w:rPr>
          <w:lang w:val="en-US"/>
        </w:rPr>
        <w:instrText>)</w:instrText>
      </w:r>
      <w:bookmarkEnd w:id="125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15pt;height:16.7pt" o:ole="">
            <v:imagedata r:id="rId300" o:title=""/>
          </v:shape>
          <o:OLEObject Type="Embed" ProgID="Equation.DSMT4" ShapeID="_x0000_i1156" DrawAspect="Content" ObjectID="_1485959021" r:id="rId301"/>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3pt;height:16.3pt" o:ole="">
            <v:imagedata r:id="rId302" o:title=""/>
          </v:shape>
          <o:OLEObject Type="Embed" ProgID="Equation.DSMT4" ShapeID="_x0000_i1157" DrawAspect="Content" ObjectID="_1485959022" r:id="rId303"/>
        </w:object>
      </w:r>
      <w:r w:rsidRPr="004D7B46">
        <w:rPr>
          <w:lang w:val="en-US"/>
        </w:rPr>
        <w:t xml:space="preserve"> and </w:t>
      </w:r>
      <w:r w:rsidRPr="004D7B46">
        <w:rPr>
          <w:position w:val="-8"/>
          <w:lang w:val="en-US"/>
        </w:rPr>
        <w:object w:dxaOrig="639" w:dyaOrig="300">
          <v:shape id="_x0000_i1158" type="#_x0000_t75" style="width:31.7pt;height:15pt" o:ole="">
            <v:imagedata r:id="rId304" o:title=""/>
          </v:shape>
          <o:OLEObject Type="Embed" ProgID="Equation.DSMT4" ShapeID="_x0000_i1158" DrawAspect="Content" ObjectID="_1485959023" r:id="rId305"/>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7pt;height:16.7pt" o:ole="">
            <v:imagedata r:id="rId306" o:title=""/>
          </v:shape>
          <o:OLEObject Type="Embed" ProgID="Equation.DSMT4" ShapeID="_x0000_i1159" DrawAspect="Content" ObjectID="_1485959024" r:id="rId307"/>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4.85pt;height:16.7pt" o:ole="">
            <v:imagedata r:id="rId308" o:title=""/>
          </v:shape>
          <o:OLEObject Type="Embed" ProgID="Equation.DSMT4" ShapeID="_x0000_i1160" DrawAspect="Content" ObjectID="_1485959025" r:id="rId30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9" w:author="Arnold van Rooijen" w:date="2015-02-20T12:00:00Z">
        <w:r w:rsidR="00DE7887" w:rsidDel="00DE7887">
          <w:rPr>
            <w:lang w:val="en-US"/>
          </w:rPr>
          <w:fldChar w:fldCharType="separate"/>
        </w:r>
      </w:del>
      <w:r w:rsidRPr="004D7B46">
        <w:rPr>
          <w:lang w:val="en-US"/>
        </w:rPr>
        <w:fldChar w:fldCharType="end"/>
      </w:r>
      <w:bookmarkStart w:id="1260"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61" w:author="Arnold van Rooijen" w:date="2015-02-20T12:00:00Z">
        <w:r w:rsidR="00DE7887">
          <w:rPr>
            <w:noProof/>
            <w:lang w:val="en-US"/>
          </w:rPr>
          <w:instrText>110</w:instrText>
        </w:r>
      </w:ins>
      <w:del w:id="1262" w:author="Arnold van Rooijen" w:date="2015-02-20T12:00:00Z">
        <w:r w:rsidR="004D7B46" w:rsidDel="00DE7887">
          <w:rPr>
            <w:noProof/>
            <w:lang w:val="en-US"/>
          </w:rPr>
          <w:delInstrText>105</w:delInstrText>
        </w:r>
      </w:del>
      <w:r w:rsidR="00883631" w:rsidRPr="004D7B46">
        <w:rPr>
          <w:noProof/>
          <w:lang w:val="en-US"/>
        </w:rPr>
        <w:fldChar w:fldCharType="end"/>
      </w:r>
      <w:r w:rsidRPr="004D7B46">
        <w:rPr>
          <w:lang w:val="en-US"/>
        </w:rPr>
        <w:instrText>)</w:instrText>
      </w:r>
      <w:bookmarkEnd w:id="126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1263" w:name="_Toc249984916"/>
      <w:bookmarkStart w:id="1264" w:name="_Toc249985009"/>
      <w:r w:rsidRPr="004D7B46">
        <w:rPr>
          <w:lang w:val="en-US"/>
        </w:rPr>
        <w:t>Local continuity equation</w:t>
      </w:r>
      <w:bookmarkEnd w:id="1263"/>
      <w:bookmarkEnd w:id="1264"/>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1" type="#_x0000_t75" style="width:203.15pt;height:31.7pt" o:ole="">
            <v:imagedata r:id="rId310" o:title=""/>
          </v:shape>
          <o:OLEObject Type="Embed" ProgID="Equation.DSMT4" ShapeID="_x0000_i1161" DrawAspect="Content" ObjectID="_1485959026" r:id="rId31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65" w:author="Arnold van Rooijen" w:date="2015-02-20T12:00:00Z">
        <w:r w:rsidR="00DE7887" w:rsidDel="00DE7887">
          <w:rPr>
            <w:lang w:val="en-US"/>
          </w:rPr>
          <w:fldChar w:fldCharType="separate"/>
        </w:r>
      </w:del>
      <w:r w:rsidRPr="004D7B46">
        <w:rPr>
          <w:lang w:val="en-US"/>
        </w:rPr>
        <w:fldChar w:fldCharType="end"/>
      </w:r>
      <w:bookmarkStart w:id="1266"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67" w:author="Arnold van Rooijen" w:date="2015-02-20T12:00:00Z">
        <w:r w:rsidR="00DE7887">
          <w:rPr>
            <w:noProof/>
            <w:lang w:val="en-US"/>
          </w:rPr>
          <w:instrText>111</w:instrText>
        </w:r>
      </w:ins>
      <w:del w:id="1268" w:author="Arnold van Rooijen" w:date="2015-02-20T12:00:00Z">
        <w:r w:rsidR="004D7B46" w:rsidDel="00DE7887">
          <w:rPr>
            <w:noProof/>
            <w:lang w:val="en-US"/>
          </w:rPr>
          <w:delInstrText>106</w:delInstrText>
        </w:r>
      </w:del>
      <w:r w:rsidR="00883631" w:rsidRPr="004D7B46">
        <w:rPr>
          <w:noProof/>
          <w:lang w:val="en-US"/>
        </w:rPr>
        <w:fldChar w:fldCharType="end"/>
      </w:r>
      <w:r w:rsidRPr="004D7B46">
        <w:rPr>
          <w:lang w:val="en-US"/>
        </w:rPr>
        <w:instrText>)</w:instrText>
      </w:r>
      <w:bookmarkEnd w:id="126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45pt;height:30.85pt" o:ole="">
            <v:imagedata r:id="rId312" o:title=""/>
          </v:shape>
          <o:OLEObject Type="Embed" ProgID="Equation.DSMT4" ShapeID="_x0000_i1162" DrawAspect="Content" ObjectID="_1485959027" r:id="rId31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69" w:author="Arnold van Rooijen" w:date="2015-02-20T12:00:00Z">
        <w:r w:rsidR="00DE7887" w:rsidDel="00DE7887">
          <w:rPr>
            <w:lang w:val="en-US"/>
          </w:rPr>
          <w:fldChar w:fldCharType="separate"/>
        </w:r>
      </w:del>
      <w:r w:rsidRPr="004D7B46">
        <w:rPr>
          <w:lang w:val="en-US"/>
        </w:rPr>
        <w:fldChar w:fldCharType="end"/>
      </w:r>
      <w:bookmarkStart w:id="1270"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71" w:author="Arnold van Rooijen" w:date="2015-02-20T12:00:00Z">
        <w:r w:rsidR="00DE7887">
          <w:rPr>
            <w:noProof/>
            <w:lang w:val="en-US"/>
          </w:rPr>
          <w:instrText>112</w:instrText>
        </w:r>
      </w:ins>
      <w:del w:id="1272" w:author="Arnold van Rooijen" w:date="2015-02-20T12:00:00Z">
        <w:r w:rsidR="004D7B46" w:rsidDel="00DE7887">
          <w:rPr>
            <w:noProof/>
            <w:lang w:val="en-US"/>
          </w:rPr>
          <w:delInstrText>107</w:delInstrText>
        </w:r>
      </w:del>
      <w:r w:rsidR="00883631" w:rsidRPr="004D7B46">
        <w:rPr>
          <w:noProof/>
          <w:lang w:val="en-US"/>
        </w:rPr>
        <w:fldChar w:fldCharType="end"/>
      </w:r>
      <w:r w:rsidRPr="004D7B46">
        <w:rPr>
          <w:lang w:val="en-US"/>
        </w:rPr>
        <w:instrText>)</w:instrText>
      </w:r>
      <w:bookmarkEnd w:id="127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7pt;height:16.3pt" o:ole="">
            <v:imagedata r:id="rId314" o:title=""/>
          </v:shape>
          <o:OLEObject Type="Embed" ProgID="Equation.DSMT4" ShapeID="_x0000_i1163" DrawAspect="Content" ObjectID="_1485959028" r:id="rId315"/>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1273" w:name="_Toc249984917"/>
      <w:bookmarkStart w:id="1274" w:name="_Toc249985010"/>
      <w:r w:rsidRPr="004D7B46">
        <w:rPr>
          <w:lang w:val="en-US"/>
        </w:rPr>
        <w:t>Horizontal Momentum</w:t>
      </w:r>
      <w:bookmarkEnd w:id="1273"/>
      <w:bookmarkEnd w:id="1274"/>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8.85pt;height:12.85pt" o:ole="">
            <v:imagedata r:id="rId316" o:title=""/>
          </v:shape>
          <o:OLEObject Type="Embed" ProgID="Equation.DSMT4" ShapeID="_x0000_i1164" DrawAspect="Content" ObjectID="_1485959029" r:id="rId317"/>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5" type="#_x0000_t75" style="width:345pt;height:29.15pt" o:ole="">
            <v:imagedata r:id="rId318" o:title=""/>
          </v:shape>
          <o:OLEObject Type="Embed" ProgID="Equation.DSMT4" ShapeID="_x0000_i1165" DrawAspect="Content" ObjectID="_1485959030" r:id="rId31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5" w:author="Arnold van Rooijen" w:date="2015-02-20T12:00:00Z">
        <w:r w:rsidR="00DE7887" w:rsidDel="00DE7887">
          <w:rPr>
            <w:lang w:val="en-US"/>
          </w:rPr>
          <w:fldChar w:fldCharType="separate"/>
        </w:r>
      </w:del>
      <w:r w:rsidRPr="004D7B46">
        <w:rPr>
          <w:lang w:val="en-US"/>
        </w:rPr>
        <w:fldChar w:fldCharType="end"/>
      </w:r>
      <w:bookmarkStart w:id="1276"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77" w:author="Arnold van Rooijen" w:date="2015-02-20T12:00:00Z">
        <w:r w:rsidR="00DE7887">
          <w:rPr>
            <w:noProof/>
            <w:lang w:val="en-US"/>
          </w:rPr>
          <w:instrText>113</w:instrText>
        </w:r>
      </w:ins>
      <w:del w:id="1278" w:author="Arnold van Rooijen" w:date="2015-02-20T12:00:00Z">
        <w:r w:rsidR="004D7B46" w:rsidDel="00DE7887">
          <w:rPr>
            <w:noProof/>
            <w:lang w:val="en-US"/>
          </w:rPr>
          <w:delInstrText>108</w:delInstrText>
        </w:r>
      </w:del>
      <w:r w:rsidR="00883631" w:rsidRPr="004D7B46">
        <w:rPr>
          <w:noProof/>
          <w:lang w:val="en-US"/>
        </w:rPr>
        <w:fldChar w:fldCharType="end"/>
      </w:r>
      <w:r w:rsidRPr="004D7B46">
        <w:rPr>
          <w:lang w:val="en-US"/>
        </w:rPr>
        <w:instrText>)</w:instrText>
      </w:r>
      <w:bookmarkEnd w:id="127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39.85pt;height:69.45pt" o:ole="">
            <v:imagedata r:id="rId320" o:title=""/>
          </v:shape>
          <o:OLEObject Type="Embed" ProgID="Equation.DSMT4" ShapeID="_x0000_i1166" DrawAspect="Content" ObjectID="_1485959031" r:id="rId32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9" w:author="Arnold van Rooijen" w:date="2015-02-20T12:00:00Z">
        <w:r w:rsidR="00DE7887" w:rsidDel="00DE7887">
          <w:rPr>
            <w:lang w:val="en-US"/>
          </w:rPr>
          <w:fldChar w:fldCharType="separate"/>
        </w:r>
      </w:del>
      <w:r w:rsidRPr="004D7B46">
        <w:rPr>
          <w:lang w:val="en-US"/>
        </w:rPr>
        <w:fldChar w:fldCharType="end"/>
      </w:r>
      <w:bookmarkStart w:id="1280"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81" w:author="Arnold van Rooijen" w:date="2015-02-20T12:00:00Z">
        <w:r w:rsidR="00DE7887">
          <w:rPr>
            <w:noProof/>
            <w:lang w:val="en-US"/>
          </w:rPr>
          <w:instrText>114</w:instrText>
        </w:r>
      </w:ins>
      <w:del w:id="1282" w:author="Arnold van Rooijen" w:date="2015-02-20T12:00:00Z">
        <w:r w:rsidR="004D7B46" w:rsidDel="00DE7887">
          <w:rPr>
            <w:noProof/>
            <w:lang w:val="en-US"/>
          </w:rPr>
          <w:delInstrText>109</w:delInstrText>
        </w:r>
      </w:del>
      <w:r w:rsidR="00883631" w:rsidRPr="004D7B46">
        <w:rPr>
          <w:noProof/>
          <w:lang w:val="en-US"/>
        </w:rPr>
        <w:fldChar w:fldCharType="end"/>
      </w:r>
      <w:r w:rsidRPr="004D7B46">
        <w:rPr>
          <w:lang w:val="en-US"/>
        </w:rPr>
        <w:instrText>)</w:instrText>
      </w:r>
      <w:bookmarkEnd w:id="1280"/>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9pt;height:101.15pt" o:ole="">
            <v:imagedata r:id="rId322" o:title=""/>
          </v:shape>
          <o:OLEObject Type="Embed" ProgID="Equation.DSMT4" ShapeID="_x0000_i1167" DrawAspect="Content" ObjectID="_1485959032" r:id="rId32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8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84" w:author="Arnold van Rooijen" w:date="2015-02-20T12:00:00Z">
        <w:r w:rsidR="00DE7887">
          <w:rPr>
            <w:noProof/>
            <w:lang w:val="en-US"/>
          </w:rPr>
          <w:instrText>115</w:instrText>
        </w:r>
      </w:ins>
      <w:del w:id="1285" w:author="Arnold van Rooijen" w:date="2015-02-20T12:00:00Z">
        <w:r w:rsidR="004D7B46" w:rsidDel="00DE7887">
          <w:rPr>
            <w:noProof/>
            <w:lang w:val="en-US"/>
          </w:rPr>
          <w:delInstrText>110</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7.85pt;height:16.7pt" o:ole="">
            <v:imagedata r:id="rId324" o:title=""/>
          </v:shape>
          <o:OLEObject Type="Embed" ProgID="Equation.DSMT4" ShapeID="_x0000_i1168" DrawAspect="Content" ObjectID="_1485959033" r:id="rId325"/>
        </w:object>
      </w:r>
      <w:r w:rsidRPr="004D7B46">
        <w:rPr>
          <w:rFonts w:cs="Tahoma"/>
          <w:lang w:val="en-US"/>
        </w:rPr>
        <w:t xml:space="preserve"> and </w:t>
      </w:r>
      <w:r w:rsidRPr="004D7B46">
        <w:rPr>
          <w:rFonts w:cs="Tahoma"/>
          <w:position w:val="-12"/>
          <w:lang w:val="en-US"/>
        </w:rPr>
        <w:object w:dxaOrig="660" w:dyaOrig="400">
          <v:shape id="_x0000_i1169" type="#_x0000_t75" style="width:33pt;height:19.7pt" o:ole="">
            <v:imagedata r:id="rId326" o:title=""/>
          </v:shape>
          <o:OLEObject Type="Embed" ProgID="Equation.DSMT4" ShapeID="_x0000_i1169" DrawAspect="Content" ObjectID="_1485959034" r:id="rId327"/>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8.7pt;height:16.3pt" o:ole="">
            <v:imagedata r:id="rId328" o:title=""/>
          </v:shape>
          <o:OLEObject Type="Embed" ProgID="Equation.DSMT4" ShapeID="_x0000_i1170" DrawAspect="Content" ObjectID="_1485959035" r:id="rId32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86" w:author="Arnold van Rooijen" w:date="2015-02-20T12:00:00Z">
        <w:r w:rsidR="00DE7887" w:rsidDel="00DE7887">
          <w:rPr>
            <w:lang w:val="en-US"/>
          </w:rPr>
          <w:fldChar w:fldCharType="separate"/>
        </w:r>
      </w:del>
      <w:r w:rsidRPr="004D7B46">
        <w:rPr>
          <w:lang w:val="en-US"/>
        </w:rPr>
        <w:fldChar w:fldCharType="end"/>
      </w:r>
      <w:bookmarkStart w:id="1287"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88" w:author="Arnold van Rooijen" w:date="2015-02-20T12:00:00Z">
        <w:r w:rsidR="00DE7887">
          <w:rPr>
            <w:noProof/>
            <w:lang w:val="en-US"/>
          </w:rPr>
          <w:instrText>116</w:instrText>
        </w:r>
      </w:ins>
      <w:del w:id="1289" w:author="Arnold van Rooijen" w:date="2015-02-20T12:00:00Z">
        <w:r w:rsidR="004D7B46" w:rsidDel="00DE7887">
          <w:rPr>
            <w:noProof/>
            <w:lang w:val="en-US"/>
          </w:rPr>
          <w:delInstrText>111</w:delInstrText>
        </w:r>
      </w:del>
      <w:r w:rsidR="00883631" w:rsidRPr="004D7B46">
        <w:rPr>
          <w:noProof/>
          <w:lang w:val="en-US"/>
        </w:rPr>
        <w:fldChar w:fldCharType="end"/>
      </w:r>
      <w:r w:rsidRPr="004D7B46">
        <w:rPr>
          <w:lang w:val="en-US"/>
        </w:rPr>
        <w:instrText>)</w:instrText>
      </w:r>
      <w:bookmarkEnd w:id="128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9.15pt;height:16.3pt" o:ole="">
            <v:imagedata r:id="rId330" o:title=""/>
          </v:shape>
          <o:OLEObject Type="Embed" ProgID="Equation.DSMT4" ShapeID="_x0000_i1171" DrawAspect="Content" ObjectID="_1485959036" r:id="rId331"/>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55pt;height:16.3pt" o:ole="">
            <v:imagedata r:id="rId332" o:title=""/>
          </v:shape>
          <o:OLEObject Type="Embed" ProgID="Equation.DSMT4" ShapeID="_x0000_i1172" DrawAspect="Content" ObjectID="_1485959037" r:id="rId333"/>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9.15pt;height:16.3pt" o:ole="">
            <v:imagedata r:id="rId334" o:title=""/>
          </v:shape>
          <o:OLEObject Type="Embed" ProgID="Equation.DSMT4" ShapeID="_x0000_i1173" DrawAspect="Content" ObjectID="_1485959038" r:id="rId335"/>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0.85pt;height:30.85pt" o:ole="">
            <v:imagedata r:id="rId336" o:title=""/>
          </v:shape>
          <o:OLEObject Type="Embed" ProgID="Equation.DSMT4" ShapeID="_x0000_i1174" DrawAspect="Content" ObjectID="_1485959039" r:id="rId33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291" w:author="Arnold van Rooijen" w:date="2015-02-20T12:00:00Z">
        <w:r w:rsidR="00DE7887">
          <w:rPr>
            <w:noProof/>
            <w:lang w:val="en-US"/>
          </w:rPr>
          <w:instrText>117</w:instrText>
        </w:r>
      </w:ins>
      <w:del w:id="1292" w:author="Arnold van Rooijen" w:date="2015-02-20T12:00:00Z">
        <w:r w:rsidR="004D7B46" w:rsidDel="00DE7887">
          <w:rPr>
            <w:noProof/>
            <w:lang w:val="en-US"/>
          </w:rPr>
          <w:delInstrText>112</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pt;height:16.3pt" o:ole="">
            <v:imagedata r:id="rId338" o:title=""/>
          </v:shape>
          <o:OLEObject Type="Embed" ProgID="Equation.DSMT4" ShapeID="_x0000_i1175" DrawAspect="Content" ObjectID="_1485959040" r:id="rId339"/>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1.7pt;height:16.3pt" o:ole="">
            <v:imagedata r:id="rId340" o:title=""/>
          </v:shape>
          <o:OLEObject Type="Embed" ProgID="Equation.DSMT4" ShapeID="_x0000_i1176" DrawAspect="Content" ObjectID="_1485959041" r:id="rId341"/>
        </w:object>
      </w:r>
      <w:r w:rsidRPr="004D7B46">
        <w:rPr>
          <w:lang w:val="en-US"/>
        </w:rPr>
        <w:t xml:space="preserve">, in which </w:t>
      </w:r>
      <w:r w:rsidRPr="004D7B46">
        <w:rPr>
          <w:position w:val="-10"/>
          <w:lang w:val="en-US"/>
        </w:rPr>
        <w:object w:dxaOrig="480" w:dyaOrig="320">
          <v:shape id="_x0000_i1177" type="#_x0000_t75" style="width:24pt;height:16.3pt" o:ole="">
            <v:imagedata r:id="rId342" o:title=""/>
          </v:shape>
          <o:OLEObject Type="Embed" ProgID="Equation.DSMT4" ShapeID="_x0000_i1177" DrawAspect="Content" ObjectID="_1485959042" r:id="rId343"/>
        </w:object>
      </w:r>
      <w:r w:rsidRPr="004D7B46">
        <w:rPr>
          <w:lang w:val="en-US"/>
        </w:rPr>
        <w:t xml:space="preserve"> is the pressure at the bottom. Furthermore </w:t>
      </w:r>
      <w:r w:rsidRPr="004D7B46">
        <w:rPr>
          <w:position w:val="-12"/>
          <w:lang w:val="en-US"/>
        </w:rPr>
        <w:object w:dxaOrig="480" w:dyaOrig="340">
          <v:shape id="_x0000_i1178" type="#_x0000_t75" style="width:24pt;height:16.7pt" o:ole="">
            <v:imagedata r:id="rId344" o:title=""/>
          </v:shape>
          <o:OLEObject Type="Embed" ProgID="Equation.DSMT4" ShapeID="_x0000_i1178" DrawAspect="Content" ObjectID="_1485959043" r:id="rId345"/>
        </w:object>
      </w:r>
      <w:r w:rsidRPr="004D7B46">
        <w:rPr>
          <w:lang w:val="en-US"/>
        </w:rPr>
        <w:t xml:space="preserve"> is given as</w:t>
      </w:r>
      <w:r w:rsidRPr="004D7B46">
        <w:rPr>
          <w:position w:val="-14"/>
          <w:lang w:val="en-US"/>
        </w:rPr>
        <w:object w:dxaOrig="1980" w:dyaOrig="380">
          <v:shape id="_x0000_i1179" type="#_x0000_t75" style="width:98.15pt;height:18.85pt" o:ole="">
            <v:imagedata r:id="rId346" o:title=""/>
          </v:shape>
          <o:OLEObject Type="Embed" ProgID="Equation.DSMT4" ShapeID="_x0000_i1179" DrawAspect="Content" ObjectID="_1485959044" r:id="rId347"/>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293"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294"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295"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296"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0" type="#_x0000_t75" style="width:12.45pt;height:12.85pt" o:ole="">
            <v:imagedata r:id="rId348" o:title=""/>
          </v:shape>
          <o:OLEObject Type="Embed" ProgID="Equation.DSMT4" ShapeID="_x0000_i1180" DrawAspect="Content" ObjectID="_1485959045" r:id="rId349"/>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3pt;height:20.55pt" o:ole="">
            <v:imagedata r:id="rId350" o:title=""/>
          </v:shape>
          <o:OLEObject Type="Embed" ProgID="Equation.DSMT4" ShapeID="_x0000_i1181" DrawAspect="Content" ObjectID="_1485959046" r:id="rId351"/>
        </w:object>
      </w:r>
      <w:r w:rsidRPr="004D7B46">
        <w:rPr>
          <w:rFonts w:cs="Tahoma"/>
          <w:lang w:val="en-US"/>
        </w:rPr>
        <w:t xml:space="preserve"> and </w:t>
      </w:r>
      <w:r w:rsidRPr="004D7B46">
        <w:rPr>
          <w:rFonts w:cs="Tahoma"/>
          <w:position w:val="-16"/>
          <w:lang w:val="en-US"/>
        </w:rPr>
        <w:object w:dxaOrig="800" w:dyaOrig="420">
          <v:shape id="_x0000_i1182" type="#_x0000_t75" style="width:40.3pt;height:20.55pt" o:ole="">
            <v:imagedata r:id="rId352" o:title=""/>
          </v:shape>
          <o:OLEObject Type="Embed" ProgID="Equation.DSMT4" ShapeID="_x0000_i1182" DrawAspect="Content" ObjectID="_1485959047" r:id="rId353"/>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45pt;height:18.85pt" o:ole="">
            <v:imagedata r:id="rId354" o:title=""/>
          </v:shape>
          <o:OLEObject Type="Embed" ProgID="Equation.DSMT4" ShapeID="_x0000_i1183" DrawAspect="Content" ObjectID="_1485959048" r:id="rId355"/>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45pt;height:16.3pt" o:ole="">
            <v:imagedata r:id="rId356" o:title=""/>
          </v:shape>
          <o:OLEObject Type="Embed" ProgID="Equation.DSMT4" ShapeID="_x0000_i1184" DrawAspect="Content" ObjectID="_1485959049" r:id="rId357"/>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ins w:id="1297"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106</w:instrText>
        </w:r>
        <w:r w:rsidR="00DE7887" w:rsidRPr="004D7B46">
          <w:rPr>
            <w:lang w:val="en-US"/>
          </w:rPr>
          <w:instrText>)</w:instrText>
        </w:r>
      </w:ins>
      <w:del w:id="1298"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101</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3pt;height:20.55pt" o:ole="">
            <v:imagedata r:id="rId358" o:title=""/>
          </v:shape>
          <o:OLEObject Type="Embed" ProgID="Equation.DSMT4" ShapeID="_x0000_i1185" DrawAspect="Content" ObjectID="_1485959050" r:id="rId359"/>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6" type="#_x0000_t75" style="width:319.7pt;height:30.85pt" o:ole="">
            <v:imagedata r:id="rId360" o:title=""/>
          </v:shape>
          <o:OLEObject Type="Embed" ProgID="Equation.DSMT4" ShapeID="_x0000_i1186" DrawAspect="Content" ObjectID="_1485959051" r:id="rId361"/>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9" w:author="Arnold van Rooijen" w:date="2015-02-20T12:00:00Z">
        <w:r w:rsidR="00DE7887" w:rsidDel="00DE7887">
          <w:rPr>
            <w:lang w:val="en-US"/>
          </w:rPr>
          <w:fldChar w:fldCharType="separate"/>
        </w:r>
      </w:del>
      <w:r w:rsidRPr="004D7B46">
        <w:rPr>
          <w:lang w:val="en-US"/>
        </w:rPr>
        <w:fldChar w:fldCharType="end"/>
      </w:r>
      <w:bookmarkStart w:id="1300"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01" w:author="Arnold van Rooijen" w:date="2015-02-20T12:00:00Z">
        <w:r w:rsidR="00DE7887">
          <w:rPr>
            <w:noProof/>
            <w:lang w:val="en-US"/>
          </w:rPr>
          <w:instrText>118</w:instrText>
        </w:r>
      </w:ins>
      <w:del w:id="1302" w:author="Arnold van Rooijen" w:date="2015-02-20T12:00:00Z">
        <w:r w:rsidR="004D7B46" w:rsidDel="00DE7887">
          <w:rPr>
            <w:noProof/>
            <w:lang w:val="en-US"/>
          </w:rPr>
          <w:delInstrText>113</w:delInstrText>
        </w:r>
      </w:del>
      <w:r w:rsidR="00883631" w:rsidRPr="004D7B46">
        <w:rPr>
          <w:noProof/>
          <w:lang w:val="en-US"/>
        </w:rPr>
        <w:fldChar w:fldCharType="end"/>
      </w:r>
      <w:r w:rsidRPr="004D7B46">
        <w:rPr>
          <w:lang w:val="en-US"/>
        </w:rPr>
        <w:instrText>)</w:instrText>
      </w:r>
      <w:bookmarkEnd w:id="1300"/>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45pt;height:18.85pt" o:ole="">
            <v:imagedata r:id="rId362" o:title=""/>
          </v:shape>
          <o:OLEObject Type="Embed" ProgID="Equation.DSMT4" ShapeID="_x0000_i1187" DrawAspect="Content" ObjectID="_1485959052" r:id="rId363"/>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ins w:id="1303"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118</w:instrText>
        </w:r>
        <w:r w:rsidR="00DE7887" w:rsidRPr="004D7B46">
          <w:rPr>
            <w:lang w:val="en-US"/>
          </w:rPr>
          <w:instrText>)</w:instrText>
        </w:r>
      </w:ins>
      <w:del w:id="1304"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113</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305"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114</w:instrText>
        </w:r>
        <w:r w:rsidR="00DE7887" w:rsidRPr="004D7B46">
          <w:rPr>
            <w:lang w:val="en-US"/>
          </w:rPr>
          <w:instrText>)</w:instrText>
        </w:r>
      </w:ins>
      <w:del w:id="1306"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45pt;height:15pt" o:ole="">
            <v:imagedata r:id="rId364" o:title=""/>
          </v:shape>
          <o:OLEObject Type="Embed" ProgID="Equation.DSMT4" ShapeID="_x0000_i1188" DrawAspect="Content" ObjectID="_1485959053" r:id="rId365"/>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2.85pt;height:125.15pt" o:ole="">
            <v:imagedata r:id="rId366" o:title=""/>
          </v:shape>
          <o:OLEObject Type="Embed" ProgID="Equation.DSMT4" ShapeID="_x0000_i1189" DrawAspect="Content" ObjectID="_1485959054" r:id="rId36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07" w:author="Arnold van Rooijen" w:date="2015-02-20T12:00:00Z">
        <w:r w:rsidR="00DE7887" w:rsidDel="00DE7887">
          <w:rPr>
            <w:lang w:val="en-US"/>
          </w:rPr>
          <w:fldChar w:fldCharType="separate"/>
        </w:r>
      </w:del>
      <w:r w:rsidRPr="004D7B46">
        <w:rPr>
          <w:lang w:val="en-US"/>
        </w:rPr>
        <w:fldChar w:fldCharType="end"/>
      </w:r>
      <w:bookmarkStart w:id="1308"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09" w:author="Arnold van Rooijen" w:date="2015-02-20T12:00:00Z">
        <w:r w:rsidR="00DE7887">
          <w:rPr>
            <w:noProof/>
            <w:lang w:val="en-US"/>
          </w:rPr>
          <w:instrText>119</w:instrText>
        </w:r>
      </w:ins>
      <w:del w:id="1310" w:author="Arnold van Rooijen" w:date="2015-02-20T12:00:00Z">
        <w:r w:rsidR="004D7B46" w:rsidDel="00DE7887">
          <w:rPr>
            <w:noProof/>
            <w:lang w:val="en-US"/>
          </w:rPr>
          <w:delInstrText>114</w:delInstrText>
        </w:r>
      </w:del>
      <w:r w:rsidR="00883631" w:rsidRPr="004D7B46">
        <w:rPr>
          <w:noProof/>
          <w:lang w:val="en-US"/>
        </w:rPr>
        <w:fldChar w:fldCharType="end"/>
      </w:r>
      <w:r w:rsidRPr="004D7B46">
        <w:rPr>
          <w:lang w:val="en-US"/>
        </w:rPr>
        <w:instrText>)</w:instrText>
      </w:r>
      <w:bookmarkEnd w:id="1308"/>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pt;height:16.3pt" o:ole="">
            <v:imagedata r:id="rId368" o:title=""/>
          </v:shape>
          <o:OLEObject Type="Embed" ProgID="Equation.DSMT4" ShapeID="_x0000_i1190" DrawAspect="Content" ObjectID="_1485959055" r:id="rId369"/>
        </w:object>
      </w:r>
      <w:r w:rsidRPr="004D7B46">
        <w:rPr>
          <w:rFonts w:cs="Tahoma"/>
          <w:lang w:val="en-US"/>
        </w:rPr>
        <w:t>and</w:t>
      </w:r>
      <w:r w:rsidRPr="004D7B46">
        <w:rPr>
          <w:rFonts w:cs="Tahoma"/>
          <w:position w:val="-10"/>
          <w:lang w:val="en-US"/>
        </w:rPr>
        <w:object w:dxaOrig="480" w:dyaOrig="320">
          <v:shape id="_x0000_i1191" type="#_x0000_t75" style="width:24pt;height:16.3pt" o:ole="">
            <v:imagedata r:id="rId370" o:title=""/>
          </v:shape>
          <o:OLEObject Type="Embed" ProgID="Equation.DSMT4" ShapeID="_x0000_i1191" DrawAspect="Content" ObjectID="_1485959056" r:id="rId371"/>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ins w:id="1311"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119</w:instrText>
        </w:r>
        <w:r w:rsidR="00DE7887" w:rsidRPr="004D7B46">
          <w:rPr>
            <w:lang w:val="en-US"/>
          </w:rPr>
          <w:instrText>)</w:instrText>
        </w:r>
      </w:ins>
      <w:del w:id="1312"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114</w:delInstrText>
        </w:r>
        <w:r w:rsidR="004D7B46" w:rsidRPr="004D7B46" w:rsidDel="00DE7887">
          <w:rPr>
            <w:lang w:val="en-US"/>
          </w:rPr>
          <w:delInstrText>)</w:delInstrText>
        </w:r>
      </w:del>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15pt;height:67.3pt" o:ole="">
            <v:imagedata r:id="rId372" o:title=""/>
          </v:shape>
          <o:OLEObject Type="Embed" ProgID="Equation.DSMT4" ShapeID="_x0000_i1192" DrawAspect="Content" ObjectID="_1485959057" r:id="rId37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13"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14" w:author="Arnold van Rooijen" w:date="2015-02-20T12:00:00Z">
        <w:r w:rsidR="00DE7887">
          <w:rPr>
            <w:noProof/>
            <w:lang w:val="en-US"/>
          </w:rPr>
          <w:instrText>120</w:instrText>
        </w:r>
      </w:ins>
      <w:del w:id="1315" w:author="Arnold van Rooijen" w:date="2015-02-20T12:00:00Z">
        <w:r w:rsidR="004D7B46" w:rsidDel="00DE7887">
          <w:rPr>
            <w:noProof/>
            <w:lang w:val="en-US"/>
          </w:rPr>
          <w:delInstrText>115</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1pt;height:131.15pt" o:ole="">
            <v:imagedata r:id="rId374" o:title=""/>
          </v:shape>
          <o:OLEObject Type="Embed" ProgID="Equation.DSMT4" ShapeID="_x0000_i1193" DrawAspect="Content" ObjectID="_1485959058" r:id="rId37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16" w:author="Arnold van Rooijen" w:date="2015-02-20T12:00:00Z">
        <w:r w:rsidR="00DE7887" w:rsidDel="00DE7887">
          <w:rPr>
            <w:lang w:val="en-US"/>
          </w:rPr>
          <w:fldChar w:fldCharType="separate"/>
        </w:r>
      </w:del>
      <w:r w:rsidRPr="004D7B46">
        <w:rPr>
          <w:lang w:val="en-US"/>
        </w:rPr>
        <w:fldChar w:fldCharType="end"/>
      </w:r>
      <w:bookmarkStart w:id="1317"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18" w:author="Arnold van Rooijen" w:date="2015-02-20T12:00:00Z">
        <w:r w:rsidR="00DE7887">
          <w:rPr>
            <w:noProof/>
            <w:lang w:val="en-US"/>
          </w:rPr>
          <w:instrText>121</w:instrText>
        </w:r>
      </w:ins>
      <w:del w:id="1319" w:author="Arnold van Rooijen" w:date="2015-02-20T12:00:00Z">
        <w:r w:rsidR="004D7B46" w:rsidDel="00DE7887">
          <w:rPr>
            <w:noProof/>
            <w:lang w:val="en-US"/>
          </w:rPr>
          <w:delInstrText>116</w:delInstrText>
        </w:r>
      </w:del>
      <w:r w:rsidR="00883631" w:rsidRPr="004D7B46">
        <w:rPr>
          <w:noProof/>
          <w:lang w:val="en-US"/>
        </w:rPr>
        <w:fldChar w:fldCharType="end"/>
      </w:r>
      <w:r w:rsidRPr="004D7B46">
        <w:rPr>
          <w:lang w:val="en-US"/>
        </w:rPr>
        <w:instrText>)</w:instrText>
      </w:r>
      <w:bookmarkEnd w:id="131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4" type="#_x0000_t75" style="width:30.85pt;height:15pt" o:ole="">
            <v:imagedata r:id="rId376" o:title=""/>
          </v:shape>
          <o:OLEObject Type="Embed" ProgID="Equation.DSMT4" ShapeID="_x0000_i1194" DrawAspect="Content" ObjectID="_1485959059" r:id="rId377"/>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6.85pt;height:30pt" o:ole="">
            <v:imagedata r:id="rId378" o:title=""/>
          </v:shape>
          <o:OLEObject Type="Embed" ProgID="Equation.DSMT4" ShapeID="_x0000_i1195" DrawAspect="Content" ObjectID="_1485959060" r:id="rId37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0" w:author="Arnold van Rooijen" w:date="2015-02-20T12:00:00Z">
        <w:r w:rsidR="00DE7887" w:rsidDel="00DE7887">
          <w:rPr>
            <w:lang w:val="en-US"/>
          </w:rPr>
          <w:fldChar w:fldCharType="separate"/>
        </w:r>
      </w:del>
      <w:r w:rsidRPr="004D7B46">
        <w:rPr>
          <w:lang w:val="en-US"/>
        </w:rPr>
        <w:fldChar w:fldCharType="end"/>
      </w:r>
      <w:bookmarkStart w:id="1321"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22" w:author="Arnold van Rooijen" w:date="2015-02-20T12:00:00Z">
        <w:r w:rsidR="00DE7887">
          <w:rPr>
            <w:noProof/>
            <w:lang w:val="en-US"/>
          </w:rPr>
          <w:instrText>122</w:instrText>
        </w:r>
      </w:ins>
      <w:del w:id="1323" w:author="Arnold van Rooijen" w:date="2015-02-20T12:00:00Z">
        <w:r w:rsidR="004D7B46" w:rsidDel="00DE7887">
          <w:rPr>
            <w:noProof/>
            <w:lang w:val="en-US"/>
          </w:rPr>
          <w:delInstrText>117</w:delInstrText>
        </w:r>
      </w:del>
      <w:r w:rsidR="00883631" w:rsidRPr="004D7B46">
        <w:rPr>
          <w:noProof/>
          <w:lang w:val="en-US"/>
        </w:rPr>
        <w:fldChar w:fldCharType="end"/>
      </w:r>
      <w:r w:rsidRPr="004D7B46">
        <w:rPr>
          <w:lang w:val="en-US"/>
        </w:rPr>
        <w:instrText>)</w:instrText>
      </w:r>
      <w:bookmarkEnd w:id="132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3pt;height:12.45pt" o:ole="">
            <v:imagedata r:id="rId380" o:title=""/>
          </v:shape>
          <o:OLEObject Type="Embed" ProgID="Equation.DSMT4" ShapeID="_x0000_i1196" DrawAspect="Content" ObjectID="_1485959061" r:id="rId381"/>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7pt;height:15pt" o:ole="">
            <v:imagedata r:id="rId382" o:title=""/>
          </v:shape>
          <o:OLEObject Type="Embed" ProgID="Equation.DSMT4" ShapeID="_x0000_i1197" DrawAspect="Content" ObjectID="_1485959062" r:id="rId383"/>
        </w:object>
      </w:r>
      <w:r w:rsidRPr="004D7B46">
        <w:rPr>
          <w:rFonts w:cs="Tahoma"/>
          <w:lang w:val="en-US"/>
        </w:rPr>
        <w:t>,</w:t>
      </w:r>
      <w:r w:rsidRPr="004D7B46">
        <w:rPr>
          <w:rFonts w:cs="Tahoma"/>
          <w:position w:val="-8"/>
          <w:lang w:val="en-US"/>
        </w:rPr>
        <w:object w:dxaOrig="480" w:dyaOrig="300">
          <v:shape id="_x0000_i1198" type="#_x0000_t75" style="width:24pt;height:15pt" o:ole="">
            <v:imagedata r:id="rId384" o:title=""/>
          </v:shape>
          <o:OLEObject Type="Embed" ProgID="Equation.DSMT4" ShapeID="_x0000_i1198" DrawAspect="Content" ObjectID="_1485959063" r:id="rId385"/>
        </w:object>
      </w:r>
      <w:r w:rsidRPr="004D7B46">
        <w:rPr>
          <w:rFonts w:cs="Tahoma"/>
          <w:lang w:val="en-US"/>
        </w:rPr>
        <w:t xml:space="preserve"> and</w:t>
      </w:r>
      <w:r w:rsidRPr="004D7B46">
        <w:rPr>
          <w:rFonts w:cs="Tahoma"/>
          <w:position w:val="-8"/>
          <w:lang w:val="en-US"/>
        </w:rPr>
        <w:object w:dxaOrig="720" w:dyaOrig="300">
          <v:shape id="_x0000_i1199" type="#_x0000_t75" style="width:36.45pt;height:15pt" o:ole="">
            <v:imagedata r:id="rId386" o:title=""/>
          </v:shape>
          <o:OLEObject Type="Embed" ProgID="Equation.DSMT4" ShapeID="_x0000_i1199" DrawAspect="Content" ObjectID="_1485959064" r:id="rId387"/>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1324" w:name="_Toc249984918"/>
      <w:bookmarkStart w:id="1325" w:name="_Toc249985011"/>
      <w:r w:rsidRPr="004D7B46">
        <w:rPr>
          <w:lang w:val="en-US"/>
        </w:rPr>
        <w:t>Vertical momentum equation</w:t>
      </w:r>
      <w:bookmarkEnd w:id="1324"/>
      <w:bookmarkEnd w:id="1325"/>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DE7887">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45pt;height:63pt" o:ole="">
            <v:imagedata r:id="rId388" o:title=""/>
          </v:shape>
          <o:OLEObject Type="Embed" ProgID="Equation.DSMT4" ShapeID="_x0000_i1200" DrawAspect="Content" ObjectID="_1485959065" r:id="rId38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6" w:author="Arnold van Rooijen" w:date="2015-02-20T12:00:00Z">
        <w:r w:rsidR="00DE7887" w:rsidDel="00DE7887">
          <w:rPr>
            <w:lang w:val="en-US"/>
          </w:rPr>
          <w:fldChar w:fldCharType="separate"/>
        </w:r>
      </w:del>
      <w:r w:rsidRPr="004D7B46">
        <w:rPr>
          <w:lang w:val="en-US"/>
        </w:rPr>
        <w:fldChar w:fldCharType="end"/>
      </w:r>
      <w:bookmarkStart w:id="1327"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28" w:author="Arnold van Rooijen" w:date="2015-02-20T12:00:00Z">
        <w:r w:rsidR="00DE7887">
          <w:rPr>
            <w:noProof/>
            <w:lang w:val="en-US"/>
          </w:rPr>
          <w:instrText>123</w:instrText>
        </w:r>
      </w:ins>
      <w:del w:id="1329" w:author="Arnold van Rooijen" w:date="2015-02-20T12:00:00Z">
        <w:r w:rsidR="004D7B46" w:rsidDel="00DE7887">
          <w:rPr>
            <w:noProof/>
            <w:lang w:val="en-US"/>
          </w:rPr>
          <w:delInstrText>118</w:delInstrText>
        </w:r>
      </w:del>
      <w:r w:rsidR="00883631" w:rsidRPr="004D7B46">
        <w:rPr>
          <w:noProof/>
          <w:lang w:val="en-US"/>
        </w:rPr>
        <w:fldChar w:fldCharType="end"/>
      </w:r>
      <w:r w:rsidRPr="004D7B46">
        <w:rPr>
          <w:lang w:val="en-US"/>
        </w:rPr>
        <w:instrText>)</w:instrText>
      </w:r>
      <w:bookmarkEnd w:id="132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45pt;height:16.3pt" o:ole="">
            <v:imagedata r:id="rId390" o:title=""/>
          </v:shape>
          <o:OLEObject Type="Embed" ProgID="Equation.DSMT4" ShapeID="_x0000_i1201" DrawAspect="Content" ObjectID="_1485959066" r:id="rId391"/>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pt;height:16.7pt" o:ole="">
            <v:imagedata r:id="rId392" o:title=""/>
          </v:shape>
          <o:OLEObject Type="Embed" ProgID="Equation.DSMT4" ShapeID="_x0000_i1202" DrawAspect="Content" ObjectID="_1485959067" r:id="rId393"/>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15pt;height:18.85pt" o:ole="">
            <v:imagedata r:id="rId394" o:title=""/>
          </v:shape>
          <o:OLEObject Type="Embed" ProgID="Equation.DSMT4" ShapeID="_x0000_i1203" DrawAspect="Content" ObjectID="_1485959068" r:id="rId395"/>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0" w:author="Arnold van Rooijen" w:date="2015-02-20T12:00:00Z">
        <w:r w:rsidR="00DE7887" w:rsidDel="00DE7887">
          <w:rPr>
            <w:lang w:val="en-US"/>
          </w:rPr>
          <w:fldChar w:fldCharType="separate"/>
        </w:r>
      </w:del>
      <w:r w:rsidRPr="004D7B46">
        <w:rPr>
          <w:lang w:val="en-US"/>
        </w:rPr>
        <w:fldChar w:fldCharType="end"/>
      </w:r>
      <w:bookmarkStart w:id="1331"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32" w:author="Arnold van Rooijen" w:date="2015-02-20T12:00:00Z">
        <w:r w:rsidR="00DE7887">
          <w:rPr>
            <w:noProof/>
            <w:lang w:val="en-US"/>
          </w:rPr>
          <w:instrText>124</w:instrText>
        </w:r>
      </w:ins>
      <w:del w:id="1333" w:author="Arnold van Rooijen" w:date="2015-02-20T12:00:00Z">
        <w:r w:rsidR="004D7B46" w:rsidDel="00DE7887">
          <w:rPr>
            <w:noProof/>
            <w:lang w:val="en-US"/>
          </w:rPr>
          <w:delInstrText>119</w:delInstrText>
        </w:r>
      </w:del>
      <w:r w:rsidR="00883631" w:rsidRPr="004D7B46">
        <w:rPr>
          <w:noProof/>
          <w:lang w:val="en-US"/>
        </w:rPr>
        <w:fldChar w:fldCharType="end"/>
      </w:r>
      <w:r w:rsidRPr="004D7B46">
        <w:rPr>
          <w:lang w:val="en-US"/>
        </w:rPr>
        <w:instrText>)</w:instrText>
      </w:r>
      <w:bookmarkEnd w:id="133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6.3pt;height:29.15pt" o:ole="">
            <v:imagedata r:id="rId396" o:title=""/>
          </v:shape>
          <o:OLEObject Type="Embed" ProgID="Equation.DSMT4" ShapeID="_x0000_i1204" DrawAspect="Content" ObjectID="_1485959069" r:id="rId397"/>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4" w:author="Arnold van Rooijen" w:date="2015-02-20T12:00:00Z">
        <w:r w:rsidR="00DE7887" w:rsidDel="00DE7887">
          <w:rPr>
            <w:lang w:val="en-US"/>
          </w:rPr>
          <w:fldChar w:fldCharType="separate"/>
        </w:r>
      </w:del>
      <w:r w:rsidRPr="004D7B46">
        <w:rPr>
          <w:lang w:val="en-US"/>
        </w:rPr>
        <w:fldChar w:fldCharType="end"/>
      </w:r>
      <w:bookmarkStart w:id="1335"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36" w:author="Arnold van Rooijen" w:date="2015-02-20T12:00:00Z">
        <w:r w:rsidR="00DE7887">
          <w:rPr>
            <w:noProof/>
            <w:lang w:val="en-US"/>
          </w:rPr>
          <w:instrText>125</w:instrText>
        </w:r>
      </w:ins>
      <w:del w:id="1337" w:author="Arnold van Rooijen" w:date="2015-02-20T12:00:00Z">
        <w:r w:rsidR="004D7B46" w:rsidDel="00DE7887">
          <w:rPr>
            <w:noProof/>
            <w:lang w:val="en-US"/>
          </w:rPr>
          <w:delInstrText>120</w:delInstrText>
        </w:r>
      </w:del>
      <w:r w:rsidR="00883631" w:rsidRPr="004D7B46">
        <w:rPr>
          <w:noProof/>
          <w:lang w:val="en-US"/>
        </w:rPr>
        <w:fldChar w:fldCharType="end"/>
      </w:r>
      <w:r w:rsidRPr="004D7B46">
        <w:rPr>
          <w:lang w:val="en-US"/>
        </w:rPr>
        <w:instrText>)</w:instrText>
      </w:r>
      <w:bookmarkEnd w:id="133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pt;height:18.85pt" o:ole="">
            <v:imagedata r:id="rId398" o:title=""/>
          </v:shape>
          <o:OLEObject Type="Embed" ProgID="Equation.DSMT4" ShapeID="_x0000_i1205" DrawAspect="Content" ObjectID="_1485959070" r:id="rId399"/>
        </w:object>
      </w:r>
      <w:r w:rsidRPr="004D7B46">
        <w:rPr>
          <w:rFonts w:cs="Tahoma"/>
          <w:lang w:val="en-US"/>
        </w:rPr>
        <w:t xml:space="preserve"> and </w:t>
      </w:r>
      <w:r w:rsidRPr="004D7B46">
        <w:rPr>
          <w:rFonts w:cs="Tahoma"/>
          <w:position w:val="-12"/>
          <w:lang w:val="en-US"/>
        </w:rPr>
        <w:object w:dxaOrig="499" w:dyaOrig="360">
          <v:shape id="_x0000_i1206" type="#_x0000_t75" style="width:24pt;height:18.85pt" o:ole="">
            <v:imagedata r:id="rId400" o:title=""/>
          </v:shape>
          <o:OLEObject Type="Embed" ProgID="Equation.DSMT4" ShapeID="_x0000_i1206" DrawAspect="Content" ObjectID="_1485959071" r:id="rId401"/>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ins w:id="1338"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107</w:instrText>
        </w:r>
        <w:r w:rsidR="00DE7887" w:rsidRPr="004D7B46">
          <w:rPr>
            <w:lang w:val="en-US"/>
          </w:rPr>
          <w:instrText>)</w:instrText>
        </w:r>
      </w:ins>
      <w:del w:id="1339"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102</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15pt;height:65.55pt" o:ole="">
            <v:imagedata r:id="rId402" o:title=""/>
          </v:shape>
          <o:OLEObject Type="Embed" ProgID="Equation.DSMT4" ShapeID="_x0000_i1207" DrawAspect="Content" ObjectID="_1485959072" r:id="rId403"/>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0" w:author="Arnold van Rooijen" w:date="2015-02-20T12:00:00Z">
        <w:r w:rsidR="00DE7887" w:rsidDel="00DE7887">
          <w:rPr>
            <w:lang w:val="en-US"/>
          </w:rPr>
          <w:fldChar w:fldCharType="separate"/>
        </w:r>
      </w:del>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41" w:author="Arnold van Rooijen" w:date="2015-02-20T12:00:00Z">
        <w:r w:rsidR="00DE7887">
          <w:rPr>
            <w:noProof/>
            <w:lang w:val="en-US"/>
          </w:rPr>
          <w:instrText>126</w:instrText>
        </w:r>
      </w:ins>
      <w:del w:id="1342" w:author="Arnold van Rooijen" w:date="2015-02-20T12:00:00Z">
        <w:r w:rsidR="004D7B46" w:rsidDel="00DE7887">
          <w:rPr>
            <w:noProof/>
            <w:lang w:val="en-US"/>
          </w:rPr>
          <w:delInstrText>121</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343"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123</w:instrText>
        </w:r>
        <w:r w:rsidR="00DE7887" w:rsidRPr="004D7B46">
          <w:rPr>
            <w:lang w:val="en-US"/>
          </w:rPr>
          <w:instrText>)</w:instrText>
        </w:r>
      </w:ins>
      <w:del w:id="1344"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118</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345"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124</w:instrText>
        </w:r>
        <w:r w:rsidR="00DE7887" w:rsidRPr="004D7B46">
          <w:rPr>
            <w:lang w:val="en-US"/>
          </w:rPr>
          <w:instrText>)</w:instrText>
        </w:r>
      </w:ins>
      <w:del w:id="1346"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ins w:id="1347"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125</w:instrText>
        </w:r>
        <w:r w:rsidR="00DE7887" w:rsidRPr="004D7B46">
          <w:rPr>
            <w:lang w:val="en-US"/>
          </w:rPr>
          <w:instrText>)</w:instrText>
        </w:r>
      </w:ins>
      <w:del w:id="1348"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120</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55pt;height:15pt" o:ole="">
            <v:imagedata r:id="rId404" o:title=""/>
          </v:shape>
          <o:OLEObject Type="Embed" ProgID="Equation.DSMT4" ShapeID="_x0000_i1208" DrawAspect="Content" ObjectID="_1485959073" r:id="rId405"/>
        </w:object>
      </w:r>
      <w:r w:rsidRPr="004D7B46">
        <w:rPr>
          <w:rFonts w:cs="Tahoma"/>
          <w:lang w:val="en-US"/>
        </w:rPr>
        <w:t xml:space="preserve"> and </w:t>
      </w:r>
      <w:r w:rsidRPr="004D7B46">
        <w:rPr>
          <w:rFonts w:cs="Tahoma"/>
          <w:position w:val="-8"/>
          <w:lang w:val="en-US"/>
        </w:rPr>
        <w:object w:dxaOrig="480" w:dyaOrig="300">
          <v:shape id="_x0000_i1209" type="#_x0000_t75" style="width:24pt;height:15pt" o:ole="">
            <v:imagedata r:id="rId406" o:title=""/>
          </v:shape>
          <o:OLEObject Type="Embed" ProgID="Equation.DSMT4" ShapeID="_x0000_i1209" DrawAspect="Content" ObjectID="_1485959074" r:id="rId407"/>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80.15pt;height:30.85pt" o:ole="">
            <v:imagedata r:id="rId408" o:title=""/>
          </v:shape>
          <o:OLEObject Type="Embed" ProgID="Equation.DSMT4" ShapeID="_x0000_i1210" DrawAspect="Content" ObjectID="_1485959075" r:id="rId409"/>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9" w:author="Arnold van Rooijen" w:date="2015-02-20T12:00:00Z">
        <w:r w:rsidR="00DE7887" w:rsidDel="00DE7887">
          <w:rPr>
            <w:lang w:val="en-US"/>
          </w:rPr>
          <w:fldChar w:fldCharType="separate"/>
        </w:r>
      </w:del>
      <w:r w:rsidRPr="004D7B46">
        <w:rPr>
          <w:lang w:val="en-US"/>
        </w:rPr>
        <w:fldChar w:fldCharType="end"/>
      </w:r>
      <w:bookmarkStart w:id="1350"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DE7887">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351" w:author="Arnold van Rooijen" w:date="2015-02-20T12:00:00Z">
        <w:r w:rsidR="00DE7887">
          <w:rPr>
            <w:noProof/>
            <w:lang w:val="en-US"/>
          </w:rPr>
          <w:instrText>127</w:instrText>
        </w:r>
      </w:ins>
      <w:del w:id="1352" w:author="Arnold van Rooijen" w:date="2015-02-20T12:00:00Z">
        <w:r w:rsidR="004D7B46" w:rsidDel="00DE7887">
          <w:rPr>
            <w:noProof/>
            <w:lang w:val="en-US"/>
          </w:rPr>
          <w:delInstrText>122</w:delInstrText>
        </w:r>
      </w:del>
      <w:r w:rsidR="00883631" w:rsidRPr="004D7B46">
        <w:rPr>
          <w:noProof/>
          <w:lang w:val="en-US"/>
        </w:rPr>
        <w:fldChar w:fldCharType="end"/>
      </w:r>
      <w:r w:rsidRPr="004D7B46">
        <w:rPr>
          <w:lang w:val="en-US"/>
        </w:rPr>
        <w:instrText>)</w:instrText>
      </w:r>
      <w:bookmarkEnd w:id="1350"/>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3pt;height:16.3pt" o:ole="">
            <v:imagedata r:id="rId410" o:title=""/>
          </v:shape>
          <o:OLEObject Type="Embed" ProgID="Equation.DSMT4" ShapeID="_x0000_i1211" DrawAspect="Content" ObjectID="_1485959076" r:id="rId411"/>
        </w:object>
      </w:r>
      <w:r w:rsidRPr="004D7B46">
        <w:rPr>
          <w:rFonts w:cs="Tahoma"/>
          <w:lang w:val="en-US"/>
        </w:rPr>
        <w:t xml:space="preserve"> and </w:t>
      </w:r>
      <w:r w:rsidRPr="004D7B46">
        <w:rPr>
          <w:rFonts w:cs="Tahoma"/>
          <w:position w:val="-8"/>
          <w:lang w:val="en-US"/>
        </w:rPr>
        <w:object w:dxaOrig="660" w:dyaOrig="320">
          <v:shape id="_x0000_i1212" type="#_x0000_t75" style="width:33pt;height:16.3pt" o:ole="">
            <v:imagedata r:id="rId412" o:title=""/>
          </v:shape>
          <o:OLEObject Type="Embed" ProgID="Equation.DSMT4" ShapeID="_x0000_i1212" DrawAspect="Content" ObjectID="_1485959077" r:id="rId413"/>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ins w:id="1353"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122</w:instrText>
        </w:r>
        <w:r w:rsidR="00DE7887" w:rsidRPr="004D7B46">
          <w:rPr>
            <w:lang w:val="en-US"/>
          </w:rPr>
          <w:instrText>)</w:instrText>
        </w:r>
      </w:ins>
      <w:del w:id="1354"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117</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355"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124</w:instrText>
        </w:r>
        <w:r w:rsidR="00DE7887" w:rsidRPr="004D7B46">
          <w:rPr>
            <w:lang w:val="en-US"/>
          </w:rPr>
          <w:instrText>)</w:instrText>
        </w:r>
      </w:ins>
      <w:del w:id="1356"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119</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85pt;height:18.85pt" o:ole="">
            <v:imagedata r:id="rId414" o:title=""/>
          </v:shape>
          <o:OLEObject Type="Embed" ProgID="Equation.DSMT4" ShapeID="_x0000_i1213" DrawAspect="Content" ObjectID="_1485959078" r:id="rId415"/>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pt;height:16.3pt" o:ole="">
            <v:imagedata r:id="rId416" o:title=""/>
          </v:shape>
          <o:OLEObject Type="Embed" ProgID="Equation.DSMT4" ShapeID="_x0000_i1214" DrawAspect="Content" ObjectID="_1485959079" r:id="rId417"/>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357"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123</w:instrText>
        </w:r>
        <w:r w:rsidR="00DE7887" w:rsidRPr="004D7B46">
          <w:rPr>
            <w:lang w:val="en-US"/>
          </w:rPr>
          <w:instrText>)</w:instrText>
        </w:r>
      </w:ins>
      <w:del w:id="1358"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118</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ins w:id="1359" w:author="Arnold van Rooijen" w:date="2015-02-20T12:00:00Z">
        <w:r w:rsidR="00DE7887" w:rsidRPr="004D7B46">
          <w:rPr>
            <w:lang w:val="en-US"/>
          </w:rPr>
          <w:instrText>(</w:instrText>
        </w:r>
        <w:r w:rsidR="00DE7887">
          <w:rPr>
            <w:lang w:val="en-US"/>
          </w:rPr>
          <w:instrText>0</w:instrText>
        </w:r>
        <w:r w:rsidR="00DE7887" w:rsidRPr="004D7B46">
          <w:rPr>
            <w:lang w:val="en-US"/>
          </w:rPr>
          <w:instrText>.</w:instrText>
        </w:r>
        <w:r w:rsidR="00DE7887">
          <w:rPr>
            <w:lang w:val="en-US"/>
          </w:rPr>
          <w:instrText>127</w:instrText>
        </w:r>
        <w:r w:rsidR="00DE7887" w:rsidRPr="004D7B46">
          <w:rPr>
            <w:lang w:val="en-US"/>
          </w:rPr>
          <w:instrText>)</w:instrText>
        </w:r>
      </w:ins>
      <w:del w:id="1360" w:author="Arnold van Rooijen" w:date="2015-02-20T12:00:00Z">
        <w:r w:rsidR="004D7B46" w:rsidRPr="004D7B46" w:rsidDel="00DE7887">
          <w:rPr>
            <w:lang w:val="en-US"/>
          </w:rPr>
          <w:delInstrText>(</w:delInstrText>
        </w:r>
        <w:r w:rsidR="004D7B46" w:rsidDel="00DE7887">
          <w:rPr>
            <w:lang w:val="en-US"/>
          </w:rPr>
          <w:delInstrText>0</w:delInstrText>
        </w:r>
        <w:r w:rsidR="004D7B46" w:rsidRPr="004D7B46" w:rsidDel="00DE7887">
          <w:rPr>
            <w:lang w:val="en-US"/>
          </w:rPr>
          <w:delInstrText>.</w:delInstrText>
        </w:r>
        <w:r w:rsidR="004D7B46" w:rsidDel="00DE7887">
          <w:rPr>
            <w:lang w:val="en-US"/>
          </w:rPr>
          <w:delInstrText>122</w:delInstrText>
        </w:r>
        <w:r w:rsidR="004D7B46" w:rsidRPr="004D7B46" w:rsidDel="00DE7887">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8"/>
      <w:headerReference w:type="default" r:id="rId419"/>
      <w:footerReference w:type="even" r:id="rId420"/>
      <w:footerReference w:type="default" r:id="rId421"/>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7" w:author="Arnold van Rooijen" w:date="2015-02-20T11:51:00Z" w:initials="AvR">
    <w:p w:rsidR="00DE7887" w:rsidRDefault="00DE7887">
      <w:pPr>
        <w:pStyle w:val="CommentText"/>
        <w:rPr>
          <w:lang w:val="nl-NL"/>
        </w:rPr>
      </w:pPr>
      <w:r>
        <w:rPr>
          <w:rStyle w:val="CommentReference"/>
        </w:rPr>
        <w:annotationRef/>
      </w:r>
      <w:r w:rsidRPr="00AC05C0">
        <w:rPr>
          <w:lang w:val="nl-NL"/>
        </w:rPr>
        <w:t>M</w:t>
      </w:r>
      <w:r>
        <w:rPr>
          <w:lang w:val="nl-NL"/>
        </w:rPr>
        <w:t>oeilijk</w:t>
      </w:r>
      <w:r w:rsidRPr="00AC05C0">
        <w:rPr>
          <w:lang w:val="nl-NL"/>
        </w:rPr>
        <w:t xml:space="preserve"> te bepalen of dit klopt met code. </w:t>
      </w:r>
    </w:p>
    <w:p w:rsidR="00DE7887" w:rsidRDefault="00DE7887">
      <w:pPr>
        <w:pStyle w:val="CommentText"/>
        <w:rPr>
          <w:lang w:val="nl-NL"/>
        </w:rPr>
      </w:pPr>
    </w:p>
    <w:p w:rsidR="00DE7887" w:rsidRPr="00AC05C0" w:rsidRDefault="00DE7887">
      <w:pPr>
        <w:pStyle w:val="CommentText"/>
        <w:rPr>
          <w:lang w:val="nl-NL"/>
        </w:rPr>
      </w:pPr>
      <w:r>
        <w:rPr>
          <w:lang w:val="nl-NL"/>
        </w:rPr>
        <w:t>Dispersierelatie en dan ontbinden in x en y component?</w:t>
      </w:r>
    </w:p>
  </w:comment>
  <w:comment w:id="308" w:author="Arnold van Rooijen" w:date="2015-02-20T12:17:00Z" w:initials="AvR">
    <w:p w:rsidR="008F6FD7" w:rsidRDefault="008F6FD7">
      <w:pPr>
        <w:pStyle w:val="CommentText"/>
      </w:pPr>
      <w:r>
        <w:rPr>
          <w:rStyle w:val="CommentReference"/>
        </w:rPr>
        <w:annotationRef/>
      </w:r>
      <w:r>
        <w:t xml:space="preserve">Use of </w:t>
      </w:r>
      <w:proofErr w:type="gramStart"/>
      <w:r>
        <w:t>overbars ???</w:t>
      </w:r>
      <w:proofErr w:type="gramEnd"/>
    </w:p>
  </w:comment>
  <w:comment w:id="368" w:author="Arnold van Rooijen" w:date="2015-02-20T10:03:00Z" w:initials="AvR">
    <w:p w:rsidR="00DE7887" w:rsidRDefault="00DE7887">
      <w:pPr>
        <w:pStyle w:val="CommentText"/>
      </w:pPr>
      <w:r>
        <w:rPr>
          <w:rStyle w:val="CommentReference"/>
        </w:rPr>
        <w:annotationRef/>
      </w:r>
      <w:r>
        <w:t>Instationary?</w:t>
      </w:r>
    </w:p>
  </w:comment>
  <w:comment w:id="373" w:author="Arnold van Rooijen" w:date="2015-02-20T09:59:00Z" w:initials="AvR">
    <w:p w:rsidR="00DE7887" w:rsidRDefault="00DE7887">
      <w:pPr>
        <w:pStyle w:val="CommentText"/>
      </w:pPr>
      <w:r>
        <w:rPr>
          <w:rStyle w:val="CommentReference"/>
        </w:rPr>
        <w:annotationRef/>
      </w:r>
      <w:r>
        <w:t>Explain Trep, Hrms, Hmax…</w:t>
      </w:r>
    </w:p>
    <w:p w:rsidR="00DE7887" w:rsidRDefault="00DE7887">
      <w:pPr>
        <w:pStyle w:val="CommentText"/>
      </w:pPr>
    </w:p>
    <w:p w:rsidR="00DE7887" w:rsidRDefault="00DE7887">
      <w:pPr>
        <w:pStyle w:val="CommentText"/>
      </w:pPr>
      <w:r>
        <w:t>Why does Dw have an overbar here?</w:t>
      </w:r>
    </w:p>
  </w:comment>
  <w:comment w:id="379" w:author="Arnold van Rooijen" w:date="2015-02-20T12:16:00Z" w:initials="AvR">
    <w:p w:rsidR="00F85C6F" w:rsidRDefault="00F85C6F">
      <w:pPr>
        <w:pStyle w:val="CommentText"/>
      </w:pPr>
      <w:r>
        <w:rPr>
          <w:rStyle w:val="CommentReference"/>
        </w:rPr>
        <w:annotationRef/>
      </w:r>
    </w:p>
    <w:p w:rsidR="008F6FD7" w:rsidRDefault="008F6FD7">
      <w:pPr>
        <w:pStyle w:val="CommentText"/>
      </w:pPr>
    </w:p>
    <w:p w:rsidR="008F6FD7" w:rsidRPr="003C6D0A" w:rsidRDefault="008F6FD7">
      <w:pPr>
        <w:pStyle w:val="CommentText"/>
        <w:rPr>
          <w:lang w:val="nl-NL"/>
        </w:rPr>
      </w:pPr>
      <w:r w:rsidRPr="003C6D0A">
        <w:rPr>
          <w:lang w:val="nl-NL"/>
        </w:rPr>
        <w:t>Hmax is defined different in code (Hmax = gamma*</w:t>
      </w:r>
      <w:proofErr w:type="gramStart"/>
      <w:r w:rsidRPr="003C6D0A">
        <w:rPr>
          <w:lang w:val="nl-NL"/>
        </w:rPr>
        <w:t>(</w:t>
      </w:r>
      <w:proofErr w:type="gramEnd"/>
      <w:r w:rsidRPr="003C6D0A">
        <w:rPr>
          <w:lang w:val="nl-NL"/>
        </w:rPr>
        <w:t>hh+delta*Hrms)</w:t>
      </w:r>
    </w:p>
  </w:comment>
  <w:comment w:id="433" w:author="Arnold van Rooijen" w:date="2015-02-20T12:18:00Z" w:initials="AvR">
    <w:p w:rsidR="009C2BED" w:rsidRPr="0049453C" w:rsidRDefault="009C2BED">
      <w:pPr>
        <w:pStyle w:val="CommentText"/>
        <w:rPr>
          <w:lang w:val="nl-NL"/>
        </w:rPr>
      </w:pPr>
      <w:r>
        <w:rPr>
          <w:rStyle w:val="CommentReference"/>
        </w:rPr>
        <w:annotationRef/>
      </w:r>
      <w:r w:rsidRPr="0049453C">
        <w:rPr>
          <w:lang w:val="nl-NL"/>
        </w:rPr>
        <w:t>Klopt niet met code:</w:t>
      </w:r>
      <w:r w:rsidR="0049453C">
        <w:rPr>
          <w:lang w:val="nl-NL"/>
        </w:rPr>
        <w:t xml:space="preserve"> (in code</w:t>
      </w:r>
      <w:r w:rsidRPr="0049453C">
        <w:rPr>
          <w:lang w:val="nl-NL"/>
        </w:rPr>
        <w:t xml:space="preserve"> </w:t>
      </w:r>
      <w:r w:rsidR="0049453C">
        <w:rPr>
          <w:lang w:val="nl-NL"/>
        </w:rPr>
        <w:t>1/</w:t>
      </w:r>
      <w:r w:rsidRPr="0049453C">
        <w:rPr>
          <w:lang w:val="nl-NL"/>
        </w:rPr>
        <w:t xml:space="preserve">pi in plaats van </w:t>
      </w:r>
      <w:r w:rsidR="0049453C">
        <w:rPr>
          <w:lang w:val="nl-NL"/>
        </w:rPr>
        <w:t>*</w:t>
      </w:r>
      <w:r w:rsidRPr="0049453C">
        <w:rPr>
          <w:lang w:val="nl-NL"/>
        </w:rPr>
        <w:t>pi</w:t>
      </w:r>
      <w:r w:rsidR="0049453C">
        <w:rPr>
          <w:lang w:val="nl-NL"/>
        </w:rPr>
        <w:t>)</w:t>
      </w:r>
    </w:p>
  </w:comment>
  <w:comment w:id="441" w:author="Kees Nederhoff" w:date="2015-02-17T10:11:00Z" w:initials="KN">
    <w:p w:rsidR="00DE7887" w:rsidRPr="00B326D5" w:rsidRDefault="00DE7887">
      <w:pPr>
        <w:pStyle w:val="CommentText"/>
        <w:rPr>
          <w:lang w:val="nl-NL"/>
        </w:rPr>
      </w:pPr>
      <w:r>
        <w:rPr>
          <w:rStyle w:val="CommentReference"/>
        </w:rPr>
        <w:annotationRef/>
      </w:r>
      <w:r w:rsidRPr="00B326D5">
        <w:rPr>
          <w:lang w:val="nl-NL"/>
        </w:rPr>
        <w:t>Waarom is dit 0 en niet 0.05?</w:t>
      </w:r>
    </w:p>
  </w:comment>
  <w:comment w:id="504" w:author="Arnold van Rooijen" w:date="2015-02-20T10:21:00Z" w:initials="AvR">
    <w:p w:rsidR="00DE7887" w:rsidRDefault="00DE7887">
      <w:pPr>
        <w:pStyle w:val="CommentText"/>
      </w:pPr>
      <w:r>
        <w:rPr>
          <w:rStyle w:val="CommentReference"/>
        </w:rPr>
        <w:annotationRef/>
      </w:r>
      <w:r>
        <w:t>Refer to (1.19)</w:t>
      </w:r>
    </w:p>
  </w:comment>
  <w:comment w:id="525" w:author="Arnold van Rooijen" w:date="2015-02-20T10:25:00Z" w:initials="AvR">
    <w:p w:rsidR="00DE7887" w:rsidRDefault="00DE7887">
      <w:pPr>
        <w:pStyle w:val="CommentText"/>
      </w:pPr>
      <w:r>
        <w:rPr>
          <w:rStyle w:val="CommentReference"/>
        </w:rPr>
        <w:annotationRef/>
      </w:r>
      <w:r>
        <w:t>This part needs the formulations for Chezy, White-Colebrook, Manning etc. Only option 1 and 2 are more or less covert now</w:t>
      </w:r>
    </w:p>
  </w:comment>
  <w:comment w:id="576" w:author="Arnold van Rooijen" w:date="2015-02-20T12:40:00Z" w:initials="AvR">
    <w:p w:rsidR="00DE7887" w:rsidRDefault="00DE7887">
      <w:pPr>
        <w:pStyle w:val="CommentText"/>
      </w:pPr>
      <w:r>
        <w:rPr>
          <w:rStyle w:val="CommentReference"/>
        </w:rPr>
        <w:annotationRef/>
      </w:r>
      <w:r>
        <w:t>Needs explanation</w:t>
      </w:r>
      <w:r w:rsidR="00BB1681">
        <w:t xml:space="preserve"> -&gt; plenaire sessie</w:t>
      </w:r>
      <w:bookmarkStart w:id="577" w:name="_GoBack"/>
      <w:bookmarkEnd w:id="577"/>
    </w:p>
  </w:comment>
  <w:comment w:id="603" w:author="Arnold van Rooijen" w:date="2015-02-20T10:37:00Z" w:initials="AvR">
    <w:p w:rsidR="00DE7887" w:rsidRDefault="00DE7887">
      <w:pPr>
        <w:pStyle w:val="CommentText"/>
      </w:pPr>
      <w:r>
        <w:rPr>
          <w:rStyle w:val="CommentReference"/>
        </w:rPr>
        <w:annotationRef/>
      </w:r>
      <w:r>
        <w:t>I thought it was moer in the order of 1 – 1.5?</w:t>
      </w:r>
    </w:p>
  </w:comment>
  <w:comment w:id="608" w:author="Arnold van Rooijen" w:date="2015-02-20T10:41:00Z" w:initials="AvR">
    <w:p w:rsidR="00DE7887" w:rsidRDefault="00DE7887">
      <w:pPr>
        <w:pStyle w:val="CommentText"/>
      </w:pPr>
      <w:r>
        <w:rPr>
          <w:rStyle w:val="CommentReference"/>
        </w:rPr>
        <w:annotationRef/>
      </w:r>
      <w:r>
        <w:t>Why do we use other symbols here for the water level?</w:t>
      </w:r>
    </w:p>
  </w:comment>
  <w:comment w:id="617" w:author="Arnold van Rooijen" w:date="2015-02-20T10:48:00Z" w:initials="AvR">
    <w:p w:rsidR="00DE7887" w:rsidRDefault="00DE7887">
      <w:pPr>
        <w:pStyle w:val="CommentText"/>
      </w:pPr>
      <w:r>
        <w:rPr>
          <w:rStyle w:val="CommentReference"/>
        </w:rPr>
        <w:annotationRef/>
      </w:r>
      <w:r>
        <w:t>Needs explanation</w:t>
      </w:r>
    </w:p>
  </w:comment>
  <w:comment w:id="618" w:author="Arnold van Rooijen" w:date="2015-02-20T10:48:00Z" w:initials="AvR">
    <w:p w:rsidR="00DE7887" w:rsidRDefault="00DE7887">
      <w:pPr>
        <w:pStyle w:val="CommentText"/>
      </w:pPr>
      <w:r>
        <w:rPr>
          <w:rStyle w:val="CommentReference"/>
        </w:rPr>
        <w:annotationRef/>
      </w:r>
      <w:r>
        <w:t>Needs explanation</w:t>
      </w:r>
    </w:p>
  </w:comment>
  <w:comment w:id="689" w:author="Arnold van Rooijen" w:date="2015-02-20T11:04:00Z" w:initials="AvR">
    <w:p w:rsidR="00DE7887" w:rsidRDefault="00DE7887">
      <w:pPr>
        <w:pStyle w:val="CommentText"/>
      </w:pPr>
      <w:r>
        <w:rPr>
          <w:rStyle w:val="CommentReference"/>
        </w:rPr>
        <w:annotationRef/>
      </w:r>
      <w:r>
        <w:t>Is this correct? If so, we should explain how we can compute vmg as function of vmg (im guessing last timestep?)</w:t>
      </w:r>
    </w:p>
  </w:comment>
  <w:comment w:id="697" w:author="Arnold van Rooijen" w:date="2015-02-20T11:07:00Z" w:initials="AvR">
    <w:p w:rsidR="00DE7887" w:rsidRDefault="00DE7887">
      <w:pPr>
        <w:pStyle w:val="CommentText"/>
      </w:pPr>
      <w:r>
        <w:rPr>
          <w:rStyle w:val="CommentReference"/>
        </w:rPr>
        <w:annotationRef/>
      </w:r>
      <w:r>
        <w:t>Explain Hrms, Trep, delta?</w:t>
      </w:r>
    </w:p>
  </w:comment>
  <w:comment w:id="704" w:author="Arnold van Rooijen" w:date="2015-02-20T11:08:00Z" w:initials="AvR">
    <w:p w:rsidR="00DE7887" w:rsidRDefault="00DE7887">
      <w:pPr>
        <w:pStyle w:val="CommentText"/>
      </w:pPr>
      <w:r>
        <w:rPr>
          <w:rStyle w:val="CommentReference"/>
        </w:rPr>
        <w:annotationRef/>
      </w:r>
      <w:r>
        <w:t>Include in 1.42? Or use other symbol for urms</w:t>
      </w:r>
    </w:p>
  </w:comment>
  <w:comment w:id="709" w:author="Arnold van Rooijen" w:date="2015-02-20T11:13:00Z" w:initials="AvR">
    <w:p w:rsidR="00DE7887" w:rsidRPr="00950B26" w:rsidRDefault="00DE7887">
      <w:pPr>
        <w:pStyle w:val="CommentText"/>
        <w:rPr>
          <w:lang w:val="nl-NL"/>
        </w:rPr>
      </w:pPr>
      <w:r>
        <w:rPr>
          <w:rStyle w:val="CommentReference"/>
        </w:rPr>
        <w:annotationRef/>
      </w:r>
      <w:r w:rsidRPr="00950B26">
        <w:rPr>
          <w:lang w:val="nl-NL"/>
        </w:rPr>
        <w:t>Mist nog wat uitleg van coefficienten en parameters.</w:t>
      </w:r>
    </w:p>
  </w:comment>
  <w:comment w:id="710" w:author="Arnold van Rooijen" w:date="2015-02-20T11:08:00Z" w:initials="AvR">
    <w:p w:rsidR="00DE7887" w:rsidRDefault="00DE7887">
      <w:pPr>
        <w:pStyle w:val="CommentText"/>
      </w:pPr>
      <w:r>
        <w:rPr>
          <w:rStyle w:val="CommentReference"/>
        </w:rPr>
        <w:annotationRef/>
      </w:r>
      <w:r>
        <w:t>Needed?</w:t>
      </w:r>
    </w:p>
  </w:comment>
  <w:comment w:id="747" w:author="Arnold van Rooijen" w:date="2015-02-20T11:13:00Z" w:initials="AvR">
    <w:p w:rsidR="00DE7887" w:rsidRDefault="00DE7887">
      <w:pPr>
        <w:pStyle w:val="CommentText"/>
      </w:pPr>
      <w:r>
        <w:rPr>
          <w:rStyle w:val="CommentReference"/>
        </w:rPr>
        <w:annotationRef/>
      </w:r>
      <w:r>
        <w:t>Explain difference with Soulsby-Van Rijn</w:t>
      </w:r>
    </w:p>
  </w:comment>
  <w:comment w:id="779" w:author="Arnold van Rooijen" w:date="2015-02-20T11:17:00Z" w:initials="AvR">
    <w:p w:rsidR="00DE7887" w:rsidRDefault="00DE7887">
      <w:pPr>
        <w:pStyle w:val="CommentText"/>
      </w:pPr>
      <w:r>
        <w:rPr>
          <w:rStyle w:val="CommentReference"/>
        </w:rPr>
        <w:annotationRef/>
      </w:r>
      <w:r>
        <w:t>This should be at the beginning of this section</w:t>
      </w:r>
    </w:p>
  </w:comment>
  <w:comment w:id="782" w:author="Arnold van Rooijen" w:date="2015-02-20T11:15:00Z" w:initials="AvR">
    <w:p w:rsidR="00DE7887" w:rsidRDefault="00DE7887">
      <w:pPr>
        <w:pStyle w:val="CommentText"/>
      </w:pPr>
      <w:r>
        <w:rPr>
          <w:rStyle w:val="CommentReference"/>
        </w:rPr>
        <w:annotationRef/>
      </w:r>
      <w:r>
        <w:t>I thought we have separate factors (facSk and facAs)</w:t>
      </w:r>
    </w:p>
  </w:comment>
  <w:comment w:id="805" w:author="Arnold van Rooijen" w:date="2015-02-20T11:18:00Z" w:initials="AvR">
    <w:p w:rsidR="00DE7887" w:rsidRDefault="00DE7887">
      <w:pPr>
        <w:pStyle w:val="CommentText"/>
      </w:pPr>
      <w:r>
        <w:rPr>
          <w:rStyle w:val="CommentReference"/>
        </w:rPr>
        <w:annotationRef/>
      </w:r>
      <w:r>
        <w:t>Where?</w:t>
      </w:r>
    </w:p>
  </w:comment>
  <w:comment w:id="822" w:author="Arnold van Rooijen" w:date="2015-02-20T11:26:00Z" w:initials="AvR">
    <w:p w:rsidR="00DE7887" w:rsidRDefault="00DE7887">
      <w:pPr>
        <w:pStyle w:val="CommentText"/>
      </w:pPr>
      <w:r>
        <w:rPr>
          <w:rStyle w:val="CommentReference"/>
        </w:rPr>
        <w:annotationRef/>
      </w:r>
      <w:r>
        <w:t>1.61</w:t>
      </w:r>
    </w:p>
  </w:comment>
  <w:comment w:id="830" w:author="Arnold van Rooijen" w:date="2015-02-20T11:34:00Z" w:initials="AvR">
    <w:p w:rsidR="00DE7887" w:rsidRDefault="00DE7887">
      <w:pPr>
        <w:pStyle w:val="CommentText"/>
      </w:pPr>
      <w:r>
        <w:rPr>
          <w:rStyle w:val="CommentReference"/>
        </w:rPr>
        <w:annotationRef/>
      </w:r>
      <w:r>
        <w:t>This needs some explanatory figures (from oss-website?)</w:t>
      </w:r>
    </w:p>
    <w:p w:rsidR="00DE7887" w:rsidRDefault="00DE7887">
      <w:pPr>
        <w:pStyle w:val="CommentText"/>
      </w:pPr>
    </w:p>
    <w:p w:rsidR="00DE7887" w:rsidRDefault="00DE7887">
      <w:pPr>
        <w:pStyle w:val="CommentText"/>
      </w:pPr>
      <w:r>
        <w:t xml:space="preserve">Perhaps some reference to Ad’s 2013 </w:t>
      </w:r>
      <w:proofErr w:type="gramStart"/>
      <w:r>
        <w:t>paper ?</w:t>
      </w:r>
      <w:proofErr w:type="gramEnd"/>
    </w:p>
  </w:comment>
  <w:comment w:id="838" w:author="Arnold van Rooijen" w:date="2015-02-20T11:33:00Z" w:initials="AvR">
    <w:p w:rsidR="00DE7887" w:rsidRDefault="00DE7887">
      <w:pPr>
        <w:pStyle w:val="CommentText"/>
      </w:pPr>
      <w:r>
        <w:rPr>
          <w:rStyle w:val="CommentReference"/>
        </w:rPr>
        <w:annotationRef/>
      </w:r>
      <w:r>
        <w:t>So you can have a separate formulation per layer?</w:t>
      </w:r>
    </w:p>
  </w:comment>
  <w:comment w:id="843" w:author="Ap van Dongeren" w:date="2015-02-13T14:04:00Z" w:initials="AvD">
    <w:p w:rsidR="00DE7887" w:rsidRPr="007911F5" w:rsidRDefault="00DE7887">
      <w:pPr>
        <w:pStyle w:val="CommentText"/>
      </w:pPr>
      <w:r>
        <w:rPr>
          <w:rStyle w:val="CommentReference"/>
        </w:rPr>
        <w:annotationRef/>
      </w:r>
      <w:r w:rsidRPr="007911F5">
        <w:t>What is this used for?</w:t>
      </w:r>
    </w:p>
  </w:comment>
  <w:comment w:id="844" w:author="Kees Nederhoff" w:date="2015-02-16T13:00:00Z" w:initials="KN">
    <w:p w:rsidR="00DE7887" w:rsidRPr="00C77D61" w:rsidRDefault="00DE7887">
      <w:pPr>
        <w:pStyle w:val="CommentText"/>
        <w:rPr>
          <w:lang w:val="nl-NL"/>
        </w:rPr>
      </w:pPr>
      <w:r>
        <w:rPr>
          <w:rStyle w:val="CommentReference"/>
        </w:rPr>
        <w:annotationRef/>
      </w:r>
      <w:r w:rsidRPr="00D46445">
        <w:t>Interpoleren van de golfrand</w:t>
      </w:r>
      <w:r w:rsidRPr="00646663">
        <w:rPr>
          <w:lang w:val="nl-NL"/>
        </w:rPr>
        <w:t>vo</w:t>
      </w:r>
      <w:r w:rsidRPr="00C77D61">
        <w:rPr>
          <w:lang w:val="nl-NL"/>
        </w:rPr>
        <w:t>orwaarden</w:t>
      </w:r>
      <w:r>
        <w:rPr>
          <w:lang w:val="nl-NL"/>
        </w:rPr>
        <w:t xml:space="preserve"> tussen deze punten</w:t>
      </w:r>
      <w:r w:rsidRPr="00C77D61">
        <w:rPr>
          <w:lang w:val="nl-NL"/>
        </w:rPr>
        <w:t xml:space="preserve">? </w:t>
      </w:r>
    </w:p>
  </w:comment>
  <w:comment w:id="845" w:author="Ap van Dongeren" w:date="2015-02-13T14:06:00Z" w:initials="AvD">
    <w:p w:rsidR="00DE7887" w:rsidRPr="00C62831" w:rsidRDefault="00DE7887">
      <w:pPr>
        <w:pStyle w:val="CommentText"/>
        <w:rPr>
          <w:lang w:val="nl-NL"/>
        </w:rPr>
      </w:pPr>
      <w:r>
        <w:rPr>
          <w:rStyle w:val="CommentReference"/>
        </w:rPr>
        <w:annotationRef/>
      </w:r>
      <w:r w:rsidRPr="00C62831">
        <w:rPr>
          <w:lang w:val="nl-NL"/>
        </w:rPr>
        <w:t>Maw mag je van -90 naar +270?</w:t>
      </w:r>
    </w:p>
  </w:comment>
  <w:comment w:id="846" w:author="Kees Nederhoff" w:date="2015-02-17T10:05:00Z" w:initials="KN">
    <w:p w:rsidR="00DE7887" w:rsidRPr="00C77D61" w:rsidRDefault="00DE7887">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851" w:author="Ap van Dongeren" w:date="2015-02-13T14:14:00Z" w:initials="AvD">
    <w:p w:rsidR="00DE7887" w:rsidRPr="001F0D99" w:rsidRDefault="00DE7887">
      <w:pPr>
        <w:pStyle w:val="CommentText"/>
        <w:rPr>
          <w:lang w:val="nl-NL"/>
        </w:rPr>
      </w:pPr>
      <w:r>
        <w:rPr>
          <w:rStyle w:val="CommentReference"/>
        </w:rPr>
        <w:annotationRef/>
      </w:r>
      <w:r w:rsidRPr="001F0D99">
        <w:rPr>
          <w:lang w:val="nl-NL"/>
        </w:rPr>
        <w:t>Hier moeten we ff naar kijken met Robert, of we dit willen handhaven.</w:t>
      </w:r>
    </w:p>
  </w:comment>
  <w:comment w:id="855" w:author="Kees Nederhoff" w:date="2015-02-16T13:28:00Z" w:initials="KN">
    <w:p w:rsidR="00DE7887" w:rsidRPr="00300122" w:rsidRDefault="00DE7887">
      <w:pPr>
        <w:pStyle w:val="CommentText"/>
        <w:rPr>
          <w:lang w:val="nl-NL"/>
        </w:rPr>
      </w:pPr>
      <w:r>
        <w:rPr>
          <w:rStyle w:val="CommentReference"/>
        </w:rPr>
        <w:annotationRef/>
      </w:r>
      <w:r w:rsidRPr="00300122">
        <w:rPr>
          <w:lang w:val="nl-NL"/>
        </w:rPr>
        <w:t>Volgrode iets wat vreemd? Logischer is ‘front’, ‘lateral’, ‘tide and surge’, ‘river’, ‘ship’.</w:t>
      </w:r>
    </w:p>
  </w:comment>
  <w:comment w:id="857" w:author="Kees Nederhoff" w:date="2015-02-16T13:28:00Z" w:initials="KN">
    <w:p w:rsidR="00DE7887" w:rsidRPr="00300122" w:rsidRDefault="00DE7887">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858" w:author="Kees Nederhoff" w:date="2015-02-18T09:44:00Z" w:initials="KN">
    <w:p w:rsidR="00DE7887" w:rsidRPr="0009480C" w:rsidRDefault="00DE7887">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859" w:author="Kees Nederhoff" w:date="2015-02-18T09:44:00Z" w:initials="KN">
    <w:p w:rsidR="00DE7887" w:rsidRPr="00CE645D" w:rsidRDefault="00DE7887">
      <w:pPr>
        <w:pStyle w:val="CommentText"/>
        <w:rPr>
          <w:lang w:val="nl-NL"/>
        </w:rPr>
      </w:pPr>
      <w:r>
        <w:rPr>
          <w:rStyle w:val="CommentReference"/>
        </w:rPr>
        <w:annotationRef/>
      </w:r>
      <w:r w:rsidRPr="00CE645D">
        <w:rPr>
          <w:lang w:val="nl-NL"/>
        </w:rPr>
        <w:t>Hoe werkt dit?</w:t>
      </w:r>
    </w:p>
  </w:comment>
  <w:comment w:id="978" w:author="Kees Nederhoff" w:date="2015-02-17T18:04:00Z" w:initials="KN">
    <w:p w:rsidR="00DE7887" w:rsidRPr="004D7B46" w:rsidRDefault="00DE7887">
      <w:pPr>
        <w:pStyle w:val="CommentText"/>
        <w:rPr>
          <w:lang w:val="nl-NL"/>
        </w:rPr>
      </w:pPr>
      <w:r>
        <w:rPr>
          <w:rStyle w:val="CommentReference"/>
        </w:rPr>
        <w:annotationRef/>
      </w:r>
      <w:r w:rsidRPr="004D7B46">
        <w:rPr>
          <w:lang w:val="nl-NL"/>
        </w:rPr>
        <w:t>Informatie moet ergens online staan</w:t>
      </w:r>
    </w:p>
  </w:comment>
  <w:comment w:id="1229" w:author="Kees Nederhoff" w:date="2015-02-17T17:48:00Z" w:initials="KN">
    <w:p w:rsidR="00DE7887" w:rsidRPr="00587AD5" w:rsidRDefault="00DE7887">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887" w:rsidRDefault="00DE7887">
      <w:r>
        <w:separator/>
      </w:r>
    </w:p>
  </w:endnote>
  <w:endnote w:type="continuationSeparator" w:id="0">
    <w:p w:rsidR="00DE7887" w:rsidRDefault="00DE7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DE7887">
      <w:tc>
        <w:tcPr>
          <w:tcW w:w="8413" w:type="dxa"/>
          <w:shd w:val="clear" w:color="auto" w:fill="auto"/>
        </w:tcPr>
        <w:p w:rsidR="00DE7887" w:rsidRDefault="00DE7887" w:rsidP="00817CCC">
          <w:pPr>
            <w:pStyle w:val="Huisstijl-Gegeven"/>
          </w:pPr>
          <w:bookmarkStart w:id="5" w:name="bmProject1" w:colFirst="0" w:colLast="0"/>
        </w:p>
      </w:tc>
    </w:tr>
    <w:bookmarkEnd w:id="5"/>
  </w:tbl>
  <w:p w:rsidR="00DE7887" w:rsidRDefault="00DE7887" w:rsidP="00E43C26"/>
  <w:p w:rsidR="00DE7887" w:rsidRDefault="00DE7887" w:rsidP="00E43C26"/>
  <w:p w:rsidR="00DE7887" w:rsidRDefault="00DE7887" w:rsidP="00E43C26"/>
  <w:p w:rsidR="00DE7887" w:rsidRDefault="00DE7887" w:rsidP="00E43C26"/>
  <w:tbl>
    <w:tblPr>
      <w:tblW w:w="8420" w:type="dxa"/>
      <w:tblLayout w:type="fixed"/>
      <w:tblCellMar>
        <w:left w:w="0" w:type="dxa"/>
        <w:right w:w="0" w:type="dxa"/>
      </w:tblCellMar>
      <w:tblLook w:val="0000" w:firstRow="0" w:lastRow="0" w:firstColumn="0" w:lastColumn="0" w:noHBand="0" w:noVBand="0"/>
    </w:tblPr>
    <w:tblGrid>
      <w:gridCol w:w="8420"/>
    </w:tblGrid>
    <w:tr w:rsidR="00DE7887">
      <w:tc>
        <w:tcPr>
          <w:tcW w:w="8420" w:type="dxa"/>
          <w:shd w:val="clear" w:color="auto" w:fill="auto"/>
        </w:tcPr>
        <w:p w:rsidR="00DE7887" w:rsidRPr="000B5D5D" w:rsidRDefault="00DE7887" w:rsidP="00E43C26">
          <w:pPr>
            <w:pStyle w:val="Huisstijl-Voettekst"/>
          </w:pPr>
          <w:bookmarkStart w:id="6" w:name="bmCopyrightSectie1_1" w:colFirst="0" w:colLast="0"/>
          <w:bookmarkStart w:id="7" w:name="bmReportCmdVersion" w:colFirst="0" w:colLast="0"/>
          <w:r>
            <w:t>© Deltares, 2015, B</w:t>
          </w:r>
        </w:p>
      </w:tc>
    </w:tr>
    <w:bookmarkEnd w:id="6"/>
    <w:bookmarkEnd w:id="7"/>
  </w:tbl>
  <w:p w:rsidR="00DE7887" w:rsidRDefault="00DE7887" w:rsidP="00E43C26">
    <w:pPr>
      <w:pStyle w:val="Footer"/>
    </w:pPr>
  </w:p>
  <w:p w:rsidR="00DE7887" w:rsidRDefault="00DE7887" w:rsidP="00E43C26">
    <w:pPr>
      <w:pStyle w:val="Footer"/>
    </w:pPr>
  </w:p>
  <w:p w:rsidR="00DE7887" w:rsidRDefault="00DE7887" w:rsidP="00E43C26">
    <w:pPr>
      <w:pStyle w:val="Footer"/>
    </w:pPr>
  </w:p>
  <w:p w:rsidR="00DE7887" w:rsidRPr="008F1D52" w:rsidRDefault="00DE788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instrText>1</w:instrText>
    </w:r>
    <w:r>
      <w:rPr>
        <w:noProof/>
      </w:rPr>
      <w:fldChar w:fldCharType="end"/>
    </w:r>
    <w:r w:rsidRPr="000E1715">
      <w:instrText>"</w:instrText>
    </w:r>
    <w:r w:rsidRPr="000E1715">
      <w:fldChar w:fldCharType="separate"/>
    </w:r>
    <w:bookmarkStart w:id="8" w:name="Seq1"/>
    <w: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E43C26">
    <w:pPr>
      <w:pStyle w:val="Footer"/>
    </w:pPr>
  </w:p>
  <w:p w:rsidR="00DE7887" w:rsidRDefault="00DE7887" w:rsidP="00E43C26">
    <w:pPr>
      <w:pStyle w:val="Footer"/>
    </w:pPr>
  </w:p>
  <w:p w:rsidR="00DE7887" w:rsidRDefault="00DE7887" w:rsidP="00E43C26">
    <w:pPr>
      <w:pStyle w:val="Footer"/>
    </w:pPr>
  </w:p>
  <w:p w:rsidR="00DE7887" w:rsidRDefault="00DE7887" w:rsidP="00E43C26">
    <w:pPr>
      <w:pStyle w:val="Footer"/>
    </w:pPr>
  </w:p>
  <w:p w:rsidR="00DE7887" w:rsidRPr="00E43C26" w:rsidRDefault="00DE7887"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E7887" w:rsidRPr="004C2206">
      <w:tc>
        <w:tcPr>
          <w:tcW w:w="7656" w:type="dxa"/>
          <w:shd w:val="clear" w:color="auto" w:fill="auto"/>
        </w:tcPr>
        <w:p w:rsidR="00DE7887" w:rsidRPr="004C2206" w:rsidRDefault="00DE7887" w:rsidP="00A22DA3">
          <w:pPr>
            <w:pStyle w:val="Huisstijl-Koptekst"/>
          </w:pPr>
          <w:bookmarkStart w:id="23" w:name="bmVoettekstSectie2_2" w:colFirst="0" w:colLast="0"/>
          <w:r>
            <w:t>XBeach Manual</w:t>
          </w:r>
        </w:p>
      </w:tc>
      <w:tc>
        <w:tcPr>
          <w:tcW w:w="766" w:type="dxa"/>
        </w:tcPr>
        <w:p w:rsidR="00DE7887" w:rsidRPr="00B32B0E" w:rsidRDefault="00DE7887" w:rsidP="00A22DA3">
          <w:pPr>
            <w:pStyle w:val="Huisstijl-Pagina"/>
          </w:pPr>
        </w:p>
      </w:tc>
    </w:tr>
    <w:bookmarkEnd w:id="23"/>
  </w:tbl>
  <w:p w:rsidR="00DE7887" w:rsidRPr="00A22DA3" w:rsidRDefault="00DE7887"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E7887" w:rsidRPr="004C2206">
      <w:tc>
        <w:tcPr>
          <w:tcW w:w="7656" w:type="dxa"/>
          <w:shd w:val="clear" w:color="auto" w:fill="auto"/>
        </w:tcPr>
        <w:p w:rsidR="00DE7887" w:rsidRPr="004C2206" w:rsidRDefault="00DE7887" w:rsidP="000C5FE2">
          <w:pPr>
            <w:pStyle w:val="Huisstijl-Koptekst"/>
          </w:pPr>
          <w:bookmarkStart w:id="24" w:name="bmVoettekstSectie2_1" w:colFirst="0" w:colLast="0"/>
          <w:r>
            <w:t>XBeach Manual</w:t>
          </w:r>
        </w:p>
      </w:tc>
      <w:tc>
        <w:tcPr>
          <w:tcW w:w="766" w:type="dxa"/>
        </w:tcPr>
        <w:p w:rsidR="00DE7887" w:rsidRPr="00B32B0E" w:rsidRDefault="00DE7887" w:rsidP="00E43C26">
          <w:pPr>
            <w:pStyle w:val="Huisstijl-Pagina"/>
          </w:pPr>
        </w:p>
      </w:tc>
    </w:tr>
  </w:tbl>
  <w:bookmarkEnd w:id="24"/>
  <w:p w:rsidR="00DE7887" w:rsidRPr="00EB7C9E" w:rsidRDefault="00DE788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instrText>1</w:instrText>
    </w:r>
    <w:r>
      <w:rPr>
        <w:noProof/>
      </w:rPr>
      <w:fldChar w:fldCharType="end"/>
    </w:r>
    <w:r w:rsidRPr="000E1715">
      <w:instrText>"</w:instrText>
    </w:r>
    <w:r w:rsidRPr="000E1715">
      <w:fldChar w:fldCharType="separate"/>
    </w:r>
    <w:bookmarkStart w:id="25" w:name="Seq2"/>
    <w: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DE7887" w:rsidRPr="004C2206">
      <w:tc>
        <w:tcPr>
          <w:tcW w:w="7656" w:type="dxa"/>
          <w:shd w:val="clear" w:color="auto" w:fill="auto"/>
        </w:tcPr>
        <w:p w:rsidR="00DE7887" w:rsidRPr="004C2206" w:rsidRDefault="00DE7887" w:rsidP="00E43C26">
          <w:pPr>
            <w:pStyle w:val="Huisstijl-Koptekst"/>
          </w:pPr>
        </w:p>
      </w:tc>
      <w:tc>
        <w:tcPr>
          <w:tcW w:w="766" w:type="dxa"/>
        </w:tcPr>
        <w:p w:rsidR="00DE7887" w:rsidRPr="00B32B0E" w:rsidRDefault="00DE7887" w:rsidP="00E43C26">
          <w:pPr>
            <w:pStyle w:val="Huisstijl-Pagina"/>
          </w:pPr>
        </w:p>
      </w:tc>
    </w:tr>
  </w:tbl>
  <w:p w:rsidR="00DE7887" w:rsidRPr="00EB7C9E" w:rsidRDefault="00DE7887"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DE7887">
                            <w:tc>
                              <w:tcPr>
                                <w:tcW w:w="7784" w:type="dxa"/>
                                <w:shd w:val="clear" w:color="auto" w:fill="auto"/>
                              </w:tcPr>
                              <w:p w:rsidR="00DE7887" w:rsidRDefault="00DE7887" w:rsidP="001220C3">
                                <w:pPr>
                                  <w:pStyle w:val="Huisstijl-Koptekst"/>
                                  <w:jc w:val="right"/>
                                </w:pPr>
                                <w:bookmarkStart w:id="220" w:name="bmVoettekstSectie3_2" w:colFirst="0" w:colLast="0"/>
                                <w:r>
                                  <w:t>XBeach Manual</w:t>
                                </w:r>
                              </w:p>
                            </w:tc>
                          </w:tr>
                          <w:bookmarkEnd w:id="220"/>
                        </w:tbl>
                        <w:p w:rsidR="00DE7887" w:rsidRDefault="00DE788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DE7887">
                      <w:tc>
                        <w:tcPr>
                          <w:tcW w:w="7784" w:type="dxa"/>
                          <w:shd w:val="clear" w:color="auto" w:fill="auto"/>
                        </w:tcPr>
                        <w:p w:rsidR="00DE7887" w:rsidRDefault="00DE7887" w:rsidP="001220C3">
                          <w:pPr>
                            <w:pStyle w:val="Huisstijl-Koptekst"/>
                            <w:jc w:val="right"/>
                          </w:pPr>
                          <w:bookmarkStart w:id="221" w:name="bmVoettekstSectie3_2" w:colFirst="0" w:colLast="0"/>
                          <w:r>
                            <w:t>XBeach Manual</w:t>
                          </w:r>
                        </w:p>
                      </w:tc>
                    </w:tr>
                    <w:bookmarkEnd w:id="221"/>
                  </w:tbl>
                  <w:p w:rsidR="00DE7887" w:rsidRDefault="00DE788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DE7887" w:rsidRPr="004C2206">
      <w:tc>
        <w:tcPr>
          <w:tcW w:w="854" w:type="dxa"/>
        </w:tcPr>
        <w:p w:rsidR="00DE7887" w:rsidRPr="00A21DE8" w:rsidRDefault="00DE7887" w:rsidP="00A45B92">
          <w:pPr>
            <w:pStyle w:val="Huisstijl-Pagina"/>
            <w:jc w:val="left"/>
          </w:pPr>
          <w:r w:rsidRPr="007D5040">
            <w:fldChar w:fldCharType="begin"/>
          </w:r>
          <w:r w:rsidRPr="007D5040">
            <w:instrText xml:space="preserve"> PAGE</w:instrText>
          </w:r>
          <w:r w:rsidRPr="007D5040">
            <w:fldChar w:fldCharType="separate"/>
          </w:r>
          <w:r>
            <w:t>ii</w:t>
          </w:r>
          <w:r w:rsidRPr="007D5040">
            <w:fldChar w:fldCharType="end"/>
          </w:r>
        </w:p>
      </w:tc>
    </w:tr>
  </w:tbl>
  <w:p w:rsidR="00DE7887" w:rsidRPr="00B24026" w:rsidRDefault="00DE7887"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19954D5" wp14:editId="125845B4">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E7887">
                            <w:tc>
                              <w:tcPr>
                                <w:tcW w:w="1094" w:type="dxa"/>
                                <w:shd w:val="clear" w:color="auto" w:fill="auto"/>
                                <w:tcMar>
                                  <w:right w:w="85" w:type="dxa"/>
                                </w:tcMar>
                              </w:tcPr>
                              <w:p w:rsidR="00DE7887" w:rsidRPr="007D5040" w:rsidRDefault="00DE7887" w:rsidP="004E27A9">
                                <w:pPr>
                                  <w:pStyle w:val="Huisstijl-Pagina"/>
                                </w:pPr>
                                <w:r w:rsidRPr="007D5040">
                                  <w:fldChar w:fldCharType="begin"/>
                                </w:r>
                                <w:r w:rsidRPr="007D5040">
                                  <w:instrText xml:space="preserve"> PAGE</w:instrText>
                                </w:r>
                                <w:r w:rsidRPr="007D5040">
                                  <w:fldChar w:fldCharType="separate"/>
                                </w:r>
                                <w:r>
                                  <w:t>iii</w:t>
                                </w:r>
                                <w:r w:rsidRPr="007D5040">
                                  <w:fldChar w:fldCharType="end"/>
                                </w:r>
                              </w:p>
                            </w:tc>
                          </w:tr>
                        </w:tbl>
                        <w:p w:rsidR="00DE7887" w:rsidRDefault="00DE788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E7887">
                      <w:tc>
                        <w:tcPr>
                          <w:tcW w:w="1094" w:type="dxa"/>
                          <w:shd w:val="clear" w:color="auto" w:fill="auto"/>
                          <w:tcMar>
                            <w:right w:w="85" w:type="dxa"/>
                          </w:tcMar>
                        </w:tcPr>
                        <w:p w:rsidR="00DE7887" w:rsidRPr="007D5040" w:rsidRDefault="00DE7887" w:rsidP="004E27A9">
                          <w:pPr>
                            <w:pStyle w:val="Huisstijl-Pagina"/>
                          </w:pPr>
                          <w:r w:rsidRPr="007D5040">
                            <w:fldChar w:fldCharType="begin"/>
                          </w:r>
                          <w:r w:rsidRPr="007D5040">
                            <w:instrText xml:space="preserve"> PAGE</w:instrText>
                          </w:r>
                          <w:r w:rsidRPr="007D5040">
                            <w:fldChar w:fldCharType="separate"/>
                          </w:r>
                          <w:r>
                            <w:t>iii</w:t>
                          </w:r>
                          <w:r w:rsidRPr="007D5040">
                            <w:fldChar w:fldCharType="end"/>
                          </w:r>
                        </w:p>
                      </w:tc>
                    </w:tr>
                  </w:tbl>
                  <w:p w:rsidR="00DE7887" w:rsidRDefault="00DE788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DE7887" w:rsidRPr="004C2206">
      <w:tc>
        <w:tcPr>
          <w:tcW w:w="7371" w:type="dxa"/>
          <w:shd w:val="clear" w:color="auto" w:fill="auto"/>
        </w:tcPr>
        <w:p w:rsidR="00DE7887" w:rsidRPr="004C2206" w:rsidRDefault="00DE7887" w:rsidP="006A0A14">
          <w:pPr>
            <w:pStyle w:val="Huisstijl-Koptekst"/>
          </w:pPr>
          <w:bookmarkStart w:id="222" w:name="bmVoettekstSectie3_1" w:colFirst="0" w:colLast="0"/>
          <w:r>
            <w:t>XBeach Manual</w:t>
          </w:r>
        </w:p>
      </w:tc>
    </w:tr>
  </w:tbl>
  <w:bookmarkEnd w:id="222"/>
  <w:p w:rsidR="00DE7887" w:rsidRPr="000E1715" w:rsidRDefault="00DE788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instrText>3</w:instrText>
    </w:r>
    <w:r>
      <w:rPr>
        <w:noProof/>
      </w:rPr>
      <w:fldChar w:fldCharType="end"/>
    </w:r>
    <w:r w:rsidRPr="000E1715">
      <w:instrText>"</w:instrText>
    </w:r>
    <w:r w:rsidRPr="000E1715">
      <w:fldChar w:fldCharType="separate"/>
    </w:r>
    <w:bookmarkStart w:id="223" w:name="Seq3"/>
    <w:r>
      <w:t>3</w:t>
    </w:r>
    <w:bookmarkEnd w:id="223"/>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DE7887" w:rsidRPr="004C2206" w:rsidTr="00426356">
                            <w:tc>
                              <w:tcPr>
                                <w:tcW w:w="1176" w:type="dxa"/>
                              </w:tcPr>
                              <w:bookmarkStart w:id="1368" w:name="bmPagina2" w:colFirst="0" w:colLast="0"/>
                              <w:p w:rsidR="00DE7887" w:rsidRPr="00A21DE8" w:rsidRDefault="00DE7887" w:rsidP="00F3579D">
                                <w:pPr>
                                  <w:pStyle w:val="Huisstijl-Pagina"/>
                                  <w:jc w:val="left"/>
                                </w:pPr>
                                <w:r>
                                  <w:fldChar w:fldCharType="begin"/>
                                </w:r>
                                <w:r>
                                  <w:instrText xml:space="preserve"> PAGE  \* MERGEFORMAT </w:instrText>
                                </w:r>
                                <w:r>
                                  <w:fldChar w:fldCharType="separate"/>
                                </w:r>
                                <w:r w:rsidR="00BB1681">
                                  <w:t>10</w:t>
                                </w:r>
                                <w:r>
                                  <w:fldChar w:fldCharType="end"/>
                                </w:r>
                                <w:r>
                                  <w:t xml:space="preserve"> of 105</w:t>
                                </w:r>
                              </w:p>
                            </w:tc>
                          </w:tr>
                          <w:bookmarkEnd w:id="1368"/>
                        </w:tbl>
                        <w:p w:rsidR="00DE7887" w:rsidRDefault="00DE788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DE7887" w:rsidRPr="004C2206" w:rsidTr="00426356">
                      <w:tc>
                        <w:tcPr>
                          <w:tcW w:w="1176" w:type="dxa"/>
                        </w:tcPr>
                        <w:bookmarkStart w:id="1369" w:name="bmPagina2" w:colFirst="0" w:colLast="0"/>
                        <w:p w:rsidR="00DE7887" w:rsidRPr="00A21DE8" w:rsidRDefault="00DE7887" w:rsidP="00F3579D">
                          <w:pPr>
                            <w:pStyle w:val="Huisstijl-Pagina"/>
                            <w:jc w:val="left"/>
                          </w:pPr>
                          <w:r>
                            <w:fldChar w:fldCharType="begin"/>
                          </w:r>
                          <w:r>
                            <w:instrText xml:space="preserve"> PAGE  \* MERGEFORMAT </w:instrText>
                          </w:r>
                          <w:r>
                            <w:fldChar w:fldCharType="separate"/>
                          </w:r>
                          <w:r w:rsidR="00BB1681">
                            <w:t>10</w:t>
                          </w:r>
                          <w:r>
                            <w:fldChar w:fldCharType="end"/>
                          </w:r>
                          <w:r>
                            <w:t xml:space="preserve"> of 105</w:t>
                          </w:r>
                        </w:p>
                      </w:tc>
                    </w:tr>
                    <w:bookmarkEnd w:id="1369"/>
                  </w:tbl>
                  <w:p w:rsidR="00DE7887" w:rsidRDefault="00DE788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DE7887" w:rsidRPr="004C2206" w:rsidTr="009E3CFF">
      <w:trPr>
        <w:jc w:val="right"/>
      </w:trPr>
      <w:tc>
        <w:tcPr>
          <w:tcW w:w="7371" w:type="dxa"/>
          <w:shd w:val="clear" w:color="auto" w:fill="auto"/>
          <w:tcMar>
            <w:right w:w="28" w:type="dxa"/>
          </w:tcMar>
        </w:tcPr>
        <w:p w:rsidR="00DE7887" w:rsidRPr="004C2206" w:rsidRDefault="00DE7887" w:rsidP="00C20E72">
          <w:pPr>
            <w:pStyle w:val="Huisstijl-Koptekst"/>
            <w:jc w:val="right"/>
          </w:pPr>
          <w:bookmarkStart w:id="1370" w:name="bmVoettekstSectie4_2" w:colFirst="0" w:colLast="0"/>
          <w:r>
            <w:t>XBeach Manual</w:t>
          </w:r>
        </w:p>
      </w:tc>
    </w:tr>
    <w:bookmarkEnd w:id="1370"/>
  </w:tbl>
  <w:p w:rsidR="00DE7887" w:rsidRPr="006C06A2" w:rsidRDefault="00DE7887"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E7887">
                            <w:trPr>
                              <w:trHeight w:val="568"/>
                            </w:trPr>
                            <w:tc>
                              <w:tcPr>
                                <w:tcW w:w="1094" w:type="dxa"/>
                                <w:shd w:val="clear" w:color="auto" w:fill="auto"/>
                                <w:tcMar>
                                  <w:right w:w="85" w:type="dxa"/>
                                </w:tcMar>
                              </w:tcPr>
                              <w:bookmarkStart w:id="1371" w:name="bmPagina1" w:colFirst="0" w:colLast="0"/>
                              <w:bookmarkStart w:id="1372" w:name="bmTotPag" w:colFirst="0" w:colLast="0"/>
                              <w:p w:rsidR="00DE7887" w:rsidRPr="007D5040" w:rsidRDefault="00DE7887" w:rsidP="00F3579D">
                                <w:pPr>
                                  <w:pStyle w:val="Huisstijl-Pagina"/>
                                </w:pPr>
                                <w:r>
                                  <w:fldChar w:fldCharType="begin"/>
                                </w:r>
                                <w:r>
                                  <w:instrText xml:space="preserve"> PAGE  \* MERGEFORMAT </w:instrText>
                                </w:r>
                                <w:r>
                                  <w:fldChar w:fldCharType="separate"/>
                                </w:r>
                                <w:r w:rsidR="00BB1681">
                                  <w:t>11</w:t>
                                </w:r>
                                <w:r>
                                  <w:fldChar w:fldCharType="end"/>
                                </w:r>
                                <w:r>
                                  <w:t xml:space="preserve"> of 105</w:t>
                                </w:r>
                              </w:p>
                            </w:tc>
                          </w:tr>
                          <w:bookmarkEnd w:id="1371"/>
                          <w:bookmarkEnd w:id="1372"/>
                        </w:tbl>
                        <w:p w:rsidR="00DE7887" w:rsidRDefault="00DE788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DE7887">
                      <w:trPr>
                        <w:trHeight w:val="568"/>
                      </w:trPr>
                      <w:tc>
                        <w:tcPr>
                          <w:tcW w:w="1094" w:type="dxa"/>
                          <w:shd w:val="clear" w:color="auto" w:fill="auto"/>
                          <w:tcMar>
                            <w:right w:w="85" w:type="dxa"/>
                          </w:tcMar>
                        </w:tcPr>
                        <w:bookmarkStart w:id="1373" w:name="bmPagina1" w:colFirst="0" w:colLast="0"/>
                        <w:bookmarkStart w:id="1374" w:name="bmTotPag" w:colFirst="0" w:colLast="0"/>
                        <w:p w:rsidR="00DE7887" w:rsidRPr="007D5040" w:rsidRDefault="00DE7887" w:rsidP="00F3579D">
                          <w:pPr>
                            <w:pStyle w:val="Huisstijl-Pagina"/>
                          </w:pPr>
                          <w:r>
                            <w:fldChar w:fldCharType="begin"/>
                          </w:r>
                          <w:r>
                            <w:instrText xml:space="preserve"> PAGE  \* MERGEFORMAT </w:instrText>
                          </w:r>
                          <w:r>
                            <w:fldChar w:fldCharType="separate"/>
                          </w:r>
                          <w:r w:rsidR="00BB1681">
                            <w:t>11</w:t>
                          </w:r>
                          <w:r>
                            <w:fldChar w:fldCharType="end"/>
                          </w:r>
                          <w:r>
                            <w:t xml:space="preserve"> of 105</w:t>
                          </w:r>
                        </w:p>
                      </w:tc>
                    </w:tr>
                    <w:bookmarkEnd w:id="1373"/>
                    <w:bookmarkEnd w:id="1374"/>
                  </w:tbl>
                  <w:p w:rsidR="00DE7887" w:rsidRDefault="00DE788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DE7887" w:rsidRPr="004C2206">
      <w:tc>
        <w:tcPr>
          <w:tcW w:w="7371" w:type="dxa"/>
          <w:shd w:val="clear" w:color="auto" w:fill="auto"/>
        </w:tcPr>
        <w:p w:rsidR="00DE7887" w:rsidRPr="004C2206" w:rsidRDefault="00DE7887" w:rsidP="000C5FE2">
          <w:pPr>
            <w:pStyle w:val="Huisstijl-Koptekst"/>
          </w:pPr>
          <w:bookmarkStart w:id="1375" w:name="bmVoettekstSectie4_1" w:colFirst="0" w:colLast="0"/>
          <w:r>
            <w:t>XBeach Manual</w:t>
          </w:r>
        </w:p>
      </w:tc>
    </w:tr>
    <w:bookmarkEnd w:id="1375"/>
  </w:tbl>
  <w:p w:rsidR="00DE7887" w:rsidRPr="00EB7C9E" w:rsidRDefault="00DE7887"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887" w:rsidRDefault="00DE7887">
      <w:r>
        <w:separator/>
      </w:r>
    </w:p>
  </w:footnote>
  <w:footnote w:type="continuationSeparator" w:id="0">
    <w:p w:rsidR="00DE7887" w:rsidRDefault="00DE78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DE7887">
                            <w:tc>
                              <w:tcPr>
                                <w:tcW w:w="6237" w:type="dxa"/>
                                <w:shd w:val="clear" w:color="auto" w:fill="auto"/>
                              </w:tcPr>
                              <w:p w:rsidR="00DE7887" w:rsidRPr="00564E53" w:rsidRDefault="00DE7887" w:rsidP="00564E53">
                                <w:pPr>
                                  <w:pStyle w:val="Huisstijl-Gegeven"/>
                                </w:pPr>
                                <w:bookmarkStart w:id="0" w:name="bmAuteurs1" w:colFirst="0" w:colLast="0"/>
                              </w:p>
                            </w:tc>
                          </w:tr>
                          <w:bookmarkEnd w:id="0"/>
                        </w:tbl>
                        <w:p w:rsidR="00DE7887" w:rsidRDefault="00DE7887" w:rsidP="000369FA">
                          <w:pPr>
                            <w:pStyle w:val="Header"/>
                          </w:pPr>
                        </w:p>
                        <w:p w:rsidR="00DE7887" w:rsidRDefault="00DE78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DE7887">
                      <w:tc>
                        <w:tcPr>
                          <w:tcW w:w="6237" w:type="dxa"/>
                          <w:shd w:val="clear" w:color="auto" w:fill="auto"/>
                        </w:tcPr>
                        <w:p w:rsidR="00DE7887" w:rsidRPr="00564E53" w:rsidRDefault="00DE7887" w:rsidP="00564E53">
                          <w:pPr>
                            <w:pStyle w:val="Huisstijl-Gegeven"/>
                          </w:pPr>
                          <w:bookmarkStart w:id="1" w:name="bmAuteurs1" w:colFirst="0" w:colLast="0"/>
                        </w:p>
                      </w:tc>
                    </w:tr>
                    <w:bookmarkEnd w:id="1"/>
                  </w:tbl>
                  <w:p w:rsidR="00DE7887" w:rsidRDefault="00DE7887" w:rsidP="000369FA">
                    <w:pPr>
                      <w:pStyle w:val="Header"/>
                    </w:pPr>
                  </w:p>
                  <w:p w:rsidR="00DE7887" w:rsidRDefault="00DE7887"/>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DE7887" w:rsidRDefault="00DE788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DE7887" w:rsidRDefault="00DE7887" w:rsidP="00580167"/>
                </w:txbxContent>
              </v:textbox>
              <w10:wrap anchorx="page" anchory="page"/>
            </v:shape>
          </w:pict>
        </mc:Fallback>
      </mc:AlternateContent>
    </w:r>
  </w:p>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p w:rsidR="00DE7887" w:rsidRDefault="00DE788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DE7887" w:rsidRPr="004C2206">
      <w:trPr>
        <w:trHeight w:hRule="exact" w:val="2041"/>
      </w:trPr>
      <w:tc>
        <w:tcPr>
          <w:tcW w:w="6237" w:type="dxa"/>
          <w:shd w:val="clear" w:color="auto" w:fill="auto"/>
        </w:tcPr>
        <w:p w:rsidR="00DE7887" w:rsidRDefault="00DE7887" w:rsidP="003363CC">
          <w:pPr>
            <w:pStyle w:val="Huisstijl-Titel"/>
          </w:pPr>
          <w:bookmarkStart w:id="4" w:name="bmTitel1" w:colFirst="0" w:colLast="0"/>
          <w:r>
            <w:t>XBeach Manual</w:t>
          </w:r>
        </w:p>
        <w:p w:rsidR="00DE7887" w:rsidRDefault="00DE7887" w:rsidP="003363CC">
          <w:pPr>
            <w:pStyle w:val="Huisstijl-Subtitel"/>
          </w:pPr>
        </w:p>
        <w:p w:rsidR="00DE7887" w:rsidRDefault="00DE7887" w:rsidP="003363CC">
          <w:pPr>
            <w:pStyle w:val="Huisstijl-Subtitel"/>
          </w:pPr>
        </w:p>
      </w:tc>
    </w:tr>
    <w:bookmarkEnd w:id="4"/>
  </w:tbl>
  <w:p w:rsidR="00DE7887" w:rsidRDefault="00DE7887" w:rsidP="00580167">
    <w:pPr>
      <w:rPr>
        <w:lang w:val="en-US"/>
      </w:rPr>
    </w:pPr>
  </w:p>
  <w:p w:rsidR="00DE7887" w:rsidRDefault="00DE7887" w:rsidP="00580167">
    <w:pPr>
      <w:rPr>
        <w:lang w:val="en-US"/>
      </w:rPr>
    </w:pPr>
  </w:p>
  <w:p w:rsidR="00DE7887" w:rsidRDefault="00DE7887" w:rsidP="00580167">
    <w:pPr>
      <w:rPr>
        <w:lang w:val="en-US"/>
      </w:rPr>
    </w:pPr>
  </w:p>
  <w:p w:rsidR="00DE7887" w:rsidRPr="00580167" w:rsidRDefault="00DE7887"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DE7887" w:rsidTr="00426356">
                            <w:tc>
                              <w:tcPr>
                                <w:tcW w:w="11732" w:type="dxa"/>
                              </w:tcPr>
                              <w:p w:rsidR="00DE7887" w:rsidRDefault="00DE7887">
                                <w:bookmarkStart w:id="9" w:name="bmLogo0" w:colFirst="0" w:colLast="0"/>
                              </w:p>
                            </w:tc>
                          </w:tr>
                          <w:bookmarkEnd w:id="9"/>
                        </w:tbl>
                        <w:p w:rsidR="00DE7887" w:rsidRDefault="00DE78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DE7887" w:rsidTr="00426356">
                      <w:tc>
                        <w:tcPr>
                          <w:tcW w:w="11732" w:type="dxa"/>
                        </w:tcPr>
                        <w:p w:rsidR="00DE7887" w:rsidRDefault="00DE7887">
                          <w:bookmarkStart w:id="10" w:name="bmLogo0" w:colFirst="0" w:colLast="0"/>
                        </w:p>
                      </w:tc>
                    </w:tr>
                    <w:bookmarkEnd w:id="10"/>
                  </w:tbl>
                  <w:p w:rsidR="00DE7887" w:rsidRDefault="00DE7887"/>
                </w:txbxContent>
              </v:textbox>
              <w10:wrap anchorx="page" anchory="page"/>
            </v:shape>
          </w:pict>
        </mc:Fallback>
      </mc:AlternateContent>
    </w:r>
  </w:p>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p w:rsidR="00DE7887" w:rsidRDefault="00DE788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DE7887" w:rsidRPr="004C2206">
      <w:trPr>
        <w:trHeight w:hRule="exact" w:val="2041"/>
      </w:trPr>
      <w:tc>
        <w:tcPr>
          <w:tcW w:w="5245" w:type="dxa"/>
          <w:shd w:val="clear" w:color="auto" w:fill="auto"/>
        </w:tcPr>
        <w:p w:rsidR="00DE7887" w:rsidRDefault="00DE7887" w:rsidP="003363CC">
          <w:pPr>
            <w:pStyle w:val="Huisstijl-Titel"/>
          </w:pPr>
          <w:bookmarkStart w:id="11" w:name="bmTitel0" w:colFirst="0" w:colLast="0"/>
          <w:r>
            <w:t>XBeach Manual</w:t>
          </w:r>
        </w:p>
        <w:p w:rsidR="00DE7887" w:rsidRDefault="00DE7887" w:rsidP="003363CC">
          <w:pPr>
            <w:pStyle w:val="Huisstijl-Subtitel"/>
          </w:pPr>
        </w:p>
        <w:p w:rsidR="00DE7887" w:rsidRDefault="00DE7887" w:rsidP="003363CC">
          <w:pPr>
            <w:pStyle w:val="Huisstijl-Subtitel"/>
          </w:pPr>
        </w:p>
      </w:tc>
    </w:tr>
    <w:bookmarkEnd w:id="11"/>
  </w:tbl>
  <w:p w:rsidR="00DE7887" w:rsidRDefault="00DE7887" w:rsidP="00A1473F">
    <w:pPr>
      <w:rPr>
        <w:lang w:val="en-US"/>
      </w:rPr>
    </w:pPr>
  </w:p>
  <w:p w:rsidR="00DE7887" w:rsidRDefault="00DE7887" w:rsidP="00A1473F">
    <w:pPr>
      <w:rPr>
        <w:lang w:val="en-US"/>
      </w:rPr>
    </w:pPr>
  </w:p>
  <w:p w:rsidR="00DE7887" w:rsidRDefault="00DE7887" w:rsidP="00A1473F">
    <w:pPr>
      <w:rPr>
        <w:lang w:val="en-US"/>
      </w:rPr>
    </w:pPr>
  </w:p>
  <w:p w:rsidR="00DE7887" w:rsidRDefault="00DE7887"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672ACD">
    <w:pPr>
      <w:pStyle w:val="Header"/>
    </w:pPr>
  </w:p>
  <w:p w:rsidR="00DE7887" w:rsidRDefault="00DE7887" w:rsidP="00672ACD">
    <w:pPr>
      <w:pStyle w:val="Header"/>
    </w:pPr>
  </w:p>
  <w:p w:rsidR="00DE7887" w:rsidRDefault="00DE7887" w:rsidP="00672ACD">
    <w:pPr>
      <w:pStyle w:val="Header"/>
    </w:pPr>
  </w:p>
  <w:p w:rsidR="00DE7887" w:rsidRDefault="00DE788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DE7887" w:rsidRPr="004C2206">
      <w:tc>
        <w:tcPr>
          <w:tcW w:w="4004" w:type="dxa"/>
          <w:gridSpan w:val="2"/>
          <w:shd w:val="clear" w:color="auto" w:fill="auto"/>
        </w:tcPr>
        <w:p w:rsidR="00DE7887" w:rsidRPr="00EF1CDD" w:rsidRDefault="00DE7887" w:rsidP="003363CC">
          <w:pPr>
            <w:pStyle w:val="Huisstijl-Gegeven"/>
          </w:pPr>
          <w:bookmarkStart w:id="17" w:name="tblGegevensSectie2b" w:colFirst="0" w:colLast="3"/>
        </w:p>
      </w:tc>
      <w:tc>
        <w:tcPr>
          <w:tcW w:w="4745" w:type="dxa"/>
          <w:gridSpan w:val="3"/>
          <w:tcBorders>
            <w:left w:val="nil"/>
          </w:tcBorders>
          <w:shd w:val="clear" w:color="auto" w:fill="auto"/>
        </w:tcPr>
        <w:p w:rsidR="00DE7887" w:rsidRDefault="00DE7887" w:rsidP="003363CC">
          <w:pPr>
            <w:pStyle w:val="Huisstijl-Kopje"/>
          </w:pPr>
          <w:r>
            <w:t>Title</w:t>
          </w:r>
        </w:p>
        <w:p w:rsidR="00DE7887" w:rsidRPr="00EF1CDD" w:rsidRDefault="00DE7887" w:rsidP="003363CC">
          <w:pPr>
            <w:pStyle w:val="Huisstijl-Gegeven"/>
          </w:pPr>
          <w:r>
            <w:t>XBeach Manual</w:t>
          </w:r>
        </w:p>
      </w:tc>
    </w:tr>
    <w:tr w:rsidR="00DE7887" w:rsidRPr="004C2206">
      <w:tc>
        <w:tcPr>
          <w:tcW w:w="5246" w:type="dxa"/>
          <w:gridSpan w:val="3"/>
          <w:shd w:val="clear" w:color="auto" w:fill="auto"/>
        </w:tcPr>
        <w:p w:rsidR="00DE7887" w:rsidRPr="004C2206" w:rsidRDefault="00DE7887" w:rsidP="003363CC">
          <w:pPr>
            <w:pStyle w:val="Huisstijl-Gegeven"/>
          </w:pPr>
        </w:p>
      </w:tc>
      <w:tc>
        <w:tcPr>
          <w:tcW w:w="3503" w:type="dxa"/>
          <w:gridSpan w:val="2"/>
        </w:tcPr>
        <w:p w:rsidR="00DE7887" w:rsidRPr="004C2206" w:rsidRDefault="00DE7887" w:rsidP="003363CC">
          <w:pPr>
            <w:pStyle w:val="Huisstijl-Gegeven"/>
          </w:pPr>
        </w:p>
      </w:tc>
    </w:tr>
    <w:tr w:rsidR="00DE7887" w:rsidRPr="004C2206">
      <w:tc>
        <w:tcPr>
          <w:tcW w:w="2694" w:type="dxa"/>
          <w:shd w:val="clear" w:color="auto" w:fill="auto"/>
        </w:tcPr>
        <w:p w:rsidR="00DE7887" w:rsidRDefault="00DE7887" w:rsidP="003363CC">
          <w:pPr>
            <w:pStyle w:val="Huisstijl-Kopje"/>
          </w:pPr>
          <w:r>
            <w:t>Pages</w:t>
          </w:r>
        </w:p>
        <w:p w:rsidR="00DE7887" w:rsidRPr="004C2206" w:rsidRDefault="00DE7887" w:rsidP="003363CC">
          <w:pPr>
            <w:pStyle w:val="Huisstijl-Gegeven"/>
          </w:pPr>
          <w:fldSimple w:instr=" DOCVARIABLE  TotAantalPag  \* MERGEFORMAT ">
            <w:r>
              <w:t>8</w:t>
            </w:r>
          </w:fldSimple>
        </w:p>
      </w:tc>
      <w:tc>
        <w:tcPr>
          <w:tcW w:w="2552" w:type="dxa"/>
          <w:gridSpan w:val="2"/>
          <w:shd w:val="clear" w:color="auto" w:fill="auto"/>
        </w:tcPr>
        <w:p w:rsidR="00DE7887" w:rsidRPr="004C2206" w:rsidRDefault="00DE7887" w:rsidP="00A22DA3">
          <w:pPr>
            <w:tabs>
              <w:tab w:val="left" w:pos="1680"/>
            </w:tabs>
            <w:ind w:left="1680" w:hanging="1680"/>
          </w:pPr>
        </w:p>
      </w:tc>
      <w:tc>
        <w:tcPr>
          <w:tcW w:w="2552" w:type="dxa"/>
        </w:tcPr>
        <w:p w:rsidR="00DE7887" w:rsidRPr="004C2206" w:rsidRDefault="00DE7887" w:rsidP="00A22DA3">
          <w:pPr>
            <w:pStyle w:val="Huisstijl-Gegeven"/>
            <w:tabs>
              <w:tab w:val="left" w:pos="2552"/>
            </w:tabs>
          </w:pPr>
        </w:p>
      </w:tc>
      <w:tc>
        <w:tcPr>
          <w:tcW w:w="951" w:type="dxa"/>
        </w:tcPr>
        <w:p w:rsidR="00DE7887" w:rsidRPr="004C2206" w:rsidRDefault="00DE7887" w:rsidP="00A22DA3">
          <w:pPr>
            <w:pStyle w:val="Huisstijl-Gegeven"/>
            <w:tabs>
              <w:tab w:val="left" w:pos="2552"/>
            </w:tabs>
          </w:pPr>
        </w:p>
      </w:tc>
    </w:tr>
    <w:tr w:rsidR="00DE7887" w:rsidRPr="004C2206">
      <w:tc>
        <w:tcPr>
          <w:tcW w:w="8749" w:type="dxa"/>
          <w:gridSpan w:val="5"/>
          <w:shd w:val="clear" w:color="auto" w:fill="auto"/>
        </w:tcPr>
        <w:p w:rsidR="00DE7887" w:rsidRPr="004C2206" w:rsidRDefault="00DE7887" w:rsidP="00A22DA3">
          <w:pPr>
            <w:pStyle w:val="Huisstijl-Gegeven"/>
            <w:tabs>
              <w:tab w:val="left" w:pos="2552"/>
            </w:tabs>
          </w:pPr>
        </w:p>
      </w:tc>
    </w:tr>
  </w:tbl>
  <w:bookmarkEnd w:id="17"/>
  <w:p w:rsidR="00DE7887" w:rsidRPr="00672ACD" w:rsidRDefault="00DE7887"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DE7887" w:rsidRDefault="00DE788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DE7887" w:rsidRDefault="00DE7887"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DE7887" w:rsidRDefault="00DE78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DE7887" w:rsidRDefault="00DE7887" w:rsidP="001A6A5C"/>
                </w:txbxContent>
              </v:textbox>
              <w10:wrap anchorx="page" anchory="page"/>
              <w10:anchorlock/>
            </v:shape>
          </w:pict>
        </mc:Fallback>
      </mc:AlternateContent>
    </w:r>
  </w:p>
  <w:p w:rsidR="00DE7887" w:rsidRDefault="00DE7887" w:rsidP="005C6157">
    <w:pPr>
      <w:pStyle w:val="Header"/>
    </w:pPr>
  </w:p>
  <w:p w:rsidR="00DE7887" w:rsidRDefault="00DE7887" w:rsidP="005C6157">
    <w:pPr>
      <w:pStyle w:val="Header"/>
    </w:pPr>
  </w:p>
  <w:p w:rsidR="00DE7887" w:rsidRDefault="00DE788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DE7887" w:rsidRPr="004C2206">
      <w:tc>
        <w:tcPr>
          <w:tcW w:w="8749" w:type="dxa"/>
          <w:gridSpan w:val="4"/>
          <w:shd w:val="clear" w:color="auto" w:fill="auto"/>
        </w:tcPr>
        <w:p w:rsidR="00DE7887" w:rsidRDefault="00DE7887" w:rsidP="003363CC">
          <w:pPr>
            <w:pStyle w:val="Huisstijl-Kopje"/>
          </w:pPr>
          <w:bookmarkStart w:id="22" w:name="tblGegevensSectie2a" w:colFirst="0" w:colLast="3"/>
          <w:r>
            <w:t>Title</w:t>
          </w:r>
        </w:p>
        <w:p w:rsidR="00DE7887" w:rsidRPr="00EF1CDD" w:rsidRDefault="00DE7887" w:rsidP="003363CC">
          <w:pPr>
            <w:pStyle w:val="Huisstijl-Gegeven"/>
          </w:pPr>
          <w:r>
            <w:t>XBeach Manual</w:t>
          </w:r>
        </w:p>
      </w:tc>
    </w:tr>
    <w:tr w:rsidR="00DE7887" w:rsidRPr="004C2206">
      <w:tc>
        <w:tcPr>
          <w:tcW w:w="5246" w:type="dxa"/>
          <w:gridSpan w:val="2"/>
          <w:shd w:val="clear" w:color="auto" w:fill="auto"/>
        </w:tcPr>
        <w:p w:rsidR="00DE7887" w:rsidRPr="004C2206" w:rsidRDefault="00DE7887" w:rsidP="003363CC">
          <w:pPr>
            <w:pStyle w:val="Huisstijl-Gegeven"/>
          </w:pPr>
        </w:p>
      </w:tc>
      <w:tc>
        <w:tcPr>
          <w:tcW w:w="3503" w:type="dxa"/>
          <w:gridSpan w:val="2"/>
        </w:tcPr>
        <w:p w:rsidR="00DE7887" w:rsidRPr="004C2206" w:rsidRDefault="00DE7887" w:rsidP="003363CC">
          <w:pPr>
            <w:pStyle w:val="Huisstijl-Gegeven"/>
          </w:pPr>
        </w:p>
      </w:tc>
    </w:tr>
    <w:tr w:rsidR="00DE7887" w:rsidRPr="004C2206">
      <w:tc>
        <w:tcPr>
          <w:tcW w:w="2694" w:type="dxa"/>
          <w:shd w:val="clear" w:color="auto" w:fill="auto"/>
        </w:tcPr>
        <w:p w:rsidR="00DE7887" w:rsidRDefault="00DE7887" w:rsidP="003363CC">
          <w:pPr>
            <w:pStyle w:val="Huisstijl-Kopje"/>
          </w:pPr>
          <w:r>
            <w:t>Pages</w:t>
          </w:r>
        </w:p>
        <w:p w:rsidR="00DE7887" w:rsidRPr="004C2206" w:rsidRDefault="00DE7887" w:rsidP="003363CC">
          <w:pPr>
            <w:pStyle w:val="Huisstijl-Gegeven"/>
          </w:pPr>
          <w:r>
            <w:t>105</w:t>
          </w:r>
        </w:p>
      </w:tc>
      <w:tc>
        <w:tcPr>
          <w:tcW w:w="2552" w:type="dxa"/>
          <w:shd w:val="clear" w:color="auto" w:fill="auto"/>
        </w:tcPr>
        <w:p w:rsidR="00DE7887" w:rsidRPr="004C2206" w:rsidRDefault="00DE7887" w:rsidP="005C6157">
          <w:pPr>
            <w:tabs>
              <w:tab w:val="left" w:pos="1680"/>
            </w:tabs>
            <w:ind w:left="1680" w:hanging="1680"/>
          </w:pPr>
        </w:p>
      </w:tc>
      <w:tc>
        <w:tcPr>
          <w:tcW w:w="2552" w:type="dxa"/>
        </w:tcPr>
        <w:p w:rsidR="00DE7887" w:rsidRPr="004C2206" w:rsidRDefault="00DE7887" w:rsidP="005C6157">
          <w:pPr>
            <w:pStyle w:val="Huisstijl-Gegeven"/>
            <w:tabs>
              <w:tab w:val="left" w:pos="2552"/>
            </w:tabs>
          </w:pPr>
        </w:p>
      </w:tc>
      <w:tc>
        <w:tcPr>
          <w:tcW w:w="951" w:type="dxa"/>
        </w:tcPr>
        <w:p w:rsidR="00DE7887" w:rsidRPr="004C2206" w:rsidRDefault="00DE7887" w:rsidP="005C6157">
          <w:pPr>
            <w:pStyle w:val="Huisstijl-Gegeven"/>
            <w:tabs>
              <w:tab w:val="left" w:pos="2552"/>
            </w:tabs>
          </w:pPr>
        </w:p>
      </w:tc>
    </w:tr>
    <w:tr w:rsidR="00DE7887" w:rsidRPr="004C2206">
      <w:tc>
        <w:tcPr>
          <w:tcW w:w="8749" w:type="dxa"/>
          <w:gridSpan w:val="4"/>
          <w:shd w:val="clear" w:color="auto" w:fill="auto"/>
        </w:tcPr>
        <w:p w:rsidR="00DE7887" w:rsidRPr="004C2206" w:rsidRDefault="00DE7887" w:rsidP="005C6157">
          <w:pPr>
            <w:pStyle w:val="Huisstijl-Gegeven"/>
            <w:tabs>
              <w:tab w:val="left" w:pos="2552"/>
            </w:tabs>
          </w:pPr>
        </w:p>
      </w:tc>
    </w:tr>
    <w:bookmarkEnd w:id="22"/>
  </w:tbl>
  <w:p w:rsidR="00DE7887" w:rsidRPr="005C6157" w:rsidRDefault="00DE7887"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DE7887">
                            <w:trPr>
                              <w:trHeight w:val="1701"/>
                            </w:trPr>
                            <w:tc>
                              <w:tcPr>
                                <w:tcW w:w="5103" w:type="dxa"/>
                                <w:shd w:val="clear" w:color="auto" w:fill="auto"/>
                              </w:tcPr>
                              <w:p w:rsidR="00DE7887" w:rsidRDefault="00DE7887" w:rsidP="00A2242F"/>
                            </w:tc>
                          </w:tr>
                        </w:tbl>
                        <w:p w:rsidR="00DE7887" w:rsidRDefault="00DE788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DE7887">
                      <w:trPr>
                        <w:trHeight w:val="1701"/>
                      </w:trPr>
                      <w:tc>
                        <w:tcPr>
                          <w:tcW w:w="5103" w:type="dxa"/>
                          <w:shd w:val="clear" w:color="auto" w:fill="auto"/>
                        </w:tcPr>
                        <w:p w:rsidR="00DE7887" w:rsidRDefault="00DE7887" w:rsidP="00A2242F"/>
                      </w:tc>
                    </w:tr>
                  </w:tbl>
                  <w:p w:rsidR="00DE7887" w:rsidRDefault="00DE7887" w:rsidP="005C6157"/>
                </w:txbxContent>
              </v:textbox>
              <w10:wrap anchorx="margin" anchory="page"/>
            </v:shape>
          </w:pict>
        </mc:Fallback>
      </mc:AlternateContent>
    </w:r>
  </w:p>
  <w:p w:rsidR="00DE7887" w:rsidRDefault="00DE7887" w:rsidP="005C6157">
    <w:pPr>
      <w:pStyle w:val="Header"/>
    </w:pPr>
  </w:p>
  <w:p w:rsidR="00DE7887" w:rsidRDefault="00DE7887" w:rsidP="005C6157">
    <w:pPr>
      <w:pStyle w:val="Header"/>
    </w:pPr>
  </w:p>
  <w:p w:rsidR="00DE7887" w:rsidRDefault="00DE788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DE7887" w:rsidRPr="004C2206">
      <w:tc>
        <w:tcPr>
          <w:tcW w:w="8735" w:type="dxa"/>
          <w:gridSpan w:val="4"/>
          <w:shd w:val="clear" w:color="auto" w:fill="auto"/>
        </w:tcPr>
        <w:p w:rsidR="00DE7887" w:rsidRPr="00EF1CDD" w:rsidRDefault="00DE7887" w:rsidP="005C6157">
          <w:pPr>
            <w:pStyle w:val="Huisstijl-Gegeven"/>
          </w:pPr>
        </w:p>
      </w:tc>
    </w:tr>
    <w:tr w:rsidR="00DE7887" w:rsidRPr="004C2206">
      <w:tc>
        <w:tcPr>
          <w:tcW w:w="5104" w:type="dxa"/>
          <w:gridSpan w:val="2"/>
          <w:shd w:val="clear" w:color="auto" w:fill="auto"/>
        </w:tcPr>
        <w:p w:rsidR="00DE7887" w:rsidRPr="004C2206" w:rsidRDefault="00DE7887" w:rsidP="005C6157">
          <w:pPr>
            <w:tabs>
              <w:tab w:val="left" w:pos="1680"/>
            </w:tabs>
            <w:ind w:left="1680" w:hanging="1680"/>
          </w:pPr>
        </w:p>
      </w:tc>
      <w:tc>
        <w:tcPr>
          <w:tcW w:w="3631" w:type="dxa"/>
          <w:gridSpan w:val="2"/>
        </w:tcPr>
        <w:p w:rsidR="00DE7887" w:rsidRPr="004C2206" w:rsidRDefault="00DE7887" w:rsidP="005C6157">
          <w:pPr>
            <w:pStyle w:val="Huisstijl-Gegeven"/>
            <w:tabs>
              <w:tab w:val="left" w:pos="2552"/>
            </w:tabs>
          </w:pPr>
        </w:p>
      </w:tc>
    </w:tr>
    <w:tr w:rsidR="00DE7887" w:rsidRPr="004C2206">
      <w:tc>
        <w:tcPr>
          <w:tcW w:w="2552" w:type="dxa"/>
          <w:shd w:val="clear" w:color="auto" w:fill="auto"/>
        </w:tcPr>
        <w:p w:rsidR="00DE7887" w:rsidRPr="004C2206" w:rsidRDefault="00DE7887" w:rsidP="005C6157">
          <w:pPr>
            <w:pStyle w:val="Huisstijl-Gegeven"/>
          </w:pPr>
        </w:p>
      </w:tc>
      <w:tc>
        <w:tcPr>
          <w:tcW w:w="2552" w:type="dxa"/>
          <w:shd w:val="clear" w:color="auto" w:fill="auto"/>
        </w:tcPr>
        <w:p w:rsidR="00DE7887" w:rsidRPr="004C2206" w:rsidRDefault="00DE7887" w:rsidP="005C6157">
          <w:pPr>
            <w:tabs>
              <w:tab w:val="left" w:pos="1680"/>
            </w:tabs>
            <w:ind w:left="1680" w:hanging="1680"/>
          </w:pPr>
        </w:p>
      </w:tc>
      <w:tc>
        <w:tcPr>
          <w:tcW w:w="2552" w:type="dxa"/>
        </w:tcPr>
        <w:p w:rsidR="00DE7887" w:rsidRPr="004C2206" w:rsidRDefault="00DE7887" w:rsidP="005C6157">
          <w:pPr>
            <w:pStyle w:val="Huisstijl-Gegeven"/>
            <w:tabs>
              <w:tab w:val="left" w:pos="2552"/>
            </w:tabs>
          </w:pPr>
        </w:p>
      </w:tc>
      <w:tc>
        <w:tcPr>
          <w:tcW w:w="1079" w:type="dxa"/>
        </w:tcPr>
        <w:p w:rsidR="00DE7887" w:rsidRPr="004C2206" w:rsidRDefault="00DE7887" w:rsidP="005C6157">
          <w:pPr>
            <w:pStyle w:val="Huisstijl-Gegeven"/>
            <w:tabs>
              <w:tab w:val="left" w:pos="2552"/>
            </w:tabs>
          </w:pPr>
        </w:p>
      </w:tc>
    </w:tr>
  </w:tbl>
  <w:p w:rsidR="00DE7887" w:rsidRPr="00B170CC" w:rsidRDefault="00DE7887"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E7887">
                            <w:tc>
                              <w:tcPr>
                                <w:tcW w:w="5501" w:type="dxa"/>
                                <w:shd w:val="clear" w:color="auto" w:fill="auto"/>
                              </w:tcPr>
                              <w:p w:rsidR="00DE7887" w:rsidRDefault="00DE7887" w:rsidP="001220C3">
                                <w:pPr>
                                  <w:pStyle w:val="Huisstijl-Koptekst"/>
                                  <w:jc w:val="right"/>
                                </w:pPr>
                                <w:bookmarkStart w:id="213" w:name="bmKoptekstSectie3_2" w:colFirst="0" w:colLast="0"/>
                                <w:r>
                                  <w:t>27 January 2015, draft</w:t>
                                </w:r>
                              </w:p>
                            </w:tc>
                          </w:tr>
                          <w:bookmarkEnd w:id="213"/>
                        </w:tbl>
                        <w:p w:rsidR="00DE7887" w:rsidRDefault="00DE78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E7887">
                      <w:tc>
                        <w:tcPr>
                          <w:tcW w:w="5501" w:type="dxa"/>
                          <w:shd w:val="clear" w:color="auto" w:fill="auto"/>
                        </w:tcPr>
                        <w:p w:rsidR="00DE7887" w:rsidRDefault="00DE7887" w:rsidP="001220C3">
                          <w:pPr>
                            <w:pStyle w:val="Huisstijl-Koptekst"/>
                            <w:jc w:val="right"/>
                          </w:pPr>
                          <w:bookmarkStart w:id="214" w:name="bmKoptekstSectie3_2" w:colFirst="0" w:colLast="0"/>
                          <w:r>
                            <w:t>27 January 2015, draft</w:t>
                          </w:r>
                        </w:p>
                      </w:tc>
                    </w:tr>
                    <w:bookmarkEnd w:id="214"/>
                  </w:tbl>
                  <w:p w:rsidR="00DE7887" w:rsidRDefault="00DE7887" w:rsidP="001220C3"/>
                </w:txbxContent>
              </v:textbox>
              <w10:wrap anchorx="margin"/>
            </v:shape>
          </w:pict>
        </mc:Fallback>
      </mc:AlternateContent>
    </w:r>
  </w:p>
  <w:p w:rsidR="00DE7887" w:rsidRPr="00982765" w:rsidRDefault="00DE7887"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215"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5"/>
                        </w:tbl>
                        <w:p w:rsidR="00DE7887" w:rsidRDefault="00DE78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216"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6"/>
                  </w:tbl>
                  <w:p w:rsidR="00DE7887" w:rsidRDefault="00DE7887" w:rsidP="00B24026"/>
                </w:txbxContent>
              </v:textbox>
              <w10:wrap anchorx="margin" anchory="page"/>
              <w10:anchorlock/>
            </v:shape>
          </w:pict>
        </mc:Fallback>
      </mc:AlternateContent>
    </w:r>
  </w:p>
  <w:p w:rsidR="00DE7887" w:rsidRPr="00672ACD" w:rsidRDefault="00DE7887" w:rsidP="00B24026">
    <w:pPr>
      <w:pStyle w:val="Header"/>
    </w:pPr>
  </w:p>
  <w:p w:rsidR="00DE7887" w:rsidRPr="00B24026" w:rsidRDefault="00DE7887"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DE7887" w:rsidRPr="004C2206">
      <w:tc>
        <w:tcPr>
          <w:tcW w:w="5529" w:type="dxa"/>
          <w:shd w:val="clear" w:color="auto" w:fill="auto"/>
        </w:tcPr>
        <w:p w:rsidR="00DE7887" w:rsidRPr="004C2206" w:rsidRDefault="00DE7887" w:rsidP="00A00A21">
          <w:pPr>
            <w:pStyle w:val="Huisstijl-Koptekst"/>
          </w:pPr>
          <w:bookmarkStart w:id="217" w:name="bmKoptekstSectie3_1" w:colFirst="0" w:colLast="0"/>
          <w:r>
            <w:t>27 January 2015, draft</w:t>
          </w:r>
        </w:p>
      </w:tc>
    </w:tr>
  </w:tbl>
  <w:bookmarkEnd w:id="217"/>
  <w:p w:rsidR="00DE7887" w:rsidRPr="00982765" w:rsidRDefault="00DE7887"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218"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8"/>
                        </w:tbl>
                        <w:p w:rsidR="00DE7887" w:rsidRDefault="00DE78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219"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9"/>
                  </w:tbl>
                  <w:p w:rsidR="00DE7887" w:rsidRDefault="00DE7887"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E7887">
                            <w:tc>
                              <w:tcPr>
                                <w:tcW w:w="5501" w:type="dxa"/>
                                <w:shd w:val="clear" w:color="auto" w:fill="auto"/>
                                <w:tcMar>
                                  <w:right w:w="85" w:type="dxa"/>
                                </w:tcMar>
                              </w:tcPr>
                              <w:p w:rsidR="00DE7887" w:rsidRDefault="00DE7887" w:rsidP="001220C3">
                                <w:pPr>
                                  <w:pStyle w:val="Huisstijl-Koptekst"/>
                                  <w:jc w:val="right"/>
                                </w:pPr>
                                <w:bookmarkStart w:id="1361" w:name="bmKoptekstSectie4_2" w:colFirst="0" w:colLast="0"/>
                                <w:r>
                                  <w:t>27 January 2015, draft</w:t>
                                </w:r>
                              </w:p>
                            </w:tc>
                          </w:tr>
                          <w:bookmarkEnd w:id="1361"/>
                        </w:tbl>
                        <w:p w:rsidR="00DE7887" w:rsidRDefault="00DE78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DE7887">
                      <w:tc>
                        <w:tcPr>
                          <w:tcW w:w="5501" w:type="dxa"/>
                          <w:shd w:val="clear" w:color="auto" w:fill="auto"/>
                          <w:tcMar>
                            <w:right w:w="85" w:type="dxa"/>
                          </w:tcMar>
                        </w:tcPr>
                        <w:p w:rsidR="00DE7887" w:rsidRDefault="00DE7887" w:rsidP="001220C3">
                          <w:pPr>
                            <w:pStyle w:val="Huisstijl-Koptekst"/>
                            <w:jc w:val="right"/>
                          </w:pPr>
                          <w:bookmarkStart w:id="1362" w:name="bmKoptekstSectie4_2" w:colFirst="0" w:colLast="0"/>
                          <w:r>
                            <w:t>27 January 2015, draft</w:t>
                          </w:r>
                        </w:p>
                      </w:tc>
                    </w:tr>
                    <w:bookmarkEnd w:id="1362"/>
                  </w:tbl>
                  <w:p w:rsidR="00DE7887" w:rsidRDefault="00DE7887" w:rsidP="001220C3"/>
                </w:txbxContent>
              </v:textbox>
              <w10:wrap anchorx="margin"/>
            </v:shape>
          </w:pict>
        </mc:Fallback>
      </mc:AlternateContent>
    </w:r>
  </w:p>
  <w:p w:rsidR="00DE7887" w:rsidRPr="00982765" w:rsidRDefault="00DE7887"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1363"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63"/>
                        </w:tbl>
                        <w:p w:rsidR="00DE7887" w:rsidRDefault="00DE78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bookmarkStart w:id="1364"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64"/>
                  </w:tbl>
                  <w:p w:rsidR="00DE7887" w:rsidRDefault="00DE7887" w:rsidP="00B24026"/>
                </w:txbxContent>
              </v:textbox>
              <w10:wrap anchorx="margin" anchory="page"/>
              <w10:anchorlock/>
            </v:shape>
          </w:pict>
        </mc:Fallback>
      </mc:AlternateContent>
    </w:r>
  </w:p>
  <w:p w:rsidR="00DE7887" w:rsidRPr="00672ACD" w:rsidRDefault="00DE7887" w:rsidP="00B24026">
    <w:pPr>
      <w:pStyle w:val="Header"/>
    </w:pPr>
  </w:p>
  <w:p w:rsidR="00DE7887" w:rsidRPr="00B24026" w:rsidRDefault="00DE7887" w:rsidP="00B24026">
    <w:pPr>
      <w:pStyle w:val="Header"/>
    </w:pPr>
  </w:p>
  <w:p w:rsidR="00DE7887" w:rsidRPr="00B24026" w:rsidRDefault="00DE7887"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87" w:rsidRDefault="00DE7887"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1365"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65"/>
                        </w:tbl>
                        <w:p w:rsidR="00DE7887" w:rsidRDefault="00DE788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DE7887">
                      <w:trPr>
                        <w:trHeight w:val="1701"/>
                      </w:trPr>
                      <w:tc>
                        <w:tcPr>
                          <w:tcW w:w="4560" w:type="dxa"/>
                          <w:shd w:val="clear" w:color="auto" w:fill="auto"/>
                        </w:tcPr>
                        <w:p w:rsidR="00DE7887" w:rsidRDefault="00DE7887" w:rsidP="003363CC">
                          <w:pPr>
                            <w:jc w:val="right"/>
                          </w:pPr>
                          <w:bookmarkStart w:id="1366"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66"/>
                  </w:tbl>
                  <w:p w:rsidR="00DE7887" w:rsidRDefault="00DE788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DE7887" w:rsidRPr="004C2206">
      <w:tc>
        <w:tcPr>
          <w:tcW w:w="5812" w:type="dxa"/>
          <w:shd w:val="clear" w:color="auto" w:fill="auto"/>
        </w:tcPr>
        <w:p w:rsidR="00DE7887" w:rsidRPr="004C2206" w:rsidRDefault="00DE7887" w:rsidP="00A00A21">
          <w:pPr>
            <w:pStyle w:val="Huisstijl-Koptekst"/>
          </w:pPr>
          <w:bookmarkStart w:id="1367" w:name="bmKoptekstSectie4_1" w:colFirst="0" w:colLast="0"/>
          <w:r>
            <w:t>27 January 2015, draft</w:t>
          </w:r>
        </w:p>
      </w:tc>
    </w:tr>
    <w:bookmarkEnd w:id="1367"/>
  </w:tbl>
  <w:p w:rsidR="00DE7887" w:rsidRPr="00982765" w:rsidRDefault="00DE7887"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4">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32"/>
  </w:num>
  <w:num w:numId="3">
    <w:abstractNumId w:val="3"/>
  </w:num>
  <w:num w:numId="4">
    <w:abstractNumId w:val="4"/>
  </w:num>
  <w:num w:numId="5">
    <w:abstractNumId w:val="2"/>
  </w:num>
  <w:num w:numId="6">
    <w:abstractNumId w:val="1"/>
  </w:num>
  <w:num w:numId="7">
    <w:abstractNumId w:val="0"/>
  </w:num>
  <w:num w:numId="8">
    <w:abstractNumId w:val="27"/>
  </w:num>
  <w:num w:numId="9">
    <w:abstractNumId w:val="26"/>
  </w:num>
  <w:num w:numId="10">
    <w:abstractNumId w:val="31"/>
  </w:num>
  <w:num w:numId="11">
    <w:abstractNumId w:val="34"/>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30"/>
  </w:num>
  <w:num w:numId="28">
    <w:abstractNumId w:val="3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5"/>
  </w:num>
  <w:num w:numId="37">
    <w:abstractNumId w:val="5"/>
  </w:num>
  <w:num w:numId="38">
    <w:abstractNumId w:val="24"/>
  </w:num>
  <w:num w:numId="39">
    <w:abstractNumId w:val="16"/>
  </w:num>
  <w:num w:numId="40">
    <w:abstractNumId w:val="21"/>
  </w:num>
  <w:num w:numId="41">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ijzigingenBijhoudenStondAa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0E30"/>
    <w:rsid w:val="00003097"/>
    <w:rsid w:val="00005EA8"/>
    <w:rsid w:val="00013D53"/>
    <w:rsid w:val="00017087"/>
    <w:rsid w:val="000245AF"/>
    <w:rsid w:val="00030F5C"/>
    <w:rsid w:val="000369FA"/>
    <w:rsid w:val="00037524"/>
    <w:rsid w:val="00042E48"/>
    <w:rsid w:val="0004754A"/>
    <w:rsid w:val="00053B55"/>
    <w:rsid w:val="00055E5F"/>
    <w:rsid w:val="00055E64"/>
    <w:rsid w:val="00066D6F"/>
    <w:rsid w:val="00080512"/>
    <w:rsid w:val="00081166"/>
    <w:rsid w:val="000824BE"/>
    <w:rsid w:val="00084901"/>
    <w:rsid w:val="00085956"/>
    <w:rsid w:val="000921A6"/>
    <w:rsid w:val="0009480C"/>
    <w:rsid w:val="000A7F85"/>
    <w:rsid w:val="000B0735"/>
    <w:rsid w:val="000B5D5D"/>
    <w:rsid w:val="000B656E"/>
    <w:rsid w:val="000C1084"/>
    <w:rsid w:val="000C5FE2"/>
    <w:rsid w:val="000D3C82"/>
    <w:rsid w:val="000D68B7"/>
    <w:rsid w:val="000D6C53"/>
    <w:rsid w:val="000D75E6"/>
    <w:rsid w:val="000E1715"/>
    <w:rsid w:val="000E2FAB"/>
    <w:rsid w:val="000F2627"/>
    <w:rsid w:val="000F2B61"/>
    <w:rsid w:val="000F57C4"/>
    <w:rsid w:val="000F7560"/>
    <w:rsid w:val="000F7986"/>
    <w:rsid w:val="000F7CB2"/>
    <w:rsid w:val="000F7E89"/>
    <w:rsid w:val="001063AB"/>
    <w:rsid w:val="00113BEE"/>
    <w:rsid w:val="00116131"/>
    <w:rsid w:val="001163BC"/>
    <w:rsid w:val="001220C3"/>
    <w:rsid w:val="00126332"/>
    <w:rsid w:val="00127085"/>
    <w:rsid w:val="00127086"/>
    <w:rsid w:val="00127E17"/>
    <w:rsid w:val="00151657"/>
    <w:rsid w:val="00151E27"/>
    <w:rsid w:val="00153E68"/>
    <w:rsid w:val="00154BE2"/>
    <w:rsid w:val="00166E5E"/>
    <w:rsid w:val="0016728A"/>
    <w:rsid w:val="00181100"/>
    <w:rsid w:val="00183A8A"/>
    <w:rsid w:val="00190628"/>
    <w:rsid w:val="00191AAD"/>
    <w:rsid w:val="00191AD8"/>
    <w:rsid w:val="00194846"/>
    <w:rsid w:val="0019563F"/>
    <w:rsid w:val="001963AF"/>
    <w:rsid w:val="001A0293"/>
    <w:rsid w:val="001A6A5C"/>
    <w:rsid w:val="001B2D67"/>
    <w:rsid w:val="001B541A"/>
    <w:rsid w:val="001C0446"/>
    <w:rsid w:val="001C0707"/>
    <w:rsid w:val="001C1750"/>
    <w:rsid w:val="001C34D5"/>
    <w:rsid w:val="001C6CB6"/>
    <w:rsid w:val="001D604B"/>
    <w:rsid w:val="001E0A45"/>
    <w:rsid w:val="001F0D75"/>
    <w:rsid w:val="001F0D99"/>
    <w:rsid w:val="00214827"/>
    <w:rsid w:val="00214DE6"/>
    <w:rsid w:val="002177F1"/>
    <w:rsid w:val="00225D79"/>
    <w:rsid w:val="002276CB"/>
    <w:rsid w:val="00241B94"/>
    <w:rsid w:val="0024380D"/>
    <w:rsid w:val="00250E5A"/>
    <w:rsid w:val="00254B06"/>
    <w:rsid w:val="0026108D"/>
    <w:rsid w:val="002779CC"/>
    <w:rsid w:val="0028539C"/>
    <w:rsid w:val="002909C4"/>
    <w:rsid w:val="00293815"/>
    <w:rsid w:val="002B240F"/>
    <w:rsid w:val="002B2DDB"/>
    <w:rsid w:val="002C7AE0"/>
    <w:rsid w:val="002D554C"/>
    <w:rsid w:val="002D5858"/>
    <w:rsid w:val="002E67AF"/>
    <w:rsid w:val="002F0371"/>
    <w:rsid w:val="002F08C7"/>
    <w:rsid w:val="00300122"/>
    <w:rsid w:val="00301CB2"/>
    <w:rsid w:val="003126C9"/>
    <w:rsid w:val="00313B40"/>
    <w:rsid w:val="00334A78"/>
    <w:rsid w:val="00335622"/>
    <w:rsid w:val="003363CC"/>
    <w:rsid w:val="00346078"/>
    <w:rsid w:val="0034637D"/>
    <w:rsid w:val="003518EF"/>
    <w:rsid w:val="0035275D"/>
    <w:rsid w:val="00354462"/>
    <w:rsid w:val="00354EC7"/>
    <w:rsid w:val="00362414"/>
    <w:rsid w:val="0036457F"/>
    <w:rsid w:val="0037416E"/>
    <w:rsid w:val="0037613D"/>
    <w:rsid w:val="00380784"/>
    <w:rsid w:val="00386EDA"/>
    <w:rsid w:val="0039110F"/>
    <w:rsid w:val="003A4857"/>
    <w:rsid w:val="003A6419"/>
    <w:rsid w:val="003B0006"/>
    <w:rsid w:val="003B16D2"/>
    <w:rsid w:val="003B4B11"/>
    <w:rsid w:val="003C6D0A"/>
    <w:rsid w:val="003D1543"/>
    <w:rsid w:val="003D22D1"/>
    <w:rsid w:val="003F2996"/>
    <w:rsid w:val="00405449"/>
    <w:rsid w:val="00423C1F"/>
    <w:rsid w:val="004242F2"/>
    <w:rsid w:val="00426356"/>
    <w:rsid w:val="00427213"/>
    <w:rsid w:val="00431D64"/>
    <w:rsid w:val="00434301"/>
    <w:rsid w:val="00440D74"/>
    <w:rsid w:val="00443A14"/>
    <w:rsid w:val="00445A1A"/>
    <w:rsid w:val="00450C44"/>
    <w:rsid w:val="00450D63"/>
    <w:rsid w:val="00451CD8"/>
    <w:rsid w:val="004609B8"/>
    <w:rsid w:val="00462763"/>
    <w:rsid w:val="0046323E"/>
    <w:rsid w:val="00467FE2"/>
    <w:rsid w:val="004707FE"/>
    <w:rsid w:val="004734A1"/>
    <w:rsid w:val="00473E3E"/>
    <w:rsid w:val="004800EB"/>
    <w:rsid w:val="00481FFA"/>
    <w:rsid w:val="0048627D"/>
    <w:rsid w:val="00486BDF"/>
    <w:rsid w:val="0049453C"/>
    <w:rsid w:val="004951FC"/>
    <w:rsid w:val="00497015"/>
    <w:rsid w:val="004A5502"/>
    <w:rsid w:val="004A681C"/>
    <w:rsid w:val="004C00DD"/>
    <w:rsid w:val="004C2206"/>
    <w:rsid w:val="004C33FD"/>
    <w:rsid w:val="004C437C"/>
    <w:rsid w:val="004C5AA7"/>
    <w:rsid w:val="004D2F86"/>
    <w:rsid w:val="004D3AE5"/>
    <w:rsid w:val="004D7B46"/>
    <w:rsid w:val="004E27A9"/>
    <w:rsid w:val="004E3752"/>
    <w:rsid w:val="004E5E65"/>
    <w:rsid w:val="004F347F"/>
    <w:rsid w:val="00503BBE"/>
    <w:rsid w:val="005049D8"/>
    <w:rsid w:val="00504E55"/>
    <w:rsid w:val="005149BD"/>
    <w:rsid w:val="00526BA1"/>
    <w:rsid w:val="00527C9F"/>
    <w:rsid w:val="00532742"/>
    <w:rsid w:val="005412DC"/>
    <w:rsid w:val="00541B22"/>
    <w:rsid w:val="00542FF4"/>
    <w:rsid w:val="00543743"/>
    <w:rsid w:val="00543B00"/>
    <w:rsid w:val="0054650C"/>
    <w:rsid w:val="00561A7A"/>
    <w:rsid w:val="00564E53"/>
    <w:rsid w:val="00574A1B"/>
    <w:rsid w:val="00580167"/>
    <w:rsid w:val="00581079"/>
    <w:rsid w:val="00585E95"/>
    <w:rsid w:val="00586F9F"/>
    <w:rsid w:val="00587AD5"/>
    <w:rsid w:val="005910D2"/>
    <w:rsid w:val="00594A11"/>
    <w:rsid w:val="005A226E"/>
    <w:rsid w:val="005A4C3A"/>
    <w:rsid w:val="005A62E5"/>
    <w:rsid w:val="005A6455"/>
    <w:rsid w:val="005B259B"/>
    <w:rsid w:val="005B3FA2"/>
    <w:rsid w:val="005B6B63"/>
    <w:rsid w:val="005B799C"/>
    <w:rsid w:val="005C0002"/>
    <w:rsid w:val="005C133C"/>
    <w:rsid w:val="005C300C"/>
    <w:rsid w:val="005C6157"/>
    <w:rsid w:val="005D783A"/>
    <w:rsid w:val="005E4FC8"/>
    <w:rsid w:val="005F0535"/>
    <w:rsid w:val="005F0E58"/>
    <w:rsid w:val="005F18CA"/>
    <w:rsid w:val="005F191E"/>
    <w:rsid w:val="00600772"/>
    <w:rsid w:val="0060323D"/>
    <w:rsid w:val="006046F5"/>
    <w:rsid w:val="00612845"/>
    <w:rsid w:val="006169DC"/>
    <w:rsid w:val="006206F7"/>
    <w:rsid w:val="00620A54"/>
    <w:rsid w:val="00634651"/>
    <w:rsid w:val="006437F3"/>
    <w:rsid w:val="00643B6B"/>
    <w:rsid w:val="00646663"/>
    <w:rsid w:val="006517FF"/>
    <w:rsid w:val="00654BE9"/>
    <w:rsid w:val="0065776D"/>
    <w:rsid w:val="00661216"/>
    <w:rsid w:val="00667874"/>
    <w:rsid w:val="00667C85"/>
    <w:rsid w:val="00672ACD"/>
    <w:rsid w:val="006735C2"/>
    <w:rsid w:val="0067431E"/>
    <w:rsid w:val="00677F3C"/>
    <w:rsid w:val="00681291"/>
    <w:rsid w:val="006868B9"/>
    <w:rsid w:val="00693549"/>
    <w:rsid w:val="00694D36"/>
    <w:rsid w:val="006A0A14"/>
    <w:rsid w:val="006C06A2"/>
    <w:rsid w:val="006C73D5"/>
    <w:rsid w:val="006E7349"/>
    <w:rsid w:val="006F77BC"/>
    <w:rsid w:val="00710CB9"/>
    <w:rsid w:val="00712690"/>
    <w:rsid w:val="007250D0"/>
    <w:rsid w:val="00734E22"/>
    <w:rsid w:val="00750606"/>
    <w:rsid w:val="00751572"/>
    <w:rsid w:val="00761DFB"/>
    <w:rsid w:val="0076281C"/>
    <w:rsid w:val="00764EF6"/>
    <w:rsid w:val="007651C6"/>
    <w:rsid w:val="00767D0D"/>
    <w:rsid w:val="00772157"/>
    <w:rsid w:val="00782DC5"/>
    <w:rsid w:val="007911F5"/>
    <w:rsid w:val="007A2CEB"/>
    <w:rsid w:val="007B5F9A"/>
    <w:rsid w:val="007C1889"/>
    <w:rsid w:val="007C234C"/>
    <w:rsid w:val="007C2623"/>
    <w:rsid w:val="007C3E6B"/>
    <w:rsid w:val="007D5040"/>
    <w:rsid w:val="007D6712"/>
    <w:rsid w:val="007E32CB"/>
    <w:rsid w:val="007E3909"/>
    <w:rsid w:val="00800DAC"/>
    <w:rsid w:val="008069C7"/>
    <w:rsid w:val="008144E5"/>
    <w:rsid w:val="00817CCC"/>
    <w:rsid w:val="0082322E"/>
    <w:rsid w:val="008249C0"/>
    <w:rsid w:val="008258F5"/>
    <w:rsid w:val="00840330"/>
    <w:rsid w:val="00845F81"/>
    <w:rsid w:val="008468BA"/>
    <w:rsid w:val="00852810"/>
    <w:rsid w:val="00854C84"/>
    <w:rsid w:val="00864C9E"/>
    <w:rsid w:val="00864F21"/>
    <w:rsid w:val="00867999"/>
    <w:rsid w:val="0087712B"/>
    <w:rsid w:val="00880F74"/>
    <w:rsid w:val="00883631"/>
    <w:rsid w:val="00884F59"/>
    <w:rsid w:val="00887C7C"/>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6FD7"/>
    <w:rsid w:val="008F7845"/>
    <w:rsid w:val="00910B7C"/>
    <w:rsid w:val="00911D95"/>
    <w:rsid w:val="00914CDA"/>
    <w:rsid w:val="00924EF5"/>
    <w:rsid w:val="00925A4D"/>
    <w:rsid w:val="00927335"/>
    <w:rsid w:val="00932C69"/>
    <w:rsid w:val="009340DB"/>
    <w:rsid w:val="00934A6B"/>
    <w:rsid w:val="009416E3"/>
    <w:rsid w:val="0094745E"/>
    <w:rsid w:val="00950B26"/>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2BED"/>
    <w:rsid w:val="009C335D"/>
    <w:rsid w:val="009C4C27"/>
    <w:rsid w:val="009C6702"/>
    <w:rsid w:val="009C7765"/>
    <w:rsid w:val="009C7811"/>
    <w:rsid w:val="009D285C"/>
    <w:rsid w:val="009D498C"/>
    <w:rsid w:val="009E3CFF"/>
    <w:rsid w:val="009E5515"/>
    <w:rsid w:val="009F0684"/>
    <w:rsid w:val="009F110A"/>
    <w:rsid w:val="009F1C66"/>
    <w:rsid w:val="009F3192"/>
    <w:rsid w:val="009F4534"/>
    <w:rsid w:val="009F47E9"/>
    <w:rsid w:val="00A00A21"/>
    <w:rsid w:val="00A02AD3"/>
    <w:rsid w:val="00A05B0C"/>
    <w:rsid w:val="00A1366F"/>
    <w:rsid w:val="00A1473F"/>
    <w:rsid w:val="00A165A1"/>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05C0"/>
    <w:rsid w:val="00AC30F3"/>
    <w:rsid w:val="00AD1317"/>
    <w:rsid w:val="00AD2F61"/>
    <w:rsid w:val="00AD6A78"/>
    <w:rsid w:val="00AD6D59"/>
    <w:rsid w:val="00AE08CB"/>
    <w:rsid w:val="00AE652B"/>
    <w:rsid w:val="00AF3AAE"/>
    <w:rsid w:val="00AF4A36"/>
    <w:rsid w:val="00AF57A5"/>
    <w:rsid w:val="00AF659F"/>
    <w:rsid w:val="00B011B1"/>
    <w:rsid w:val="00B055A9"/>
    <w:rsid w:val="00B110F9"/>
    <w:rsid w:val="00B170CC"/>
    <w:rsid w:val="00B2095E"/>
    <w:rsid w:val="00B21768"/>
    <w:rsid w:val="00B24026"/>
    <w:rsid w:val="00B3216C"/>
    <w:rsid w:val="00B326D5"/>
    <w:rsid w:val="00B32B0E"/>
    <w:rsid w:val="00B3436D"/>
    <w:rsid w:val="00B34A16"/>
    <w:rsid w:val="00B34D5D"/>
    <w:rsid w:val="00B4092B"/>
    <w:rsid w:val="00B47D26"/>
    <w:rsid w:val="00B5487A"/>
    <w:rsid w:val="00B54BCC"/>
    <w:rsid w:val="00B54FB5"/>
    <w:rsid w:val="00B6140B"/>
    <w:rsid w:val="00B6711C"/>
    <w:rsid w:val="00B67AE0"/>
    <w:rsid w:val="00B70008"/>
    <w:rsid w:val="00B71B53"/>
    <w:rsid w:val="00B81B0E"/>
    <w:rsid w:val="00B91E8A"/>
    <w:rsid w:val="00B92084"/>
    <w:rsid w:val="00BA307F"/>
    <w:rsid w:val="00BA628F"/>
    <w:rsid w:val="00BA6CF5"/>
    <w:rsid w:val="00BB1681"/>
    <w:rsid w:val="00BB3879"/>
    <w:rsid w:val="00BC3325"/>
    <w:rsid w:val="00BC7D41"/>
    <w:rsid w:val="00BD388D"/>
    <w:rsid w:val="00BD3CC9"/>
    <w:rsid w:val="00BE2C05"/>
    <w:rsid w:val="00BE65B5"/>
    <w:rsid w:val="00BF0E56"/>
    <w:rsid w:val="00BF5D29"/>
    <w:rsid w:val="00C032DC"/>
    <w:rsid w:val="00C044DA"/>
    <w:rsid w:val="00C170C9"/>
    <w:rsid w:val="00C20E72"/>
    <w:rsid w:val="00C220C6"/>
    <w:rsid w:val="00C22D48"/>
    <w:rsid w:val="00C330D4"/>
    <w:rsid w:val="00C407FF"/>
    <w:rsid w:val="00C42E30"/>
    <w:rsid w:val="00C4554D"/>
    <w:rsid w:val="00C50CBA"/>
    <w:rsid w:val="00C5403C"/>
    <w:rsid w:val="00C57871"/>
    <w:rsid w:val="00C60F1A"/>
    <w:rsid w:val="00C62831"/>
    <w:rsid w:val="00C6292D"/>
    <w:rsid w:val="00C653A8"/>
    <w:rsid w:val="00C71E6A"/>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3C43"/>
    <w:rsid w:val="00CE645D"/>
    <w:rsid w:val="00CF01AB"/>
    <w:rsid w:val="00CF6402"/>
    <w:rsid w:val="00D02D06"/>
    <w:rsid w:val="00D07DFF"/>
    <w:rsid w:val="00D301C2"/>
    <w:rsid w:val="00D316EC"/>
    <w:rsid w:val="00D31B0A"/>
    <w:rsid w:val="00D45549"/>
    <w:rsid w:val="00D46445"/>
    <w:rsid w:val="00D47F2E"/>
    <w:rsid w:val="00D575A5"/>
    <w:rsid w:val="00D57E43"/>
    <w:rsid w:val="00D616FB"/>
    <w:rsid w:val="00D74287"/>
    <w:rsid w:val="00D745C1"/>
    <w:rsid w:val="00D86807"/>
    <w:rsid w:val="00D91068"/>
    <w:rsid w:val="00D93787"/>
    <w:rsid w:val="00D94EAE"/>
    <w:rsid w:val="00D96A86"/>
    <w:rsid w:val="00D977DF"/>
    <w:rsid w:val="00DA4079"/>
    <w:rsid w:val="00DA7FC7"/>
    <w:rsid w:val="00DC55D8"/>
    <w:rsid w:val="00DC705B"/>
    <w:rsid w:val="00DD0DAD"/>
    <w:rsid w:val="00DD5E03"/>
    <w:rsid w:val="00DD70B9"/>
    <w:rsid w:val="00DE10C9"/>
    <w:rsid w:val="00DE4870"/>
    <w:rsid w:val="00DE6E72"/>
    <w:rsid w:val="00DE7887"/>
    <w:rsid w:val="00E000C1"/>
    <w:rsid w:val="00E00681"/>
    <w:rsid w:val="00E05966"/>
    <w:rsid w:val="00E07BFB"/>
    <w:rsid w:val="00E12D88"/>
    <w:rsid w:val="00E13FCF"/>
    <w:rsid w:val="00E15701"/>
    <w:rsid w:val="00E178EC"/>
    <w:rsid w:val="00E23841"/>
    <w:rsid w:val="00E266CF"/>
    <w:rsid w:val="00E32292"/>
    <w:rsid w:val="00E43C26"/>
    <w:rsid w:val="00E45F64"/>
    <w:rsid w:val="00E465ED"/>
    <w:rsid w:val="00E5143D"/>
    <w:rsid w:val="00E644CB"/>
    <w:rsid w:val="00E67307"/>
    <w:rsid w:val="00E71C76"/>
    <w:rsid w:val="00E728B8"/>
    <w:rsid w:val="00E75CB0"/>
    <w:rsid w:val="00E7608F"/>
    <w:rsid w:val="00E82392"/>
    <w:rsid w:val="00E84D1E"/>
    <w:rsid w:val="00E850E3"/>
    <w:rsid w:val="00E900F6"/>
    <w:rsid w:val="00EA1C7B"/>
    <w:rsid w:val="00EA7570"/>
    <w:rsid w:val="00EB2594"/>
    <w:rsid w:val="00EB5600"/>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232"/>
    <w:rsid w:val="00F43BE9"/>
    <w:rsid w:val="00F638E8"/>
    <w:rsid w:val="00F7036A"/>
    <w:rsid w:val="00F74A5C"/>
    <w:rsid w:val="00F812C3"/>
    <w:rsid w:val="00F82B93"/>
    <w:rsid w:val="00F85264"/>
    <w:rsid w:val="00F85C6F"/>
    <w:rsid w:val="00F93FCA"/>
    <w:rsid w:val="00F96AF3"/>
    <w:rsid w:val="00FA63F1"/>
    <w:rsid w:val="00FB0F87"/>
    <w:rsid w:val="00FB3C01"/>
    <w:rsid w:val="00FD0F3F"/>
    <w:rsid w:val="00FD5440"/>
    <w:rsid w:val="00FD5C1C"/>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544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0544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05449"/>
    <w:pPr>
      <w:numPr>
        <w:ilvl w:val="1"/>
      </w:numPr>
      <w:spacing w:after="0" w:line="255" w:lineRule="exact"/>
      <w:outlineLvl w:val="1"/>
    </w:pPr>
    <w:rPr>
      <w:bCs w:val="0"/>
      <w:iCs/>
      <w:sz w:val="21"/>
      <w:szCs w:val="28"/>
    </w:rPr>
  </w:style>
  <w:style w:type="paragraph" w:styleId="Heading3">
    <w:name w:val="heading 3"/>
    <w:basedOn w:val="Heading2"/>
    <w:next w:val="Normal"/>
    <w:qFormat/>
    <w:rsid w:val="00405449"/>
    <w:pPr>
      <w:numPr>
        <w:ilvl w:val="2"/>
      </w:numPr>
      <w:outlineLvl w:val="2"/>
    </w:pPr>
    <w:rPr>
      <w:b w:val="0"/>
      <w:bCs/>
      <w:szCs w:val="26"/>
    </w:rPr>
  </w:style>
  <w:style w:type="paragraph" w:styleId="Heading4">
    <w:name w:val="heading 4"/>
    <w:basedOn w:val="Heading3"/>
    <w:next w:val="Normal"/>
    <w:qFormat/>
    <w:rsid w:val="00405449"/>
    <w:pPr>
      <w:numPr>
        <w:ilvl w:val="3"/>
      </w:numPr>
      <w:outlineLvl w:val="3"/>
    </w:pPr>
    <w:rPr>
      <w:bCs w:val="0"/>
      <w:i/>
      <w:szCs w:val="28"/>
    </w:rPr>
  </w:style>
  <w:style w:type="paragraph" w:styleId="Heading5">
    <w:name w:val="heading 5"/>
    <w:basedOn w:val="Heading4"/>
    <w:next w:val="Normal"/>
    <w:qFormat/>
    <w:rsid w:val="00405449"/>
    <w:pPr>
      <w:numPr>
        <w:ilvl w:val="4"/>
      </w:numPr>
      <w:outlineLvl w:val="4"/>
    </w:pPr>
    <w:rPr>
      <w:bCs/>
      <w:iCs w:val="0"/>
      <w:szCs w:val="26"/>
    </w:rPr>
  </w:style>
  <w:style w:type="paragraph" w:styleId="Heading6">
    <w:name w:val="heading 6"/>
    <w:basedOn w:val="Heading1"/>
    <w:next w:val="Normal"/>
    <w:qFormat/>
    <w:rsid w:val="00405449"/>
    <w:pPr>
      <w:numPr>
        <w:ilvl w:val="5"/>
      </w:numPr>
      <w:outlineLvl w:val="5"/>
    </w:pPr>
    <w:rPr>
      <w:bCs w:val="0"/>
      <w:szCs w:val="22"/>
    </w:rPr>
  </w:style>
  <w:style w:type="paragraph" w:styleId="Heading7">
    <w:name w:val="heading 7"/>
    <w:basedOn w:val="Heading2"/>
    <w:next w:val="Normal"/>
    <w:qFormat/>
    <w:rsid w:val="00405449"/>
    <w:pPr>
      <w:numPr>
        <w:ilvl w:val="6"/>
      </w:numPr>
      <w:outlineLvl w:val="6"/>
    </w:pPr>
  </w:style>
  <w:style w:type="paragraph" w:styleId="Heading8">
    <w:name w:val="heading 8"/>
    <w:basedOn w:val="Heading3"/>
    <w:next w:val="Normal"/>
    <w:qFormat/>
    <w:rsid w:val="00405449"/>
    <w:pPr>
      <w:numPr>
        <w:ilvl w:val="7"/>
      </w:numPr>
      <w:outlineLvl w:val="7"/>
    </w:pPr>
    <w:rPr>
      <w:iCs w:val="0"/>
    </w:rPr>
  </w:style>
  <w:style w:type="paragraph" w:styleId="Heading9">
    <w:name w:val="heading 9"/>
    <w:basedOn w:val="Heading4"/>
    <w:next w:val="Normal"/>
    <w:qFormat/>
    <w:rsid w:val="00405449"/>
    <w:pPr>
      <w:numPr>
        <w:ilvl w:val="8"/>
      </w:numPr>
      <w:outlineLvl w:val="8"/>
    </w:pPr>
    <w:rPr>
      <w:szCs w:val="22"/>
    </w:rPr>
  </w:style>
  <w:style w:type="character" w:default="1" w:styleId="DefaultParagraphFont">
    <w:name w:val="Default Paragraph Font"/>
    <w:uiPriority w:val="1"/>
    <w:semiHidden/>
    <w:unhideWhenUsed/>
    <w:rsid w:val="004054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5449"/>
  </w:style>
  <w:style w:type="paragraph" w:styleId="Header">
    <w:name w:val="header"/>
    <w:basedOn w:val="Normal"/>
    <w:rsid w:val="00405449"/>
    <w:pPr>
      <w:tabs>
        <w:tab w:val="center" w:pos="4153"/>
        <w:tab w:val="right" w:pos="8306"/>
      </w:tabs>
    </w:pPr>
  </w:style>
  <w:style w:type="paragraph" w:styleId="Footer">
    <w:name w:val="footer"/>
    <w:basedOn w:val="Normal"/>
    <w:link w:val="FooterChar"/>
    <w:rsid w:val="00405449"/>
    <w:pPr>
      <w:tabs>
        <w:tab w:val="center" w:pos="4153"/>
        <w:tab w:val="right" w:pos="8306"/>
      </w:tabs>
    </w:pPr>
  </w:style>
  <w:style w:type="paragraph" w:customStyle="1" w:styleId="Huisstijl-Sjabloonnaam">
    <w:name w:val="Huisstijl-Sjabloonnaam"/>
    <w:basedOn w:val="Huisstijl-Naw"/>
    <w:rsid w:val="00405449"/>
    <w:pPr>
      <w:spacing w:before="255" w:after="255" w:line="255" w:lineRule="exact"/>
      <w:jc w:val="left"/>
    </w:pPr>
    <w:rPr>
      <w:b/>
      <w:sz w:val="36"/>
    </w:rPr>
  </w:style>
  <w:style w:type="paragraph" w:customStyle="1" w:styleId="Huisstijl-Adres">
    <w:name w:val="Huisstijl-Adres"/>
    <w:basedOn w:val="Huisstijl-Naw"/>
    <w:rsid w:val="00405449"/>
  </w:style>
  <w:style w:type="paragraph" w:styleId="ListBullet">
    <w:name w:val="List Bullet"/>
    <w:basedOn w:val="Normal"/>
    <w:rsid w:val="00405449"/>
    <w:pPr>
      <w:numPr>
        <w:numId w:val="13"/>
      </w:numPr>
    </w:pPr>
  </w:style>
  <w:style w:type="paragraph" w:customStyle="1" w:styleId="Huisstijl-Naw">
    <w:name w:val="Huisstijl-Naw"/>
    <w:basedOn w:val="Normal"/>
    <w:rsid w:val="00405449"/>
    <w:rPr>
      <w:noProof/>
    </w:rPr>
  </w:style>
  <w:style w:type="paragraph" w:customStyle="1" w:styleId="Huisstijl-Kopje">
    <w:name w:val="Huisstijl-Kopje"/>
    <w:basedOn w:val="Huisstijl-Naw"/>
    <w:rsid w:val="00405449"/>
    <w:rPr>
      <w:b/>
      <w:sz w:val="17"/>
    </w:rPr>
  </w:style>
  <w:style w:type="paragraph" w:customStyle="1" w:styleId="Huisstijl-Gegeven">
    <w:name w:val="Huisstijl-Gegeven"/>
    <w:basedOn w:val="Huisstijl-Naw"/>
    <w:rsid w:val="00405449"/>
    <w:pPr>
      <w:jc w:val="left"/>
    </w:pPr>
  </w:style>
  <w:style w:type="paragraph" w:styleId="ListBullet2">
    <w:name w:val="List Bullet 2"/>
    <w:basedOn w:val="ListBullet"/>
    <w:rsid w:val="00405449"/>
    <w:pPr>
      <w:numPr>
        <w:ilvl w:val="1"/>
      </w:numPr>
    </w:pPr>
  </w:style>
  <w:style w:type="paragraph" w:customStyle="1" w:styleId="Huisstijl-Voettekst">
    <w:name w:val="Huisstijl-Voettekst"/>
    <w:basedOn w:val="Huisstijl-Naw"/>
    <w:rsid w:val="00405449"/>
    <w:rPr>
      <w:sz w:val="17"/>
    </w:rPr>
  </w:style>
  <w:style w:type="paragraph" w:customStyle="1" w:styleId="Kop1zondernummer">
    <w:name w:val="Kop 1 zonder nummer"/>
    <w:basedOn w:val="Heading1"/>
    <w:next w:val="Normal"/>
    <w:rsid w:val="00405449"/>
    <w:pPr>
      <w:numPr>
        <w:numId w:val="0"/>
      </w:numPr>
    </w:pPr>
  </w:style>
  <w:style w:type="paragraph" w:customStyle="1" w:styleId="Kop2zondernummer">
    <w:name w:val="Kop 2 zonder nummer"/>
    <w:basedOn w:val="Heading2"/>
    <w:next w:val="Normal"/>
    <w:rsid w:val="00405449"/>
    <w:pPr>
      <w:numPr>
        <w:ilvl w:val="0"/>
        <w:numId w:val="0"/>
      </w:numPr>
    </w:pPr>
  </w:style>
  <w:style w:type="paragraph" w:customStyle="1" w:styleId="Kop3zondernummer">
    <w:name w:val="Kop 3 zonder nummer"/>
    <w:basedOn w:val="Heading3"/>
    <w:next w:val="Normal"/>
    <w:rsid w:val="00405449"/>
    <w:pPr>
      <w:numPr>
        <w:ilvl w:val="0"/>
        <w:numId w:val="0"/>
      </w:numPr>
    </w:pPr>
  </w:style>
  <w:style w:type="paragraph" w:customStyle="1" w:styleId="Huisstijl-Titel">
    <w:name w:val="Huisstijl-Titel"/>
    <w:basedOn w:val="Huisstijl-Naw"/>
    <w:rsid w:val="00405449"/>
    <w:pPr>
      <w:spacing w:line="510" w:lineRule="atLeast"/>
      <w:jc w:val="left"/>
    </w:pPr>
    <w:rPr>
      <w:b/>
      <w:sz w:val="36"/>
    </w:rPr>
  </w:style>
  <w:style w:type="paragraph" w:customStyle="1" w:styleId="Kop4zondernummer">
    <w:name w:val="Kop 4 zonder nummer"/>
    <w:basedOn w:val="Heading4"/>
    <w:next w:val="Normal"/>
    <w:rsid w:val="00405449"/>
    <w:pPr>
      <w:numPr>
        <w:ilvl w:val="0"/>
        <w:numId w:val="0"/>
      </w:numPr>
    </w:pPr>
  </w:style>
  <w:style w:type="paragraph" w:styleId="TOC1">
    <w:name w:val="toc 1"/>
    <w:basedOn w:val="Normal"/>
    <w:next w:val="Normal"/>
    <w:rsid w:val="00405449"/>
    <w:pPr>
      <w:tabs>
        <w:tab w:val="right" w:pos="8419"/>
      </w:tabs>
      <w:spacing w:before="255"/>
      <w:ind w:hanging="255"/>
      <w:jc w:val="left"/>
    </w:pPr>
    <w:rPr>
      <w:b/>
    </w:rPr>
  </w:style>
  <w:style w:type="paragraph" w:styleId="TOC2">
    <w:name w:val="toc 2"/>
    <w:basedOn w:val="Normal"/>
    <w:next w:val="Normal"/>
    <w:rsid w:val="00405449"/>
    <w:pPr>
      <w:tabs>
        <w:tab w:val="right" w:pos="8419"/>
      </w:tabs>
      <w:ind w:left="510" w:hanging="510"/>
      <w:jc w:val="left"/>
    </w:pPr>
  </w:style>
  <w:style w:type="paragraph" w:styleId="TOC3">
    <w:name w:val="toc 3"/>
    <w:basedOn w:val="Normal"/>
    <w:next w:val="Normal"/>
    <w:rsid w:val="00405449"/>
    <w:pPr>
      <w:tabs>
        <w:tab w:val="right" w:pos="8419"/>
      </w:tabs>
      <w:ind w:left="1276" w:hanging="765"/>
      <w:jc w:val="left"/>
    </w:pPr>
  </w:style>
  <w:style w:type="paragraph" w:customStyle="1" w:styleId="Huisstijl-Koptekst">
    <w:name w:val="Huisstijl-Koptekst"/>
    <w:basedOn w:val="Huisstijl-Naw"/>
    <w:rsid w:val="00405449"/>
    <w:rPr>
      <w:i/>
      <w:sz w:val="17"/>
    </w:rPr>
  </w:style>
  <w:style w:type="paragraph" w:customStyle="1" w:styleId="Huisstijl-Pagina">
    <w:name w:val="Huisstijl-Pagina"/>
    <w:basedOn w:val="Huisstijl-Gegeven"/>
    <w:rsid w:val="00405449"/>
    <w:pPr>
      <w:jc w:val="right"/>
    </w:pPr>
    <w:rPr>
      <w:sz w:val="17"/>
    </w:rPr>
  </w:style>
  <w:style w:type="character" w:styleId="PageNumber">
    <w:name w:val="page number"/>
    <w:basedOn w:val="DefaultParagraphFont"/>
    <w:rsid w:val="00405449"/>
  </w:style>
  <w:style w:type="paragraph" w:customStyle="1" w:styleId="Huisstijl-Subtitel">
    <w:name w:val="Huisstijl-Subtitel"/>
    <w:basedOn w:val="Huisstijl-Naw"/>
    <w:rsid w:val="00405449"/>
    <w:pPr>
      <w:jc w:val="left"/>
    </w:pPr>
    <w:rPr>
      <w:b/>
    </w:rPr>
  </w:style>
  <w:style w:type="table" w:customStyle="1" w:styleId="dTable">
    <w:name w:val="d_Table"/>
    <w:basedOn w:val="TableGrid"/>
    <w:rsid w:val="0040544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0544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05449"/>
    <w:pPr>
      <w:tabs>
        <w:tab w:val="right" w:pos="8419"/>
      </w:tabs>
      <w:spacing w:before="255"/>
      <w:ind w:hanging="255"/>
      <w:jc w:val="left"/>
    </w:pPr>
    <w:rPr>
      <w:b/>
    </w:rPr>
  </w:style>
  <w:style w:type="paragraph" w:styleId="TOC7">
    <w:name w:val="toc 7"/>
    <w:basedOn w:val="Normal"/>
    <w:next w:val="Normal"/>
    <w:semiHidden/>
    <w:rsid w:val="00405449"/>
    <w:pPr>
      <w:tabs>
        <w:tab w:val="right" w:pos="8419"/>
      </w:tabs>
      <w:ind w:left="510" w:hanging="510"/>
      <w:jc w:val="left"/>
    </w:pPr>
  </w:style>
  <w:style w:type="paragraph" w:styleId="TOC8">
    <w:name w:val="toc 8"/>
    <w:basedOn w:val="Normal"/>
    <w:next w:val="Normal"/>
    <w:semiHidden/>
    <w:rsid w:val="00405449"/>
    <w:pPr>
      <w:tabs>
        <w:tab w:val="right" w:pos="8419"/>
      </w:tabs>
      <w:ind w:left="1276" w:hanging="765"/>
      <w:jc w:val="left"/>
    </w:pPr>
  </w:style>
  <w:style w:type="paragraph" w:styleId="Caption">
    <w:name w:val="caption"/>
    <w:basedOn w:val="Normal"/>
    <w:next w:val="Normal"/>
    <w:qFormat/>
    <w:rsid w:val="00405449"/>
    <w:pPr>
      <w:tabs>
        <w:tab w:val="left" w:pos="907"/>
      </w:tabs>
      <w:ind w:left="567" w:hanging="567"/>
      <w:jc w:val="left"/>
    </w:pPr>
    <w:rPr>
      <w:bCs/>
      <w:i/>
      <w:sz w:val="17"/>
      <w:szCs w:val="20"/>
    </w:rPr>
  </w:style>
  <w:style w:type="paragraph" w:styleId="FootnoteText">
    <w:name w:val="footnote text"/>
    <w:basedOn w:val="Normal"/>
    <w:next w:val="FootnoteTextnormal"/>
    <w:rsid w:val="00405449"/>
    <w:pPr>
      <w:ind w:hanging="340"/>
      <w:jc w:val="left"/>
    </w:pPr>
    <w:rPr>
      <w:i/>
      <w:sz w:val="17"/>
      <w:szCs w:val="20"/>
    </w:rPr>
  </w:style>
  <w:style w:type="paragraph" w:customStyle="1" w:styleId="HeadNoTOC">
    <w:name w:val="HeadNoTOC"/>
    <w:basedOn w:val="Normal"/>
    <w:next w:val="Normal"/>
    <w:rsid w:val="00405449"/>
    <w:pPr>
      <w:spacing w:before="255" w:after="510"/>
      <w:jc w:val="left"/>
    </w:pPr>
    <w:rPr>
      <w:b/>
      <w:sz w:val="30"/>
    </w:rPr>
  </w:style>
  <w:style w:type="paragraph" w:customStyle="1" w:styleId="ListofReferences">
    <w:name w:val="List of References"/>
    <w:basedOn w:val="Normal"/>
    <w:next w:val="Normal"/>
    <w:rsid w:val="00405449"/>
    <w:pPr>
      <w:spacing w:after="255"/>
      <w:ind w:left="765" w:hanging="765"/>
    </w:pPr>
  </w:style>
  <w:style w:type="paragraph" w:customStyle="1" w:styleId="Heading10">
    <w:name w:val="Heading 10"/>
    <w:basedOn w:val="Heading6"/>
    <w:next w:val="Normal"/>
    <w:rsid w:val="00405449"/>
    <w:pPr>
      <w:numPr>
        <w:ilvl w:val="0"/>
        <w:numId w:val="0"/>
      </w:numPr>
    </w:pPr>
  </w:style>
  <w:style w:type="paragraph" w:customStyle="1" w:styleId="FootnoteTextnormal">
    <w:name w:val="Footnote Text normal"/>
    <w:basedOn w:val="FootnoteText"/>
    <w:rsid w:val="00405449"/>
    <w:pPr>
      <w:ind w:firstLine="0"/>
    </w:pPr>
  </w:style>
  <w:style w:type="paragraph" w:styleId="ListBullet3">
    <w:name w:val="List Bullet 3"/>
    <w:basedOn w:val="ListNumber2"/>
    <w:rsid w:val="00405449"/>
    <w:pPr>
      <w:numPr>
        <w:ilvl w:val="2"/>
        <w:numId w:val="13"/>
      </w:numPr>
    </w:pPr>
  </w:style>
  <w:style w:type="paragraph" w:styleId="ListBullet4">
    <w:name w:val="List Bullet 4"/>
    <w:basedOn w:val="Normal"/>
    <w:rsid w:val="00405449"/>
    <w:pPr>
      <w:numPr>
        <w:ilvl w:val="3"/>
        <w:numId w:val="8"/>
      </w:numPr>
    </w:pPr>
  </w:style>
  <w:style w:type="paragraph" w:styleId="ListBullet5">
    <w:name w:val="List Bullet 5"/>
    <w:basedOn w:val="Normal"/>
    <w:rsid w:val="00405449"/>
    <w:pPr>
      <w:numPr>
        <w:ilvl w:val="4"/>
        <w:numId w:val="8"/>
      </w:numPr>
    </w:pPr>
  </w:style>
  <w:style w:type="paragraph" w:customStyle="1" w:styleId="dTableBodytext">
    <w:name w:val="d_Table_Body_text"/>
    <w:basedOn w:val="BodyText"/>
    <w:next w:val="BodyText"/>
    <w:rsid w:val="00405449"/>
    <w:pPr>
      <w:spacing w:after="0"/>
      <w:jc w:val="left"/>
    </w:pPr>
    <w:rPr>
      <w:sz w:val="18"/>
    </w:rPr>
  </w:style>
  <w:style w:type="paragraph" w:styleId="ListNumber2">
    <w:name w:val="List Number 2"/>
    <w:basedOn w:val="Normal"/>
    <w:rsid w:val="00405449"/>
    <w:pPr>
      <w:numPr>
        <w:ilvl w:val="1"/>
        <w:numId w:val="17"/>
      </w:numPr>
    </w:pPr>
  </w:style>
  <w:style w:type="paragraph" w:styleId="TableofFigures">
    <w:name w:val="table of figures"/>
    <w:basedOn w:val="Normal"/>
    <w:next w:val="Normal"/>
    <w:rsid w:val="00405449"/>
    <w:pPr>
      <w:spacing w:after="120"/>
      <w:ind w:left="1276" w:hanging="1276"/>
    </w:pPr>
  </w:style>
  <w:style w:type="paragraph" w:styleId="BodyText">
    <w:name w:val="Body Text"/>
    <w:aliases w:val="Body Textn,Body Text Char1 Char"/>
    <w:basedOn w:val="Normal"/>
    <w:link w:val="BodyTextChar"/>
    <w:rsid w:val="00405449"/>
    <w:pPr>
      <w:spacing w:after="120"/>
    </w:pPr>
  </w:style>
  <w:style w:type="paragraph" w:styleId="ListNumber">
    <w:name w:val="List Number"/>
    <w:basedOn w:val="Normal"/>
    <w:rsid w:val="00405449"/>
    <w:pPr>
      <w:numPr>
        <w:numId w:val="17"/>
      </w:numPr>
    </w:pPr>
  </w:style>
  <w:style w:type="paragraph" w:styleId="ListNumber3">
    <w:name w:val="List Number 3"/>
    <w:basedOn w:val="Normal"/>
    <w:rsid w:val="00405449"/>
    <w:pPr>
      <w:numPr>
        <w:ilvl w:val="2"/>
        <w:numId w:val="17"/>
      </w:numPr>
    </w:pPr>
  </w:style>
  <w:style w:type="paragraph" w:styleId="ListNumber4">
    <w:name w:val="List Number 4"/>
    <w:basedOn w:val="Normal"/>
    <w:rsid w:val="00405449"/>
    <w:pPr>
      <w:numPr>
        <w:ilvl w:val="3"/>
        <w:numId w:val="11"/>
      </w:numPr>
    </w:pPr>
  </w:style>
  <w:style w:type="paragraph" w:styleId="ListNumber5">
    <w:name w:val="List Number 5"/>
    <w:basedOn w:val="Normal"/>
    <w:rsid w:val="00405449"/>
    <w:pPr>
      <w:numPr>
        <w:ilvl w:val="4"/>
        <w:numId w:val="11"/>
      </w:numPr>
    </w:pPr>
  </w:style>
  <w:style w:type="character" w:customStyle="1" w:styleId="FooterChar">
    <w:name w:val="Footer Char"/>
    <w:link w:val="Footer"/>
    <w:rsid w:val="00405449"/>
    <w:rPr>
      <w:rFonts w:ascii="Arial" w:hAnsi="Arial" w:cs="Arial"/>
      <w:sz w:val="21"/>
      <w:szCs w:val="24"/>
      <w:lang w:eastAsia="en-US"/>
    </w:rPr>
  </w:style>
  <w:style w:type="numbering" w:customStyle="1" w:styleId="Huisstijl-LijstOpsomming">
    <w:name w:val="Huisstijl-LijstOpsomming"/>
    <w:uiPriority w:val="99"/>
    <w:rsid w:val="00405449"/>
    <w:pPr>
      <w:numPr>
        <w:numId w:val="13"/>
      </w:numPr>
    </w:pPr>
  </w:style>
  <w:style w:type="numbering" w:customStyle="1" w:styleId="Huisstijl-LijstNummering">
    <w:name w:val="Huisstijl-LijstNummering"/>
    <w:uiPriority w:val="99"/>
    <w:rsid w:val="00405449"/>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544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0544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05449"/>
    <w:pPr>
      <w:numPr>
        <w:ilvl w:val="1"/>
      </w:numPr>
      <w:spacing w:after="0" w:line="255" w:lineRule="exact"/>
      <w:outlineLvl w:val="1"/>
    </w:pPr>
    <w:rPr>
      <w:bCs w:val="0"/>
      <w:iCs/>
      <w:sz w:val="21"/>
      <w:szCs w:val="28"/>
    </w:rPr>
  </w:style>
  <w:style w:type="paragraph" w:styleId="Heading3">
    <w:name w:val="heading 3"/>
    <w:basedOn w:val="Heading2"/>
    <w:next w:val="Normal"/>
    <w:qFormat/>
    <w:rsid w:val="00405449"/>
    <w:pPr>
      <w:numPr>
        <w:ilvl w:val="2"/>
      </w:numPr>
      <w:outlineLvl w:val="2"/>
    </w:pPr>
    <w:rPr>
      <w:b w:val="0"/>
      <w:bCs/>
      <w:szCs w:val="26"/>
    </w:rPr>
  </w:style>
  <w:style w:type="paragraph" w:styleId="Heading4">
    <w:name w:val="heading 4"/>
    <w:basedOn w:val="Heading3"/>
    <w:next w:val="Normal"/>
    <w:qFormat/>
    <w:rsid w:val="00405449"/>
    <w:pPr>
      <w:numPr>
        <w:ilvl w:val="3"/>
      </w:numPr>
      <w:outlineLvl w:val="3"/>
    </w:pPr>
    <w:rPr>
      <w:bCs w:val="0"/>
      <w:i/>
      <w:szCs w:val="28"/>
    </w:rPr>
  </w:style>
  <w:style w:type="paragraph" w:styleId="Heading5">
    <w:name w:val="heading 5"/>
    <w:basedOn w:val="Heading4"/>
    <w:next w:val="Normal"/>
    <w:qFormat/>
    <w:rsid w:val="00405449"/>
    <w:pPr>
      <w:numPr>
        <w:ilvl w:val="4"/>
      </w:numPr>
      <w:outlineLvl w:val="4"/>
    </w:pPr>
    <w:rPr>
      <w:bCs/>
      <w:iCs w:val="0"/>
      <w:szCs w:val="26"/>
    </w:rPr>
  </w:style>
  <w:style w:type="paragraph" w:styleId="Heading6">
    <w:name w:val="heading 6"/>
    <w:basedOn w:val="Heading1"/>
    <w:next w:val="Normal"/>
    <w:qFormat/>
    <w:rsid w:val="00405449"/>
    <w:pPr>
      <w:numPr>
        <w:ilvl w:val="5"/>
      </w:numPr>
      <w:outlineLvl w:val="5"/>
    </w:pPr>
    <w:rPr>
      <w:bCs w:val="0"/>
      <w:szCs w:val="22"/>
    </w:rPr>
  </w:style>
  <w:style w:type="paragraph" w:styleId="Heading7">
    <w:name w:val="heading 7"/>
    <w:basedOn w:val="Heading2"/>
    <w:next w:val="Normal"/>
    <w:qFormat/>
    <w:rsid w:val="00405449"/>
    <w:pPr>
      <w:numPr>
        <w:ilvl w:val="6"/>
      </w:numPr>
      <w:outlineLvl w:val="6"/>
    </w:pPr>
  </w:style>
  <w:style w:type="paragraph" w:styleId="Heading8">
    <w:name w:val="heading 8"/>
    <w:basedOn w:val="Heading3"/>
    <w:next w:val="Normal"/>
    <w:qFormat/>
    <w:rsid w:val="00405449"/>
    <w:pPr>
      <w:numPr>
        <w:ilvl w:val="7"/>
      </w:numPr>
      <w:outlineLvl w:val="7"/>
    </w:pPr>
    <w:rPr>
      <w:iCs w:val="0"/>
    </w:rPr>
  </w:style>
  <w:style w:type="paragraph" w:styleId="Heading9">
    <w:name w:val="heading 9"/>
    <w:basedOn w:val="Heading4"/>
    <w:next w:val="Normal"/>
    <w:qFormat/>
    <w:rsid w:val="00405449"/>
    <w:pPr>
      <w:numPr>
        <w:ilvl w:val="8"/>
      </w:numPr>
      <w:outlineLvl w:val="8"/>
    </w:pPr>
    <w:rPr>
      <w:szCs w:val="22"/>
    </w:rPr>
  </w:style>
  <w:style w:type="character" w:default="1" w:styleId="DefaultParagraphFont">
    <w:name w:val="Default Paragraph Font"/>
    <w:uiPriority w:val="1"/>
    <w:semiHidden/>
    <w:unhideWhenUsed/>
    <w:rsid w:val="004054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5449"/>
  </w:style>
  <w:style w:type="paragraph" w:styleId="Header">
    <w:name w:val="header"/>
    <w:basedOn w:val="Normal"/>
    <w:rsid w:val="00405449"/>
    <w:pPr>
      <w:tabs>
        <w:tab w:val="center" w:pos="4153"/>
        <w:tab w:val="right" w:pos="8306"/>
      </w:tabs>
    </w:pPr>
  </w:style>
  <w:style w:type="paragraph" w:styleId="Footer">
    <w:name w:val="footer"/>
    <w:basedOn w:val="Normal"/>
    <w:link w:val="FooterChar"/>
    <w:rsid w:val="00405449"/>
    <w:pPr>
      <w:tabs>
        <w:tab w:val="center" w:pos="4153"/>
        <w:tab w:val="right" w:pos="8306"/>
      </w:tabs>
    </w:pPr>
  </w:style>
  <w:style w:type="paragraph" w:customStyle="1" w:styleId="Huisstijl-Sjabloonnaam">
    <w:name w:val="Huisstijl-Sjabloonnaam"/>
    <w:basedOn w:val="Huisstijl-Naw"/>
    <w:rsid w:val="00405449"/>
    <w:pPr>
      <w:spacing w:before="255" w:after="255" w:line="255" w:lineRule="exact"/>
      <w:jc w:val="left"/>
    </w:pPr>
    <w:rPr>
      <w:b/>
      <w:sz w:val="36"/>
    </w:rPr>
  </w:style>
  <w:style w:type="paragraph" w:customStyle="1" w:styleId="Huisstijl-Adres">
    <w:name w:val="Huisstijl-Adres"/>
    <w:basedOn w:val="Huisstijl-Naw"/>
    <w:rsid w:val="00405449"/>
  </w:style>
  <w:style w:type="paragraph" w:styleId="ListBullet">
    <w:name w:val="List Bullet"/>
    <w:basedOn w:val="Normal"/>
    <w:rsid w:val="00405449"/>
    <w:pPr>
      <w:numPr>
        <w:numId w:val="13"/>
      </w:numPr>
    </w:pPr>
  </w:style>
  <w:style w:type="paragraph" w:customStyle="1" w:styleId="Huisstijl-Naw">
    <w:name w:val="Huisstijl-Naw"/>
    <w:basedOn w:val="Normal"/>
    <w:rsid w:val="00405449"/>
    <w:rPr>
      <w:noProof/>
    </w:rPr>
  </w:style>
  <w:style w:type="paragraph" w:customStyle="1" w:styleId="Huisstijl-Kopje">
    <w:name w:val="Huisstijl-Kopje"/>
    <w:basedOn w:val="Huisstijl-Naw"/>
    <w:rsid w:val="00405449"/>
    <w:rPr>
      <w:b/>
      <w:sz w:val="17"/>
    </w:rPr>
  </w:style>
  <w:style w:type="paragraph" w:customStyle="1" w:styleId="Huisstijl-Gegeven">
    <w:name w:val="Huisstijl-Gegeven"/>
    <w:basedOn w:val="Huisstijl-Naw"/>
    <w:rsid w:val="00405449"/>
    <w:pPr>
      <w:jc w:val="left"/>
    </w:pPr>
  </w:style>
  <w:style w:type="paragraph" w:styleId="ListBullet2">
    <w:name w:val="List Bullet 2"/>
    <w:basedOn w:val="ListBullet"/>
    <w:rsid w:val="00405449"/>
    <w:pPr>
      <w:numPr>
        <w:ilvl w:val="1"/>
      </w:numPr>
    </w:pPr>
  </w:style>
  <w:style w:type="paragraph" w:customStyle="1" w:styleId="Huisstijl-Voettekst">
    <w:name w:val="Huisstijl-Voettekst"/>
    <w:basedOn w:val="Huisstijl-Naw"/>
    <w:rsid w:val="00405449"/>
    <w:rPr>
      <w:sz w:val="17"/>
    </w:rPr>
  </w:style>
  <w:style w:type="paragraph" w:customStyle="1" w:styleId="Kop1zondernummer">
    <w:name w:val="Kop 1 zonder nummer"/>
    <w:basedOn w:val="Heading1"/>
    <w:next w:val="Normal"/>
    <w:rsid w:val="00405449"/>
    <w:pPr>
      <w:numPr>
        <w:numId w:val="0"/>
      </w:numPr>
    </w:pPr>
  </w:style>
  <w:style w:type="paragraph" w:customStyle="1" w:styleId="Kop2zondernummer">
    <w:name w:val="Kop 2 zonder nummer"/>
    <w:basedOn w:val="Heading2"/>
    <w:next w:val="Normal"/>
    <w:rsid w:val="00405449"/>
    <w:pPr>
      <w:numPr>
        <w:ilvl w:val="0"/>
        <w:numId w:val="0"/>
      </w:numPr>
    </w:pPr>
  </w:style>
  <w:style w:type="paragraph" w:customStyle="1" w:styleId="Kop3zondernummer">
    <w:name w:val="Kop 3 zonder nummer"/>
    <w:basedOn w:val="Heading3"/>
    <w:next w:val="Normal"/>
    <w:rsid w:val="00405449"/>
    <w:pPr>
      <w:numPr>
        <w:ilvl w:val="0"/>
        <w:numId w:val="0"/>
      </w:numPr>
    </w:pPr>
  </w:style>
  <w:style w:type="paragraph" w:customStyle="1" w:styleId="Huisstijl-Titel">
    <w:name w:val="Huisstijl-Titel"/>
    <w:basedOn w:val="Huisstijl-Naw"/>
    <w:rsid w:val="00405449"/>
    <w:pPr>
      <w:spacing w:line="510" w:lineRule="atLeast"/>
      <w:jc w:val="left"/>
    </w:pPr>
    <w:rPr>
      <w:b/>
      <w:sz w:val="36"/>
    </w:rPr>
  </w:style>
  <w:style w:type="paragraph" w:customStyle="1" w:styleId="Kop4zondernummer">
    <w:name w:val="Kop 4 zonder nummer"/>
    <w:basedOn w:val="Heading4"/>
    <w:next w:val="Normal"/>
    <w:rsid w:val="00405449"/>
    <w:pPr>
      <w:numPr>
        <w:ilvl w:val="0"/>
        <w:numId w:val="0"/>
      </w:numPr>
    </w:pPr>
  </w:style>
  <w:style w:type="paragraph" w:styleId="TOC1">
    <w:name w:val="toc 1"/>
    <w:basedOn w:val="Normal"/>
    <w:next w:val="Normal"/>
    <w:rsid w:val="00405449"/>
    <w:pPr>
      <w:tabs>
        <w:tab w:val="right" w:pos="8419"/>
      </w:tabs>
      <w:spacing w:before="255"/>
      <w:ind w:hanging="255"/>
      <w:jc w:val="left"/>
    </w:pPr>
    <w:rPr>
      <w:b/>
    </w:rPr>
  </w:style>
  <w:style w:type="paragraph" w:styleId="TOC2">
    <w:name w:val="toc 2"/>
    <w:basedOn w:val="Normal"/>
    <w:next w:val="Normal"/>
    <w:rsid w:val="00405449"/>
    <w:pPr>
      <w:tabs>
        <w:tab w:val="right" w:pos="8419"/>
      </w:tabs>
      <w:ind w:left="510" w:hanging="510"/>
      <w:jc w:val="left"/>
    </w:pPr>
  </w:style>
  <w:style w:type="paragraph" w:styleId="TOC3">
    <w:name w:val="toc 3"/>
    <w:basedOn w:val="Normal"/>
    <w:next w:val="Normal"/>
    <w:rsid w:val="00405449"/>
    <w:pPr>
      <w:tabs>
        <w:tab w:val="right" w:pos="8419"/>
      </w:tabs>
      <w:ind w:left="1276" w:hanging="765"/>
      <w:jc w:val="left"/>
    </w:pPr>
  </w:style>
  <w:style w:type="paragraph" w:customStyle="1" w:styleId="Huisstijl-Koptekst">
    <w:name w:val="Huisstijl-Koptekst"/>
    <w:basedOn w:val="Huisstijl-Naw"/>
    <w:rsid w:val="00405449"/>
    <w:rPr>
      <w:i/>
      <w:sz w:val="17"/>
    </w:rPr>
  </w:style>
  <w:style w:type="paragraph" w:customStyle="1" w:styleId="Huisstijl-Pagina">
    <w:name w:val="Huisstijl-Pagina"/>
    <w:basedOn w:val="Huisstijl-Gegeven"/>
    <w:rsid w:val="00405449"/>
    <w:pPr>
      <w:jc w:val="right"/>
    </w:pPr>
    <w:rPr>
      <w:sz w:val="17"/>
    </w:rPr>
  </w:style>
  <w:style w:type="character" w:styleId="PageNumber">
    <w:name w:val="page number"/>
    <w:basedOn w:val="DefaultParagraphFont"/>
    <w:rsid w:val="00405449"/>
  </w:style>
  <w:style w:type="paragraph" w:customStyle="1" w:styleId="Huisstijl-Subtitel">
    <w:name w:val="Huisstijl-Subtitel"/>
    <w:basedOn w:val="Huisstijl-Naw"/>
    <w:rsid w:val="00405449"/>
    <w:pPr>
      <w:jc w:val="left"/>
    </w:pPr>
    <w:rPr>
      <w:b/>
    </w:rPr>
  </w:style>
  <w:style w:type="table" w:customStyle="1" w:styleId="dTable">
    <w:name w:val="d_Table"/>
    <w:basedOn w:val="TableGrid"/>
    <w:rsid w:val="0040544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0544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05449"/>
    <w:pPr>
      <w:tabs>
        <w:tab w:val="right" w:pos="8419"/>
      </w:tabs>
      <w:spacing w:before="255"/>
      <w:ind w:hanging="255"/>
      <w:jc w:val="left"/>
    </w:pPr>
    <w:rPr>
      <w:b/>
    </w:rPr>
  </w:style>
  <w:style w:type="paragraph" w:styleId="TOC7">
    <w:name w:val="toc 7"/>
    <w:basedOn w:val="Normal"/>
    <w:next w:val="Normal"/>
    <w:semiHidden/>
    <w:rsid w:val="00405449"/>
    <w:pPr>
      <w:tabs>
        <w:tab w:val="right" w:pos="8419"/>
      </w:tabs>
      <w:ind w:left="510" w:hanging="510"/>
      <w:jc w:val="left"/>
    </w:pPr>
  </w:style>
  <w:style w:type="paragraph" w:styleId="TOC8">
    <w:name w:val="toc 8"/>
    <w:basedOn w:val="Normal"/>
    <w:next w:val="Normal"/>
    <w:semiHidden/>
    <w:rsid w:val="00405449"/>
    <w:pPr>
      <w:tabs>
        <w:tab w:val="right" w:pos="8419"/>
      </w:tabs>
      <w:ind w:left="1276" w:hanging="765"/>
      <w:jc w:val="left"/>
    </w:pPr>
  </w:style>
  <w:style w:type="paragraph" w:styleId="Caption">
    <w:name w:val="caption"/>
    <w:basedOn w:val="Normal"/>
    <w:next w:val="Normal"/>
    <w:qFormat/>
    <w:rsid w:val="00405449"/>
    <w:pPr>
      <w:tabs>
        <w:tab w:val="left" w:pos="907"/>
      </w:tabs>
      <w:ind w:left="567" w:hanging="567"/>
      <w:jc w:val="left"/>
    </w:pPr>
    <w:rPr>
      <w:bCs/>
      <w:i/>
      <w:sz w:val="17"/>
      <w:szCs w:val="20"/>
    </w:rPr>
  </w:style>
  <w:style w:type="paragraph" w:styleId="FootnoteText">
    <w:name w:val="footnote text"/>
    <w:basedOn w:val="Normal"/>
    <w:next w:val="FootnoteTextnormal"/>
    <w:rsid w:val="00405449"/>
    <w:pPr>
      <w:ind w:hanging="340"/>
      <w:jc w:val="left"/>
    </w:pPr>
    <w:rPr>
      <w:i/>
      <w:sz w:val="17"/>
      <w:szCs w:val="20"/>
    </w:rPr>
  </w:style>
  <w:style w:type="paragraph" w:customStyle="1" w:styleId="HeadNoTOC">
    <w:name w:val="HeadNoTOC"/>
    <w:basedOn w:val="Normal"/>
    <w:next w:val="Normal"/>
    <w:rsid w:val="00405449"/>
    <w:pPr>
      <w:spacing w:before="255" w:after="510"/>
      <w:jc w:val="left"/>
    </w:pPr>
    <w:rPr>
      <w:b/>
      <w:sz w:val="30"/>
    </w:rPr>
  </w:style>
  <w:style w:type="paragraph" w:customStyle="1" w:styleId="ListofReferences">
    <w:name w:val="List of References"/>
    <w:basedOn w:val="Normal"/>
    <w:next w:val="Normal"/>
    <w:rsid w:val="00405449"/>
    <w:pPr>
      <w:spacing w:after="255"/>
      <w:ind w:left="765" w:hanging="765"/>
    </w:pPr>
  </w:style>
  <w:style w:type="paragraph" w:customStyle="1" w:styleId="Heading10">
    <w:name w:val="Heading 10"/>
    <w:basedOn w:val="Heading6"/>
    <w:next w:val="Normal"/>
    <w:rsid w:val="00405449"/>
    <w:pPr>
      <w:numPr>
        <w:ilvl w:val="0"/>
        <w:numId w:val="0"/>
      </w:numPr>
    </w:pPr>
  </w:style>
  <w:style w:type="paragraph" w:customStyle="1" w:styleId="FootnoteTextnormal">
    <w:name w:val="Footnote Text normal"/>
    <w:basedOn w:val="FootnoteText"/>
    <w:rsid w:val="00405449"/>
    <w:pPr>
      <w:ind w:firstLine="0"/>
    </w:pPr>
  </w:style>
  <w:style w:type="paragraph" w:styleId="ListBullet3">
    <w:name w:val="List Bullet 3"/>
    <w:basedOn w:val="ListNumber2"/>
    <w:rsid w:val="00405449"/>
    <w:pPr>
      <w:numPr>
        <w:ilvl w:val="2"/>
        <w:numId w:val="13"/>
      </w:numPr>
    </w:pPr>
  </w:style>
  <w:style w:type="paragraph" w:styleId="ListBullet4">
    <w:name w:val="List Bullet 4"/>
    <w:basedOn w:val="Normal"/>
    <w:rsid w:val="00405449"/>
    <w:pPr>
      <w:numPr>
        <w:ilvl w:val="3"/>
        <w:numId w:val="8"/>
      </w:numPr>
    </w:pPr>
  </w:style>
  <w:style w:type="paragraph" w:styleId="ListBullet5">
    <w:name w:val="List Bullet 5"/>
    <w:basedOn w:val="Normal"/>
    <w:rsid w:val="00405449"/>
    <w:pPr>
      <w:numPr>
        <w:ilvl w:val="4"/>
        <w:numId w:val="8"/>
      </w:numPr>
    </w:pPr>
  </w:style>
  <w:style w:type="paragraph" w:customStyle="1" w:styleId="dTableBodytext">
    <w:name w:val="d_Table_Body_text"/>
    <w:basedOn w:val="BodyText"/>
    <w:next w:val="BodyText"/>
    <w:rsid w:val="00405449"/>
    <w:pPr>
      <w:spacing w:after="0"/>
      <w:jc w:val="left"/>
    </w:pPr>
    <w:rPr>
      <w:sz w:val="18"/>
    </w:rPr>
  </w:style>
  <w:style w:type="paragraph" w:styleId="ListNumber2">
    <w:name w:val="List Number 2"/>
    <w:basedOn w:val="Normal"/>
    <w:rsid w:val="00405449"/>
    <w:pPr>
      <w:numPr>
        <w:ilvl w:val="1"/>
        <w:numId w:val="17"/>
      </w:numPr>
    </w:pPr>
  </w:style>
  <w:style w:type="paragraph" w:styleId="TableofFigures">
    <w:name w:val="table of figures"/>
    <w:basedOn w:val="Normal"/>
    <w:next w:val="Normal"/>
    <w:rsid w:val="00405449"/>
    <w:pPr>
      <w:spacing w:after="120"/>
      <w:ind w:left="1276" w:hanging="1276"/>
    </w:pPr>
  </w:style>
  <w:style w:type="paragraph" w:styleId="BodyText">
    <w:name w:val="Body Text"/>
    <w:aliases w:val="Body Textn,Body Text Char1 Char"/>
    <w:basedOn w:val="Normal"/>
    <w:link w:val="BodyTextChar"/>
    <w:rsid w:val="00405449"/>
    <w:pPr>
      <w:spacing w:after="120"/>
    </w:pPr>
  </w:style>
  <w:style w:type="paragraph" w:styleId="ListNumber">
    <w:name w:val="List Number"/>
    <w:basedOn w:val="Normal"/>
    <w:rsid w:val="00405449"/>
    <w:pPr>
      <w:numPr>
        <w:numId w:val="17"/>
      </w:numPr>
    </w:pPr>
  </w:style>
  <w:style w:type="paragraph" w:styleId="ListNumber3">
    <w:name w:val="List Number 3"/>
    <w:basedOn w:val="Normal"/>
    <w:rsid w:val="00405449"/>
    <w:pPr>
      <w:numPr>
        <w:ilvl w:val="2"/>
        <w:numId w:val="17"/>
      </w:numPr>
    </w:pPr>
  </w:style>
  <w:style w:type="paragraph" w:styleId="ListNumber4">
    <w:name w:val="List Number 4"/>
    <w:basedOn w:val="Normal"/>
    <w:rsid w:val="00405449"/>
    <w:pPr>
      <w:numPr>
        <w:ilvl w:val="3"/>
        <w:numId w:val="11"/>
      </w:numPr>
    </w:pPr>
  </w:style>
  <w:style w:type="paragraph" w:styleId="ListNumber5">
    <w:name w:val="List Number 5"/>
    <w:basedOn w:val="Normal"/>
    <w:rsid w:val="00405449"/>
    <w:pPr>
      <w:numPr>
        <w:ilvl w:val="4"/>
        <w:numId w:val="11"/>
      </w:numPr>
    </w:pPr>
  </w:style>
  <w:style w:type="character" w:customStyle="1" w:styleId="FooterChar">
    <w:name w:val="Footer Char"/>
    <w:link w:val="Footer"/>
    <w:rsid w:val="00405449"/>
    <w:rPr>
      <w:rFonts w:ascii="Arial" w:hAnsi="Arial" w:cs="Arial"/>
      <w:sz w:val="21"/>
      <w:szCs w:val="24"/>
      <w:lang w:eastAsia="en-US"/>
    </w:rPr>
  </w:style>
  <w:style w:type="numbering" w:customStyle="1" w:styleId="Huisstijl-LijstOpsomming">
    <w:name w:val="Huisstijl-LijstOpsomming"/>
    <w:uiPriority w:val="99"/>
    <w:rsid w:val="00405449"/>
    <w:pPr>
      <w:numPr>
        <w:numId w:val="13"/>
      </w:numPr>
    </w:pPr>
  </w:style>
  <w:style w:type="numbering" w:customStyle="1" w:styleId="Huisstijl-LijstNummering">
    <w:name w:val="Huisstijl-LijstNummering"/>
    <w:uiPriority w:val="99"/>
    <w:rsid w:val="00405449"/>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oleObject" Target="embeddings/oleObject136.bin"/><Relationship Id="rId21" Type="http://schemas.openxmlformats.org/officeDocument/2006/relationships/footer" Target="footer6.xml"/><Relationship Id="rId63" Type="http://schemas.openxmlformats.org/officeDocument/2006/relationships/oleObject" Target="embeddings/oleObject20.bin"/><Relationship Id="rId159" Type="http://schemas.openxmlformats.org/officeDocument/2006/relationships/oleObject" Target="embeddings/oleObject70.bin"/><Relationship Id="rId324" Type="http://schemas.openxmlformats.org/officeDocument/2006/relationships/image" Target="media/image154.wmf"/><Relationship Id="rId366" Type="http://schemas.openxmlformats.org/officeDocument/2006/relationships/image" Target="media/image175.wmf"/><Relationship Id="rId170" Type="http://schemas.openxmlformats.org/officeDocument/2006/relationships/image" Target="media/image73.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oleObject" Target="embeddings/oleObject5.bin"/><Relationship Id="rId74" Type="http://schemas.openxmlformats.org/officeDocument/2006/relationships/image" Target="media/image26.wmf"/><Relationship Id="rId128" Type="http://schemas.openxmlformats.org/officeDocument/2006/relationships/image" Target="media/image52.wmf"/><Relationship Id="rId335" Type="http://schemas.openxmlformats.org/officeDocument/2006/relationships/oleObject" Target="embeddings/oleObject154.bin"/><Relationship Id="rId377" Type="http://schemas.openxmlformats.org/officeDocument/2006/relationships/oleObject" Target="embeddings/oleObject175.bin"/><Relationship Id="rId5" Type="http://schemas.openxmlformats.org/officeDocument/2006/relationships/settings" Target="settings.xml"/><Relationship Id="rId181" Type="http://schemas.openxmlformats.org/officeDocument/2006/relationships/image" Target="media/image80.png"/><Relationship Id="rId237" Type="http://schemas.openxmlformats.org/officeDocument/2006/relationships/oleObject" Target="embeddings/oleObject105.bin"/><Relationship Id="rId402" Type="http://schemas.openxmlformats.org/officeDocument/2006/relationships/image" Target="media/image193.wmf"/><Relationship Id="rId279" Type="http://schemas.openxmlformats.org/officeDocument/2006/relationships/oleObject" Target="embeddings/oleObject126.bin"/><Relationship Id="rId22" Type="http://schemas.openxmlformats.org/officeDocument/2006/relationships/footer" Target="footer7.xml"/><Relationship Id="rId43" Type="http://schemas.openxmlformats.org/officeDocument/2006/relationships/oleObject" Target="embeddings/oleObject10.bin"/><Relationship Id="rId64" Type="http://schemas.openxmlformats.org/officeDocument/2006/relationships/oleObject" Target="embeddings/oleObject21.bin"/><Relationship Id="rId118" Type="http://schemas.openxmlformats.org/officeDocument/2006/relationships/image" Target="media/image47.wmf"/><Relationship Id="rId139" Type="http://schemas.openxmlformats.org/officeDocument/2006/relationships/oleObject" Target="embeddings/oleObject60.bin"/><Relationship Id="rId290" Type="http://schemas.openxmlformats.org/officeDocument/2006/relationships/image" Target="media/image137.wmf"/><Relationship Id="rId304" Type="http://schemas.openxmlformats.org/officeDocument/2006/relationships/image" Target="media/image144.wmf"/><Relationship Id="rId325" Type="http://schemas.openxmlformats.org/officeDocument/2006/relationships/oleObject" Target="embeddings/oleObject149.bin"/><Relationship Id="rId346" Type="http://schemas.openxmlformats.org/officeDocument/2006/relationships/image" Target="media/image165.wmf"/><Relationship Id="rId367" Type="http://schemas.openxmlformats.org/officeDocument/2006/relationships/oleObject" Target="embeddings/oleObject170.bin"/><Relationship Id="rId388" Type="http://schemas.openxmlformats.org/officeDocument/2006/relationships/image" Target="media/image186.wmf"/><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6.bin"/><Relationship Id="rId192" Type="http://schemas.openxmlformats.org/officeDocument/2006/relationships/image" Target="media/image87.wmf"/><Relationship Id="rId206" Type="http://schemas.openxmlformats.org/officeDocument/2006/relationships/oleObject" Target="embeddings/oleObject90.bin"/><Relationship Id="rId227" Type="http://schemas.openxmlformats.org/officeDocument/2006/relationships/oleObject" Target="embeddings/oleObject100.bin"/><Relationship Id="rId413" Type="http://schemas.openxmlformats.org/officeDocument/2006/relationships/oleObject" Target="embeddings/oleObject193.bin"/><Relationship Id="rId248" Type="http://schemas.openxmlformats.org/officeDocument/2006/relationships/image" Target="media/image116.wmf"/><Relationship Id="rId269" Type="http://schemas.openxmlformats.org/officeDocument/2006/relationships/oleObject" Target="embeddings/oleObject121.bin"/><Relationship Id="rId12" Type="http://schemas.openxmlformats.org/officeDocument/2006/relationships/footer" Target="footer2.xml"/><Relationship Id="rId33" Type="http://schemas.openxmlformats.org/officeDocument/2006/relationships/comments" Target="comments.xml"/><Relationship Id="rId108" Type="http://schemas.openxmlformats.org/officeDocument/2006/relationships/image" Target="media/image42.wmf"/><Relationship Id="rId129" Type="http://schemas.openxmlformats.org/officeDocument/2006/relationships/oleObject" Target="embeddings/oleObject55.bin"/><Relationship Id="rId280" Type="http://schemas.openxmlformats.org/officeDocument/2006/relationships/image" Target="media/image132.wmf"/><Relationship Id="rId315" Type="http://schemas.openxmlformats.org/officeDocument/2006/relationships/oleObject" Target="embeddings/oleObject144.bin"/><Relationship Id="rId336" Type="http://schemas.openxmlformats.org/officeDocument/2006/relationships/image" Target="media/image160.wmf"/><Relationship Id="rId357" Type="http://schemas.openxmlformats.org/officeDocument/2006/relationships/oleObject" Target="embeddings/oleObject165.bin"/><Relationship Id="rId54" Type="http://schemas.openxmlformats.org/officeDocument/2006/relationships/image" Target="media/image17.wmf"/><Relationship Id="rId75" Type="http://schemas.openxmlformats.org/officeDocument/2006/relationships/oleObject" Target="embeddings/oleObject27.bin"/><Relationship Id="rId96" Type="http://schemas.openxmlformats.org/officeDocument/2006/relationships/image" Target="media/image36.wmf"/><Relationship Id="rId140" Type="http://schemas.openxmlformats.org/officeDocument/2006/relationships/image" Target="media/image58.wmf"/><Relationship Id="rId161" Type="http://schemas.openxmlformats.org/officeDocument/2006/relationships/oleObject" Target="embeddings/oleObject71.bin"/><Relationship Id="rId182" Type="http://schemas.openxmlformats.org/officeDocument/2006/relationships/image" Target="media/image81.png"/><Relationship Id="rId217" Type="http://schemas.openxmlformats.org/officeDocument/2006/relationships/oleObject" Target="embeddings/oleObject95.bin"/><Relationship Id="rId378" Type="http://schemas.openxmlformats.org/officeDocument/2006/relationships/image" Target="media/image181.wmf"/><Relationship Id="rId399" Type="http://schemas.openxmlformats.org/officeDocument/2006/relationships/oleObject" Target="embeddings/oleObject186.bin"/><Relationship Id="rId403" Type="http://schemas.openxmlformats.org/officeDocument/2006/relationships/oleObject" Target="embeddings/oleObject188.bin"/><Relationship Id="rId6" Type="http://schemas.openxmlformats.org/officeDocument/2006/relationships/webSettings" Target="webSettings.xml"/><Relationship Id="rId238" Type="http://schemas.openxmlformats.org/officeDocument/2006/relationships/image" Target="media/image111.wmf"/><Relationship Id="rId259" Type="http://schemas.openxmlformats.org/officeDocument/2006/relationships/oleObject" Target="embeddings/oleObject116.bin"/><Relationship Id="rId23" Type="http://schemas.openxmlformats.org/officeDocument/2006/relationships/image" Target="media/image2.wmf"/><Relationship Id="rId119" Type="http://schemas.openxmlformats.org/officeDocument/2006/relationships/oleObject" Target="embeddings/oleObject50.bin"/><Relationship Id="rId270" Type="http://schemas.openxmlformats.org/officeDocument/2006/relationships/image" Target="media/image127.wmf"/><Relationship Id="rId291" Type="http://schemas.openxmlformats.org/officeDocument/2006/relationships/oleObject" Target="embeddings/oleObject132.bin"/><Relationship Id="rId305" Type="http://schemas.openxmlformats.org/officeDocument/2006/relationships/oleObject" Target="embeddings/oleObject139.bin"/><Relationship Id="rId326" Type="http://schemas.openxmlformats.org/officeDocument/2006/relationships/image" Target="media/image155.wmf"/><Relationship Id="rId347" Type="http://schemas.openxmlformats.org/officeDocument/2006/relationships/oleObject" Target="embeddings/oleObject160.bin"/><Relationship Id="rId44" Type="http://schemas.openxmlformats.org/officeDocument/2006/relationships/image" Target="media/image12.wmf"/><Relationship Id="rId65" Type="http://schemas.openxmlformats.org/officeDocument/2006/relationships/oleObject" Target="embeddings/oleObject22.bin"/><Relationship Id="rId86" Type="http://schemas.openxmlformats.org/officeDocument/2006/relationships/image" Target="media/image31.wmf"/><Relationship Id="rId130" Type="http://schemas.openxmlformats.org/officeDocument/2006/relationships/image" Target="media/image53.wmf"/><Relationship Id="rId151" Type="http://schemas.openxmlformats.org/officeDocument/2006/relationships/oleObject" Target="embeddings/oleObject66.bin"/><Relationship Id="rId368" Type="http://schemas.openxmlformats.org/officeDocument/2006/relationships/image" Target="media/image176.wmf"/><Relationship Id="rId389" Type="http://schemas.openxmlformats.org/officeDocument/2006/relationships/oleObject" Target="embeddings/oleObject181.bin"/><Relationship Id="rId172" Type="http://schemas.openxmlformats.org/officeDocument/2006/relationships/image" Target="media/image74.wmf"/><Relationship Id="rId193" Type="http://schemas.openxmlformats.org/officeDocument/2006/relationships/oleObject" Target="embeddings/oleObject84.bin"/><Relationship Id="rId207" Type="http://schemas.openxmlformats.org/officeDocument/2006/relationships/image" Target="media/image95.wmf"/><Relationship Id="rId228" Type="http://schemas.openxmlformats.org/officeDocument/2006/relationships/image" Target="media/image106.wmf"/><Relationship Id="rId249" Type="http://schemas.openxmlformats.org/officeDocument/2006/relationships/oleObject" Target="embeddings/oleObject111.bin"/><Relationship Id="rId414" Type="http://schemas.openxmlformats.org/officeDocument/2006/relationships/image" Target="media/image199.wmf"/><Relationship Id="rId13" Type="http://schemas.openxmlformats.org/officeDocument/2006/relationships/header" Target="header3.xml"/><Relationship Id="rId109" Type="http://schemas.openxmlformats.org/officeDocument/2006/relationships/oleObject" Target="embeddings/oleObject45.bin"/><Relationship Id="rId260" Type="http://schemas.openxmlformats.org/officeDocument/2006/relationships/image" Target="media/image122.wmf"/><Relationship Id="rId281" Type="http://schemas.openxmlformats.org/officeDocument/2006/relationships/oleObject" Target="embeddings/oleObject127.bin"/><Relationship Id="rId316" Type="http://schemas.openxmlformats.org/officeDocument/2006/relationships/image" Target="media/image150.wmf"/><Relationship Id="rId337" Type="http://schemas.openxmlformats.org/officeDocument/2006/relationships/oleObject" Target="embeddings/oleObject155.bin"/><Relationship Id="rId34" Type="http://schemas.openxmlformats.org/officeDocument/2006/relationships/image" Target="media/image7.wmf"/><Relationship Id="rId55" Type="http://schemas.openxmlformats.org/officeDocument/2006/relationships/oleObject" Target="embeddings/oleObject16.bin"/><Relationship Id="rId76" Type="http://schemas.openxmlformats.org/officeDocument/2006/relationships/oleObject" Target="embeddings/oleObject28.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oleObject" Target="embeddings/oleObject61.bin"/><Relationship Id="rId358" Type="http://schemas.openxmlformats.org/officeDocument/2006/relationships/image" Target="media/image171.wmf"/><Relationship Id="rId379" Type="http://schemas.openxmlformats.org/officeDocument/2006/relationships/oleObject" Target="embeddings/oleObject176.bin"/><Relationship Id="rId7" Type="http://schemas.openxmlformats.org/officeDocument/2006/relationships/footnotes" Target="footnotes.xml"/><Relationship Id="rId162" Type="http://schemas.openxmlformats.org/officeDocument/2006/relationships/image" Target="media/image69.wmf"/><Relationship Id="rId183" Type="http://schemas.openxmlformats.org/officeDocument/2006/relationships/image" Target="media/image82.wmf"/><Relationship Id="rId218" Type="http://schemas.openxmlformats.org/officeDocument/2006/relationships/image" Target="media/image101.wmf"/><Relationship Id="rId239" Type="http://schemas.openxmlformats.org/officeDocument/2006/relationships/oleObject" Target="embeddings/oleObject106.bin"/><Relationship Id="rId390" Type="http://schemas.openxmlformats.org/officeDocument/2006/relationships/image" Target="media/image187.wmf"/><Relationship Id="rId404" Type="http://schemas.openxmlformats.org/officeDocument/2006/relationships/image" Target="media/image194.wmf"/><Relationship Id="rId250" Type="http://schemas.openxmlformats.org/officeDocument/2006/relationships/image" Target="media/image117.wmf"/><Relationship Id="rId271" Type="http://schemas.openxmlformats.org/officeDocument/2006/relationships/oleObject" Target="embeddings/oleObject122.bin"/><Relationship Id="rId292" Type="http://schemas.openxmlformats.org/officeDocument/2006/relationships/image" Target="media/image138.wmf"/><Relationship Id="rId306" Type="http://schemas.openxmlformats.org/officeDocument/2006/relationships/image" Target="media/image145.wmf"/><Relationship Id="rId24" Type="http://schemas.openxmlformats.org/officeDocument/2006/relationships/oleObject" Target="embeddings/oleObject1.bin"/><Relationship Id="rId45" Type="http://schemas.openxmlformats.org/officeDocument/2006/relationships/oleObject" Target="embeddings/oleObject11.bin"/><Relationship Id="rId66" Type="http://schemas.openxmlformats.org/officeDocument/2006/relationships/image" Target="media/image22.wmf"/><Relationship Id="rId87" Type="http://schemas.openxmlformats.org/officeDocument/2006/relationships/oleObject" Target="embeddings/oleObject34.bin"/><Relationship Id="rId110" Type="http://schemas.openxmlformats.org/officeDocument/2006/relationships/image" Target="media/image43.wmf"/><Relationship Id="rId131" Type="http://schemas.openxmlformats.org/officeDocument/2006/relationships/oleObject" Target="embeddings/oleObject56.bin"/><Relationship Id="rId327" Type="http://schemas.openxmlformats.org/officeDocument/2006/relationships/oleObject" Target="embeddings/oleObject150.bin"/><Relationship Id="rId348" Type="http://schemas.openxmlformats.org/officeDocument/2006/relationships/image" Target="media/image166.wmf"/><Relationship Id="rId369" Type="http://schemas.openxmlformats.org/officeDocument/2006/relationships/oleObject" Target="embeddings/oleObject171.bin"/><Relationship Id="rId152" Type="http://schemas.openxmlformats.org/officeDocument/2006/relationships/image" Target="media/image64.wmf"/><Relationship Id="rId173" Type="http://schemas.openxmlformats.org/officeDocument/2006/relationships/oleObject" Target="embeddings/oleObject77.bin"/><Relationship Id="rId194" Type="http://schemas.openxmlformats.org/officeDocument/2006/relationships/image" Target="media/image88.wmf"/><Relationship Id="rId208" Type="http://schemas.openxmlformats.org/officeDocument/2006/relationships/oleObject" Target="embeddings/oleObject91.bin"/><Relationship Id="rId229" Type="http://schemas.openxmlformats.org/officeDocument/2006/relationships/oleObject" Target="embeddings/oleObject101.bin"/><Relationship Id="rId380" Type="http://schemas.openxmlformats.org/officeDocument/2006/relationships/image" Target="media/image182.wmf"/><Relationship Id="rId415" Type="http://schemas.openxmlformats.org/officeDocument/2006/relationships/oleObject" Target="embeddings/oleObject194.bin"/><Relationship Id="rId240" Type="http://schemas.openxmlformats.org/officeDocument/2006/relationships/image" Target="media/image112.wmf"/><Relationship Id="rId261" Type="http://schemas.openxmlformats.org/officeDocument/2006/relationships/oleObject" Target="embeddings/oleObject117.bin"/><Relationship Id="rId14" Type="http://schemas.openxmlformats.org/officeDocument/2006/relationships/header" Target="header4.xml"/><Relationship Id="rId35" Type="http://schemas.openxmlformats.org/officeDocument/2006/relationships/oleObject" Target="embeddings/oleObject6.bin"/><Relationship Id="rId56" Type="http://schemas.openxmlformats.org/officeDocument/2006/relationships/image" Target="media/image18.wmf"/><Relationship Id="rId77" Type="http://schemas.openxmlformats.org/officeDocument/2006/relationships/image" Target="media/image27.wmf"/><Relationship Id="rId100" Type="http://schemas.openxmlformats.org/officeDocument/2006/relationships/image" Target="media/image38.wmf"/><Relationship Id="rId282" Type="http://schemas.openxmlformats.org/officeDocument/2006/relationships/image" Target="media/image133.wmf"/><Relationship Id="rId317" Type="http://schemas.openxmlformats.org/officeDocument/2006/relationships/oleObject" Target="embeddings/oleObject145.bin"/><Relationship Id="rId338" Type="http://schemas.openxmlformats.org/officeDocument/2006/relationships/image" Target="media/image161.wmf"/><Relationship Id="rId359" Type="http://schemas.openxmlformats.org/officeDocument/2006/relationships/oleObject" Target="embeddings/oleObject166.bin"/><Relationship Id="rId8" Type="http://schemas.openxmlformats.org/officeDocument/2006/relationships/endnotes" Target="endnotes.xml"/><Relationship Id="rId98" Type="http://schemas.openxmlformats.org/officeDocument/2006/relationships/image" Target="media/image37.wmf"/><Relationship Id="rId121" Type="http://schemas.openxmlformats.org/officeDocument/2006/relationships/oleObject" Target="embeddings/oleObject51.bin"/><Relationship Id="rId142" Type="http://schemas.openxmlformats.org/officeDocument/2006/relationships/image" Target="media/image59.wmf"/><Relationship Id="rId163" Type="http://schemas.openxmlformats.org/officeDocument/2006/relationships/oleObject" Target="embeddings/oleObject72.bin"/><Relationship Id="rId184" Type="http://schemas.openxmlformats.org/officeDocument/2006/relationships/oleObject" Target="embeddings/oleObject80.bin"/><Relationship Id="rId219" Type="http://schemas.openxmlformats.org/officeDocument/2006/relationships/oleObject" Target="embeddings/oleObject96.bin"/><Relationship Id="rId370" Type="http://schemas.openxmlformats.org/officeDocument/2006/relationships/image" Target="media/image177.wmf"/><Relationship Id="rId391" Type="http://schemas.openxmlformats.org/officeDocument/2006/relationships/oleObject" Target="embeddings/oleObject182.bin"/><Relationship Id="rId405" Type="http://schemas.openxmlformats.org/officeDocument/2006/relationships/oleObject" Target="embeddings/oleObject189.bin"/><Relationship Id="rId230" Type="http://schemas.openxmlformats.org/officeDocument/2006/relationships/image" Target="media/image107.wmf"/><Relationship Id="rId251" Type="http://schemas.openxmlformats.org/officeDocument/2006/relationships/oleObject" Target="embeddings/oleObject112.bin"/><Relationship Id="rId25" Type="http://schemas.openxmlformats.org/officeDocument/2006/relationships/image" Target="media/image3.wmf"/><Relationship Id="rId46" Type="http://schemas.openxmlformats.org/officeDocument/2006/relationships/image" Target="media/image13.wmf"/><Relationship Id="rId67" Type="http://schemas.openxmlformats.org/officeDocument/2006/relationships/oleObject" Target="embeddings/oleObject23.bin"/><Relationship Id="rId272" Type="http://schemas.openxmlformats.org/officeDocument/2006/relationships/image" Target="media/image128.wmf"/><Relationship Id="rId293" Type="http://schemas.openxmlformats.org/officeDocument/2006/relationships/oleObject" Target="embeddings/oleObject133.bin"/><Relationship Id="rId307" Type="http://schemas.openxmlformats.org/officeDocument/2006/relationships/oleObject" Target="embeddings/oleObject140.bin"/><Relationship Id="rId328" Type="http://schemas.openxmlformats.org/officeDocument/2006/relationships/image" Target="media/image156.wmf"/><Relationship Id="rId349" Type="http://schemas.openxmlformats.org/officeDocument/2006/relationships/oleObject" Target="embeddings/oleObject161.bin"/><Relationship Id="rId88" Type="http://schemas.openxmlformats.org/officeDocument/2006/relationships/image" Target="media/image32.wmf"/><Relationship Id="rId111" Type="http://schemas.openxmlformats.org/officeDocument/2006/relationships/oleObject" Target="embeddings/oleObject46.bin"/><Relationship Id="rId132" Type="http://schemas.openxmlformats.org/officeDocument/2006/relationships/image" Target="media/image54.wmf"/><Relationship Id="rId153" Type="http://schemas.openxmlformats.org/officeDocument/2006/relationships/oleObject" Target="embeddings/oleObject67.bin"/><Relationship Id="rId174" Type="http://schemas.openxmlformats.org/officeDocument/2006/relationships/image" Target="media/image75.wmf"/><Relationship Id="rId195" Type="http://schemas.openxmlformats.org/officeDocument/2006/relationships/oleObject" Target="embeddings/oleObject85.bin"/><Relationship Id="rId209" Type="http://schemas.openxmlformats.org/officeDocument/2006/relationships/image" Target="media/image96.wmf"/><Relationship Id="rId360" Type="http://schemas.openxmlformats.org/officeDocument/2006/relationships/image" Target="media/image172.wmf"/><Relationship Id="rId381" Type="http://schemas.openxmlformats.org/officeDocument/2006/relationships/oleObject" Target="embeddings/oleObject177.bin"/><Relationship Id="rId416" Type="http://schemas.openxmlformats.org/officeDocument/2006/relationships/image" Target="media/image200.wmf"/><Relationship Id="rId220" Type="http://schemas.openxmlformats.org/officeDocument/2006/relationships/image" Target="media/image102.wmf"/><Relationship Id="rId241" Type="http://schemas.openxmlformats.org/officeDocument/2006/relationships/oleObject" Target="embeddings/oleObject107.bin"/><Relationship Id="rId15" Type="http://schemas.openxmlformats.org/officeDocument/2006/relationships/footer" Target="footer3.xml"/><Relationship Id="rId36" Type="http://schemas.openxmlformats.org/officeDocument/2006/relationships/image" Target="media/image8.wmf"/><Relationship Id="rId57" Type="http://schemas.openxmlformats.org/officeDocument/2006/relationships/oleObject" Target="embeddings/oleObject17.bin"/><Relationship Id="rId262" Type="http://schemas.openxmlformats.org/officeDocument/2006/relationships/image" Target="media/image123.wmf"/><Relationship Id="rId283" Type="http://schemas.openxmlformats.org/officeDocument/2006/relationships/oleObject" Target="embeddings/oleObject128.bin"/><Relationship Id="rId318" Type="http://schemas.openxmlformats.org/officeDocument/2006/relationships/image" Target="media/image151.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oleObject" Target="embeddings/oleObject62.bin"/><Relationship Id="rId164" Type="http://schemas.openxmlformats.org/officeDocument/2006/relationships/image" Target="media/image70.wmf"/><Relationship Id="rId185" Type="http://schemas.openxmlformats.org/officeDocument/2006/relationships/image" Target="media/image83.wmf"/><Relationship Id="rId350" Type="http://schemas.openxmlformats.org/officeDocument/2006/relationships/image" Target="media/image167.wmf"/><Relationship Id="rId371" Type="http://schemas.openxmlformats.org/officeDocument/2006/relationships/oleObject" Target="embeddings/oleObject172.bin"/><Relationship Id="rId406" Type="http://schemas.openxmlformats.org/officeDocument/2006/relationships/image" Target="media/image195.wmf"/><Relationship Id="rId9" Type="http://schemas.openxmlformats.org/officeDocument/2006/relationships/header" Target="header1.xml"/><Relationship Id="rId210" Type="http://schemas.openxmlformats.org/officeDocument/2006/relationships/oleObject" Target="embeddings/oleObject92.bin"/><Relationship Id="rId392" Type="http://schemas.openxmlformats.org/officeDocument/2006/relationships/image" Target="media/image188.wmf"/><Relationship Id="rId26" Type="http://schemas.openxmlformats.org/officeDocument/2006/relationships/oleObject" Target="embeddings/oleObject2.bin"/><Relationship Id="rId231" Type="http://schemas.openxmlformats.org/officeDocument/2006/relationships/oleObject" Target="embeddings/oleObject102.bin"/><Relationship Id="rId252" Type="http://schemas.openxmlformats.org/officeDocument/2006/relationships/image" Target="media/image118.wmf"/><Relationship Id="rId273" Type="http://schemas.openxmlformats.org/officeDocument/2006/relationships/oleObject" Target="embeddings/oleObject123.bin"/><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oleObject" Target="embeddings/oleObject151.bin"/><Relationship Id="rId47" Type="http://schemas.openxmlformats.org/officeDocument/2006/relationships/oleObject" Target="embeddings/oleObject12.bin"/><Relationship Id="rId68" Type="http://schemas.openxmlformats.org/officeDocument/2006/relationships/image" Target="media/image23.wmf"/><Relationship Id="rId89" Type="http://schemas.openxmlformats.org/officeDocument/2006/relationships/oleObject" Target="embeddings/oleObject35.bin"/><Relationship Id="rId112" Type="http://schemas.openxmlformats.org/officeDocument/2006/relationships/image" Target="media/image44.wmf"/><Relationship Id="rId133" Type="http://schemas.openxmlformats.org/officeDocument/2006/relationships/oleObject" Target="embeddings/oleObject57.bin"/><Relationship Id="rId154" Type="http://schemas.openxmlformats.org/officeDocument/2006/relationships/image" Target="media/image65.wmf"/><Relationship Id="rId175" Type="http://schemas.openxmlformats.org/officeDocument/2006/relationships/oleObject" Target="embeddings/oleObject78.bin"/><Relationship Id="rId340" Type="http://schemas.openxmlformats.org/officeDocument/2006/relationships/image" Target="media/image162.wmf"/><Relationship Id="rId361" Type="http://schemas.openxmlformats.org/officeDocument/2006/relationships/oleObject" Target="embeddings/oleObject167.bin"/><Relationship Id="rId196" Type="http://schemas.openxmlformats.org/officeDocument/2006/relationships/image" Target="media/image89.wmf"/><Relationship Id="rId200" Type="http://schemas.openxmlformats.org/officeDocument/2006/relationships/image" Target="media/image91.wmf"/><Relationship Id="rId382" Type="http://schemas.openxmlformats.org/officeDocument/2006/relationships/image" Target="media/image183.wmf"/><Relationship Id="rId417" Type="http://schemas.openxmlformats.org/officeDocument/2006/relationships/oleObject" Target="embeddings/oleObject195.bin"/><Relationship Id="rId16" Type="http://schemas.openxmlformats.org/officeDocument/2006/relationships/footer" Target="footer4.xml"/><Relationship Id="rId221" Type="http://schemas.openxmlformats.org/officeDocument/2006/relationships/oleObject" Target="embeddings/oleObject97.bin"/><Relationship Id="rId242" Type="http://schemas.openxmlformats.org/officeDocument/2006/relationships/image" Target="media/image113.wmf"/><Relationship Id="rId263" Type="http://schemas.openxmlformats.org/officeDocument/2006/relationships/oleObject" Target="embeddings/oleObject118.bin"/><Relationship Id="rId284" Type="http://schemas.openxmlformats.org/officeDocument/2006/relationships/image" Target="media/image134.wmf"/><Relationship Id="rId319" Type="http://schemas.openxmlformats.org/officeDocument/2006/relationships/oleObject" Target="embeddings/oleObject146.bin"/><Relationship Id="rId37" Type="http://schemas.openxmlformats.org/officeDocument/2006/relationships/oleObject" Target="embeddings/oleObject7.bin"/><Relationship Id="rId58" Type="http://schemas.openxmlformats.org/officeDocument/2006/relationships/image" Target="media/image19.wmf"/><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2.bin"/><Relationship Id="rId144" Type="http://schemas.openxmlformats.org/officeDocument/2006/relationships/image" Target="media/image60.wmf"/><Relationship Id="rId330" Type="http://schemas.openxmlformats.org/officeDocument/2006/relationships/image" Target="media/image157.wmf"/><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oleObject" Target="embeddings/oleObject81.bin"/><Relationship Id="rId351" Type="http://schemas.openxmlformats.org/officeDocument/2006/relationships/oleObject" Target="embeddings/oleObject162.bin"/><Relationship Id="rId372" Type="http://schemas.openxmlformats.org/officeDocument/2006/relationships/image" Target="media/image178.wmf"/><Relationship Id="rId393" Type="http://schemas.openxmlformats.org/officeDocument/2006/relationships/oleObject" Target="embeddings/oleObject183.bin"/><Relationship Id="rId407" Type="http://schemas.openxmlformats.org/officeDocument/2006/relationships/oleObject" Target="embeddings/oleObject190.bin"/><Relationship Id="rId211" Type="http://schemas.openxmlformats.org/officeDocument/2006/relationships/image" Target="media/image97.emf"/><Relationship Id="rId232" Type="http://schemas.openxmlformats.org/officeDocument/2006/relationships/image" Target="media/image108.wmf"/><Relationship Id="rId253" Type="http://schemas.openxmlformats.org/officeDocument/2006/relationships/oleObject" Target="embeddings/oleObject113.bin"/><Relationship Id="rId274" Type="http://schemas.openxmlformats.org/officeDocument/2006/relationships/image" Target="media/image129.wmf"/><Relationship Id="rId295" Type="http://schemas.openxmlformats.org/officeDocument/2006/relationships/oleObject" Target="embeddings/oleObject134.bin"/><Relationship Id="rId309" Type="http://schemas.openxmlformats.org/officeDocument/2006/relationships/oleObject" Target="embeddings/oleObject141.bin"/><Relationship Id="rId27" Type="http://schemas.openxmlformats.org/officeDocument/2006/relationships/image" Target="media/image4.wmf"/><Relationship Id="rId48" Type="http://schemas.openxmlformats.org/officeDocument/2006/relationships/image" Target="media/image14.wmf"/><Relationship Id="rId69" Type="http://schemas.openxmlformats.org/officeDocument/2006/relationships/oleObject" Target="embeddings/oleObject24.bin"/><Relationship Id="rId113" Type="http://schemas.openxmlformats.org/officeDocument/2006/relationships/oleObject" Target="embeddings/oleObject47.bin"/><Relationship Id="rId134" Type="http://schemas.openxmlformats.org/officeDocument/2006/relationships/image" Target="media/image55.wmf"/><Relationship Id="rId320" Type="http://schemas.openxmlformats.org/officeDocument/2006/relationships/image" Target="media/image152.wmf"/><Relationship Id="rId80" Type="http://schemas.openxmlformats.org/officeDocument/2006/relationships/image" Target="media/image28.wmf"/><Relationship Id="rId155" Type="http://schemas.openxmlformats.org/officeDocument/2006/relationships/oleObject" Target="embeddings/oleObject68.bin"/><Relationship Id="rId176" Type="http://schemas.openxmlformats.org/officeDocument/2006/relationships/image" Target="media/image76.png"/><Relationship Id="rId197" Type="http://schemas.openxmlformats.org/officeDocument/2006/relationships/oleObject" Target="embeddings/oleObject86.bin"/><Relationship Id="rId341" Type="http://schemas.openxmlformats.org/officeDocument/2006/relationships/oleObject" Target="embeddings/oleObject157.bin"/><Relationship Id="rId362" Type="http://schemas.openxmlformats.org/officeDocument/2006/relationships/image" Target="media/image173.wmf"/><Relationship Id="rId383" Type="http://schemas.openxmlformats.org/officeDocument/2006/relationships/oleObject" Target="embeddings/oleObject178.bin"/><Relationship Id="rId418" Type="http://schemas.openxmlformats.org/officeDocument/2006/relationships/header" Target="header8.xml"/><Relationship Id="rId201" Type="http://schemas.openxmlformats.org/officeDocument/2006/relationships/oleObject" Target="embeddings/oleObject88.bin"/><Relationship Id="rId222" Type="http://schemas.openxmlformats.org/officeDocument/2006/relationships/image" Target="media/image103.wmf"/><Relationship Id="rId243" Type="http://schemas.openxmlformats.org/officeDocument/2006/relationships/oleObject" Target="embeddings/oleObject108.bin"/><Relationship Id="rId264" Type="http://schemas.openxmlformats.org/officeDocument/2006/relationships/image" Target="media/image124.wmf"/><Relationship Id="rId285" Type="http://schemas.openxmlformats.org/officeDocument/2006/relationships/oleObject" Target="embeddings/oleObject129.bin"/><Relationship Id="rId17" Type="http://schemas.openxmlformats.org/officeDocument/2006/relationships/header" Target="header5.xml"/><Relationship Id="rId38" Type="http://schemas.openxmlformats.org/officeDocument/2006/relationships/image" Target="media/image9.wmf"/><Relationship Id="rId59" Type="http://schemas.openxmlformats.org/officeDocument/2006/relationships/oleObject" Target="embeddings/oleObject18.bin"/><Relationship Id="rId103" Type="http://schemas.openxmlformats.org/officeDocument/2006/relationships/oleObject" Target="embeddings/oleObject42.bin"/><Relationship Id="rId124" Type="http://schemas.openxmlformats.org/officeDocument/2006/relationships/image" Target="media/image50.wmf"/><Relationship Id="rId310" Type="http://schemas.openxmlformats.org/officeDocument/2006/relationships/image" Target="media/image147.wmf"/><Relationship Id="rId70" Type="http://schemas.openxmlformats.org/officeDocument/2006/relationships/image" Target="media/image24.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image" Target="media/image71.wmf"/><Relationship Id="rId187" Type="http://schemas.openxmlformats.org/officeDocument/2006/relationships/image" Target="media/image84.emf"/><Relationship Id="rId331" Type="http://schemas.openxmlformats.org/officeDocument/2006/relationships/oleObject" Target="embeddings/oleObject152.bin"/><Relationship Id="rId352" Type="http://schemas.openxmlformats.org/officeDocument/2006/relationships/image" Target="media/image168.wmf"/><Relationship Id="rId373" Type="http://schemas.openxmlformats.org/officeDocument/2006/relationships/oleObject" Target="embeddings/oleObject173.bin"/><Relationship Id="rId394" Type="http://schemas.openxmlformats.org/officeDocument/2006/relationships/image" Target="media/image189.wmf"/><Relationship Id="rId408" Type="http://schemas.openxmlformats.org/officeDocument/2006/relationships/image" Target="media/image196.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3.bin"/><Relationship Id="rId254" Type="http://schemas.openxmlformats.org/officeDocument/2006/relationships/image" Target="media/image119.wmf"/><Relationship Id="rId28" Type="http://schemas.openxmlformats.org/officeDocument/2006/relationships/oleObject" Target="embeddings/oleObject3.bin"/><Relationship Id="rId49" Type="http://schemas.openxmlformats.org/officeDocument/2006/relationships/oleObject" Target="embeddings/oleObject13.bin"/><Relationship Id="rId114" Type="http://schemas.openxmlformats.org/officeDocument/2006/relationships/image" Target="media/image45.wmf"/><Relationship Id="rId275" Type="http://schemas.openxmlformats.org/officeDocument/2006/relationships/oleObject" Target="embeddings/oleObject124.bin"/><Relationship Id="rId296" Type="http://schemas.openxmlformats.org/officeDocument/2006/relationships/image" Target="media/image140.wmf"/><Relationship Id="rId300" Type="http://schemas.openxmlformats.org/officeDocument/2006/relationships/image" Target="media/image142.wmf"/><Relationship Id="rId60" Type="http://schemas.openxmlformats.org/officeDocument/2006/relationships/image" Target="media/image20.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image" Target="media/image66.wmf"/><Relationship Id="rId177" Type="http://schemas.openxmlformats.org/officeDocument/2006/relationships/image" Target="media/image77.wmf"/><Relationship Id="rId198" Type="http://schemas.openxmlformats.org/officeDocument/2006/relationships/image" Target="media/image90.wmf"/><Relationship Id="rId321" Type="http://schemas.openxmlformats.org/officeDocument/2006/relationships/oleObject" Target="embeddings/oleObject147.bin"/><Relationship Id="rId342" Type="http://schemas.openxmlformats.org/officeDocument/2006/relationships/image" Target="media/image163.wmf"/><Relationship Id="rId363" Type="http://schemas.openxmlformats.org/officeDocument/2006/relationships/oleObject" Target="embeddings/oleObject168.bin"/><Relationship Id="rId384" Type="http://schemas.openxmlformats.org/officeDocument/2006/relationships/image" Target="media/image184.wmf"/><Relationship Id="rId419" Type="http://schemas.openxmlformats.org/officeDocument/2006/relationships/header" Target="header9.xml"/><Relationship Id="rId202" Type="http://schemas.openxmlformats.org/officeDocument/2006/relationships/image" Target="media/image92.emf"/><Relationship Id="rId223" Type="http://schemas.openxmlformats.org/officeDocument/2006/relationships/oleObject" Target="embeddings/oleObject98.bin"/><Relationship Id="rId244" Type="http://schemas.openxmlformats.org/officeDocument/2006/relationships/image" Target="media/image114.wmf"/><Relationship Id="rId18" Type="http://schemas.openxmlformats.org/officeDocument/2006/relationships/footer" Target="footer5.xml"/><Relationship Id="rId39" Type="http://schemas.openxmlformats.org/officeDocument/2006/relationships/oleObject" Target="embeddings/oleObject8.bin"/><Relationship Id="rId265" Type="http://schemas.openxmlformats.org/officeDocument/2006/relationships/oleObject" Target="embeddings/oleObject119.bin"/><Relationship Id="rId286" Type="http://schemas.openxmlformats.org/officeDocument/2006/relationships/image" Target="media/image135.wmf"/><Relationship Id="rId50" Type="http://schemas.openxmlformats.org/officeDocument/2006/relationships/image" Target="media/image15.wmf"/><Relationship Id="rId104" Type="http://schemas.openxmlformats.org/officeDocument/2006/relationships/image" Target="media/image40.wmf"/><Relationship Id="rId125" Type="http://schemas.openxmlformats.org/officeDocument/2006/relationships/oleObject" Target="embeddings/oleObject53.bin"/><Relationship Id="rId146" Type="http://schemas.openxmlformats.org/officeDocument/2006/relationships/image" Target="media/image61.wmf"/><Relationship Id="rId167" Type="http://schemas.openxmlformats.org/officeDocument/2006/relationships/oleObject" Target="embeddings/oleObject74.bin"/><Relationship Id="rId188" Type="http://schemas.openxmlformats.org/officeDocument/2006/relationships/image" Target="media/image85.wmf"/><Relationship Id="rId311" Type="http://schemas.openxmlformats.org/officeDocument/2006/relationships/oleObject" Target="embeddings/oleObject142.bin"/><Relationship Id="rId332" Type="http://schemas.openxmlformats.org/officeDocument/2006/relationships/image" Target="media/image158.wmf"/><Relationship Id="rId353" Type="http://schemas.openxmlformats.org/officeDocument/2006/relationships/oleObject" Target="embeddings/oleObject163.bin"/><Relationship Id="rId374" Type="http://schemas.openxmlformats.org/officeDocument/2006/relationships/image" Target="media/image179.wmf"/><Relationship Id="rId395" Type="http://schemas.openxmlformats.org/officeDocument/2006/relationships/oleObject" Target="embeddings/oleObject184.bin"/><Relationship Id="rId409" Type="http://schemas.openxmlformats.org/officeDocument/2006/relationships/oleObject" Target="embeddings/oleObject191.bin"/><Relationship Id="rId71" Type="http://schemas.openxmlformats.org/officeDocument/2006/relationships/oleObject" Target="embeddings/oleObject25.bin"/><Relationship Id="rId92" Type="http://schemas.openxmlformats.org/officeDocument/2006/relationships/image" Target="media/image34.wmf"/><Relationship Id="rId213" Type="http://schemas.openxmlformats.org/officeDocument/2006/relationships/oleObject" Target="embeddings/oleObject93.bin"/><Relationship Id="rId234" Type="http://schemas.openxmlformats.org/officeDocument/2006/relationships/image" Target="media/image109.wmf"/><Relationship Id="rId420"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14.bin"/><Relationship Id="rId276" Type="http://schemas.openxmlformats.org/officeDocument/2006/relationships/image" Target="media/image130.wmf"/><Relationship Id="rId297" Type="http://schemas.openxmlformats.org/officeDocument/2006/relationships/oleObject" Target="embeddings/oleObject135.bin"/><Relationship Id="rId40" Type="http://schemas.openxmlformats.org/officeDocument/2006/relationships/image" Target="media/image10.wmf"/><Relationship Id="rId115" Type="http://schemas.openxmlformats.org/officeDocument/2006/relationships/oleObject" Target="embeddings/oleObject48.bin"/><Relationship Id="rId136" Type="http://schemas.openxmlformats.org/officeDocument/2006/relationships/image" Target="media/image56.wmf"/><Relationship Id="rId157" Type="http://schemas.openxmlformats.org/officeDocument/2006/relationships/oleObject" Target="embeddings/oleObject69.bin"/><Relationship Id="rId178" Type="http://schemas.openxmlformats.org/officeDocument/2006/relationships/oleObject" Target="embeddings/oleObject79.bin"/><Relationship Id="rId301" Type="http://schemas.openxmlformats.org/officeDocument/2006/relationships/oleObject" Target="embeddings/oleObject137.bin"/><Relationship Id="rId322" Type="http://schemas.openxmlformats.org/officeDocument/2006/relationships/image" Target="media/image153.wmf"/><Relationship Id="rId343" Type="http://schemas.openxmlformats.org/officeDocument/2006/relationships/oleObject" Target="embeddings/oleObject158.bin"/><Relationship Id="rId364" Type="http://schemas.openxmlformats.org/officeDocument/2006/relationships/image" Target="media/image174.wmf"/><Relationship Id="rId61" Type="http://schemas.openxmlformats.org/officeDocument/2006/relationships/oleObject" Target="embeddings/oleObject19.bin"/><Relationship Id="rId82" Type="http://schemas.openxmlformats.org/officeDocument/2006/relationships/image" Target="media/image29.wmf"/><Relationship Id="rId199" Type="http://schemas.openxmlformats.org/officeDocument/2006/relationships/oleObject" Target="embeddings/oleObject87.bin"/><Relationship Id="rId203" Type="http://schemas.openxmlformats.org/officeDocument/2006/relationships/image" Target="media/image93.wmf"/><Relationship Id="rId385" Type="http://schemas.openxmlformats.org/officeDocument/2006/relationships/oleObject" Target="embeddings/oleObject179.bin"/><Relationship Id="rId19" Type="http://schemas.openxmlformats.org/officeDocument/2006/relationships/header" Target="header6.xml"/><Relationship Id="rId224" Type="http://schemas.openxmlformats.org/officeDocument/2006/relationships/image" Target="media/image104.wmf"/><Relationship Id="rId245" Type="http://schemas.openxmlformats.org/officeDocument/2006/relationships/oleObject" Target="embeddings/oleObject109.bin"/><Relationship Id="rId266" Type="http://schemas.openxmlformats.org/officeDocument/2006/relationships/image" Target="media/image125.wmf"/><Relationship Id="rId287" Type="http://schemas.openxmlformats.org/officeDocument/2006/relationships/oleObject" Target="embeddings/oleObject130.bin"/><Relationship Id="rId410" Type="http://schemas.openxmlformats.org/officeDocument/2006/relationships/image" Target="media/image197.wmf"/><Relationship Id="rId30" Type="http://schemas.openxmlformats.org/officeDocument/2006/relationships/oleObject" Target="embeddings/oleObject4.bin"/><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oleObject" Target="embeddings/oleObject64.bin"/><Relationship Id="rId168" Type="http://schemas.openxmlformats.org/officeDocument/2006/relationships/image" Target="media/image72.wmf"/><Relationship Id="rId312" Type="http://schemas.openxmlformats.org/officeDocument/2006/relationships/image" Target="media/image148.wmf"/><Relationship Id="rId333" Type="http://schemas.openxmlformats.org/officeDocument/2006/relationships/oleObject" Target="embeddings/oleObject153.bin"/><Relationship Id="rId354" Type="http://schemas.openxmlformats.org/officeDocument/2006/relationships/image" Target="media/image169.wmf"/><Relationship Id="rId51" Type="http://schemas.openxmlformats.org/officeDocument/2006/relationships/oleObject" Target="embeddings/oleObject14.bin"/><Relationship Id="rId72" Type="http://schemas.openxmlformats.org/officeDocument/2006/relationships/image" Target="media/image25.wmf"/><Relationship Id="rId93" Type="http://schemas.openxmlformats.org/officeDocument/2006/relationships/oleObject" Target="embeddings/oleObject37.bin"/><Relationship Id="rId189" Type="http://schemas.openxmlformats.org/officeDocument/2006/relationships/oleObject" Target="embeddings/oleObject82.bin"/><Relationship Id="rId375" Type="http://schemas.openxmlformats.org/officeDocument/2006/relationships/oleObject" Target="embeddings/oleObject174.bin"/><Relationship Id="rId396" Type="http://schemas.openxmlformats.org/officeDocument/2006/relationships/image" Target="media/image190.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4.bin"/><Relationship Id="rId256" Type="http://schemas.openxmlformats.org/officeDocument/2006/relationships/image" Target="media/image120.wmf"/><Relationship Id="rId277" Type="http://schemas.openxmlformats.org/officeDocument/2006/relationships/oleObject" Target="embeddings/oleObject125.bin"/><Relationship Id="rId298" Type="http://schemas.openxmlformats.org/officeDocument/2006/relationships/image" Target="media/image141.wmf"/><Relationship Id="rId400" Type="http://schemas.openxmlformats.org/officeDocument/2006/relationships/image" Target="media/image192.wmf"/><Relationship Id="rId421" Type="http://schemas.openxmlformats.org/officeDocument/2006/relationships/footer" Target="footer9.xml"/><Relationship Id="rId116" Type="http://schemas.openxmlformats.org/officeDocument/2006/relationships/image" Target="media/image46.wmf"/><Relationship Id="rId137" Type="http://schemas.openxmlformats.org/officeDocument/2006/relationships/oleObject" Target="embeddings/oleObject59.bin"/><Relationship Id="rId158" Type="http://schemas.openxmlformats.org/officeDocument/2006/relationships/image" Target="media/image67.wmf"/><Relationship Id="rId302" Type="http://schemas.openxmlformats.org/officeDocument/2006/relationships/image" Target="media/image143.wmf"/><Relationship Id="rId323" Type="http://schemas.openxmlformats.org/officeDocument/2006/relationships/oleObject" Target="embeddings/oleObject148.bin"/><Relationship Id="rId344" Type="http://schemas.openxmlformats.org/officeDocument/2006/relationships/image" Target="media/image164.wmf"/><Relationship Id="rId20" Type="http://schemas.openxmlformats.org/officeDocument/2006/relationships/header" Target="header7.xml"/><Relationship Id="rId41" Type="http://schemas.openxmlformats.org/officeDocument/2006/relationships/oleObject" Target="embeddings/oleObject9.bin"/><Relationship Id="rId62" Type="http://schemas.openxmlformats.org/officeDocument/2006/relationships/image" Target="media/image21.wmf"/><Relationship Id="rId83" Type="http://schemas.openxmlformats.org/officeDocument/2006/relationships/oleObject" Target="embeddings/oleObject32.bin"/><Relationship Id="rId179" Type="http://schemas.openxmlformats.org/officeDocument/2006/relationships/image" Target="media/image78.wmf"/><Relationship Id="rId365" Type="http://schemas.openxmlformats.org/officeDocument/2006/relationships/oleObject" Target="embeddings/oleObject169.bin"/><Relationship Id="rId386" Type="http://schemas.openxmlformats.org/officeDocument/2006/relationships/image" Target="media/image185.wmf"/><Relationship Id="rId190" Type="http://schemas.openxmlformats.org/officeDocument/2006/relationships/image" Target="media/image86.wmf"/><Relationship Id="rId204" Type="http://schemas.openxmlformats.org/officeDocument/2006/relationships/oleObject" Target="embeddings/oleObject89.bin"/><Relationship Id="rId225" Type="http://schemas.openxmlformats.org/officeDocument/2006/relationships/oleObject" Target="embeddings/oleObject99.bin"/><Relationship Id="rId246" Type="http://schemas.openxmlformats.org/officeDocument/2006/relationships/image" Target="media/image115.wmf"/><Relationship Id="rId267" Type="http://schemas.openxmlformats.org/officeDocument/2006/relationships/oleObject" Target="embeddings/oleObject120.bin"/><Relationship Id="rId288" Type="http://schemas.openxmlformats.org/officeDocument/2006/relationships/image" Target="media/image136.wmf"/><Relationship Id="rId411" Type="http://schemas.openxmlformats.org/officeDocument/2006/relationships/oleObject" Target="embeddings/oleObject192.bin"/><Relationship Id="rId106" Type="http://schemas.openxmlformats.org/officeDocument/2006/relationships/image" Target="media/image41.wmf"/><Relationship Id="rId127" Type="http://schemas.openxmlformats.org/officeDocument/2006/relationships/oleObject" Target="embeddings/oleObject54.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6.bin"/><Relationship Id="rId94" Type="http://schemas.openxmlformats.org/officeDocument/2006/relationships/image" Target="media/image35.wmf"/><Relationship Id="rId148" Type="http://schemas.openxmlformats.org/officeDocument/2006/relationships/image" Target="media/image62.wmf"/><Relationship Id="rId169" Type="http://schemas.openxmlformats.org/officeDocument/2006/relationships/oleObject" Target="embeddings/oleObject75.bin"/><Relationship Id="rId334" Type="http://schemas.openxmlformats.org/officeDocument/2006/relationships/image" Target="media/image159.wmf"/><Relationship Id="rId355" Type="http://schemas.openxmlformats.org/officeDocument/2006/relationships/oleObject" Target="embeddings/oleObject164.bin"/><Relationship Id="rId376" Type="http://schemas.openxmlformats.org/officeDocument/2006/relationships/image" Target="media/image180.wmf"/><Relationship Id="rId397" Type="http://schemas.openxmlformats.org/officeDocument/2006/relationships/oleObject" Target="embeddings/oleObject185.bin"/><Relationship Id="rId4" Type="http://schemas.microsoft.com/office/2007/relationships/stylesWithEffects" Target="stylesWithEffects.xml"/><Relationship Id="rId180" Type="http://schemas.openxmlformats.org/officeDocument/2006/relationships/image" Target="media/image79.emf"/><Relationship Id="rId215" Type="http://schemas.openxmlformats.org/officeDocument/2006/relationships/oleObject" Target="embeddings/oleObject94.bin"/><Relationship Id="rId236" Type="http://schemas.openxmlformats.org/officeDocument/2006/relationships/image" Target="media/image110.wmf"/><Relationship Id="rId257" Type="http://schemas.openxmlformats.org/officeDocument/2006/relationships/oleObject" Target="embeddings/oleObject115.bin"/><Relationship Id="rId278" Type="http://schemas.openxmlformats.org/officeDocument/2006/relationships/image" Target="media/image131.wmf"/><Relationship Id="rId401" Type="http://schemas.openxmlformats.org/officeDocument/2006/relationships/oleObject" Target="embeddings/oleObject187.bin"/><Relationship Id="rId422" Type="http://schemas.openxmlformats.org/officeDocument/2006/relationships/fontTable" Target="fontTable.xml"/><Relationship Id="rId303" Type="http://schemas.openxmlformats.org/officeDocument/2006/relationships/oleObject" Target="embeddings/oleObject138.bin"/><Relationship Id="rId42" Type="http://schemas.openxmlformats.org/officeDocument/2006/relationships/image" Target="media/image11.wmf"/><Relationship Id="rId84" Type="http://schemas.openxmlformats.org/officeDocument/2006/relationships/image" Target="media/image30.wmf"/><Relationship Id="rId138" Type="http://schemas.openxmlformats.org/officeDocument/2006/relationships/image" Target="media/image57.wmf"/><Relationship Id="rId345" Type="http://schemas.openxmlformats.org/officeDocument/2006/relationships/oleObject" Target="embeddings/oleObject159.bin"/><Relationship Id="rId387" Type="http://schemas.openxmlformats.org/officeDocument/2006/relationships/oleObject" Target="embeddings/oleObject180.bin"/><Relationship Id="rId191" Type="http://schemas.openxmlformats.org/officeDocument/2006/relationships/oleObject" Target="embeddings/oleObject83.bin"/><Relationship Id="rId205" Type="http://schemas.openxmlformats.org/officeDocument/2006/relationships/image" Target="media/image94.wmf"/><Relationship Id="rId247" Type="http://schemas.openxmlformats.org/officeDocument/2006/relationships/oleObject" Target="embeddings/oleObject110.bin"/><Relationship Id="rId412" Type="http://schemas.openxmlformats.org/officeDocument/2006/relationships/image" Target="media/image198.wmf"/><Relationship Id="rId107" Type="http://schemas.openxmlformats.org/officeDocument/2006/relationships/oleObject" Target="embeddings/oleObject44.bin"/><Relationship Id="rId289" Type="http://schemas.openxmlformats.org/officeDocument/2006/relationships/oleObject" Target="embeddings/oleObject131.bin"/><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oleObject" Target="embeddings/oleObject65.bin"/><Relationship Id="rId314" Type="http://schemas.openxmlformats.org/officeDocument/2006/relationships/image" Target="media/image149.wmf"/><Relationship Id="rId356" Type="http://schemas.openxmlformats.org/officeDocument/2006/relationships/image" Target="media/image170.wmf"/><Relationship Id="rId398" Type="http://schemas.openxmlformats.org/officeDocument/2006/relationships/image" Target="media/image191.wmf"/><Relationship Id="rId95" Type="http://schemas.openxmlformats.org/officeDocument/2006/relationships/oleObject" Target="embeddings/oleObject38.bin"/><Relationship Id="rId160" Type="http://schemas.openxmlformats.org/officeDocument/2006/relationships/image" Target="media/image68.wmf"/><Relationship Id="rId216" Type="http://schemas.openxmlformats.org/officeDocument/2006/relationships/image" Target="media/image100.wmf"/><Relationship Id="rId423" Type="http://schemas.openxmlformats.org/officeDocument/2006/relationships/theme" Target="theme/theme1.xml"/><Relationship Id="rId258" Type="http://schemas.openxmlformats.org/officeDocument/2006/relationships/image" Target="media/image121.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ADA0AB59-D765-4DC7-AC2A-196E3C0F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611</TotalTime>
  <Pages>117</Pages>
  <Words>30776</Words>
  <Characters>214744</Characters>
  <Application>Microsoft Office Word</Application>
  <DocSecurity>0</DocSecurity>
  <Lines>1789</Lines>
  <Paragraphs>490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Arnold van Rooijen</cp:lastModifiedBy>
  <cp:revision>149</cp:revision>
  <cp:lastPrinted>2007-12-31T13:24:00Z</cp:lastPrinted>
  <dcterms:created xsi:type="dcterms:W3CDTF">2015-02-13T11:48:00Z</dcterms:created>
  <dcterms:modified xsi:type="dcterms:W3CDTF">2015-02-20T11:40:00Z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