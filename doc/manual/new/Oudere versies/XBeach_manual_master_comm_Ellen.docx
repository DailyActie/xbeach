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752797" w:rsidRDefault="001A0293" w:rsidP="002603CC">
      <w:pPr>
        <w:rPr>
          <w:lang w:val="en-US"/>
        </w:rPr>
        <w:sectPr w:rsidR="001A0293" w:rsidRPr="00752797"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752797" w:rsidRDefault="000C5FE2" w:rsidP="002603CC">
      <w:pPr>
        <w:pStyle w:val="Huisstijl-Kopje"/>
        <w:rPr>
          <w:noProof w:val="0"/>
          <w:lang w:val="en-US"/>
        </w:rPr>
      </w:pPr>
      <w:r w:rsidRPr="00752797">
        <w:rPr>
          <w:noProof w:val="0"/>
          <w:lang w:val="en-US"/>
        </w:rPr>
        <w:lastRenderedPageBreak/>
        <w:t>Keywords</w:t>
      </w:r>
    </w:p>
    <w:bookmarkStart w:id="12" w:name="Text6"/>
    <w:p w:rsidR="000C5FE2" w:rsidRPr="00752797" w:rsidRDefault="007E1D7E" w:rsidP="002603CC">
      <w:pPr>
        <w:rPr>
          <w:lang w:val="en-US"/>
        </w:rPr>
      </w:pPr>
      <w:r w:rsidRPr="00752797">
        <w:rPr>
          <w:lang w:val="en-US"/>
        </w:rPr>
        <w:fldChar w:fldCharType="begin">
          <w:ffData>
            <w:name w:val="Text6"/>
            <w:enabled/>
            <w:calcOnExit w:val="0"/>
            <w:textInput>
              <w:default w:val="Place keywords here"/>
            </w:textInput>
          </w:ffData>
        </w:fldChar>
      </w:r>
      <w:r w:rsidR="000C5FE2" w:rsidRPr="00752797">
        <w:rPr>
          <w:lang w:val="en-US"/>
        </w:rPr>
        <w:instrText xml:space="preserve"> FORMTEXT </w:instrText>
      </w:r>
      <w:r w:rsidRPr="00752797">
        <w:rPr>
          <w:lang w:val="en-US"/>
        </w:rPr>
      </w:r>
      <w:r w:rsidRPr="00752797">
        <w:rPr>
          <w:lang w:val="en-US"/>
        </w:rPr>
        <w:fldChar w:fldCharType="separate"/>
      </w:r>
      <w:r w:rsidR="007E2FAA">
        <w:rPr>
          <w:noProof/>
          <w:lang w:val="en-US"/>
        </w:rPr>
        <w:t>Place keywords here</w:t>
      </w:r>
      <w:r w:rsidRPr="00752797">
        <w:rPr>
          <w:lang w:val="en-US"/>
        </w:rPr>
        <w:fldChar w:fldCharType="end"/>
      </w:r>
      <w:bookmarkEnd w:id="12"/>
    </w:p>
    <w:p w:rsidR="000C5FE2" w:rsidRPr="00752797" w:rsidRDefault="000C5FE2" w:rsidP="002603CC">
      <w:pPr>
        <w:rPr>
          <w:lang w:val="en-US"/>
        </w:rPr>
      </w:pPr>
    </w:p>
    <w:p w:rsidR="000C5FE2" w:rsidRPr="00752797" w:rsidRDefault="000C5FE2" w:rsidP="002603CC">
      <w:pPr>
        <w:pStyle w:val="Huisstijl-Kopje"/>
        <w:rPr>
          <w:noProof w:val="0"/>
          <w:lang w:val="en-US"/>
        </w:rPr>
      </w:pPr>
      <w:r w:rsidRPr="00752797">
        <w:rPr>
          <w:noProof w:val="0"/>
          <w:lang w:val="en-US"/>
        </w:rPr>
        <w:t>Summary</w:t>
      </w:r>
    </w:p>
    <w:p w:rsidR="000C5FE2" w:rsidRPr="00752797" w:rsidRDefault="007E1D7E" w:rsidP="002603CC">
      <w:pPr>
        <w:rPr>
          <w:lang w:val="en-US"/>
        </w:rPr>
      </w:pPr>
      <w:r w:rsidRPr="00752797">
        <w:rPr>
          <w:lang w:val="en-US"/>
        </w:rPr>
        <w:fldChar w:fldCharType="begin">
          <w:ffData>
            <w:name w:val=""/>
            <w:enabled/>
            <w:calcOnExit w:val="0"/>
            <w:textInput>
              <w:default w:val="Place summary here"/>
            </w:textInput>
          </w:ffData>
        </w:fldChar>
      </w:r>
      <w:r w:rsidR="000C5FE2" w:rsidRPr="00752797">
        <w:rPr>
          <w:lang w:val="en-US"/>
        </w:rPr>
        <w:instrText xml:space="preserve"> FORMTEXT </w:instrText>
      </w:r>
      <w:r w:rsidRPr="00752797">
        <w:rPr>
          <w:lang w:val="en-US"/>
        </w:rPr>
      </w:r>
      <w:r w:rsidRPr="00752797">
        <w:rPr>
          <w:lang w:val="en-US"/>
        </w:rPr>
        <w:fldChar w:fldCharType="separate"/>
      </w:r>
      <w:r w:rsidR="007E2FAA">
        <w:rPr>
          <w:noProof/>
          <w:lang w:val="en-US"/>
        </w:rPr>
        <w:t>Place summary here</w:t>
      </w:r>
      <w:r w:rsidRPr="00752797">
        <w:rPr>
          <w:lang w:val="en-US"/>
        </w:rPr>
        <w:fldChar w:fldCharType="end"/>
      </w:r>
    </w:p>
    <w:p w:rsidR="000C5FE2" w:rsidRPr="00752797" w:rsidRDefault="000C5FE2" w:rsidP="002603CC">
      <w:pPr>
        <w:rPr>
          <w:lang w:val="en-US"/>
        </w:rPr>
      </w:pPr>
    </w:p>
    <w:p w:rsidR="000C5FE2" w:rsidRPr="00752797" w:rsidRDefault="000C5FE2" w:rsidP="002603CC">
      <w:pPr>
        <w:pStyle w:val="Huisstijl-Kopje"/>
        <w:rPr>
          <w:noProof w:val="0"/>
          <w:lang w:val="en-US"/>
        </w:rPr>
      </w:pPr>
      <w:r w:rsidRPr="00752797">
        <w:rPr>
          <w:noProof w:val="0"/>
          <w:lang w:val="en-US"/>
        </w:rPr>
        <w:t>References</w:t>
      </w:r>
    </w:p>
    <w:p w:rsidR="000C5FE2" w:rsidRPr="00752797" w:rsidRDefault="007E1D7E" w:rsidP="002603CC">
      <w:pPr>
        <w:rPr>
          <w:lang w:val="en-US"/>
        </w:rPr>
      </w:pPr>
      <w:r w:rsidRPr="00752797">
        <w:rPr>
          <w:lang w:val="en-US"/>
        </w:rPr>
        <w:fldChar w:fldCharType="begin">
          <w:ffData>
            <w:name w:val=""/>
            <w:enabled/>
            <w:calcOnExit w:val="0"/>
            <w:textInput>
              <w:default w:val="Place references here"/>
            </w:textInput>
          </w:ffData>
        </w:fldChar>
      </w:r>
      <w:r w:rsidR="000C5FE2" w:rsidRPr="00752797">
        <w:rPr>
          <w:lang w:val="en-US"/>
        </w:rPr>
        <w:instrText xml:space="preserve"> FORMTEXT </w:instrText>
      </w:r>
      <w:r w:rsidRPr="00752797">
        <w:rPr>
          <w:lang w:val="en-US"/>
        </w:rPr>
      </w:r>
      <w:r w:rsidRPr="00752797">
        <w:rPr>
          <w:lang w:val="en-US"/>
        </w:rPr>
        <w:fldChar w:fldCharType="separate"/>
      </w:r>
      <w:r w:rsidR="007E2FAA">
        <w:rPr>
          <w:noProof/>
          <w:lang w:val="en-US"/>
        </w:rPr>
        <w:t>Place references here</w:t>
      </w:r>
      <w:r w:rsidRPr="00752797">
        <w:rPr>
          <w:lang w:val="en-US"/>
        </w:rPr>
        <w:fldChar w:fldCharType="end"/>
      </w:r>
    </w:p>
    <w:p w:rsidR="000C5FE2" w:rsidRPr="00752797" w:rsidRDefault="000C5FE2" w:rsidP="002603CC">
      <w:pPr>
        <w:rPr>
          <w:lang w:val="en-US"/>
        </w:rPr>
      </w:pPr>
    </w:p>
    <w:p w:rsidR="000C5FE2" w:rsidRPr="00752797" w:rsidRDefault="000C5FE2" w:rsidP="002603CC">
      <w:pPr>
        <w:rPr>
          <w:lang w:val="en-US"/>
        </w:rPr>
      </w:pPr>
    </w:p>
    <w:p w:rsidR="000C5FE2" w:rsidRPr="00752797" w:rsidRDefault="000C5FE2" w:rsidP="002603CC">
      <w:pPr>
        <w:rPr>
          <w:lang w:val="en-US"/>
        </w:rPr>
      </w:pPr>
    </w:p>
    <w:p w:rsidR="000C5FE2" w:rsidRPr="00752797" w:rsidRDefault="000C5FE2" w:rsidP="002603CC">
      <w:pPr>
        <w:rPr>
          <w:lang w:val="en-US"/>
        </w:rPr>
      </w:pPr>
    </w:p>
    <w:p w:rsidR="000C5FE2" w:rsidRPr="00752797"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752797" w:rsidTr="008E05D9">
        <w:tc>
          <w:tcPr>
            <w:tcW w:w="737"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bookmarkStart w:id="13" w:name="tblVersie"/>
            <w:r w:rsidRPr="00752797">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Initials</w:t>
            </w:r>
          </w:p>
        </w:tc>
      </w:tr>
      <w:tr w:rsidR="000C5FE2" w:rsidRPr="00752797" w:rsidTr="008E05D9">
        <w:tc>
          <w:tcPr>
            <w:tcW w:w="737"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752797" w:rsidRDefault="00F3579D" w:rsidP="002603CC">
            <w:pPr>
              <w:pStyle w:val="Huisstijl-TabelStatus"/>
              <w:jc w:val="both"/>
              <w:rPr>
                <w:lang w:val="en-US"/>
              </w:rPr>
            </w:pPr>
            <w:r w:rsidRPr="00752797">
              <w:rPr>
                <w:lang w:val="en-US"/>
              </w:rPr>
              <w:t>feb</w:t>
            </w:r>
            <w:r w:rsidR="000C5FE2" w:rsidRPr="00752797">
              <w:rPr>
                <w:lang w:val="en-US"/>
              </w:rPr>
              <w:t>. 2015</w:t>
            </w: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r>
      <w:bookmarkEnd w:id="14"/>
      <w:bookmarkEnd w:id="15"/>
      <w:tr w:rsidR="000C5FE2" w:rsidRPr="00752797" w:rsidTr="008E05D9">
        <w:tc>
          <w:tcPr>
            <w:tcW w:w="737"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r>
      <w:tr w:rsidR="000C5FE2" w:rsidRPr="00752797" w:rsidTr="008E05D9">
        <w:tc>
          <w:tcPr>
            <w:tcW w:w="737"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r>
      <w:bookmarkEnd w:id="13"/>
    </w:tbl>
    <w:p w:rsidR="000C5FE2" w:rsidRPr="00752797"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D826E0" w:rsidTr="008E05D9">
        <w:tc>
          <w:tcPr>
            <w:tcW w:w="8420" w:type="dxa"/>
          </w:tcPr>
          <w:p w:rsidR="003363CC" w:rsidRPr="00752797" w:rsidRDefault="003363CC" w:rsidP="002603CC">
            <w:pPr>
              <w:pStyle w:val="Huisstijl-Kopje"/>
              <w:rPr>
                <w:noProof w:val="0"/>
                <w:lang w:val="en-US"/>
              </w:rPr>
            </w:pPr>
            <w:bookmarkStart w:id="16" w:name="bmStatus" w:colFirst="0" w:colLast="0"/>
            <w:r w:rsidRPr="00752797">
              <w:rPr>
                <w:noProof w:val="0"/>
                <w:lang w:val="en-US"/>
              </w:rPr>
              <w:t>State</w:t>
            </w:r>
          </w:p>
          <w:p w:rsidR="003363CC" w:rsidRPr="00752797" w:rsidRDefault="003363CC" w:rsidP="002603CC">
            <w:pPr>
              <w:pStyle w:val="Huisstijl-Gegeven"/>
              <w:jc w:val="both"/>
              <w:rPr>
                <w:noProof w:val="0"/>
                <w:lang w:val="en-US"/>
              </w:rPr>
            </w:pPr>
            <w:r w:rsidRPr="00752797">
              <w:rPr>
                <w:noProof w:val="0"/>
                <w:lang w:val="en-US"/>
              </w:rPr>
              <w:t>draft</w:t>
            </w:r>
          </w:p>
          <w:p w:rsidR="000C5FE2" w:rsidRPr="00752797" w:rsidRDefault="003363CC" w:rsidP="002603CC">
            <w:pPr>
              <w:pStyle w:val="Huisstijl-Gegeven"/>
              <w:jc w:val="both"/>
              <w:rPr>
                <w:noProof w:val="0"/>
                <w:lang w:val="en-US"/>
              </w:rPr>
            </w:pPr>
            <w:r w:rsidRPr="00752797">
              <w:rPr>
                <w:noProof w:val="0"/>
                <w:lang w:val="en-US"/>
              </w:rPr>
              <w:t>This is a draft report, intended for discussion purposes only. No part of this report may be relied upon by either principals or third parties.</w:t>
            </w:r>
          </w:p>
        </w:tc>
      </w:tr>
      <w:bookmarkEnd w:id="16"/>
    </w:tbl>
    <w:p w:rsidR="000C5FE2" w:rsidRPr="00752797" w:rsidRDefault="000C5FE2" w:rsidP="002603CC">
      <w:pPr>
        <w:rPr>
          <w:lang w:val="en-US"/>
        </w:rPr>
      </w:pPr>
    </w:p>
    <w:p w:rsidR="00A45B92" w:rsidRPr="00752797" w:rsidRDefault="00A45B92" w:rsidP="002603CC">
      <w:pPr>
        <w:rPr>
          <w:lang w:val="en-US"/>
        </w:rPr>
      </w:pPr>
    </w:p>
    <w:p w:rsidR="00A2242F" w:rsidRPr="00752797" w:rsidRDefault="00A2242F" w:rsidP="002603CC">
      <w:pPr>
        <w:rPr>
          <w:lang w:val="en-US"/>
        </w:rPr>
        <w:sectPr w:rsidR="00A2242F" w:rsidRPr="00752797"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Default="000C5FE2" w:rsidP="002603CC">
      <w:pPr>
        <w:pStyle w:val="Huisstijl-TitelInhoud"/>
        <w:jc w:val="both"/>
        <w:rPr>
          <w:lang w:val="en-US"/>
        </w:rPr>
      </w:pPr>
      <w:bookmarkStart w:id="26" w:name="bmTOC"/>
      <w:bookmarkEnd w:id="26"/>
      <w:r w:rsidRPr="00752797">
        <w:rPr>
          <w:lang w:val="en-US"/>
        </w:rPr>
        <w:lastRenderedPageBreak/>
        <w:t>Contents</w:t>
      </w:r>
    </w:p>
    <w:sdt>
      <w:sdtPr>
        <w:rPr>
          <w:rFonts w:ascii="Arial" w:eastAsia="Times New Roman" w:hAnsi="Arial" w:cs="Arial"/>
          <w:b w:val="0"/>
          <w:bCs w:val="0"/>
          <w:color w:val="auto"/>
          <w:sz w:val="21"/>
          <w:szCs w:val="24"/>
          <w:lang w:val="en-GB" w:eastAsia="en-US"/>
        </w:rPr>
        <w:id w:val="1386223045"/>
        <w:docPartObj>
          <w:docPartGallery w:val="Table of Contents"/>
          <w:docPartUnique/>
        </w:docPartObj>
      </w:sdtPr>
      <w:sdtEndPr>
        <w:rPr>
          <w:noProof/>
        </w:rPr>
      </w:sdtEndPr>
      <w:sdtContent>
        <w:p w:rsidR="00055F7E" w:rsidRDefault="00055F7E">
          <w:pPr>
            <w:pStyle w:val="TOCHeading"/>
          </w:pPr>
          <w:del w:id="27" w:author="Ellen Quataert" w:date="2015-04-10T11:26:00Z">
            <w:r w:rsidDel="004E079F">
              <w:delText>Contents</w:delText>
            </w:r>
          </w:del>
        </w:p>
        <w:p w:rsidR="00055F7E" w:rsidRDefault="00055F7E">
          <w:pPr>
            <w:pStyle w:val="TOC1"/>
            <w:rPr>
              <w:rFonts w:asciiTheme="minorHAnsi" w:eastAsiaTheme="minorEastAsia" w:hAnsiTheme="minorHAnsi" w:cstheme="minorBidi"/>
              <w:b w:val="0"/>
              <w:noProof/>
              <w:sz w:val="22"/>
              <w:szCs w:val="22"/>
              <w:lang w:eastAsia="zh-CN"/>
            </w:rPr>
          </w:pPr>
          <w:r>
            <w:fldChar w:fldCharType="begin"/>
          </w:r>
          <w:r>
            <w:instrText xml:space="preserve"> TOC \o "1-3" \h \z \u </w:instrText>
          </w:r>
          <w:r>
            <w:fldChar w:fldCharType="separate"/>
          </w:r>
          <w:hyperlink w:anchor="_Toc413853381" w:history="1">
            <w:r w:rsidRPr="00D87A69">
              <w:rPr>
                <w:rStyle w:val="Hyperlink"/>
                <w:noProof/>
                <w:lang w:val="en-US"/>
              </w:rPr>
              <w:t>1</w:t>
            </w:r>
            <w:r>
              <w:rPr>
                <w:rFonts w:asciiTheme="minorHAnsi" w:eastAsiaTheme="minorEastAsia" w:hAnsiTheme="minorHAnsi" w:cstheme="minorBidi"/>
                <w:b w:val="0"/>
                <w:noProof/>
                <w:sz w:val="22"/>
                <w:szCs w:val="22"/>
                <w:lang w:eastAsia="zh-CN"/>
              </w:rPr>
              <w:tab/>
            </w:r>
            <w:r w:rsidRPr="00D87A69">
              <w:rPr>
                <w:rStyle w:val="Hyperlink"/>
                <w:noProof/>
                <w:lang w:val="en-US"/>
              </w:rPr>
              <w:t>Introduction</w:t>
            </w:r>
            <w:r>
              <w:rPr>
                <w:noProof/>
                <w:webHidden/>
              </w:rPr>
              <w:tab/>
            </w:r>
            <w:r>
              <w:rPr>
                <w:noProof/>
                <w:webHidden/>
              </w:rPr>
              <w:fldChar w:fldCharType="begin"/>
            </w:r>
            <w:r>
              <w:rPr>
                <w:noProof/>
                <w:webHidden/>
              </w:rPr>
              <w:instrText xml:space="preserve"> PAGEREF _Toc413853381 \h </w:instrText>
            </w:r>
            <w:r>
              <w:rPr>
                <w:noProof/>
                <w:webHidden/>
              </w:rPr>
            </w:r>
            <w:r>
              <w:rPr>
                <w:noProof/>
                <w:webHidden/>
              </w:rPr>
              <w:fldChar w:fldCharType="separate"/>
            </w:r>
            <w:r w:rsidR="007E2FAA">
              <w:rPr>
                <w:noProof/>
                <w:webHidden/>
              </w:rPr>
              <w:t>1</w:t>
            </w:r>
            <w:r>
              <w:rPr>
                <w:noProof/>
                <w:webHidden/>
              </w:rPr>
              <w:fldChar w:fldCharType="end"/>
            </w:r>
          </w:hyperlink>
        </w:p>
        <w:p w:rsidR="00055F7E" w:rsidRDefault="001F0FF2">
          <w:pPr>
            <w:pStyle w:val="TOC1"/>
            <w:rPr>
              <w:rFonts w:asciiTheme="minorHAnsi" w:eastAsiaTheme="minorEastAsia" w:hAnsiTheme="minorHAnsi" w:cstheme="minorBidi"/>
              <w:b w:val="0"/>
              <w:noProof/>
              <w:sz w:val="22"/>
              <w:szCs w:val="22"/>
              <w:lang w:eastAsia="zh-CN"/>
            </w:rPr>
          </w:pPr>
          <w:hyperlink w:anchor="_Toc413853382" w:history="1">
            <w:r w:rsidR="00055F7E" w:rsidRPr="00D87A69">
              <w:rPr>
                <w:rStyle w:val="Hyperlink"/>
                <w:noProof/>
                <w:lang w:val="en-US"/>
              </w:rPr>
              <w:t>2</w:t>
            </w:r>
            <w:r w:rsidR="00055F7E">
              <w:rPr>
                <w:rFonts w:asciiTheme="minorHAnsi" w:eastAsiaTheme="minorEastAsia" w:hAnsiTheme="minorHAnsi" w:cstheme="minorBidi"/>
                <w:b w:val="0"/>
                <w:noProof/>
                <w:sz w:val="22"/>
                <w:szCs w:val="22"/>
                <w:lang w:eastAsia="zh-CN"/>
              </w:rPr>
              <w:tab/>
            </w:r>
            <w:r w:rsidR="00055F7E" w:rsidRPr="00D87A69">
              <w:rPr>
                <w:rStyle w:val="Hyperlink"/>
                <w:noProof/>
                <w:lang w:val="en-US"/>
              </w:rPr>
              <w:t>Processes and model formulation</w:t>
            </w:r>
            <w:r w:rsidR="00055F7E">
              <w:rPr>
                <w:noProof/>
                <w:webHidden/>
              </w:rPr>
              <w:tab/>
            </w:r>
            <w:r w:rsidR="00055F7E">
              <w:rPr>
                <w:noProof/>
                <w:webHidden/>
              </w:rPr>
              <w:fldChar w:fldCharType="begin"/>
            </w:r>
            <w:r w:rsidR="00055F7E">
              <w:rPr>
                <w:noProof/>
                <w:webHidden/>
              </w:rPr>
              <w:instrText xml:space="preserve"> PAGEREF _Toc413853382 \h </w:instrText>
            </w:r>
            <w:r w:rsidR="00055F7E">
              <w:rPr>
                <w:noProof/>
                <w:webHidden/>
              </w:rPr>
            </w:r>
            <w:r w:rsidR="00055F7E">
              <w:rPr>
                <w:noProof/>
                <w:webHidden/>
              </w:rPr>
              <w:fldChar w:fldCharType="separate"/>
            </w:r>
            <w:r w:rsidR="007E2FAA">
              <w:rPr>
                <w:noProof/>
                <w:webHidden/>
              </w:rPr>
              <w:t>2</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383" w:history="1">
            <w:r w:rsidR="00055F7E" w:rsidRPr="00D87A69">
              <w:rPr>
                <w:rStyle w:val="Hyperlink"/>
                <w:noProof/>
                <w:lang w:val="en-US"/>
              </w:rPr>
              <w:t>2.1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Domain and definitions</w:t>
            </w:r>
            <w:r w:rsidR="00055F7E">
              <w:rPr>
                <w:noProof/>
                <w:webHidden/>
              </w:rPr>
              <w:tab/>
            </w:r>
            <w:r w:rsidR="00055F7E">
              <w:rPr>
                <w:noProof/>
                <w:webHidden/>
              </w:rPr>
              <w:fldChar w:fldCharType="begin"/>
            </w:r>
            <w:r w:rsidR="00055F7E">
              <w:rPr>
                <w:noProof/>
                <w:webHidden/>
              </w:rPr>
              <w:instrText xml:space="preserve"> PAGEREF _Toc413853383 \h </w:instrText>
            </w:r>
            <w:r w:rsidR="00055F7E">
              <w:rPr>
                <w:noProof/>
                <w:webHidden/>
              </w:rPr>
            </w:r>
            <w:r w:rsidR="00055F7E">
              <w:rPr>
                <w:noProof/>
                <w:webHidden/>
              </w:rPr>
              <w:fldChar w:fldCharType="separate"/>
            </w:r>
            <w:r w:rsidR="007E2FAA">
              <w:rPr>
                <w:noProof/>
                <w:webHidden/>
              </w:rPr>
              <w:t>2</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384" w:history="1">
            <w:r w:rsidR="00055F7E" w:rsidRPr="00D87A69">
              <w:rPr>
                <w:rStyle w:val="Hyperlink"/>
                <w:noProof/>
                <w:lang w:val="en-US"/>
              </w:rPr>
              <w:t>2.1.1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Coordinate system</w:t>
            </w:r>
            <w:r w:rsidR="00055F7E">
              <w:rPr>
                <w:noProof/>
                <w:webHidden/>
              </w:rPr>
              <w:tab/>
            </w:r>
            <w:r w:rsidR="00055F7E">
              <w:rPr>
                <w:noProof/>
                <w:webHidden/>
              </w:rPr>
              <w:fldChar w:fldCharType="begin"/>
            </w:r>
            <w:r w:rsidR="00055F7E">
              <w:rPr>
                <w:noProof/>
                <w:webHidden/>
              </w:rPr>
              <w:instrText xml:space="preserve"> PAGEREF _Toc413853384 \h </w:instrText>
            </w:r>
            <w:r w:rsidR="00055F7E">
              <w:rPr>
                <w:noProof/>
                <w:webHidden/>
              </w:rPr>
            </w:r>
            <w:r w:rsidR="00055F7E">
              <w:rPr>
                <w:noProof/>
                <w:webHidden/>
              </w:rPr>
              <w:fldChar w:fldCharType="separate"/>
            </w:r>
            <w:r w:rsidR="007E2FAA">
              <w:rPr>
                <w:noProof/>
                <w:webHidden/>
              </w:rPr>
              <w:t>2</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385" w:history="1">
            <w:r w:rsidR="00055F7E" w:rsidRPr="00D87A69">
              <w:rPr>
                <w:rStyle w:val="Hyperlink"/>
                <w:noProof/>
                <w:lang w:val="en-US"/>
              </w:rPr>
              <w:t>2.1.2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Grid set-up</w:t>
            </w:r>
            <w:r w:rsidR="00055F7E">
              <w:rPr>
                <w:noProof/>
                <w:webHidden/>
              </w:rPr>
              <w:tab/>
            </w:r>
            <w:r w:rsidR="00055F7E">
              <w:rPr>
                <w:noProof/>
                <w:webHidden/>
              </w:rPr>
              <w:fldChar w:fldCharType="begin"/>
            </w:r>
            <w:r w:rsidR="00055F7E">
              <w:rPr>
                <w:noProof/>
                <w:webHidden/>
              </w:rPr>
              <w:instrText xml:space="preserve"> PAGEREF _Toc413853385 \h </w:instrText>
            </w:r>
            <w:r w:rsidR="00055F7E">
              <w:rPr>
                <w:noProof/>
                <w:webHidden/>
              </w:rPr>
            </w:r>
            <w:r w:rsidR="00055F7E">
              <w:rPr>
                <w:noProof/>
                <w:webHidden/>
              </w:rPr>
              <w:fldChar w:fldCharType="separate"/>
            </w:r>
            <w:r w:rsidR="007E2FAA">
              <w:rPr>
                <w:noProof/>
                <w:webHidden/>
              </w:rPr>
              <w:t>2</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386" w:history="1">
            <w:r w:rsidR="00055F7E" w:rsidRPr="00D87A69">
              <w:rPr>
                <w:rStyle w:val="Hyperlink"/>
                <w:noProof/>
                <w:lang w:val="en-US"/>
              </w:rPr>
              <w:t>2.2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Hydrodynamics options</w:t>
            </w:r>
            <w:r w:rsidR="00055F7E">
              <w:rPr>
                <w:noProof/>
                <w:webHidden/>
              </w:rPr>
              <w:tab/>
            </w:r>
            <w:r w:rsidR="00055F7E">
              <w:rPr>
                <w:noProof/>
                <w:webHidden/>
              </w:rPr>
              <w:fldChar w:fldCharType="begin"/>
            </w:r>
            <w:r w:rsidR="00055F7E">
              <w:rPr>
                <w:noProof/>
                <w:webHidden/>
              </w:rPr>
              <w:instrText xml:space="preserve"> PAGEREF _Toc413853386 \h </w:instrText>
            </w:r>
            <w:r w:rsidR="00055F7E">
              <w:rPr>
                <w:noProof/>
                <w:webHidden/>
              </w:rPr>
            </w:r>
            <w:r w:rsidR="00055F7E">
              <w:rPr>
                <w:noProof/>
                <w:webHidden/>
              </w:rPr>
              <w:fldChar w:fldCharType="separate"/>
            </w:r>
            <w:r w:rsidR="007E2FAA">
              <w:rPr>
                <w:noProof/>
                <w:webHidden/>
              </w:rPr>
              <w:t>3</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387" w:history="1">
            <w:r w:rsidR="00055F7E" w:rsidRPr="00D87A69">
              <w:rPr>
                <w:rStyle w:val="Hyperlink"/>
                <w:noProof/>
                <w:lang w:val="en-US"/>
              </w:rPr>
              <w:t>2.2.1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Stationary mode</w:t>
            </w:r>
            <w:r w:rsidR="00055F7E">
              <w:rPr>
                <w:noProof/>
                <w:webHidden/>
              </w:rPr>
              <w:tab/>
            </w:r>
            <w:r w:rsidR="00055F7E">
              <w:rPr>
                <w:noProof/>
                <w:webHidden/>
              </w:rPr>
              <w:fldChar w:fldCharType="begin"/>
            </w:r>
            <w:r w:rsidR="00055F7E">
              <w:rPr>
                <w:noProof/>
                <w:webHidden/>
              </w:rPr>
              <w:instrText xml:space="preserve"> PAGEREF _Toc413853387 \h </w:instrText>
            </w:r>
            <w:r w:rsidR="00055F7E">
              <w:rPr>
                <w:noProof/>
                <w:webHidden/>
              </w:rPr>
            </w:r>
            <w:r w:rsidR="00055F7E">
              <w:rPr>
                <w:noProof/>
                <w:webHidden/>
              </w:rPr>
              <w:fldChar w:fldCharType="separate"/>
            </w:r>
            <w:r w:rsidR="007E2FAA">
              <w:rPr>
                <w:noProof/>
                <w:webHidden/>
              </w:rPr>
              <w:t>4</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388" w:history="1">
            <w:r w:rsidR="00055F7E" w:rsidRPr="00D87A69">
              <w:rPr>
                <w:rStyle w:val="Hyperlink"/>
                <w:noProof/>
                <w:lang w:val="en-US"/>
              </w:rPr>
              <w:t>2.2.2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Surf beat mode (instationary)</w:t>
            </w:r>
            <w:r w:rsidR="00055F7E">
              <w:rPr>
                <w:noProof/>
                <w:webHidden/>
              </w:rPr>
              <w:tab/>
            </w:r>
            <w:r w:rsidR="00055F7E">
              <w:rPr>
                <w:noProof/>
                <w:webHidden/>
              </w:rPr>
              <w:fldChar w:fldCharType="begin"/>
            </w:r>
            <w:r w:rsidR="00055F7E">
              <w:rPr>
                <w:noProof/>
                <w:webHidden/>
              </w:rPr>
              <w:instrText xml:space="preserve"> PAGEREF _Toc413853388 \h </w:instrText>
            </w:r>
            <w:r w:rsidR="00055F7E">
              <w:rPr>
                <w:noProof/>
                <w:webHidden/>
              </w:rPr>
            </w:r>
            <w:r w:rsidR="00055F7E">
              <w:rPr>
                <w:noProof/>
                <w:webHidden/>
              </w:rPr>
              <w:fldChar w:fldCharType="separate"/>
            </w:r>
            <w:r w:rsidR="007E2FAA">
              <w:rPr>
                <w:noProof/>
                <w:webHidden/>
              </w:rPr>
              <w:t>5</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389" w:history="1">
            <w:r w:rsidR="00055F7E" w:rsidRPr="00D87A69">
              <w:rPr>
                <w:rStyle w:val="Hyperlink"/>
                <w:noProof/>
                <w:lang w:val="en-US"/>
              </w:rPr>
              <w:t>2.2.3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Non-hydrostatic mode (wave resolving)</w:t>
            </w:r>
            <w:r w:rsidR="00055F7E">
              <w:rPr>
                <w:noProof/>
                <w:webHidden/>
              </w:rPr>
              <w:tab/>
            </w:r>
            <w:r w:rsidR="00055F7E">
              <w:rPr>
                <w:noProof/>
                <w:webHidden/>
              </w:rPr>
              <w:fldChar w:fldCharType="begin"/>
            </w:r>
            <w:r w:rsidR="00055F7E">
              <w:rPr>
                <w:noProof/>
                <w:webHidden/>
              </w:rPr>
              <w:instrText xml:space="preserve"> PAGEREF _Toc413853389 \h </w:instrText>
            </w:r>
            <w:r w:rsidR="00055F7E">
              <w:rPr>
                <w:noProof/>
                <w:webHidden/>
              </w:rPr>
            </w:r>
            <w:r w:rsidR="00055F7E">
              <w:rPr>
                <w:noProof/>
                <w:webHidden/>
              </w:rPr>
              <w:fldChar w:fldCharType="separate"/>
            </w:r>
            <w:r w:rsidR="007E2FAA">
              <w:rPr>
                <w:noProof/>
                <w:webHidden/>
              </w:rPr>
              <w:t>7</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390" w:history="1">
            <w:r w:rsidR="00055F7E" w:rsidRPr="00D87A69">
              <w:rPr>
                <w:rStyle w:val="Hyperlink"/>
                <w:noProof/>
                <w:lang w:val="en-US"/>
              </w:rPr>
              <w:t>2.3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Short wave action</w:t>
            </w:r>
            <w:r w:rsidR="00055F7E">
              <w:rPr>
                <w:noProof/>
                <w:webHidden/>
              </w:rPr>
              <w:tab/>
            </w:r>
            <w:r w:rsidR="00055F7E">
              <w:rPr>
                <w:noProof/>
                <w:webHidden/>
              </w:rPr>
              <w:fldChar w:fldCharType="begin"/>
            </w:r>
            <w:r w:rsidR="00055F7E">
              <w:rPr>
                <w:noProof/>
                <w:webHidden/>
              </w:rPr>
              <w:instrText xml:space="preserve"> PAGEREF _Toc413853390 \h </w:instrText>
            </w:r>
            <w:r w:rsidR="00055F7E">
              <w:rPr>
                <w:noProof/>
                <w:webHidden/>
              </w:rPr>
            </w:r>
            <w:r w:rsidR="00055F7E">
              <w:rPr>
                <w:noProof/>
                <w:webHidden/>
              </w:rPr>
              <w:fldChar w:fldCharType="separate"/>
            </w:r>
            <w:r w:rsidR="007E2FAA">
              <w:rPr>
                <w:noProof/>
                <w:webHidden/>
              </w:rPr>
              <w:t>9</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391" w:history="1">
            <w:r w:rsidR="00055F7E" w:rsidRPr="00D87A69">
              <w:rPr>
                <w:rStyle w:val="Hyperlink"/>
                <w:noProof/>
                <w:lang w:val="en-US"/>
              </w:rPr>
              <w:t>2.3.1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Short wave action balance</w:t>
            </w:r>
            <w:r w:rsidR="00055F7E">
              <w:rPr>
                <w:noProof/>
                <w:webHidden/>
              </w:rPr>
              <w:tab/>
            </w:r>
            <w:r w:rsidR="00055F7E">
              <w:rPr>
                <w:noProof/>
                <w:webHidden/>
              </w:rPr>
              <w:fldChar w:fldCharType="begin"/>
            </w:r>
            <w:r w:rsidR="00055F7E">
              <w:rPr>
                <w:noProof/>
                <w:webHidden/>
              </w:rPr>
              <w:instrText xml:space="preserve"> PAGEREF _Toc413853391 \h </w:instrText>
            </w:r>
            <w:r w:rsidR="00055F7E">
              <w:rPr>
                <w:noProof/>
                <w:webHidden/>
              </w:rPr>
            </w:r>
            <w:r w:rsidR="00055F7E">
              <w:rPr>
                <w:noProof/>
                <w:webHidden/>
              </w:rPr>
              <w:fldChar w:fldCharType="separate"/>
            </w:r>
            <w:r w:rsidR="007E2FAA">
              <w:rPr>
                <w:noProof/>
                <w:webHidden/>
              </w:rPr>
              <w:t>9</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392" w:history="1">
            <w:r w:rsidR="00055F7E" w:rsidRPr="00D87A69">
              <w:rPr>
                <w:rStyle w:val="Hyperlink"/>
                <w:noProof/>
                <w:lang w:val="en-US"/>
              </w:rPr>
              <w:t>2.3.2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Dissipation</w:t>
            </w:r>
            <w:r w:rsidR="00055F7E">
              <w:rPr>
                <w:noProof/>
                <w:webHidden/>
              </w:rPr>
              <w:tab/>
            </w:r>
            <w:r w:rsidR="00055F7E">
              <w:rPr>
                <w:noProof/>
                <w:webHidden/>
              </w:rPr>
              <w:fldChar w:fldCharType="begin"/>
            </w:r>
            <w:r w:rsidR="00055F7E">
              <w:rPr>
                <w:noProof/>
                <w:webHidden/>
              </w:rPr>
              <w:instrText xml:space="preserve"> PAGEREF _Toc413853392 \h </w:instrText>
            </w:r>
            <w:r w:rsidR="00055F7E">
              <w:rPr>
                <w:noProof/>
                <w:webHidden/>
              </w:rPr>
            </w:r>
            <w:r w:rsidR="00055F7E">
              <w:rPr>
                <w:noProof/>
                <w:webHidden/>
              </w:rPr>
              <w:fldChar w:fldCharType="separate"/>
            </w:r>
            <w:r w:rsidR="007E2FAA">
              <w:rPr>
                <w:noProof/>
                <w:webHidden/>
              </w:rPr>
              <w:t>10</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393" w:history="1">
            <w:r w:rsidR="00055F7E" w:rsidRPr="00D87A69">
              <w:rPr>
                <w:rStyle w:val="Hyperlink"/>
                <w:noProof/>
                <w:lang w:val="en-US"/>
              </w:rPr>
              <w:t>2.3.3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Radiation stresses</w:t>
            </w:r>
            <w:r w:rsidR="00055F7E">
              <w:rPr>
                <w:noProof/>
                <w:webHidden/>
              </w:rPr>
              <w:tab/>
            </w:r>
            <w:r w:rsidR="00055F7E">
              <w:rPr>
                <w:noProof/>
                <w:webHidden/>
              </w:rPr>
              <w:fldChar w:fldCharType="begin"/>
            </w:r>
            <w:r w:rsidR="00055F7E">
              <w:rPr>
                <w:noProof/>
                <w:webHidden/>
              </w:rPr>
              <w:instrText xml:space="preserve"> PAGEREF _Toc413853393 \h </w:instrText>
            </w:r>
            <w:r w:rsidR="00055F7E">
              <w:rPr>
                <w:noProof/>
                <w:webHidden/>
              </w:rPr>
            </w:r>
            <w:r w:rsidR="00055F7E">
              <w:rPr>
                <w:noProof/>
                <w:webHidden/>
              </w:rPr>
              <w:fldChar w:fldCharType="separate"/>
            </w:r>
            <w:r w:rsidR="007E2FAA">
              <w:rPr>
                <w:noProof/>
                <w:webHidden/>
              </w:rPr>
              <w:t>15</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394" w:history="1">
            <w:r w:rsidR="00055F7E" w:rsidRPr="00D87A69">
              <w:rPr>
                <w:rStyle w:val="Hyperlink"/>
                <w:noProof/>
                <w:lang w:val="en-US"/>
              </w:rPr>
              <w:t>2.3.4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Wave shape</w:t>
            </w:r>
            <w:r w:rsidR="00055F7E">
              <w:rPr>
                <w:noProof/>
                <w:webHidden/>
              </w:rPr>
              <w:tab/>
            </w:r>
            <w:r w:rsidR="00055F7E">
              <w:rPr>
                <w:noProof/>
                <w:webHidden/>
              </w:rPr>
              <w:fldChar w:fldCharType="begin"/>
            </w:r>
            <w:r w:rsidR="00055F7E">
              <w:rPr>
                <w:noProof/>
                <w:webHidden/>
              </w:rPr>
              <w:instrText xml:space="preserve"> PAGEREF _Toc413853394 \h </w:instrText>
            </w:r>
            <w:r w:rsidR="00055F7E">
              <w:rPr>
                <w:noProof/>
                <w:webHidden/>
              </w:rPr>
            </w:r>
            <w:r w:rsidR="00055F7E">
              <w:rPr>
                <w:noProof/>
                <w:webHidden/>
              </w:rPr>
              <w:fldChar w:fldCharType="separate"/>
            </w:r>
            <w:r w:rsidR="007E2FAA">
              <w:rPr>
                <w:noProof/>
                <w:webHidden/>
              </w:rPr>
              <w:t>15</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395" w:history="1">
            <w:r w:rsidR="00055F7E" w:rsidRPr="00D87A69">
              <w:rPr>
                <w:rStyle w:val="Hyperlink"/>
                <w:noProof/>
                <w:lang w:val="en-US"/>
              </w:rPr>
              <w:t>2.3.5</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Turbulence</w:t>
            </w:r>
            <w:r w:rsidR="00055F7E">
              <w:rPr>
                <w:noProof/>
                <w:webHidden/>
              </w:rPr>
              <w:tab/>
            </w:r>
            <w:r w:rsidR="00055F7E">
              <w:rPr>
                <w:noProof/>
                <w:webHidden/>
              </w:rPr>
              <w:fldChar w:fldCharType="begin"/>
            </w:r>
            <w:r w:rsidR="00055F7E">
              <w:rPr>
                <w:noProof/>
                <w:webHidden/>
              </w:rPr>
              <w:instrText xml:space="preserve"> PAGEREF _Toc413853395 \h </w:instrText>
            </w:r>
            <w:r w:rsidR="00055F7E">
              <w:rPr>
                <w:noProof/>
                <w:webHidden/>
              </w:rPr>
            </w:r>
            <w:r w:rsidR="00055F7E">
              <w:rPr>
                <w:noProof/>
                <w:webHidden/>
              </w:rPr>
              <w:fldChar w:fldCharType="separate"/>
            </w:r>
            <w:r w:rsidR="007E2FAA">
              <w:rPr>
                <w:noProof/>
                <w:webHidden/>
              </w:rPr>
              <w:t>17</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396" w:history="1">
            <w:r w:rsidR="00055F7E" w:rsidRPr="00D87A69">
              <w:rPr>
                <w:rStyle w:val="Hyperlink"/>
                <w:noProof/>
                <w:lang w:val="en-US"/>
              </w:rPr>
              <w:t>2.3.6</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Roller energy balance</w:t>
            </w:r>
            <w:r w:rsidR="00055F7E">
              <w:rPr>
                <w:noProof/>
                <w:webHidden/>
              </w:rPr>
              <w:tab/>
            </w:r>
            <w:r w:rsidR="00055F7E">
              <w:rPr>
                <w:noProof/>
                <w:webHidden/>
              </w:rPr>
              <w:fldChar w:fldCharType="begin"/>
            </w:r>
            <w:r w:rsidR="00055F7E">
              <w:rPr>
                <w:noProof/>
                <w:webHidden/>
              </w:rPr>
              <w:instrText xml:space="preserve"> PAGEREF _Toc413853396 \h </w:instrText>
            </w:r>
            <w:r w:rsidR="00055F7E">
              <w:rPr>
                <w:noProof/>
                <w:webHidden/>
              </w:rPr>
            </w:r>
            <w:r w:rsidR="00055F7E">
              <w:rPr>
                <w:noProof/>
                <w:webHidden/>
              </w:rPr>
              <w:fldChar w:fldCharType="separate"/>
            </w:r>
            <w:r w:rsidR="007E2FAA">
              <w:rPr>
                <w:noProof/>
                <w:webHidden/>
              </w:rPr>
              <w:t>18</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397" w:history="1">
            <w:r w:rsidR="00055F7E" w:rsidRPr="00D87A69">
              <w:rPr>
                <w:rStyle w:val="Hyperlink"/>
                <w:noProof/>
                <w:lang w:val="en-US"/>
              </w:rPr>
              <w:t>2.4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Shallow water equations</w:t>
            </w:r>
            <w:r w:rsidR="00055F7E">
              <w:rPr>
                <w:noProof/>
                <w:webHidden/>
              </w:rPr>
              <w:tab/>
            </w:r>
            <w:r w:rsidR="00055F7E">
              <w:rPr>
                <w:noProof/>
                <w:webHidden/>
              </w:rPr>
              <w:fldChar w:fldCharType="begin"/>
            </w:r>
            <w:r w:rsidR="00055F7E">
              <w:rPr>
                <w:noProof/>
                <w:webHidden/>
              </w:rPr>
              <w:instrText xml:space="preserve"> PAGEREF _Toc413853397 \h </w:instrText>
            </w:r>
            <w:r w:rsidR="00055F7E">
              <w:rPr>
                <w:noProof/>
                <w:webHidden/>
              </w:rPr>
            </w:r>
            <w:r w:rsidR="00055F7E">
              <w:rPr>
                <w:noProof/>
                <w:webHidden/>
              </w:rPr>
              <w:fldChar w:fldCharType="separate"/>
            </w:r>
            <w:r w:rsidR="007E2FAA">
              <w:rPr>
                <w:noProof/>
                <w:webHidden/>
              </w:rPr>
              <w:t>20</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398" w:history="1">
            <w:r w:rsidR="00055F7E" w:rsidRPr="00D87A69">
              <w:rPr>
                <w:rStyle w:val="Hyperlink"/>
                <w:noProof/>
                <w:lang w:val="en-US"/>
              </w:rPr>
              <w:t>2.4.1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Horizontal viscosity</w:t>
            </w:r>
            <w:r w:rsidR="00055F7E">
              <w:rPr>
                <w:noProof/>
                <w:webHidden/>
              </w:rPr>
              <w:tab/>
            </w:r>
            <w:r w:rsidR="00055F7E">
              <w:rPr>
                <w:noProof/>
                <w:webHidden/>
              </w:rPr>
              <w:fldChar w:fldCharType="begin"/>
            </w:r>
            <w:r w:rsidR="00055F7E">
              <w:rPr>
                <w:noProof/>
                <w:webHidden/>
              </w:rPr>
              <w:instrText xml:space="preserve"> PAGEREF _Toc413853398 \h </w:instrText>
            </w:r>
            <w:r w:rsidR="00055F7E">
              <w:rPr>
                <w:noProof/>
                <w:webHidden/>
              </w:rPr>
            </w:r>
            <w:r w:rsidR="00055F7E">
              <w:rPr>
                <w:noProof/>
                <w:webHidden/>
              </w:rPr>
              <w:fldChar w:fldCharType="separate"/>
            </w:r>
            <w:r w:rsidR="007E2FAA">
              <w:rPr>
                <w:noProof/>
                <w:webHidden/>
              </w:rPr>
              <w:t>20</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399" w:history="1">
            <w:r w:rsidR="00055F7E" w:rsidRPr="00D87A69">
              <w:rPr>
                <w:rStyle w:val="Hyperlink"/>
                <w:noProof/>
                <w:lang w:val="en-US"/>
              </w:rPr>
              <w:t>2.4.2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Bed shear stress</w:t>
            </w:r>
            <w:r w:rsidR="00055F7E">
              <w:rPr>
                <w:noProof/>
                <w:webHidden/>
              </w:rPr>
              <w:tab/>
            </w:r>
            <w:r w:rsidR="00055F7E">
              <w:rPr>
                <w:noProof/>
                <w:webHidden/>
              </w:rPr>
              <w:fldChar w:fldCharType="begin"/>
            </w:r>
            <w:r w:rsidR="00055F7E">
              <w:rPr>
                <w:noProof/>
                <w:webHidden/>
              </w:rPr>
              <w:instrText xml:space="preserve"> PAGEREF _Toc413853399 \h </w:instrText>
            </w:r>
            <w:r w:rsidR="00055F7E">
              <w:rPr>
                <w:noProof/>
                <w:webHidden/>
              </w:rPr>
            </w:r>
            <w:r w:rsidR="00055F7E">
              <w:rPr>
                <w:noProof/>
                <w:webHidden/>
              </w:rPr>
              <w:fldChar w:fldCharType="separate"/>
            </w:r>
            <w:r w:rsidR="007E2FAA">
              <w:rPr>
                <w:noProof/>
                <w:webHidden/>
              </w:rPr>
              <w:t>21</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00" w:history="1">
            <w:r w:rsidR="00055F7E" w:rsidRPr="00D87A69">
              <w:rPr>
                <w:rStyle w:val="Hyperlink"/>
                <w:noProof/>
                <w:lang w:val="en-US"/>
              </w:rPr>
              <w:t>2.4.3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Damping by vegetation</w:t>
            </w:r>
            <w:r w:rsidR="00055F7E">
              <w:rPr>
                <w:noProof/>
                <w:webHidden/>
              </w:rPr>
              <w:tab/>
            </w:r>
            <w:r w:rsidR="00055F7E">
              <w:rPr>
                <w:noProof/>
                <w:webHidden/>
              </w:rPr>
              <w:fldChar w:fldCharType="begin"/>
            </w:r>
            <w:r w:rsidR="00055F7E">
              <w:rPr>
                <w:noProof/>
                <w:webHidden/>
              </w:rPr>
              <w:instrText xml:space="preserve"> PAGEREF _Toc413853400 \h </w:instrText>
            </w:r>
            <w:r w:rsidR="00055F7E">
              <w:rPr>
                <w:noProof/>
                <w:webHidden/>
              </w:rPr>
            </w:r>
            <w:r w:rsidR="00055F7E">
              <w:rPr>
                <w:noProof/>
                <w:webHidden/>
              </w:rPr>
              <w:fldChar w:fldCharType="separate"/>
            </w:r>
            <w:r w:rsidR="007E2FAA">
              <w:rPr>
                <w:noProof/>
                <w:webHidden/>
              </w:rPr>
              <w:t>22</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01" w:history="1">
            <w:r w:rsidR="00055F7E" w:rsidRPr="00D87A69">
              <w:rPr>
                <w:rStyle w:val="Hyperlink"/>
                <w:noProof/>
                <w:lang w:val="en-US"/>
              </w:rPr>
              <w:t>2.4.4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Wind</w:t>
            </w:r>
            <w:r w:rsidR="00055F7E">
              <w:rPr>
                <w:noProof/>
                <w:webHidden/>
              </w:rPr>
              <w:tab/>
            </w:r>
            <w:r w:rsidR="00055F7E">
              <w:rPr>
                <w:noProof/>
                <w:webHidden/>
              </w:rPr>
              <w:fldChar w:fldCharType="begin"/>
            </w:r>
            <w:r w:rsidR="00055F7E">
              <w:rPr>
                <w:noProof/>
                <w:webHidden/>
              </w:rPr>
              <w:instrText xml:space="preserve"> PAGEREF _Toc413853401 \h </w:instrText>
            </w:r>
            <w:r w:rsidR="00055F7E">
              <w:rPr>
                <w:noProof/>
                <w:webHidden/>
              </w:rPr>
            </w:r>
            <w:r w:rsidR="00055F7E">
              <w:rPr>
                <w:noProof/>
                <w:webHidden/>
              </w:rPr>
              <w:fldChar w:fldCharType="separate"/>
            </w:r>
            <w:r w:rsidR="007E2FAA">
              <w:rPr>
                <w:noProof/>
                <w:webHidden/>
              </w:rPr>
              <w:t>22</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02" w:history="1">
            <w:r w:rsidR="00055F7E" w:rsidRPr="00D87A69">
              <w:rPr>
                <w:rStyle w:val="Hyperlink"/>
                <w:noProof/>
                <w:lang w:val="en-US"/>
              </w:rPr>
              <w:t>2.5</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Non-hydrostatic pressure correction</w:t>
            </w:r>
            <w:r w:rsidR="00055F7E">
              <w:rPr>
                <w:noProof/>
                <w:webHidden/>
              </w:rPr>
              <w:tab/>
            </w:r>
            <w:r w:rsidR="00055F7E">
              <w:rPr>
                <w:noProof/>
                <w:webHidden/>
              </w:rPr>
              <w:fldChar w:fldCharType="begin"/>
            </w:r>
            <w:r w:rsidR="00055F7E">
              <w:rPr>
                <w:noProof/>
                <w:webHidden/>
              </w:rPr>
              <w:instrText xml:space="preserve"> PAGEREF _Toc413853402 \h </w:instrText>
            </w:r>
            <w:r w:rsidR="00055F7E">
              <w:rPr>
                <w:noProof/>
                <w:webHidden/>
              </w:rPr>
            </w:r>
            <w:r w:rsidR="00055F7E">
              <w:rPr>
                <w:noProof/>
                <w:webHidden/>
              </w:rPr>
              <w:fldChar w:fldCharType="separate"/>
            </w:r>
            <w:r w:rsidR="007E2FAA">
              <w:rPr>
                <w:noProof/>
                <w:webHidden/>
              </w:rPr>
              <w:t>23</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03" w:history="1">
            <w:r w:rsidR="00055F7E" w:rsidRPr="00D87A69">
              <w:rPr>
                <w:rStyle w:val="Hyperlink"/>
                <w:noProof/>
                <w:lang w:val="en-US"/>
              </w:rPr>
              <w:t>2.6</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Groundwater flow</w:t>
            </w:r>
            <w:r w:rsidR="00055F7E">
              <w:rPr>
                <w:noProof/>
                <w:webHidden/>
              </w:rPr>
              <w:tab/>
            </w:r>
            <w:r w:rsidR="00055F7E">
              <w:rPr>
                <w:noProof/>
                <w:webHidden/>
              </w:rPr>
              <w:fldChar w:fldCharType="begin"/>
            </w:r>
            <w:r w:rsidR="00055F7E">
              <w:rPr>
                <w:noProof/>
                <w:webHidden/>
              </w:rPr>
              <w:instrText xml:space="preserve"> PAGEREF _Toc413853403 \h </w:instrText>
            </w:r>
            <w:r w:rsidR="00055F7E">
              <w:rPr>
                <w:noProof/>
                <w:webHidden/>
              </w:rPr>
            </w:r>
            <w:r w:rsidR="00055F7E">
              <w:rPr>
                <w:noProof/>
                <w:webHidden/>
              </w:rPr>
              <w:fldChar w:fldCharType="separate"/>
            </w:r>
            <w:r w:rsidR="007E2FAA">
              <w:rPr>
                <w:noProof/>
                <w:webHidden/>
              </w:rPr>
              <w:t>24</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04" w:history="1">
            <w:r w:rsidR="00055F7E" w:rsidRPr="00D87A69">
              <w:rPr>
                <w:rStyle w:val="Hyperlink"/>
                <w:noProof/>
                <w:lang w:val="en-US"/>
              </w:rPr>
              <w:t>2.6.1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Continuity</w:t>
            </w:r>
            <w:r w:rsidR="00055F7E">
              <w:rPr>
                <w:noProof/>
                <w:webHidden/>
              </w:rPr>
              <w:tab/>
            </w:r>
            <w:r w:rsidR="00055F7E">
              <w:rPr>
                <w:noProof/>
                <w:webHidden/>
              </w:rPr>
              <w:fldChar w:fldCharType="begin"/>
            </w:r>
            <w:r w:rsidR="00055F7E">
              <w:rPr>
                <w:noProof/>
                <w:webHidden/>
              </w:rPr>
              <w:instrText xml:space="preserve"> PAGEREF _Toc413853404 \h </w:instrText>
            </w:r>
            <w:r w:rsidR="00055F7E">
              <w:rPr>
                <w:noProof/>
                <w:webHidden/>
              </w:rPr>
            </w:r>
            <w:r w:rsidR="00055F7E">
              <w:rPr>
                <w:noProof/>
                <w:webHidden/>
              </w:rPr>
              <w:fldChar w:fldCharType="separate"/>
            </w:r>
            <w:r w:rsidR="007E2FAA">
              <w:rPr>
                <w:noProof/>
                <w:webHidden/>
              </w:rPr>
              <w:t>24</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05" w:history="1">
            <w:r w:rsidR="00055F7E" w:rsidRPr="00D87A69">
              <w:rPr>
                <w:rStyle w:val="Hyperlink"/>
                <w:noProof/>
                <w:lang w:val="en-US"/>
              </w:rPr>
              <w:t>2.6.2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Equation of motions</w:t>
            </w:r>
            <w:r w:rsidR="00055F7E">
              <w:rPr>
                <w:noProof/>
                <w:webHidden/>
              </w:rPr>
              <w:tab/>
            </w:r>
            <w:r w:rsidR="00055F7E">
              <w:rPr>
                <w:noProof/>
                <w:webHidden/>
              </w:rPr>
              <w:fldChar w:fldCharType="begin"/>
            </w:r>
            <w:r w:rsidR="00055F7E">
              <w:rPr>
                <w:noProof/>
                <w:webHidden/>
              </w:rPr>
              <w:instrText xml:space="preserve"> PAGEREF _Toc413853405 \h </w:instrText>
            </w:r>
            <w:r w:rsidR="00055F7E">
              <w:rPr>
                <w:noProof/>
                <w:webHidden/>
              </w:rPr>
            </w:r>
            <w:r w:rsidR="00055F7E">
              <w:rPr>
                <w:noProof/>
                <w:webHidden/>
              </w:rPr>
              <w:fldChar w:fldCharType="separate"/>
            </w:r>
            <w:r w:rsidR="007E2FAA">
              <w:rPr>
                <w:noProof/>
                <w:webHidden/>
              </w:rPr>
              <w:t>24</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06" w:history="1">
            <w:r w:rsidR="00055F7E" w:rsidRPr="00D87A69">
              <w:rPr>
                <w:rStyle w:val="Hyperlink"/>
                <w:noProof/>
                <w:lang w:val="en-US"/>
              </w:rPr>
              <w:t>2.7</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Sediment transport</w:t>
            </w:r>
            <w:r w:rsidR="00055F7E">
              <w:rPr>
                <w:noProof/>
                <w:webHidden/>
              </w:rPr>
              <w:tab/>
            </w:r>
            <w:r w:rsidR="00055F7E">
              <w:rPr>
                <w:noProof/>
                <w:webHidden/>
              </w:rPr>
              <w:fldChar w:fldCharType="begin"/>
            </w:r>
            <w:r w:rsidR="00055F7E">
              <w:rPr>
                <w:noProof/>
                <w:webHidden/>
              </w:rPr>
              <w:instrText xml:space="preserve"> PAGEREF _Toc413853406 \h </w:instrText>
            </w:r>
            <w:r w:rsidR="00055F7E">
              <w:rPr>
                <w:noProof/>
                <w:webHidden/>
              </w:rPr>
            </w:r>
            <w:r w:rsidR="00055F7E">
              <w:rPr>
                <w:noProof/>
                <w:webHidden/>
              </w:rPr>
              <w:fldChar w:fldCharType="separate"/>
            </w:r>
            <w:r w:rsidR="007E2FAA">
              <w:rPr>
                <w:noProof/>
                <w:webHidden/>
              </w:rPr>
              <w:t>28</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07" w:history="1">
            <w:r w:rsidR="00055F7E" w:rsidRPr="00D87A69">
              <w:rPr>
                <w:rStyle w:val="Hyperlink"/>
                <w:noProof/>
                <w:lang w:val="en-US"/>
              </w:rPr>
              <w:t>2.7.1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Advection-diffusion equation</w:t>
            </w:r>
            <w:r w:rsidR="00055F7E">
              <w:rPr>
                <w:noProof/>
                <w:webHidden/>
              </w:rPr>
              <w:tab/>
            </w:r>
            <w:r w:rsidR="00055F7E">
              <w:rPr>
                <w:noProof/>
                <w:webHidden/>
              </w:rPr>
              <w:fldChar w:fldCharType="begin"/>
            </w:r>
            <w:r w:rsidR="00055F7E">
              <w:rPr>
                <w:noProof/>
                <w:webHidden/>
              </w:rPr>
              <w:instrText xml:space="preserve"> PAGEREF _Toc413853407 \h </w:instrText>
            </w:r>
            <w:r w:rsidR="00055F7E">
              <w:rPr>
                <w:noProof/>
                <w:webHidden/>
              </w:rPr>
            </w:r>
            <w:r w:rsidR="00055F7E">
              <w:rPr>
                <w:noProof/>
                <w:webHidden/>
              </w:rPr>
              <w:fldChar w:fldCharType="separate"/>
            </w:r>
            <w:r w:rsidR="007E2FAA">
              <w:rPr>
                <w:noProof/>
                <w:webHidden/>
              </w:rPr>
              <w:t>28</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08" w:history="1">
            <w:r w:rsidR="00055F7E" w:rsidRPr="00D87A69">
              <w:rPr>
                <w:rStyle w:val="Hyperlink"/>
                <w:noProof/>
                <w:lang w:val="en-US"/>
              </w:rPr>
              <w:t>2.7.2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General parameters</w:t>
            </w:r>
            <w:r w:rsidR="00055F7E">
              <w:rPr>
                <w:noProof/>
                <w:webHidden/>
              </w:rPr>
              <w:tab/>
            </w:r>
            <w:r w:rsidR="00055F7E">
              <w:rPr>
                <w:noProof/>
                <w:webHidden/>
              </w:rPr>
              <w:fldChar w:fldCharType="begin"/>
            </w:r>
            <w:r w:rsidR="00055F7E">
              <w:rPr>
                <w:noProof/>
                <w:webHidden/>
              </w:rPr>
              <w:instrText xml:space="preserve"> PAGEREF _Toc413853408 \h </w:instrText>
            </w:r>
            <w:r w:rsidR="00055F7E">
              <w:rPr>
                <w:noProof/>
                <w:webHidden/>
              </w:rPr>
            </w:r>
            <w:r w:rsidR="00055F7E">
              <w:rPr>
                <w:noProof/>
                <w:webHidden/>
              </w:rPr>
              <w:fldChar w:fldCharType="separate"/>
            </w:r>
            <w:r w:rsidR="007E2FAA">
              <w:rPr>
                <w:noProof/>
                <w:webHidden/>
              </w:rPr>
              <w:t>29</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09" w:history="1">
            <w:r w:rsidR="00055F7E" w:rsidRPr="00D87A69">
              <w:rPr>
                <w:rStyle w:val="Hyperlink"/>
                <w:noProof/>
                <w:lang w:val="en-US"/>
              </w:rPr>
              <w:t>2.7.3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Transport formulations</w:t>
            </w:r>
            <w:r w:rsidR="00055F7E">
              <w:rPr>
                <w:noProof/>
                <w:webHidden/>
              </w:rPr>
              <w:tab/>
            </w:r>
            <w:r w:rsidR="00055F7E">
              <w:rPr>
                <w:noProof/>
                <w:webHidden/>
              </w:rPr>
              <w:fldChar w:fldCharType="begin"/>
            </w:r>
            <w:r w:rsidR="00055F7E">
              <w:rPr>
                <w:noProof/>
                <w:webHidden/>
              </w:rPr>
              <w:instrText xml:space="preserve"> PAGEREF _Toc413853409 \h </w:instrText>
            </w:r>
            <w:r w:rsidR="00055F7E">
              <w:rPr>
                <w:noProof/>
                <w:webHidden/>
              </w:rPr>
            </w:r>
            <w:r w:rsidR="00055F7E">
              <w:rPr>
                <w:noProof/>
                <w:webHidden/>
              </w:rPr>
              <w:fldChar w:fldCharType="separate"/>
            </w:r>
            <w:r w:rsidR="007E2FAA">
              <w:rPr>
                <w:noProof/>
                <w:webHidden/>
              </w:rPr>
              <w:t>30</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10" w:history="1">
            <w:r w:rsidR="00055F7E" w:rsidRPr="00D87A69">
              <w:rPr>
                <w:rStyle w:val="Hyperlink"/>
                <w:noProof/>
                <w:lang w:val="en-US"/>
              </w:rPr>
              <w:t>2.7.4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Effects of wave nonlinearity</w:t>
            </w:r>
            <w:r w:rsidR="00055F7E">
              <w:rPr>
                <w:noProof/>
                <w:webHidden/>
              </w:rPr>
              <w:tab/>
            </w:r>
            <w:r w:rsidR="00055F7E">
              <w:rPr>
                <w:noProof/>
                <w:webHidden/>
              </w:rPr>
              <w:fldChar w:fldCharType="begin"/>
            </w:r>
            <w:r w:rsidR="00055F7E">
              <w:rPr>
                <w:noProof/>
                <w:webHidden/>
              </w:rPr>
              <w:instrText xml:space="preserve"> PAGEREF _Toc413853410 \h </w:instrText>
            </w:r>
            <w:r w:rsidR="00055F7E">
              <w:rPr>
                <w:noProof/>
                <w:webHidden/>
              </w:rPr>
            </w:r>
            <w:r w:rsidR="00055F7E">
              <w:rPr>
                <w:noProof/>
                <w:webHidden/>
              </w:rPr>
              <w:fldChar w:fldCharType="separate"/>
            </w:r>
            <w:r w:rsidR="007E2FAA">
              <w:rPr>
                <w:noProof/>
                <w:webHidden/>
              </w:rPr>
              <w:t>32</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11" w:history="1">
            <w:r w:rsidR="00055F7E" w:rsidRPr="00D87A69">
              <w:rPr>
                <w:rStyle w:val="Hyperlink"/>
                <w:noProof/>
                <w:lang w:val="en-US"/>
              </w:rPr>
              <w:t>2.7.5</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Hindered erosion by dilatancy</w:t>
            </w:r>
            <w:r w:rsidR="00055F7E">
              <w:rPr>
                <w:noProof/>
                <w:webHidden/>
              </w:rPr>
              <w:tab/>
            </w:r>
            <w:r w:rsidR="00055F7E">
              <w:rPr>
                <w:noProof/>
                <w:webHidden/>
              </w:rPr>
              <w:fldChar w:fldCharType="begin"/>
            </w:r>
            <w:r w:rsidR="00055F7E">
              <w:rPr>
                <w:noProof/>
                <w:webHidden/>
              </w:rPr>
              <w:instrText xml:space="preserve"> PAGEREF _Toc413853411 \h </w:instrText>
            </w:r>
            <w:r w:rsidR="00055F7E">
              <w:rPr>
                <w:noProof/>
                <w:webHidden/>
              </w:rPr>
            </w:r>
            <w:r w:rsidR="00055F7E">
              <w:rPr>
                <w:noProof/>
                <w:webHidden/>
              </w:rPr>
              <w:fldChar w:fldCharType="separate"/>
            </w:r>
            <w:r w:rsidR="007E2FAA">
              <w:rPr>
                <w:noProof/>
                <w:webHidden/>
              </w:rPr>
              <w:t>33</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12" w:history="1">
            <w:r w:rsidR="00055F7E" w:rsidRPr="00D87A69">
              <w:rPr>
                <w:rStyle w:val="Hyperlink"/>
                <w:noProof/>
                <w:lang w:val="en-US"/>
              </w:rPr>
              <w:t>2.7.6</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Bed slope effect</w:t>
            </w:r>
            <w:r w:rsidR="00055F7E">
              <w:rPr>
                <w:noProof/>
                <w:webHidden/>
              </w:rPr>
              <w:tab/>
            </w:r>
            <w:r w:rsidR="00055F7E">
              <w:rPr>
                <w:noProof/>
                <w:webHidden/>
              </w:rPr>
              <w:fldChar w:fldCharType="begin"/>
            </w:r>
            <w:r w:rsidR="00055F7E">
              <w:rPr>
                <w:noProof/>
                <w:webHidden/>
              </w:rPr>
              <w:instrText xml:space="preserve"> PAGEREF _Toc413853412 \h </w:instrText>
            </w:r>
            <w:r w:rsidR="00055F7E">
              <w:rPr>
                <w:noProof/>
                <w:webHidden/>
              </w:rPr>
            </w:r>
            <w:r w:rsidR="00055F7E">
              <w:rPr>
                <w:noProof/>
                <w:webHidden/>
              </w:rPr>
              <w:fldChar w:fldCharType="separate"/>
            </w:r>
            <w:r w:rsidR="007E2FAA">
              <w:rPr>
                <w:noProof/>
                <w:webHidden/>
              </w:rPr>
              <w:t>33</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13" w:history="1">
            <w:r w:rsidR="00055F7E" w:rsidRPr="00D87A69">
              <w:rPr>
                <w:rStyle w:val="Hyperlink"/>
                <w:noProof/>
                <w:lang w:val="en-US"/>
              </w:rPr>
              <w:t>2.8</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Bottom updating</w:t>
            </w:r>
            <w:r w:rsidR="00055F7E">
              <w:rPr>
                <w:noProof/>
                <w:webHidden/>
              </w:rPr>
              <w:tab/>
            </w:r>
            <w:r w:rsidR="00055F7E">
              <w:rPr>
                <w:noProof/>
                <w:webHidden/>
              </w:rPr>
              <w:fldChar w:fldCharType="begin"/>
            </w:r>
            <w:r w:rsidR="00055F7E">
              <w:rPr>
                <w:noProof/>
                <w:webHidden/>
              </w:rPr>
              <w:instrText xml:space="preserve"> PAGEREF _Toc413853413 \h </w:instrText>
            </w:r>
            <w:r w:rsidR="00055F7E">
              <w:rPr>
                <w:noProof/>
                <w:webHidden/>
              </w:rPr>
            </w:r>
            <w:r w:rsidR="00055F7E">
              <w:rPr>
                <w:noProof/>
                <w:webHidden/>
              </w:rPr>
              <w:fldChar w:fldCharType="separate"/>
            </w:r>
            <w:r w:rsidR="007E2FAA">
              <w:rPr>
                <w:noProof/>
                <w:webHidden/>
              </w:rPr>
              <w:t>34</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14" w:history="1">
            <w:r w:rsidR="00055F7E" w:rsidRPr="00D87A69">
              <w:rPr>
                <w:rStyle w:val="Hyperlink"/>
                <w:noProof/>
                <w:lang w:val="en-US"/>
              </w:rPr>
              <w:t>2.8.1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Due to sediment fluxes</w:t>
            </w:r>
            <w:r w:rsidR="00055F7E">
              <w:rPr>
                <w:noProof/>
                <w:webHidden/>
              </w:rPr>
              <w:tab/>
            </w:r>
            <w:r w:rsidR="00055F7E">
              <w:rPr>
                <w:noProof/>
                <w:webHidden/>
              </w:rPr>
              <w:fldChar w:fldCharType="begin"/>
            </w:r>
            <w:r w:rsidR="00055F7E">
              <w:rPr>
                <w:noProof/>
                <w:webHidden/>
              </w:rPr>
              <w:instrText xml:space="preserve"> PAGEREF _Toc413853414 \h </w:instrText>
            </w:r>
            <w:r w:rsidR="00055F7E">
              <w:rPr>
                <w:noProof/>
                <w:webHidden/>
              </w:rPr>
            </w:r>
            <w:r w:rsidR="00055F7E">
              <w:rPr>
                <w:noProof/>
                <w:webHidden/>
              </w:rPr>
              <w:fldChar w:fldCharType="separate"/>
            </w:r>
            <w:r w:rsidR="007E2FAA">
              <w:rPr>
                <w:noProof/>
                <w:webHidden/>
              </w:rPr>
              <w:t>34</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15" w:history="1">
            <w:r w:rsidR="00055F7E" w:rsidRPr="00D87A69">
              <w:rPr>
                <w:rStyle w:val="Hyperlink"/>
                <w:noProof/>
                <w:lang w:val="en-US"/>
              </w:rPr>
              <w:t>2.8.2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Avalanching</w:t>
            </w:r>
            <w:r w:rsidR="00055F7E">
              <w:rPr>
                <w:noProof/>
                <w:webHidden/>
              </w:rPr>
              <w:tab/>
            </w:r>
            <w:r w:rsidR="00055F7E">
              <w:rPr>
                <w:noProof/>
                <w:webHidden/>
              </w:rPr>
              <w:fldChar w:fldCharType="begin"/>
            </w:r>
            <w:r w:rsidR="00055F7E">
              <w:rPr>
                <w:noProof/>
                <w:webHidden/>
              </w:rPr>
              <w:instrText xml:space="preserve"> PAGEREF _Toc413853415 \h </w:instrText>
            </w:r>
            <w:r w:rsidR="00055F7E">
              <w:rPr>
                <w:noProof/>
                <w:webHidden/>
              </w:rPr>
            </w:r>
            <w:r w:rsidR="00055F7E">
              <w:rPr>
                <w:noProof/>
                <w:webHidden/>
              </w:rPr>
              <w:fldChar w:fldCharType="separate"/>
            </w:r>
            <w:r w:rsidR="007E2FAA">
              <w:rPr>
                <w:noProof/>
                <w:webHidden/>
              </w:rPr>
              <w:t>35</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16" w:history="1">
            <w:r w:rsidR="00055F7E" w:rsidRPr="00D87A69">
              <w:rPr>
                <w:rStyle w:val="Hyperlink"/>
                <w:noProof/>
                <w:lang w:val="en-US"/>
              </w:rPr>
              <w:t>2.8.3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Bed composition</w:t>
            </w:r>
            <w:r w:rsidR="00055F7E">
              <w:rPr>
                <w:noProof/>
                <w:webHidden/>
              </w:rPr>
              <w:tab/>
            </w:r>
            <w:r w:rsidR="00055F7E">
              <w:rPr>
                <w:noProof/>
                <w:webHidden/>
              </w:rPr>
              <w:fldChar w:fldCharType="begin"/>
            </w:r>
            <w:r w:rsidR="00055F7E">
              <w:rPr>
                <w:noProof/>
                <w:webHidden/>
              </w:rPr>
              <w:instrText xml:space="preserve"> PAGEREF _Toc413853416 \h </w:instrText>
            </w:r>
            <w:r w:rsidR="00055F7E">
              <w:rPr>
                <w:noProof/>
                <w:webHidden/>
              </w:rPr>
            </w:r>
            <w:r w:rsidR="00055F7E">
              <w:rPr>
                <w:noProof/>
                <w:webHidden/>
              </w:rPr>
              <w:fldChar w:fldCharType="separate"/>
            </w:r>
            <w:r w:rsidR="007E2FAA">
              <w:rPr>
                <w:noProof/>
                <w:webHidden/>
              </w:rPr>
              <w:t>36</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17" w:history="1">
            <w:r w:rsidR="00055F7E" w:rsidRPr="00D87A69">
              <w:rPr>
                <w:rStyle w:val="Hyperlink"/>
                <w:noProof/>
                <w:lang w:val="en-US"/>
              </w:rPr>
              <w:t>2.9</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Ship-induced wave motions</w:t>
            </w:r>
            <w:r w:rsidR="00055F7E">
              <w:rPr>
                <w:noProof/>
                <w:webHidden/>
              </w:rPr>
              <w:tab/>
            </w:r>
            <w:r w:rsidR="00055F7E">
              <w:rPr>
                <w:noProof/>
                <w:webHidden/>
              </w:rPr>
              <w:fldChar w:fldCharType="begin"/>
            </w:r>
            <w:r w:rsidR="00055F7E">
              <w:rPr>
                <w:noProof/>
                <w:webHidden/>
              </w:rPr>
              <w:instrText xml:space="preserve"> PAGEREF _Toc413853417 \h </w:instrText>
            </w:r>
            <w:r w:rsidR="00055F7E">
              <w:rPr>
                <w:noProof/>
                <w:webHidden/>
              </w:rPr>
            </w:r>
            <w:r w:rsidR="00055F7E">
              <w:rPr>
                <w:noProof/>
                <w:webHidden/>
              </w:rPr>
              <w:fldChar w:fldCharType="separate"/>
            </w:r>
            <w:r w:rsidR="007E2FAA">
              <w:rPr>
                <w:noProof/>
                <w:webHidden/>
              </w:rPr>
              <w:t>37</w:t>
            </w:r>
            <w:r w:rsidR="00055F7E">
              <w:rPr>
                <w:noProof/>
                <w:webHidden/>
              </w:rPr>
              <w:fldChar w:fldCharType="end"/>
            </w:r>
          </w:hyperlink>
        </w:p>
        <w:p w:rsidR="00055F7E" w:rsidRDefault="001F0FF2">
          <w:pPr>
            <w:pStyle w:val="TOC1"/>
            <w:rPr>
              <w:rFonts w:asciiTheme="minorHAnsi" w:eastAsiaTheme="minorEastAsia" w:hAnsiTheme="minorHAnsi" w:cstheme="minorBidi"/>
              <w:b w:val="0"/>
              <w:noProof/>
              <w:sz w:val="22"/>
              <w:szCs w:val="22"/>
              <w:lang w:eastAsia="zh-CN"/>
            </w:rPr>
          </w:pPr>
          <w:hyperlink w:anchor="_Toc413853418" w:history="1">
            <w:r w:rsidR="00055F7E" w:rsidRPr="00D87A69">
              <w:rPr>
                <w:rStyle w:val="Hyperlink"/>
                <w:noProof/>
                <w:lang w:val="en-US"/>
              </w:rPr>
              <w:t>3</w:t>
            </w:r>
            <w:r w:rsidR="00055F7E">
              <w:rPr>
                <w:rFonts w:asciiTheme="minorHAnsi" w:eastAsiaTheme="minorEastAsia" w:hAnsiTheme="minorHAnsi" w:cstheme="minorBidi"/>
                <w:b w:val="0"/>
                <w:noProof/>
                <w:sz w:val="22"/>
                <w:szCs w:val="22"/>
                <w:lang w:eastAsia="zh-CN"/>
              </w:rPr>
              <w:tab/>
            </w:r>
            <w:r w:rsidR="00055F7E" w:rsidRPr="00D87A69">
              <w:rPr>
                <w:rStyle w:val="Hyperlink"/>
                <w:noProof/>
                <w:lang w:val="en-US"/>
              </w:rPr>
              <w:t>Boundary conditions</w:t>
            </w:r>
            <w:r w:rsidR="00055F7E">
              <w:rPr>
                <w:noProof/>
                <w:webHidden/>
              </w:rPr>
              <w:tab/>
            </w:r>
            <w:r w:rsidR="00055F7E">
              <w:rPr>
                <w:noProof/>
                <w:webHidden/>
              </w:rPr>
              <w:fldChar w:fldCharType="begin"/>
            </w:r>
            <w:r w:rsidR="00055F7E">
              <w:rPr>
                <w:noProof/>
                <w:webHidden/>
              </w:rPr>
              <w:instrText xml:space="preserve"> PAGEREF _Toc413853418 \h </w:instrText>
            </w:r>
            <w:r w:rsidR="00055F7E">
              <w:rPr>
                <w:noProof/>
                <w:webHidden/>
              </w:rPr>
            </w:r>
            <w:r w:rsidR="00055F7E">
              <w:rPr>
                <w:noProof/>
                <w:webHidden/>
              </w:rPr>
              <w:fldChar w:fldCharType="separate"/>
            </w:r>
            <w:r w:rsidR="007E2FAA">
              <w:rPr>
                <w:noProof/>
                <w:webHidden/>
              </w:rPr>
              <w:t>39</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19" w:history="1">
            <w:r w:rsidR="00055F7E" w:rsidRPr="00D87A69">
              <w:rPr>
                <w:rStyle w:val="Hyperlink"/>
                <w:noProof/>
                <w:lang w:val="en-US"/>
              </w:rPr>
              <w:t>3.1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Waves</w:t>
            </w:r>
            <w:r w:rsidR="00055F7E">
              <w:rPr>
                <w:noProof/>
                <w:webHidden/>
              </w:rPr>
              <w:tab/>
            </w:r>
            <w:r w:rsidR="00055F7E">
              <w:rPr>
                <w:noProof/>
                <w:webHidden/>
              </w:rPr>
              <w:fldChar w:fldCharType="begin"/>
            </w:r>
            <w:r w:rsidR="00055F7E">
              <w:rPr>
                <w:noProof/>
                <w:webHidden/>
              </w:rPr>
              <w:instrText xml:space="preserve"> PAGEREF _Toc413853419 \h </w:instrText>
            </w:r>
            <w:r w:rsidR="00055F7E">
              <w:rPr>
                <w:noProof/>
                <w:webHidden/>
              </w:rPr>
            </w:r>
            <w:r w:rsidR="00055F7E">
              <w:rPr>
                <w:noProof/>
                <w:webHidden/>
              </w:rPr>
              <w:fldChar w:fldCharType="separate"/>
            </w:r>
            <w:r w:rsidR="007E2FAA">
              <w:rPr>
                <w:noProof/>
                <w:webHidden/>
              </w:rPr>
              <w:t>39</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20" w:history="1">
            <w:r w:rsidR="00055F7E" w:rsidRPr="00D87A69">
              <w:rPr>
                <w:rStyle w:val="Hyperlink"/>
                <w:noProof/>
                <w:lang w:val="en-US"/>
              </w:rPr>
              <w:t>3.1.1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Spectral conditions</w:t>
            </w:r>
            <w:r w:rsidR="00055F7E">
              <w:rPr>
                <w:noProof/>
                <w:webHidden/>
              </w:rPr>
              <w:tab/>
            </w:r>
            <w:r w:rsidR="00055F7E">
              <w:rPr>
                <w:noProof/>
                <w:webHidden/>
              </w:rPr>
              <w:fldChar w:fldCharType="begin"/>
            </w:r>
            <w:r w:rsidR="00055F7E">
              <w:rPr>
                <w:noProof/>
                <w:webHidden/>
              </w:rPr>
              <w:instrText xml:space="preserve"> PAGEREF _Toc413853420 \h </w:instrText>
            </w:r>
            <w:r w:rsidR="00055F7E">
              <w:rPr>
                <w:noProof/>
                <w:webHidden/>
              </w:rPr>
            </w:r>
            <w:r w:rsidR="00055F7E">
              <w:rPr>
                <w:noProof/>
                <w:webHidden/>
              </w:rPr>
              <w:fldChar w:fldCharType="separate"/>
            </w:r>
            <w:r w:rsidR="007E2FAA">
              <w:rPr>
                <w:noProof/>
                <w:webHidden/>
              </w:rPr>
              <w:t>39</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21" w:history="1">
            <w:r w:rsidR="00055F7E" w:rsidRPr="00D87A69">
              <w:rPr>
                <w:rStyle w:val="Hyperlink"/>
                <w:noProof/>
                <w:lang w:val="en-US"/>
              </w:rPr>
              <w:t>3.1.2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Non-spectral conditions</w:t>
            </w:r>
            <w:r w:rsidR="00055F7E">
              <w:rPr>
                <w:noProof/>
                <w:webHidden/>
              </w:rPr>
              <w:tab/>
            </w:r>
            <w:r w:rsidR="00055F7E">
              <w:rPr>
                <w:noProof/>
                <w:webHidden/>
              </w:rPr>
              <w:fldChar w:fldCharType="begin"/>
            </w:r>
            <w:r w:rsidR="00055F7E">
              <w:rPr>
                <w:noProof/>
                <w:webHidden/>
              </w:rPr>
              <w:instrText xml:space="preserve"> PAGEREF _Toc413853421 \h </w:instrText>
            </w:r>
            <w:r w:rsidR="00055F7E">
              <w:rPr>
                <w:noProof/>
                <w:webHidden/>
              </w:rPr>
            </w:r>
            <w:r w:rsidR="00055F7E">
              <w:rPr>
                <w:noProof/>
                <w:webHidden/>
              </w:rPr>
              <w:fldChar w:fldCharType="separate"/>
            </w:r>
            <w:r w:rsidR="007E2FAA">
              <w:rPr>
                <w:noProof/>
                <w:webHidden/>
              </w:rPr>
              <w:t>39</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22" w:history="1">
            <w:r w:rsidR="00055F7E" w:rsidRPr="00D87A69">
              <w:rPr>
                <w:rStyle w:val="Hyperlink"/>
                <w:noProof/>
                <w:lang w:val="en-US"/>
              </w:rPr>
              <w:t>3.1.3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Special conditions</w:t>
            </w:r>
            <w:r w:rsidR="00055F7E">
              <w:rPr>
                <w:noProof/>
                <w:webHidden/>
              </w:rPr>
              <w:tab/>
            </w:r>
            <w:r w:rsidR="00055F7E">
              <w:rPr>
                <w:noProof/>
                <w:webHidden/>
              </w:rPr>
              <w:fldChar w:fldCharType="begin"/>
            </w:r>
            <w:r w:rsidR="00055F7E">
              <w:rPr>
                <w:noProof/>
                <w:webHidden/>
              </w:rPr>
              <w:instrText xml:space="preserve"> PAGEREF _Toc413853422 \h </w:instrText>
            </w:r>
            <w:r w:rsidR="00055F7E">
              <w:rPr>
                <w:noProof/>
                <w:webHidden/>
              </w:rPr>
            </w:r>
            <w:r w:rsidR="00055F7E">
              <w:rPr>
                <w:noProof/>
                <w:webHidden/>
              </w:rPr>
              <w:fldChar w:fldCharType="separate"/>
            </w:r>
            <w:r w:rsidR="007E2FAA">
              <w:rPr>
                <w:noProof/>
                <w:webHidden/>
              </w:rPr>
              <w:t>40</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23" w:history="1">
            <w:r w:rsidR="00055F7E" w:rsidRPr="00D87A69">
              <w:rPr>
                <w:rStyle w:val="Hyperlink"/>
                <w:noProof/>
                <w:lang w:val="en-US"/>
              </w:rPr>
              <w:t>3.1.4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Lateral boundary conditions</w:t>
            </w:r>
            <w:r w:rsidR="00055F7E">
              <w:rPr>
                <w:noProof/>
                <w:webHidden/>
              </w:rPr>
              <w:tab/>
            </w:r>
            <w:r w:rsidR="00055F7E">
              <w:rPr>
                <w:noProof/>
                <w:webHidden/>
              </w:rPr>
              <w:fldChar w:fldCharType="begin"/>
            </w:r>
            <w:r w:rsidR="00055F7E">
              <w:rPr>
                <w:noProof/>
                <w:webHidden/>
              </w:rPr>
              <w:instrText xml:space="preserve"> PAGEREF _Toc413853423 \h </w:instrText>
            </w:r>
            <w:r w:rsidR="00055F7E">
              <w:rPr>
                <w:noProof/>
                <w:webHidden/>
              </w:rPr>
            </w:r>
            <w:r w:rsidR="00055F7E">
              <w:rPr>
                <w:noProof/>
                <w:webHidden/>
              </w:rPr>
              <w:fldChar w:fldCharType="separate"/>
            </w:r>
            <w:r w:rsidR="007E2FAA">
              <w:rPr>
                <w:noProof/>
                <w:webHidden/>
              </w:rPr>
              <w:t>40</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24" w:history="1">
            <w:r w:rsidR="00055F7E" w:rsidRPr="00D87A69">
              <w:rPr>
                <w:rStyle w:val="Hyperlink"/>
                <w:noProof/>
                <w:lang w:val="en-US"/>
              </w:rPr>
              <w:t>3.2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Shallow water equations</w:t>
            </w:r>
            <w:r w:rsidR="00055F7E">
              <w:rPr>
                <w:noProof/>
                <w:webHidden/>
              </w:rPr>
              <w:tab/>
            </w:r>
            <w:r w:rsidR="00055F7E">
              <w:rPr>
                <w:noProof/>
                <w:webHidden/>
              </w:rPr>
              <w:fldChar w:fldCharType="begin"/>
            </w:r>
            <w:r w:rsidR="00055F7E">
              <w:rPr>
                <w:noProof/>
                <w:webHidden/>
              </w:rPr>
              <w:instrText xml:space="preserve"> PAGEREF _Toc413853424 \h </w:instrText>
            </w:r>
            <w:r w:rsidR="00055F7E">
              <w:rPr>
                <w:noProof/>
                <w:webHidden/>
              </w:rPr>
            </w:r>
            <w:r w:rsidR="00055F7E">
              <w:rPr>
                <w:noProof/>
                <w:webHidden/>
              </w:rPr>
              <w:fldChar w:fldCharType="separate"/>
            </w:r>
            <w:r w:rsidR="007E2FAA">
              <w:rPr>
                <w:noProof/>
                <w:webHidden/>
              </w:rPr>
              <w:t>41</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25" w:history="1">
            <w:r w:rsidR="00055F7E" w:rsidRPr="00D87A69">
              <w:rPr>
                <w:rStyle w:val="Hyperlink"/>
                <w:noProof/>
                <w:lang w:val="en-US"/>
              </w:rPr>
              <w:t>3.2.1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Offshore boundary</w:t>
            </w:r>
            <w:r w:rsidR="00055F7E">
              <w:rPr>
                <w:noProof/>
                <w:webHidden/>
              </w:rPr>
              <w:tab/>
            </w:r>
            <w:r w:rsidR="00055F7E">
              <w:rPr>
                <w:noProof/>
                <w:webHidden/>
              </w:rPr>
              <w:fldChar w:fldCharType="begin"/>
            </w:r>
            <w:r w:rsidR="00055F7E">
              <w:rPr>
                <w:noProof/>
                <w:webHidden/>
              </w:rPr>
              <w:instrText xml:space="preserve"> PAGEREF _Toc413853425 \h </w:instrText>
            </w:r>
            <w:r w:rsidR="00055F7E">
              <w:rPr>
                <w:noProof/>
                <w:webHidden/>
              </w:rPr>
            </w:r>
            <w:r w:rsidR="00055F7E">
              <w:rPr>
                <w:noProof/>
                <w:webHidden/>
              </w:rPr>
              <w:fldChar w:fldCharType="separate"/>
            </w:r>
            <w:r w:rsidR="007E2FAA">
              <w:rPr>
                <w:noProof/>
                <w:webHidden/>
              </w:rPr>
              <w:t>41</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26" w:history="1">
            <w:r w:rsidR="00055F7E" w:rsidRPr="00D87A69">
              <w:rPr>
                <w:rStyle w:val="Hyperlink"/>
                <w:noProof/>
                <w:lang w:val="en-US"/>
              </w:rPr>
              <w:t>3.2.2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Lateral boundaries</w:t>
            </w:r>
            <w:r w:rsidR="00055F7E">
              <w:rPr>
                <w:noProof/>
                <w:webHidden/>
              </w:rPr>
              <w:tab/>
            </w:r>
            <w:r w:rsidR="00055F7E">
              <w:rPr>
                <w:noProof/>
                <w:webHidden/>
              </w:rPr>
              <w:fldChar w:fldCharType="begin"/>
            </w:r>
            <w:r w:rsidR="00055F7E">
              <w:rPr>
                <w:noProof/>
                <w:webHidden/>
              </w:rPr>
              <w:instrText xml:space="preserve"> PAGEREF _Toc413853426 \h </w:instrText>
            </w:r>
            <w:r w:rsidR="00055F7E">
              <w:rPr>
                <w:noProof/>
                <w:webHidden/>
              </w:rPr>
            </w:r>
            <w:r w:rsidR="00055F7E">
              <w:rPr>
                <w:noProof/>
                <w:webHidden/>
              </w:rPr>
              <w:fldChar w:fldCharType="separate"/>
            </w:r>
            <w:r w:rsidR="007E2FAA">
              <w:rPr>
                <w:noProof/>
                <w:webHidden/>
              </w:rPr>
              <w:t>42</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27" w:history="1">
            <w:r w:rsidR="00055F7E" w:rsidRPr="00D87A69">
              <w:rPr>
                <w:rStyle w:val="Hyperlink"/>
                <w:noProof/>
                <w:lang w:val="en-US"/>
              </w:rPr>
              <w:t>3.2.3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Tide and surge</w:t>
            </w:r>
            <w:r w:rsidR="00055F7E">
              <w:rPr>
                <w:noProof/>
                <w:webHidden/>
              </w:rPr>
              <w:tab/>
            </w:r>
            <w:r w:rsidR="00055F7E">
              <w:rPr>
                <w:noProof/>
                <w:webHidden/>
              </w:rPr>
              <w:fldChar w:fldCharType="begin"/>
            </w:r>
            <w:r w:rsidR="00055F7E">
              <w:rPr>
                <w:noProof/>
                <w:webHidden/>
              </w:rPr>
              <w:instrText xml:space="preserve"> PAGEREF _Toc413853427 \h </w:instrText>
            </w:r>
            <w:r w:rsidR="00055F7E">
              <w:rPr>
                <w:noProof/>
                <w:webHidden/>
              </w:rPr>
            </w:r>
            <w:r w:rsidR="00055F7E">
              <w:rPr>
                <w:noProof/>
                <w:webHidden/>
              </w:rPr>
              <w:fldChar w:fldCharType="separate"/>
            </w:r>
            <w:r w:rsidR="007E2FAA">
              <w:rPr>
                <w:noProof/>
                <w:webHidden/>
              </w:rPr>
              <w:t>43</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28" w:history="1">
            <w:r w:rsidR="00055F7E" w:rsidRPr="00D87A69">
              <w:rPr>
                <w:rStyle w:val="Hyperlink"/>
                <w:noProof/>
                <w:lang w:val="en-US"/>
              </w:rPr>
              <w:t>3.2.4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River and point discharge</w:t>
            </w:r>
            <w:r w:rsidR="00055F7E">
              <w:rPr>
                <w:noProof/>
                <w:webHidden/>
              </w:rPr>
              <w:tab/>
            </w:r>
            <w:r w:rsidR="00055F7E">
              <w:rPr>
                <w:noProof/>
                <w:webHidden/>
              </w:rPr>
              <w:fldChar w:fldCharType="begin"/>
            </w:r>
            <w:r w:rsidR="00055F7E">
              <w:rPr>
                <w:noProof/>
                <w:webHidden/>
              </w:rPr>
              <w:instrText xml:space="preserve"> PAGEREF _Toc413853428 \h </w:instrText>
            </w:r>
            <w:r w:rsidR="00055F7E">
              <w:rPr>
                <w:noProof/>
                <w:webHidden/>
              </w:rPr>
            </w:r>
            <w:r w:rsidR="00055F7E">
              <w:rPr>
                <w:noProof/>
                <w:webHidden/>
              </w:rPr>
              <w:fldChar w:fldCharType="separate"/>
            </w:r>
            <w:r w:rsidR="007E2FAA">
              <w:rPr>
                <w:noProof/>
                <w:webHidden/>
              </w:rPr>
              <w:t>43</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29" w:history="1">
            <w:r w:rsidR="00055F7E" w:rsidRPr="00D87A69">
              <w:rPr>
                <w:rStyle w:val="Hyperlink"/>
                <w:noProof/>
                <w:lang w:val="en-US"/>
              </w:rPr>
              <w:t>3.3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Sediment transport</w:t>
            </w:r>
            <w:r w:rsidR="00055F7E">
              <w:rPr>
                <w:noProof/>
                <w:webHidden/>
              </w:rPr>
              <w:tab/>
            </w:r>
            <w:r w:rsidR="00055F7E">
              <w:rPr>
                <w:noProof/>
                <w:webHidden/>
              </w:rPr>
              <w:fldChar w:fldCharType="begin"/>
            </w:r>
            <w:r w:rsidR="00055F7E">
              <w:rPr>
                <w:noProof/>
                <w:webHidden/>
              </w:rPr>
              <w:instrText xml:space="preserve"> PAGEREF _Toc413853429 \h </w:instrText>
            </w:r>
            <w:r w:rsidR="00055F7E">
              <w:rPr>
                <w:noProof/>
                <w:webHidden/>
              </w:rPr>
            </w:r>
            <w:r w:rsidR="00055F7E">
              <w:rPr>
                <w:noProof/>
                <w:webHidden/>
              </w:rPr>
              <w:fldChar w:fldCharType="separate"/>
            </w:r>
            <w:r w:rsidR="007E2FAA">
              <w:rPr>
                <w:noProof/>
                <w:webHidden/>
              </w:rPr>
              <w:t>43</w:t>
            </w:r>
            <w:r w:rsidR="00055F7E">
              <w:rPr>
                <w:noProof/>
                <w:webHidden/>
              </w:rPr>
              <w:fldChar w:fldCharType="end"/>
            </w:r>
          </w:hyperlink>
        </w:p>
        <w:p w:rsidR="00055F7E" w:rsidRDefault="001F0FF2">
          <w:pPr>
            <w:pStyle w:val="TOC1"/>
            <w:rPr>
              <w:rFonts w:asciiTheme="minorHAnsi" w:eastAsiaTheme="minorEastAsia" w:hAnsiTheme="minorHAnsi" w:cstheme="minorBidi"/>
              <w:b w:val="0"/>
              <w:noProof/>
              <w:sz w:val="22"/>
              <w:szCs w:val="22"/>
              <w:lang w:eastAsia="zh-CN"/>
            </w:rPr>
          </w:pPr>
          <w:hyperlink w:anchor="_Toc413853430" w:history="1">
            <w:r w:rsidR="00055F7E" w:rsidRPr="00D87A69">
              <w:rPr>
                <w:rStyle w:val="Hyperlink"/>
                <w:noProof/>
                <w:lang w:val="en-US"/>
              </w:rPr>
              <w:t>4</w:t>
            </w:r>
            <w:r w:rsidR="00055F7E">
              <w:rPr>
                <w:rFonts w:asciiTheme="minorHAnsi" w:eastAsiaTheme="minorEastAsia" w:hAnsiTheme="minorHAnsi" w:cstheme="minorBidi"/>
                <w:b w:val="0"/>
                <w:noProof/>
                <w:sz w:val="22"/>
                <w:szCs w:val="22"/>
                <w:lang w:eastAsia="zh-CN"/>
              </w:rPr>
              <w:tab/>
            </w:r>
            <w:r w:rsidR="00055F7E" w:rsidRPr="00D87A69">
              <w:rPr>
                <w:rStyle w:val="Hyperlink"/>
                <w:noProof/>
                <w:lang w:val="en-US"/>
              </w:rPr>
              <w:t>Input description</w:t>
            </w:r>
            <w:r w:rsidR="00055F7E">
              <w:rPr>
                <w:noProof/>
                <w:webHidden/>
              </w:rPr>
              <w:tab/>
            </w:r>
            <w:r w:rsidR="00055F7E">
              <w:rPr>
                <w:noProof/>
                <w:webHidden/>
              </w:rPr>
              <w:fldChar w:fldCharType="begin"/>
            </w:r>
            <w:r w:rsidR="00055F7E">
              <w:rPr>
                <w:noProof/>
                <w:webHidden/>
              </w:rPr>
              <w:instrText xml:space="preserve"> PAGEREF _Toc413853430 \h </w:instrText>
            </w:r>
            <w:r w:rsidR="00055F7E">
              <w:rPr>
                <w:noProof/>
                <w:webHidden/>
              </w:rPr>
            </w:r>
            <w:r w:rsidR="00055F7E">
              <w:rPr>
                <w:noProof/>
                <w:webHidden/>
              </w:rPr>
              <w:fldChar w:fldCharType="separate"/>
            </w:r>
            <w:r w:rsidR="007E2FAA">
              <w:rPr>
                <w:noProof/>
                <w:webHidden/>
              </w:rPr>
              <w:t>44</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31" w:history="1">
            <w:r w:rsidR="00055F7E" w:rsidRPr="00D87A69">
              <w:rPr>
                <w:rStyle w:val="Hyperlink"/>
                <w:noProof/>
                <w:lang w:val="en-US"/>
              </w:rPr>
              <w:t>4.1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General</w:t>
            </w:r>
            <w:r w:rsidR="00055F7E">
              <w:rPr>
                <w:noProof/>
                <w:webHidden/>
              </w:rPr>
              <w:tab/>
            </w:r>
            <w:r w:rsidR="00055F7E">
              <w:rPr>
                <w:noProof/>
                <w:webHidden/>
              </w:rPr>
              <w:fldChar w:fldCharType="begin"/>
            </w:r>
            <w:r w:rsidR="00055F7E">
              <w:rPr>
                <w:noProof/>
                <w:webHidden/>
              </w:rPr>
              <w:instrText xml:space="preserve"> PAGEREF _Toc413853431 \h </w:instrText>
            </w:r>
            <w:r w:rsidR="00055F7E">
              <w:rPr>
                <w:noProof/>
                <w:webHidden/>
              </w:rPr>
            </w:r>
            <w:r w:rsidR="00055F7E">
              <w:rPr>
                <w:noProof/>
                <w:webHidden/>
              </w:rPr>
              <w:fldChar w:fldCharType="separate"/>
            </w:r>
            <w:r w:rsidR="007E2FAA">
              <w:rPr>
                <w:noProof/>
                <w:webHidden/>
              </w:rPr>
              <w:t>44</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32" w:history="1">
            <w:r w:rsidR="00055F7E" w:rsidRPr="00D87A69">
              <w:rPr>
                <w:rStyle w:val="Hyperlink"/>
                <w:noProof/>
                <w:lang w:val="en-US"/>
              </w:rPr>
              <w:t>4.2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Physical processes</w:t>
            </w:r>
            <w:r w:rsidR="00055F7E">
              <w:rPr>
                <w:noProof/>
                <w:webHidden/>
              </w:rPr>
              <w:tab/>
            </w:r>
            <w:r w:rsidR="00055F7E">
              <w:rPr>
                <w:noProof/>
                <w:webHidden/>
              </w:rPr>
              <w:fldChar w:fldCharType="begin"/>
            </w:r>
            <w:r w:rsidR="00055F7E">
              <w:rPr>
                <w:noProof/>
                <w:webHidden/>
              </w:rPr>
              <w:instrText xml:space="preserve"> PAGEREF _Toc413853432 \h </w:instrText>
            </w:r>
            <w:r w:rsidR="00055F7E">
              <w:rPr>
                <w:noProof/>
                <w:webHidden/>
              </w:rPr>
            </w:r>
            <w:r w:rsidR="00055F7E">
              <w:rPr>
                <w:noProof/>
                <w:webHidden/>
              </w:rPr>
              <w:fldChar w:fldCharType="separate"/>
            </w:r>
            <w:r w:rsidR="007E2FAA">
              <w:rPr>
                <w:noProof/>
                <w:webHidden/>
              </w:rPr>
              <w:t>45</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33" w:history="1">
            <w:r w:rsidR="00055F7E" w:rsidRPr="00D87A69">
              <w:rPr>
                <w:rStyle w:val="Hyperlink"/>
                <w:noProof/>
                <w:lang w:val="en-US"/>
              </w:rPr>
              <w:t>4.3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Grid and bathymetry</w:t>
            </w:r>
            <w:r w:rsidR="00055F7E">
              <w:rPr>
                <w:noProof/>
                <w:webHidden/>
              </w:rPr>
              <w:tab/>
            </w:r>
            <w:r w:rsidR="00055F7E">
              <w:rPr>
                <w:noProof/>
                <w:webHidden/>
              </w:rPr>
              <w:fldChar w:fldCharType="begin"/>
            </w:r>
            <w:r w:rsidR="00055F7E">
              <w:rPr>
                <w:noProof/>
                <w:webHidden/>
              </w:rPr>
              <w:instrText xml:space="preserve"> PAGEREF _Toc413853433 \h </w:instrText>
            </w:r>
            <w:r w:rsidR="00055F7E">
              <w:rPr>
                <w:noProof/>
                <w:webHidden/>
              </w:rPr>
            </w:r>
            <w:r w:rsidR="00055F7E">
              <w:rPr>
                <w:noProof/>
                <w:webHidden/>
              </w:rPr>
              <w:fldChar w:fldCharType="separate"/>
            </w:r>
            <w:r w:rsidR="007E2FAA">
              <w:rPr>
                <w:noProof/>
                <w:webHidden/>
              </w:rPr>
              <w:t>46</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34" w:history="1">
            <w:r w:rsidR="00055F7E" w:rsidRPr="00D87A69">
              <w:rPr>
                <w:rStyle w:val="Hyperlink"/>
                <w:noProof/>
                <w:lang w:val="en-US"/>
              </w:rPr>
              <w:t>4.4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Waves input</w:t>
            </w:r>
            <w:r w:rsidR="00055F7E">
              <w:rPr>
                <w:noProof/>
                <w:webHidden/>
              </w:rPr>
              <w:tab/>
            </w:r>
            <w:r w:rsidR="00055F7E">
              <w:rPr>
                <w:noProof/>
                <w:webHidden/>
              </w:rPr>
              <w:fldChar w:fldCharType="begin"/>
            </w:r>
            <w:r w:rsidR="00055F7E">
              <w:rPr>
                <w:noProof/>
                <w:webHidden/>
              </w:rPr>
              <w:instrText xml:space="preserve"> PAGEREF _Toc413853434 \h </w:instrText>
            </w:r>
            <w:r w:rsidR="00055F7E">
              <w:rPr>
                <w:noProof/>
                <w:webHidden/>
              </w:rPr>
            </w:r>
            <w:r w:rsidR="00055F7E">
              <w:rPr>
                <w:noProof/>
                <w:webHidden/>
              </w:rPr>
              <w:fldChar w:fldCharType="separate"/>
            </w:r>
            <w:r w:rsidR="007E2FAA">
              <w:rPr>
                <w:noProof/>
                <w:webHidden/>
              </w:rPr>
              <w:t>49</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35" w:history="1">
            <w:r w:rsidR="00055F7E" w:rsidRPr="00D87A69">
              <w:rPr>
                <w:rStyle w:val="Hyperlink"/>
                <w:noProof/>
                <w:lang w:val="en-US"/>
              </w:rPr>
              <w:t>4.4.1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Spectral wave boundary conditions</w:t>
            </w:r>
            <w:r w:rsidR="00055F7E">
              <w:rPr>
                <w:noProof/>
                <w:webHidden/>
              </w:rPr>
              <w:tab/>
            </w:r>
            <w:r w:rsidR="00055F7E">
              <w:rPr>
                <w:noProof/>
                <w:webHidden/>
              </w:rPr>
              <w:fldChar w:fldCharType="begin"/>
            </w:r>
            <w:r w:rsidR="00055F7E">
              <w:rPr>
                <w:noProof/>
                <w:webHidden/>
              </w:rPr>
              <w:instrText xml:space="preserve"> PAGEREF _Toc413853435 \h </w:instrText>
            </w:r>
            <w:r w:rsidR="00055F7E">
              <w:rPr>
                <w:noProof/>
                <w:webHidden/>
              </w:rPr>
            </w:r>
            <w:r w:rsidR="00055F7E">
              <w:rPr>
                <w:noProof/>
                <w:webHidden/>
              </w:rPr>
              <w:fldChar w:fldCharType="separate"/>
            </w:r>
            <w:r w:rsidR="007E2FAA">
              <w:rPr>
                <w:noProof/>
                <w:webHidden/>
              </w:rPr>
              <w:t>51</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36" w:history="1">
            <w:r w:rsidR="00055F7E" w:rsidRPr="00D87A69">
              <w:rPr>
                <w:rStyle w:val="Hyperlink"/>
                <w:noProof/>
                <w:lang w:val="en-US"/>
              </w:rPr>
              <w:t>4.4.2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Non-spectral wave boundary conditions</w:t>
            </w:r>
            <w:r w:rsidR="00055F7E">
              <w:rPr>
                <w:noProof/>
                <w:webHidden/>
              </w:rPr>
              <w:tab/>
            </w:r>
            <w:r w:rsidR="00055F7E">
              <w:rPr>
                <w:noProof/>
                <w:webHidden/>
              </w:rPr>
              <w:fldChar w:fldCharType="begin"/>
            </w:r>
            <w:r w:rsidR="00055F7E">
              <w:rPr>
                <w:noProof/>
                <w:webHidden/>
              </w:rPr>
              <w:instrText xml:space="preserve"> PAGEREF _Toc413853436 \h </w:instrText>
            </w:r>
            <w:r w:rsidR="00055F7E">
              <w:rPr>
                <w:noProof/>
                <w:webHidden/>
              </w:rPr>
            </w:r>
            <w:r w:rsidR="00055F7E">
              <w:rPr>
                <w:noProof/>
                <w:webHidden/>
              </w:rPr>
              <w:fldChar w:fldCharType="separate"/>
            </w:r>
            <w:r w:rsidR="007E2FAA">
              <w:rPr>
                <w:noProof/>
                <w:webHidden/>
              </w:rPr>
              <w:t>59</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37" w:history="1">
            <w:r w:rsidR="00055F7E" w:rsidRPr="00D87A69">
              <w:rPr>
                <w:rStyle w:val="Hyperlink"/>
                <w:noProof/>
                <w:lang w:val="en-US"/>
              </w:rPr>
              <w:t>4.4.3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Special types of wave boundary conditions</w:t>
            </w:r>
            <w:r w:rsidR="00055F7E">
              <w:rPr>
                <w:noProof/>
                <w:webHidden/>
              </w:rPr>
              <w:tab/>
            </w:r>
            <w:r w:rsidR="00055F7E">
              <w:rPr>
                <w:noProof/>
                <w:webHidden/>
              </w:rPr>
              <w:fldChar w:fldCharType="begin"/>
            </w:r>
            <w:r w:rsidR="00055F7E">
              <w:rPr>
                <w:noProof/>
                <w:webHidden/>
              </w:rPr>
              <w:instrText xml:space="preserve"> PAGEREF _Toc413853437 \h </w:instrText>
            </w:r>
            <w:r w:rsidR="00055F7E">
              <w:rPr>
                <w:noProof/>
                <w:webHidden/>
              </w:rPr>
            </w:r>
            <w:r w:rsidR="00055F7E">
              <w:rPr>
                <w:noProof/>
                <w:webHidden/>
              </w:rPr>
              <w:fldChar w:fldCharType="separate"/>
            </w:r>
            <w:r w:rsidR="007E2FAA">
              <w:rPr>
                <w:noProof/>
                <w:webHidden/>
              </w:rPr>
              <w:t>61</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38" w:history="1">
            <w:r w:rsidR="00055F7E" w:rsidRPr="00D87A69">
              <w:rPr>
                <w:rStyle w:val="Hyperlink"/>
                <w:noProof/>
                <w:lang w:val="en-US"/>
              </w:rPr>
              <w:t>4.4.4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Temporally and/or spatially varying wave boundary conditions</w:t>
            </w:r>
            <w:r w:rsidR="00055F7E">
              <w:rPr>
                <w:noProof/>
                <w:webHidden/>
              </w:rPr>
              <w:tab/>
            </w:r>
            <w:r w:rsidR="00055F7E">
              <w:rPr>
                <w:noProof/>
                <w:webHidden/>
              </w:rPr>
              <w:fldChar w:fldCharType="begin"/>
            </w:r>
            <w:r w:rsidR="00055F7E">
              <w:rPr>
                <w:noProof/>
                <w:webHidden/>
              </w:rPr>
              <w:instrText xml:space="preserve"> PAGEREF _Toc413853438 \h </w:instrText>
            </w:r>
            <w:r w:rsidR="00055F7E">
              <w:rPr>
                <w:noProof/>
                <w:webHidden/>
              </w:rPr>
            </w:r>
            <w:r w:rsidR="00055F7E">
              <w:rPr>
                <w:noProof/>
                <w:webHidden/>
              </w:rPr>
              <w:fldChar w:fldCharType="separate"/>
            </w:r>
            <w:r w:rsidR="007E2FAA">
              <w:rPr>
                <w:noProof/>
                <w:webHidden/>
              </w:rPr>
              <w:t>61</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39" w:history="1">
            <w:r w:rsidR="00055F7E" w:rsidRPr="00D87A69">
              <w:rPr>
                <w:rStyle w:val="Hyperlink"/>
                <w:noProof/>
                <w:lang w:val="en-US"/>
              </w:rPr>
              <w:t>4.5</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Flow, tide and surge input</w:t>
            </w:r>
            <w:r w:rsidR="00055F7E">
              <w:rPr>
                <w:noProof/>
                <w:webHidden/>
              </w:rPr>
              <w:tab/>
            </w:r>
            <w:r w:rsidR="00055F7E">
              <w:rPr>
                <w:noProof/>
                <w:webHidden/>
              </w:rPr>
              <w:fldChar w:fldCharType="begin"/>
            </w:r>
            <w:r w:rsidR="00055F7E">
              <w:rPr>
                <w:noProof/>
                <w:webHidden/>
              </w:rPr>
              <w:instrText xml:space="preserve"> PAGEREF _Toc413853439 \h </w:instrText>
            </w:r>
            <w:r w:rsidR="00055F7E">
              <w:rPr>
                <w:noProof/>
                <w:webHidden/>
              </w:rPr>
            </w:r>
            <w:r w:rsidR="00055F7E">
              <w:rPr>
                <w:noProof/>
                <w:webHidden/>
              </w:rPr>
              <w:fldChar w:fldCharType="separate"/>
            </w:r>
            <w:r w:rsidR="007E2FAA">
              <w:rPr>
                <w:noProof/>
                <w:webHidden/>
              </w:rPr>
              <w:t>62</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40" w:history="1">
            <w:r w:rsidR="00055F7E" w:rsidRPr="00D87A69">
              <w:rPr>
                <w:rStyle w:val="Hyperlink"/>
                <w:noProof/>
                <w:lang w:val="en-US"/>
              </w:rPr>
              <w:t>4.5.1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Flow boundary conditions</w:t>
            </w:r>
            <w:r w:rsidR="00055F7E">
              <w:rPr>
                <w:noProof/>
                <w:webHidden/>
              </w:rPr>
              <w:tab/>
            </w:r>
            <w:r w:rsidR="00055F7E">
              <w:rPr>
                <w:noProof/>
                <w:webHidden/>
              </w:rPr>
              <w:fldChar w:fldCharType="begin"/>
            </w:r>
            <w:r w:rsidR="00055F7E">
              <w:rPr>
                <w:noProof/>
                <w:webHidden/>
              </w:rPr>
              <w:instrText xml:space="preserve"> PAGEREF _Toc413853440 \h </w:instrText>
            </w:r>
            <w:r w:rsidR="00055F7E">
              <w:rPr>
                <w:noProof/>
                <w:webHidden/>
              </w:rPr>
            </w:r>
            <w:r w:rsidR="00055F7E">
              <w:rPr>
                <w:noProof/>
                <w:webHidden/>
              </w:rPr>
              <w:fldChar w:fldCharType="separate"/>
            </w:r>
            <w:r w:rsidR="007E2FAA">
              <w:rPr>
                <w:noProof/>
                <w:webHidden/>
              </w:rPr>
              <w:t>62</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41" w:history="1">
            <w:r w:rsidR="00055F7E" w:rsidRPr="00D87A69">
              <w:rPr>
                <w:rStyle w:val="Hyperlink"/>
                <w:noProof/>
                <w:lang w:val="en-US"/>
              </w:rPr>
              <w:t>4.5.2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Time-varying tide/surge</w:t>
            </w:r>
            <w:r w:rsidR="00055F7E">
              <w:rPr>
                <w:noProof/>
                <w:webHidden/>
              </w:rPr>
              <w:tab/>
            </w:r>
            <w:r w:rsidR="00055F7E">
              <w:rPr>
                <w:noProof/>
                <w:webHidden/>
              </w:rPr>
              <w:fldChar w:fldCharType="begin"/>
            </w:r>
            <w:r w:rsidR="00055F7E">
              <w:rPr>
                <w:noProof/>
                <w:webHidden/>
              </w:rPr>
              <w:instrText xml:space="preserve"> PAGEREF _Toc413853441 \h </w:instrText>
            </w:r>
            <w:r w:rsidR="00055F7E">
              <w:rPr>
                <w:noProof/>
                <w:webHidden/>
              </w:rPr>
            </w:r>
            <w:r w:rsidR="00055F7E">
              <w:rPr>
                <w:noProof/>
                <w:webHidden/>
              </w:rPr>
              <w:fldChar w:fldCharType="separate"/>
            </w:r>
            <w:r w:rsidR="007E2FAA">
              <w:rPr>
                <w:noProof/>
                <w:webHidden/>
              </w:rPr>
              <w:t>64</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42" w:history="1">
            <w:r w:rsidR="00055F7E" w:rsidRPr="00D87A69">
              <w:rPr>
                <w:rStyle w:val="Hyperlink"/>
                <w:noProof/>
                <w:lang w:val="en-US"/>
              </w:rPr>
              <w:t>4.6</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Water level (dam break)</w:t>
            </w:r>
            <w:r w:rsidR="00055F7E">
              <w:rPr>
                <w:noProof/>
                <w:webHidden/>
              </w:rPr>
              <w:tab/>
            </w:r>
            <w:r w:rsidR="00055F7E">
              <w:rPr>
                <w:noProof/>
                <w:webHidden/>
              </w:rPr>
              <w:fldChar w:fldCharType="begin"/>
            </w:r>
            <w:r w:rsidR="00055F7E">
              <w:rPr>
                <w:noProof/>
                <w:webHidden/>
              </w:rPr>
              <w:instrText xml:space="preserve"> PAGEREF _Toc413853442 \h </w:instrText>
            </w:r>
            <w:r w:rsidR="00055F7E">
              <w:rPr>
                <w:noProof/>
                <w:webHidden/>
              </w:rPr>
            </w:r>
            <w:r w:rsidR="00055F7E">
              <w:rPr>
                <w:noProof/>
                <w:webHidden/>
              </w:rPr>
              <w:fldChar w:fldCharType="separate"/>
            </w:r>
            <w:r w:rsidR="007E2FAA">
              <w:rPr>
                <w:noProof/>
                <w:webHidden/>
              </w:rPr>
              <w:t>65</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43" w:history="1">
            <w:r w:rsidR="00055F7E" w:rsidRPr="00D87A69">
              <w:rPr>
                <w:rStyle w:val="Hyperlink"/>
                <w:noProof/>
                <w:lang w:val="en-US"/>
              </w:rPr>
              <w:t>4.7</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Wind input</w:t>
            </w:r>
            <w:r w:rsidR="00055F7E">
              <w:rPr>
                <w:noProof/>
                <w:webHidden/>
              </w:rPr>
              <w:tab/>
            </w:r>
            <w:r w:rsidR="00055F7E">
              <w:rPr>
                <w:noProof/>
                <w:webHidden/>
              </w:rPr>
              <w:fldChar w:fldCharType="begin"/>
            </w:r>
            <w:r w:rsidR="00055F7E">
              <w:rPr>
                <w:noProof/>
                <w:webHidden/>
              </w:rPr>
              <w:instrText xml:space="preserve"> PAGEREF _Toc413853443 \h </w:instrText>
            </w:r>
            <w:r w:rsidR="00055F7E">
              <w:rPr>
                <w:noProof/>
                <w:webHidden/>
              </w:rPr>
            </w:r>
            <w:r w:rsidR="00055F7E">
              <w:rPr>
                <w:noProof/>
                <w:webHidden/>
              </w:rPr>
              <w:fldChar w:fldCharType="separate"/>
            </w:r>
            <w:r w:rsidR="007E2FAA">
              <w:rPr>
                <w:noProof/>
                <w:webHidden/>
              </w:rPr>
              <w:t>66</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44" w:history="1">
            <w:r w:rsidR="00055F7E" w:rsidRPr="00D87A69">
              <w:rPr>
                <w:rStyle w:val="Hyperlink"/>
                <w:noProof/>
                <w:lang w:val="en-US"/>
              </w:rPr>
              <w:t>4.8</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Sediment input</w:t>
            </w:r>
            <w:r w:rsidR="00055F7E">
              <w:rPr>
                <w:noProof/>
                <w:webHidden/>
              </w:rPr>
              <w:tab/>
            </w:r>
            <w:r w:rsidR="00055F7E">
              <w:rPr>
                <w:noProof/>
                <w:webHidden/>
              </w:rPr>
              <w:fldChar w:fldCharType="begin"/>
            </w:r>
            <w:r w:rsidR="00055F7E">
              <w:rPr>
                <w:noProof/>
                <w:webHidden/>
              </w:rPr>
              <w:instrText xml:space="preserve"> PAGEREF _Toc413853444 \h </w:instrText>
            </w:r>
            <w:r w:rsidR="00055F7E">
              <w:rPr>
                <w:noProof/>
                <w:webHidden/>
              </w:rPr>
            </w:r>
            <w:r w:rsidR="00055F7E">
              <w:rPr>
                <w:noProof/>
                <w:webHidden/>
              </w:rPr>
              <w:fldChar w:fldCharType="separate"/>
            </w:r>
            <w:r w:rsidR="007E2FAA">
              <w:rPr>
                <w:noProof/>
                <w:webHidden/>
              </w:rPr>
              <w:t>66</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45" w:history="1">
            <w:r w:rsidR="00055F7E" w:rsidRPr="00D87A69">
              <w:rPr>
                <w:rStyle w:val="Hyperlink"/>
                <w:noProof/>
                <w:lang w:val="en-US"/>
              </w:rPr>
              <w:t>4.9</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Vegetation input</w:t>
            </w:r>
            <w:r w:rsidR="00055F7E">
              <w:rPr>
                <w:noProof/>
                <w:webHidden/>
              </w:rPr>
              <w:tab/>
            </w:r>
            <w:r w:rsidR="00055F7E">
              <w:rPr>
                <w:noProof/>
                <w:webHidden/>
              </w:rPr>
              <w:fldChar w:fldCharType="begin"/>
            </w:r>
            <w:r w:rsidR="00055F7E">
              <w:rPr>
                <w:noProof/>
                <w:webHidden/>
              </w:rPr>
              <w:instrText xml:space="preserve"> PAGEREF _Toc413853445 \h </w:instrText>
            </w:r>
            <w:r w:rsidR="00055F7E">
              <w:rPr>
                <w:noProof/>
                <w:webHidden/>
              </w:rPr>
            </w:r>
            <w:r w:rsidR="00055F7E">
              <w:rPr>
                <w:noProof/>
                <w:webHidden/>
              </w:rPr>
              <w:fldChar w:fldCharType="separate"/>
            </w:r>
            <w:r w:rsidR="007E2FAA">
              <w:rPr>
                <w:noProof/>
                <w:webHidden/>
              </w:rPr>
              <w:t>69</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46" w:history="1">
            <w:r w:rsidR="00055F7E" w:rsidRPr="00D87A69">
              <w:rPr>
                <w:rStyle w:val="Hyperlink"/>
                <w:noProof/>
                <w:lang w:val="en-US"/>
              </w:rPr>
              <w:t>4.10</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Discharge input</w:t>
            </w:r>
            <w:r w:rsidR="00055F7E">
              <w:rPr>
                <w:noProof/>
                <w:webHidden/>
              </w:rPr>
              <w:tab/>
            </w:r>
            <w:r w:rsidR="00055F7E">
              <w:rPr>
                <w:noProof/>
                <w:webHidden/>
              </w:rPr>
              <w:fldChar w:fldCharType="begin"/>
            </w:r>
            <w:r w:rsidR="00055F7E">
              <w:rPr>
                <w:noProof/>
                <w:webHidden/>
              </w:rPr>
              <w:instrText xml:space="preserve"> PAGEREF _Toc413853446 \h </w:instrText>
            </w:r>
            <w:r w:rsidR="00055F7E">
              <w:rPr>
                <w:noProof/>
                <w:webHidden/>
              </w:rPr>
            </w:r>
            <w:r w:rsidR="00055F7E">
              <w:rPr>
                <w:noProof/>
                <w:webHidden/>
              </w:rPr>
              <w:fldChar w:fldCharType="separate"/>
            </w:r>
            <w:r w:rsidR="007E2FAA">
              <w:rPr>
                <w:noProof/>
                <w:webHidden/>
              </w:rPr>
              <w:t>70</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47" w:history="1">
            <w:r w:rsidR="00055F7E" w:rsidRPr="00D87A69">
              <w:rPr>
                <w:rStyle w:val="Hyperlink"/>
                <w:noProof/>
                <w:lang w:val="en-US"/>
              </w:rPr>
              <w:t>4.11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Drifters input</w:t>
            </w:r>
            <w:r w:rsidR="00055F7E">
              <w:rPr>
                <w:noProof/>
                <w:webHidden/>
              </w:rPr>
              <w:tab/>
            </w:r>
            <w:r w:rsidR="00055F7E">
              <w:rPr>
                <w:noProof/>
                <w:webHidden/>
              </w:rPr>
              <w:fldChar w:fldCharType="begin"/>
            </w:r>
            <w:r w:rsidR="00055F7E">
              <w:rPr>
                <w:noProof/>
                <w:webHidden/>
              </w:rPr>
              <w:instrText xml:space="preserve"> PAGEREF _Toc413853447 \h </w:instrText>
            </w:r>
            <w:r w:rsidR="00055F7E">
              <w:rPr>
                <w:noProof/>
                <w:webHidden/>
              </w:rPr>
            </w:r>
            <w:r w:rsidR="00055F7E">
              <w:rPr>
                <w:noProof/>
                <w:webHidden/>
              </w:rPr>
              <w:fldChar w:fldCharType="separate"/>
            </w:r>
            <w:r w:rsidR="007E2FAA">
              <w:rPr>
                <w:noProof/>
                <w:webHidden/>
              </w:rPr>
              <w:t>72</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48" w:history="1">
            <w:r w:rsidR="00055F7E" w:rsidRPr="00D87A69">
              <w:rPr>
                <w:rStyle w:val="Hyperlink"/>
                <w:noProof/>
                <w:lang w:val="en-US"/>
              </w:rPr>
              <w:t>4.12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Ship-induced wave motions</w:t>
            </w:r>
            <w:r w:rsidR="00055F7E">
              <w:rPr>
                <w:noProof/>
                <w:webHidden/>
              </w:rPr>
              <w:tab/>
            </w:r>
            <w:r w:rsidR="00055F7E">
              <w:rPr>
                <w:noProof/>
                <w:webHidden/>
              </w:rPr>
              <w:fldChar w:fldCharType="begin"/>
            </w:r>
            <w:r w:rsidR="00055F7E">
              <w:rPr>
                <w:noProof/>
                <w:webHidden/>
              </w:rPr>
              <w:instrText xml:space="preserve"> PAGEREF _Toc413853448 \h </w:instrText>
            </w:r>
            <w:r w:rsidR="00055F7E">
              <w:rPr>
                <w:noProof/>
                <w:webHidden/>
              </w:rPr>
            </w:r>
            <w:r w:rsidR="00055F7E">
              <w:rPr>
                <w:noProof/>
                <w:webHidden/>
              </w:rPr>
              <w:fldChar w:fldCharType="separate"/>
            </w:r>
            <w:r w:rsidR="007E2FAA">
              <w:rPr>
                <w:noProof/>
                <w:webHidden/>
              </w:rPr>
              <w:t>72</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49" w:history="1">
            <w:r w:rsidR="00055F7E" w:rsidRPr="00D87A69">
              <w:rPr>
                <w:rStyle w:val="Hyperlink"/>
                <w:noProof/>
                <w:lang w:val="en-US"/>
              </w:rPr>
              <w:t>4.13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Output selection</w:t>
            </w:r>
            <w:r w:rsidR="00055F7E">
              <w:rPr>
                <w:noProof/>
                <w:webHidden/>
              </w:rPr>
              <w:tab/>
            </w:r>
            <w:r w:rsidR="00055F7E">
              <w:rPr>
                <w:noProof/>
                <w:webHidden/>
              </w:rPr>
              <w:fldChar w:fldCharType="begin"/>
            </w:r>
            <w:r w:rsidR="00055F7E">
              <w:rPr>
                <w:noProof/>
                <w:webHidden/>
              </w:rPr>
              <w:instrText xml:space="preserve"> PAGEREF _Toc413853449 \h </w:instrText>
            </w:r>
            <w:r w:rsidR="00055F7E">
              <w:rPr>
                <w:noProof/>
                <w:webHidden/>
              </w:rPr>
            </w:r>
            <w:r w:rsidR="00055F7E">
              <w:rPr>
                <w:noProof/>
                <w:webHidden/>
              </w:rPr>
              <w:fldChar w:fldCharType="separate"/>
            </w:r>
            <w:r w:rsidR="007E2FAA">
              <w:rPr>
                <w:noProof/>
                <w:webHidden/>
              </w:rPr>
              <w:t>74</w:t>
            </w:r>
            <w:r w:rsidR="00055F7E">
              <w:rPr>
                <w:noProof/>
                <w:webHidden/>
              </w:rPr>
              <w:fldChar w:fldCharType="end"/>
            </w:r>
          </w:hyperlink>
        </w:p>
        <w:p w:rsidR="00055F7E" w:rsidRDefault="001F0FF2">
          <w:pPr>
            <w:pStyle w:val="TOC3"/>
            <w:tabs>
              <w:tab w:val="left" w:pos="1760"/>
            </w:tabs>
            <w:rPr>
              <w:rFonts w:asciiTheme="minorHAnsi" w:eastAsiaTheme="minorEastAsia" w:hAnsiTheme="minorHAnsi" w:cstheme="minorBidi"/>
              <w:noProof/>
              <w:sz w:val="22"/>
              <w:szCs w:val="22"/>
              <w:lang w:eastAsia="zh-CN"/>
            </w:rPr>
          </w:pPr>
          <w:hyperlink w:anchor="_Toc413853450" w:history="1">
            <w:r w:rsidR="00055F7E" w:rsidRPr="00D87A69">
              <w:rPr>
                <w:rStyle w:val="Hyperlink"/>
                <w:noProof/>
                <w:lang w:val="en-US"/>
              </w:rPr>
              <w:t>4.13.1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Output types</w:t>
            </w:r>
            <w:r w:rsidR="00055F7E">
              <w:rPr>
                <w:noProof/>
                <w:webHidden/>
              </w:rPr>
              <w:tab/>
            </w:r>
            <w:r w:rsidR="00055F7E">
              <w:rPr>
                <w:noProof/>
                <w:webHidden/>
              </w:rPr>
              <w:fldChar w:fldCharType="begin"/>
            </w:r>
            <w:r w:rsidR="00055F7E">
              <w:rPr>
                <w:noProof/>
                <w:webHidden/>
              </w:rPr>
              <w:instrText xml:space="preserve"> PAGEREF _Toc413853450 \h </w:instrText>
            </w:r>
            <w:r w:rsidR="00055F7E">
              <w:rPr>
                <w:noProof/>
                <w:webHidden/>
              </w:rPr>
            </w:r>
            <w:r w:rsidR="00055F7E">
              <w:rPr>
                <w:noProof/>
                <w:webHidden/>
              </w:rPr>
              <w:fldChar w:fldCharType="separate"/>
            </w:r>
            <w:r w:rsidR="007E2FAA">
              <w:rPr>
                <w:noProof/>
                <w:webHidden/>
              </w:rPr>
              <w:t>76</w:t>
            </w:r>
            <w:r w:rsidR="00055F7E">
              <w:rPr>
                <w:noProof/>
                <w:webHidden/>
              </w:rPr>
              <w:fldChar w:fldCharType="end"/>
            </w:r>
          </w:hyperlink>
        </w:p>
        <w:p w:rsidR="00055F7E" w:rsidRDefault="001F0FF2">
          <w:pPr>
            <w:pStyle w:val="TOC3"/>
            <w:tabs>
              <w:tab w:val="left" w:pos="1760"/>
            </w:tabs>
            <w:rPr>
              <w:rFonts w:asciiTheme="minorHAnsi" w:eastAsiaTheme="minorEastAsia" w:hAnsiTheme="minorHAnsi" w:cstheme="minorBidi"/>
              <w:noProof/>
              <w:sz w:val="22"/>
              <w:szCs w:val="22"/>
              <w:lang w:eastAsia="zh-CN"/>
            </w:rPr>
          </w:pPr>
          <w:hyperlink w:anchor="_Toc413853451" w:history="1">
            <w:r w:rsidR="00055F7E" w:rsidRPr="00D87A69">
              <w:rPr>
                <w:rStyle w:val="Hyperlink"/>
                <w:noProof/>
                <w:lang w:val="en-US"/>
              </w:rPr>
              <w:t>4.13.2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Output times</w:t>
            </w:r>
            <w:r w:rsidR="00055F7E">
              <w:rPr>
                <w:noProof/>
                <w:webHidden/>
              </w:rPr>
              <w:tab/>
            </w:r>
            <w:r w:rsidR="00055F7E">
              <w:rPr>
                <w:noProof/>
                <w:webHidden/>
              </w:rPr>
              <w:fldChar w:fldCharType="begin"/>
            </w:r>
            <w:r w:rsidR="00055F7E">
              <w:rPr>
                <w:noProof/>
                <w:webHidden/>
              </w:rPr>
              <w:instrText xml:space="preserve"> PAGEREF _Toc413853451 \h </w:instrText>
            </w:r>
            <w:r w:rsidR="00055F7E">
              <w:rPr>
                <w:noProof/>
                <w:webHidden/>
              </w:rPr>
            </w:r>
            <w:r w:rsidR="00055F7E">
              <w:rPr>
                <w:noProof/>
                <w:webHidden/>
              </w:rPr>
              <w:fldChar w:fldCharType="separate"/>
            </w:r>
            <w:r w:rsidR="007E2FAA">
              <w:rPr>
                <w:noProof/>
                <w:webHidden/>
              </w:rPr>
              <w:t>84</w:t>
            </w:r>
            <w:r w:rsidR="00055F7E">
              <w:rPr>
                <w:noProof/>
                <w:webHidden/>
              </w:rPr>
              <w:fldChar w:fldCharType="end"/>
            </w:r>
          </w:hyperlink>
        </w:p>
        <w:p w:rsidR="00055F7E" w:rsidRDefault="001F0FF2">
          <w:pPr>
            <w:pStyle w:val="TOC3"/>
            <w:tabs>
              <w:tab w:val="left" w:pos="1760"/>
            </w:tabs>
            <w:rPr>
              <w:rFonts w:asciiTheme="minorHAnsi" w:eastAsiaTheme="minorEastAsia" w:hAnsiTheme="minorHAnsi" w:cstheme="minorBidi"/>
              <w:noProof/>
              <w:sz w:val="22"/>
              <w:szCs w:val="22"/>
              <w:lang w:eastAsia="zh-CN"/>
            </w:rPr>
          </w:pPr>
          <w:hyperlink w:anchor="_Toc413853452" w:history="1">
            <w:r w:rsidR="00055F7E" w:rsidRPr="00D87A69">
              <w:rPr>
                <w:rStyle w:val="Hyperlink"/>
                <w:noProof/>
                <w:lang w:val="en-US"/>
              </w:rPr>
              <w:t>4.13.3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Output format</w:t>
            </w:r>
            <w:r w:rsidR="00055F7E">
              <w:rPr>
                <w:noProof/>
                <w:webHidden/>
              </w:rPr>
              <w:tab/>
            </w:r>
            <w:r w:rsidR="00055F7E">
              <w:rPr>
                <w:noProof/>
                <w:webHidden/>
              </w:rPr>
              <w:fldChar w:fldCharType="begin"/>
            </w:r>
            <w:r w:rsidR="00055F7E">
              <w:rPr>
                <w:noProof/>
                <w:webHidden/>
              </w:rPr>
              <w:instrText xml:space="preserve"> PAGEREF _Toc413853452 \h </w:instrText>
            </w:r>
            <w:r w:rsidR="00055F7E">
              <w:rPr>
                <w:noProof/>
                <w:webHidden/>
              </w:rPr>
            </w:r>
            <w:r w:rsidR="00055F7E">
              <w:rPr>
                <w:noProof/>
                <w:webHidden/>
              </w:rPr>
              <w:fldChar w:fldCharType="separate"/>
            </w:r>
            <w:r w:rsidR="007E2FAA">
              <w:rPr>
                <w:noProof/>
                <w:webHidden/>
              </w:rPr>
              <w:t>85</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53" w:history="1">
            <w:r w:rsidR="00055F7E" w:rsidRPr="00D87A69">
              <w:rPr>
                <w:rStyle w:val="Hyperlink"/>
                <w:noProof/>
                <w:lang w:val="en-US"/>
              </w:rPr>
              <w:t>4.14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Time parameters</w:t>
            </w:r>
            <w:r w:rsidR="00055F7E">
              <w:rPr>
                <w:noProof/>
                <w:webHidden/>
              </w:rPr>
              <w:tab/>
            </w:r>
            <w:r w:rsidR="00055F7E">
              <w:rPr>
                <w:noProof/>
                <w:webHidden/>
              </w:rPr>
              <w:fldChar w:fldCharType="begin"/>
            </w:r>
            <w:r w:rsidR="00055F7E">
              <w:rPr>
                <w:noProof/>
                <w:webHidden/>
              </w:rPr>
              <w:instrText xml:space="preserve"> PAGEREF _Toc413853453 \h </w:instrText>
            </w:r>
            <w:r w:rsidR="00055F7E">
              <w:rPr>
                <w:noProof/>
                <w:webHidden/>
              </w:rPr>
            </w:r>
            <w:r w:rsidR="00055F7E">
              <w:rPr>
                <w:noProof/>
                <w:webHidden/>
              </w:rPr>
              <w:fldChar w:fldCharType="separate"/>
            </w:r>
            <w:r w:rsidR="007E2FAA">
              <w:rPr>
                <w:noProof/>
                <w:webHidden/>
              </w:rPr>
              <w:t>87</w:t>
            </w:r>
            <w:r w:rsidR="00055F7E">
              <w:rPr>
                <w:noProof/>
                <w:webHidden/>
              </w:rPr>
              <w:fldChar w:fldCharType="end"/>
            </w:r>
          </w:hyperlink>
        </w:p>
        <w:p w:rsidR="00055F7E" w:rsidRDefault="001F0FF2">
          <w:pPr>
            <w:pStyle w:val="TOC1"/>
            <w:rPr>
              <w:rFonts w:asciiTheme="minorHAnsi" w:eastAsiaTheme="minorEastAsia" w:hAnsiTheme="minorHAnsi" w:cstheme="minorBidi"/>
              <w:b w:val="0"/>
              <w:noProof/>
              <w:sz w:val="22"/>
              <w:szCs w:val="22"/>
              <w:lang w:eastAsia="zh-CN"/>
            </w:rPr>
          </w:pPr>
          <w:hyperlink w:anchor="_Toc413853454" w:history="1">
            <w:r w:rsidR="00055F7E" w:rsidRPr="00D87A69">
              <w:rPr>
                <w:rStyle w:val="Hyperlink"/>
                <w:noProof/>
                <w:lang w:val="en-US"/>
              </w:rPr>
              <w:t>5</w:t>
            </w:r>
            <w:r w:rsidR="00055F7E">
              <w:rPr>
                <w:rFonts w:asciiTheme="minorHAnsi" w:eastAsiaTheme="minorEastAsia" w:hAnsiTheme="minorHAnsi" w:cstheme="minorBidi"/>
                <w:b w:val="0"/>
                <w:noProof/>
                <w:sz w:val="22"/>
                <w:szCs w:val="22"/>
                <w:lang w:eastAsia="zh-CN"/>
              </w:rPr>
              <w:tab/>
            </w:r>
            <w:r w:rsidR="00055F7E" w:rsidRPr="00D87A69">
              <w:rPr>
                <w:rStyle w:val="Hyperlink"/>
                <w:noProof/>
                <w:lang w:val="en-US"/>
              </w:rPr>
              <w:t>Bibliography</w:t>
            </w:r>
            <w:r w:rsidR="00055F7E">
              <w:rPr>
                <w:noProof/>
                <w:webHidden/>
              </w:rPr>
              <w:tab/>
            </w:r>
            <w:r w:rsidR="00055F7E">
              <w:rPr>
                <w:noProof/>
                <w:webHidden/>
              </w:rPr>
              <w:fldChar w:fldCharType="begin"/>
            </w:r>
            <w:r w:rsidR="00055F7E">
              <w:rPr>
                <w:noProof/>
                <w:webHidden/>
              </w:rPr>
              <w:instrText xml:space="preserve"> PAGEREF _Toc413853454 \h </w:instrText>
            </w:r>
            <w:r w:rsidR="00055F7E">
              <w:rPr>
                <w:noProof/>
                <w:webHidden/>
              </w:rPr>
            </w:r>
            <w:r w:rsidR="00055F7E">
              <w:rPr>
                <w:noProof/>
                <w:webHidden/>
              </w:rPr>
              <w:fldChar w:fldCharType="separate"/>
            </w:r>
            <w:r w:rsidR="007E2FAA">
              <w:rPr>
                <w:noProof/>
                <w:webHidden/>
              </w:rPr>
              <w:t>88</w:t>
            </w:r>
            <w:r w:rsidR="00055F7E">
              <w:rPr>
                <w:noProof/>
                <w:webHidden/>
              </w:rPr>
              <w:fldChar w:fldCharType="end"/>
            </w:r>
          </w:hyperlink>
        </w:p>
        <w:p w:rsidR="00055F7E" w:rsidRDefault="001F0FF2">
          <w:pPr>
            <w:pStyle w:val="TOC1"/>
            <w:rPr>
              <w:rFonts w:asciiTheme="minorHAnsi" w:eastAsiaTheme="minorEastAsia" w:hAnsiTheme="minorHAnsi" w:cstheme="minorBidi"/>
              <w:b w:val="0"/>
              <w:noProof/>
              <w:sz w:val="22"/>
              <w:szCs w:val="22"/>
              <w:lang w:eastAsia="zh-CN"/>
            </w:rPr>
          </w:pPr>
          <w:hyperlink w:anchor="_Toc413853455" w:history="1">
            <w:r w:rsidR="00055F7E" w:rsidRPr="00D87A69">
              <w:rPr>
                <w:rStyle w:val="Hyperlink"/>
                <w:noProof/>
                <w:lang w:val="en-US"/>
              </w:rPr>
              <w:t>6</w:t>
            </w:r>
            <w:r w:rsidR="00055F7E">
              <w:rPr>
                <w:rFonts w:asciiTheme="minorHAnsi" w:eastAsiaTheme="minorEastAsia" w:hAnsiTheme="minorHAnsi" w:cstheme="minorBidi"/>
                <w:b w:val="0"/>
                <w:noProof/>
                <w:sz w:val="22"/>
                <w:szCs w:val="22"/>
                <w:lang w:eastAsia="zh-CN"/>
              </w:rPr>
              <w:tab/>
            </w:r>
            <w:r w:rsidR="00055F7E" w:rsidRPr="00D87A69">
              <w:rPr>
                <w:rStyle w:val="Hyperlink"/>
                <w:noProof/>
                <w:lang w:val="en-US"/>
              </w:rPr>
              <w:t>Appendices</w:t>
            </w:r>
            <w:r w:rsidR="00055F7E">
              <w:rPr>
                <w:noProof/>
                <w:webHidden/>
              </w:rPr>
              <w:tab/>
            </w:r>
            <w:r w:rsidR="00055F7E">
              <w:rPr>
                <w:noProof/>
                <w:webHidden/>
              </w:rPr>
              <w:fldChar w:fldCharType="begin"/>
            </w:r>
            <w:r w:rsidR="00055F7E">
              <w:rPr>
                <w:noProof/>
                <w:webHidden/>
              </w:rPr>
              <w:instrText xml:space="preserve"> PAGEREF _Toc413853455 \h </w:instrText>
            </w:r>
            <w:r w:rsidR="00055F7E">
              <w:rPr>
                <w:noProof/>
                <w:webHidden/>
              </w:rPr>
            </w:r>
            <w:r w:rsidR="00055F7E">
              <w:rPr>
                <w:noProof/>
                <w:webHidden/>
              </w:rPr>
              <w:fldChar w:fldCharType="separate"/>
            </w:r>
            <w:r w:rsidR="007E2FAA">
              <w:rPr>
                <w:noProof/>
                <w:webHidden/>
              </w:rPr>
              <w:t>93</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56" w:history="1">
            <w:r w:rsidR="00055F7E" w:rsidRPr="00D87A69">
              <w:rPr>
                <w:rStyle w:val="Hyperlink"/>
                <w:noProof/>
                <w:lang w:val="en-US"/>
              </w:rPr>
              <w:t>6.1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Hands on exercises (based on basic XBeach of the Delft Software Days 2014)</w:t>
            </w:r>
            <w:r w:rsidR="00055F7E">
              <w:rPr>
                <w:noProof/>
                <w:webHidden/>
              </w:rPr>
              <w:tab/>
            </w:r>
            <w:r w:rsidR="00055F7E">
              <w:rPr>
                <w:noProof/>
                <w:webHidden/>
              </w:rPr>
              <w:fldChar w:fldCharType="begin"/>
            </w:r>
            <w:r w:rsidR="00055F7E">
              <w:rPr>
                <w:noProof/>
                <w:webHidden/>
              </w:rPr>
              <w:instrText xml:space="preserve"> PAGEREF _Toc413853456 \h </w:instrText>
            </w:r>
            <w:r w:rsidR="00055F7E">
              <w:rPr>
                <w:noProof/>
                <w:webHidden/>
              </w:rPr>
            </w:r>
            <w:r w:rsidR="00055F7E">
              <w:rPr>
                <w:noProof/>
                <w:webHidden/>
              </w:rPr>
              <w:fldChar w:fldCharType="separate"/>
            </w:r>
            <w:r w:rsidR="007E2FAA">
              <w:rPr>
                <w:noProof/>
                <w:webHidden/>
              </w:rPr>
              <w:t>93</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57" w:history="1">
            <w:r w:rsidR="00055F7E" w:rsidRPr="00D87A69">
              <w:rPr>
                <w:rStyle w:val="Hyperlink"/>
                <w:noProof/>
                <w:lang w:val="en-US"/>
              </w:rPr>
              <w:t>6.1.1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Dune erosion at Delfland, Netherlands (1D)</w:t>
            </w:r>
            <w:r w:rsidR="00055F7E">
              <w:rPr>
                <w:noProof/>
                <w:webHidden/>
              </w:rPr>
              <w:tab/>
            </w:r>
            <w:r w:rsidR="00055F7E">
              <w:rPr>
                <w:noProof/>
                <w:webHidden/>
              </w:rPr>
              <w:fldChar w:fldCharType="begin"/>
            </w:r>
            <w:r w:rsidR="00055F7E">
              <w:rPr>
                <w:noProof/>
                <w:webHidden/>
              </w:rPr>
              <w:instrText xml:space="preserve"> PAGEREF _Toc413853457 \h </w:instrText>
            </w:r>
            <w:r w:rsidR="00055F7E">
              <w:rPr>
                <w:noProof/>
                <w:webHidden/>
              </w:rPr>
            </w:r>
            <w:r w:rsidR="00055F7E">
              <w:rPr>
                <w:noProof/>
                <w:webHidden/>
              </w:rPr>
              <w:fldChar w:fldCharType="separate"/>
            </w:r>
            <w:r w:rsidR="007E2FAA">
              <w:rPr>
                <w:noProof/>
                <w:webHidden/>
              </w:rPr>
              <w:t>93</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58" w:history="1">
            <w:r w:rsidR="00055F7E" w:rsidRPr="00D87A69">
              <w:rPr>
                <w:rStyle w:val="Hyperlink"/>
                <w:noProof/>
                <w:lang w:val="en-US"/>
              </w:rPr>
              <w:t>6.1.2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Nourishment scenarios near Kijkduin, Holland (1D)</w:t>
            </w:r>
            <w:r w:rsidR="00055F7E">
              <w:rPr>
                <w:noProof/>
                <w:webHidden/>
              </w:rPr>
              <w:tab/>
            </w:r>
            <w:r w:rsidR="00055F7E">
              <w:rPr>
                <w:noProof/>
                <w:webHidden/>
              </w:rPr>
              <w:fldChar w:fldCharType="begin"/>
            </w:r>
            <w:r w:rsidR="00055F7E">
              <w:rPr>
                <w:noProof/>
                <w:webHidden/>
              </w:rPr>
              <w:instrText xml:space="preserve"> PAGEREF _Toc413853458 \h </w:instrText>
            </w:r>
            <w:r w:rsidR="00055F7E">
              <w:rPr>
                <w:noProof/>
                <w:webHidden/>
              </w:rPr>
            </w:r>
            <w:r w:rsidR="00055F7E">
              <w:rPr>
                <w:noProof/>
                <w:webHidden/>
              </w:rPr>
              <w:fldChar w:fldCharType="separate"/>
            </w:r>
            <w:r w:rsidR="007E2FAA">
              <w:rPr>
                <w:noProof/>
                <w:webHidden/>
              </w:rPr>
              <w:t>94</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59" w:history="1">
            <w:r w:rsidR="00055F7E" w:rsidRPr="00D87A69">
              <w:rPr>
                <w:rStyle w:val="Hyperlink"/>
                <w:noProof/>
                <w:lang w:val="en-US"/>
              </w:rPr>
              <w:t>6.1.3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Overwash at Santa Rosa Island , USA (2DH)</w:t>
            </w:r>
            <w:r w:rsidR="00055F7E">
              <w:rPr>
                <w:noProof/>
                <w:webHidden/>
              </w:rPr>
              <w:tab/>
            </w:r>
            <w:r w:rsidR="00055F7E">
              <w:rPr>
                <w:noProof/>
                <w:webHidden/>
              </w:rPr>
              <w:fldChar w:fldCharType="begin"/>
            </w:r>
            <w:r w:rsidR="00055F7E">
              <w:rPr>
                <w:noProof/>
                <w:webHidden/>
              </w:rPr>
              <w:instrText xml:space="preserve"> PAGEREF _Toc413853459 \h </w:instrText>
            </w:r>
            <w:r w:rsidR="00055F7E">
              <w:rPr>
                <w:noProof/>
                <w:webHidden/>
              </w:rPr>
            </w:r>
            <w:r w:rsidR="00055F7E">
              <w:rPr>
                <w:noProof/>
                <w:webHidden/>
              </w:rPr>
              <w:fldChar w:fldCharType="separate"/>
            </w:r>
            <w:r w:rsidR="007E2FAA">
              <w:rPr>
                <w:noProof/>
                <w:webHidden/>
              </w:rPr>
              <w:t>95</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60" w:history="1">
            <w:r w:rsidR="00055F7E" w:rsidRPr="00D87A69">
              <w:rPr>
                <w:rStyle w:val="Hyperlink"/>
                <w:noProof/>
                <w:lang w:val="en-US"/>
              </w:rPr>
              <w:t>6.1.4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Yanchep perched beach and natural breakwater (2DH)</w:t>
            </w:r>
            <w:r w:rsidR="00055F7E">
              <w:rPr>
                <w:noProof/>
                <w:webHidden/>
              </w:rPr>
              <w:tab/>
            </w:r>
            <w:r w:rsidR="00055F7E">
              <w:rPr>
                <w:noProof/>
                <w:webHidden/>
              </w:rPr>
              <w:fldChar w:fldCharType="begin"/>
            </w:r>
            <w:r w:rsidR="00055F7E">
              <w:rPr>
                <w:noProof/>
                <w:webHidden/>
              </w:rPr>
              <w:instrText xml:space="preserve"> PAGEREF _Toc413853460 \h </w:instrText>
            </w:r>
            <w:r w:rsidR="00055F7E">
              <w:rPr>
                <w:noProof/>
                <w:webHidden/>
              </w:rPr>
            </w:r>
            <w:r w:rsidR="00055F7E">
              <w:rPr>
                <w:noProof/>
                <w:webHidden/>
              </w:rPr>
              <w:fldChar w:fldCharType="separate"/>
            </w:r>
            <w:r w:rsidR="007E2FAA">
              <w:rPr>
                <w:noProof/>
                <w:webHidden/>
              </w:rPr>
              <w:t>95</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61" w:history="1">
            <w:r w:rsidR="00055F7E" w:rsidRPr="00D87A69">
              <w:rPr>
                <w:rStyle w:val="Hyperlink"/>
                <w:noProof/>
                <w:lang w:val="en-US"/>
              </w:rPr>
              <w:t>6.2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Advanced model coefficients</w:t>
            </w:r>
            <w:r w:rsidR="00055F7E">
              <w:rPr>
                <w:noProof/>
                <w:webHidden/>
              </w:rPr>
              <w:tab/>
            </w:r>
            <w:r w:rsidR="00055F7E">
              <w:rPr>
                <w:noProof/>
                <w:webHidden/>
              </w:rPr>
              <w:fldChar w:fldCharType="begin"/>
            </w:r>
            <w:r w:rsidR="00055F7E">
              <w:rPr>
                <w:noProof/>
                <w:webHidden/>
              </w:rPr>
              <w:instrText xml:space="preserve"> PAGEREF _Toc413853461 \h </w:instrText>
            </w:r>
            <w:r w:rsidR="00055F7E">
              <w:rPr>
                <w:noProof/>
                <w:webHidden/>
              </w:rPr>
            </w:r>
            <w:r w:rsidR="00055F7E">
              <w:rPr>
                <w:noProof/>
                <w:webHidden/>
              </w:rPr>
              <w:fldChar w:fldCharType="separate"/>
            </w:r>
            <w:r w:rsidR="007E2FAA">
              <w:rPr>
                <w:noProof/>
                <w:webHidden/>
              </w:rPr>
              <w:t>97</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62" w:history="1">
            <w:r w:rsidR="00055F7E" w:rsidRPr="00D87A69">
              <w:rPr>
                <w:rStyle w:val="Hyperlink"/>
                <w:noProof/>
                <w:lang w:val="en-US"/>
              </w:rPr>
              <w:t>6.2.1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Wave numerics</w:t>
            </w:r>
            <w:r w:rsidR="00055F7E">
              <w:rPr>
                <w:noProof/>
                <w:webHidden/>
              </w:rPr>
              <w:tab/>
            </w:r>
            <w:r w:rsidR="00055F7E">
              <w:rPr>
                <w:noProof/>
                <w:webHidden/>
              </w:rPr>
              <w:fldChar w:fldCharType="begin"/>
            </w:r>
            <w:r w:rsidR="00055F7E">
              <w:rPr>
                <w:noProof/>
                <w:webHidden/>
              </w:rPr>
              <w:instrText xml:space="preserve"> PAGEREF _Toc413853462 \h </w:instrText>
            </w:r>
            <w:r w:rsidR="00055F7E">
              <w:rPr>
                <w:noProof/>
                <w:webHidden/>
              </w:rPr>
            </w:r>
            <w:r w:rsidR="00055F7E">
              <w:rPr>
                <w:noProof/>
                <w:webHidden/>
              </w:rPr>
              <w:fldChar w:fldCharType="separate"/>
            </w:r>
            <w:r w:rsidR="007E2FAA">
              <w:rPr>
                <w:noProof/>
                <w:webHidden/>
              </w:rPr>
              <w:t>97</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63" w:history="1">
            <w:r w:rsidR="00055F7E" w:rsidRPr="00D87A69">
              <w:rPr>
                <w:rStyle w:val="Hyperlink"/>
                <w:noProof/>
                <w:lang w:val="en-US"/>
              </w:rPr>
              <w:t>6.2.2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Wave dissipation</w:t>
            </w:r>
            <w:r w:rsidR="00055F7E">
              <w:rPr>
                <w:noProof/>
                <w:webHidden/>
              </w:rPr>
              <w:tab/>
            </w:r>
            <w:r w:rsidR="00055F7E">
              <w:rPr>
                <w:noProof/>
                <w:webHidden/>
              </w:rPr>
              <w:fldChar w:fldCharType="begin"/>
            </w:r>
            <w:r w:rsidR="00055F7E">
              <w:rPr>
                <w:noProof/>
                <w:webHidden/>
              </w:rPr>
              <w:instrText xml:space="preserve"> PAGEREF _Toc413853463 \h </w:instrText>
            </w:r>
            <w:r w:rsidR="00055F7E">
              <w:rPr>
                <w:noProof/>
                <w:webHidden/>
              </w:rPr>
            </w:r>
            <w:r w:rsidR="00055F7E">
              <w:rPr>
                <w:noProof/>
                <w:webHidden/>
              </w:rPr>
              <w:fldChar w:fldCharType="separate"/>
            </w:r>
            <w:r w:rsidR="007E2FAA">
              <w:rPr>
                <w:noProof/>
                <w:webHidden/>
              </w:rPr>
              <w:t>97</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64" w:history="1">
            <w:r w:rsidR="00055F7E" w:rsidRPr="00D87A69">
              <w:rPr>
                <w:rStyle w:val="Hyperlink"/>
                <w:noProof/>
                <w:lang w:val="en-US"/>
              </w:rPr>
              <w:t>6.2.3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Rollers</w:t>
            </w:r>
            <w:r w:rsidR="00055F7E">
              <w:rPr>
                <w:noProof/>
                <w:webHidden/>
              </w:rPr>
              <w:tab/>
            </w:r>
            <w:r w:rsidR="00055F7E">
              <w:rPr>
                <w:noProof/>
                <w:webHidden/>
              </w:rPr>
              <w:fldChar w:fldCharType="begin"/>
            </w:r>
            <w:r w:rsidR="00055F7E">
              <w:rPr>
                <w:noProof/>
                <w:webHidden/>
              </w:rPr>
              <w:instrText xml:space="preserve"> PAGEREF _Toc413853464 \h </w:instrText>
            </w:r>
            <w:r w:rsidR="00055F7E">
              <w:rPr>
                <w:noProof/>
                <w:webHidden/>
              </w:rPr>
            </w:r>
            <w:r w:rsidR="00055F7E">
              <w:rPr>
                <w:noProof/>
                <w:webHidden/>
              </w:rPr>
              <w:fldChar w:fldCharType="separate"/>
            </w:r>
            <w:r w:rsidR="007E2FAA">
              <w:rPr>
                <w:noProof/>
                <w:webHidden/>
              </w:rPr>
              <w:t>99</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65" w:history="1">
            <w:r w:rsidR="00055F7E" w:rsidRPr="00D87A69">
              <w:rPr>
                <w:rStyle w:val="Hyperlink"/>
                <w:noProof/>
                <w:lang w:val="en-US"/>
              </w:rPr>
              <w:t>6.2.4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Wave-current interaction</w:t>
            </w:r>
            <w:r w:rsidR="00055F7E">
              <w:rPr>
                <w:noProof/>
                <w:webHidden/>
              </w:rPr>
              <w:tab/>
            </w:r>
            <w:r w:rsidR="00055F7E">
              <w:rPr>
                <w:noProof/>
                <w:webHidden/>
              </w:rPr>
              <w:fldChar w:fldCharType="begin"/>
            </w:r>
            <w:r w:rsidR="00055F7E">
              <w:rPr>
                <w:noProof/>
                <w:webHidden/>
              </w:rPr>
              <w:instrText xml:space="preserve"> PAGEREF _Toc413853465 \h </w:instrText>
            </w:r>
            <w:r w:rsidR="00055F7E">
              <w:rPr>
                <w:noProof/>
                <w:webHidden/>
              </w:rPr>
            </w:r>
            <w:r w:rsidR="00055F7E">
              <w:rPr>
                <w:noProof/>
                <w:webHidden/>
              </w:rPr>
              <w:fldChar w:fldCharType="separate"/>
            </w:r>
            <w:r w:rsidR="007E2FAA">
              <w:rPr>
                <w:noProof/>
                <w:webHidden/>
              </w:rPr>
              <w:t>99</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66" w:history="1">
            <w:r w:rsidR="00055F7E" w:rsidRPr="00D87A69">
              <w:rPr>
                <w:rStyle w:val="Hyperlink"/>
                <w:noProof/>
                <w:lang w:val="en-US"/>
              </w:rPr>
              <w:t>6.2.5</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Bed friction and viscosity</w:t>
            </w:r>
            <w:r w:rsidR="00055F7E">
              <w:rPr>
                <w:noProof/>
                <w:webHidden/>
              </w:rPr>
              <w:tab/>
            </w:r>
            <w:r w:rsidR="00055F7E">
              <w:rPr>
                <w:noProof/>
                <w:webHidden/>
              </w:rPr>
              <w:fldChar w:fldCharType="begin"/>
            </w:r>
            <w:r w:rsidR="00055F7E">
              <w:rPr>
                <w:noProof/>
                <w:webHidden/>
              </w:rPr>
              <w:instrText xml:space="preserve"> PAGEREF _Toc413853466 \h </w:instrText>
            </w:r>
            <w:r w:rsidR="00055F7E">
              <w:rPr>
                <w:noProof/>
                <w:webHidden/>
              </w:rPr>
            </w:r>
            <w:r w:rsidR="00055F7E">
              <w:rPr>
                <w:noProof/>
                <w:webHidden/>
              </w:rPr>
              <w:fldChar w:fldCharType="separate"/>
            </w:r>
            <w:r w:rsidR="007E2FAA">
              <w:rPr>
                <w:noProof/>
                <w:webHidden/>
              </w:rPr>
              <w:t>99</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67" w:history="1">
            <w:r w:rsidR="00055F7E" w:rsidRPr="00D87A69">
              <w:rPr>
                <w:rStyle w:val="Hyperlink"/>
                <w:noProof/>
                <w:lang w:val="en-US"/>
              </w:rPr>
              <w:t>6.2.6</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Flow numerics</w:t>
            </w:r>
            <w:r w:rsidR="00055F7E">
              <w:rPr>
                <w:noProof/>
                <w:webHidden/>
              </w:rPr>
              <w:tab/>
            </w:r>
            <w:r w:rsidR="00055F7E">
              <w:rPr>
                <w:noProof/>
                <w:webHidden/>
              </w:rPr>
              <w:fldChar w:fldCharType="begin"/>
            </w:r>
            <w:r w:rsidR="00055F7E">
              <w:rPr>
                <w:noProof/>
                <w:webHidden/>
              </w:rPr>
              <w:instrText xml:space="preserve"> PAGEREF _Toc413853467 \h </w:instrText>
            </w:r>
            <w:r w:rsidR="00055F7E">
              <w:rPr>
                <w:noProof/>
                <w:webHidden/>
              </w:rPr>
            </w:r>
            <w:r w:rsidR="00055F7E">
              <w:rPr>
                <w:noProof/>
                <w:webHidden/>
              </w:rPr>
              <w:fldChar w:fldCharType="separate"/>
            </w:r>
            <w:r w:rsidR="007E2FAA">
              <w:rPr>
                <w:noProof/>
                <w:webHidden/>
              </w:rPr>
              <w:t>100</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68" w:history="1">
            <w:r w:rsidR="00055F7E" w:rsidRPr="00D87A69">
              <w:rPr>
                <w:rStyle w:val="Hyperlink"/>
                <w:noProof/>
                <w:lang w:val="en-US"/>
              </w:rPr>
              <w:t>6.2.7</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Sediment transport</w:t>
            </w:r>
            <w:r w:rsidR="00055F7E">
              <w:rPr>
                <w:noProof/>
                <w:webHidden/>
              </w:rPr>
              <w:tab/>
            </w:r>
            <w:r w:rsidR="00055F7E">
              <w:rPr>
                <w:noProof/>
                <w:webHidden/>
              </w:rPr>
              <w:fldChar w:fldCharType="begin"/>
            </w:r>
            <w:r w:rsidR="00055F7E">
              <w:rPr>
                <w:noProof/>
                <w:webHidden/>
              </w:rPr>
              <w:instrText xml:space="preserve"> PAGEREF _Toc413853468 \h </w:instrText>
            </w:r>
            <w:r w:rsidR="00055F7E">
              <w:rPr>
                <w:noProof/>
                <w:webHidden/>
              </w:rPr>
            </w:r>
            <w:r w:rsidR="00055F7E">
              <w:rPr>
                <w:noProof/>
                <w:webHidden/>
              </w:rPr>
              <w:fldChar w:fldCharType="separate"/>
            </w:r>
            <w:r w:rsidR="007E2FAA">
              <w:rPr>
                <w:noProof/>
                <w:webHidden/>
              </w:rPr>
              <w:t>101</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69" w:history="1">
            <w:r w:rsidR="00055F7E" w:rsidRPr="00D87A69">
              <w:rPr>
                <w:rStyle w:val="Hyperlink"/>
                <w:noProof/>
                <w:lang w:val="en-US"/>
              </w:rPr>
              <w:t>6.2.8</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Sediment transport numerics</w:t>
            </w:r>
            <w:r w:rsidR="00055F7E">
              <w:rPr>
                <w:noProof/>
                <w:webHidden/>
              </w:rPr>
              <w:tab/>
            </w:r>
            <w:r w:rsidR="00055F7E">
              <w:rPr>
                <w:noProof/>
                <w:webHidden/>
              </w:rPr>
              <w:fldChar w:fldCharType="begin"/>
            </w:r>
            <w:r w:rsidR="00055F7E">
              <w:rPr>
                <w:noProof/>
                <w:webHidden/>
              </w:rPr>
              <w:instrText xml:space="preserve"> PAGEREF _Toc413853469 \h </w:instrText>
            </w:r>
            <w:r w:rsidR="00055F7E">
              <w:rPr>
                <w:noProof/>
                <w:webHidden/>
              </w:rPr>
            </w:r>
            <w:r w:rsidR="00055F7E">
              <w:rPr>
                <w:noProof/>
                <w:webHidden/>
              </w:rPr>
              <w:fldChar w:fldCharType="separate"/>
            </w:r>
            <w:r w:rsidR="007E2FAA">
              <w:rPr>
                <w:noProof/>
                <w:webHidden/>
              </w:rPr>
              <w:t>105</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70" w:history="1">
            <w:r w:rsidR="00055F7E" w:rsidRPr="00D87A69">
              <w:rPr>
                <w:rStyle w:val="Hyperlink"/>
                <w:noProof/>
                <w:lang w:val="en-US"/>
              </w:rPr>
              <w:t>6.2.9</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Quasi-3D sediment transport</w:t>
            </w:r>
            <w:r w:rsidR="00055F7E">
              <w:rPr>
                <w:noProof/>
                <w:webHidden/>
              </w:rPr>
              <w:tab/>
            </w:r>
            <w:r w:rsidR="00055F7E">
              <w:rPr>
                <w:noProof/>
                <w:webHidden/>
              </w:rPr>
              <w:fldChar w:fldCharType="begin"/>
            </w:r>
            <w:r w:rsidR="00055F7E">
              <w:rPr>
                <w:noProof/>
                <w:webHidden/>
              </w:rPr>
              <w:instrText xml:space="preserve"> PAGEREF _Toc413853470 \h </w:instrText>
            </w:r>
            <w:r w:rsidR="00055F7E">
              <w:rPr>
                <w:noProof/>
                <w:webHidden/>
              </w:rPr>
            </w:r>
            <w:r w:rsidR="00055F7E">
              <w:rPr>
                <w:noProof/>
                <w:webHidden/>
              </w:rPr>
              <w:fldChar w:fldCharType="separate"/>
            </w:r>
            <w:r w:rsidR="007E2FAA">
              <w:rPr>
                <w:noProof/>
                <w:webHidden/>
              </w:rPr>
              <w:t>105</w:t>
            </w:r>
            <w:r w:rsidR="00055F7E">
              <w:rPr>
                <w:noProof/>
                <w:webHidden/>
              </w:rPr>
              <w:fldChar w:fldCharType="end"/>
            </w:r>
          </w:hyperlink>
        </w:p>
        <w:p w:rsidR="00055F7E" w:rsidRDefault="001F0FF2">
          <w:pPr>
            <w:pStyle w:val="TOC3"/>
            <w:tabs>
              <w:tab w:val="left" w:pos="1760"/>
            </w:tabs>
            <w:rPr>
              <w:rFonts w:asciiTheme="minorHAnsi" w:eastAsiaTheme="minorEastAsia" w:hAnsiTheme="minorHAnsi" w:cstheme="minorBidi"/>
              <w:noProof/>
              <w:sz w:val="22"/>
              <w:szCs w:val="22"/>
              <w:lang w:eastAsia="zh-CN"/>
            </w:rPr>
          </w:pPr>
          <w:hyperlink w:anchor="_Toc413853471" w:history="1">
            <w:r w:rsidR="00055F7E" w:rsidRPr="00D87A69">
              <w:rPr>
                <w:rStyle w:val="Hyperlink"/>
                <w:noProof/>
                <w:lang w:val="en-US"/>
              </w:rPr>
              <w:t>6.2.10</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Morphology</w:t>
            </w:r>
            <w:r w:rsidR="00055F7E">
              <w:rPr>
                <w:noProof/>
                <w:webHidden/>
              </w:rPr>
              <w:tab/>
            </w:r>
            <w:r w:rsidR="00055F7E">
              <w:rPr>
                <w:noProof/>
                <w:webHidden/>
              </w:rPr>
              <w:fldChar w:fldCharType="begin"/>
            </w:r>
            <w:r w:rsidR="00055F7E">
              <w:rPr>
                <w:noProof/>
                <w:webHidden/>
              </w:rPr>
              <w:instrText xml:space="preserve"> PAGEREF _Toc413853471 \h </w:instrText>
            </w:r>
            <w:r w:rsidR="00055F7E">
              <w:rPr>
                <w:noProof/>
                <w:webHidden/>
              </w:rPr>
            </w:r>
            <w:r w:rsidR="00055F7E">
              <w:rPr>
                <w:noProof/>
                <w:webHidden/>
              </w:rPr>
              <w:fldChar w:fldCharType="separate"/>
            </w:r>
            <w:r w:rsidR="007E2FAA">
              <w:rPr>
                <w:noProof/>
                <w:webHidden/>
              </w:rPr>
              <w:t>106</w:t>
            </w:r>
            <w:r w:rsidR="00055F7E">
              <w:rPr>
                <w:noProof/>
                <w:webHidden/>
              </w:rPr>
              <w:fldChar w:fldCharType="end"/>
            </w:r>
          </w:hyperlink>
        </w:p>
        <w:p w:rsidR="00055F7E" w:rsidRDefault="001F0FF2">
          <w:pPr>
            <w:pStyle w:val="TOC3"/>
            <w:tabs>
              <w:tab w:val="left" w:pos="1760"/>
            </w:tabs>
            <w:rPr>
              <w:rFonts w:asciiTheme="minorHAnsi" w:eastAsiaTheme="minorEastAsia" w:hAnsiTheme="minorHAnsi" w:cstheme="minorBidi"/>
              <w:noProof/>
              <w:sz w:val="22"/>
              <w:szCs w:val="22"/>
              <w:lang w:eastAsia="zh-CN"/>
            </w:rPr>
          </w:pPr>
          <w:hyperlink w:anchor="_Toc413853472" w:history="1">
            <w:r w:rsidR="00055F7E" w:rsidRPr="00D87A69">
              <w:rPr>
                <w:rStyle w:val="Hyperlink"/>
                <w:noProof/>
                <w:lang w:val="en-US"/>
              </w:rPr>
              <w:t>6.2.11</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Bed update</w:t>
            </w:r>
            <w:r w:rsidR="00055F7E">
              <w:rPr>
                <w:noProof/>
                <w:webHidden/>
              </w:rPr>
              <w:tab/>
            </w:r>
            <w:r w:rsidR="00055F7E">
              <w:rPr>
                <w:noProof/>
                <w:webHidden/>
              </w:rPr>
              <w:fldChar w:fldCharType="begin"/>
            </w:r>
            <w:r w:rsidR="00055F7E">
              <w:rPr>
                <w:noProof/>
                <w:webHidden/>
              </w:rPr>
              <w:instrText xml:space="preserve"> PAGEREF _Toc413853472 \h </w:instrText>
            </w:r>
            <w:r w:rsidR="00055F7E">
              <w:rPr>
                <w:noProof/>
                <w:webHidden/>
              </w:rPr>
            </w:r>
            <w:r w:rsidR="00055F7E">
              <w:rPr>
                <w:noProof/>
                <w:webHidden/>
              </w:rPr>
              <w:fldChar w:fldCharType="separate"/>
            </w:r>
            <w:r w:rsidR="007E2FAA">
              <w:rPr>
                <w:noProof/>
                <w:webHidden/>
              </w:rPr>
              <w:t>107</w:t>
            </w:r>
            <w:r w:rsidR="00055F7E">
              <w:rPr>
                <w:noProof/>
                <w:webHidden/>
              </w:rPr>
              <w:fldChar w:fldCharType="end"/>
            </w:r>
          </w:hyperlink>
        </w:p>
        <w:p w:rsidR="00055F7E" w:rsidRDefault="001F0FF2">
          <w:pPr>
            <w:pStyle w:val="TOC3"/>
            <w:tabs>
              <w:tab w:val="left" w:pos="1760"/>
            </w:tabs>
            <w:rPr>
              <w:rFonts w:asciiTheme="minorHAnsi" w:eastAsiaTheme="minorEastAsia" w:hAnsiTheme="minorHAnsi" w:cstheme="minorBidi"/>
              <w:noProof/>
              <w:sz w:val="22"/>
              <w:szCs w:val="22"/>
              <w:lang w:eastAsia="zh-CN"/>
            </w:rPr>
          </w:pPr>
          <w:hyperlink w:anchor="_Toc413853473" w:history="1">
            <w:r w:rsidR="00055F7E" w:rsidRPr="00D87A69">
              <w:rPr>
                <w:rStyle w:val="Hyperlink"/>
                <w:noProof/>
                <w:lang w:val="en-US"/>
              </w:rPr>
              <w:t>6.2.12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Groundwater flow</w:t>
            </w:r>
            <w:r w:rsidR="00055F7E">
              <w:rPr>
                <w:noProof/>
                <w:webHidden/>
              </w:rPr>
              <w:tab/>
            </w:r>
            <w:r w:rsidR="00055F7E">
              <w:rPr>
                <w:noProof/>
                <w:webHidden/>
              </w:rPr>
              <w:fldChar w:fldCharType="begin"/>
            </w:r>
            <w:r w:rsidR="00055F7E">
              <w:rPr>
                <w:noProof/>
                <w:webHidden/>
              </w:rPr>
              <w:instrText xml:space="preserve"> PAGEREF _Toc413853473 \h </w:instrText>
            </w:r>
            <w:r w:rsidR="00055F7E">
              <w:rPr>
                <w:noProof/>
                <w:webHidden/>
              </w:rPr>
            </w:r>
            <w:r w:rsidR="00055F7E">
              <w:rPr>
                <w:noProof/>
                <w:webHidden/>
              </w:rPr>
              <w:fldChar w:fldCharType="separate"/>
            </w:r>
            <w:r w:rsidR="007E2FAA">
              <w:rPr>
                <w:noProof/>
                <w:webHidden/>
              </w:rPr>
              <w:t>109</w:t>
            </w:r>
            <w:r w:rsidR="00055F7E">
              <w:rPr>
                <w:noProof/>
                <w:webHidden/>
              </w:rPr>
              <w:fldChar w:fldCharType="end"/>
            </w:r>
          </w:hyperlink>
        </w:p>
        <w:p w:rsidR="00055F7E" w:rsidRDefault="001F0FF2">
          <w:pPr>
            <w:pStyle w:val="TOC3"/>
            <w:tabs>
              <w:tab w:val="left" w:pos="1760"/>
            </w:tabs>
            <w:rPr>
              <w:rFonts w:asciiTheme="minorHAnsi" w:eastAsiaTheme="minorEastAsia" w:hAnsiTheme="minorHAnsi" w:cstheme="minorBidi"/>
              <w:noProof/>
              <w:sz w:val="22"/>
              <w:szCs w:val="22"/>
              <w:lang w:eastAsia="zh-CN"/>
            </w:rPr>
          </w:pPr>
          <w:hyperlink w:anchor="_Toc413853474" w:history="1">
            <w:r w:rsidR="00055F7E" w:rsidRPr="00D87A69">
              <w:rPr>
                <w:rStyle w:val="Hyperlink"/>
                <w:noProof/>
                <w:lang w:val="en-US"/>
              </w:rPr>
              <w:t>6.2.13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Non-hydrostatic correction</w:t>
            </w:r>
            <w:r w:rsidR="00055F7E">
              <w:rPr>
                <w:noProof/>
                <w:webHidden/>
              </w:rPr>
              <w:tab/>
            </w:r>
            <w:r w:rsidR="00055F7E">
              <w:rPr>
                <w:noProof/>
                <w:webHidden/>
              </w:rPr>
              <w:fldChar w:fldCharType="begin"/>
            </w:r>
            <w:r w:rsidR="00055F7E">
              <w:rPr>
                <w:noProof/>
                <w:webHidden/>
              </w:rPr>
              <w:instrText xml:space="preserve"> PAGEREF _Toc413853474 \h </w:instrText>
            </w:r>
            <w:r w:rsidR="00055F7E">
              <w:rPr>
                <w:noProof/>
                <w:webHidden/>
              </w:rPr>
            </w:r>
            <w:r w:rsidR="00055F7E">
              <w:rPr>
                <w:noProof/>
                <w:webHidden/>
              </w:rPr>
              <w:fldChar w:fldCharType="separate"/>
            </w:r>
            <w:r w:rsidR="007E2FAA">
              <w:rPr>
                <w:noProof/>
                <w:webHidden/>
              </w:rPr>
              <w:t>111</w:t>
            </w:r>
            <w:r w:rsidR="00055F7E">
              <w:rPr>
                <w:noProof/>
                <w:webHidden/>
              </w:rPr>
              <w:fldChar w:fldCharType="end"/>
            </w:r>
          </w:hyperlink>
        </w:p>
        <w:p w:rsidR="00055F7E" w:rsidRDefault="001F0FF2">
          <w:pPr>
            <w:pStyle w:val="TOC3"/>
            <w:tabs>
              <w:tab w:val="left" w:pos="1760"/>
            </w:tabs>
            <w:rPr>
              <w:rFonts w:asciiTheme="minorHAnsi" w:eastAsiaTheme="minorEastAsia" w:hAnsiTheme="minorHAnsi" w:cstheme="minorBidi"/>
              <w:noProof/>
              <w:sz w:val="22"/>
              <w:szCs w:val="22"/>
              <w:lang w:eastAsia="zh-CN"/>
            </w:rPr>
          </w:pPr>
          <w:hyperlink w:anchor="_Toc413853475" w:history="1">
            <w:r w:rsidR="00055F7E" w:rsidRPr="00D87A69">
              <w:rPr>
                <w:rStyle w:val="Hyperlink"/>
                <w:noProof/>
                <w:lang w:val="en-US"/>
              </w:rPr>
              <w:t>6.2.14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Physical constants</w:t>
            </w:r>
            <w:r w:rsidR="00055F7E">
              <w:rPr>
                <w:noProof/>
                <w:webHidden/>
              </w:rPr>
              <w:tab/>
            </w:r>
            <w:r w:rsidR="00055F7E">
              <w:rPr>
                <w:noProof/>
                <w:webHidden/>
              </w:rPr>
              <w:fldChar w:fldCharType="begin"/>
            </w:r>
            <w:r w:rsidR="00055F7E">
              <w:rPr>
                <w:noProof/>
                <w:webHidden/>
              </w:rPr>
              <w:instrText xml:space="preserve"> PAGEREF _Toc413853475 \h </w:instrText>
            </w:r>
            <w:r w:rsidR="00055F7E">
              <w:rPr>
                <w:noProof/>
                <w:webHidden/>
              </w:rPr>
            </w:r>
            <w:r w:rsidR="00055F7E">
              <w:rPr>
                <w:noProof/>
                <w:webHidden/>
              </w:rPr>
              <w:fldChar w:fldCharType="separate"/>
            </w:r>
            <w:r w:rsidR="007E2FAA">
              <w:rPr>
                <w:noProof/>
                <w:webHidden/>
              </w:rPr>
              <w:t>112</w:t>
            </w:r>
            <w:r w:rsidR="00055F7E">
              <w:rPr>
                <w:noProof/>
                <w:webHidden/>
              </w:rPr>
              <w:fldChar w:fldCharType="end"/>
            </w:r>
          </w:hyperlink>
        </w:p>
        <w:p w:rsidR="00055F7E" w:rsidRDefault="001F0FF2">
          <w:pPr>
            <w:pStyle w:val="TOC3"/>
            <w:tabs>
              <w:tab w:val="left" w:pos="1760"/>
            </w:tabs>
            <w:rPr>
              <w:rFonts w:asciiTheme="minorHAnsi" w:eastAsiaTheme="minorEastAsia" w:hAnsiTheme="minorHAnsi" w:cstheme="minorBidi"/>
              <w:noProof/>
              <w:sz w:val="22"/>
              <w:szCs w:val="22"/>
              <w:lang w:eastAsia="zh-CN"/>
            </w:rPr>
          </w:pPr>
          <w:hyperlink w:anchor="_Toc413853476" w:history="1">
            <w:r w:rsidR="00055F7E" w:rsidRPr="00D87A69">
              <w:rPr>
                <w:rStyle w:val="Hyperlink"/>
                <w:noProof/>
                <w:lang w:val="en-US"/>
              </w:rPr>
              <w:t>6.2.15</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Coriolis force</w:t>
            </w:r>
            <w:r w:rsidR="00055F7E">
              <w:rPr>
                <w:noProof/>
                <w:webHidden/>
              </w:rPr>
              <w:tab/>
            </w:r>
            <w:r w:rsidR="00055F7E">
              <w:rPr>
                <w:noProof/>
                <w:webHidden/>
              </w:rPr>
              <w:fldChar w:fldCharType="begin"/>
            </w:r>
            <w:r w:rsidR="00055F7E">
              <w:rPr>
                <w:noProof/>
                <w:webHidden/>
              </w:rPr>
              <w:instrText xml:space="preserve"> PAGEREF _Toc413853476 \h </w:instrText>
            </w:r>
            <w:r w:rsidR="00055F7E">
              <w:rPr>
                <w:noProof/>
                <w:webHidden/>
              </w:rPr>
            </w:r>
            <w:r w:rsidR="00055F7E">
              <w:rPr>
                <w:noProof/>
                <w:webHidden/>
              </w:rPr>
              <w:fldChar w:fldCharType="separate"/>
            </w:r>
            <w:r w:rsidR="007E2FAA">
              <w:rPr>
                <w:noProof/>
                <w:webHidden/>
              </w:rPr>
              <w:t>112</w:t>
            </w:r>
            <w:r w:rsidR="00055F7E">
              <w:rPr>
                <w:noProof/>
                <w:webHidden/>
              </w:rPr>
              <w:fldChar w:fldCharType="end"/>
            </w:r>
          </w:hyperlink>
        </w:p>
        <w:p w:rsidR="00055F7E" w:rsidRDefault="001F0FF2">
          <w:pPr>
            <w:pStyle w:val="TOC3"/>
            <w:tabs>
              <w:tab w:val="left" w:pos="1760"/>
            </w:tabs>
            <w:rPr>
              <w:rFonts w:asciiTheme="minorHAnsi" w:eastAsiaTheme="minorEastAsia" w:hAnsiTheme="minorHAnsi" w:cstheme="minorBidi"/>
              <w:noProof/>
              <w:sz w:val="22"/>
              <w:szCs w:val="22"/>
              <w:lang w:eastAsia="zh-CN"/>
            </w:rPr>
          </w:pPr>
          <w:hyperlink w:anchor="_Toc413853477" w:history="1">
            <w:r w:rsidR="00055F7E" w:rsidRPr="00D87A69">
              <w:rPr>
                <w:rStyle w:val="Hyperlink"/>
                <w:noProof/>
                <w:lang w:val="en-US"/>
              </w:rPr>
              <w:t>6.2.16</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MPI</w:t>
            </w:r>
            <w:r w:rsidR="00055F7E">
              <w:rPr>
                <w:noProof/>
                <w:webHidden/>
              </w:rPr>
              <w:tab/>
            </w:r>
            <w:r w:rsidR="00055F7E">
              <w:rPr>
                <w:noProof/>
                <w:webHidden/>
              </w:rPr>
              <w:fldChar w:fldCharType="begin"/>
            </w:r>
            <w:r w:rsidR="00055F7E">
              <w:rPr>
                <w:noProof/>
                <w:webHidden/>
              </w:rPr>
              <w:instrText xml:space="preserve"> PAGEREF _Toc413853477 \h </w:instrText>
            </w:r>
            <w:r w:rsidR="00055F7E">
              <w:rPr>
                <w:noProof/>
                <w:webHidden/>
              </w:rPr>
            </w:r>
            <w:r w:rsidR="00055F7E">
              <w:rPr>
                <w:noProof/>
                <w:webHidden/>
              </w:rPr>
              <w:fldChar w:fldCharType="separate"/>
            </w:r>
            <w:r w:rsidR="007E2FAA">
              <w:rPr>
                <w:noProof/>
                <w:webHidden/>
              </w:rPr>
              <w:t>113</w:t>
            </w:r>
            <w:r w:rsidR="00055F7E">
              <w:rPr>
                <w:noProof/>
                <w:webHidden/>
              </w:rPr>
              <w:fldChar w:fldCharType="end"/>
            </w:r>
          </w:hyperlink>
        </w:p>
        <w:p w:rsidR="00055F7E" w:rsidRDefault="001F0FF2">
          <w:pPr>
            <w:pStyle w:val="TOC3"/>
            <w:tabs>
              <w:tab w:val="left" w:pos="1760"/>
            </w:tabs>
            <w:rPr>
              <w:rFonts w:asciiTheme="minorHAnsi" w:eastAsiaTheme="minorEastAsia" w:hAnsiTheme="minorHAnsi" w:cstheme="minorBidi"/>
              <w:noProof/>
              <w:sz w:val="22"/>
              <w:szCs w:val="22"/>
              <w:lang w:eastAsia="zh-CN"/>
            </w:rPr>
          </w:pPr>
          <w:hyperlink w:anchor="_Toc413853478" w:history="1">
            <w:r w:rsidR="00055F7E" w:rsidRPr="00D87A69">
              <w:rPr>
                <w:rStyle w:val="Hyperlink"/>
                <w:noProof/>
                <w:lang w:val="en-US"/>
              </w:rPr>
              <w:t>6.2.17</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Output projection</w:t>
            </w:r>
            <w:r w:rsidR="00055F7E">
              <w:rPr>
                <w:noProof/>
                <w:webHidden/>
              </w:rPr>
              <w:tab/>
            </w:r>
            <w:r w:rsidR="00055F7E">
              <w:rPr>
                <w:noProof/>
                <w:webHidden/>
              </w:rPr>
              <w:fldChar w:fldCharType="begin"/>
            </w:r>
            <w:r w:rsidR="00055F7E">
              <w:rPr>
                <w:noProof/>
                <w:webHidden/>
              </w:rPr>
              <w:instrText xml:space="preserve"> PAGEREF _Toc413853478 \h </w:instrText>
            </w:r>
            <w:r w:rsidR="00055F7E">
              <w:rPr>
                <w:noProof/>
                <w:webHidden/>
              </w:rPr>
            </w:r>
            <w:r w:rsidR="00055F7E">
              <w:rPr>
                <w:noProof/>
                <w:webHidden/>
              </w:rPr>
              <w:fldChar w:fldCharType="separate"/>
            </w:r>
            <w:r w:rsidR="007E2FAA">
              <w:rPr>
                <w:noProof/>
                <w:webHidden/>
              </w:rPr>
              <w:t>113</w:t>
            </w:r>
            <w:r w:rsidR="00055F7E">
              <w:rPr>
                <w:noProof/>
                <w:webHidden/>
              </w:rPr>
              <w:fldChar w:fldCharType="end"/>
            </w:r>
          </w:hyperlink>
        </w:p>
        <w:p w:rsidR="00055F7E" w:rsidRDefault="001F0FF2">
          <w:pPr>
            <w:pStyle w:val="TOC2"/>
            <w:rPr>
              <w:rFonts w:asciiTheme="minorHAnsi" w:eastAsiaTheme="minorEastAsia" w:hAnsiTheme="minorHAnsi" w:cstheme="minorBidi"/>
              <w:noProof/>
              <w:sz w:val="22"/>
              <w:szCs w:val="22"/>
              <w:lang w:eastAsia="zh-CN"/>
            </w:rPr>
          </w:pPr>
          <w:hyperlink w:anchor="_Toc413853479" w:history="1">
            <w:r w:rsidR="00055F7E" w:rsidRPr="00D87A69">
              <w:rPr>
                <w:rStyle w:val="Hyperlink"/>
                <w:noProof/>
                <w:lang w:val="en-US"/>
              </w:rPr>
              <w:t>6.3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Numerical implementation</w:t>
            </w:r>
            <w:r w:rsidR="00055F7E">
              <w:rPr>
                <w:noProof/>
                <w:webHidden/>
              </w:rPr>
              <w:tab/>
            </w:r>
            <w:r w:rsidR="00055F7E">
              <w:rPr>
                <w:noProof/>
                <w:webHidden/>
              </w:rPr>
              <w:fldChar w:fldCharType="begin"/>
            </w:r>
            <w:r w:rsidR="00055F7E">
              <w:rPr>
                <w:noProof/>
                <w:webHidden/>
              </w:rPr>
              <w:instrText xml:space="preserve"> PAGEREF _Toc413853479 \h </w:instrText>
            </w:r>
            <w:r w:rsidR="00055F7E">
              <w:rPr>
                <w:noProof/>
                <w:webHidden/>
              </w:rPr>
            </w:r>
            <w:r w:rsidR="00055F7E">
              <w:rPr>
                <w:noProof/>
                <w:webHidden/>
              </w:rPr>
              <w:fldChar w:fldCharType="separate"/>
            </w:r>
            <w:r w:rsidR="007E2FAA">
              <w:rPr>
                <w:noProof/>
                <w:webHidden/>
              </w:rPr>
              <w:t>115</w:t>
            </w:r>
            <w:r w:rsidR="00055F7E">
              <w:rPr>
                <w:noProof/>
                <w:webHidden/>
              </w:rPr>
              <w:fldChar w:fldCharType="end"/>
            </w:r>
          </w:hyperlink>
        </w:p>
        <w:p w:rsidR="00055F7E" w:rsidRDefault="001F0FF2">
          <w:pPr>
            <w:pStyle w:val="TOC3"/>
            <w:tabs>
              <w:tab w:val="left" w:pos="2961"/>
            </w:tabs>
            <w:rPr>
              <w:rFonts w:asciiTheme="minorHAnsi" w:eastAsiaTheme="minorEastAsia" w:hAnsiTheme="minorHAnsi" w:cstheme="minorBidi"/>
              <w:noProof/>
              <w:sz w:val="22"/>
              <w:szCs w:val="22"/>
              <w:lang w:eastAsia="zh-CN"/>
            </w:rPr>
          </w:pPr>
          <w:hyperlink w:anchor="_Toc413853480" w:history="1">
            <w:r w:rsidR="00055F7E" w:rsidRPr="00D87A69">
              <w:rPr>
                <w:rStyle w:val="Hyperlink"/>
                <w:noProof/>
                <w:lang w:val="en-US"/>
              </w:rPr>
              <w:t>6.3.1</w:t>
            </w:r>
            <w:r w:rsidR="00055F7E">
              <w:rPr>
                <w:rStyle w:val="Hyperlink"/>
                <w:noProof/>
                <w:lang w:val="en-US"/>
              </w:rPr>
              <w:tab/>
            </w:r>
            <w:r w:rsidR="00055F7E" w:rsidRPr="00D87A69">
              <w:rPr>
                <w:rStyle w:val="Hyperlink"/>
                <w:noProof/>
                <w:lang w:val="en-US"/>
              </w:rPr>
              <w:t>Grid set-up</w:t>
            </w:r>
            <w:r w:rsidR="00055F7E">
              <w:rPr>
                <w:noProof/>
                <w:webHidden/>
              </w:rPr>
              <w:tab/>
            </w:r>
            <w:r w:rsidR="00055F7E">
              <w:rPr>
                <w:noProof/>
                <w:webHidden/>
              </w:rPr>
              <w:tab/>
            </w:r>
            <w:r w:rsidR="00055F7E">
              <w:rPr>
                <w:noProof/>
                <w:webHidden/>
              </w:rPr>
              <w:fldChar w:fldCharType="begin"/>
            </w:r>
            <w:r w:rsidR="00055F7E">
              <w:rPr>
                <w:noProof/>
                <w:webHidden/>
              </w:rPr>
              <w:instrText xml:space="preserve"> PAGEREF _Toc413853480 \h </w:instrText>
            </w:r>
            <w:r w:rsidR="00055F7E">
              <w:rPr>
                <w:noProof/>
                <w:webHidden/>
              </w:rPr>
            </w:r>
            <w:r w:rsidR="00055F7E">
              <w:rPr>
                <w:noProof/>
                <w:webHidden/>
              </w:rPr>
              <w:fldChar w:fldCharType="separate"/>
            </w:r>
            <w:r w:rsidR="007E2FAA">
              <w:rPr>
                <w:noProof/>
                <w:webHidden/>
              </w:rPr>
              <w:t>115</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81" w:history="1">
            <w:r w:rsidR="00055F7E" w:rsidRPr="00D87A69">
              <w:rPr>
                <w:rStyle w:val="Hyperlink"/>
                <w:noProof/>
                <w:lang w:val="en-US"/>
              </w:rPr>
              <w:t>6.3.2</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Wave action balance</w:t>
            </w:r>
            <w:r w:rsidR="00055F7E">
              <w:rPr>
                <w:noProof/>
                <w:webHidden/>
              </w:rPr>
              <w:tab/>
            </w:r>
            <w:r w:rsidR="00055F7E">
              <w:rPr>
                <w:noProof/>
                <w:webHidden/>
              </w:rPr>
              <w:fldChar w:fldCharType="begin"/>
            </w:r>
            <w:r w:rsidR="00055F7E">
              <w:rPr>
                <w:noProof/>
                <w:webHidden/>
              </w:rPr>
              <w:instrText xml:space="preserve"> PAGEREF _Toc413853481 \h </w:instrText>
            </w:r>
            <w:r w:rsidR="00055F7E">
              <w:rPr>
                <w:noProof/>
                <w:webHidden/>
              </w:rPr>
            </w:r>
            <w:r w:rsidR="00055F7E">
              <w:rPr>
                <w:noProof/>
                <w:webHidden/>
              </w:rPr>
              <w:fldChar w:fldCharType="separate"/>
            </w:r>
            <w:r w:rsidR="007E2FAA">
              <w:rPr>
                <w:noProof/>
                <w:webHidden/>
              </w:rPr>
              <w:t>115</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82" w:history="1">
            <w:r w:rsidR="00055F7E" w:rsidRPr="00D87A69">
              <w:rPr>
                <w:rStyle w:val="Hyperlink"/>
                <w:noProof/>
                <w:lang w:val="en-US"/>
              </w:rPr>
              <w:t>6.3.3</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Shallow water equations</w:t>
            </w:r>
            <w:r w:rsidR="00055F7E">
              <w:rPr>
                <w:noProof/>
                <w:webHidden/>
              </w:rPr>
              <w:tab/>
            </w:r>
            <w:r w:rsidR="00055F7E">
              <w:rPr>
                <w:noProof/>
                <w:webHidden/>
              </w:rPr>
              <w:fldChar w:fldCharType="begin"/>
            </w:r>
            <w:r w:rsidR="00055F7E">
              <w:rPr>
                <w:noProof/>
                <w:webHidden/>
              </w:rPr>
              <w:instrText xml:space="preserve"> PAGEREF _Toc413853482 \h </w:instrText>
            </w:r>
            <w:r w:rsidR="00055F7E">
              <w:rPr>
                <w:noProof/>
                <w:webHidden/>
              </w:rPr>
            </w:r>
            <w:r w:rsidR="00055F7E">
              <w:rPr>
                <w:noProof/>
                <w:webHidden/>
              </w:rPr>
              <w:fldChar w:fldCharType="separate"/>
            </w:r>
            <w:r w:rsidR="007E2FAA">
              <w:rPr>
                <w:noProof/>
                <w:webHidden/>
              </w:rPr>
              <w:t>116</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83" w:history="1">
            <w:r w:rsidR="00055F7E" w:rsidRPr="00D87A69">
              <w:rPr>
                <w:rStyle w:val="Hyperlink"/>
                <w:noProof/>
                <w:lang w:val="en-US"/>
              </w:rPr>
              <w:t>6.3.4</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Groundwater flow</w:t>
            </w:r>
            <w:r w:rsidR="00055F7E">
              <w:rPr>
                <w:noProof/>
                <w:webHidden/>
              </w:rPr>
              <w:tab/>
            </w:r>
            <w:r w:rsidR="00055F7E">
              <w:rPr>
                <w:noProof/>
                <w:webHidden/>
              </w:rPr>
              <w:fldChar w:fldCharType="begin"/>
            </w:r>
            <w:r w:rsidR="00055F7E">
              <w:rPr>
                <w:noProof/>
                <w:webHidden/>
              </w:rPr>
              <w:instrText xml:space="preserve"> PAGEREF _Toc413853483 \h </w:instrText>
            </w:r>
            <w:r w:rsidR="00055F7E">
              <w:rPr>
                <w:noProof/>
                <w:webHidden/>
              </w:rPr>
            </w:r>
            <w:r w:rsidR="00055F7E">
              <w:rPr>
                <w:noProof/>
                <w:webHidden/>
              </w:rPr>
              <w:fldChar w:fldCharType="separate"/>
            </w:r>
            <w:r w:rsidR="007E2FAA">
              <w:rPr>
                <w:noProof/>
                <w:webHidden/>
              </w:rPr>
              <w:t>119</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84" w:history="1">
            <w:r w:rsidR="00055F7E" w:rsidRPr="00D87A69">
              <w:rPr>
                <w:rStyle w:val="Hyperlink"/>
                <w:noProof/>
                <w:lang w:val="en-US"/>
              </w:rPr>
              <w:t>6.3.5</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Sediment transport</w:t>
            </w:r>
            <w:r w:rsidR="00055F7E">
              <w:rPr>
                <w:noProof/>
                <w:webHidden/>
              </w:rPr>
              <w:tab/>
            </w:r>
            <w:r w:rsidR="00055F7E">
              <w:rPr>
                <w:noProof/>
                <w:webHidden/>
              </w:rPr>
              <w:fldChar w:fldCharType="begin"/>
            </w:r>
            <w:r w:rsidR="00055F7E">
              <w:rPr>
                <w:noProof/>
                <w:webHidden/>
              </w:rPr>
              <w:instrText xml:space="preserve"> PAGEREF _Toc413853484 \h </w:instrText>
            </w:r>
            <w:r w:rsidR="00055F7E">
              <w:rPr>
                <w:noProof/>
                <w:webHidden/>
              </w:rPr>
            </w:r>
            <w:r w:rsidR="00055F7E">
              <w:rPr>
                <w:noProof/>
                <w:webHidden/>
              </w:rPr>
              <w:fldChar w:fldCharType="separate"/>
            </w:r>
            <w:r w:rsidR="007E2FAA">
              <w:rPr>
                <w:noProof/>
                <w:webHidden/>
              </w:rPr>
              <w:t>125</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85" w:history="1">
            <w:r w:rsidR="00055F7E" w:rsidRPr="00D87A69">
              <w:rPr>
                <w:rStyle w:val="Hyperlink"/>
                <w:noProof/>
                <w:lang w:val="en-US"/>
              </w:rPr>
              <w:t>6.3.6</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Bottom updating schemes</w:t>
            </w:r>
            <w:r w:rsidR="00055F7E">
              <w:rPr>
                <w:noProof/>
                <w:webHidden/>
              </w:rPr>
              <w:tab/>
            </w:r>
            <w:r w:rsidR="00055F7E">
              <w:rPr>
                <w:noProof/>
                <w:webHidden/>
              </w:rPr>
              <w:fldChar w:fldCharType="begin"/>
            </w:r>
            <w:r w:rsidR="00055F7E">
              <w:rPr>
                <w:noProof/>
                <w:webHidden/>
              </w:rPr>
              <w:instrText xml:space="preserve"> PAGEREF _Toc413853485 \h </w:instrText>
            </w:r>
            <w:r w:rsidR="00055F7E">
              <w:rPr>
                <w:noProof/>
                <w:webHidden/>
              </w:rPr>
            </w:r>
            <w:r w:rsidR="00055F7E">
              <w:rPr>
                <w:noProof/>
                <w:webHidden/>
              </w:rPr>
              <w:fldChar w:fldCharType="separate"/>
            </w:r>
            <w:r w:rsidR="007E2FAA">
              <w:rPr>
                <w:noProof/>
                <w:webHidden/>
              </w:rPr>
              <w:t>126</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86" w:history="1">
            <w:r w:rsidR="00055F7E" w:rsidRPr="00D87A69">
              <w:rPr>
                <w:rStyle w:val="Hyperlink"/>
                <w:noProof/>
                <w:lang w:val="en-US"/>
              </w:rPr>
              <w:t>6.3.7</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Boundary conditions</w:t>
            </w:r>
            <w:r w:rsidR="00055F7E">
              <w:rPr>
                <w:noProof/>
                <w:webHidden/>
              </w:rPr>
              <w:tab/>
            </w:r>
            <w:r w:rsidR="00055F7E">
              <w:rPr>
                <w:noProof/>
                <w:webHidden/>
              </w:rPr>
              <w:fldChar w:fldCharType="begin"/>
            </w:r>
            <w:r w:rsidR="00055F7E">
              <w:rPr>
                <w:noProof/>
                <w:webHidden/>
              </w:rPr>
              <w:instrText xml:space="preserve"> PAGEREF _Toc413853486 \h </w:instrText>
            </w:r>
            <w:r w:rsidR="00055F7E">
              <w:rPr>
                <w:noProof/>
                <w:webHidden/>
              </w:rPr>
            </w:r>
            <w:r w:rsidR="00055F7E">
              <w:rPr>
                <w:noProof/>
                <w:webHidden/>
              </w:rPr>
              <w:fldChar w:fldCharType="separate"/>
            </w:r>
            <w:r w:rsidR="007E2FAA">
              <w:rPr>
                <w:noProof/>
                <w:webHidden/>
              </w:rPr>
              <w:t>130</w:t>
            </w:r>
            <w:r w:rsidR="00055F7E">
              <w:rPr>
                <w:noProof/>
                <w:webHidden/>
              </w:rPr>
              <w:fldChar w:fldCharType="end"/>
            </w:r>
          </w:hyperlink>
        </w:p>
        <w:p w:rsidR="00055F7E" w:rsidRDefault="001F0FF2">
          <w:pPr>
            <w:pStyle w:val="TOC3"/>
            <w:tabs>
              <w:tab w:val="left" w:pos="1276"/>
            </w:tabs>
            <w:rPr>
              <w:rFonts w:asciiTheme="minorHAnsi" w:eastAsiaTheme="minorEastAsia" w:hAnsiTheme="minorHAnsi" w:cstheme="minorBidi"/>
              <w:noProof/>
              <w:sz w:val="22"/>
              <w:szCs w:val="22"/>
              <w:lang w:eastAsia="zh-CN"/>
            </w:rPr>
          </w:pPr>
          <w:hyperlink w:anchor="_Toc413853487" w:history="1">
            <w:r w:rsidR="00055F7E" w:rsidRPr="00D87A69">
              <w:rPr>
                <w:rStyle w:val="Hyperlink"/>
                <w:noProof/>
                <w:lang w:val="en-US"/>
              </w:rPr>
              <w:t>6.3.8</w:t>
            </w:r>
            <w:r w:rsidR="00055F7E">
              <w:rPr>
                <w:rFonts w:asciiTheme="minorHAnsi" w:eastAsiaTheme="minorEastAsia" w:hAnsiTheme="minorHAnsi" w:cstheme="minorBidi"/>
                <w:noProof/>
                <w:sz w:val="22"/>
                <w:szCs w:val="22"/>
                <w:lang w:eastAsia="zh-CN"/>
              </w:rPr>
              <w:tab/>
            </w:r>
            <w:r w:rsidR="00055F7E" w:rsidRPr="00D87A69">
              <w:rPr>
                <w:rStyle w:val="Hyperlink"/>
                <w:noProof/>
                <w:lang w:val="en-US"/>
              </w:rPr>
              <w:t>Non-hydrostatic</w:t>
            </w:r>
            <w:r w:rsidR="00055F7E">
              <w:rPr>
                <w:noProof/>
                <w:webHidden/>
              </w:rPr>
              <w:tab/>
            </w:r>
            <w:r w:rsidR="00055F7E">
              <w:rPr>
                <w:noProof/>
                <w:webHidden/>
              </w:rPr>
              <w:fldChar w:fldCharType="begin"/>
            </w:r>
            <w:r w:rsidR="00055F7E">
              <w:rPr>
                <w:noProof/>
                <w:webHidden/>
              </w:rPr>
              <w:instrText xml:space="preserve"> PAGEREF _Toc413853487 \h </w:instrText>
            </w:r>
            <w:r w:rsidR="00055F7E">
              <w:rPr>
                <w:noProof/>
                <w:webHidden/>
              </w:rPr>
            </w:r>
            <w:r w:rsidR="00055F7E">
              <w:rPr>
                <w:noProof/>
                <w:webHidden/>
              </w:rPr>
              <w:fldChar w:fldCharType="separate"/>
            </w:r>
            <w:r w:rsidR="007E2FAA">
              <w:rPr>
                <w:noProof/>
                <w:webHidden/>
              </w:rPr>
              <w:t>131</w:t>
            </w:r>
            <w:r w:rsidR="00055F7E">
              <w:rPr>
                <w:noProof/>
                <w:webHidden/>
              </w:rPr>
              <w:fldChar w:fldCharType="end"/>
            </w:r>
          </w:hyperlink>
        </w:p>
        <w:p w:rsidR="00055F7E" w:rsidRDefault="00055F7E">
          <w:r>
            <w:rPr>
              <w:b/>
              <w:bCs/>
              <w:noProof/>
            </w:rPr>
            <w:fldChar w:fldCharType="end"/>
          </w:r>
        </w:p>
      </w:sdtContent>
    </w:sdt>
    <w:p w:rsidR="00055F7E" w:rsidRPr="00055F7E" w:rsidRDefault="00055F7E" w:rsidP="00055F7E">
      <w:pPr>
        <w:rPr>
          <w:lang w:val="en-US"/>
        </w:rPr>
      </w:pPr>
    </w:p>
    <w:p w:rsidR="000C5FE2" w:rsidRPr="00752797" w:rsidRDefault="000C5FE2" w:rsidP="002603CC">
      <w:pPr>
        <w:rPr>
          <w:lang w:val="en-US"/>
        </w:rPr>
      </w:pPr>
    </w:p>
    <w:p w:rsidR="00880F74" w:rsidRPr="00752797" w:rsidRDefault="00880F74" w:rsidP="002603CC">
      <w:pPr>
        <w:rPr>
          <w:lang w:val="en-US"/>
        </w:rPr>
      </w:pPr>
    </w:p>
    <w:p w:rsidR="004C33FD" w:rsidRPr="00752797" w:rsidRDefault="004C33FD" w:rsidP="002603CC">
      <w:pPr>
        <w:rPr>
          <w:lang w:val="en-US"/>
        </w:rPr>
      </w:pPr>
    </w:p>
    <w:p w:rsidR="007D6712" w:rsidRPr="00752797" w:rsidRDefault="00D826E0" w:rsidP="002603CC">
      <w:pPr>
        <w:rPr>
          <w:lang w:val="en-US"/>
        </w:rPr>
        <w:sectPr w:rsidR="007D6712" w:rsidRPr="00752797"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r>
        <w:rPr>
          <w:rStyle w:val="CommentReference"/>
        </w:rPr>
        <w:commentReference w:id="39"/>
      </w:r>
    </w:p>
    <w:bookmarkStart w:id="40" w:name="bmChap1"/>
    <w:bookmarkEnd w:id="40"/>
    <w:p w:rsidR="000C5FE2" w:rsidRPr="00752797" w:rsidRDefault="007E1D7E" w:rsidP="002603CC">
      <w:pPr>
        <w:pStyle w:val="Heading1"/>
        <w:keepLines w:val="0"/>
        <w:jc w:val="both"/>
        <w:rPr>
          <w:lang w:val="en-US"/>
        </w:rPr>
      </w:pPr>
      <w:r w:rsidRPr="00752797">
        <w:rPr>
          <w:rStyle w:val="Hidden"/>
          <w:noProof w:val="0"/>
          <w:lang w:val="en-US"/>
        </w:rPr>
        <w:lastRenderedPageBreak/>
        <w:fldChar w:fldCharType="begin"/>
      </w:r>
      <w:r w:rsidR="000C5FE2" w:rsidRPr="00752797">
        <w:rPr>
          <w:rStyle w:val="Hidden"/>
          <w:noProof w:val="0"/>
          <w:lang w:val="en-US"/>
        </w:rPr>
        <w:instrText xml:space="preserve"> MACROBUTTON MTEditEquationSection2 Equation Section 1</w:instrText>
      </w:r>
      <w:r w:rsidRPr="00752797">
        <w:rPr>
          <w:rStyle w:val="Hidden"/>
          <w:noProof w:val="0"/>
          <w:lang w:val="en-US"/>
        </w:rPr>
        <w:fldChar w:fldCharType="begin"/>
      </w:r>
      <w:r w:rsidR="000C5FE2" w:rsidRPr="00752797">
        <w:rPr>
          <w:rStyle w:val="Hidden"/>
          <w:noProof w:val="0"/>
          <w:lang w:val="en-US"/>
        </w:rPr>
        <w:instrText xml:space="preserve"> SEQ MTEqn \r \h \* MERGEFORMAT </w:instrText>
      </w:r>
      <w:r w:rsidRPr="00752797">
        <w:rPr>
          <w:rStyle w:val="Hidden"/>
          <w:noProof w:val="0"/>
          <w:lang w:val="en-US"/>
        </w:rPr>
        <w:fldChar w:fldCharType="end"/>
      </w:r>
      <w:r w:rsidRPr="00752797">
        <w:rPr>
          <w:rStyle w:val="Hidden"/>
          <w:noProof w:val="0"/>
          <w:lang w:val="en-US"/>
        </w:rPr>
        <w:fldChar w:fldCharType="begin"/>
      </w:r>
      <w:r w:rsidR="000C5FE2" w:rsidRPr="00752797">
        <w:rPr>
          <w:rStyle w:val="Hidden"/>
          <w:noProof w:val="0"/>
          <w:lang w:val="en-US"/>
        </w:rPr>
        <w:instrText xml:space="preserve"> SEQ MTSec \r 1 \h \* MERGEFORMAT </w:instrText>
      </w:r>
      <w:r w:rsidRPr="00752797">
        <w:rPr>
          <w:rStyle w:val="Hidden"/>
          <w:noProof w:val="0"/>
          <w:lang w:val="en-US"/>
        </w:rPr>
        <w:fldChar w:fldCharType="end"/>
      </w:r>
      <w:r w:rsidRPr="00752797">
        <w:rPr>
          <w:rStyle w:val="Hidden"/>
          <w:noProof w:val="0"/>
          <w:lang w:val="en-US"/>
        </w:rPr>
        <w:fldChar w:fldCharType="end"/>
      </w:r>
      <w:r w:rsidR="000C5FE2" w:rsidRPr="00752797">
        <w:rPr>
          <w:sz w:val="2"/>
          <w:szCs w:val="2"/>
          <w:lang w:val="en-US"/>
        </w:rPr>
        <w:t xml:space="preserve"> </w:t>
      </w:r>
      <w:bookmarkStart w:id="41" w:name="_Toc413853381"/>
      <w:commentRangeStart w:id="42"/>
      <w:r w:rsidR="008C2325" w:rsidRPr="00752797">
        <w:rPr>
          <w:lang w:val="en-US"/>
        </w:rPr>
        <w:t>Introduction</w:t>
      </w:r>
      <w:bookmarkEnd w:id="41"/>
      <w:commentRangeEnd w:id="42"/>
      <w:r w:rsidR="004E079F">
        <w:rPr>
          <w:rStyle w:val="CommentReference"/>
          <w:b w:val="0"/>
          <w:bCs w:val="0"/>
        </w:rPr>
        <w:commentReference w:id="42"/>
      </w:r>
    </w:p>
    <w:p w:rsidR="003355EB" w:rsidRPr="00752797" w:rsidRDefault="003355EB" w:rsidP="003355EB">
      <w:pPr>
        <w:spacing w:line="240" w:lineRule="auto"/>
        <w:rPr>
          <w:lang w:val="en-US"/>
        </w:rPr>
      </w:pPr>
      <w:r w:rsidRPr="00752797">
        <w:rPr>
          <w:lang w:val="en-US"/>
        </w:rPr>
        <w:t>XBeach is an open-source numerical model which is originally developed to simulate hydrodynamic and morphodynamic processes and impacts on sandy coasts with a domain size of kilometers and on the time scale of storms. Since then, the model has been applied to other types of coasts and purposes.</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 xml:space="preserve">The model includes the hydrodynamic processes of short wave transformation (refraction, shoaling and breaking), long wave (infragravity wave) transformation (generation, propagation and dissipation), wave-induced setup and unsteady currents, as well as overwash and inundation. The morphodynamic processes include bed load and suspended sediment transport, dune face avalanching, bed update and breaching. Effects of vegetation and of hard structures have been included. The model has been validated with a series of analytical, laboratory and field test cases using a standard set of parameter settings. </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 xml:space="preserve">XBeach has two modes: a hydrostatic and a non-hydrostatic mode. In the hydrostatic mode, the short wave amplitude variation is solved separately from the long waves, currents and morphological change. This saves considerable computational time, with the expense that the phase of the short waves is not simulated. A more complete model is the non-hydrostatic model which solves all processes including short wave motions, but with more computational demand.  </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commentRangeStart w:id="43"/>
      <w:r w:rsidRPr="00752797">
        <w:rPr>
          <w:lang w:val="en-US"/>
        </w:rPr>
        <w:t>The original application</w:t>
      </w:r>
      <w:commentRangeEnd w:id="43"/>
      <w:r w:rsidR="00290E90">
        <w:rPr>
          <w:rStyle w:val="CommentReference"/>
        </w:rPr>
        <w:commentReference w:id="43"/>
      </w:r>
      <w:r w:rsidRPr="00752797">
        <w:rPr>
          <w:lang w:val="en-US"/>
        </w:rPr>
        <w:t xml:space="preserve">, funded by the U.S. Corps of Engineers in the framework of the Morphos project and the U.S. Geological Survey, was to be able to assess hurricane impacts on sandy beaches. Since then with funding from the Dutch Public Works Department, the model has been extended, applied and validated for storm impacts on dune and urbanized coasts for the purpose of dune safety assessments. With support from the European Commission XBeach has been validated on a number of dissipative and reflective beaches bordering all regional seas in the EU. </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Beyond sandy coasts, the model has been applied to coral fringing and atoll reefs, in cooperation with and with funding by the University of Western Australia, the USGS and the Asian Development Bank. The model now also includes vegetative damping effects, with support of the U.S. Office of Naval Research.</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 xml:space="preserve">The non-hydrostatic model has been developed initially by the TU Delft (as a prototype version of the SWASH </w:t>
      </w:r>
      <w:commentRangeStart w:id="44"/>
      <w:r w:rsidRPr="00752797">
        <w:rPr>
          <w:lang w:val="en-US"/>
        </w:rPr>
        <w:t>model</w:t>
      </w:r>
      <w:commentRangeEnd w:id="44"/>
      <w:r w:rsidR="00290E90">
        <w:rPr>
          <w:rStyle w:val="CommentReference"/>
        </w:rPr>
        <w:commentReference w:id="44"/>
      </w:r>
      <w:r w:rsidRPr="00752797">
        <w:rPr>
          <w:lang w:val="en-US"/>
        </w:rPr>
        <w:t>). For the purpose of simulating the morphodynamic processes on gravel beaches, the model was extended and validated with support from the University of Plymouth. In this mode, ship-induced waves can be simulated as well, demonstrating the flight that the model has taken since its first inception.</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This development of XBeach could not have been possible without all of the above mentioned funding agencies and partners. It would also not have been possible without the enthusiastic, critical and constructive approach of all consultants, researchers, M.Sc. and Ph.D. students who have taken up XBeach, and made it into the tool that it is today.</w:t>
      </w:r>
    </w:p>
    <w:p w:rsidR="007B2C84" w:rsidRPr="00752797" w:rsidRDefault="007B2C84" w:rsidP="003355EB">
      <w:pPr>
        <w:spacing w:line="240" w:lineRule="auto"/>
        <w:rPr>
          <w:lang w:val="en-US"/>
        </w:rPr>
      </w:pPr>
    </w:p>
    <w:p w:rsidR="008C2325" w:rsidRPr="00752797" w:rsidRDefault="003355EB" w:rsidP="003355EB">
      <w:pPr>
        <w:spacing w:line="240" w:lineRule="auto"/>
        <w:rPr>
          <w:lang w:val="en-US"/>
        </w:rPr>
      </w:pPr>
      <w:r w:rsidRPr="00752797">
        <w:rPr>
          <w:lang w:val="en-US"/>
        </w:rPr>
        <w:t>This manual serves as an introduction to the model and a reference guide to its many functionalities, options and parameters. We sincerely hope that this document will help existing and new researchers apply the model for their purposes and advance our knowledge of coastal hydro- and morphodynamics.</w:t>
      </w:r>
      <w:r w:rsidR="008C2325" w:rsidRPr="00752797">
        <w:rPr>
          <w:lang w:val="en-US"/>
        </w:rPr>
        <w:br w:type="page"/>
      </w:r>
    </w:p>
    <w:p w:rsidR="008C2325" w:rsidRPr="00752797" w:rsidRDefault="008C2325" w:rsidP="002603CC">
      <w:pPr>
        <w:pStyle w:val="Heading1"/>
        <w:jc w:val="both"/>
        <w:rPr>
          <w:lang w:val="en-US"/>
        </w:rPr>
      </w:pPr>
      <w:bookmarkStart w:id="45" w:name="_Toc413853382"/>
      <w:r w:rsidRPr="00752797">
        <w:rPr>
          <w:lang w:val="en-US"/>
        </w:rPr>
        <w:lastRenderedPageBreak/>
        <w:t>Processes and model formulation</w:t>
      </w:r>
      <w:bookmarkEnd w:id="45"/>
    </w:p>
    <w:p w:rsidR="008C2325" w:rsidRPr="00752797" w:rsidRDefault="008C2325" w:rsidP="002603CC">
      <w:pPr>
        <w:pStyle w:val="Heading2"/>
        <w:jc w:val="both"/>
        <w:rPr>
          <w:lang w:val="en-US"/>
        </w:rPr>
      </w:pPr>
      <w:bookmarkStart w:id="46" w:name="_Ref413317177"/>
      <w:bookmarkStart w:id="47" w:name="_Toc413853383"/>
      <w:r w:rsidRPr="00752797">
        <w:rPr>
          <w:lang w:val="en-US"/>
        </w:rPr>
        <w:t>Domain and definitions</w:t>
      </w:r>
      <w:bookmarkEnd w:id="46"/>
      <w:bookmarkEnd w:id="47"/>
    </w:p>
    <w:p w:rsidR="00302A3C" w:rsidRPr="00752797" w:rsidRDefault="00302A3C" w:rsidP="002603CC">
      <w:pPr>
        <w:pStyle w:val="Heading3"/>
        <w:jc w:val="both"/>
        <w:rPr>
          <w:lang w:val="en-US"/>
        </w:rPr>
      </w:pPr>
      <w:bookmarkStart w:id="48" w:name="_Toc413853384"/>
      <w:r w:rsidRPr="00752797">
        <w:rPr>
          <w:lang w:val="en-US"/>
        </w:rPr>
        <w:t>Coordinate system</w:t>
      </w:r>
      <w:bookmarkEnd w:id="48"/>
    </w:p>
    <w:p w:rsidR="00995779" w:rsidRPr="00752797" w:rsidRDefault="00995779" w:rsidP="00995779">
      <w:pPr>
        <w:rPr>
          <w:lang w:val="en-US"/>
        </w:rPr>
      </w:pPr>
      <w:r w:rsidRPr="00752797">
        <w:rPr>
          <w:lang w:val="en-US"/>
        </w:rPr>
        <w:t xml:space="preserve">XBeach uses a coordinate system where the computational x-axis is always oriented towards the coast, approximately perpendicular to the coastline, and the y-axis is </w:t>
      </w:r>
      <w:r w:rsidR="00752797" w:rsidRPr="00752797">
        <w:rPr>
          <w:lang w:val="en-US"/>
        </w:rPr>
        <w:t>alongshore</w:t>
      </w:r>
      <w:r w:rsidR="00752797">
        <w:rPr>
          <w:lang w:val="en-US"/>
        </w:rPr>
        <w:t>,</w:t>
      </w:r>
      <w:r w:rsidRPr="00752797">
        <w:rPr>
          <w:lang w:val="en-US"/>
        </w:rPr>
        <w:t xml:space="preserve"> see </w:t>
      </w:r>
      <w:r w:rsidR="007E1D7E" w:rsidRPr="00752797">
        <w:rPr>
          <w:lang w:val="en-US"/>
        </w:rPr>
        <w:fldChar w:fldCharType="begin"/>
      </w:r>
      <w:r w:rsidRPr="00752797">
        <w:rPr>
          <w:lang w:val="en-US"/>
        </w:rPr>
        <w:instrText xml:space="preserve"> REF _Ref412704682 \h </w:instrText>
      </w:r>
      <w:r w:rsidR="007E1D7E" w:rsidRPr="00752797">
        <w:rPr>
          <w:lang w:val="en-US"/>
        </w:rPr>
      </w:r>
      <w:r w:rsidR="007E1D7E" w:rsidRPr="00752797">
        <w:rPr>
          <w:lang w:val="en-US"/>
        </w:rPr>
        <w:fldChar w:fldCharType="separate"/>
      </w:r>
      <w:r w:rsidR="007E2FAA" w:rsidRPr="00752797">
        <w:rPr>
          <w:lang w:val="en-US"/>
        </w:rPr>
        <w:t xml:space="preserve">Figure </w:t>
      </w:r>
      <w:r w:rsidR="007E2FAA">
        <w:rPr>
          <w:noProof/>
          <w:lang w:val="en-US"/>
        </w:rPr>
        <w:t>2</w:t>
      </w:r>
      <w:r w:rsidR="007E2FAA">
        <w:rPr>
          <w:lang w:val="en-US"/>
        </w:rPr>
        <w:t>.</w:t>
      </w:r>
      <w:r w:rsidR="007E2FAA">
        <w:rPr>
          <w:noProof/>
          <w:lang w:val="en-US"/>
        </w:rPr>
        <w:t>1</w:t>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REF _Ref412704689 \h </w:instrText>
      </w:r>
      <w:r w:rsidR="007E1D7E" w:rsidRPr="00752797">
        <w:rPr>
          <w:lang w:val="en-US"/>
        </w:rPr>
      </w:r>
      <w:r w:rsidR="007E1D7E" w:rsidRPr="00752797">
        <w:rPr>
          <w:lang w:val="en-US"/>
        </w:rPr>
        <w:fldChar w:fldCharType="separate"/>
      </w:r>
      <w:r w:rsidR="007E2FAA" w:rsidRPr="00752797">
        <w:rPr>
          <w:lang w:val="en-US"/>
        </w:rPr>
        <w:t xml:space="preserve">Figure </w:t>
      </w:r>
      <w:r w:rsidR="007E2FAA">
        <w:rPr>
          <w:noProof/>
          <w:lang w:val="en-US"/>
        </w:rPr>
        <w:t>2</w:t>
      </w:r>
      <w:r w:rsidR="007E2FAA">
        <w:rPr>
          <w:lang w:val="en-US"/>
        </w:rPr>
        <w:t>.</w:t>
      </w:r>
      <w:r w:rsidR="007E2FAA">
        <w:rPr>
          <w:noProof/>
          <w:lang w:val="en-US"/>
        </w:rPr>
        <w:t>2</w:t>
      </w:r>
      <w:r w:rsidR="007E1D7E" w:rsidRPr="00752797">
        <w:rPr>
          <w:lang w:val="en-US"/>
        </w:rPr>
        <w:fldChar w:fldCharType="end"/>
      </w:r>
      <w:r w:rsidRPr="00752797">
        <w:rPr>
          <w:lang w:val="en-US"/>
        </w:rPr>
        <w:t xml:space="preserve">. This coordinate system is defined in world coordinates. The grid size in x- and y-direction may be variable but the grid must be </w:t>
      </w:r>
      <w:r w:rsidR="00BC356B" w:rsidRPr="00752797">
        <w:rPr>
          <w:lang w:val="en-US"/>
        </w:rPr>
        <w:t>curvilinear</w:t>
      </w:r>
      <w:r w:rsidRPr="00752797">
        <w:rPr>
          <w:lang w:val="en-US"/>
        </w:rPr>
        <w:t xml:space="preserve">. Alternatively, in case of a rectangular grid (a special case of a </w:t>
      </w:r>
      <w:r w:rsidR="00BC356B" w:rsidRPr="00752797">
        <w:rPr>
          <w:lang w:val="en-US"/>
        </w:rPr>
        <w:t xml:space="preserve">curvilinear </w:t>
      </w:r>
      <w:r w:rsidRPr="00752797">
        <w:rPr>
          <w:lang w:val="en-US"/>
        </w:rPr>
        <w:t>grid) the user can provide coordinates in a local coordinate system that is oriented with respect to world coordinates (xw,</w:t>
      </w:r>
      <w:r w:rsidR="00752797">
        <w:rPr>
          <w:lang w:val="en-US"/>
        </w:rPr>
        <w:t xml:space="preserve"> </w:t>
      </w:r>
      <w:r w:rsidRPr="00752797">
        <w:rPr>
          <w:lang w:val="en-US"/>
        </w:rPr>
        <w:t>yw) through an origin (xori,</w:t>
      </w:r>
      <w:r w:rsidR="00752797">
        <w:rPr>
          <w:lang w:val="en-US"/>
        </w:rPr>
        <w:t xml:space="preserve"> </w:t>
      </w:r>
      <w:r w:rsidRPr="00752797">
        <w:rPr>
          <w:lang w:val="en-US"/>
        </w:rPr>
        <w:t xml:space="preserve">yori) and an orientation (alfa) as depicted in </w:t>
      </w:r>
      <w:r w:rsidR="007E1D7E" w:rsidRPr="00752797">
        <w:rPr>
          <w:lang w:val="en-US"/>
        </w:rPr>
        <w:fldChar w:fldCharType="begin"/>
      </w:r>
      <w:r w:rsidRPr="00752797">
        <w:rPr>
          <w:lang w:val="en-US"/>
        </w:rPr>
        <w:instrText xml:space="preserve"> REF _Ref412704682 \h </w:instrText>
      </w:r>
      <w:r w:rsidR="007E1D7E" w:rsidRPr="00752797">
        <w:rPr>
          <w:lang w:val="en-US"/>
        </w:rPr>
      </w:r>
      <w:r w:rsidR="007E1D7E" w:rsidRPr="00752797">
        <w:rPr>
          <w:lang w:val="en-US"/>
        </w:rPr>
        <w:fldChar w:fldCharType="separate"/>
      </w:r>
      <w:r w:rsidR="007E2FAA" w:rsidRPr="00752797">
        <w:rPr>
          <w:lang w:val="en-US"/>
        </w:rPr>
        <w:t xml:space="preserve">Figure </w:t>
      </w:r>
      <w:r w:rsidR="007E2FAA">
        <w:rPr>
          <w:noProof/>
          <w:lang w:val="en-US"/>
        </w:rPr>
        <w:t>2</w:t>
      </w:r>
      <w:r w:rsidR="007E2FAA">
        <w:rPr>
          <w:lang w:val="en-US"/>
        </w:rPr>
        <w:t>.</w:t>
      </w:r>
      <w:r w:rsidR="007E2FAA">
        <w:rPr>
          <w:noProof/>
          <w:lang w:val="en-US"/>
        </w:rPr>
        <w:t>1</w:t>
      </w:r>
      <w:r w:rsidR="007E1D7E" w:rsidRPr="00752797">
        <w:rPr>
          <w:lang w:val="en-US"/>
        </w:rPr>
        <w:fldChar w:fldCharType="end"/>
      </w:r>
      <w:r w:rsidRPr="00752797">
        <w:rPr>
          <w:lang w:val="en-US"/>
        </w:rPr>
        <w:t xml:space="preserve">. The orientation is defined counter-clockwise w.r.t. the xw-axis (East). </w:t>
      </w:r>
    </w:p>
    <w:p w:rsidR="00302A3C" w:rsidRPr="00752797" w:rsidRDefault="00302A3C" w:rsidP="002603CC">
      <w:pPr>
        <w:rPr>
          <w:lang w:val="en-US"/>
        </w:rPr>
      </w:pPr>
    </w:p>
    <w:p w:rsidR="00302A3C" w:rsidRPr="00752797" w:rsidRDefault="00995779" w:rsidP="004E1A91">
      <w:pPr>
        <w:jc w:val="center"/>
        <w:rPr>
          <w:color w:val="FF0000"/>
          <w:lang w:val="en-US"/>
        </w:rPr>
      </w:pPr>
      <w:r w:rsidRPr="00752797">
        <w:rPr>
          <w:noProof/>
          <w:color w:val="FF0000"/>
          <w:lang w:eastAsia="zh-CN"/>
        </w:rPr>
        <w:drawing>
          <wp:inline distT="0" distB="0" distL="0" distR="0" wp14:anchorId="29019B8B" wp14:editId="3DB8E38F">
            <wp:extent cx="4320000" cy="3479965"/>
            <wp:effectExtent l="0" t="0" r="0" b="0"/>
            <wp:docPr id="1132" name="Picture 1132" descr="D:\nederhof\Documents\Overige\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nederhof\Documents\Overige\drawing-2.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820" t="25836" r="-1193" b="25480"/>
                    <a:stretch/>
                  </pic:blipFill>
                  <pic:spPr bwMode="auto">
                    <a:xfrm>
                      <a:off x="0" y="0"/>
                      <a:ext cx="4320000" cy="3479965"/>
                    </a:xfrm>
                    <a:prstGeom prst="rect">
                      <a:avLst/>
                    </a:prstGeom>
                    <a:noFill/>
                    <a:ln>
                      <a:noFill/>
                    </a:ln>
                    <a:extLst>
                      <a:ext uri="{53640926-AAD7-44D8-BBD7-CCE9431645EC}">
                        <a14:shadowObscured xmlns:a14="http://schemas.microsoft.com/office/drawing/2010/main"/>
                      </a:ext>
                    </a:extLst>
                  </pic:spPr>
                </pic:pic>
              </a:graphicData>
            </a:graphic>
          </wp:inline>
        </w:drawing>
      </w:r>
    </w:p>
    <w:p w:rsidR="00302A3C" w:rsidRPr="00752797" w:rsidRDefault="00302A3C" w:rsidP="002603CC">
      <w:pPr>
        <w:pStyle w:val="Caption"/>
        <w:jc w:val="both"/>
        <w:rPr>
          <w:lang w:val="en-US"/>
        </w:rPr>
      </w:pPr>
      <w:bookmarkStart w:id="49" w:name="_Ref412704682"/>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1</w:t>
      </w:r>
      <w:r w:rsidR="007E2FAA">
        <w:rPr>
          <w:lang w:val="en-US"/>
        </w:rPr>
        <w:fldChar w:fldCharType="end"/>
      </w:r>
      <w:bookmarkEnd w:id="49"/>
      <w:r w:rsidRPr="00752797">
        <w:rPr>
          <w:lang w:val="en-US"/>
        </w:rPr>
        <w:tab/>
        <w:t>Rectangular coordinate system of XBeach</w:t>
      </w:r>
    </w:p>
    <w:p w:rsidR="00302A3C" w:rsidRPr="00752797" w:rsidRDefault="00302A3C" w:rsidP="002603CC">
      <w:pPr>
        <w:pStyle w:val="Heading3"/>
        <w:jc w:val="both"/>
        <w:rPr>
          <w:lang w:val="en-US"/>
        </w:rPr>
      </w:pPr>
      <w:bookmarkStart w:id="50" w:name="_Toc413853385"/>
      <w:r w:rsidRPr="00752797">
        <w:rPr>
          <w:lang w:val="en-US"/>
        </w:rPr>
        <w:t>Grid set-up</w:t>
      </w:r>
      <w:bookmarkEnd w:id="50"/>
    </w:p>
    <w:p w:rsidR="00995779" w:rsidRPr="00752797" w:rsidRDefault="00995779" w:rsidP="00995779">
      <w:pPr>
        <w:rPr>
          <w:lang w:val="en-US"/>
        </w:rPr>
      </w:pPr>
      <w:r w:rsidRPr="00752797">
        <w:rPr>
          <w:lang w:val="en-US"/>
        </w:rPr>
        <w:t xml:space="preserve">The grid applied is a staggered grid, where the bed levels, water levels, water depths and concentrations are defined in cell </w:t>
      </w:r>
      <w:r w:rsidR="00BC356B" w:rsidRPr="00752797">
        <w:rPr>
          <w:lang w:val="en-US"/>
        </w:rPr>
        <w:t>centers</w:t>
      </w:r>
      <w:r w:rsidRPr="00752797">
        <w:rPr>
          <w:lang w:val="en-US"/>
        </w:rPr>
        <w:t xml:space="preserve">, and velocities and sediment transports are defined in u- and v-points, viz. at the cell interfaces. In the wave energy balance, the energy, roller energy and radiation stress are defined at the cell </w:t>
      </w:r>
      <w:r w:rsidR="00BC356B" w:rsidRPr="00752797">
        <w:rPr>
          <w:lang w:val="en-US"/>
        </w:rPr>
        <w:t>centers</w:t>
      </w:r>
      <w:r w:rsidRPr="00752797">
        <w:rPr>
          <w:lang w:val="en-US"/>
        </w:rPr>
        <w:t>, whereas the radiation stress gradients are defined at u- and v-points.</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Velocities at the u- and v-points are denoted by the output variables uu and vv respectively; velocities u and v at the cell </w:t>
      </w:r>
      <w:r w:rsidR="00BC356B" w:rsidRPr="00752797">
        <w:rPr>
          <w:lang w:val="en-US"/>
        </w:rPr>
        <w:t>centers</w:t>
      </w:r>
      <w:r w:rsidRPr="00752797">
        <w:rPr>
          <w:lang w:val="en-US"/>
        </w:rPr>
        <w:t xml:space="preserve"> are obtained by interpolation and are for output purpose only. The water level, zs, and the bed level, zb, are both defined positive upward. uv and vu are the u-velocity at the v-grid point and the v-velocity at the u-grid point respectively. These are obtained by interpolation of the values of the velocities at the four surrounding grid points. </w:t>
      </w:r>
    </w:p>
    <w:p w:rsidR="00995779" w:rsidRPr="00752797" w:rsidRDefault="00995779" w:rsidP="00995779">
      <w:pPr>
        <w:rPr>
          <w:lang w:val="en-US"/>
        </w:rPr>
      </w:pPr>
    </w:p>
    <w:p w:rsidR="00995779" w:rsidRPr="00752797" w:rsidRDefault="00995779" w:rsidP="00995779">
      <w:pPr>
        <w:rPr>
          <w:lang w:val="en-US"/>
        </w:rPr>
      </w:pPr>
      <w:r w:rsidRPr="00752797">
        <w:rPr>
          <w:lang w:val="en-US"/>
        </w:rPr>
        <w:t>The model solves coupled 2D horizontal equations for wave propagation, flow, sediment transport and bottom changes, for varying (spectral) wave and flow boundary conditions.</w:t>
      </w:r>
    </w:p>
    <w:p w:rsidR="008245B0" w:rsidRPr="00752797" w:rsidRDefault="008245B0" w:rsidP="002603CC">
      <w:pPr>
        <w:rPr>
          <w:lang w:val="en-US"/>
        </w:rPr>
      </w:pPr>
    </w:p>
    <w:p w:rsidR="00727EAA" w:rsidRPr="00752797" w:rsidRDefault="00727EAA" w:rsidP="002603CC">
      <w:pPr>
        <w:rPr>
          <w:color w:val="FF0000"/>
          <w:lang w:val="en-US"/>
        </w:rPr>
      </w:pPr>
    </w:p>
    <w:p w:rsidR="00727EAA" w:rsidRPr="00752797" w:rsidRDefault="00995779" w:rsidP="004E1A91">
      <w:pPr>
        <w:jc w:val="center"/>
        <w:rPr>
          <w:color w:val="FF0000"/>
          <w:lang w:val="en-US"/>
        </w:rPr>
      </w:pPr>
      <w:r w:rsidRPr="00752797">
        <w:rPr>
          <w:noProof/>
          <w:color w:val="FF0000"/>
          <w:lang w:eastAsia="zh-CN"/>
        </w:rPr>
        <w:drawing>
          <wp:inline distT="0" distB="0" distL="0" distR="0" wp14:anchorId="5D42D20C" wp14:editId="6780FC1C">
            <wp:extent cx="4318000" cy="3079750"/>
            <wp:effectExtent l="0" t="0" r="0" b="0"/>
            <wp:docPr id="1131" name="Picture 1131" descr="D:\nederhof\Documents\Overige\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nederhof\Documents\Overige\drawing-1.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385" t="22121" r="1731" b="36353"/>
                    <a:stretch/>
                  </pic:blipFill>
                  <pic:spPr bwMode="auto">
                    <a:xfrm>
                      <a:off x="0" y="0"/>
                      <a:ext cx="4320000" cy="3081176"/>
                    </a:xfrm>
                    <a:prstGeom prst="rect">
                      <a:avLst/>
                    </a:prstGeom>
                    <a:noFill/>
                    <a:ln>
                      <a:noFill/>
                    </a:ln>
                    <a:extLst>
                      <a:ext uri="{53640926-AAD7-44D8-BBD7-CCE9431645EC}">
                        <a14:shadowObscured xmlns:a14="http://schemas.microsoft.com/office/drawing/2010/main"/>
                      </a:ext>
                    </a:extLst>
                  </pic:spPr>
                </pic:pic>
              </a:graphicData>
            </a:graphic>
          </wp:inline>
        </w:drawing>
      </w:r>
    </w:p>
    <w:p w:rsidR="008245B0" w:rsidRPr="00752797" w:rsidRDefault="008245B0" w:rsidP="002603CC">
      <w:pPr>
        <w:pStyle w:val="Caption"/>
        <w:jc w:val="both"/>
        <w:rPr>
          <w:lang w:val="en-US"/>
        </w:rPr>
      </w:pPr>
      <w:bookmarkStart w:id="51" w:name="_Ref412704689"/>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2</w:t>
      </w:r>
      <w:r w:rsidR="007E2FAA">
        <w:rPr>
          <w:lang w:val="en-US"/>
        </w:rPr>
        <w:fldChar w:fldCharType="end"/>
      </w:r>
      <w:bookmarkEnd w:id="51"/>
      <w:r w:rsidRPr="00752797">
        <w:rPr>
          <w:lang w:val="en-US"/>
        </w:rPr>
        <w:tab/>
      </w:r>
      <w:r w:rsidR="00AA1803" w:rsidRPr="00752797">
        <w:rPr>
          <w:lang w:val="en-US"/>
        </w:rPr>
        <w:t xml:space="preserve">Curvilinear coordinate system </w:t>
      </w:r>
      <w:r w:rsidRPr="00752797">
        <w:rPr>
          <w:lang w:val="en-US"/>
        </w:rPr>
        <w:t>of XBeach</w:t>
      </w:r>
    </w:p>
    <w:p w:rsidR="008C2325" w:rsidRPr="00752797" w:rsidRDefault="008C2325" w:rsidP="002603CC">
      <w:pPr>
        <w:pStyle w:val="Heading2"/>
        <w:jc w:val="both"/>
        <w:rPr>
          <w:lang w:val="en-US"/>
        </w:rPr>
      </w:pPr>
      <w:bookmarkStart w:id="52" w:name="_Toc413853386"/>
      <w:r w:rsidRPr="00752797">
        <w:rPr>
          <w:lang w:val="en-US"/>
        </w:rPr>
        <w:t>Hydrodynamics options</w:t>
      </w:r>
      <w:bookmarkEnd w:id="52"/>
    </w:p>
    <w:p w:rsidR="00995779" w:rsidRPr="00752797" w:rsidRDefault="00995779" w:rsidP="00995779">
      <w:pPr>
        <w:rPr>
          <w:lang w:val="en-US"/>
        </w:rPr>
      </w:pPr>
      <w:r w:rsidRPr="00752797">
        <w:rPr>
          <w:lang w:val="en-US"/>
        </w:rPr>
        <w:t xml:space="preserve">XBeach was originally developed as a short-wave averaged but wave-group resolving model, allowing </w:t>
      </w:r>
      <w:r w:rsidR="007C3EBE" w:rsidRPr="00752797">
        <w:rPr>
          <w:lang w:val="en-US"/>
        </w:rPr>
        <w:t>resolving</w:t>
      </w:r>
      <w:r w:rsidRPr="00752797">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995779" w:rsidRPr="00752797" w:rsidRDefault="00995779" w:rsidP="00995779">
      <w:pPr>
        <w:pStyle w:val="ListParagraph"/>
        <w:numPr>
          <w:ilvl w:val="0"/>
          <w:numId w:val="17"/>
        </w:numPr>
        <w:rPr>
          <w:lang w:val="en-US"/>
        </w:rPr>
      </w:pPr>
      <w:r w:rsidRPr="00752797">
        <w:rPr>
          <w:lang w:val="en-US"/>
        </w:rPr>
        <w:t xml:space="preserve">Stationary wave model (keyword: </w:t>
      </w:r>
      <w:r w:rsidRPr="00752797">
        <w:rPr>
          <w:i/>
          <w:lang w:val="en-US"/>
        </w:rPr>
        <w:t>wavemodel = stationary</w:t>
      </w:r>
      <w:r w:rsidRPr="00752797">
        <w:rPr>
          <w:lang w:val="en-US"/>
        </w:rPr>
        <w:t>), efficiently solving wave-averaged equations but neglecting infragravity waves;</w:t>
      </w:r>
    </w:p>
    <w:p w:rsidR="00995779" w:rsidRPr="00752797" w:rsidRDefault="00995779" w:rsidP="00995779">
      <w:pPr>
        <w:pStyle w:val="ListParagraph"/>
        <w:numPr>
          <w:ilvl w:val="0"/>
          <w:numId w:val="17"/>
        </w:numPr>
        <w:rPr>
          <w:lang w:val="en-US"/>
        </w:rPr>
      </w:pPr>
      <w:r w:rsidRPr="00752797">
        <w:rPr>
          <w:lang w:val="en-US"/>
        </w:rPr>
        <w:t xml:space="preserve">Surfbeat mode (instationary) (keyword: </w:t>
      </w:r>
      <w:r w:rsidRPr="00752797">
        <w:rPr>
          <w:i/>
          <w:lang w:val="en-US"/>
        </w:rPr>
        <w:t>wavemodel = surfbeat</w:t>
      </w:r>
      <w:r w:rsidRPr="00752797">
        <w:rPr>
          <w:lang w:val="en-US"/>
        </w:rPr>
        <w:t>), where the short wave variations on the wave group scale (short wave envelope) and the long waves associated with them are resolved;</w:t>
      </w:r>
    </w:p>
    <w:p w:rsidR="00995779" w:rsidRPr="00752797" w:rsidRDefault="00995779" w:rsidP="00995779">
      <w:pPr>
        <w:pStyle w:val="ListParagraph"/>
        <w:numPr>
          <w:ilvl w:val="0"/>
          <w:numId w:val="17"/>
        </w:numPr>
        <w:rPr>
          <w:lang w:val="en-US"/>
        </w:rPr>
      </w:pPr>
      <w:r w:rsidRPr="00752797">
        <w:rPr>
          <w:lang w:val="en-US"/>
        </w:rPr>
        <w:t xml:space="preserve">Non-hydrostatic mode (wave-resolving) (keyword: </w:t>
      </w:r>
      <w:r w:rsidRPr="00752797">
        <w:rPr>
          <w:i/>
          <w:lang w:val="en-US"/>
        </w:rPr>
        <w:t>wavemodel = nonh</w:t>
      </w:r>
      <w:r w:rsidRPr="00752797">
        <w:rPr>
          <w:lang w:val="en-US"/>
        </w:rPr>
        <w:t>), where a combination of the non-linear shallow water equations with a pressure correction term is applied, allowing to model the propagation and decay of individual waves.</w:t>
      </w:r>
    </w:p>
    <w:p w:rsidR="00995779" w:rsidRPr="00752797" w:rsidRDefault="00995779" w:rsidP="00995779">
      <w:pPr>
        <w:pStyle w:val="ListParagraph"/>
        <w:ind w:left="780"/>
        <w:rPr>
          <w:lang w:val="en-US"/>
        </w:rPr>
      </w:pPr>
    </w:p>
    <w:p w:rsidR="00B826A5" w:rsidRPr="00752797" w:rsidRDefault="00995779" w:rsidP="00995779">
      <w:pPr>
        <w:rPr>
          <w:lang w:val="en-US"/>
        </w:rPr>
      </w:pPr>
      <w:r w:rsidRPr="00752797">
        <w:rPr>
          <w:lang w:val="en-US"/>
        </w:rPr>
        <w:t xml:space="preserve">In the following these options are discussed in more detail. Important to note that all times in XBeach are prescribed on input in morphological time. If you apply a morphological acceleration factor (keyword: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xml:space="preserve">. This way, you can specify the time series as real times, and vary the </w:t>
      </w:r>
      <w:r w:rsidRPr="00752797">
        <w:rPr>
          <w:i/>
          <w:lang w:val="en-US"/>
        </w:rPr>
        <w:t>morfac</w:t>
      </w:r>
      <w:r w:rsidRPr="00752797">
        <w:rPr>
          <w:lang w:val="en-US"/>
        </w:rPr>
        <w:t xml:space="preserve"> without changing the rest of the input files </w:t>
      </w:r>
      <w:r w:rsidR="006F074A" w:rsidRPr="00752797">
        <w:rPr>
          <w:lang w:val="en-US"/>
        </w:rPr>
        <w:t xml:space="preserve">(keyword: </w:t>
      </w:r>
      <w:r w:rsidR="006F074A" w:rsidRPr="00752797">
        <w:rPr>
          <w:i/>
          <w:lang w:val="en-US"/>
        </w:rPr>
        <w:t>morfacopt</w:t>
      </w:r>
      <w:r w:rsidR="004B3D36" w:rsidRPr="00752797">
        <w:rPr>
          <w:i/>
          <w:lang w:val="en-US"/>
        </w:rPr>
        <w:t xml:space="preserve"> </w:t>
      </w:r>
      <w:r w:rsidR="006F074A" w:rsidRPr="00752797">
        <w:rPr>
          <w:i/>
          <w:lang w:val="en-US"/>
        </w:rPr>
        <w:t>=</w:t>
      </w:r>
      <w:r w:rsidR="004B3D36" w:rsidRPr="00752797">
        <w:rPr>
          <w:i/>
          <w:lang w:val="en-US"/>
        </w:rPr>
        <w:t xml:space="preserve"> </w:t>
      </w:r>
      <w:r w:rsidR="006F074A" w:rsidRPr="00752797">
        <w:rPr>
          <w:i/>
          <w:lang w:val="en-US"/>
        </w:rPr>
        <w:t>1</w:t>
      </w:r>
      <w:r w:rsidR="006F074A" w:rsidRPr="00752797">
        <w:rPr>
          <w:lang w:val="en-US"/>
        </w:rPr>
        <w:t>).</w:t>
      </w:r>
    </w:p>
    <w:p w:rsidR="00B826A5" w:rsidRPr="00752797" w:rsidRDefault="00B826A5" w:rsidP="002603CC">
      <w:pPr>
        <w:rPr>
          <w:lang w:val="en-US"/>
        </w:rPr>
      </w:pPr>
    </w:p>
    <w:p w:rsidR="00B826A5" w:rsidRPr="00752797" w:rsidRDefault="00872616" w:rsidP="002603CC">
      <w:pPr>
        <w:keepNext/>
        <w:rPr>
          <w:lang w:val="en-US"/>
        </w:rPr>
      </w:pPr>
      <w:r w:rsidRPr="00752797">
        <w:rPr>
          <w:noProof/>
          <w:lang w:eastAsia="zh-CN"/>
        </w:rPr>
        <w:lastRenderedPageBreak/>
        <w:drawing>
          <wp:inline distT="0" distB="0" distL="0" distR="0" wp14:anchorId="4343CF68" wp14:editId="1B78B415">
            <wp:extent cx="5530215" cy="2860040"/>
            <wp:effectExtent l="0" t="0" r="0" b="0"/>
            <wp:docPr id="529" name="Picture 529" descr="P:\xbeach\msc_studies\Kees_Nederhoff\3. Visualisaties\0. Inkscape\9. Long wave\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7" descr="P:\xbeach\msc_studies\Kees_Nederhoff\3. Visualisaties\0. Inkscape\9. Long wave\bitma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0215" cy="2860040"/>
                    </a:xfrm>
                    <a:prstGeom prst="rect">
                      <a:avLst/>
                    </a:prstGeom>
                    <a:noFill/>
                    <a:ln>
                      <a:noFill/>
                    </a:ln>
                  </pic:spPr>
                </pic:pic>
              </a:graphicData>
            </a:graphic>
          </wp:inline>
        </w:drawing>
      </w:r>
    </w:p>
    <w:p w:rsidR="00B826A5" w:rsidRPr="00752797" w:rsidRDefault="00B826A5" w:rsidP="002603CC">
      <w:pPr>
        <w:pStyle w:val="Caption"/>
        <w:jc w:val="both"/>
        <w:rPr>
          <w:lang w:val="en-US"/>
        </w:rPr>
      </w:pPr>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3</w:t>
      </w:r>
      <w:r w:rsidR="007E2FAA">
        <w:rPr>
          <w:lang w:val="en-US"/>
        </w:rPr>
        <w:fldChar w:fldCharType="end"/>
      </w:r>
      <w:r w:rsidR="00AA1803" w:rsidRPr="00752797">
        <w:rPr>
          <w:lang w:val="en-US"/>
        </w:rPr>
        <w:tab/>
      </w:r>
      <w:r w:rsidRPr="00752797">
        <w:rPr>
          <w:lang w:val="en-US"/>
        </w:rPr>
        <w:t xml:space="preserve">Principle sketch </w:t>
      </w:r>
      <w:r w:rsidR="00302A3C" w:rsidRPr="00752797">
        <w:rPr>
          <w:lang w:val="en-US"/>
        </w:rPr>
        <w:t xml:space="preserve">of the relevant </w:t>
      </w:r>
      <w:r w:rsidRPr="00752797">
        <w:rPr>
          <w:lang w:val="en-US"/>
        </w:rPr>
        <w:t>wave processes</w:t>
      </w:r>
    </w:p>
    <w:p w:rsidR="00B826A5" w:rsidRPr="00752797" w:rsidRDefault="00B826A5" w:rsidP="002603CC">
      <w:pPr>
        <w:pStyle w:val="Heading3"/>
        <w:jc w:val="both"/>
        <w:rPr>
          <w:lang w:val="en-US"/>
        </w:rPr>
      </w:pPr>
      <w:bookmarkStart w:id="53" w:name="_Toc413853387"/>
      <w:r w:rsidRPr="00752797">
        <w:rPr>
          <w:lang w:val="en-US"/>
        </w:rPr>
        <w:t>Stationary mode</w:t>
      </w:r>
      <w:bookmarkEnd w:id="53"/>
    </w:p>
    <w:p w:rsidR="00995779" w:rsidRPr="00752797" w:rsidRDefault="00995779" w:rsidP="00995779">
      <w:pPr>
        <w:rPr>
          <w:lang w:val="en-US"/>
        </w:rPr>
      </w:pPr>
      <w:r w:rsidRPr="00752797">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HISWA (Holthuijsen et al., 1989) 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Baldock et al. (1998) model, which is valid for wave-averaged modeling. The radiation stress gradients from the wave and roller model force the shallow water equations, drive currents and lead to wave setdown and setup. Additionally, wind and tidal forcing can be applied. </w:t>
      </w:r>
    </w:p>
    <w:p w:rsidR="00995779" w:rsidRPr="00752797" w:rsidRDefault="00995779" w:rsidP="00995779">
      <w:pPr>
        <w:rPr>
          <w:lang w:val="en-US"/>
        </w:rPr>
      </w:pPr>
      <w:r w:rsidRPr="00752797">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A typical application would be to model morphological changes during moderate wave conditions, often in combination with tides. The wave boundary conditions can be specified as constant (keyword: </w:t>
      </w:r>
      <w:r w:rsidRPr="00752797">
        <w:rPr>
          <w:i/>
          <w:lang w:val="en-US"/>
        </w:rPr>
        <w:t>wbctype = stat</w:t>
      </w:r>
      <w:r w:rsidRPr="00752797">
        <w:rPr>
          <w:lang w:val="en-US"/>
        </w:rPr>
        <w:t xml:space="preserve">) or as a time-series of wave conditions (keyword: </w:t>
      </w:r>
      <w:r w:rsidRPr="00752797">
        <w:rPr>
          <w:i/>
          <w:lang w:val="en-US"/>
        </w:rPr>
        <w:t>wbctype = stat_table)</w:t>
      </w:r>
      <w:r w:rsidRPr="00752797">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995779" w:rsidRPr="00752797" w:rsidRDefault="00995779" w:rsidP="00995779">
      <w:pPr>
        <w:rPr>
          <w:lang w:val="en-US"/>
        </w:rPr>
      </w:pPr>
    </w:p>
    <w:p w:rsidR="00B826A5" w:rsidRPr="00752797" w:rsidRDefault="00B826A5" w:rsidP="002603CC">
      <w:pPr>
        <w:rPr>
          <w:lang w:val="en-US"/>
        </w:rPr>
      </w:pPr>
    </w:p>
    <w:p w:rsidR="003355EB" w:rsidRPr="00752797" w:rsidRDefault="003355EB" w:rsidP="002603CC">
      <w:pPr>
        <w:keepNext/>
        <w:rPr>
          <w:lang w:val="en-US" w:eastAsia="zh-CN"/>
        </w:rPr>
      </w:pPr>
    </w:p>
    <w:p w:rsidR="003355EB" w:rsidRPr="00752797" w:rsidRDefault="003355EB" w:rsidP="002603CC">
      <w:pPr>
        <w:keepNext/>
        <w:rPr>
          <w:lang w:val="en-US"/>
        </w:rPr>
      </w:pPr>
      <w:r w:rsidRPr="00752797">
        <w:rPr>
          <w:noProof/>
          <w:lang w:eastAsia="zh-CN"/>
        </w:rPr>
        <w:drawing>
          <wp:inline distT="0" distB="0" distL="0" distR="0" wp14:anchorId="2C931461" wp14:editId="2181A80E">
            <wp:extent cx="2700000" cy="3333556"/>
            <wp:effectExtent l="0" t="0" r="5715" b="635"/>
            <wp:docPr id="1128" name="Picture 6" descr="offshore_breakwater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offshore_breakwater_waveheight.png"/>
                    <pic:cNvPicPr>
                      <a:picLocks noChangeAspect="1"/>
                    </pic:cNvPicPr>
                  </pic:nvPicPr>
                  <pic:blipFill rotWithShape="1">
                    <a:blip r:embed="rId27" cstate="print">
                      <a:extLst>
                        <a:ext uri="{28A0092B-C50C-407E-A947-70E740481C1C}">
                          <a14:useLocalDpi xmlns:a14="http://schemas.microsoft.com/office/drawing/2010/main" val="0"/>
                        </a:ext>
                      </a:extLst>
                    </a:blip>
                    <a:srcRect l="4765" t="6396" r="7028" b="3252"/>
                    <a:stretch/>
                  </pic:blipFill>
                  <pic:spPr bwMode="auto">
                    <a:xfrm>
                      <a:off x="0" y="0"/>
                      <a:ext cx="2700000" cy="3333556"/>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0618DA43" wp14:editId="0279E029">
            <wp:extent cx="2700000" cy="3303046"/>
            <wp:effectExtent l="0" t="0" r="5715" b="0"/>
            <wp:docPr id="1130" name="Picture 9" descr="offshore_breakwater_tomb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offshore_breakwater_tombolo.png"/>
                    <pic:cNvPicPr>
                      <a:picLocks noChangeAspect="1"/>
                    </pic:cNvPicPr>
                  </pic:nvPicPr>
                  <pic:blipFill rotWithShape="1">
                    <a:blip r:embed="rId28" cstate="print">
                      <a:extLst>
                        <a:ext uri="{28A0092B-C50C-407E-A947-70E740481C1C}">
                          <a14:useLocalDpi xmlns:a14="http://schemas.microsoft.com/office/drawing/2010/main" val="0"/>
                        </a:ext>
                      </a:extLst>
                    </a:blip>
                    <a:srcRect l="3863" t="6335" r="6591" b="3884"/>
                    <a:stretch/>
                  </pic:blipFill>
                  <pic:spPr bwMode="auto">
                    <a:xfrm>
                      <a:off x="0" y="0"/>
                      <a:ext cx="2700000" cy="3303046"/>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189931A1" wp14:editId="4811B1D3">
            <wp:extent cx="2700000" cy="2080103"/>
            <wp:effectExtent l="0" t="0" r="5715" b="0"/>
            <wp:docPr id="1123" name="Picture 12" descr="inlet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nlet_waveheight.png"/>
                    <pic:cNvPicPr>
                      <a:picLocks noChangeAspect="1"/>
                    </pic:cNvPicPr>
                  </pic:nvPicPr>
                  <pic:blipFill rotWithShape="1">
                    <a:blip r:embed="rId29" cstate="print">
                      <a:extLst>
                        <a:ext uri="{28A0092B-C50C-407E-A947-70E740481C1C}">
                          <a14:useLocalDpi xmlns:a14="http://schemas.microsoft.com/office/drawing/2010/main" val="0"/>
                        </a:ext>
                      </a:extLst>
                    </a:blip>
                    <a:srcRect l="5435" t="5216" r="9348" b="7247"/>
                    <a:stretch/>
                  </pic:blipFill>
                  <pic:spPr bwMode="auto">
                    <a:xfrm>
                      <a:off x="0" y="0"/>
                      <a:ext cx="2700000" cy="2080103"/>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69DFCF4E" wp14:editId="4A20D381">
            <wp:extent cx="2701637" cy="2119716"/>
            <wp:effectExtent l="0" t="0" r="3810" b="0"/>
            <wp:docPr id="1124" name="Picture 13" descr="inlet_morph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nlet_morphology.png"/>
                    <pic:cNvPicPr>
                      <a:picLocks noChangeAspect="1"/>
                    </pic:cNvPicPr>
                  </pic:nvPicPr>
                  <pic:blipFill rotWithShape="1">
                    <a:blip r:embed="rId30" cstate="print">
                      <a:extLst>
                        <a:ext uri="{28A0092B-C50C-407E-A947-70E740481C1C}">
                          <a14:useLocalDpi xmlns:a14="http://schemas.microsoft.com/office/drawing/2010/main" val="0"/>
                        </a:ext>
                      </a:extLst>
                    </a:blip>
                    <a:srcRect l="4565" t="1534" r="9348" b="8406"/>
                    <a:stretch/>
                  </pic:blipFill>
                  <pic:spPr bwMode="auto">
                    <a:xfrm>
                      <a:off x="0" y="0"/>
                      <a:ext cx="2700000" cy="2118432"/>
                    </a:xfrm>
                    <a:prstGeom prst="rect">
                      <a:avLst/>
                    </a:prstGeom>
                    <a:ln>
                      <a:noFill/>
                    </a:ln>
                    <a:extLst>
                      <a:ext uri="{53640926-AAD7-44D8-BBD7-CCE9431645EC}">
                        <a14:shadowObscured xmlns:a14="http://schemas.microsoft.com/office/drawing/2010/main"/>
                      </a:ext>
                    </a:extLst>
                  </pic:spPr>
                </pic:pic>
              </a:graphicData>
            </a:graphic>
          </wp:inline>
        </w:drawing>
      </w:r>
    </w:p>
    <w:p w:rsidR="00B826A5" w:rsidRPr="00752797" w:rsidRDefault="00B826A5" w:rsidP="002603CC">
      <w:pPr>
        <w:pStyle w:val="Caption"/>
        <w:jc w:val="both"/>
        <w:rPr>
          <w:lang w:val="en-US"/>
        </w:rPr>
      </w:pPr>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4</w:t>
      </w:r>
      <w:r w:rsidR="007E2FAA">
        <w:rPr>
          <w:lang w:val="en-US"/>
        </w:rPr>
        <w:fldChar w:fldCharType="end"/>
      </w:r>
      <w:r w:rsidRPr="00752797">
        <w:rPr>
          <w:lang w:val="en-US"/>
        </w:rPr>
        <w:t xml:space="preserve"> </w:t>
      </w:r>
      <w:r w:rsidR="003355EB" w:rsidRPr="00752797">
        <w:rPr>
          <w:lang w:val="en-US"/>
        </w:rPr>
        <w:t xml:space="preserve">Root-mean square wave height </w:t>
      </w:r>
      <w:r w:rsidRPr="00752797">
        <w:rPr>
          <w:lang w:val="en-US"/>
        </w:rPr>
        <w:t>(</w:t>
      </w:r>
      <w:r w:rsidR="004E1A91" w:rsidRPr="00752797">
        <w:rPr>
          <w:lang w:val="en-US"/>
        </w:rPr>
        <w:t>left</w:t>
      </w:r>
      <w:r w:rsidRPr="00752797">
        <w:rPr>
          <w:lang w:val="en-US"/>
        </w:rPr>
        <w:t xml:space="preserve"> panels) and final bathymetry (</w:t>
      </w:r>
      <w:r w:rsidR="004E1A91" w:rsidRPr="00752797">
        <w:rPr>
          <w:lang w:val="en-US"/>
        </w:rPr>
        <w:t>right</w:t>
      </w:r>
      <w:r w:rsidRPr="00752797">
        <w:rPr>
          <w:lang w:val="en-US"/>
        </w:rPr>
        <w:t xml:space="preserve"> panels) for a</w:t>
      </w:r>
      <w:r w:rsidR="003355EB" w:rsidRPr="00752797">
        <w:rPr>
          <w:lang w:val="en-US"/>
        </w:rPr>
        <w:t>n</w:t>
      </w:r>
      <w:r w:rsidRPr="00752797">
        <w:rPr>
          <w:lang w:val="en-US"/>
        </w:rPr>
        <w:t xml:space="preserve"> offshore breakwater case (</w:t>
      </w:r>
      <w:r w:rsidR="004E1A91" w:rsidRPr="00752797">
        <w:rPr>
          <w:lang w:val="en-US"/>
        </w:rPr>
        <w:t>upper</w:t>
      </w:r>
      <w:r w:rsidRPr="00752797">
        <w:rPr>
          <w:lang w:val="en-US"/>
        </w:rPr>
        <w:t xml:space="preserve"> panels) and a tid</w:t>
      </w:r>
      <w:r w:rsidR="003355EB" w:rsidRPr="00752797">
        <w:rPr>
          <w:lang w:val="en-US"/>
        </w:rPr>
        <w:t xml:space="preserve">al inlet with waves from 330 degrees </w:t>
      </w:r>
      <w:r w:rsidRPr="00752797">
        <w:rPr>
          <w:lang w:val="en-US"/>
        </w:rPr>
        <w:t>(</w:t>
      </w:r>
      <w:r w:rsidR="004E1A91" w:rsidRPr="00752797">
        <w:rPr>
          <w:lang w:val="en-US"/>
        </w:rPr>
        <w:t>lower</w:t>
      </w:r>
      <w:r w:rsidRPr="00752797">
        <w:rPr>
          <w:lang w:val="en-US"/>
        </w:rPr>
        <w:t xml:space="preserve"> panels).</w:t>
      </w:r>
    </w:p>
    <w:p w:rsidR="00B826A5" w:rsidRPr="00752797" w:rsidRDefault="00B826A5" w:rsidP="002603CC">
      <w:pPr>
        <w:pStyle w:val="Heading3"/>
        <w:jc w:val="both"/>
        <w:rPr>
          <w:lang w:val="en-US"/>
        </w:rPr>
      </w:pPr>
      <w:bookmarkStart w:id="54" w:name="_Toc413853388"/>
      <w:r w:rsidRPr="00752797">
        <w:rPr>
          <w:lang w:val="en-US"/>
        </w:rPr>
        <w:t>Surf beat mode (instationary)</w:t>
      </w:r>
      <w:bookmarkEnd w:id="54"/>
      <w:r w:rsidRPr="00752797">
        <w:rPr>
          <w:lang w:val="en-US"/>
        </w:rPr>
        <w:t xml:space="preserve"> </w:t>
      </w:r>
    </w:p>
    <w:p w:rsidR="00995779" w:rsidRPr="00752797" w:rsidRDefault="00995779" w:rsidP="00995779">
      <w:pPr>
        <w:rPr>
          <w:lang w:val="en-US"/>
        </w:rPr>
      </w:pPr>
      <w:r w:rsidRPr="00752797">
        <w:rPr>
          <w:lang w:val="en-US"/>
        </w:rPr>
        <w:t xml:space="preserve">The short-wave motion is solved using the wave action equation which is a time-dependent forcing of the HISWA equations (Holthuijsen et al., 1989). 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gradients (Longuet-Higgins and Stewart, 1962, 1964) exert a force on the water column and drive longer period waves (infragravity waves) and unsteady currents, which are solved by the nonlinear shallow water equations (e.g. Phillips, 1977; Svendsen, 2003). Thus, wave-driven currents (longshore current, rip currents and undertow), and wind-driven currents (stationary and uniform) for local wind set-up, long (infragravity) waves, and runup and rundown of long waves (swash) are included. </w:t>
      </w:r>
    </w:p>
    <w:p w:rsidR="00995779" w:rsidRPr="00752797" w:rsidRDefault="00995779" w:rsidP="00995779">
      <w:pPr>
        <w:rPr>
          <w:lang w:val="en-US"/>
        </w:rPr>
      </w:pPr>
    </w:p>
    <w:p w:rsidR="00995779" w:rsidRPr="00752797" w:rsidRDefault="00995779" w:rsidP="00995779">
      <w:pPr>
        <w:rPr>
          <w:lang w:val="en-US"/>
        </w:rPr>
      </w:pPr>
      <w:r w:rsidRPr="00752797">
        <w:rPr>
          <w:lang w:val="en-US"/>
        </w:rPr>
        <w:lastRenderedPageBreak/>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w:t>
      </w:r>
      <w:ins w:id="55" w:author="Ellen Quataert" w:date="2015-04-10T10:18:00Z">
        <w:r w:rsidR="00D77296">
          <w:rPr>
            <w:lang w:val="en-US"/>
          </w:rPr>
          <w:t xml:space="preserve">wave </w:t>
        </w:r>
      </w:ins>
      <w:r w:rsidRPr="00752797">
        <w:rPr>
          <w:lang w:val="en-US"/>
        </w:rPr>
        <w:t xml:space="preserve">runup. </w:t>
      </w:r>
    </w:p>
    <w:p w:rsidR="00995779" w:rsidRPr="00752797" w:rsidRDefault="00995779" w:rsidP="00995779">
      <w:pPr>
        <w:rPr>
          <w:lang w:val="en-US"/>
        </w:rPr>
      </w:pPr>
    </w:p>
    <w:p w:rsidR="00995779" w:rsidRPr="00752797" w:rsidRDefault="00995779" w:rsidP="00995779">
      <w:pPr>
        <w:rPr>
          <w:lang w:val="en-US"/>
        </w:rPr>
      </w:pPr>
      <w:r w:rsidRPr="00752797">
        <w:rPr>
          <w:lang w:val="en-US"/>
        </w:rPr>
        <w:t>Under this surfbeat mode, several options are available, depending on the circumstances:</w:t>
      </w:r>
    </w:p>
    <w:p w:rsidR="00995779" w:rsidRPr="00752797" w:rsidRDefault="00995779" w:rsidP="00995779">
      <w:pPr>
        <w:pStyle w:val="ListParagraph"/>
        <w:numPr>
          <w:ilvl w:val="0"/>
          <w:numId w:val="18"/>
        </w:numPr>
        <w:rPr>
          <w:b/>
          <w:lang w:val="en-US"/>
        </w:rPr>
      </w:pPr>
      <w:r w:rsidRPr="00752797">
        <w:rPr>
          <w:b/>
          <w:lang w:val="en-US"/>
        </w:rPr>
        <w:t xml:space="preserve">1D cross-shore; </w:t>
      </w:r>
      <w:r w:rsidRPr="00752797">
        <w:rPr>
          <w:lang w:val="en-US"/>
        </w:rPr>
        <w:t xml:space="preserve">in this case the longshore gradients are ignored and the domain reduces to a single gridline (keyword: </w:t>
      </w:r>
      <w:r w:rsidRPr="00752797">
        <w:rPr>
          <w:i/>
          <w:lang w:val="en-US"/>
        </w:rPr>
        <w:t>ny = 0).</w:t>
      </w:r>
      <w:r w:rsidRPr="00752797">
        <w:rPr>
          <w:lang w:val="en-US"/>
        </w:rPr>
        <w:t xml:space="preserve"> Within this mode the following options are available:</w:t>
      </w:r>
    </w:p>
    <w:p w:rsidR="00995779" w:rsidRPr="00752797" w:rsidRDefault="00995779" w:rsidP="00995779">
      <w:pPr>
        <w:pStyle w:val="ListParagraph"/>
        <w:numPr>
          <w:ilvl w:val="1"/>
          <w:numId w:val="18"/>
        </w:numPr>
        <w:rPr>
          <w:lang w:val="en-US"/>
        </w:rPr>
      </w:pPr>
      <w:r w:rsidRPr="00752797">
        <w:rPr>
          <w:lang w:val="en-US"/>
        </w:rPr>
        <w:t xml:space="preserve">Retaining directional spreading (keyword: </w:t>
      </w:r>
      <w:r w:rsidRPr="00752797">
        <w:rPr>
          <w:i/>
          <w:lang w:val="en-US"/>
        </w:rPr>
        <w:t>dtheta</w:t>
      </w:r>
      <w:r w:rsidRPr="00752797">
        <w:rPr>
          <w:lang w:val="en-US"/>
        </w:rPr>
        <w:t xml:space="preserve"> &lt; </w:t>
      </w:r>
      <w:r w:rsidRPr="00752797">
        <w:rPr>
          <w:i/>
          <w:lang w:val="en-US"/>
        </w:rPr>
        <w:t>thetamax – thetamin</w:t>
      </w:r>
      <w:r w:rsidRPr="00752797">
        <w:rPr>
          <w:lang w:val="en-US"/>
        </w:rPr>
        <w:t>); this has a limited effect on the wave heights because of refraction, but can also allow obliquely incident waves and the resulting longshore currents;</w:t>
      </w:r>
    </w:p>
    <w:p w:rsidR="00995779" w:rsidRPr="00752797" w:rsidRDefault="00995779" w:rsidP="00995779">
      <w:pPr>
        <w:pStyle w:val="ListParagraph"/>
        <w:numPr>
          <w:ilvl w:val="1"/>
          <w:numId w:val="18"/>
        </w:numPr>
        <w:rPr>
          <w:lang w:val="en-US"/>
        </w:rPr>
      </w:pPr>
      <w:r w:rsidRPr="00752797">
        <w:rPr>
          <w:lang w:val="en-US"/>
        </w:rPr>
        <w:t xml:space="preserve">Using a single directional bin (keyword: </w:t>
      </w:r>
      <w:r w:rsidRPr="00752797">
        <w:rPr>
          <w:i/>
          <w:lang w:val="en-US"/>
        </w:rPr>
        <w:t>dtheta</w:t>
      </w:r>
      <w:r w:rsidRPr="00752797">
        <w:rPr>
          <w:lang w:val="en-US"/>
        </w:rPr>
        <w:t xml:space="preserve"> = </w:t>
      </w:r>
      <w:r w:rsidRPr="00752797">
        <w:rPr>
          <w:i/>
          <w:lang w:val="en-US"/>
        </w:rPr>
        <w:t>thetamax – thetamin</w:t>
      </w:r>
      <w:r w:rsidRPr="00752797">
        <w:rPr>
          <w:lang w:val="en-US"/>
        </w:rPr>
        <w:t xml:space="preserve">); this leads to perpendicular waves always and ignores refraction. If the keyword </w:t>
      </w:r>
      <w:r w:rsidRPr="00752797">
        <w:rPr>
          <w:i/>
          <w:lang w:val="en-US"/>
        </w:rPr>
        <w:t>snells = 1</w:t>
      </w:r>
      <w:r w:rsidRPr="00752797">
        <w:rPr>
          <w:lang w:val="en-US"/>
        </w:rPr>
        <w:t xml:space="preserve"> is applied, the mean wave direction is determined based on Snell's law. In this case also longshore currents are generated.</w:t>
      </w:r>
    </w:p>
    <w:p w:rsidR="00995779" w:rsidRPr="00752797" w:rsidRDefault="00995779" w:rsidP="00995779">
      <w:pPr>
        <w:rPr>
          <w:lang w:val="en-US"/>
        </w:rPr>
      </w:pPr>
    </w:p>
    <w:p w:rsidR="00995779" w:rsidRPr="00752797" w:rsidRDefault="00995779" w:rsidP="00995779">
      <w:pPr>
        <w:pStyle w:val="ListParagraph"/>
        <w:numPr>
          <w:ilvl w:val="0"/>
          <w:numId w:val="18"/>
        </w:numPr>
        <w:rPr>
          <w:b/>
          <w:lang w:val="en-US"/>
        </w:rPr>
      </w:pPr>
      <w:r w:rsidRPr="00752797">
        <w:rPr>
          <w:b/>
          <w:lang w:val="en-US"/>
        </w:rPr>
        <w:t xml:space="preserve">2DH area; </w:t>
      </w:r>
      <w:r w:rsidRPr="00752797">
        <w:rPr>
          <w:lang w:val="en-US"/>
        </w:rPr>
        <w:t>the mo</w:t>
      </w:r>
      <w:r w:rsidR="00FB2410" w:rsidRPr="00752797">
        <w:rPr>
          <w:lang w:val="en-US"/>
        </w:rPr>
        <w:t>del is solved on a curvilinear staggered grid</w:t>
      </w:r>
      <w:r w:rsidRPr="00752797">
        <w:rPr>
          <w:lang w:val="en-US"/>
        </w:rPr>
        <w:t xml:space="preserve"> (rectilinear is a special case). The incoming short wave energy will vary along the seaward boundary and in time, depending on the wave boundary conditions. This variation is propagated into the model domain. Within this mode the following options are available:</w:t>
      </w:r>
    </w:p>
    <w:p w:rsidR="00995779" w:rsidRPr="00752797" w:rsidRDefault="00995779" w:rsidP="00995779">
      <w:pPr>
        <w:pStyle w:val="ListParagraph"/>
        <w:numPr>
          <w:ilvl w:val="1"/>
          <w:numId w:val="18"/>
        </w:numPr>
        <w:rPr>
          <w:b/>
          <w:lang w:val="en-US"/>
        </w:rPr>
      </w:pPr>
      <w:r w:rsidRPr="00752797">
        <w:rPr>
          <w:lang w:val="en-US"/>
        </w:rPr>
        <w:t xml:space="preserve">Resolving the wave refraction 'on the fly' using the propagation in wave directional space. For large directional spreading or long distances this can lead to some smoothing of groupiness since the waves from different directions do not interfere but their energy is summed up. This option is possible for arbitrary bathymetry and any wave direction. The user must specify the width of the directional bins for the surfbeat mode (keyword: </w:t>
      </w:r>
      <w:r w:rsidRPr="00752797">
        <w:rPr>
          <w:i/>
          <w:lang w:val="en-US"/>
        </w:rPr>
        <w:t>dtheta</w:t>
      </w:r>
      <w:r w:rsidRPr="00752797">
        <w:rPr>
          <w:lang w:val="en-US"/>
        </w:rPr>
        <w:t>)</w:t>
      </w:r>
    </w:p>
    <w:p w:rsidR="00995779" w:rsidRPr="00752797" w:rsidRDefault="00995779" w:rsidP="00995779">
      <w:pPr>
        <w:pStyle w:val="ListParagraph"/>
        <w:numPr>
          <w:ilvl w:val="1"/>
          <w:numId w:val="18"/>
        </w:numPr>
        <w:rPr>
          <w:b/>
          <w:lang w:val="en-US"/>
        </w:rPr>
      </w:pPr>
      <w:r w:rsidRPr="00752797">
        <w:rPr>
          <w:lang w:val="en-US"/>
        </w:rPr>
        <w:t xml:space="preserve">Solving the wave direction at regular intervals using the stationary solver, and then propagating the wave energy along the mean wave direction. This preserves the groupiness of the waves therefore leads to more forcing of the infragravity waves (keyword: </w:t>
      </w:r>
      <w:r w:rsidRPr="00752797">
        <w:rPr>
          <w:i/>
          <w:lang w:val="en-US"/>
        </w:rPr>
        <w:t>single_dir = 1</w:t>
      </w:r>
      <w:r w:rsidRPr="00752797">
        <w:rPr>
          <w:lang w:val="en-US"/>
        </w:rPr>
        <w:t>). The user must now specify a single directional bin for the instationary mode (</w:t>
      </w:r>
      <w:r w:rsidRPr="00752797">
        <w:rPr>
          <w:i/>
          <w:lang w:val="en-US"/>
        </w:rPr>
        <w:t xml:space="preserve">dtheta = thetamax - thetaminn) </w:t>
      </w:r>
      <w:r w:rsidRPr="00752797">
        <w:rPr>
          <w:lang w:val="en-US"/>
        </w:rPr>
        <w:t xml:space="preserve">and a smaller bin size for the stationary solver (keyword: </w:t>
      </w:r>
      <w:r w:rsidRPr="00752797">
        <w:rPr>
          <w:i/>
          <w:lang w:val="en-US"/>
        </w:rPr>
        <w:t>dtheta_s)</w:t>
      </w:r>
      <w:r w:rsidRPr="00752797">
        <w:rPr>
          <w:lang w:val="en-US"/>
        </w:rPr>
        <w:t>.</w:t>
      </w:r>
    </w:p>
    <w:p w:rsidR="00995779" w:rsidRPr="00752797" w:rsidRDefault="00995779" w:rsidP="00995779">
      <w:pPr>
        <w:pStyle w:val="ListParagraph"/>
        <w:numPr>
          <w:ilvl w:val="1"/>
          <w:numId w:val="18"/>
        </w:numPr>
        <w:rPr>
          <w:b/>
          <w:lang w:val="en-US"/>
        </w:rPr>
      </w:pPr>
      <w:r w:rsidRPr="00752797">
        <w:rPr>
          <w:lang w:val="en-US"/>
        </w:rPr>
        <w:t xml:space="preserve">For schematic, longshore uniform cases the mean wave direction can also be computed using Snell's law (keyword: </w:t>
      </w:r>
      <w:r w:rsidRPr="00752797">
        <w:rPr>
          <w:i/>
          <w:lang w:val="en-US"/>
        </w:rPr>
        <w:t>snells = 1</w:t>
      </w:r>
      <w:r w:rsidRPr="00752797">
        <w:rPr>
          <w:lang w:val="en-US"/>
        </w:rPr>
        <w:t xml:space="preserve">). This will then give comparable results to the </w:t>
      </w:r>
      <w:r w:rsidRPr="00752797">
        <w:rPr>
          <w:i/>
          <w:lang w:val="en-US"/>
        </w:rPr>
        <w:t>single_dir</w:t>
      </w:r>
      <w:r w:rsidRPr="00752797">
        <w:rPr>
          <w:lang w:val="en-US"/>
        </w:rPr>
        <w:t xml:space="preserve"> option.</w:t>
      </w:r>
    </w:p>
    <w:p w:rsidR="00995779" w:rsidRPr="00752797" w:rsidRDefault="00995779" w:rsidP="00995779">
      <w:pPr>
        <w:rPr>
          <w:lang w:val="en-US"/>
        </w:rPr>
      </w:pPr>
    </w:p>
    <w:p w:rsidR="00995779" w:rsidRPr="00752797" w:rsidRDefault="00995779" w:rsidP="00995779">
      <w:pPr>
        <w:ind w:left="1080"/>
        <w:rPr>
          <w:lang w:val="en-US"/>
        </w:rPr>
      </w:pPr>
      <w:r w:rsidRPr="00752797">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 Brick, NJ.</w:t>
      </w:r>
    </w:p>
    <w:p w:rsidR="00B826A5" w:rsidRPr="00752797" w:rsidRDefault="00B826A5" w:rsidP="00995779">
      <w:pPr>
        <w:rPr>
          <w:lang w:val="en-US"/>
        </w:rPr>
      </w:pPr>
    </w:p>
    <w:p w:rsidR="00B826A5" w:rsidRPr="00752797" w:rsidRDefault="00B826A5" w:rsidP="002603CC">
      <w:pPr>
        <w:pStyle w:val="ListParagraph"/>
        <w:keepNext/>
        <w:rPr>
          <w:lang w:val="en-US"/>
        </w:rPr>
      </w:pPr>
    </w:p>
    <w:p w:rsidR="004E1A91" w:rsidRPr="00752797" w:rsidRDefault="004E1A91" w:rsidP="002603CC">
      <w:pPr>
        <w:pStyle w:val="Caption"/>
        <w:jc w:val="both"/>
        <w:rPr>
          <w:lang w:val="en-US"/>
        </w:rPr>
      </w:pPr>
      <w:r w:rsidRPr="00752797">
        <w:rPr>
          <w:b/>
          <w:noProof/>
          <w:lang w:eastAsia="zh-CN"/>
        </w:rPr>
        <w:drawing>
          <wp:inline distT="0" distB="0" distL="0" distR="0" wp14:anchorId="7BA095A5" wp14:editId="5A99E016">
            <wp:extent cx="5400000" cy="4090619"/>
            <wp:effectExtent l="0" t="0" r="0" b="5715"/>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rotWithShape="1">
                    <a:blip r:embed="rId31" cstate="print"/>
                    <a:srcRect l="-1" r="318" b="1835"/>
                    <a:stretch/>
                  </pic:blipFill>
                  <pic:spPr bwMode="auto">
                    <a:xfrm>
                      <a:off x="0" y="0"/>
                      <a:ext cx="5400000" cy="4090619"/>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752797" w:rsidRDefault="00B826A5" w:rsidP="002603CC">
      <w:pPr>
        <w:pStyle w:val="Caption"/>
        <w:jc w:val="both"/>
        <w:rPr>
          <w:lang w:val="en-US"/>
        </w:rPr>
      </w:pPr>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5</w:t>
      </w:r>
      <w:r w:rsidR="007E2FAA">
        <w:rPr>
          <w:lang w:val="en-US"/>
        </w:rPr>
        <w:fldChar w:fldCharType="end"/>
      </w:r>
      <w:r w:rsidRPr="00752797">
        <w:rPr>
          <w:lang w:val="en-US"/>
        </w:rPr>
        <w:t xml:space="preserve"> Computed and observed hydrodynamic parameters for test 2E of the LIP11D experiment. Top left: bed level and mean water level. Top right: measured (dots) and computed</w:t>
      </w:r>
    </w:p>
    <w:p w:rsidR="00FB2410" w:rsidRPr="00752797" w:rsidRDefault="00FB2410" w:rsidP="00FB2410">
      <w:pPr>
        <w:rPr>
          <w:lang w:val="en-US"/>
        </w:rPr>
      </w:pPr>
    </w:p>
    <w:p w:rsidR="00B826A5" w:rsidRPr="00752797" w:rsidRDefault="00B826A5" w:rsidP="002603CC">
      <w:pPr>
        <w:rPr>
          <w:lang w:val="en-US"/>
        </w:rPr>
      </w:pPr>
    </w:p>
    <w:p w:rsidR="00D74933" w:rsidRPr="00752797" w:rsidRDefault="00D74933" w:rsidP="00D74933">
      <w:pPr>
        <w:jc w:val="center"/>
        <w:rPr>
          <w:lang w:val="en-US"/>
        </w:rPr>
      </w:pPr>
      <w:r w:rsidRPr="00752797">
        <w:rPr>
          <w:noProof/>
          <w:lang w:eastAsia="zh-CN"/>
        </w:rPr>
        <w:drawing>
          <wp:inline distT="0" distB="0" distL="0" distR="0" wp14:anchorId="7794BA45" wp14:editId="1FBAEAEB">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60D30AF7" wp14:editId="1B589E84">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752797" w:rsidRDefault="00B826A5" w:rsidP="002603CC">
      <w:pPr>
        <w:keepNext/>
        <w:rPr>
          <w:lang w:val="en-US"/>
        </w:rPr>
      </w:pPr>
    </w:p>
    <w:p w:rsidR="00B826A5" w:rsidRPr="00752797" w:rsidRDefault="00B826A5" w:rsidP="002603CC">
      <w:pPr>
        <w:pStyle w:val="Caption"/>
        <w:jc w:val="both"/>
        <w:rPr>
          <w:lang w:val="en-US"/>
        </w:rPr>
      </w:pPr>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6</w:t>
      </w:r>
      <w:r w:rsidR="007E2FAA">
        <w:rPr>
          <w:lang w:val="en-US"/>
        </w:rPr>
        <w:fldChar w:fldCharType="end"/>
      </w:r>
      <w:r w:rsidRPr="00752797">
        <w:rPr>
          <w:lang w:val="en-US"/>
        </w:rPr>
        <w:t xml:space="preserve"> </w:t>
      </w:r>
      <w:r w:rsidR="00D74933" w:rsidRPr="00752797">
        <w:rPr>
          <w:lang w:val="en-US"/>
        </w:rPr>
        <w:t xml:space="preserve">Pre (left) and post-Sandy (right) in a three dimensional plot with both bed and water levels as simulated by XBeach (Nederhoff et al. 2015) </w:t>
      </w:r>
    </w:p>
    <w:p w:rsidR="00B826A5" w:rsidRPr="00752797" w:rsidRDefault="00B826A5" w:rsidP="002603CC">
      <w:pPr>
        <w:pStyle w:val="Heading3"/>
        <w:jc w:val="both"/>
        <w:rPr>
          <w:lang w:val="en-US"/>
        </w:rPr>
      </w:pPr>
      <w:bookmarkStart w:id="56" w:name="_Toc413853389"/>
      <w:r w:rsidRPr="00752797">
        <w:rPr>
          <w:lang w:val="en-US"/>
        </w:rPr>
        <w:t>Non-hydrostatic mode (wave resolving)</w:t>
      </w:r>
      <w:bookmarkEnd w:id="56"/>
      <w:r w:rsidRPr="00752797">
        <w:rPr>
          <w:lang w:val="en-US"/>
        </w:rPr>
        <w:t xml:space="preserve"> </w:t>
      </w:r>
      <w:r w:rsidRPr="00752797">
        <w:rPr>
          <w:lang w:val="en-US"/>
        </w:rPr>
        <w:tab/>
      </w:r>
    </w:p>
    <w:p w:rsidR="00995779" w:rsidRPr="00752797" w:rsidRDefault="00995779" w:rsidP="00995779">
      <w:pPr>
        <w:rPr>
          <w:lang w:val="en-US"/>
        </w:rPr>
      </w:pPr>
      <w:r w:rsidRPr="00752797">
        <w:rPr>
          <w:lang w:val="en-US"/>
        </w:rPr>
        <w:t xml:space="preserve">For non-hydrostatic XBeach calculations (keyword: </w:t>
      </w:r>
      <w:r w:rsidRPr="00752797">
        <w:rPr>
          <w:i/>
          <w:lang w:val="en-US"/>
        </w:rPr>
        <w:t>wavemodel = nonh</w:t>
      </w:r>
      <w:r w:rsidRPr="00752797">
        <w:rPr>
          <w:lang w:val="en-US"/>
        </w:rPr>
        <w:t>) depth-averaged flow due to waves and currents are computed using the non-linear shallow water equations, including a non-hydrostatic pressure. The depth-averaged normalized dynamic pressure (</w:t>
      </w:r>
      <w:r w:rsidRPr="00752797">
        <w:rPr>
          <w:i/>
          <w:lang w:val="en-US"/>
        </w:rPr>
        <w:t>q</w:t>
      </w:r>
      <w:r w:rsidRPr="00752797">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995779" w:rsidRPr="00752797" w:rsidRDefault="00995779" w:rsidP="00995779">
      <w:pPr>
        <w:rPr>
          <w:lang w:val="en-US"/>
        </w:rPr>
      </w:pPr>
    </w:p>
    <w:p w:rsidR="00995779" w:rsidRPr="00752797" w:rsidRDefault="00995779" w:rsidP="00995779">
      <w:pPr>
        <w:rPr>
          <w:lang w:val="en-US"/>
        </w:rPr>
      </w:pPr>
      <w:r w:rsidRPr="00752797">
        <w:rPr>
          <w:lang w:val="en-US"/>
        </w:rPr>
        <w:lastRenderedPageBreak/>
        <w:t xml:space="preserve">Under these formulations dispersive behavior is added to the long wave equations and the model can be used as a short-wave resolving model. Wave breaking is implemented by disabling the non-hydrostatic pressure term when waves exceed a certain steepness, after which the bore-like breaking implicit in the momentum-conserving shallow water equations takes over.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case the non-hydrostatic mode is used, the short wave action balance is no longer required. </w:t>
      </w:r>
      <w:del w:id="57" w:author="Ellen Quataert" w:date="2015-03-12T14:57:00Z">
        <w:r w:rsidRPr="00752797" w:rsidDel="007341CB">
          <w:rPr>
            <w:lang w:val="en-US"/>
          </w:rPr>
          <w:delText xml:space="preserve">This saves computation time. </w:delText>
        </w:r>
      </w:del>
      <w:r w:rsidRPr="00752797">
        <w:rPr>
          <w:lang w:val="en-US"/>
        </w:rPr>
        <w:t xml:space="preserve">However, in the wave-resolving mode we need much higher spatial resolution and associated smaller time steps, making this mode much more computationally expensive than the surfbeat mode.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w:t>
      </w:r>
      <w:commentRangeStart w:id="58"/>
      <w:r w:rsidRPr="00752797">
        <w:rPr>
          <w:lang w:val="en-US"/>
        </w:rPr>
        <w:t xml:space="preserve">XBeach-G </w:t>
      </w:r>
      <w:commentRangeEnd w:id="58"/>
      <w:r w:rsidR="008E305D">
        <w:rPr>
          <w:rStyle w:val="CommentReference"/>
        </w:rPr>
        <w:commentReference w:id="58"/>
      </w:r>
      <w:r w:rsidRPr="00752797">
        <w:rPr>
          <w:lang w:val="en-US"/>
        </w:rPr>
        <w:t>formulations for gravel beaches (McCall et al, 2014</w:t>
      </w:r>
      <w:r w:rsidR="00FB2410" w:rsidRPr="00752797">
        <w:rPr>
          <w:lang w:val="en-US"/>
        </w:rPr>
        <w:t>) a</w:t>
      </w:r>
      <w:r w:rsidRPr="00752797">
        <w:rPr>
          <w:lang w:val="en-US"/>
        </w:rPr>
        <w:t xml:space="preserve">re based on the non-hydrostatic mode. Although sandy morphology can be simulated using the wave-resolving mode, it has not been extensively validated and it is likely that changes in the sediment transport formulations will be implemented in the near </w:t>
      </w:r>
      <w:commentRangeStart w:id="59"/>
      <w:r w:rsidRPr="00752797">
        <w:rPr>
          <w:lang w:val="en-US"/>
        </w:rPr>
        <w:t>future</w:t>
      </w:r>
      <w:commentRangeEnd w:id="59"/>
      <w:r w:rsidR="00D77296">
        <w:rPr>
          <w:rStyle w:val="CommentReference"/>
        </w:rPr>
        <w:commentReference w:id="59"/>
      </w:r>
      <w:r w:rsidRPr="00752797">
        <w:rPr>
          <w:lang w:val="en-US"/>
        </w:rPr>
        <w:t>.</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An interesting recent application that has been validated for a number of cases concerns the modeling of primary waves generated by large ships, see Section </w:t>
      </w:r>
      <w:r w:rsidR="007E1D7E" w:rsidRPr="00752797">
        <w:rPr>
          <w:lang w:val="en-US"/>
        </w:rPr>
        <w:fldChar w:fldCharType="begin"/>
      </w:r>
      <w:r w:rsidR="00AA1803" w:rsidRPr="00752797">
        <w:rPr>
          <w:lang w:val="en-US"/>
        </w:rPr>
        <w:instrText xml:space="preserve"> REF _Ref413524197 \r \h </w:instrText>
      </w:r>
      <w:r w:rsidR="007E1D7E" w:rsidRPr="00752797">
        <w:rPr>
          <w:lang w:val="en-US"/>
        </w:rPr>
      </w:r>
      <w:r w:rsidR="007E1D7E" w:rsidRPr="00752797">
        <w:rPr>
          <w:lang w:val="en-US"/>
        </w:rPr>
        <w:fldChar w:fldCharType="separate"/>
      </w:r>
      <w:r w:rsidR="007E2FAA">
        <w:rPr>
          <w:lang w:val="en-US"/>
        </w:rPr>
        <w:t>2.9</w:t>
      </w:r>
      <w:r w:rsidR="007E1D7E" w:rsidRPr="00752797">
        <w:rPr>
          <w:lang w:val="en-US"/>
        </w:rPr>
        <w:fldChar w:fldCharType="end"/>
      </w:r>
      <w:r w:rsidR="00AA1803" w:rsidRPr="00752797">
        <w:rPr>
          <w:lang w:val="en-US"/>
        </w:rPr>
        <w:t xml:space="preserve">. </w:t>
      </w:r>
    </w:p>
    <w:p w:rsidR="00B826A5" w:rsidRPr="00752797" w:rsidRDefault="00B826A5" w:rsidP="002603CC">
      <w:pPr>
        <w:keepNext/>
        <w:spacing w:line="240" w:lineRule="auto"/>
        <w:rPr>
          <w:lang w:val="en-US"/>
        </w:rPr>
      </w:pPr>
    </w:p>
    <w:p w:rsidR="00B826A5" w:rsidRPr="00752797" w:rsidRDefault="00B826A5" w:rsidP="002603CC">
      <w:pPr>
        <w:keepNext/>
        <w:spacing w:line="240" w:lineRule="auto"/>
        <w:rPr>
          <w:lang w:val="en-US"/>
        </w:rPr>
      </w:pPr>
      <w:r w:rsidRPr="00752797">
        <w:rPr>
          <w:noProof/>
          <w:lang w:eastAsia="zh-CN"/>
        </w:rPr>
        <w:drawing>
          <wp:inline distT="0" distB="0" distL="0" distR="0" wp14:anchorId="6BF3766D" wp14:editId="76132D47">
            <wp:extent cx="5400000" cy="3835966"/>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4" cstate="print"/>
                    <a:srcRect/>
                    <a:stretch>
                      <a:fillRect/>
                    </a:stretch>
                  </pic:blipFill>
                  <pic:spPr bwMode="auto">
                    <a:xfrm>
                      <a:off x="0" y="0"/>
                      <a:ext cx="5400000" cy="3835966"/>
                    </a:xfrm>
                    <a:prstGeom prst="rect">
                      <a:avLst/>
                    </a:prstGeom>
                    <a:noFill/>
                    <a:ln w="9525">
                      <a:noFill/>
                      <a:miter lim="800000"/>
                      <a:headEnd/>
                      <a:tailEnd/>
                    </a:ln>
                  </pic:spPr>
                </pic:pic>
              </a:graphicData>
            </a:graphic>
          </wp:inline>
        </w:drawing>
      </w:r>
    </w:p>
    <w:p w:rsidR="00B826A5" w:rsidRPr="00752797" w:rsidRDefault="00B826A5" w:rsidP="002603CC">
      <w:pPr>
        <w:pStyle w:val="Caption"/>
        <w:jc w:val="both"/>
        <w:rPr>
          <w:lang w:val="en-US"/>
        </w:rPr>
      </w:pPr>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7</w:t>
      </w:r>
      <w:r w:rsidR="007E2FAA">
        <w:rPr>
          <w:lang w:val="en-US"/>
        </w:rPr>
        <w:fldChar w:fldCharType="end"/>
      </w:r>
      <w:r w:rsidRPr="00752797">
        <w:rPr>
          <w:lang w:val="en-US"/>
        </w:rPr>
        <w:t xml:space="preserve"> Measured (black) and </w:t>
      </w:r>
      <w:r w:rsidR="004E1A91" w:rsidRPr="00752797">
        <w:rPr>
          <w:lang w:val="en-US"/>
        </w:rPr>
        <w:t>modeled</w:t>
      </w:r>
      <w:r w:rsidRPr="00752797">
        <w:rPr>
          <w:lang w:val="en-US"/>
        </w:rPr>
        <w:t xml:space="preserve"> (</w:t>
      </w:r>
      <w:r w:rsidR="004E1A91" w:rsidRPr="00752797">
        <w:rPr>
          <w:lang w:val="en-US"/>
        </w:rPr>
        <w:t>red</w:t>
      </w:r>
      <w:r w:rsidRPr="00752797">
        <w:rPr>
          <w:lang w:val="en-US"/>
        </w:rPr>
        <w:t>) time series of overtopping during BARDEX experiment, from McCall et al, 2014.</w:t>
      </w:r>
    </w:p>
    <w:p w:rsidR="00B826A5" w:rsidRPr="00752797" w:rsidRDefault="00B826A5" w:rsidP="002603CC">
      <w:pPr>
        <w:keepNext/>
        <w:spacing w:line="240" w:lineRule="auto"/>
        <w:rPr>
          <w:lang w:val="en-US"/>
        </w:rPr>
      </w:pPr>
      <w:r w:rsidRPr="00752797">
        <w:rPr>
          <w:lang w:val="en-US"/>
        </w:rPr>
        <w:br w:type="page"/>
      </w:r>
    </w:p>
    <w:p w:rsidR="00727EAA" w:rsidRPr="00752797" w:rsidRDefault="00727EAA" w:rsidP="002603CC">
      <w:pPr>
        <w:pStyle w:val="Heading2"/>
        <w:jc w:val="both"/>
        <w:rPr>
          <w:lang w:val="en-US"/>
        </w:rPr>
      </w:pPr>
      <w:bookmarkStart w:id="60" w:name="_Toc413853390"/>
      <w:r w:rsidRPr="00752797">
        <w:rPr>
          <w:lang w:val="en-US"/>
        </w:rPr>
        <w:lastRenderedPageBreak/>
        <w:t>Short wave action</w:t>
      </w:r>
      <w:bookmarkEnd w:id="60"/>
      <w:r w:rsidRPr="00752797">
        <w:rPr>
          <w:lang w:val="en-US"/>
        </w:rPr>
        <w:t xml:space="preserve"> </w:t>
      </w:r>
    </w:p>
    <w:p w:rsidR="00995779" w:rsidRPr="00752797" w:rsidRDefault="00995779" w:rsidP="00995779">
      <w:pPr>
        <w:pStyle w:val="Heading3"/>
        <w:jc w:val="both"/>
        <w:rPr>
          <w:lang w:val="en-US"/>
        </w:rPr>
      </w:pPr>
      <w:bookmarkStart w:id="61" w:name="_Toc412623815"/>
      <w:bookmarkStart w:id="62" w:name="_Ref413405443"/>
      <w:bookmarkStart w:id="63" w:name="_Toc413853391"/>
      <w:r w:rsidRPr="00752797">
        <w:rPr>
          <w:lang w:val="en-US"/>
        </w:rPr>
        <w:t>Short wave action balance</w:t>
      </w:r>
      <w:bookmarkEnd w:id="61"/>
      <w:bookmarkEnd w:id="62"/>
      <w:bookmarkEnd w:id="63"/>
    </w:p>
    <w:p w:rsidR="00995779" w:rsidRPr="00752797" w:rsidRDefault="00995779" w:rsidP="00995779">
      <w:pPr>
        <w:rPr>
          <w:lang w:val="en-US"/>
        </w:rPr>
      </w:pPr>
      <w:r w:rsidRPr="00752797">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752797">
        <w:rPr>
          <w:i/>
          <w:lang w:val="en-US"/>
        </w:rPr>
        <w:t xml:space="preserve"> f</w:t>
      </w:r>
      <w:r w:rsidRPr="00752797">
        <w:rPr>
          <w:i/>
          <w:vertAlign w:val="subscript"/>
          <w:lang w:val="en-US"/>
        </w:rPr>
        <w:t>m-1,0</w:t>
      </w:r>
      <w:r w:rsidRPr="00752797">
        <w:rPr>
          <w:lang w:val="en-US"/>
        </w:rPr>
        <w:t xml:space="preserve">. The wave action balance </w:t>
      </w:r>
      <w:r w:rsidR="00F600AE" w:rsidRPr="00752797">
        <w:rPr>
          <w:lang w:val="en-US"/>
        </w:rPr>
        <w:t xml:space="preserve">(keyword: </w:t>
      </w:r>
      <w:r w:rsidR="00F600AE" w:rsidRPr="00752797">
        <w:rPr>
          <w:i/>
          <w:lang w:val="en-US"/>
        </w:rPr>
        <w:t>swave</w:t>
      </w:r>
      <w:r w:rsidR="00F600AE" w:rsidRPr="00752797">
        <w:rPr>
          <w:lang w:val="en-US"/>
        </w:rPr>
        <w:t xml:space="preserve">) </w:t>
      </w:r>
      <w:r w:rsidRPr="00752797">
        <w:rPr>
          <w:lang w:val="en-US"/>
        </w:rPr>
        <w:t>is then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4239"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3pt;height:35.55pt" o:ole="">
            <v:imagedata r:id="rId35" o:title=""/>
          </v:shape>
          <o:OLEObject Type="Embed" ProgID="Equation.DSMT4" ShapeID="_x0000_i1025" DrawAspect="Content" ObjectID="_1490184598" r:id="rId36"/>
        </w:object>
      </w:r>
      <w:r w:rsidRPr="00752797">
        <w:rPr>
          <w:lang w:val="en-US"/>
        </w:rPr>
        <w:t xml:space="preserve"> </w:t>
      </w:r>
      <w:r w:rsidRPr="00752797">
        <w:rPr>
          <w:lang w:val="en-US"/>
        </w:rPr>
        <w:tab/>
      </w:r>
      <w:r w:rsidR="007E1D7E">
        <w:rPr>
          <w:lang w:val="en-US"/>
        </w:rPr>
        <w:fldChar w:fldCharType="begin"/>
      </w:r>
      <w:r w:rsidR="007C40A3">
        <w:rPr>
          <w:lang w:val="en-US"/>
        </w:rPr>
        <w:instrText xml:space="preserve"> MACROBUTTON MTEditEquationSection2 </w:instrText>
      </w:r>
      <w:r w:rsidR="007C40A3" w:rsidRPr="007C40A3">
        <w:rPr>
          <w:rStyle w:val="MTEquationSection"/>
        </w:rPr>
        <w:instrText>Equation Section (Next)</w:instrText>
      </w:r>
      <w:r w:rsidR="007E1D7E">
        <w:rPr>
          <w:lang w:val="en-US"/>
        </w:rPr>
        <w:fldChar w:fldCharType="begin"/>
      </w:r>
      <w:r w:rsidR="007C40A3">
        <w:rPr>
          <w:lang w:val="en-US"/>
        </w:rPr>
        <w:instrText xml:space="preserve"> SEQ MTEqn \r \h \* MERGEFORMAT </w:instrText>
      </w:r>
      <w:r w:rsidR="007E1D7E">
        <w:rPr>
          <w:lang w:val="en-US"/>
        </w:rPr>
        <w:fldChar w:fldCharType="end"/>
      </w:r>
      <w:r w:rsidR="007E1D7E">
        <w:rPr>
          <w:lang w:val="en-US"/>
        </w:rPr>
        <w:fldChar w:fldCharType="begin"/>
      </w:r>
      <w:r w:rsidR="007C40A3">
        <w:rPr>
          <w:lang w:val="en-US"/>
        </w:rPr>
        <w:instrText xml:space="preserve"> SEQ MTSec \h \* MERGEFORMAT </w:instrText>
      </w:r>
      <w:r w:rsidR="007E1D7E">
        <w:rPr>
          <w:lang w:val="en-US"/>
        </w:rPr>
        <w:fldChar w:fldCharType="end"/>
      </w:r>
      <w:r w:rsidR="007E1D7E">
        <w:rPr>
          <w:lang w:val="en-US"/>
        </w:rPr>
        <w:fldChar w:fldCharType="end"/>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64" w:name="ZEqnNum871591"/>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w:instrText>
        </w:r>
      </w:fldSimple>
      <w:r w:rsidRPr="00752797">
        <w:rPr>
          <w:lang w:val="en-US"/>
        </w:rPr>
        <w:instrText>)</w:instrText>
      </w:r>
      <w:bookmarkEnd w:id="64"/>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which the wave action </w:t>
      </w:r>
      <w:r w:rsidRPr="00752797">
        <w:rPr>
          <w:i/>
          <w:lang w:val="en-US"/>
        </w:rPr>
        <w:t>A</w:t>
      </w:r>
      <w:r w:rsidRPr="00752797">
        <w:rPr>
          <w:lang w:val="en-US"/>
        </w:rPr>
        <w:t xml:space="preserve"> is calculated as:</w:t>
      </w:r>
    </w:p>
    <w:p w:rsidR="00995779" w:rsidRPr="00752797" w:rsidRDefault="00995779" w:rsidP="00995779">
      <w:pPr>
        <w:pStyle w:val="MTDisplayEquation"/>
        <w:rPr>
          <w:lang w:val="en-US"/>
        </w:rPr>
      </w:pPr>
      <w:r w:rsidRPr="00752797">
        <w:rPr>
          <w:lang w:val="en-US"/>
        </w:rPr>
        <w:tab/>
        <w:t xml:space="preserve"> </w:t>
      </w:r>
    </w:p>
    <w:p w:rsidR="00995779" w:rsidRPr="00752797" w:rsidRDefault="00995779" w:rsidP="00995779">
      <w:pPr>
        <w:pStyle w:val="MTDisplayEquation"/>
        <w:rPr>
          <w:lang w:val="en-US"/>
        </w:rPr>
      </w:pPr>
      <w:r w:rsidRPr="00752797">
        <w:rPr>
          <w:lang w:val="en-US"/>
        </w:rPr>
        <w:tab/>
      </w:r>
      <w:r w:rsidRPr="00752797">
        <w:rPr>
          <w:position w:val="-28"/>
          <w:lang w:val="en-US"/>
        </w:rPr>
        <w:object w:dxaOrig="2560" w:dyaOrig="660">
          <v:shape id="_x0000_i1026" type="#_x0000_t75" style="width:127.15pt;height:34.6pt" o:ole="">
            <v:imagedata r:id="rId37" o:title=""/>
          </v:shape>
          <o:OLEObject Type="Embed" ProgID="Equation.DSMT4" ShapeID="_x0000_i1026" DrawAspect="Content" ObjectID="_1490184599" r:id="rId38"/>
        </w:object>
      </w:r>
      <w:r w:rsidRPr="00752797">
        <w:rPr>
          <w:lang w:val="en-US"/>
        </w:rPr>
        <w:t xml:space="preserve"> </w:t>
      </w:r>
      <w:r w:rsidRPr="00752797">
        <w:rPr>
          <w:lang w:val="en-US"/>
        </w:rPr>
        <w:tab/>
        <w:t xml:space="preserve"> </w:t>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w:instrText>
        </w:r>
      </w:fldSimple>
      <w:r w:rsidRPr="00752797">
        <w:rPr>
          <w:lang w:val="en-US"/>
        </w:rPr>
        <w:instrText>)</w:instrText>
      </w:r>
      <w:r w:rsidR="007E1D7E" w:rsidRPr="00752797">
        <w:rPr>
          <w:lang w:val="en-US"/>
        </w:rPr>
        <w:fldChar w:fldCharType="end"/>
      </w:r>
    </w:p>
    <w:p w:rsidR="00995779" w:rsidRPr="00752797" w:rsidRDefault="00995779" w:rsidP="00995779">
      <w:pPr>
        <w:pStyle w:val="MTDisplayEquation"/>
        <w:rPr>
          <w:lang w:val="en-US"/>
        </w:rPr>
      </w:pPr>
    </w:p>
    <w:p w:rsidR="00995779" w:rsidRPr="00752797" w:rsidRDefault="00995779" w:rsidP="00995779">
      <w:pPr>
        <w:pStyle w:val="MTDisplayEquation"/>
        <w:rPr>
          <w:lang w:val="en-US"/>
        </w:rPr>
      </w:pPr>
      <w:commentRangeStart w:id="65"/>
      <w:r w:rsidRPr="00752797">
        <w:rPr>
          <w:lang w:val="en-US"/>
        </w:rPr>
        <w:t>where</w:t>
      </w:r>
      <w:commentRangeEnd w:id="65"/>
      <w:r w:rsidR="007341CB">
        <w:rPr>
          <w:rStyle w:val="CommentReference"/>
        </w:rPr>
        <w:commentReference w:id="65"/>
      </w:r>
      <w:r w:rsidRPr="00752797">
        <w:rPr>
          <w:lang w:val="en-US"/>
        </w:rPr>
        <w:t xml:space="preserve"> </w:t>
      </w:r>
      <w:r w:rsidRPr="00752797">
        <w:rPr>
          <w:i/>
          <w:color w:val="252525"/>
          <w:szCs w:val="21"/>
          <w:shd w:val="clear" w:color="auto" w:fill="FFFFFF"/>
          <w:lang w:val="en-US"/>
        </w:rPr>
        <w:t>θ</w:t>
      </w:r>
      <w:r w:rsidRPr="00752797">
        <w:rPr>
          <w:color w:val="252525"/>
          <w:szCs w:val="21"/>
          <w:shd w:val="clear" w:color="auto" w:fill="FFFFFF"/>
          <w:lang w:val="en-US"/>
        </w:rPr>
        <w:t xml:space="preserve"> </w:t>
      </w:r>
      <w:r w:rsidRPr="00752797">
        <w:rPr>
          <w:lang w:val="en-US"/>
        </w:rPr>
        <w:t xml:space="preserve">represents the angle of incidence with respect to the x-axis, </w:t>
      </w:r>
      <w:r w:rsidRPr="00752797">
        <w:rPr>
          <w:i/>
          <w:lang w:val="en-US"/>
        </w:rPr>
        <w:t>S</w:t>
      </w:r>
      <w:r w:rsidRPr="00752797">
        <w:rPr>
          <w:i/>
          <w:vertAlign w:val="subscript"/>
          <w:lang w:val="en-US"/>
        </w:rPr>
        <w:t>w</w:t>
      </w:r>
      <w:r w:rsidRPr="00752797">
        <w:rPr>
          <w:lang w:val="en-US"/>
        </w:rPr>
        <w:t xml:space="preserve"> represents the wave energy density in each directional bin and </w:t>
      </w:r>
      <w:r w:rsidRPr="00752797">
        <w:rPr>
          <w:i/>
          <w:color w:val="252525"/>
          <w:szCs w:val="21"/>
          <w:shd w:val="clear" w:color="auto" w:fill="FFFFFF"/>
          <w:lang w:val="en-US"/>
        </w:rPr>
        <w:t>σ</w:t>
      </w:r>
      <w:r w:rsidRPr="00752797">
        <w:rPr>
          <w:color w:val="252525"/>
          <w:szCs w:val="21"/>
          <w:shd w:val="clear" w:color="auto" w:fill="FFFFFF"/>
          <w:lang w:val="en-US"/>
        </w:rPr>
        <w:t xml:space="preserve"> </w:t>
      </w:r>
      <w:r w:rsidRPr="00752797">
        <w:rPr>
          <w:lang w:val="en-US"/>
        </w:rPr>
        <w:t xml:space="preserve">the intrinsic wave frequency. The intrinsic frequency </w:t>
      </w:r>
      <w:r w:rsidRPr="00752797">
        <w:rPr>
          <w:i/>
          <w:lang w:val="en-US"/>
        </w:rPr>
        <w:t>σ</w:t>
      </w:r>
      <w:r w:rsidRPr="00752797">
        <w:rPr>
          <w:lang w:val="en-US"/>
        </w:rPr>
        <w:t xml:space="preserve"> and group velocity </w:t>
      </w:r>
      <w:r w:rsidRPr="00752797">
        <w:rPr>
          <w:i/>
          <w:lang w:val="en-US"/>
        </w:rPr>
        <w:t>c</w:t>
      </w:r>
      <w:r w:rsidRPr="00752797">
        <w:rPr>
          <w:i/>
          <w:vertAlign w:val="subscript"/>
          <w:lang w:val="en-US"/>
        </w:rPr>
        <w:t>g</w:t>
      </w:r>
      <w:r w:rsidRPr="00752797">
        <w:rPr>
          <w:lang w:val="en-US"/>
        </w:rPr>
        <w:t xml:space="preserve"> is obtained from the linear dispersion relation. The intrinsic frequency is for example obtained with:</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2"/>
          <w:lang w:val="en-US"/>
        </w:rPr>
        <w:object w:dxaOrig="1640" w:dyaOrig="400">
          <v:shape id="_x0000_i1027" type="#_x0000_t75" style="width:81.35pt;height:20.55pt" o:ole="">
            <v:imagedata r:id="rId39" o:title=""/>
          </v:shape>
          <o:OLEObject Type="Embed" ProgID="Equation.DSMT4" ShapeID="_x0000_i1027" DrawAspect="Content" ObjectID="_1490184600" r:id="rId4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 xml:space="preserve">The wave action propagation speeds in </w:t>
      </w:r>
      <w:r w:rsidRPr="00752797">
        <w:rPr>
          <w:i/>
          <w:lang w:val="en-US"/>
        </w:rPr>
        <w:t>x</w:t>
      </w:r>
      <w:r w:rsidRPr="00752797">
        <w:rPr>
          <w:lang w:val="en-US"/>
        </w:rPr>
        <w:t xml:space="preserve">, </w:t>
      </w:r>
      <w:r w:rsidRPr="00752797">
        <w:rPr>
          <w:i/>
          <w:lang w:val="en-US"/>
        </w:rPr>
        <w:t>y</w:t>
      </w:r>
      <w:r w:rsidRPr="00752797">
        <w:rPr>
          <w:lang w:val="en-US"/>
        </w:rPr>
        <w:t xml:space="preserve"> and </w:t>
      </w:r>
      <w:r w:rsidRPr="00752797">
        <w:rPr>
          <w:color w:val="252525"/>
          <w:szCs w:val="21"/>
          <w:shd w:val="clear" w:color="auto" w:fill="FFFFFF"/>
          <w:lang w:val="en-US"/>
        </w:rPr>
        <w:t>directional</w:t>
      </w:r>
      <w:r w:rsidRPr="00752797" w:rsidDel="006D67BA">
        <w:rPr>
          <w:lang w:val="en-US"/>
        </w:rPr>
        <w:t xml:space="preserve"> </w:t>
      </w:r>
      <w:r w:rsidRPr="00752797">
        <w:rPr>
          <w:lang w:val="en-US"/>
        </w:rPr>
        <w:t>space are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90"/>
          <w:lang w:val="en-US"/>
        </w:rPr>
        <w:object w:dxaOrig="4260" w:dyaOrig="1520">
          <v:shape id="_x0000_i1028" type="#_x0000_t75" style="width:213.2pt;height:76.7pt" o:ole="">
            <v:imagedata r:id="rId41" o:title=""/>
          </v:shape>
          <o:OLEObject Type="Embed" ProgID="Equation.DSMT4" ShapeID="_x0000_i1028" DrawAspect="Content" ObjectID="_1490184601" r:id="rId42"/>
        </w:object>
      </w:r>
      <w:r w:rsidRPr="00752797">
        <w:rPr>
          <w:lang w:val="en-US"/>
        </w:rPr>
        <w:t xml:space="preserve"> </w:t>
      </w:r>
      <w:r w:rsidRPr="00752797">
        <w:rPr>
          <w:lang w:val="en-US"/>
        </w:rPr>
        <w:tab/>
        <w:t xml:space="preserve"> </w:t>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end"/>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h</w:t>
      </w:r>
      <w:r w:rsidRPr="00752797">
        <w:rPr>
          <w:lang w:val="en-US"/>
        </w:rPr>
        <w:t xml:space="preserve"> represents the local water depth and </w:t>
      </w:r>
      <w:r w:rsidRPr="00752797">
        <w:rPr>
          <w:i/>
          <w:lang w:val="en-US"/>
        </w:rPr>
        <w:t>k</w:t>
      </w:r>
      <w:r w:rsidRPr="00752797">
        <w:rPr>
          <w:lang w:val="en-US"/>
        </w:rPr>
        <w:t xml:space="preserve"> the wave number. The intrinsic wave frequency σ is determined without wave current interaction (keyword: wci=1, see Section </w:t>
      </w:r>
      <w:r w:rsidR="007E1D7E" w:rsidRPr="00752797">
        <w:rPr>
          <w:lang w:val="en-US"/>
        </w:rPr>
        <w:fldChar w:fldCharType="begin"/>
      </w:r>
      <w:r w:rsidRPr="00752797">
        <w:rPr>
          <w:lang w:val="en-US"/>
        </w:rPr>
        <w:instrText xml:space="preserve"> REF _Ref412711493 \r \h </w:instrText>
      </w:r>
      <w:r w:rsidR="007E1D7E" w:rsidRPr="00752797">
        <w:rPr>
          <w:lang w:val="en-US"/>
        </w:rPr>
      </w:r>
      <w:r w:rsidR="007E1D7E" w:rsidRPr="00752797">
        <w:rPr>
          <w:lang w:val="en-US"/>
        </w:rPr>
        <w:fldChar w:fldCharType="separate"/>
      </w:r>
      <w:r w:rsidR="007E2FAA">
        <w:rPr>
          <w:lang w:val="en-US"/>
        </w:rPr>
        <w:t>2.3.1.1</w:t>
      </w:r>
      <w:r w:rsidR="007E1D7E" w:rsidRPr="00752797">
        <w:rPr>
          <w:lang w:val="en-US"/>
        </w:rPr>
        <w:fldChar w:fldCharType="end"/>
      </w:r>
      <w:r w:rsidRPr="00752797">
        <w:rPr>
          <w:lang w:val="en-US"/>
        </w:rPr>
        <w:t>), which means it is equal to the absolute radial frequency ω.</w:t>
      </w:r>
    </w:p>
    <w:p w:rsidR="00995779" w:rsidRPr="00752797" w:rsidRDefault="00995779" w:rsidP="00995779">
      <w:pPr>
        <w:pStyle w:val="Heading4"/>
        <w:jc w:val="both"/>
        <w:rPr>
          <w:lang w:val="en-US"/>
        </w:rPr>
      </w:pPr>
      <w:bookmarkStart w:id="66" w:name="_Ref412711493"/>
      <w:r w:rsidRPr="00752797">
        <w:rPr>
          <w:lang w:val="en-US"/>
        </w:rPr>
        <w:t>Wave current interaction (wci)</w:t>
      </w:r>
      <w:bookmarkEnd w:id="66"/>
    </w:p>
    <w:p w:rsidR="00995779" w:rsidRPr="00752797" w:rsidRDefault="00995779" w:rsidP="00995779">
      <w:pPr>
        <w:spacing w:line="240" w:lineRule="auto"/>
        <w:rPr>
          <w:lang w:val="en-US"/>
        </w:rPr>
      </w:pPr>
      <w:r w:rsidRPr="00752797">
        <w:rPr>
          <w:lang w:val="en-US"/>
        </w:rPr>
        <w:t>Wave-current interaction is the interaction between waves and the mean flow. The interaction implies an exchange of energy, so after the start of the interaction both the waves and the mean flow are affected by each other. This feature is especially of importance in gullies and rip-currents (Reniers et al., 2007).</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XBeach this is taken into account by correcting the wave number </w:t>
      </w:r>
      <w:r w:rsidRPr="00752797">
        <w:rPr>
          <w:i/>
          <w:lang w:val="en-US"/>
        </w:rPr>
        <w:t>k</w:t>
      </w:r>
      <w:r w:rsidRPr="00752797">
        <w:rPr>
          <w:lang w:val="en-US"/>
        </w:rPr>
        <w:t xml:space="preserve"> with the use of Eikonal equations, which will have impact on the group and wave propagation speed (x, y, and </w:t>
      </w:r>
      <w:r w:rsidRPr="00752797">
        <w:rPr>
          <w:color w:val="252525"/>
          <w:szCs w:val="21"/>
          <w:shd w:val="clear" w:color="auto" w:fill="FFFFFF"/>
          <w:lang w:val="en-US"/>
        </w:rPr>
        <w:t>directional space</w:t>
      </w:r>
      <w:r w:rsidRPr="00752797">
        <w:rPr>
          <w:lang w:val="en-US"/>
        </w:rPr>
        <w:t xml:space="preserve">). The cross-shore and alongshore wave numbers, </w:t>
      </w:r>
      <w:r w:rsidRPr="00752797">
        <w:rPr>
          <w:i/>
          <w:lang w:val="en-US"/>
        </w:rPr>
        <w:t>k</w:t>
      </w:r>
      <w:r w:rsidRPr="00752797">
        <w:rPr>
          <w:i/>
          <w:vertAlign w:val="subscript"/>
          <w:lang w:val="en-US"/>
        </w:rPr>
        <w:t>x</w:t>
      </w:r>
      <w:r w:rsidRPr="00752797">
        <w:rPr>
          <w:lang w:val="en-US"/>
        </w:rPr>
        <w:t xml:space="preserve"> and </w:t>
      </w:r>
      <w:r w:rsidRPr="00752797">
        <w:rPr>
          <w:i/>
          <w:lang w:val="en-US"/>
        </w:rPr>
        <w:t>k</w:t>
      </w:r>
      <w:r w:rsidRPr="00752797">
        <w:rPr>
          <w:i/>
          <w:vertAlign w:val="subscript"/>
          <w:lang w:val="en-US"/>
        </w:rPr>
        <w:t>y</w:t>
      </w:r>
      <w:r w:rsidRPr="00752797">
        <w:rPr>
          <w:lang w:val="en-US"/>
        </w:rPr>
        <w:t xml:space="preserve">, are defined according to equation </w:t>
      </w:r>
      <w:r w:rsidR="007E1D7E" w:rsidRPr="00752797">
        <w:rPr>
          <w:lang w:val="en-US"/>
        </w:rPr>
        <w:fldChar w:fldCharType="begin"/>
      </w:r>
      <w:r w:rsidRPr="00752797">
        <w:rPr>
          <w:lang w:val="en-US"/>
        </w:rPr>
        <w:instrText xml:space="preserve"> GOTOBUTTON ZEqnNum901888  \* MERGEFORMAT </w:instrText>
      </w:r>
      <w:r w:rsidR="007E1D7E" w:rsidRPr="00752797">
        <w:rPr>
          <w:lang w:val="en-US"/>
        </w:rPr>
        <w:fldChar w:fldCharType="begin"/>
      </w:r>
      <w:r w:rsidRPr="00752797">
        <w:rPr>
          <w:lang w:val="en-US"/>
        </w:rPr>
        <w:instrText xml:space="preserve"> REF ZEqnNum901888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5</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In these formulations the subscripts refer to the direction of the wave vector components.</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34"/>
          <w:lang w:val="en-US"/>
        </w:rPr>
        <w:object w:dxaOrig="1340" w:dyaOrig="800">
          <v:shape id="_x0000_i1029" type="#_x0000_t75" style="width:66.4pt;height:39.25pt" o:ole="">
            <v:imagedata r:id="rId43" o:title=""/>
          </v:shape>
          <o:OLEObject Type="Embed" ProgID="Equation.DSMT4" ShapeID="_x0000_i1029" DrawAspect="Content" ObjectID="_1490184602" r:id="rId4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67" w:name="ZEqnNum901888"/>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w:instrText>
        </w:r>
      </w:fldSimple>
      <w:r w:rsidRPr="00752797">
        <w:rPr>
          <w:lang w:val="en-US"/>
        </w:rPr>
        <w:instrText>)</w:instrText>
      </w:r>
      <w:bookmarkEnd w:id="67"/>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Where subscript </w:t>
      </w:r>
      <w:r w:rsidRPr="00752797">
        <w:rPr>
          <w:i/>
          <w:lang w:val="en-US"/>
        </w:rPr>
        <w:t>n-1</w:t>
      </w:r>
      <w:r w:rsidRPr="00752797">
        <w:rPr>
          <w:lang w:val="en-US"/>
        </w:rPr>
        <w:t xml:space="preserve"> refers the wave number of the previous time step, </w:t>
      </w:r>
      <w:r w:rsidRPr="00752797">
        <w:rPr>
          <w:position w:val="-12"/>
          <w:lang w:val="en-US"/>
        </w:rPr>
        <w:object w:dxaOrig="300" w:dyaOrig="380">
          <v:shape id="_x0000_i1030" type="#_x0000_t75" style="width:14.95pt;height:19.65pt" o:ole="">
            <v:imagedata r:id="rId45" o:title=""/>
          </v:shape>
          <o:OLEObject Type="Embed" ProgID="Equation.DSMT4" ShapeID="_x0000_i1030" DrawAspect="Content" ObjectID="_1490184603" r:id="rId46"/>
        </w:object>
      </w:r>
      <w:r w:rsidRPr="00752797">
        <w:rPr>
          <w:lang w:val="en-US"/>
        </w:rPr>
        <w:t xml:space="preserve"> and </w:t>
      </w:r>
      <w:r w:rsidRPr="00752797">
        <w:rPr>
          <w:position w:val="-14"/>
          <w:lang w:val="en-US"/>
        </w:rPr>
        <w:object w:dxaOrig="300" w:dyaOrig="400">
          <v:shape id="_x0000_i1031" type="#_x0000_t75" style="width:14.95pt;height:20.55pt" o:ole="">
            <v:imagedata r:id="rId47" o:title=""/>
          </v:shape>
          <o:OLEObject Type="Embed" ProgID="Equation.DSMT4" ShapeID="_x0000_i1031" DrawAspect="Content" ObjectID="_1490184604" r:id="rId48"/>
        </w:object>
      </w:r>
      <w:r w:rsidRPr="00752797">
        <w:rPr>
          <w:lang w:val="en-US"/>
        </w:rPr>
        <w:t xml:space="preserve"> are the wave number corrections and </w:t>
      </w:r>
      <w:r w:rsidRPr="00752797">
        <w:rPr>
          <w:i/>
          <w:lang w:val="en-US"/>
        </w:rPr>
        <w:t>k</w:t>
      </w:r>
      <w:r w:rsidRPr="00752797">
        <w:rPr>
          <w:i/>
          <w:vertAlign w:val="subscript"/>
          <w:lang w:val="en-US"/>
        </w:rPr>
        <w:t>x</w:t>
      </w:r>
      <w:r w:rsidRPr="00752797">
        <w:rPr>
          <w:lang w:val="en-US"/>
        </w:rPr>
        <w:t xml:space="preserve"> and </w:t>
      </w:r>
      <w:r w:rsidRPr="00752797">
        <w:rPr>
          <w:i/>
          <w:lang w:val="en-US"/>
        </w:rPr>
        <w:t>k</w:t>
      </w:r>
      <w:r w:rsidRPr="00752797">
        <w:rPr>
          <w:i/>
          <w:vertAlign w:val="subscript"/>
          <w:lang w:val="en-US"/>
        </w:rPr>
        <w:t>y</w:t>
      </w:r>
      <w:r w:rsidRPr="00752797">
        <w:rPr>
          <w:lang w:val="en-US"/>
        </w:rPr>
        <w:t xml:space="preserve"> are the corrected wave numbers that take into account the presence of a current. The correction terms are determined with a second set of equations, the Eikonal equations: </w:t>
      </w:r>
    </w:p>
    <w:p w:rsidR="00995779" w:rsidRPr="00752797" w:rsidRDefault="00995779" w:rsidP="00995779">
      <w:pPr>
        <w:tabs>
          <w:tab w:val="left" w:pos="1175"/>
        </w:tabs>
        <w:spacing w:line="240" w:lineRule="auto"/>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62"/>
          <w:lang w:val="en-US"/>
        </w:rPr>
        <w:object w:dxaOrig="1340" w:dyaOrig="1359">
          <v:shape id="_x0000_i1032" type="#_x0000_t75" style="width:66.4pt;height:66.4pt" o:ole="">
            <v:imagedata r:id="rId49" o:title=""/>
          </v:shape>
          <o:OLEObject Type="Embed" ProgID="Equation.DSMT4" ShapeID="_x0000_i1032" DrawAspect="Content" ObjectID="_1490184605" r:id="rId5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68" w:name="ZEqnNum227968"/>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w:instrText>
        </w:r>
      </w:fldSimple>
      <w:r w:rsidRPr="00752797">
        <w:rPr>
          <w:lang w:val="en-US"/>
        </w:rPr>
        <w:instrText>)</w:instrText>
      </w:r>
      <w:bookmarkEnd w:id="68"/>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The wave number is then given by:</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16"/>
          <w:lang w:val="en-US"/>
        </w:rPr>
        <w:object w:dxaOrig="1300" w:dyaOrig="480">
          <v:shape id="_x0000_i1033" type="#_x0000_t75" style="width:64.5pt;height:23.4pt" o:ole="">
            <v:imagedata r:id="rId51" o:title=""/>
          </v:shape>
          <o:OLEObject Type="Embed" ProgID="Equation.DSMT4" ShapeID="_x0000_i1033" DrawAspect="Content" ObjectID="_1490184606" r:id="rId5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The absolute radial frequency </w:t>
      </w:r>
      <w:r w:rsidRPr="00752797">
        <w:rPr>
          <w:i/>
          <w:lang w:val="en-US"/>
        </w:rPr>
        <w:t>ω</w:t>
      </w:r>
      <w:r w:rsidRPr="00752797">
        <w:rPr>
          <w:lang w:val="en-US"/>
        </w:rPr>
        <w:t xml:space="preserve"> is calculated with:</w:t>
      </w:r>
    </w:p>
    <w:p w:rsidR="00995779" w:rsidRPr="00752797" w:rsidRDefault="00995779" w:rsidP="00995779">
      <w:pPr>
        <w:spacing w:line="240" w:lineRule="auto"/>
        <w:rPr>
          <w:lang w:val="en-US"/>
        </w:rPr>
      </w:pPr>
      <w:r w:rsidRPr="00752797">
        <w:rPr>
          <w:lang w:val="en-US"/>
        </w:rPr>
        <w:t xml:space="preserve"> </w:t>
      </w:r>
    </w:p>
    <w:p w:rsidR="00995779" w:rsidRPr="00752797" w:rsidRDefault="00995779" w:rsidP="00995779">
      <w:pPr>
        <w:pStyle w:val="MTDisplayEquation"/>
        <w:rPr>
          <w:lang w:val="en-US"/>
        </w:rPr>
      </w:pPr>
      <w:r w:rsidRPr="00752797">
        <w:rPr>
          <w:lang w:val="en-US"/>
        </w:rPr>
        <w:tab/>
      </w:r>
      <w:r w:rsidRPr="00752797">
        <w:rPr>
          <w:position w:val="-14"/>
          <w:lang w:val="en-US"/>
        </w:rPr>
        <w:object w:dxaOrig="1920" w:dyaOrig="400">
          <v:shape id="_x0000_i1034" type="#_x0000_t75" style="width:95.4pt;height:20.55pt" o:ole="">
            <v:imagedata r:id="rId53" o:title=""/>
          </v:shape>
          <o:OLEObject Type="Embed" ProgID="Equation.DSMT4" ShapeID="_x0000_i1034" DrawAspect="Content" ObjectID="_1490184607" r:id="rId5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spacing w:line="240" w:lineRule="auto"/>
        <w:rPr>
          <w:lang w:val="en-US"/>
        </w:rPr>
      </w:pPr>
      <w:r w:rsidRPr="00752797">
        <w:rPr>
          <w:i/>
          <w:lang w:val="en-US"/>
        </w:rPr>
        <w:t>where u</w:t>
      </w:r>
      <w:r w:rsidRPr="00752797">
        <w:rPr>
          <w:i/>
          <w:vertAlign w:val="superscript"/>
          <w:lang w:val="en-US"/>
        </w:rPr>
        <w:t>L</w:t>
      </w:r>
      <w:r w:rsidRPr="00752797">
        <w:rPr>
          <w:lang w:val="en-US"/>
        </w:rPr>
        <w:t xml:space="preserve"> and </w:t>
      </w:r>
      <w:r w:rsidRPr="00752797">
        <w:rPr>
          <w:i/>
          <w:lang w:val="en-US"/>
        </w:rPr>
        <w:t>v</w:t>
      </w:r>
      <w:r w:rsidRPr="00752797">
        <w:rPr>
          <w:i/>
          <w:vertAlign w:val="superscript"/>
          <w:lang w:val="en-US"/>
        </w:rPr>
        <w:t>L</w:t>
      </w:r>
      <w:r w:rsidRPr="00752797">
        <w:rPr>
          <w:lang w:val="en-US"/>
        </w:rPr>
        <w:t xml:space="preserve"> are the cross-shore and alongshore depth-averaged Lagrangian velocities respectively. The wave action propagation speed </w:t>
      </w:r>
      <w:r w:rsidR="007C3EBE" w:rsidRPr="00752797">
        <w:rPr>
          <w:lang w:val="en-US"/>
        </w:rPr>
        <w:t>(</w:t>
      </w:r>
      <w:r w:rsidRPr="00752797">
        <w:rPr>
          <w:lang w:val="en-US"/>
        </w:rPr>
        <w:t xml:space="preserve">in </w:t>
      </w:r>
      <w:r w:rsidR="007C3EBE" w:rsidRPr="00752797">
        <w:rPr>
          <w:lang w:val="en-US"/>
        </w:rPr>
        <w:t xml:space="preserve">x </w:t>
      </w:r>
      <w:r w:rsidRPr="00752797">
        <w:rPr>
          <w:lang w:val="en-US"/>
        </w:rPr>
        <w:t xml:space="preserve">and </w:t>
      </w:r>
      <w:r w:rsidR="007C3EBE" w:rsidRPr="00752797">
        <w:rPr>
          <w:lang w:val="en-US"/>
        </w:rPr>
        <w:t xml:space="preserve">y </w:t>
      </w:r>
      <w:r w:rsidRPr="00752797">
        <w:rPr>
          <w:lang w:val="en-US"/>
        </w:rPr>
        <w:t>direction</w:t>
      </w:r>
      <w:r w:rsidR="007C3EBE" w:rsidRPr="00752797">
        <w:rPr>
          <w:lang w:val="en-US"/>
        </w:rPr>
        <w:t>)</w:t>
      </w:r>
      <w:r w:rsidRPr="00752797">
        <w:rPr>
          <w:lang w:val="en-US"/>
        </w:rPr>
        <w:t xml:space="preserve"> </w:t>
      </w:r>
      <w:r w:rsidR="007C3EBE" w:rsidRPr="00752797">
        <w:rPr>
          <w:lang w:val="en-US"/>
        </w:rPr>
        <w:t>is</w:t>
      </w:r>
      <w:r w:rsidRPr="00752797">
        <w:rPr>
          <w:lang w:val="en-US"/>
        </w:rPr>
        <w:t xml:space="preserve">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6"/>
          <w:lang w:val="en-US"/>
        </w:rPr>
        <w:object w:dxaOrig="2700" w:dyaOrig="840">
          <v:shape id="_x0000_i1035" type="#_x0000_t75" style="width:136.5pt;height:42.1pt" o:ole="">
            <v:imagedata r:id="rId55" o:title=""/>
          </v:shape>
          <o:OLEObject Type="Embed" ProgID="Equation.DSMT4" ShapeID="_x0000_i1035" DrawAspect="Content" ObjectID="_1490184608" r:id="rId56"/>
        </w:object>
      </w:r>
      <w:r w:rsidRPr="00752797">
        <w:rPr>
          <w:lang w:val="en-US"/>
        </w:rPr>
        <w:t xml:space="preserve"> </w:t>
      </w:r>
      <w:r w:rsidRPr="00752797">
        <w:rPr>
          <w:lang w:val="en-US"/>
        </w:rPr>
        <w:tab/>
        <w:t xml:space="preserve"> </w:t>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end"/>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rPr>
          <w:lang w:val="en-US"/>
        </w:rPr>
      </w:pPr>
      <w:r w:rsidRPr="00752797">
        <w:rPr>
          <w:lang w:val="en-US"/>
        </w:rPr>
        <w:t>The propagation speed in directional (</w:t>
      </w:r>
      <w:r w:rsidRPr="00752797">
        <w:rPr>
          <w:i/>
          <w:color w:val="252525"/>
          <w:szCs w:val="21"/>
          <w:shd w:val="clear" w:color="auto" w:fill="FFFFFF"/>
          <w:lang w:val="en-US"/>
        </w:rPr>
        <w:t>θ)</w:t>
      </w:r>
      <w:r w:rsidRPr="00752797">
        <w:rPr>
          <w:lang w:val="en-US"/>
        </w:rPr>
        <w:t xml:space="preserve"> space, where bottom refraction (first term) and current refraction (last two terms) are taken into account, is obtained from:</w:t>
      </w:r>
    </w:p>
    <w:p w:rsidR="00995779" w:rsidRPr="00752797" w:rsidRDefault="00995779" w:rsidP="00995779">
      <w:pPr>
        <w:rPr>
          <w:lang w:val="en-US"/>
        </w:rPr>
      </w:pPr>
    </w:p>
    <w:p w:rsidR="00AA1803" w:rsidRPr="00752797" w:rsidRDefault="00995779" w:rsidP="00AA1803">
      <w:pPr>
        <w:pStyle w:val="MTDisplayEquation"/>
        <w:rPr>
          <w:lang w:val="en-US"/>
        </w:rPr>
      </w:pPr>
      <w:r w:rsidRPr="00752797">
        <w:rPr>
          <w:lang w:val="en-US"/>
        </w:rPr>
        <w:tab/>
      </w:r>
      <w:r w:rsidRPr="00752797">
        <w:rPr>
          <w:position w:val="-68"/>
          <w:lang w:val="en-US"/>
        </w:rPr>
        <w:object w:dxaOrig="7000" w:dyaOrig="1480">
          <v:shape id="_x0000_i1036" type="#_x0000_t75" style="width:349.7pt;height:72.95pt" o:ole="">
            <v:imagedata r:id="rId57" o:title=""/>
          </v:shape>
          <o:OLEObject Type="Embed" ProgID="Equation.DSMT4" ShapeID="_x0000_i1036" DrawAspect="Content" ObjectID="_1490184609" r:id="rId5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10</w:instrText>
        </w:r>
      </w:fldSimple>
      <w:r w:rsidRPr="00752797">
        <w:rPr>
          <w:lang w:val="en-US"/>
        </w:rPr>
        <w:instrText>)</w:instrText>
      </w:r>
      <w:r w:rsidR="007E1D7E" w:rsidRPr="00752797">
        <w:rPr>
          <w:lang w:val="en-US"/>
        </w:rPr>
        <w:fldChar w:fldCharType="end"/>
      </w:r>
      <w:bookmarkStart w:id="69" w:name="_Toc412623816"/>
      <w:bookmarkStart w:id="70" w:name="_Ref413405454"/>
    </w:p>
    <w:p w:rsidR="00995779" w:rsidRPr="00752797" w:rsidRDefault="00995779" w:rsidP="00995779">
      <w:pPr>
        <w:pStyle w:val="Heading3"/>
        <w:jc w:val="both"/>
        <w:rPr>
          <w:lang w:val="en-US"/>
        </w:rPr>
      </w:pPr>
      <w:bookmarkStart w:id="71" w:name="_Toc413853392"/>
      <w:r w:rsidRPr="00752797">
        <w:rPr>
          <w:lang w:val="en-US"/>
        </w:rPr>
        <w:t>Dissipation</w:t>
      </w:r>
      <w:bookmarkEnd w:id="69"/>
      <w:bookmarkEnd w:id="70"/>
      <w:bookmarkEnd w:id="71"/>
    </w:p>
    <w:p w:rsidR="00995779" w:rsidRPr="00752797" w:rsidRDefault="00995779" w:rsidP="00995779">
      <w:pPr>
        <w:pStyle w:val="BodyText"/>
        <w:rPr>
          <w:lang w:val="en-US"/>
        </w:rPr>
      </w:pPr>
      <w:r w:rsidRPr="00752797">
        <w:rPr>
          <w:lang w:val="en-US"/>
        </w:rPr>
        <w:t>In XBeach there are three short wave dissipation processes that can be accounted for: wave breaking (</w:t>
      </w:r>
      <w:r w:rsidRPr="00752797">
        <w:rPr>
          <w:i/>
          <w:lang w:val="en-US"/>
        </w:rPr>
        <w:t>D</w:t>
      </w:r>
      <w:r w:rsidRPr="00752797">
        <w:rPr>
          <w:i/>
          <w:vertAlign w:val="subscript"/>
          <w:lang w:val="en-US"/>
        </w:rPr>
        <w:t>w</w:t>
      </w:r>
      <w:r w:rsidRPr="00752797">
        <w:rPr>
          <w:lang w:val="en-US"/>
        </w:rPr>
        <w:t>), bottom friction (</w:t>
      </w:r>
      <w:r w:rsidRPr="00752797">
        <w:rPr>
          <w:i/>
          <w:lang w:val="en-US"/>
        </w:rPr>
        <w:t>D</w:t>
      </w:r>
      <w:r w:rsidRPr="00752797">
        <w:rPr>
          <w:i/>
          <w:vertAlign w:val="subscript"/>
          <w:lang w:val="en-US"/>
        </w:rPr>
        <w:t>f</w:t>
      </w:r>
      <w:r w:rsidRPr="00752797">
        <w:rPr>
          <w:lang w:val="en-US"/>
        </w:rPr>
        <w:t>) and vegetation (</w:t>
      </w:r>
      <w:r w:rsidRPr="00752797">
        <w:rPr>
          <w:i/>
          <w:lang w:val="en-US"/>
        </w:rPr>
        <w:t>D</w:t>
      </w:r>
      <w:r w:rsidRPr="00752797">
        <w:rPr>
          <w:i/>
          <w:vertAlign w:val="subscript"/>
          <w:lang w:val="en-US"/>
        </w:rPr>
        <w:t>v</w:t>
      </w:r>
      <w:r w:rsidRPr="00752797">
        <w:rPr>
          <w:lang w:val="en-US"/>
        </w:rPr>
        <w:t>). The three processes are explained in more detail in the following subsections.</w:t>
      </w:r>
    </w:p>
    <w:p w:rsidR="00995779" w:rsidRPr="00752797" w:rsidRDefault="00995779" w:rsidP="00995779">
      <w:pPr>
        <w:pStyle w:val="Heading4"/>
        <w:jc w:val="both"/>
        <w:rPr>
          <w:lang w:val="en-US"/>
        </w:rPr>
      </w:pPr>
      <w:r w:rsidRPr="00752797">
        <w:rPr>
          <w:lang w:val="en-US"/>
        </w:rPr>
        <w:t>Wave breaking</w:t>
      </w:r>
    </w:p>
    <w:p w:rsidR="007E2FAA" w:rsidRPr="00752797" w:rsidRDefault="00995779">
      <w:pPr>
        <w:spacing w:line="240" w:lineRule="auto"/>
        <w:jc w:val="left"/>
        <w:rPr>
          <w:bCs/>
          <w:i/>
          <w:sz w:val="17"/>
          <w:szCs w:val="20"/>
          <w:lang w:val="en-US"/>
        </w:rPr>
      </w:pPr>
      <w:r w:rsidRPr="00752797">
        <w:rPr>
          <w:lang w:val="en-US"/>
        </w:rPr>
        <w:t xml:space="preserve">Five different wave breaking formulations are implemented in XBeach. The formulations can be selected using the keyword </w:t>
      </w:r>
      <w:r w:rsidRPr="00752797">
        <w:rPr>
          <w:i/>
          <w:lang w:val="en-US"/>
        </w:rPr>
        <w:t xml:space="preserve">break </w:t>
      </w:r>
      <w:r w:rsidRPr="00752797">
        <w:rPr>
          <w:lang w:val="en-US"/>
        </w:rPr>
        <w:t>(</w:t>
      </w:r>
      <w:r w:rsidR="007E1D7E" w:rsidRPr="00752797">
        <w:rPr>
          <w:lang w:val="en-US"/>
        </w:rPr>
        <w:fldChar w:fldCharType="begin"/>
      </w:r>
      <w:r w:rsidRPr="00752797">
        <w:rPr>
          <w:lang w:val="en-US"/>
        </w:rPr>
        <w:instrText xml:space="preserve"> REF _Ref287171486 \h </w:instrText>
      </w:r>
      <w:r w:rsidR="007E1D7E" w:rsidRPr="00752797">
        <w:rPr>
          <w:lang w:val="en-US"/>
        </w:rPr>
      </w:r>
      <w:r w:rsidR="007E1D7E" w:rsidRPr="00752797">
        <w:rPr>
          <w:lang w:val="en-US"/>
        </w:rPr>
        <w:fldChar w:fldCharType="separate"/>
      </w:r>
      <w:r w:rsidR="007E2FAA" w:rsidRPr="00752797">
        <w:rPr>
          <w:lang w:val="en-US"/>
        </w:rPr>
        <w:br w:type="page"/>
      </w:r>
    </w:p>
    <w:p w:rsidR="00995779" w:rsidRPr="00752797" w:rsidRDefault="007E2FAA" w:rsidP="0022667E">
      <w:pPr>
        <w:spacing w:line="240" w:lineRule="auto"/>
        <w:jc w:val="left"/>
        <w:rPr>
          <w:lang w:val="en-US"/>
        </w:rPr>
      </w:pPr>
      <w:r w:rsidRPr="00752797">
        <w:rPr>
          <w:lang w:val="en-US"/>
        </w:rPr>
        <w:lastRenderedPageBreak/>
        <w:t xml:space="preserve">Table </w:t>
      </w:r>
      <w:r>
        <w:rPr>
          <w:noProof/>
          <w:lang w:val="en-US"/>
        </w:rPr>
        <w:t>2</w:t>
      </w:r>
      <w:r>
        <w:rPr>
          <w:lang w:val="en-US"/>
        </w:rPr>
        <w:t>.</w:t>
      </w:r>
      <w:r>
        <w:rPr>
          <w:noProof/>
          <w:lang w:val="en-US"/>
        </w:rPr>
        <w:t>1</w:t>
      </w:r>
      <w:r w:rsidR="007E1D7E" w:rsidRPr="00752797">
        <w:rPr>
          <w:lang w:val="en-US"/>
        </w:rPr>
        <w:fldChar w:fldCharType="end"/>
      </w:r>
      <w:r w:rsidR="00995779" w:rsidRPr="00752797">
        <w:rPr>
          <w:lang w:val="en-US"/>
        </w:rPr>
        <w:t xml:space="preserve">). </w:t>
      </w:r>
    </w:p>
    <w:p w:rsidR="00995779" w:rsidRPr="00752797" w:rsidRDefault="00995779" w:rsidP="00995779">
      <w:pPr>
        <w:rPr>
          <w:lang w:val="en-US"/>
        </w:rPr>
      </w:pPr>
    </w:p>
    <w:p w:rsidR="00AA1803" w:rsidRPr="00752797" w:rsidRDefault="00AA1803">
      <w:pPr>
        <w:spacing w:line="240" w:lineRule="auto"/>
        <w:jc w:val="left"/>
        <w:rPr>
          <w:bCs/>
          <w:i/>
          <w:sz w:val="17"/>
          <w:szCs w:val="20"/>
          <w:lang w:val="en-US"/>
        </w:rPr>
      </w:pPr>
      <w:bookmarkStart w:id="72" w:name="_Ref287171486"/>
      <w:r w:rsidRPr="00752797">
        <w:rPr>
          <w:lang w:val="en-US"/>
        </w:rPr>
        <w:br w:type="page"/>
      </w:r>
    </w:p>
    <w:p w:rsidR="00995779" w:rsidRPr="00752797" w:rsidRDefault="00995779" w:rsidP="00995779">
      <w:pPr>
        <w:pStyle w:val="Caption"/>
        <w:rPr>
          <w:lang w:val="en-US"/>
        </w:rPr>
      </w:pPr>
      <w:r w:rsidRPr="00752797">
        <w:rPr>
          <w:lang w:val="en-US"/>
        </w:rPr>
        <w:lastRenderedPageBreak/>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w:t>
      </w:r>
      <w:r w:rsidR="007E2FAA">
        <w:rPr>
          <w:lang w:val="en-US"/>
        </w:rPr>
        <w:fldChar w:fldCharType="end"/>
      </w:r>
      <w:bookmarkEnd w:id="72"/>
      <w:r w:rsidRPr="00752797">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995779" w:rsidRPr="00752797" w:rsidTr="00995779">
        <w:trPr>
          <w:cnfStyle w:val="100000000000" w:firstRow="1" w:lastRow="0" w:firstColumn="0" w:lastColumn="0" w:oddVBand="0" w:evenVBand="0" w:oddHBand="0" w:evenHBand="0" w:firstRowFirstColumn="0" w:firstRowLastColumn="0" w:lastRowFirstColumn="0" w:lastRowLastColumn="0"/>
        </w:trPr>
        <w:tc>
          <w:tcPr>
            <w:tcW w:w="2976" w:type="dxa"/>
          </w:tcPr>
          <w:p w:rsidR="00995779" w:rsidRPr="00752797" w:rsidRDefault="00995779" w:rsidP="00995779">
            <w:pPr>
              <w:rPr>
                <w:lang w:val="en-US"/>
              </w:rPr>
            </w:pPr>
            <w:r w:rsidRPr="00752797">
              <w:rPr>
                <w:lang w:val="en-US"/>
              </w:rPr>
              <w:t>Wave breaking formula</w:t>
            </w:r>
          </w:p>
        </w:tc>
        <w:tc>
          <w:tcPr>
            <w:tcW w:w="2977" w:type="dxa"/>
          </w:tcPr>
          <w:p w:rsidR="00995779" w:rsidRPr="00752797" w:rsidRDefault="00995779" w:rsidP="00995779">
            <w:pPr>
              <w:rPr>
                <w:lang w:val="en-US"/>
              </w:rPr>
            </w:pPr>
            <w:r w:rsidRPr="00752797">
              <w:rPr>
                <w:lang w:val="en-US"/>
              </w:rPr>
              <w:t>Type of waves</w:t>
            </w:r>
          </w:p>
        </w:tc>
        <w:tc>
          <w:tcPr>
            <w:tcW w:w="2977" w:type="dxa"/>
          </w:tcPr>
          <w:p w:rsidR="00995779" w:rsidRPr="00752797" w:rsidRDefault="00995779" w:rsidP="00995779">
            <w:pPr>
              <w:rPr>
                <w:lang w:val="en-US"/>
              </w:rPr>
            </w:pPr>
            <w:r w:rsidRPr="00752797">
              <w:rPr>
                <w:lang w:val="en-US"/>
              </w:rPr>
              <w:t>keyword</w:t>
            </w:r>
          </w:p>
        </w:tc>
      </w:tr>
      <w:tr w:rsidR="00995779" w:rsidRPr="00752797" w:rsidTr="00995779">
        <w:tc>
          <w:tcPr>
            <w:tcW w:w="2976" w:type="dxa"/>
          </w:tcPr>
          <w:p w:rsidR="00995779" w:rsidRPr="00752797" w:rsidRDefault="00995779" w:rsidP="00995779">
            <w:pPr>
              <w:rPr>
                <w:lang w:val="en-US"/>
              </w:rPr>
            </w:pPr>
            <w:r w:rsidRPr="00752797">
              <w:rPr>
                <w:lang w:val="en-US"/>
              </w:rPr>
              <w:t>Roelvink (1993a)</w:t>
            </w:r>
          </w:p>
        </w:tc>
        <w:tc>
          <w:tcPr>
            <w:tcW w:w="2977" w:type="dxa"/>
          </w:tcPr>
          <w:p w:rsidR="00995779" w:rsidRPr="00752797" w:rsidRDefault="00995779" w:rsidP="00995779">
            <w:pPr>
              <w:rPr>
                <w:lang w:val="en-US"/>
              </w:rPr>
            </w:pPr>
            <w:r w:rsidRPr="00752797">
              <w:rPr>
                <w:lang w:val="en-US"/>
              </w:rPr>
              <w:t>Instationary</w:t>
            </w:r>
          </w:p>
        </w:tc>
        <w:tc>
          <w:tcPr>
            <w:tcW w:w="2977" w:type="dxa"/>
          </w:tcPr>
          <w:p w:rsidR="00995779" w:rsidRPr="00752797" w:rsidRDefault="00995779" w:rsidP="00995779">
            <w:pPr>
              <w:rPr>
                <w:lang w:val="en-US"/>
              </w:rPr>
            </w:pPr>
            <w:r w:rsidRPr="00752797">
              <w:rPr>
                <w:lang w:val="en-US"/>
              </w:rPr>
              <w:t>roelvink1</w:t>
            </w:r>
          </w:p>
        </w:tc>
      </w:tr>
      <w:tr w:rsidR="00995779" w:rsidRPr="00752797" w:rsidTr="00995779">
        <w:tc>
          <w:tcPr>
            <w:tcW w:w="2976" w:type="dxa"/>
          </w:tcPr>
          <w:p w:rsidR="00995779" w:rsidRPr="00752797" w:rsidRDefault="00995779" w:rsidP="00995779">
            <w:pPr>
              <w:rPr>
                <w:lang w:val="en-US"/>
              </w:rPr>
            </w:pPr>
            <w:r w:rsidRPr="00752797">
              <w:rPr>
                <w:lang w:val="en-US"/>
              </w:rPr>
              <w:t>Roelvink (1993a) extended</w:t>
            </w:r>
          </w:p>
        </w:tc>
        <w:tc>
          <w:tcPr>
            <w:tcW w:w="2977" w:type="dxa"/>
          </w:tcPr>
          <w:p w:rsidR="00995779" w:rsidRPr="00752797" w:rsidRDefault="00995779" w:rsidP="00995779">
            <w:pPr>
              <w:rPr>
                <w:lang w:val="en-US"/>
              </w:rPr>
            </w:pPr>
            <w:r w:rsidRPr="00752797">
              <w:rPr>
                <w:lang w:val="en-US"/>
              </w:rPr>
              <w:t>Instationary</w:t>
            </w:r>
          </w:p>
        </w:tc>
        <w:tc>
          <w:tcPr>
            <w:tcW w:w="2977" w:type="dxa"/>
          </w:tcPr>
          <w:p w:rsidR="00995779" w:rsidRPr="00752797" w:rsidRDefault="00995779" w:rsidP="00995779">
            <w:pPr>
              <w:rPr>
                <w:lang w:val="en-US"/>
              </w:rPr>
            </w:pPr>
            <w:r w:rsidRPr="00752797">
              <w:rPr>
                <w:lang w:val="en-US"/>
              </w:rPr>
              <w:t>roelvink2</w:t>
            </w:r>
          </w:p>
        </w:tc>
      </w:tr>
      <w:tr w:rsidR="00995779" w:rsidRPr="00752797" w:rsidTr="00995779">
        <w:tc>
          <w:tcPr>
            <w:tcW w:w="2976" w:type="dxa"/>
          </w:tcPr>
          <w:p w:rsidR="00995779" w:rsidRPr="00752797" w:rsidRDefault="00995779" w:rsidP="00995779">
            <w:pPr>
              <w:rPr>
                <w:lang w:val="en-US"/>
              </w:rPr>
            </w:pPr>
            <w:r w:rsidRPr="00752797">
              <w:rPr>
                <w:lang w:val="en-US"/>
              </w:rPr>
              <w:t>Daly et al. (2010)</w:t>
            </w:r>
          </w:p>
        </w:tc>
        <w:tc>
          <w:tcPr>
            <w:tcW w:w="2977" w:type="dxa"/>
          </w:tcPr>
          <w:p w:rsidR="00995779" w:rsidRPr="00752797" w:rsidRDefault="00995779" w:rsidP="00995779">
            <w:pPr>
              <w:rPr>
                <w:lang w:val="en-US"/>
              </w:rPr>
            </w:pPr>
            <w:r w:rsidRPr="00752797">
              <w:rPr>
                <w:lang w:val="en-US"/>
              </w:rPr>
              <w:t>Instationary</w:t>
            </w:r>
          </w:p>
        </w:tc>
        <w:tc>
          <w:tcPr>
            <w:tcW w:w="2977" w:type="dxa"/>
          </w:tcPr>
          <w:p w:rsidR="00995779" w:rsidRPr="00752797" w:rsidRDefault="00995779" w:rsidP="00995779">
            <w:pPr>
              <w:rPr>
                <w:lang w:val="en-US"/>
              </w:rPr>
            </w:pPr>
            <w:r w:rsidRPr="00752797">
              <w:rPr>
                <w:lang w:val="en-US"/>
              </w:rPr>
              <w:t>roelvink_daly</w:t>
            </w:r>
          </w:p>
        </w:tc>
      </w:tr>
      <w:tr w:rsidR="00995779" w:rsidRPr="00752797" w:rsidTr="00995779">
        <w:tc>
          <w:tcPr>
            <w:tcW w:w="2976" w:type="dxa"/>
          </w:tcPr>
          <w:p w:rsidR="00995779" w:rsidRPr="00752797" w:rsidRDefault="00995779" w:rsidP="00995779">
            <w:pPr>
              <w:rPr>
                <w:lang w:val="en-US"/>
              </w:rPr>
            </w:pPr>
            <w:r w:rsidRPr="00752797">
              <w:rPr>
                <w:lang w:val="en-US"/>
              </w:rPr>
              <w:t>Baldock et al. (1998)</w:t>
            </w:r>
          </w:p>
        </w:tc>
        <w:tc>
          <w:tcPr>
            <w:tcW w:w="2977" w:type="dxa"/>
          </w:tcPr>
          <w:p w:rsidR="00995779" w:rsidRPr="00752797" w:rsidRDefault="00995779" w:rsidP="00995779">
            <w:pPr>
              <w:rPr>
                <w:lang w:val="en-US"/>
              </w:rPr>
            </w:pPr>
            <w:r w:rsidRPr="00752797">
              <w:rPr>
                <w:lang w:val="en-US"/>
              </w:rPr>
              <w:t>Stationary</w:t>
            </w:r>
          </w:p>
        </w:tc>
        <w:tc>
          <w:tcPr>
            <w:tcW w:w="2977" w:type="dxa"/>
          </w:tcPr>
          <w:p w:rsidR="00995779" w:rsidRPr="00752797" w:rsidRDefault="00995779" w:rsidP="00995779">
            <w:pPr>
              <w:rPr>
                <w:lang w:val="en-US"/>
              </w:rPr>
            </w:pPr>
            <w:r w:rsidRPr="00752797">
              <w:rPr>
                <w:lang w:val="en-US"/>
              </w:rPr>
              <w:t>baldock</w:t>
            </w:r>
          </w:p>
        </w:tc>
      </w:tr>
      <w:tr w:rsidR="00995779" w:rsidRPr="00752797" w:rsidTr="00995779">
        <w:tc>
          <w:tcPr>
            <w:tcW w:w="2976" w:type="dxa"/>
          </w:tcPr>
          <w:p w:rsidR="00995779" w:rsidRPr="00752797" w:rsidRDefault="00995779" w:rsidP="00995779">
            <w:pPr>
              <w:rPr>
                <w:lang w:val="en-US"/>
              </w:rPr>
            </w:pPr>
            <w:r w:rsidRPr="00752797">
              <w:rPr>
                <w:lang w:val="en-US"/>
              </w:rPr>
              <w:t>Janssen &amp; Battjes (2007)</w:t>
            </w:r>
          </w:p>
        </w:tc>
        <w:tc>
          <w:tcPr>
            <w:tcW w:w="2977" w:type="dxa"/>
          </w:tcPr>
          <w:p w:rsidR="00995779" w:rsidRPr="00752797" w:rsidRDefault="00995779" w:rsidP="00995779">
            <w:pPr>
              <w:rPr>
                <w:lang w:val="en-US"/>
              </w:rPr>
            </w:pPr>
            <w:r w:rsidRPr="00752797">
              <w:rPr>
                <w:lang w:val="en-US"/>
              </w:rPr>
              <w:t>Stationary</w:t>
            </w:r>
          </w:p>
        </w:tc>
        <w:tc>
          <w:tcPr>
            <w:tcW w:w="2977" w:type="dxa"/>
          </w:tcPr>
          <w:p w:rsidR="00995779" w:rsidRPr="00752797" w:rsidRDefault="00995779" w:rsidP="00995779">
            <w:pPr>
              <w:rPr>
                <w:lang w:val="en-US"/>
              </w:rPr>
            </w:pPr>
            <w:r w:rsidRPr="00752797">
              <w:rPr>
                <w:lang w:val="en-US"/>
              </w:rPr>
              <w:t>janssen</w:t>
            </w:r>
          </w:p>
        </w:tc>
      </w:tr>
    </w:tbl>
    <w:p w:rsidR="00995779" w:rsidRPr="00752797" w:rsidRDefault="00995779" w:rsidP="00995779">
      <w:pPr>
        <w:pStyle w:val="ListNumber"/>
        <w:numPr>
          <w:ilvl w:val="0"/>
          <w:numId w:val="0"/>
        </w:numPr>
        <w:ind w:left="3390" w:firstLine="210"/>
        <w:rPr>
          <w:lang w:val="en-US"/>
        </w:rPr>
      </w:pPr>
    </w:p>
    <w:p w:rsidR="00995779" w:rsidRPr="00752797" w:rsidRDefault="00995779" w:rsidP="00995779">
      <w:pPr>
        <w:rPr>
          <w:lang w:val="en-US"/>
        </w:rPr>
      </w:pPr>
      <w:r w:rsidRPr="00752797">
        <w:rPr>
          <w:lang w:val="en-US"/>
        </w:rPr>
        <w:t xml:space="preserve">For the surf beat approach the total wave energy dissipation, i.e. directionally integrated, due to wave breaking can be modeled according to Roelvink (1993a, keyword: </w:t>
      </w:r>
      <w:r w:rsidRPr="00752797">
        <w:rPr>
          <w:i/>
          <w:lang w:val="en-US"/>
        </w:rPr>
        <w:t>break=roelvink1</w:t>
      </w:r>
      <w:r w:rsidRPr="00752797">
        <w:rPr>
          <w:lang w:val="en-US"/>
        </w:rPr>
        <w:t>). In the formulation of the dissipation due to wave breaking the idea is to calculate the dissipation with a fraction of breaking waves (</w:t>
      </w:r>
      <w:r w:rsidRPr="00752797">
        <w:rPr>
          <w:i/>
          <w:lang w:val="en-US"/>
        </w:rPr>
        <w:t>Q</w:t>
      </w:r>
      <w:r w:rsidRPr="00752797">
        <w:rPr>
          <w:i/>
          <w:vertAlign w:val="subscript"/>
          <w:lang w:val="en-US"/>
        </w:rPr>
        <w:t>b</w:t>
      </w:r>
      <w:r w:rsidRPr="00752797">
        <w:rPr>
          <w:lang w:val="en-US"/>
        </w:rPr>
        <w:t xml:space="preserve">) multiplied by the dissipation per breaking event. In this formulation </w:t>
      </w:r>
      <w:r w:rsidRPr="00752797">
        <w:rPr>
          <w:i/>
          <w:color w:val="252525"/>
          <w:szCs w:val="21"/>
          <w:shd w:val="clear" w:color="auto" w:fill="FFFFFF"/>
          <w:lang w:val="en-US"/>
        </w:rPr>
        <w:t xml:space="preserve">α </w:t>
      </w:r>
      <w:r w:rsidRPr="00752797">
        <w:rPr>
          <w:color w:val="252525"/>
          <w:szCs w:val="21"/>
          <w:shd w:val="clear" w:color="auto" w:fill="FFFFFF"/>
          <w:lang w:val="en-US"/>
        </w:rPr>
        <w:t xml:space="preserve">is applied as </w:t>
      </w:r>
      <w:r w:rsidRPr="00752797">
        <w:rPr>
          <w:lang w:val="en-US"/>
        </w:rPr>
        <w:t xml:space="preserve">wave dissipation coefficient of O(1) (keyword: </w:t>
      </w:r>
      <w:r w:rsidRPr="00752797">
        <w:rPr>
          <w:i/>
          <w:lang w:val="en-US"/>
        </w:rPr>
        <w:t>alpha</w:t>
      </w:r>
      <w:r w:rsidRPr="00752797">
        <w:rPr>
          <w:lang w:val="en-US"/>
        </w:rPr>
        <w:t xml:space="preserve">), </w:t>
      </w:r>
      <w:r w:rsidRPr="00752797">
        <w:rPr>
          <w:i/>
          <w:lang w:val="en-US"/>
        </w:rPr>
        <w:t>T</w:t>
      </w:r>
      <w:r w:rsidRPr="00752797">
        <w:rPr>
          <w:i/>
          <w:vertAlign w:val="subscript"/>
          <w:lang w:val="en-US"/>
        </w:rPr>
        <w:t>rep</w:t>
      </w:r>
      <w:r w:rsidRPr="00752797">
        <w:rPr>
          <w:i/>
          <w:lang w:val="en-US"/>
        </w:rPr>
        <w:t xml:space="preserve"> </w:t>
      </w:r>
      <w:r w:rsidRPr="00752797">
        <w:rPr>
          <w:lang w:val="en-US"/>
        </w:rPr>
        <w:t xml:space="preserve">is the representative wave period and </w:t>
      </w:r>
      <w:r w:rsidRPr="00752797">
        <w:rPr>
          <w:i/>
          <w:lang w:val="en-US"/>
        </w:rPr>
        <w:t>E</w:t>
      </w:r>
      <w:r w:rsidRPr="00752797">
        <w:rPr>
          <w:i/>
          <w:vertAlign w:val="subscript"/>
          <w:lang w:val="en-US"/>
        </w:rPr>
        <w:t>w</w:t>
      </w:r>
      <w:r w:rsidRPr="00752797">
        <w:rPr>
          <w:lang w:val="en-US"/>
        </w:rPr>
        <w:t xml:space="preserve"> is the energy of the wave. The fraction of wave breaking is determined with the root-mean-square wave height (</w:t>
      </w:r>
      <w:r w:rsidRPr="00752797">
        <w:rPr>
          <w:i/>
          <w:lang w:val="en-US"/>
        </w:rPr>
        <w:t>H</w:t>
      </w:r>
      <w:r w:rsidRPr="00752797">
        <w:rPr>
          <w:i/>
          <w:vertAlign w:val="subscript"/>
          <w:lang w:val="en-US"/>
        </w:rPr>
        <w:t>rms</w:t>
      </w:r>
      <w:r w:rsidRPr="00752797">
        <w:rPr>
          <w:lang w:val="en-US"/>
        </w:rPr>
        <w:t>) and the maximum wave height (</w:t>
      </w:r>
      <w:r w:rsidRPr="00752797">
        <w:rPr>
          <w:i/>
          <w:lang w:val="en-US"/>
        </w:rPr>
        <w:t>H</w:t>
      </w:r>
      <w:r w:rsidRPr="00752797">
        <w:rPr>
          <w:i/>
          <w:vertAlign w:val="subscript"/>
          <w:lang w:val="en-US"/>
        </w:rPr>
        <w:t>max</w:t>
      </w:r>
      <w:r w:rsidRPr="00752797">
        <w:rPr>
          <w:lang w:val="en-US"/>
        </w:rPr>
        <w:t>). The maximum wave height is calculated as ratio of the water depth (</w:t>
      </w:r>
      <w:r w:rsidRPr="00752797">
        <w:rPr>
          <w:i/>
          <w:lang w:val="en-US"/>
        </w:rPr>
        <w:t>h</w:t>
      </w:r>
      <w:r w:rsidRPr="00752797">
        <w:rPr>
          <w:lang w:val="en-US"/>
        </w:rPr>
        <w:t xml:space="preserve">) plus a fraction of the wave height </w:t>
      </w:r>
      <w:r w:rsidRPr="00752797">
        <w:rPr>
          <w:i/>
          <w:sz w:val="22"/>
          <w:szCs w:val="22"/>
          <w:lang w:val="en-US"/>
        </w:rPr>
        <w:t>(δH</w:t>
      </w:r>
      <w:r w:rsidRPr="00752797">
        <w:rPr>
          <w:i/>
          <w:sz w:val="22"/>
          <w:szCs w:val="22"/>
          <w:vertAlign w:val="subscript"/>
          <w:lang w:val="en-US"/>
        </w:rPr>
        <w:t>rms</w:t>
      </w:r>
      <w:r w:rsidRPr="00752797">
        <w:rPr>
          <w:lang w:val="en-US"/>
        </w:rPr>
        <w:t xml:space="preserve">, keyword: </w:t>
      </w:r>
      <w:r w:rsidRPr="00752797">
        <w:rPr>
          <w:i/>
          <w:lang w:val="en-US"/>
        </w:rPr>
        <w:t>delta</w:t>
      </w:r>
      <w:r w:rsidRPr="00752797">
        <w:rPr>
          <w:lang w:val="en-US"/>
        </w:rPr>
        <w:t xml:space="preserve">) using a breaker index </w:t>
      </w:r>
      <w:r w:rsidRPr="00752797">
        <w:rPr>
          <w:i/>
          <w:lang w:val="en-US"/>
        </w:rPr>
        <w:t xml:space="preserve">γ </w:t>
      </w:r>
      <w:r w:rsidRPr="00752797">
        <w:rPr>
          <w:lang w:val="en-US"/>
        </w:rPr>
        <w:t>(keyword:</w:t>
      </w:r>
      <w:r w:rsidRPr="00752797">
        <w:rPr>
          <w:i/>
          <w:lang w:val="en-US"/>
        </w:rPr>
        <w:t xml:space="preserve"> gamma</w:t>
      </w:r>
      <w:r w:rsidRPr="00752797">
        <w:rPr>
          <w:lang w:val="en-US"/>
        </w:rPr>
        <w:t xml:space="preserve">). In the formulation for </w:t>
      </w:r>
      <w:r w:rsidRPr="00752797">
        <w:rPr>
          <w:i/>
          <w:lang w:val="en-US"/>
        </w:rPr>
        <w:t>H</w:t>
      </w:r>
      <w:r w:rsidRPr="00752797">
        <w:rPr>
          <w:i/>
          <w:vertAlign w:val="subscript"/>
          <w:lang w:val="en-US"/>
        </w:rPr>
        <w:t>rms</w:t>
      </w:r>
      <w:r w:rsidRPr="00752797">
        <w:rPr>
          <w:lang w:val="en-US"/>
        </w:rPr>
        <w:t xml:space="preserve"> the </w:t>
      </w:r>
      <w:r w:rsidRPr="00752797">
        <w:rPr>
          <w:i/>
          <w:lang w:val="en-US"/>
        </w:rPr>
        <w:t>ρ</w:t>
      </w:r>
      <w:r w:rsidRPr="00752797">
        <w:rPr>
          <w:lang w:val="en-US"/>
        </w:rPr>
        <w:t xml:space="preserve"> represents the water density and g the gravitational constant. The total wave energy </w:t>
      </w:r>
      <w:r w:rsidRPr="00752797">
        <w:rPr>
          <w:i/>
          <w:lang w:val="en-US"/>
        </w:rPr>
        <w:t>E</w:t>
      </w:r>
      <w:r w:rsidRPr="00752797">
        <w:rPr>
          <w:i/>
          <w:vertAlign w:val="subscript"/>
          <w:lang w:val="en-US"/>
        </w:rPr>
        <w:t>w</w:t>
      </w:r>
      <w:r w:rsidRPr="00752797">
        <w:rPr>
          <w:lang w:val="en-US"/>
        </w:rPr>
        <w:t xml:space="preserve"> is calculated by integrating over the wave directional bins.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14"/>
          <w:lang w:val="en-US"/>
        </w:rPr>
        <w:object w:dxaOrig="6120" w:dyaOrig="2380">
          <v:shape id="_x0000_i1037" type="#_x0000_t75" style="width:305.75pt;height:118.75pt" o:ole="">
            <v:imagedata r:id="rId59" o:title=""/>
          </v:shape>
          <o:OLEObject Type="Embed" ProgID="Equation.DSMT4" ShapeID="_x0000_i1037" DrawAspect="Content" ObjectID="_1490184610" r:id="rId6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73" w:name="ZEqnNum240661"/>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73"/>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variation of</w:t>
      </w:r>
      <w:r w:rsidR="00D5585B" w:rsidRPr="00752797">
        <w:rPr>
          <w:lang w:val="en-US"/>
        </w:rPr>
        <w:t xml:space="preserve"> </w:t>
      </w:r>
      <w:r w:rsidR="007E1D7E" w:rsidRPr="00752797">
        <w:rPr>
          <w:lang w:val="en-US"/>
        </w:rPr>
        <w:fldChar w:fldCharType="begin"/>
      </w:r>
      <w:r w:rsidRPr="00752797">
        <w:rPr>
          <w:lang w:val="en-US"/>
        </w:rPr>
        <w:instrText xml:space="preserve"> GOTOBUTTON ZEqnNum240661  \* MERGEFORMAT </w:instrText>
      </w:r>
      <w:r w:rsidR="007E1D7E" w:rsidRPr="00752797">
        <w:rPr>
          <w:lang w:val="en-US"/>
        </w:rPr>
        <w:fldChar w:fldCharType="begin"/>
      </w:r>
      <w:r w:rsidRPr="00752797">
        <w:rPr>
          <w:lang w:val="en-US"/>
        </w:rPr>
        <w:instrText xml:space="preserve"> REF ZEqnNum240661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one could also use another wave breaking formulation, presented in </w:t>
      </w:r>
      <w:r w:rsidR="007E1D7E" w:rsidRPr="00752797">
        <w:rPr>
          <w:lang w:val="en-US"/>
        </w:rPr>
        <w:fldChar w:fldCharType="begin"/>
      </w:r>
      <w:r w:rsidRPr="00752797">
        <w:rPr>
          <w:lang w:val="en-US"/>
        </w:rPr>
        <w:instrText xml:space="preserve"> GOTOBUTTON ZEqnNum862942  \* MERGEFORMAT </w:instrText>
      </w:r>
      <w:r w:rsidR="007E1D7E" w:rsidRPr="00752797">
        <w:rPr>
          <w:lang w:val="en-US"/>
        </w:rPr>
        <w:fldChar w:fldCharType="begin"/>
      </w:r>
      <w:r w:rsidRPr="00752797">
        <w:rPr>
          <w:lang w:val="en-US"/>
        </w:rPr>
        <w:instrText xml:space="preserve"> REF ZEqnNum862942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12</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This formulation is somewhat different than the formulation of Roelvink (1993a) and selected using keyword </w:t>
      </w:r>
      <w:r w:rsidRPr="00752797">
        <w:rPr>
          <w:i/>
          <w:lang w:val="en-US"/>
        </w:rPr>
        <w:t>break=roelvink2.</w:t>
      </w:r>
      <w:r w:rsidRPr="00752797">
        <w:rPr>
          <w:lang w:val="en-US"/>
        </w:rPr>
        <w:t xml:space="preserve"> The main difference with the original formulation is that wave dissipation with </w:t>
      </w:r>
      <w:r w:rsidRPr="00752797">
        <w:rPr>
          <w:i/>
          <w:lang w:val="en-US"/>
        </w:rPr>
        <w:t>break=roelvink2</w:t>
      </w:r>
      <w:r w:rsidRPr="00752797">
        <w:rPr>
          <w:lang w:val="en-US"/>
        </w:rPr>
        <w:t xml:space="preserve">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160" w:dyaOrig="700">
          <v:shape id="_x0000_i1038" type="#_x0000_t75" style="width:109.4pt;height:35.55pt" o:ole="">
            <v:imagedata r:id="rId61" o:title=""/>
          </v:shape>
          <o:OLEObject Type="Embed" ProgID="Equation.DSMT4" ShapeID="_x0000_i1038" DrawAspect="Content" ObjectID="_1490184611" r:id="rId6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74" w:name="ZEqnNum862942"/>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12</w:instrText>
        </w:r>
      </w:fldSimple>
      <w:r w:rsidRPr="00752797">
        <w:rPr>
          <w:lang w:val="en-US"/>
        </w:rPr>
        <w:instrText>)</w:instrText>
      </w:r>
      <w:bookmarkEnd w:id="74"/>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szCs w:val="21"/>
          <w:lang w:val="en-US"/>
        </w:rPr>
      </w:pPr>
      <w:r w:rsidRPr="00752797">
        <w:rPr>
          <w:szCs w:val="21"/>
          <w:lang w:val="en-US"/>
        </w:rPr>
        <w:t xml:space="preserve">Alternatively the formulation of Daly et al. (2010) states that waves are fully breaking if the wave height exceeds a </w:t>
      </w:r>
      <w:r w:rsidRPr="00752797">
        <w:rPr>
          <w:lang w:val="en-US"/>
        </w:rPr>
        <w:t>threshold (</w:t>
      </w:r>
      <w:r w:rsidRPr="00752797">
        <w:rPr>
          <w:i/>
          <w:lang w:val="en-US"/>
        </w:rPr>
        <w:t>γ</w:t>
      </w:r>
      <w:r w:rsidRPr="00752797">
        <w:rPr>
          <w:lang w:val="en-US"/>
        </w:rPr>
        <w:t>) and stop breaking if the wave height fall below another threshold (</w:t>
      </w:r>
      <w:r w:rsidRPr="00752797">
        <w:rPr>
          <w:i/>
          <w:lang w:val="en-US"/>
        </w:rPr>
        <w:t>γ</w:t>
      </w:r>
      <w:r w:rsidRPr="00752797">
        <w:rPr>
          <w:i/>
          <w:vertAlign w:val="subscript"/>
          <w:lang w:val="en-US"/>
        </w:rPr>
        <w:t>2</w:t>
      </w:r>
      <w:r w:rsidRPr="00752797">
        <w:rPr>
          <w:lang w:val="en-US"/>
        </w:rPr>
        <w:t xml:space="preserve">). This formulation is selected by </w:t>
      </w:r>
      <w:r w:rsidRPr="00752797">
        <w:rPr>
          <w:i/>
          <w:lang w:val="en-US"/>
        </w:rPr>
        <w:t>break</w:t>
      </w:r>
      <w:r w:rsidRPr="00752797">
        <w:rPr>
          <w:i/>
          <w:szCs w:val="21"/>
          <w:lang w:val="en-US"/>
        </w:rPr>
        <w:t>=roelvink_daly</w:t>
      </w:r>
      <w:r w:rsidRPr="00752797">
        <w:rPr>
          <w:szCs w:val="21"/>
          <w:lang w:val="en-US"/>
        </w:rPr>
        <w:t xml:space="preserve"> and the second threshold, </w:t>
      </w:r>
      <w:r w:rsidRPr="00752797">
        <w:rPr>
          <w:i/>
          <w:lang w:val="en-US"/>
        </w:rPr>
        <w:t>γ</w:t>
      </w:r>
      <w:r w:rsidRPr="00752797">
        <w:rPr>
          <w:i/>
          <w:vertAlign w:val="subscript"/>
          <w:lang w:val="en-US"/>
        </w:rPr>
        <w:t>2</w:t>
      </w:r>
      <w:r w:rsidRPr="00752797">
        <w:rPr>
          <w:szCs w:val="21"/>
          <w:lang w:val="en-US"/>
        </w:rPr>
        <w:t xml:space="preserve">, can be set using keyword: </w:t>
      </w:r>
      <w:r w:rsidRPr="00752797">
        <w:rPr>
          <w:i/>
          <w:szCs w:val="21"/>
          <w:lang w:val="en-US"/>
        </w:rPr>
        <w:t>gamma2.</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439" w:dyaOrig="760">
          <v:shape id="_x0000_i1039" type="#_x0000_t75" style="width:121.55pt;height:37.4pt" o:ole="">
            <v:imagedata r:id="rId63" o:title=""/>
          </v:shape>
          <o:OLEObject Type="Embed" ProgID="Equation.DSMT4" ShapeID="_x0000_i1039" DrawAspect="Content" ObjectID="_1490184612" r:id="rId6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13</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rPr>
          <w:lang w:val="en-US"/>
        </w:rPr>
      </w:pPr>
      <w:r w:rsidRPr="00752797">
        <w:rPr>
          <w:lang w:val="en-US"/>
        </w:rPr>
        <w:t xml:space="preserve">In case of stationary waves Baldock et al. (1998) is applied (keyword: </w:t>
      </w:r>
      <w:r w:rsidRPr="00752797">
        <w:rPr>
          <w:i/>
          <w:lang w:val="en-US"/>
        </w:rPr>
        <w:t>break=baldock</w:t>
      </w:r>
      <w:r w:rsidRPr="00752797">
        <w:rPr>
          <w:lang w:val="en-US"/>
        </w:rPr>
        <w:t xml:space="preserve">), which is presented in </w:t>
      </w:r>
      <w:r w:rsidR="007E1D7E" w:rsidRPr="00752797">
        <w:rPr>
          <w:lang w:val="en-US"/>
        </w:rPr>
        <w:fldChar w:fldCharType="begin"/>
      </w:r>
      <w:r w:rsidRPr="00752797">
        <w:rPr>
          <w:lang w:val="en-US"/>
        </w:rPr>
        <w:instrText xml:space="preserve"> GOTOBUTTON ZEqnNum650667  \* MERGEFORMAT </w:instrText>
      </w:r>
      <w:r w:rsidR="007E1D7E" w:rsidRPr="00752797">
        <w:rPr>
          <w:lang w:val="en-US"/>
        </w:rPr>
        <w:fldChar w:fldCharType="begin"/>
      </w:r>
      <w:r w:rsidRPr="00752797">
        <w:rPr>
          <w:lang w:val="en-US"/>
        </w:rPr>
        <w:instrText xml:space="preserve"> REF ZEqnNum650667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14</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In this breaking formulation the fraction breaking waves </w:t>
      </w:r>
      <w:r w:rsidRPr="00752797">
        <w:rPr>
          <w:i/>
          <w:lang w:val="en-US"/>
        </w:rPr>
        <w:t>Q</w:t>
      </w:r>
      <w:r w:rsidRPr="00752797">
        <w:rPr>
          <w:i/>
          <w:vertAlign w:val="subscript"/>
          <w:lang w:val="en-US"/>
        </w:rPr>
        <w:t>b</w:t>
      </w:r>
      <w:r w:rsidRPr="00752797">
        <w:rPr>
          <w:lang w:val="en-US"/>
        </w:rPr>
        <w:t xml:space="preserve"> and breaking wave height </w:t>
      </w:r>
      <w:r w:rsidRPr="00752797">
        <w:rPr>
          <w:i/>
          <w:lang w:val="en-US"/>
        </w:rPr>
        <w:t>H</w:t>
      </w:r>
      <w:r w:rsidRPr="00752797">
        <w:rPr>
          <w:i/>
          <w:vertAlign w:val="subscript"/>
          <w:lang w:val="en-US"/>
        </w:rPr>
        <w:t>b</w:t>
      </w:r>
      <w:r w:rsidRPr="00752797">
        <w:rPr>
          <w:lang w:val="en-US"/>
        </w:rPr>
        <w:t xml:space="preserve"> are calculated differently compared to the breaking formulations </w:t>
      </w:r>
      <w:r w:rsidRPr="00752797">
        <w:rPr>
          <w:lang w:val="en-US"/>
        </w:rPr>
        <w:lastRenderedPageBreak/>
        <w:t xml:space="preserve">used for the non-stationary situation. In </w:t>
      </w:r>
      <w:r w:rsidR="007E1D7E" w:rsidRPr="00752797">
        <w:rPr>
          <w:lang w:val="en-US"/>
        </w:rPr>
        <w:fldChar w:fldCharType="begin"/>
      </w:r>
      <w:r w:rsidRPr="00752797">
        <w:rPr>
          <w:lang w:val="en-US"/>
        </w:rPr>
        <w:instrText xml:space="preserve"> GOTOBUTTON ZEqnNum650667  \* MERGEFORMAT </w:instrText>
      </w:r>
      <w:r w:rsidR="007E1D7E" w:rsidRPr="00752797">
        <w:rPr>
          <w:lang w:val="en-US"/>
        </w:rPr>
        <w:fldChar w:fldCharType="begin"/>
      </w:r>
      <w:r w:rsidRPr="00752797">
        <w:rPr>
          <w:lang w:val="en-US"/>
        </w:rPr>
        <w:instrText xml:space="preserve"> REF ZEqnNum650667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14</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color w:val="252525"/>
          <w:szCs w:val="21"/>
          <w:shd w:val="clear" w:color="auto" w:fill="FFFFFF"/>
          <w:lang w:val="en-US"/>
        </w:rPr>
        <w:t>α</w:t>
      </w:r>
      <w:r w:rsidRPr="00752797">
        <w:rPr>
          <w:color w:val="252525"/>
          <w:szCs w:val="21"/>
          <w:shd w:val="clear" w:color="auto" w:fill="FFFFFF"/>
          <w:lang w:val="en-US"/>
        </w:rPr>
        <w:t xml:space="preserve"> is applied as </w:t>
      </w:r>
      <w:r w:rsidRPr="00752797">
        <w:rPr>
          <w:lang w:val="en-US"/>
        </w:rPr>
        <w:t xml:space="preserve">wave dissipation coefficient, </w:t>
      </w:r>
      <w:r w:rsidRPr="00752797">
        <w:rPr>
          <w:i/>
          <w:lang w:val="en-US"/>
        </w:rPr>
        <w:t>f</w:t>
      </w:r>
      <w:r w:rsidRPr="00752797">
        <w:rPr>
          <w:i/>
          <w:vertAlign w:val="subscript"/>
          <w:lang w:val="en-US"/>
        </w:rPr>
        <w:t>rep</w:t>
      </w:r>
      <w:r w:rsidRPr="00752797">
        <w:rPr>
          <w:lang w:val="en-US"/>
        </w:rPr>
        <w:t xml:space="preserve"> represents a representative intrinsic frequency and </w:t>
      </w:r>
      <w:r w:rsidRPr="00752797">
        <w:rPr>
          <w:i/>
          <w:lang w:val="en-US"/>
        </w:rPr>
        <w:t>y</w:t>
      </w:r>
      <w:r w:rsidRPr="00752797">
        <w:rPr>
          <w:lang w:val="en-US"/>
        </w:rPr>
        <w:t xml:space="preserve"> is a calibration factor.</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66"/>
          <w:lang w:val="en-US"/>
        </w:rPr>
        <w:object w:dxaOrig="4440" w:dyaOrig="1440">
          <v:shape id="_x0000_i1040" type="#_x0000_t75" style="width:222.55pt;height:72.95pt" o:ole="">
            <v:imagedata r:id="rId65" o:title=""/>
          </v:shape>
          <o:OLEObject Type="Embed" ProgID="Equation.DSMT4" ShapeID="_x0000_i1040" DrawAspect="Content" ObjectID="_1490184613" r:id="rId6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75" w:name="ZEqnNum650667"/>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14</w:instrText>
        </w:r>
      </w:fldSimple>
      <w:r w:rsidRPr="00752797">
        <w:rPr>
          <w:lang w:val="en-US"/>
        </w:rPr>
        <w:instrText>)</w:instrText>
      </w:r>
      <w:bookmarkEnd w:id="75"/>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Finally, it is possible to use the Janssen &amp; Battjes (2007) formulation for wave breaking of stationary waves (keyword: </w:t>
      </w:r>
      <w:r w:rsidRPr="00752797">
        <w:rPr>
          <w:i/>
          <w:lang w:val="en-US"/>
        </w:rPr>
        <w:t>break=janssen</w:t>
      </w:r>
      <w:r w:rsidRPr="00752797">
        <w:rPr>
          <w:lang w:val="en-US"/>
        </w:rPr>
        <w:t xml:space="preserve">). This formulation is a revision of Baldock’s formulation.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100"/>
          <w:lang w:val="en-US"/>
        </w:rPr>
        <w:object w:dxaOrig="4320" w:dyaOrig="2140">
          <v:shape id="_x0000_i1041" type="#_x0000_t75" style="width:3in;height:107.55pt" o:ole="">
            <v:imagedata r:id="rId67" o:title=""/>
          </v:shape>
          <o:OLEObject Type="Embed" ProgID="Equation.DSMT4" ShapeID="_x0000_i1041" DrawAspect="Content" ObjectID="_1490184614" r:id="rId68"/>
        </w:object>
      </w:r>
      <w:r w:rsidRPr="00752797">
        <w:rPr>
          <w:lang w:val="en-US"/>
        </w:rPr>
        <w:t xml:space="preserve"> </w:t>
      </w:r>
      <w:r w:rsidRPr="00752797">
        <w:rPr>
          <w:lang w:val="en-US"/>
        </w:rPr>
        <w:tab/>
        <w:t xml:space="preserve"> </w:t>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15</w:instrText>
        </w:r>
      </w:fldSimple>
      <w:r w:rsidRPr="00752797">
        <w:rPr>
          <w:lang w:val="en-US"/>
        </w:rPr>
        <w:instrText>)</w:instrText>
      </w:r>
      <w:r w:rsidR="007E1D7E" w:rsidRPr="00752797">
        <w:rPr>
          <w:lang w:val="en-US"/>
        </w:rPr>
        <w:fldChar w:fldCharType="end"/>
      </w:r>
    </w:p>
    <w:p w:rsidR="00995779" w:rsidRPr="00752797" w:rsidRDefault="00995779" w:rsidP="00995779">
      <w:pPr>
        <w:pStyle w:val="MTDisplayEquation"/>
        <w:rPr>
          <w:lang w:val="en-US"/>
        </w:rPr>
      </w:pPr>
      <w:r w:rsidRPr="00752797">
        <w:rPr>
          <w:lang w:val="en-US"/>
        </w:rPr>
        <w:tab/>
      </w:r>
    </w:p>
    <w:p w:rsidR="00995779" w:rsidRPr="00752797" w:rsidRDefault="00995779" w:rsidP="00995779">
      <w:pPr>
        <w:rPr>
          <w:lang w:val="en-US"/>
        </w:rPr>
      </w:pPr>
      <w:r w:rsidRPr="00752797">
        <w:rPr>
          <w:lang w:val="en-US"/>
        </w:rPr>
        <w:t xml:space="preserve">In both the instationary or stationary case the total wave dissipation is distributed proportionally over the wave directions with the formulation in </w:t>
      </w:r>
      <w:r w:rsidR="007E1D7E" w:rsidRPr="00752797">
        <w:rPr>
          <w:lang w:val="en-US"/>
        </w:rPr>
        <w:fldChar w:fldCharType="begin"/>
      </w:r>
      <w:r w:rsidRPr="00752797">
        <w:rPr>
          <w:lang w:val="en-US"/>
        </w:rPr>
        <w:instrText xml:space="preserve"> GOTOBUTTON ZEqnNum200641  \* MERGEFORMAT </w:instrText>
      </w:r>
      <w:r w:rsidR="007E1D7E" w:rsidRPr="00752797">
        <w:rPr>
          <w:lang w:val="en-US"/>
        </w:rPr>
        <w:fldChar w:fldCharType="begin"/>
      </w:r>
      <w:r w:rsidRPr="00752797">
        <w:rPr>
          <w:lang w:val="en-US"/>
        </w:rPr>
        <w:instrText xml:space="preserve"> REF ZEqnNum200641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16</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0"/>
          <w:lang w:val="en-US"/>
        </w:rPr>
        <w:object w:dxaOrig="3700" w:dyaOrig="680">
          <v:shape id="_x0000_i1042" type="#_x0000_t75" style="width:184.2pt;height:34.6pt" o:ole="">
            <v:imagedata r:id="rId69" o:title=""/>
          </v:shape>
          <o:OLEObject Type="Embed" ProgID="Equation.DSMT4" ShapeID="_x0000_i1042" DrawAspect="Content" ObjectID="_1490184615" r:id="rId7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76" w:name="ZEqnNum200641"/>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16</w:instrText>
        </w:r>
      </w:fldSimple>
      <w:r w:rsidRPr="00752797">
        <w:rPr>
          <w:lang w:val="en-US"/>
        </w:rPr>
        <w:instrText>)</w:instrText>
      </w:r>
      <w:bookmarkEnd w:id="76"/>
      <w:r w:rsidR="007E1D7E" w:rsidRPr="00752797">
        <w:rPr>
          <w:lang w:val="en-US"/>
        </w:rPr>
        <w:fldChar w:fldCharType="end"/>
      </w:r>
    </w:p>
    <w:p w:rsidR="00995779" w:rsidRPr="00752797" w:rsidRDefault="00995779" w:rsidP="00995779">
      <w:pPr>
        <w:pStyle w:val="Heading4"/>
        <w:jc w:val="both"/>
        <w:rPr>
          <w:lang w:val="en-US"/>
        </w:rPr>
      </w:pPr>
      <w:commentRangeStart w:id="77"/>
      <w:r w:rsidRPr="00752797">
        <w:rPr>
          <w:lang w:val="en-US"/>
        </w:rPr>
        <w:t>Bottom</w:t>
      </w:r>
      <w:commentRangeEnd w:id="77"/>
      <w:r w:rsidR="000976CF">
        <w:rPr>
          <w:rStyle w:val="CommentReference"/>
          <w:i w:val="0"/>
          <w:iCs w:val="0"/>
        </w:rPr>
        <w:commentReference w:id="77"/>
      </w:r>
      <w:r w:rsidRPr="00752797">
        <w:rPr>
          <w:lang w:val="en-US"/>
        </w:rPr>
        <w:t xml:space="preserve"> </w:t>
      </w:r>
      <w:commentRangeStart w:id="78"/>
      <w:r w:rsidRPr="00752797">
        <w:rPr>
          <w:lang w:val="en-US"/>
        </w:rPr>
        <w:t>friction</w:t>
      </w:r>
      <w:commentRangeEnd w:id="78"/>
      <w:r w:rsidR="00D9642D">
        <w:rPr>
          <w:rStyle w:val="CommentReference"/>
          <w:i w:val="0"/>
          <w:iCs w:val="0"/>
        </w:rPr>
        <w:commentReference w:id="78"/>
      </w:r>
    </w:p>
    <w:p w:rsidR="00995779" w:rsidRPr="00752797" w:rsidRDefault="00995779" w:rsidP="00995779">
      <w:pPr>
        <w:rPr>
          <w:lang w:val="en-US"/>
        </w:rPr>
      </w:pPr>
      <w:r w:rsidRPr="00752797">
        <w:rPr>
          <w:lang w:val="en-US"/>
        </w:rPr>
        <w:t>The short wave dissipation by bottom friction is modeled as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780" w:dyaOrig="800">
          <v:shape id="_x0000_i1043" type="#_x0000_t75" style="width:138.4pt;height:41.15pt" o:ole="">
            <v:imagedata r:id="rId71" o:title=""/>
          </v:shape>
          <o:OLEObject Type="Embed" ProgID="Equation.DSMT4" ShapeID="_x0000_i1043" DrawAspect="Content" ObjectID="_1490184616" r:id="rId7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79" w:name="ZEqnNum711028"/>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17</w:instrText>
        </w:r>
      </w:fldSimple>
      <w:r w:rsidRPr="00752797">
        <w:rPr>
          <w:lang w:val="en-US"/>
        </w:rPr>
        <w:instrText>)</w:instrText>
      </w:r>
      <w:bookmarkEnd w:id="79"/>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i/>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ZEqnNum711028  \* MERGEFORMAT </w:instrText>
      </w:r>
      <w:r w:rsidR="007E1D7E" w:rsidRPr="00752797">
        <w:rPr>
          <w:lang w:val="en-US"/>
        </w:rPr>
        <w:fldChar w:fldCharType="begin"/>
      </w:r>
      <w:r w:rsidRPr="00752797">
        <w:rPr>
          <w:lang w:val="en-US"/>
        </w:rPr>
        <w:instrText xml:space="preserve"> REF ZEqnNum711028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17</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w:t>
      </w:r>
      <w:r w:rsidRPr="00752797">
        <w:rPr>
          <w:i/>
          <w:lang w:val="en-US"/>
        </w:rPr>
        <w:t>f</w:t>
      </w:r>
      <w:r w:rsidRPr="00752797">
        <w:rPr>
          <w:i/>
          <w:vertAlign w:val="subscript"/>
          <w:lang w:val="en-US"/>
        </w:rPr>
        <w:t>w</w:t>
      </w:r>
      <w:r w:rsidRPr="00752797">
        <w:rPr>
          <w:lang w:val="en-US"/>
        </w:rPr>
        <w:t xml:space="preserve"> is the short-wave friction </w:t>
      </w:r>
      <w:commentRangeStart w:id="80"/>
      <w:r w:rsidRPr="00752797">
        <w:rPr>
          <w:lang w:val="en-US"/>
        </w:rPr>
        <w:t>coefficient</w:t>
      </w:r>
      <w:commentRangeEnd w:id="80"/>
      <w:r w:rsidR="00D9642D">
        <w:rPr>
          <w:rStyle w:val="CommentReference"/>
        </w:rPr>
        <w:commentReference w:id="80"/>
      </w:r>
      <w:r w:rsidRPr="00752797">
        <w:rPr>
          <w:lang w:val="en-US"/>
        </w:rPr>
        <w:t xml:space="preserve">. This value only affects the wave action equation and is unrelated to bed friction in the flow equation. Studies conducted on reefs (e.g. Lowe et al., 2007) indicate that </w:t>
      </w:r>
      <w:r w:rsidRPr="00752797">
        <w:rPr>
          <w:i/>
          <w:lang w:val="en-US"/>
        </w:rPr>
        <w:t>f</w:t>
      </w:r>
      <w:r w:rsidRPr="00752797">
        <w:rPr>
          <w:i/>
          <w:vertAlign w:val="subscript"/>
          <w:lang w:val="en-US"/>
        </w:rPr>
        <w:t>w</w:t>
      </w:r>
      <w:r w:rsidRPr="00752797">
        <w:rPr>
          <w:lang w:val="en-US"/>
        </w:rPr>
        <w:t xml:space="preserve"> should be an order of magnitude (or more) larger than the friction coefficient for flow (</w:t>
      </w:r>
      <w:r w:rsidRPr="00752797">
        <w:rPr>
          <w:i/>
          <w:lang w:val="en-US"/>
        </w:rPr>
        <w:t>c</w:t>
      </w:r>
      <w:r w:rsidRPr="00752797">
        <w:rPr>
          <w:i/>
          <w:vertAlign w:val="subscript"/>
          <w:lang w:val="en-US"/>
        </w:rPr>
        <w:t>f</w:t>
      </w:r>
      <w:r w:rsidRPr="00752797">
        <w:rPr>
          <w:lang w:val="en-US"/>
        </w:rPr>
        <w:t>)</w:t>
      </w:r>
      <w:r w:rsidRPr="00752797">
        <w:rPr>
          <w:vertAlign w:val="subscript"/>
          <w:lang w:val="en-US"/>
        </w:rPr>
        <w:t xml:space="preserve"> </w:t>
      </w:r>
      <w:r w:rsidRPr="00752797">
        <w:rPr>
          <w:lang w:val="en-US"/>
        </w:rPr>
        <w:t>due to the dependency of wave frictional dissipation rates on the frequency of the motion.</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derivation of the short wave dissipation term is based time-averaged instantaneous bottom dissipation using the </w:t>
      </w:r>
      <w:r w:rsidR="00D5585B" w:rsidRPr="00752797">
        <w:rPr>
          <w:lang w:val="en-US"/>
        </w:rPr>
        <w:t xml:space="preserve">Johnson </w:t>
      </w:r>
      <w:r w:rsidRPr="00752797">
        <w:rPr>
          <w:lang w:val="en-US"/>
        </w:rPr>
        <w:t xml:space="preserve">friction factor </w:t>
      </w:r>
      <w:r w:rsidRPr="00752797">
        <w:rPr>
          <w:i/>
          <w:lang w:val="en-US"/>
        </w:rPr>
        <w:t>f</w:t>
      </w:r>
      <w:r w:rsidRPr="00752797">
        <w:rPr>
          <w:i/>
          <w:vertAlign w:val="subscript"/>
          <w:lang w:val="en-US"/>
        </w:rPr>
        <w:t>w</w:t>
      </w:r>
      <w:r w:rsidRPr="00752797">
        <w:rPr>
          <w:vertAlign w:val="subscript"/>
          <w:lang w:val="en-US"/>
        </w:rPr>
        <w:t xml:space="preserve"> </w:t>
      </w:r>
      <w:r w:rsidRPr="00752797">
        <w:rPr>
          <w:lang w:val="en-US"/>
        </w:rPr>
        <w:t>of the bed shear stress: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4"/>
          <w:sz w:val="22"/>
          <w:szCs w:val="22"/>
          <w:lang w:val="en-US"/>
        </w:rPr>
        <w:object w:dxaOrig="2055" w:dyaOrig="630">
          <v:shape id="_x0000_i1044" type="#_x0000_t75" style="width:102.85pt;height:31.8pt" o:ole="">
            <v:imagedata r:id="rId73" o:title=""/>
          </v:shape>
          <o:OLEObject Type="Embed" ProgID="Equation.DSMT4" ShapeID="_x0000_i1044" DrawAspect="Content" ObjectID="_1490184617" r:id="rId74"/>
        </w:objec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81" w:name="ZEqnNum889680"/>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18</w:instrText>
        </w:r>
      </w:fldSimple>
      <w:r w:rsidRPr="00752797">
        <w:rPr>
          <w:lang w:val="en-US"/>
        </w:rPr>
        <w:instrText>)</w:instrText>
      </w:r>
      <w:bookmarkEnd w:id="81"/>
      <w:r w:rsidR="007E1D7E" w:rsidRPr="00752797">
        <w:rPr>
          <w:lang w:val="en-US"/>
        </w:rPr>
        <w:fldChar w:fldCharType="end"/>
      </w:r>
    </w:p>
    <w:p w:rsidR="00995779" w:rsidRPr="00752797" w:rsidRDefault="00995779" w:rsidP="00995779">
      <w:pPr>
        <w:rPr>
          <w:lang w:val="en-US"/>
        </w:rPr>
      </w:pPr>
      <w:r w:rsidRPr="00752797">
        <w:rPr>
          <w:lang w:val="en-US"/>
        </w:rPr>
        <w:lastRenderedPageBreak/>
        <w:t xml:space="preserve">The evaluation of the term </w:t>
      </w:r>
      <w:r w:rsidRPr="00752797">
        <w:rPr>
          <w:rFonts w:ascii="Calibri" w:eastAsia="SimSun" w:hAnsi="Calibri" w:cs="Times New Roman"/>
          <w:position w:val="-20"/>
          <w:sz w:val="22"/>
          <w:szCs w:val="22"/>
          <w:lang w:val="en-US"/>
        </w:rPr>
        <w:object w:dxaOrig="585" w:dyaOrig="510">
          <v:shape id="_x0000_i1045" type="#_x0000_t75" style="width:29.9pt;height:25.25pt" o:ole="">
            <v:imagedata r:id="rId75" o:title=""/>
          </v:shape>
          <o:OLEObject Type="Embed" ProgID="Equation.DSMT4" ShapeID="_x0000_i1045" DrawAspect="Content" ObjectID="_1490184618" r:id="rId76"/>
        </w:object>
      </w:r>
      <w:r w:rsidRPr="00752797">
        <w:rPr>
          <w:lang w:val="en-US"/>
        </w:rPr>
        <w:t>, the so-called third even velocity moment, depends on the situation. First we need expressions for the orbital velocity amplitude, which is expressed as: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1740" w:dyaOrig="700">
          <v:shape id="_x0000_i1046" type="#_x0000_t75" style="width:86.95pt;height:35.55pt" o:ole="">
            <v:imagedata r:id="rId77" o:title=""/>
          </v:shape>
          <o:OLEObject Type="Embed" ProgID="Equation.DSMT4" ShapeID="_x0000_i1046" DrawAspect="Content" ObjectID="_1490184619" r:id="rId78"/>
        </w:objec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82" w:name="ZEqnNum105456"/>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19</w:instrText>
        </w:r>
      </w:fldSimple>
      <w:r w:rsidRPr="00752797">
        <w:rPr>
          <w:lang w:val="en-US"/>
        </w:rPr>
        <w:instrText>)</w:instrText>
      </w:r>
      <w:bookmarkEnd w:id="82"/>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this formulation </w:t>
      </w:r>
      <w:r w:rsidRPr="00752797">
        <w:rPr>
          <w:i/>
          <w:lang w:val="en-US"/>
        </w:rPr>
        <w:t>T</w:t>
      </w:r>
      <w:r w:rsidRPr="00752797">
        <w:rPr>
          <w:i/>
          <w:vertAlign w:val="subscript"/>
          <w:lang w:val="en-US"/>
        </w:rPr>
        <w:t>p</w:t>
      </w:r>
      <w:r w:rsidRPr="00752797">
        <w:rPr>
          <w:lang w:val="en-US"/>
        </w:rPr>
        <w:t xml:space="preserve"> is the peak wave period, </w:t>
      </w:r>
      <w:r w:rsidRPr="00752797">
        <w:rPr>
          <w:i/>
          <w:lang w:val="en-US"/>
        </w:rPr>
        <w:t>H</w:t>
      </w:r>
      <w:r w:rsidRPr="00752797">
        <w:rPr>
          <w:i/>
          <w:vertAlign w:val="subscript"/>
          <w:lang w:val="en-US"/>
        </w:rPr>
        <w:t>rms</w:t>
      </w:r>
      <w:r w:rsidRPr="00752797">
        <w:rPr>
          <w:lang w:val="en-US"/>
        </w:rPr>
        <w:t xml:space="preserve"> is the root-mean-square wave height, </w:t>
      </w:r>
      <w:r w:rsidRPr="00752797">
        <w:rPr>
          <w:i/>
          <w:lang w:val="en-US"/>
        </w:rPr>
        <w:t>k</w:t>
      </w:r>
      <w:r w:rsidRPr="00752797">
        <w:rPr>
          <w:lang w:val="en-US"/>
        </w:rPr>
        <w:t xml:space="preserve"> is the wave number and </w:t>
      </w:r>
      <w:r w:rsidRPr="00752797">
        <w:rPr>
          <w:i/>
          <w:lang w:val="en-US"/>
        </w:rPr>
        <w:t>h</w:t>
      </w:r>
      <w:r w:rsidRPr="00752797">
        <w:rPr>
          <w:lang w:val="en-US"/>
        </w:rPr>
        <w:t xml:space="preserve"> is the local water depth. </w:t>
      </w:r>
    </w:p>
    <w:p w:rsidR="00995779" w:rsidRPr="00752797" w:rsidRDefault="00995779" w:rsidP="00995779">
      <w:pPr>
        <w:rPr>
          <w:lang w:val="en-US"/>
        </w:rPr>
      </w:pPr>
    </w:p>
    <w:p w:rsidR="00995779" w:rsidRPr="00752797" w:rsidRDefault="00995779" w:rsidP="00995779">
      <w:pPr>
        <w:rPr>
          <w:lang w:val="en-US"/>
        </w:rPr>
      </w:pPr>
      <w:r w:rsidRPr="00752797">
        <w:rPr>
          <w:lang w:val="en-US"/>
        </w:rPr>
        <w:t>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Guza and Thornton (1985) give pragmatic expressions for both cases.</w:t>
      </w:r>
    </w:p>
    <w:p w:rsidR="00995779" w:rsidRPr="00752797" w:rsidRDefault="00995779" w:rsidP="00995779">
      <w:pPr>
        <w:rPr>
          <w:lang w:val="en-US"/>
        </w:rPr>
      </w:pPr>
    </w:p>
    <w:p w:rsidR="00995779" w:rsidRPr="00752797" w:rsidRDefault="00995779" w:rsidP="00995779">
      <w:pPr>
        <w:rPr>
          <w:lang w:val="en-US"/>
        </w:rPr>
      </w:pPr>
      <w:r w:rsidRPr="00752797">
        <w:rPr>
          <w:lang w:val="en-US"/>
        </w:rPr>
        <w:t>For the monochromatic case:</w:t>
      </w:r>
    </w:p>
    <w:p w:rsidR="00995779" w:rsidRPr="00752797" w:rsidRDefault="00995779" w:rsidP="00995779">
      <w:pPr>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28"/>
          <w:lang w:val="en-US"/>
        </w:rPr>
        <w:object w:dxaOrig="4580" w:dyaOrig="740">
          <v:shape id="_x0000_i1047" type="#_x0000_t75" style="width:228.15pt;height:36.45pt" o:ole="">
            <v:imagedata r:id="rId79" o:title=""/>
          </v:shape>
          <o:OLEObject Type="Embed" ProgID="Equation.DSMT4" ShapeID="_x0000_i1047" DrawAspect="Content" ObjectID="_1490184620" r:id="rId8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20</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For the linear Gaussian approximation: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8"/>
          <w:sz w:val="22"/>
          <w:szCs w:val="22"/>
          <w:lang w:val="en-US"/>
        </w:rPr>
        <w:object w:dxaOrig="4575" w:dyaOrig="735">
          <v:shape id="_x0000_i1048" type="#_x0000_t75" style="width:228.15pt;height:36.45pt" o:ole="">
            <v:imagedata r:id="rId81" o:title=""/>
          </v:shape>
          <o:OLEObject Type="Embed" ProgID="Equation.DSMT4" ShapeID="_x0000_i1048" DrawAspect="Content" ObjectID="_1490184621" r:id="rId82"/>
        </w:objec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83" w:name="ZEqnNum278204"/>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21</w:instrText>
        </w:r>
      </w:fldSimple>
      <w:r w:rsidRPr="00752797">
        <w:rPr>
          <w:lang w:val="en-US"/>
        </w:rPr>
        <w:instrText>)</w:instrText>
      </w:r>
      <w:bookmarkEnd w:id="83"/>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Combining </w:t>
      </w:r>
      <w:r w:rsidR="007E1D7E" w:rsidRPr="00752797">
        <w:rPr>
          <w:lang w:val="en-US"/>
        </w:rPr>
        <w:fldChar w:fldCharType="begin"/>
      </w:r>
      <w:r w:rsidRPr="00752797">
        <w:rPr>
          <w:lang w:val="en-US"/>
        </w:rPr>
        <w:instrText xml:space="preserve"> GOTOBUTTON ZEqnNum889680  \* MERGEFORMAT </w:instrText>
      </w:r>
      <w:r w:rsidR="007E1D7E" w:rsidRPr="00752797">
        <w:rPr>
          <w:lang w:val="en-US"/>
        </w:rPr>
        <w:fldChar w:fldCharType="begin"/>
      </w:r>
      <w:r w:rsidRPr="00752797">
        <w:rPr>
          <w:lang w:val="en-US"/>
        </w:rPr>
        <w:instrText xml:space="preserve"> REF ZEqnNum889680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18</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00AA1803" w:rsidRPr="00752797">
        <w:rPr>
          <w:lang w:val="en-US"/>
        </w:rPr>
        <w:instrText xml:space="preserve"> GOTOBUTTON ZEqnNum862942  \* MERGEFORMAT </w:instrText>
      </w:r>
      <w:r w:rsidR="007E1D7E" w:rsidRPr="00752797">
        <w:rPr>
          <w:lang w:val="en-US"/>
        </w:rPr>
        <w:fldChar w:fldCharType="begin"/>
      </w:r>
      <w:r w:rsidR="00AA1803" w:rsidRPr="00752797">
        <w:rPr>
          <w:lang w:val="en-US"/>
        </w:rPr>
        <w:instrText xml:space="preserve"> REF ZEqnNum862942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12</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we get: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16"/>
          <w:sz w:val="22"/>
          <w:szCs w:val="22"/>
          <w:lang w:val="en-US"/>
        </w:rPr>
        <w:object w:dxaOrig="1905" w:dyaOrig="435">
          <v:shape id="_x0000_i1049" type="#_x0000_t75" style="width:93.5pt;height:21.5pt" o:ole="">
            <v:imagedata r:id="rId83" o:title=""/>
          </v:shape>
          <o:OLEObject Type="Embed" ProgID="Equation.DSMT4" ShapeID="_x0000_i1049" DrawAspect="Content" ObjectID="_1490184622" r:id="rId84"/>
        </w:objec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22</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XBeach the orbital velocity amplitude is computed as in </w:t>
      </w:r>
      <w:r w:rsidR="007E1D7E" w:rsidRPr="00752797">
        <w:rPr>
          <w:lang w:val="en-US"/>
        </w:rPr>
        <w:fldChar w:fldCharType="begin"/>
      </w:r>
      <w:r w:rsidRPr="00752797">
        <w:rPr>
          <w:lang w:val="en-US"/>
        </w:rPr>
        <w:instrText xml:space="preserve"> GOTOBUTTON ZEqnNum105456  \* MERGEFORMAT </w:instrText>
      </w:r>
      <w:r w:rsidR="007E1D7E" w:rsidRPr="00752797">
        <w:rPr>
          <w:lang w:val="en-US"/>
        </w:rPr>
        <w:fldChar w:fldCharType="begin"/>
      </w:r>
      <w:r w:rsidRPr="00752797">
        <w:rPr>
          <w:lang w:val="en-US"/>
        </w:rPr>
        <w:instrText xml:space="preserve"> REF ZEqnNum105456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end the dissipation according to </w:t>
      </w:r>
      <w:r w:rsidR="007E1D7E" w:rsidRPr="00752797">
        <w:rPr>
          <w:lang w:val="en-US"/>
        </w:rPr>
        <w:fldChar w:fldCharType="begin"/>
      </w:r>
      <w:r w:rsidR="00AA1803" w:rsidRPr="00752797">
        <w:rPr>
          <w:lang w:val="en-US"/>
        </w:rPr>
        <w:instrText xml:space="preserve"> GOTOBUTTON ZEqnNum862942  \* MERGEFORMAT </w:instrText>
      </w:r>
      <w:r w:rsidR="007E1D7E" w:rsidRPr="00752797">
        <w:rPr>
          <w:lang w:val="en-US"/>
        </w:rPr>
        <w:fldChar w:fldCharType="begin"/>
      </w:r>
      <w:r w:rsidR="00AA1803" w:rsidRPr="00752797">
        <w:rPr>
          <w:lang w:val="en-US"/>
        </w:rPr>
        <w:instrText xml:space="preserve"> REF ZEqnNum862942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12</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00AA1803" w:rsidRPr="00752797">
        <w:rPr>
          <w:lang w:val="en-US"/>
        </w:rPr>
        <w:t xml:space="preserve"> </w:t>
      </w:r>
      <w:r w:rsidRPr="00752797">
        <w:rPr>
          <w:lang w:val="en-US"/>
        </w:rPr>
        <w:t xml:space="preserve">which is correct for the case of instationary simulations on wave-group scale.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For the stationary case formulations </w:t>
      </w:r>
      <w:r w:rsidR="007E1D7E" w:rsidRPr="00752797">
        <w:rPr>
          <w:lang w:val="en-US"/>
        </w:rPr>
        <w:fldChar w:fldCharType="begin"/>
      </w:r>
      <w:r w:rsidRPr="00752797">
        <w:rPr>
          <w:lang w:val="en-US"/>
        </w:rPr>
        <w:instrText xml:space="preserve"> GOTOBUTTON ZEqnNum105456  \* MERGEFORMAT </w:instrText>
      </w:r>
      <w:r w:rsidR="007E1D7E" w:rsidRPr="00752797">
        <w:rPr>
          <w:lang w:val="en-US"/>
        </w:rPr>
        <w:fldChar w:fldCharType="begin"/>
      </w:r>
      <w:r w:rsidRPr="00752797">
        <w:rPr>
          <w:lang w:val="en-US"/>
        </w:rPr>
        <w:instrText xml:space="preserve"> REF ZEqnNum105456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GOTOBUTTON ZEqnNum278204  \* MERGEFORMAT </w:instrText>
      </w:r>
      <w:r w:rsidR="007E1D7E" w:rsidRPr="00752797">
        <w:rPr>
          <w:lang w:val="en-US"/>
        </w:rPr>
        <w:fldChar w:fldCharType="begin"/>
      </w:r>
      <w:r w:rsidRPr="00752797">
        <w:rPr>
          <w:lang w:val="en-US"/>
        </w:rPr>
        <w:instrText xml:space="preserve"> REF ZEqnNum278204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21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are similarly combined into: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6"/>
          <w:lang w:val="en-US"/>
        </w:rPr>
        <w:object w:dxaOrig="1920" w:dyaOrig="440">
          <v:shape id="_x0000_i1050" type="#_x0000_t75" style="width:95.4pt;height:21.5pt" o:ole="">
            <v:imagedata r:id="rId85" o:title=""/>
          </v:shape>
          <o:OLEObject Type="Embed" ProgID="Equation.DSMT4" ShapeID="_x0000_i1050" DrawAspect="Content" ObjectID="_1490184623" r:id="rId8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84" w:name="ZEqnNum720951"/>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23</w:instrText>
        </w:r>
      </w:fldSimple>
      <w:r w:rsidRPr="00752797">
        <w:rPr>
          <w:lang w:val="en-US"/>
        </w:rPr>
        <w:instrText>)</w:instrText>
      </w:r>
      <w:bookmarkEnd w:id="84"/>
      <w:r w:rsidR="007E1D7E" w:rsidRPr="00752797">
        <w:rPr>
          <w:lang w:val="en-US"/>
        </w:rPr>
        <w:fldChar w:fldCharType="end"/>
      </w:r>
    </w:p>
    <w:p w:rsidR="00995779" w:rsidRPr="00752797" w:rsidRDefault="00995779" w:rsidP="00995779">
      <w:pPr>
        <w:pStyle w:val="Heading4"/>
        <w:rPr>
          <w:lang w:val="en-US"/>
        </w:rPr>
      </w:pPr>
      <w:bookmarkStart w:id="85" w:name="_Ref287254647"/>
      <w:commentRangeStart w:id="86"/>
      <w:r w:rsidRPr="00752797">
        <w:rPr>
          <w:lang w:val="en-US"/>
        </w:rPr>
        <w:t>Vegetation</w:t>
      </w:r>
      <w:bookmarkEnd w:id="85"/>
      <w:commentRangeEnd w:id="86"/>
      <w:r w:rsidR="00D9642D">
        <w:rPr>
          <w:rStyle w:val="CommentReference"/>
          <w:i w:val="0"/>
          <w:iCs w:val="0"/>
        </w:rPr>
        <w:commentReference w:id="86"/>
      </w:r>
    </w:p>
    <w:p w:rsidR="00995779" w:rsidRPr="00752797" w:rsidRDefault="00995779" w:rsidP="00995779">
      <w:pPr>
        <w:rPr>
          <w:lang w:val="en-US"/>
        </w:rPr>
      </w:pPr>
      <w:r w:rsidRPr="00752797">
        <w:rPr>
          <w:lang w:val="en-US"/>
        </w:rPr>
        <w:t xml:space="preserve">The presence of aquatic vegetation within the area of wave propagation or wave breaking results in an additional dissipation mechanism for short waves. This is </w:t>
      </w:r>
      <w:r w:rsidR="00D5585B" w:rsidRPr="00752797">
        <w:rPr>
          <w:lang w:val="en-US"/>
        </w:rPr>
        <w:t>modeled</w:t>
      </w:r>
      <w:r w:rsidRPr="00752797">
        <w:rPr>
          <w:lang w:val="en-US"/>
        </w:rPr>
        <w:t xml:space="preserve">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w:t>
      </w:r>
      <w:r w:rsidR="00AA1803" w:rsidRPr="00752797">
        <w:rPr>
          <w:lang w:val="en-US"/>
        </w:rPr>
        <w:t>property</w:t>
      </w:r>
      <w:r w:rsidRPr="00752797">
        <w:rPr>
          <w:lang w:val="en-US"/>
        </w:rPr>
        <w:t xml:space="preserve">. In this way the wave damping effect of vegetation such as mangrove trees, with a relatively dense root system but sparse stem area, can be </w:t>
      </w:r>
      <w:r w:rsidR="00D5585B" w:rsidRPr="00752797">
        <w:rPr>
          <w:lang w:val="en-US"/>
        </w:rPr>
        <w:lastRenderedPageBreak/>
        <w:t>modeled</w:t>
      </w:r>
      <w:r w:rsidRPr="00752797">
        <w:rPr>
          <w:lang w:val="en-US"/>
        </w:rPr>
        <w:t>. The dissipation term is then computed as the sum of the dissipation per vegetation layer (Suzuki et al, 2011):</w:t>
      </w:r>
    </w:p>
    <w:p w:rsidR="00995779" w:rsidRPr="00752797" w:rsidRDefault="00995779" w:rsidP="00995779">
      <w:pPr>
        <w:pStyle w:val="MTDisplayEquation"/>
        <w:rPr>
          <w:lang w:val="en-US"/>
        </w:rPr>
      </w:pPr>
      <w:r w:rsidRPr="00752797">
        <w:rPr>
          <w:lang w:val="en-US"/>
        </w:rPr>
        <w:tab/>
      </w:r>
      <w:r w:rsidRPr="00752797">
        <w:rPr>
          <w:position w:val="-28"/>
          <w:lang w:val="en-US"/>
        </w:rPr>
        <w:object w:dxaOrig="1219" w:dyaOrig="700">
          <v:shape id="_x0000_i1051" type="#_x0000_t75" style="width:61.7pt;height:35.55pt" o:ole="">
            <v:imagedata r:id="rId87" o:title=""/>
          </v:shape>
          <o:OLEObject Type="Embed" ProgID="Equation.DSMT4" ShapeID="_x0000_i1051" DrawAspect="Content" ObjectID="_1490184624" r:id="rId8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24</w:instrText>
        </w:r>
      </w:fldSimple>
      <w:r w:rsidRPr="00752797">
        <w:rPr>
          <w:lang w:val="en-US"/>
        </w:rPr>
        <w:instrText>)</w:instrText>
      </w:r>
      <w:r w:rsidR="007E1D7E" w:rsidRPr="00752797">
        <w:rPr>
          <w:lang w:val="en-US"/>
        </w:rPr>
        <w:fldChar w:fldCharType="end"/>
      </w:r>
    </w:p>
    <w:p w:rsidR="00AA1803" w:rsidRPr="00752797" w:rsidRDefault="00AA1803" w:rsidP="00AA1803">
      <w:pPr>
        <w:rPr>
          <w:lang w:val="en-US"/>
        </w:rPr>
      </w:pPr>
    </w:p>
    <w:p w:rsidR="00995779" w:rsidRPr="00752797" w:rsidRDefault="00995779" w:rsidP="00995779">
      <w:pPr>
        <w:rPr>
          <w:lang w:val="en-US"/>
        </w:rPr>
      </w:pPr>
      <w:r w:rsidRPr="00752797">
        <w:rPr>
          <w:lang w:val="en-US"/>
        </w:rPr>
        <w:t xml:space="preserve">where </w:t>
      </w:r>
      <w:r w:rsidRPr="00752797">
        <w:rPr>
          <w:i/>
          <w:lang w:val="en-US"/>
        </w:rPr>
        <w:t>D</w:t>
      </w:r>
      <w:r w:rsidRPr="00752797">
        <w:rPr>
          <w:i/>
          <w:vertAlign w:val="subscript"/>
          <w:lang w:val="en-US"/>
        </w:rPr>
        <w:t>v,i</w:t>
      </w:r>
      <w:r w:rsidRPr="00752797">
        <w:rPr>
          <w:vertAlign w:val="subscript"/>
          <w:lang w:val="en-US"/>
        </w:rPr>
        <w:t xml:space="preserve"> </w:t>
      </w:r>
      <w:r w:rsidRPr="00752797">
        <w:rPr>
          <w:lang w:val="en-US"/>
        </w:rPr>
        <w:t xml:space="preserve">is the dissipation by vegetation in vegetation layer </w:t>
      </w:r>
      <w:r w:rsidRPr="00752797">
        <w:rPr>
          <w:i/>
          <w:lang w:val="en-US"/>
        </w:rPr>
        <w:t>i</w:t>
      </w:r>
      <w:r w:rsidRPr="00752797">
        <w:rPr>
          <w:lang w:val="en-US"/>
        </w:rPr>
        <w:t xml:space="preserve"> and </w:t>
      </w:r>
      <w:r w:rsidRPr="00752797">
        <w:rPr>
          <w:i/>
          <w:lang w:val="en-US"/>
        </w:rPr>
        <w:t>n</w:t>
      </w:r>
      <w:r w:rsidRPr="00752797">
        <w:rPr>
          <w:i/>
          <w:vertAlign w:val="subscript"/>
          <w:lang w:val="en-US"/>
        </w:rPr>
        <w:t>v</w:t>
      </w:r>
      <w:r w:rsidRPr="00752797">
        <w:rPr>
          <w:lang w:val="en-US"/>
        </w:rPr>
        <w:t xml:space="preserve"> is the number of vegetation layers. The dissipation per layer is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68"/>
          <w:lang w:val="en-US"/>
        </w:rPr>
        <w:object w:dxaOrig="5679" w:dyaOrig="1480">
          <v:shape id="_x0000_i1052" type="#_x0000_t75" style="width:283.3pt;height:72.95pt" o:ole="">
            <v:imagedata r:id="rId89" o:title=""/>
          </v:shape>
          <o:OLEObject Type="Embed" ProgID="Equation.DSMT4" ShapeID="_x0000_i1052" DrawAspect="Content" ObjectID="_1490184625" r:id="rId9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25</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position w:val="-8"/>
          <w:lang w:val="en-US"/>
        </w:rPr>
        <w:object w:dxaOrig="360" w:dyaOrig="360">
          <v:shape id="_x0000_i1053" type="#_x0000_t75" style="width:17.75pt;height:17.75pt" o:ole="">
            <v:imagedata r:id="rId91" o:title=""/>
          </v:shape>
          <o:OLEObject Type="Embed" ProgID="Equation.DSMT4" ShapeID="_x0000_i1053" DrawAspect="Content" ObjectID="_1490184626" r:id="rId92"/>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α</w:t>
      </w:r>
      <w:r w:rsidRPr="00752797">
        <w:rPr>
          <w:i/>
          <w:vertAlign w:val="subscript"/>
          <w:lang w:val="en-US"/>
        </w:rPr>
        <w:t>i</w:t>
      </w:r>
      <w:r w:rsidRPr="00752797">
        <w:rPr>
          <w:lang w:val="en-US"/>
        </w:rPr>
        <w:t xml:space="preserve"> is the relative vegetation height (= </w:t>
      </w:r>
      <w:r w:rsidRPr="00752797">
        <w:rPr>
          <w:i/>
          <w:lang w:val="en-US"/>
        </w:rPr>
        <w:t>h</w:t>
      </w:r>
      <w:r w:rsidRPr="00752797">
        <w:rPr>
          <w:i/>
          <w:vertAlign w:val="subscript"/>
          <w:lang w:val="en-US"/>
        </w:rPr>
        <w:t>v</w:t>
      </w:r>
      <w:r w:rsidRPr="00752797">
        <w:rPr>
          <w:vertAlign w:val="subscript"/>
          <w:lang w:val="en-US"/>
        </w:rPr>
        <w:t xml:space="preserve"> </w:t>
      </w:r>
      <w:r w:rsidRPr="00752797">
        <w:rPr>
          <w:lang w:val="en-US"/>
        </w:rPr>
        <w:t xml:space="preserve">/ </w:t>
      </w:r>
      <w:r w:rsidRPr="00752797">
        <w:rPr>
          <w:i/>
          <w:lang w:val="en-US"/>
        </w:rPr>
        <w:t>h</w:t>
      </w:r>
      <w:r w:rsidRPr="00752797">
        <w:rPr>
          <w:lang w:val="en-US"/>
        </w:rPr>
        <w:t xml:space="preserve">) for layer </w:t>
      </w:r>
      <w:r w:rsidRPr="00752797">
        <w:rPr>
          <w:i/>
          <w:lang w:val="en-US"/>
        </w:rPr>
        <w:t>i</w:t>
      </w:r>
      <w:r w:rsidRPr="00752797">
        <w:rPr>
          <w:lang w:val="en-US"/>
        </w:rPr>
        <w:t xml:space="preserve">. In case only one vegetation layer is specified, the plants are assumed to be vertically uniform, which would for example typically apply in case of </w:t>
      </w:r>
      <w:r w:rsidR="00AA1803" w:rsidRPr="00752797">
        <w:rPr>
          <w:lang w:val="en-US"/>
        </w:rPr>
        <w:t>modeling</w:t>
      </w:r>
      <w:r w:rsidRPr="00752797">
        <w:rPr>
          <w:lang w:val="en-US"/>
        </w:rPr>
        <w:t xml:space="preserve"> sea grass.</w:t>
      </w:r>
    </w:p>
    <w:p w:rsidR="00995779" w:rsidRPr="00752797" w:rsidRDefault="00995779" w:rsidP="00995779">
      <w:pPr>
        <w:pStyle w:val="Heading3"/>
        <w:jc w:val="both"/>
        <w:rPr>
          <w:lang w:val="en-US"/>
        </w:rPr>
      </w:pPr>
      <w:bookmarkStart w:id="87" w:name="_Toc412623817"/>
      <w:bookmarkStart w:id="88" w:name="_Toc413853393"/>
      <w:r w:rsidRPr="00752797">
        <w:rPr>
          <w:lang w:val="en-US"/>
        </w:rPr>
        <w:t>Radiation stresses</w:t>
      </w:r>
      <w:bookmarkEnd w:id="87"/>
      <w:bookmarkEnd w:id="88"/>
    </w:p>
    <w:p w:rsidR="00995779" w:rsidRPr="00752797" w:rsidRDefault="00995779" w:rsidP="00995779">
      <w:pPr>
        <w:pStyle w:val="BodyText"/>
        <w:rPr>
          <w:lang w:val="en-US"/>
        </w:rPr>
      </w:pPr>
      <w:r w:rsidRPr="00752797">
        <w:rPr>
          <w:lang w:val="en-US"/>
        </w:rPr>
        <w:t>Given the spatial distribution of the wave action (and therefore wave energy) the radiation stresses can be evaluated by using linear wave theory as described by:</w:t>
      </w:r>
    </w:p>
    <w:p w:rsidR="00995779" w:rsidRPr="00752797" w:rsidRDefault="00995779" w:rsidP="00AA1803">
      <w:pPr>
        <w:rPr>
          <w:lang w:val="en-US"/>
        </w:rPr>
      </w:pPr>
    </w:p>
    <w:p w:rsidR="00995779" w:rsidRPr="00752797" w:rsidRDefault="00995779" w:rsidP="00995779">
      <w:pPr>
        <w:pStyle w:val="MTDisplayEquation"/>
        <w:rPr>
          <w:lang w:val="en-US"/>
        </w:rPr>
      </w:pPr>
      <w:r w:rsidRPr="00752797">
        <w:rPr>
          <w:lang w:val="en-US"/>
        </w:rPr>
        <w:tab/>
      </w:r>
      <w:r w:rsidRPr="00752797">
        <w:rPr>
          <w:position w:val="-64"/>
          <w:lang w:val="en-US"/>
        </w:rPr>
        <w:object w:dxaOrig="4300" w:dyaOrig="1400">
          <v:shape id="_x0000_i1054" type="#_x0000_t75" style="width:215.05pt;height:69.2pt" o:ole="">
            <v:imagedata r:id="rId93" o:title=""/>
          </v:shape>
          <o:OLEObject Type="Embed" ProgID="Equation.DSMT4" ShapeID="_x0000_i1054" DrawAspect="Content" ObjectID="_1490184627" r:id="rId9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26</w:instrText>
        </w:r>
      </w:fldSimple>
      <w:r w:rsidRPr="00752797">
        <w:rPr>
          <w:lang w:val="en-US"/>
        </w:rPr>
        <w:instrText>)</w:instrText>
      </w:r>
      <w:r w:rsidR="007E1D7E" w:rsidRPr="00752797">
        <w:rPr>
          <w:lang w:val="en-US"/>
        </w:rPr>
        <w:fldChar w:fldCharType="end"/>
      </w:r>
    </w:p>
    <w:p w:rsidR="00995779" w:rsidRPr="00752797" w:rsidRDefault="00995779" w:rsidP="00995779">
      <w:pPr>
        <w:pStyle w:val="Heading3"/>
        <w:jc w:val="both"/>
        <w:rPr>
          <w:lang w:val="en-US"/>
        </w:rPr>
      </w:pPr>
      <w:bookmarkStart w:id="89" w:name="_Toc412623818"/>
      <w:bookmarkStart w:id="90" w:name="_Ref412651014"/>
      <w:bookmarkStart w:id="91" w:name="_Toc413853394"/>
      <w:r w:rsidRPr="00752797">
        <w:rPr>
          <w:lang w:val="en-US"/>
        </w:rPr>
        <w:t>Wave shape</w:t>
      </w:r>
      <w:bookmarkEnd w:id="89"/>
      <w:bookmarkEnd w:id="90"/>
      <w:bookmarkEnd w:id="91"/>
    </w:p>
    <w:p w:rsidR="00995779" w:rsidRPr="00752797" w:rsidRDefault="00995779" w:rsidP="00995779">
      <w:pPr>
        <w:rPr>
          <w:lang w:val="en-US"/>
        </w:rPr>
      </w:pPr>
      <w:r w:rsidRPr="00752797">
        <w:rPr>
          <w:lang w:val="en-US"/>
        </w:rPr>
        <w:t>The morphodynamic model considered is (short) wave averaged and resolves hydrodynamics associated with the wave group time scale. As a result the short wave shape is not solved for. However, as waves propagate from deep water onto beaches, their surface form and orbital water motion become increasingly non-linear because of the amplification of the higher harmonics.</w:t>
      </w:r>
    </w:p>
    <w:p w:rsidR="00995779" w:rsidRPr="00752797" w:rsidRDefault="00995779" w:rsidP="00995779">
      <w:pPr>
        <w:rPr>
          <w:lang w:val="en-US"/>
        </w:rPr>
      </w:pPr>
    </w:p>
    <w:p w:rsidR="00995779" w:rsidRPr="00752797" w:rsidRDefault="00995779" w:rsidP="00995779">
      <w:pPr>
        <w:rPr>
          <w:lang w:val="en-US"/>
        </w:rPr>
      </w:pPr>
      <w:r w:rsidRPr="00752797">
        <w:rPr>
          <w:lang w:val="en-US"/>
        </w:rPr>
        <w:t>There are two wave forms implemented to take this non-linearity into account:</w:t>
      </w:r>
    </w:p>
    <w:p w:rsidR="00995779" w:rsidRPr="00752797" w:rsidRDefault="00995779" w:rsidP="00995779">
      <w:pPr>
        <w:pStyle w:val="ListParagraph"/>
        <w:numPr>
          <w:ilvl w:val="0"/>
          <w:numId w:val="39"/>
        </w:numPr>
        <w:rPr>
          <w:lang w:val="en-US"/>
        </w:rPr>
      </w:pPr>
      <w:r w:rsidRPr="00752797">
        <w:rPr>
          <w:lang w:val="en-US"/>
        </w:rPr>
        <w:t xml:space="preserve">A formulation of Ruessink et al. (2012) based on a parameterization with the Ursell number. (keyword: </w:t>
      </w:r>
      <w:r w:rsidRPr="00752797">
        <w:rPr>
          <w:i/>
          <w:lang w:val="en-US"/>
        </w:rPr>
        <w:t>waveform = ruessink_vanrijn</w:t>
      </w:r>
      <w:r w:rsidRPr="00752797">
        <w:rPr>
          <w:lang w:val="en-US"/>
        </w:rPr>
        <w:t>)</w:t>
      </w:r>
    </w:p>
    <w:p w:rsidR="00995779" w:rsidRPr="00752797" w:rsidRDefault="00995779" w:rsidP="00995779">
      <w:pPr>
        <w:pStyle w:val="ListParagraph"/>
        <w:numPr>
          <w:ilvl w:val="0"/>
          <w:numId w:val="39"/>
        </w:numPr>
        <w:rPr>
          <w:lang w:val="en-US"/>
        </w:rPr>
      </w:pPr>
      <w:r w:rsidRPr="00752797">
        <w:rPr>
          <w:lang w:val="en-US"/>
        </w:rPr>
        <w:t xml:space="preserve">A formulation of Van Thiel de Vries (2009) based on the parameterized wave shape model of Rienecker and Fenton (1981) (keyword: </w:t>
      </w:r>
      <w:r w:rsidRPr="00752797">
        <w:rPr>
          <w:i/>
          <w:lang w:val="en-US"/>
        </w:rPr>
        <w:t>waveform = vanthiel</w:t>
      </w:r>
      <w:r w:rsidRPr="00752797">
        <w:rPr>
          <w:lang w:val="en-US"/>
        </w:rPr>
        <w:t>)</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formulation of Ruessink et al. (2012) relies on parameterizations for the non-linearity parameter </w:t>
      </w:r>
      <w:r w:rsidRPr="00752797">
        <w:rPr>
          <w:i/>
          <w:lang w:val="en-US"/>
        </w:rPr>
        <w:t>r</w:t>
      </w:r>
      <w:r w:rsidRPr="00752797">
        <w:rPr>
          <w:lang w:val="en-US"/>
        </w:rPr>
        <w:t xml:space="preserve"> and phase </w:t>
      </w:r>
      <w:r w:rsidRPr="00752797">
        <w:rPr>
          <w:i/>
          <w:lang w:val="en-US"/>
        </w:rPr>
        <w:t>Φ</w:t>
      </w:r>
      <w:r w:rsidRPr="00752797">
        <w:rPr>
          <w:lang w:val="en-US"/>
        </w:rPr>
        <w:t xml:space="preserve">. The parameterizations are based on a data set of 30.000+ field observations of the orbital skewness </w:t>
      </w:r>
      <w:r w:rsidRPr="00752797">
        <w:rPr>
          <w:i/>
          <w:lang w:val="en-US"/>
        </w:rPr>
        <w:t>S</w:t>
      </w:r>
      <w:r w:rsidRPr="00752797">
        <w:rPr>
          <w:i/>
          <w:vertAlign w:val="subscript"/>
          <w:lang w:val="en-US"/>
        </w:rPr>
        <w:t>k</w:t>
      </w:r>
      <w:r w:rsidRPr="00752797">
        <w:rPr>
          <w:lang w:val="en-US"/>
        </w:rPr>
        <w:t xml:space="preserve"> and asymmetry </w:t>
      </w:r>
      <w:r w:rsidRPr="00752797">
        <w:rPr>
          <w:i/>
          <w:lang w:val="en-US"/>
        </w:rPr>
        <w:t>A</w:t>
      </w:r>
      <w:r w:rsidRPr="00752797">
        <w:rPr>
          <w:i/>
          <w:vertAlign w:val="subscript"/>
          <w:lang w:val="en-US"/>
        </w:rPr>
        <w:t>s</w:t>
      </w:r>
      <w:r w:rsidRPr="00752797">
        <w:rPr>
          <w:lang w:val="en-US"/>
        </w:rPr>
        <w:t xml:space="preserve">, collected under non-breaking and breaking wave conditions. The only variable parameter is the Ursell number, since according to Ruessink et al. (2012) the Ursell that includes </w:t>
      </w:r>
      <w:r w:rsidRPr="00752797">
        <w:rPr>
          <w:i/>
          <w:lang w:val="en-US"/>
        </w:rPr>
        <w:t>H</w:t>
      </w:r>
      <w:r w:rsidRPr="00752797">
        <w:rPr>
          <w:i/>
          <w:vertAlign w:val="subscript"/>
          <w:lang w:val="en-US"/>
        </w:rPr>
        <w:t>s</w:t>
      </w:r>
      <w:r w:rsidRPr="00752797">
        <w:rPr>
          <w:i/>
          <w:lang w:val="en-US"/>
        </w:rPr>
        <w:t>,</w:t>
      </w:r>
      <w:r w:rsidRPr="00752797">
        <w:rPr>
          <w:lang w:val="en-US"/>
        </w:rPr>
        <w:t xml:space="preserve"> </w:t>
      </w:r>
      <w:r w:rsidRPr="00752797">
        <w:rPr>
          <w:i/>
          <w:lang w:val="en-US"/>
        </w:rPr>
        <w:t>T</w:t>
      </w:r>
      <w:r w:rsidRPr="00752797">
        <w:rPr>
          <w:lang w:val="en-US"/>
        </w:rPr>
        <w:t xml:space="preserve"> and </w:t>
      </w:r>
      <w:r w:rsidRPr="00752797">
        <w:rPr>
          <w:i/>
          <w:lang w:val="en-US"/>
        </w:rPr>
        <w:t>h</w:t>
      </w:r>
      <w:r w:rsidRPr="00752797">
        <w:rPr>
          <w:lang w:val="en-US"/>
        </w:rPr>
        <w:t xml:space="preserve">, describes the variability in </w:t>
      </w:r>
      <w:r w:rsidRPr="00752797">
        <w:rPr>
          <w:i/>
          <w:lang w:val="en-US"/>
        </w:rPr>
        <w:t>S</w:t>
      </w:r>
      <w:r w:rsidRPr="00752797">
        <w:rPr>
          <w:i/>
          <w:vertAlign w:val="subscript"/>
          <w:lang w:val="en-US"/>
        </w:rPr>
        <w:t>k</w:t>
      </w:r>
      <w:r w:rsidRPr="00752797">
        <w:rPr>
          <w:lang w:val="en-US"/>
        </w:rPr>
        <w:t xml:space="preserve"> and </w:t>
      </w:r>
      <w:r w:rsidRPr="00752797">
        <w:rPr>
          <w:i/>
          <w:lang w:val="en-US"/>
        </w:rPr>
        <w:t>A</w:t>
      </w:r>
      <w:r w:rsidRPr="00752797">
        <w:rPr>
          <w:i/>
          <w:vertAlign w:val="subscript"/>
          <w:lang w:val="en-US"/>
        </w:rPr>
        <w:t>s</w:t>
      </w:r>
      <w:r w:rsidRPr="00752797">
        <w:rPr>
          <w:lang w:val="en-US"/>
        </w:rPr>
        <w:t xml:space="preserve"> well. The Ursell number is calculated with the equation below.</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1500" w:dyaOrig="660">
          <v:shape id="_x0000_i1055" type="#_x0000_t75" style="width:74.8pt;height:33.65pt" o:ole="">
            <v:imagedata r:id="rId95" o:title=""/>
          </v:shape>
          <o:OLEObject Type="Embed" ProgID="Equation.DSMT4" ShapeID="_x0000_i1055" DrawAspect="Content" ObjectID="_1490184628" r:id="rId9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27</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value for the skewness and asymmetry is calculated with the use of a Boltzmann sigmoid. The skewness and asymmetry are a function of </w:t>
      </w:r>
      <w:r w:rsidRPr="00752797">
        <w:rPr>
          <w:i/>
          <w:lang w:val="en-US"/>
        </w:rPr>
        <w:t>Ψ</w:t>
      </w:r>
      <w:r w:rsidRPr="00752797">
        <w:rPr>
          <w:lang w:val="en-US"/>
        </w:rPr>
        <w:t xml:space="preserve">. In the formulation of Ruessink et al. (2012) the </w:t>
      </w:r>
      <w:r w:rsidRPr="00752797">
        <w:rPr>
          <w:i/>
          <w:lang w:val="en-US"/>
        </w:rPr>
        <w:t>p</w:t>
      </w:r>
      <w:r w:rsidRPr="00752797">
        <w:rPr>
          <w:i/>
          <w:vertAlign w:val="subscript"/>
          <w:lang w:val="en-US"/>
        </w:rPr>
        <w:t>1:6</w:t>
      </w:r>
      <w:r w:rsidRPr="00752797">
        <w:rPr>
          <w:lang w:val="en-US"/>
        </w:rPr>
        <w:t xml:space="preserve"> </w:t>
      </w:r>
      <w:r w:rsidR="00D5585B" w:rsidRPr="00752797">
        <w:rPr>
          <w:lang w:val="en-US"/>
        </w:rPr>
        <w:t>are</w:t>
      </w:r>
      <w:r w:rsidRPr="00752797">
        <w:rPr>
          <w:lang w:val="en-US"/>
        </w:rPr>
        <w:t xml:space="preserve"> used as parameterized factors on the data set of field observations.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00"/>
          <w:lang w:val="en-US"/>
        </w:rPr>
        <w:object w:dxaOrig="3100" w:dyaOrig="2120">
          <v:shape id="_x0000_i1056" type="#_x0000_t75" style="width:154.3pt;height:106.6pt" o:ole="">
            <v:imagedata r:id="rId97" o:title=""/>
          </v:shape>
          <o:OLEObject Type="Embed" ProgID="Equation.DSMT4" ShapeID="_x0000_i1056" DrawAspect="Content" ObjectID="_1490184629" r:id="rId9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28</w:instrText>
        </w:r>
      </w:fldSimple>
      <w:r w:rsidRPr="00752797">
        <w:rPr>
          <w:lang w:val="en-US"/>
        </w:rPr>
        <w:instrText>)</w:instrText>
      </w:r>
      <w:r w:rsidR="007E1D7E" w:rsidRPr="00752797">
        <w:rPr>
          <w:lang w:val="en-US"/>
        </w:rPr>
        <w:fldChar w:fldCharType="end"/>
      </w:r>
      <w:bookmarkStart w:id="92" w:name="_Toc412623819"/>
    </w:p>
    <w:p w:rsidR="00995779" w:rsidRPr="00752797" w:rsidRDefault="00995779" w:rsidP="00995779">
      <w:pPr>
        <w:rPr>
          <w:lang w:val="en-US"/>
        </w:rPr>
      </w:pPr>
    </w:p>
    <w:p w:rsidR="00995779" w:rsidRPr="00752797" w:rsidRDefault="00995779" w:rsidP="00995779">
      <w:pPr>
        <w:rPr>
          <w:lang w:val="en-US"/>
        </w:rPr>
      </w:pPr>
      <w:r w:rsidRPr="00752797">
        <w:rPr>
          <w:lang w:val="en-US"/>
        </w:rPr>
        <w:t>Alternatively, Van Thiel de Vries (2009) utilized and extended the wave shape model of Rienecker and Fenton (1981). In this model the short wave shape is described by the weighted sum of eight sine and cosine functions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3980" w:dyaOrig="680">
          <v:shape id="_x0000_i1057" type="#_x0000_t75" style="width:198.25pt;height:34.6pt" o:ole="">
            <v:imagedata r:id="rId99" o:title=""/>
          </v:shape>
          <o:OLEObject Type="Embed" ProgID="Equation.DSMT4" ShapeID="_x0000_i1057" DrawAspect="Content" ObjectID="_1490184630" r:id="rId10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29</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where u</w:t>
      </w:r>
      <w:r w:rsidRPr="00752797">
        <w:rPr>
          <w:vertAlign w:val="subscript"/>
          <w:lang w:val="en-US"/>
        </w:rPr>
        <w:t>bed</w:t>
      </w:r>
      <w:r w:rsidRPr="00752797">
        <w:rPr>
          <w:lang w:val="en-US"/>
        </w:rPr>
        <w:t xml:space="preserve"> is the near-bed short wave flow velocity, </w:t>
      </w:r>
      <w:r w:rsidRPr="00752797">
        <w:rPr>
          <w:i/>
          <w:lang w:val="en-US"/>
        </w:rPr>
        <w:t>i</w:t>
      </w:r>
      <w:r w:rsidRPr="00752797">
        <w:rPr>
          <w:lang w:val="en-US"/>
        </w:rPr>
        <w:t xml:space="preserve"> refers to the </w:t>
      </w:r>
      <w:r w:rsidRPr="00752797">
        <w:rPr>
          <w:i/>
          <w:lang w:val="en-US"/>
        </w:rPr>
        <w:t>i</w:t>
      </w:r>
      <w:r w:rsidRPr="00752797">
        <w:rPr>
          <w:lang w:val="en-US"/>
        </w:rPr>
        <w:t xml:space="preserve">th harmonic, </w:t>
      </w:r>
      <w:r w:rsidRPr="00752797">
        <w:rPr>
          <w:i/>
          <w:lang w:val="en-US"/>
        </w:rPr>
        <w:t>ω</w:t>
      </w:r>
      <w:r w:rsidRPr="00752797">
        <w:rPr>
          <w:lang w:val="en-US"/>
        </w:rPr>
        <w:t xml:space="preserve"> is the angular wave frequency, </w:t>
      </w:r>
      <w:r w:rsidRPr="00752797">
        <w:rPr>
          <w:i/>
          <w:lang w:val="en-US"/>
        </w:rPr>
        <w:t>A</w:t>
      </w:r>
      <w:r w:rsidRPr="00752797">
        <w:rPr>
          <w:i/>
          <w:vertAlign w:val="subscript"/>
          <w:lang w:val="en-US"/>
        </w:rPr>
        <w:t>i</w:t>
      </w:r>
      <w:r w:rsidRPr="00752797">
        <w:rPr>
          <w:lang w:val="en-US"/>
        </w:rPr>
        <w:t xml:space="preserve"> is the amplitude of a specific harmonic and </w:t>
      </w:r>
      <w:r w:rsidRPr="00752797">
        <w:rPr>
          <w:i/>
          <w:lang w:val="en-US"/>
        </w:rPr>
        <w:t>w</w:t>
      </w:r>
      <w:r w:rsidRPr="00752797">
        <w:rPr>
          <w:lang w:val="en-US"/>
        </w:rPr>
        <w:t xml:space="preserve"> is a weighting function affecting the wave shape.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are computed from stream function theory and vary with the dimensionless wave height and dimensionless wave period.</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wave skewness of near bed flow velocities is computed according to </w:t>
      </w:r>
      <w:r w:rsidR="007E1D7E" w:rsidRPr="00752797">
        <w:rPr>
          <w:lang w:val="en-US"/>
        </w:rPr>
        <w:fldChar w:fldCharType="begin"/>
      </w:r>
      <w:r w:rsidRPr="00752797">
        <w:rPr>
          <w:lang w:val="en-US"/>
        </w:rPr>
        <w:instrText xml:space="preserve"> GOTOBUTTON ZEqnNum619512  \* MERGEFORMAT </w:instrText>
      </w:r>
      <w:r w:rsidR="007E1D7E" w:rsidRPr="00752797">
        <w:rPr>
          <w:lang w:val="en-US"/>
        </w:rPr>
        <w:fldChar w:fldCharType="begin"/>
      </w:r>
      <w:r w:rsidRPr="00752797">
        <w:rPr>
          <w:lang w:val="en-US"/>
        </w:rPr>
        <w:instrText xml:space="preserve"> REF ZEqnNum619512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30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The wave asymmetries (</w:t>
      </w:r>
      <w:r w:rsidRPr="00752797">
        <w:rPr>
          <w:i/>
          <w:lang w:val="en-US"/>
        </w:rPr>
        <w:t>A</w:t>
      </w:r>
      <w:r w:rsidRPr="00752797">
        <w:rPr>
          <w:i/>
          <w:vertAlign w:val="subscript"/>
          <w:lang w:val="en-US"/>
        </w:rPr>
        <w:t>s</w:t>
      </w:r>
      <w:r w:rsidRPr="00752797">
        <w:rPr>
          <w:lang w:val="en-US"/>
        </w:rPr>
        <w:t>) can be computed with the same expression replacing u</w:t>
      </w:r>
      <w:r w:rsidRPr="00752797">
        <w:rPr>
          <w:vertAlign w:val="subscript"/>
          <w:lang w:val="en-US"/>
        </w:rPr>
        <w:t>bed</w:t>
      </w:r>
      <w:r w:rsidRPr="00752797">
        <w:rPr>
          <w:lang w:val="en-US"/>
        </w:rPr>
        <w:t xml:space="preserve"> by its Hilbert transform.</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4"/>
          <w:lang w:val="en-US"/>
        </w:rPr>
        <w:object w:dxaOrig="999" w:dyaOrig="800">
          <v:shape id="_x0000_i1058" type="#_x0000_t75" style="width:50.5pt;height:39.25pt" o:ole="">
            <v:imagedata r:id="rId101" o:title=""/>
          </v:shape>
          <o:OLEObject Type="Embed" ProgID="Equation.DSMT4" ShapeID="_x0000_i1058" DrawAspect="Content" ObjectID="_1490184631" r:id="rId10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93" w:name="ZEqnNum619512"/>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30</w:instrText>
        </w:r>
      </w:fldSimple>
      <w:r w:rsidRPr="00752797">
        <w:rPr>
          <w:lang w:val="en-US"/>
        </w:rPr>
        <w:instrText>)</w:instrText>
      </w:r>
      <w:bookmarkEnd w:id="93"/>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For </w:t>
      </w:r>
      <w:r w:rsidRPr="00752797">
        <w:rPr>
          <w:i/>
          <w:lang w:val="en-US"/>
        </w:rPr>
        <w:t>w</w:t>
      </w:r>
      <w:r w:rsidRPr="00752797">
        <w:rPr>
          <w:lang w:val="en-US"/>
        </w:rPr>
        <w:t xml:space="preserve"> equals one a skewed (Stokes) wave is obtained with high peaks and flat troughs whereas </w:t>
      </w:r>
      <w:r w:rsidRPr="00752797">
        <w:rPr>
          <w:i/>
          <w:lang w:val="en-US"/>
        </w:rPr>
        <w:t>w</w:t>
      </w:r>
      <w:r w:rsidRPr="00752797">
        <w:rPr>
          <w:lang w:val="en-US"/>
        </w:rPr>
        <w:t xml:space="preserve"> equals zero results in an asymmetric (saw tooth) wave with steep wave fronts. It is hypothesized that the weighting </w:t>
      </w:r>
      <w:r w:rsidRPr="00752797">
        <w:rPr>
          <w:i/>
          <w:lang w:val="en-US"/>
        </w:rPr>
        <w:t>w</w:t>
      </w:r>
      <w:r w:rsidRPr="00752797">
        <w:rPr>
          <w:lang w:val="en-US"/>
        </w:rPr>
        <w:t xml:space="preserve"> can be expressed as a function of wave skewness and asymmetry. The relation between the phase and the weighting is studied in more detail by Van Thiel de Vries (2009) by varying </w:t>
      </w:r>
      <w:r w:rsidRPr="00752797">
        <w:rPr>
          <w:i/>
          <w:lang w:val="en-US"/>
        </w:rPr>
        <w:t>w</w:t>
      </w:r>
      <w:r w:rsidRPr="00752797">
        <w:rPr>
          <w:lang w:val="en-US"/>
        </w:rPr>
        <w:t xml:space="preserve"> between zero and one in small steps and computing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 xml:space="preserve">with Rienecker and Fenton for a range of wave heights, wave periods and water depths. It is found that a unique relation between </w:t>
      </w:r>
      <w:r w:rsidRPr="00752797">
        <w:rPr>
          <w:i/>
          <w:lang w:val="en-US"/>
        </w:rPr>
        <w:t>w</w:t>
      </w:r>
      <w:r w:rsidRPr="00752797">
        <w:rPr>
          <w:lang w:val="en-US"/>
        </w:rPr>
        <w:t xml:space="preserve"> and </w:t>
      </w:r>
      <w:r w:rsidRPr="00752797">
        <w:rPr>
          <w:i/>
          <w:lang w:val="en-US"/>
        </w:rPr>
        <w:t>Φ</w:t>
      </w:r>
      <w:r w:rsidRPr="00752797">
        <w:rPr>
          <w:lang w:val="en-US"/>
        </w:rPr>
        <w:t xml:space="preserve"> exists for any combination of wave height, wave period and water depth that is described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3220" w:dyaOrig="760">
          <v:shape id="_x0000_i1059" type="#_x0000_t75" style="width:161.75pt;height:37.4pt" o:ole="">
            <v:imagedata r:id="rId103" o:title=""/>
          </v:shape>
          <o:OLEObject Type="Embed" ProgID="Equation.DSMT4" ShapeID="_x0000_i1059" DrawAspect="Content" ObjectID="_1490184632" r:id="rId10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31</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lastRenderedPageBreak/>
        <w:t>As explained in the next section, short-wave turbulence can be computed averaged over the bore interval (T</w:t>
      </w:r>
      <w:r w:rsidRPr="00752797">
        <w:rPr>
          <w:vertAlign w:val="subscript"/>
          <w:lang w:val="en-US"/>
        </w:rPr>
        <w:t>bore</w:t>
      </w:r>
      <w:r w:rsidRPr="00752797">
        <w:rPr>
          <w:lang w:val="en-US"/>
        </w:rPr>
        <w:t xml:space="preserve">). The bore interval is directly related to the wave shape and hence requires the weighting function </w:t>
      </w:r>
      <w:r w:rsidRPr="00752797">
        <w:rPr>
          <w:i/>
          <w:lang w:val="en-US"/>
        </w:rPr>
        <w:t>w</w:t>
      </w:r>
      <w:r w:rsidRPr="00752797">
        <w:rPr>
          <w:lang w:val="en-US"/>
        </w:rPr>
        <w:t xml:space="preserve"> is determined. For the formulation of Ruessink et al. (2012) no exact wave shape is determined and therefore no bore interval can be calculated. Therefore this approach cannot be combined with bore averaged short-wave turbulence.</w:t>
      </w:r>
    </w:p>
    <w:p w:rsidR="00995779" w:rsidRPr="00752797" w:rsidRDefault="00995779" w:rsidP="00995779">
      <w:pPr>
        <w:pStyle w:val="Heading3"/>
        <w:jc w:val="both"/>
        <w:rPr>
          <w:lang w:val="en-US"/>
        </w:rPr>
      </w:pPr>
      <w:bookmarkStart w:id="94" w:name="_Toc413853395"/>
      <w:r w:rsidRPr="00752797">
        <w:rPr>
          <w:lang w:val="en-US"/>
        </w:rPr>
        <w:t>Turbulence</w:t>
      </w:r>
      <w:bookmarkEnd w:id="92"/>
      <w:bookmarkEnd w:id="94"/>
    </w:p>
    <w:p w:rsidR="00995779" w:rsidRPr="00752797" w:rsidRDefault="00995779" w:rsidP="00995779">
      <w:pPr>
        <w:rPr>
          <w:lang w:val="en-US"/>
        </w:rPr>
      </w:pPr>
      <w:r w:rsidRPr="00752797">
        <w:rPr>
          <w:lang w:val="en-US"/>
        </w:rPr>
        <w:t xml:space="preserve">Wave breaking induced turbulence at the water surface has to be transported towards the bed in order to affect the up-stirring of sediment. Roelvink and Stive (1989) used an exponential decay model with the mixing length proportional to </w:t>
      </w:r>
      <w:r w:rsidRPr="00752797">
        <w:rPr>
          <w:i/>
          <w:lang w:val="en-US"/>
        </w:rPr>
        <w:t>H</w:t>
      </w:r>
      <w:r w:rsidRPr="00752797">
        <w:rPr>
          <w:i/>
          <w:vertAlign w:val="subscript"/>
          <w:lang w:val="en-US"/>
        </w:rPr>
        <w:t>rms</w:t>
      </w:r>
      <w:r w:rsidRPr="00752797">
        <w:rPr>
          <w:lang w:val="en-US"/>
        </w:rPr>
        <w:t xml:space="preserve"> to estimate the time averaged turbulence energy at the bed from turbulence at the water surface:</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0"/>
          <w:lang w:val="en-US"/>
        </w:rPr>
        <w:object w:dxaOrig="2079" w:dyaOrig="680">
          <v:shape id="_x0000_i1060" type="#_x0000_t75" style="width:104.75pt;height:34.6pt" o:ole="">
            <v:imagedata r:id="rId105" o:title=""/>
          </v:shape>
          <o:OLEObject Type="Embed" ProgID="Equation.DSMT4" ShapeID="_x0000_i1060" DrawAspect="Content" ObjectID="_1490184633" r:id="rId10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32</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k</w:t>
      </w:r>
      <w:r w:rsidRPr="00752797">
        <w:rPr>
          <w:i/>
          <w:vertAlign w:val="subscript"/>
          <w:lang w:val="en-US"/>
        </w:rPr>
        <w:t>b</w:t>
      </w:r>
      <w:r w:rsidRPr="00752797">
        <w:rPr>
          <w:lang w:val="en-US"/>
        </w:rPr>
        <w:t xml:space="preserve"> is turbulence variance at the bed and </w:t>
      </w:r>
      <w:r w:rsidRPr="00752797">
        <w:rPr>
          <w:i/>
          <w:lang w:val="en-US"/>
        </w:rPr>
        <w:t>k</w:t>
      </w:r>
      <w:r w:rsidRPr="00752797">
        <w:rPr>
          <w:lang w:val="en-US"/>
        </w:rPr>
        <w:t xml:space="preserve"> is the time averaged turbulence variance at the water surface. </w:t>
      </w:r>
    </w:p>
    <w:p w:rsidR="00995779" w:rsidRPr="00752797" w:rsidRDefault="00995779" w:rsidP="00995779">
      <w:pPr>
        <w:rPr>
          <w:lang w:val="en-US"/>
        </w:rPr>
      </w:pPr>
    </w:p>
    <w:p w:rsidR="00995779" w:rsidRPr="00752797" w:rsidRDefault="00995779" w:rsidP="00995779">
      <w:pPr>
        <w:rPr>
          <w:lang w:val="en-US"/>
        </w:rPr>
      </w:pPr>
      <w:r w:rsidRPr="00752797">
        <w:rPr>
          <w:lang w:val="en-US"/>
        </w:rPr>
        <w:t>There are three possibilities for the turbulence variance at the bed (</w:t>
      </w:r>
      <w:r w:rsidRPr="00752797">
        <w:rPr>
          <w:i/>
          <w:lang w:val="en-US"/>
        </w:rPr>
        <w:t>k</w:t>
      </w:r>
      <w:r w:rsidRPr="00752797">
        <w:rPr>
          <w:i/>
          <w:vertAlign w:val="subscript"/>
          <w:lang w:val="en-US"/>
        </w:rPr>
        <w:t>b</w:t>
      </w:r>
      <w:r w:rsidRPr="00752797">
        <w:rPr>
          <w:lang w:val="en-US"/>
        </w:rPr>
        <w:t>) implemented into XBeach:</w:t>
      </w:r>
    </w:p>
    <w:p w:rsidR="00995779" w:rsidRPr="00752797" w:rsidRDefault="00995779" w:rsidP="00995779">
      <w:pPr>
        <w:rPr>
          <w:lang w:val="en-US"/>
        </w:rPr>
      </w:pPr>
    </w:p>
    <w:p w:rsidR="00995779" w:rsidRPr="00752797" w:rsidRDefault="00995779" w:rsidP="00995779">
      <w:pPr>
        <w:numPr>
          <w:ilvl w:val="0"/>
          <w:numId w:val="26"/>
        </w:numPr>
        <w:rPr>
          <w:lang w:val="en-US"/>
        </w:rPr>
      </w:pPr>
      <w:r w:rsidRPr="00752797">
        <w:rPr>
          <w:lang w:val="en-US"/>
        </w:rPr>
        <w:t xml:space="preserve">Wave averaged near-bed turbulence energy (keyword: </w:t>
      </w:r>
      <w:r w:rsidRPr="00752797">
        <w:rPr>
          <w:i/>
          <w:lang w:val="en-US"/>
        </w:rPr>
        <w:t>turb = wave_averaged</w:t>
      </w:r>
      <w:r w:rsidRPr="00752797">
        <w:rPr>
          <w:lang w:val="en-US"/>
        </w:rPr>
        <w:t>):</w:t>
      </w:r>
    </w:p>
    <w:p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40">
          <v:shape id="_x0000_i1061" type="#_x0000_t75" style="width:100.05pt;height:36.45pt" o:ole="">
            <v:imagedata r:id="rId107" o:title=""/>
          </v:shape>
          <o:OLEObject Type="Embed" ProgID="Equation.DSMT4" ShapeID="_x0000_i1061" DrawAspect="Content" ObjectID="_1490184634" r:id="rId10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33</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numPr>
          <w:ilvl w:val="0"/>
          <w:numId w:val="26"/>
        </w:numPr>
        <w:rPr>
          <w:lang w:val="en-US"/>
        </w:rPr>
      </w:pPr>
      <w:r w:rsidRPr="00752797">
        <w:rPr>
          <w:lang w:val="en-US"/>
        </w:rPr>
        <w:t>Bore-averaged near-bed turbulence energy</w:t>
      </w:r>
      <w:r w:rsidRPr="00752797">
        <w:rPr>
          <w:rStyle w:val="FootnoteReference"/>
          <w:lang w:val="en-US"/>
        </w:rPr>
        <w:footnoteReference w:id="1"/>
      </w:r>
      <w:r w:rsidRPr="00752797">
        <w:rPr>
          <w:lang w:val="en-US"/>
        </w:rPr>
        <w:t xml:space="preserve"> (keyword: </w:t>
      </w:r>
      <w:r w:rsidRPr="00752797">
        <w:rPr>
          <w:i/>
          <w:lang w:val="en-US"/>
        </w:rPr>
        <w:t>turb = bore_averaged</w:t>
      </w:r>
      <w:r w:rsidRPr="00752797">
        <w:rPr>
          <w:lang w:val="en-US"/>
        </w:rPr>
        <w:t>)</w:t>
      </w:r>
    </w:p>
    <w:p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60">
          <v:shape id="_x0000_i1062" type="#_x0000_t75" style="width:100.05pt;height:37.4pt" o:ole="">
            <v:imagedata r:id="rId109" o:title=""/>
          </v:shape>
          <o:OLEObject Type="Embed" ProgID="Equation.DSMT4" ShapeID="_x0000_i1062" DrawAspect="Content" ObjectID="_1490184635" r:id="rId11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34</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numPr>
          <w:ilvl w:val="0"/>
          <w:numId w:val="26"/>
        </w:numPr>
        <w:rPr>
          <w:lang w:val="en-US"/>
        </w:rPr>
      </w:pPr>
      <w:r w:rsidRPr="00752797">
        <w:rPr>
          <w:lang w:val="en-US"/>
        </w:rPr>
        <w:t xml:space="preserve">Not taking into account the turbulence variance at the bed (keyword: </w:t>
      </w:r>
      <w:r w:rsidRPr="00752797">
        <w:rPr>
          <w:i/>
          <w:lang w:val="en-US"/>
        </w:rPr>
        <w:t>turb = none</w:t>
      </w:r>
      <w:r w:rsidRPr="00752797">
        <w:rPr>
          <w:lang w:val="en-US"/>
        </w:rPr>
        <w:t>)</w:t>
      </w:r>
    </w:p>
    <w:p w:rsidR="00995779" w:rsidRPr="00752797" w:rsidRDefault="00995779" w:rsidP="00995779">
      <w:pPr>
        <w:rPr>
          <w:lang w:val="en-US"/>
        </w:rPr>
      </w:pPr>
    </w:p>
    <w:p w:rsidR="00995779" w:rsidRPr="00752797" w:rsidRDefault="00995779" w:rsidP="00995779">
      <w:pPr>
        <w:rPr>
          <w:lang w:val="en-US"/>
        </w:rPr>
      </w:pPr>
      <w:r w:rsidRPr="00752797">
        <w:rPr>
          <w:lang w:val="en-US"/>
        </w:rPr>
        <w:t>Both formulations make use of the wave-averaged turbulence energy (</w:t>
      </w:r>
      <w:r w:rsidRPr="00752797">
        <w:rPr>
          <w:i/>
          <w:lang w:val="en-US"/>
        </w:rPr>
        <w:t>k</w:t>
      </w:r>
      <w:r w:rsidRPr="00752797">
        <w:rPr>
          <w:i/>
          <w:vertAlign w:val="subscript"/>
          <w:lang w:val="en-US"/>
        </w:rPr>
        <w:t>s</w:t>
      </w:r>
      <w:r w:rsidRPr="00752797">
        <w:rPr>
          <w:lang w:val="en-US"/>
        </w:rPr>
        <w:t>) and a mixing length (</w:t>
      </w:r>
      <w:r w:rsidRPr="00752797">
        <w:rPr>
          <w:i/>
          <w:lang w:val="en-US"/>
        </w:rPr>
        <w:t>L</w:t>
      </w:r>
      <w:r w:rsidRPr="00752797">
        <w:rPr>
          <w:i/>
          <w:vertAlign w:val="subscript"/>
          <w:lang w:val="en-US"/>
        </w:rPr>
        <w:t>mix</w:t>
      </w:r>
      <w:r w:rsidRPr="00752797">
        <w:rPr>
          <w:lang w:val="en-US"/>
        </w:rPr>
        <w:t xml:space="preserve">). The wave averaged turbulence energy at the surface is computed from the roller energy dissipation and following Battjes (1975) in which </w:t>
      </w:r>
      <w:r w:rsidRPr="00752797">
        <w:rPr>
          <w:i/>
          <w:lang w:val="en-US"/>
        </w:rPr>
        <w:t>D</w:t>
      </w:r>
      <w:r w:rsidRPr="00752797">
        <w:rPr>
          <w:i/>
          <w:vertAlign w:val="subscript"/>
          <w:lang w:val="en-US"/>
        </w:rPr>
        <w:t>r</w:t>
      </w:r>
      <w:r w:rsidRPr="00752797">
        <w:rPr>
          <w:vertAlign w:val="subscript"/>
          <w:lang w:val="en-US"/>
        </w:rPr>
        <w:t xml:space="preserve"> </w:t>
      </w:r>
      <w:r w:rsidRPr="00752797">
        <w:rPr>
          <w:lang w:val="en-US"/>
        </w:rPr>
        <w:t>is roller dissipation: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579" w:dyaOrig="440">
          <v:shape id="_x0000_i1063" type="#_x0000_t75" style="width:79.5pt;height:21.5pt" o:ole="">
            <v:imagedata r:id="rId111" o:title=""/>
          </v:shape>
          <o:OLEObject Type="Embed" ProgID="Equation.DSMT4" ShapeID="_x0000_i1063" DrawAspect="Content" ObjectID="_1490184636" r:id="rId11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35</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The mixing length (</w:t>
      </w:r>
      <w:r w:rsidRPr="00752797">
        <w:rPr>
          <w:i/>
          <w:lang w:val="en-US"/>
        </w:rPr>
        <w:t>L</w:t>
      </w:r>
      <w:r w:rsidRPr="00752797">
        <w:rPr>
          <w:i/>
          <w:vertAlign w:val="subscript"/>
          <w:lang w:val="en-US"/>
        </w:rPr>
        <w:t>mix</w:t>
      </w:r>
      <w:r w:rsidRPr="00752797">
        <w:rPr>
          <w:lang w:val="en-US"/>
        </w:rPr>
        <w:t xml:space="preserve">) is expressed as thickness of the surface roller near the water surface and depends on the roller volume </w:t>
      </w:r>
      <w:r w:rsidRPr="00752797">
        <w:rPr>
          <w:i/>
          <w:lang w:val="en-US"/>
        </w:rPr>
        <w:t>A</w:t>
      </w:r>
      <w:r w:rsidRPr="00752797">
        <w:rPr>
          <w:i/>
          <w:vertAlign w:val="subscript"/>
          <w:lang w:val="en-US"/>
        </w:rPr>
        <w:t>r</w:t>
      </w:r>
      <w:r w:rsidRPr="00752797">
        <w:rPr>
          <w:lang w:val="en-US"/>
        </w:rPr>
        <w:t xml:space="preserve"> (Svendsen, 1984):</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80">
          <v:shape id="_x0000_i1064" type="#_x0000_t75" style="width:110.35pt;height:38.35pt" o:ole="">
            <v:imagedata r:id="rId113" o:title=""/>
          </v:shape>
          <o:OLEObject Type="Embed" ProgID="Equation.DSMT4" ShapeID="_x0000_i1064" DrawAspect="Content" ObjectID="_1490184637" r:id="rId11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36</w:instrText>
        </w:r>
      </w:fldSimple>
      <w:r w:rsidRPr="00752797">
        <w:rPr>
          <w:lang w:val="en-US"/>
        </w:rPr>
        <w:instrText>)</w:instrText>
      </w:r>
      <w:r w:rsidR="007E1D7E" w:rsidRPr="00752797">
        <w:rPr>
          <w:lang w:val="en-US"/>
        </w:rPr>
        <w:fldChar w:fldCharType="end"/>
      </w:r>
    </w:p>
    <w:p w:rsidR="00995779" w:rsidRPr="00752797" w:rsidRDefault="00995779" w:rsidP="00995779">
      <w:pPr>
        <w:pStyle w:val="Heading3"/>
        <w:jc w:val="both"/>
        <w:rPr>
          <w:lang w:val="en-US"/>
        </w:rPr>
      </w:pPr>
      <w:bookmarkStart w:id="95" w:name="_Toc412623820"/>
      <w:bookmarkStart w:id="96" w:name="_Ref413405462"/>
      <w:bookmarkStart w:id="97" w:name="_Toc413853396"/>
      <w:r w:rsidRPr="00752797">
        <w:rPr>
          <w:lang w:val="en-US"/>
        </w:rPr>
        <w:lastRenderedPageBreak/>
        <w:t>Roller energy balance</w:t>
      </w:r>
      <w:bookmarkEnd w:id="95"/>
      <w:bookmarkEnd w:id="96"/>
      <w:bookmarkEnd w:id="97"/>
    </w:p>
    <w:p w:rsidR="00995779" w:rsidRPr="00752797" w:rsidRDefault="00995779" w:rsidP="00995779">
      <w:pPr>
        <w:rPr>
          <w:lang w:val="en-US"/>
        </w:rPr>
      </w:pPr>
      <w:r w:rsidRPr="00752797">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D5585B" w:rsidRPr="00752797">
        <w:rPr>
          <w:lang w:val="en-US"/>
        </w:rPr>
        <w:t>analyzed</w:t>
      </w:r>
      <w:r w:rsidRPr="00752797">
        <w:rPr>
          <w:lang w:val="en-US"/>
        </w:rPr>
        <w:t xml:space="preserve"> the typical dimensions of such rollers and their effect on the radiation stress (e.g. Longuet-Higgins and Turner, 1974, Svendsen, 1984, Roelvink and Stive, 1989, Nairn et al., 1990, Deigaard 1993, Stive and De Vriend, 1994). </w:t>
      </w:r>
    </w:p>
    <w:p w:rsidR="00995779" w:rsidRPr="00752797" w:rsidRDefault="00995779" w:rsidP="00995779">
      <w:pPr>
        <w:rPr>
          <w:lang w:val="en-US"/>
        </w:rPr>
      </w:pPr>
    </w:p>
    <w:p w:rsidR="00995779" w:rsidRPr="00752797" w:rsidRDefault="00995779" w:rsidP="00995779">
      <w:pPr>
        <w:rPr>
          <w:lang w:val="en-US"/>
        </w:rPr>
      </w:pPr>
      <w:r w:rsidRPr="00752797">
        <w:rPr>
          <w:lang w:val="en-US"/>
        </w:rPr>
        <w:t>The rollers can be represented as a blob of water with cross-sectional area A that slides down the front slope of a breaking wave. The roller exerts a shear stress on the water beneath it equal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500" w:dyaOrig="620">
          <v:shape id="_x0000_i1065" type="#_x0000_t75" style="width:74.8pt;height:30.85pt" o:ole="">
            <v:imagedata r:id="rId115" o:title=""/>
          </v:shape>
          <o:OLEObject Type="Embed" ProgID="Equation.DSMT4" ShapeID="_x0000_i1065" DrawAspect="Content" ObjectID="_1490184638" r:id="rId11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98" w:name="ZEqnNum145546"/>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37</w:instrText>
        </w:r>
      </w:fldSimple>
      <w:r w:rsidRPr="00752797">
        <w:rPr>
          <w:lang w:val="en-US"/>
        </w:rPr>
        <w:instrText>)</w:instrText>
      </w:r>
      <w:bookmarkEnd w:id="98"/>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 xml:space="preserve">where </w:t>
      </w:r>
      <w:r w:rsidRPr="00752797">
        <w:rPr>
          <w:position w:val="-12"/>
          <w:lang w:val="en-US"/>
        </w:rPr>
        <w:object w:dxaOrig="279" w:dyaOrig="360">
          <v:shape id="_x0000_i1066" type="#_x0000_t75" style="width:14.05pt;height:17.75pt" o:ole="">
            <v:imagedata r:id="rId117" o:title=""/>
          </v:shape>
          <o:OLEObject Type="Embed" ProgID="Equation.DSMT4" ShapeID="_x0000_i1066" DrawAspect="Content" ObjectID="_1490184639" r:id="rId118"/>
        </w:object>
      </w:r>
      <w:r w:rsidRPr="00752797">
        <w:rPr>
          <w:lang w:val="en-US"/>
        </w:rPr>
        <w:t xml:space="preserve"> is the slope of the breaking wave front, </w:t>
      </w:r>
      <w:r w:rsidRPr="00752797">
        <w:rPr>
          <w:i/>
          <w:lang w:val="en-US"/>
        </w:rPr>
        <w:t>R</w:t>
      </w:r>
      <w:r w:rsidRPr="00752797">
        <w:rPr>
          <w:lang w:val="en-US"/>
        </w:rPr>
        <w:t xml:space="preserve"> is the roller area and </w:t>
      </w:r>
      <w:r w:rsidRPr="00752797">
        <w:rPr>
          <w:i/>
          <w:lang w:val="en-US"/>
        </w:rPr>
        <w:t>L</w:t>
      </w:r>
      <w:r w:rsidRPr="00752797">
        <w:rPr>
          <w:lang w:val="en-US"/>
        </w:rPr>
        <w:t xml:space="preserve"> is the wave length. The roller has a kinetic energy equal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460" w:dyaOrig="700">
          <v:shape id="_x0000_i1067" type="#_x0000_t75" style="width:122.5pt;height:35.55pt" o:ole="">
            <v:imagedata r:id="rId119" o:title=""/>
          </v:shape>
          <o:OLEObject Type="Embed" ProgID="Equation.DSMT4" ShapeID="_x0000_i1067" DrawAspect="Content" ObjectID="_1490184640" r:id="rId12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99" w:name="ZEqnNum992472"/>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38</w:instrText>
        </w:r>
      </w:fldSimple>
      <w:r w:rsidRPr="00752797">
        <w:rPr>
          <w:lang w:val="en-US"/>
        </w:rPr>
        <w:instrText>)</w:instrText>
      </w:r>
      <w:bookmarkEnd w:id="99"/>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and a contribution to the radiation stress equal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320" w:dyaOrig="760">
          <v:shape id="_x0000_i1068" type="#_x0000_t75" style="width:116.9pt;height:37.4pt" o:ole="">
            <v:imagedata r:id="rId121" o:title=""/>
          </v:shape>
          <o:OLEObject Type="Embed" ProgID="Equation.DSMT4" ShapeID="_x0000_i1068" DrawAspect="Content" ObjectID="_1490184641" r:id="rId12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39</w:instrText>
        </w:r>
      </w:fldSimple>
      <w:r w:rsidRPr="00752797">
        <w:rPr>
          <w:lang w:val="en-US"/>
        </w:rPr>
        <w:instrText>)</w:instrText>
      </w:r>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We can now formulate an energy balance for the roller as follows:</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30"/>
          <w:lang w:val="en-US"/>
        </w:rPr>
        <w:object w:dxaOrig="4120" w:dyaOrig="720">
          <v:shape id="_x0000_i1069" type="#_x0000_t75" style="width:206.65pt;height:36.45pt" o:ole="">
            <v:imagedata r:id="rId123" o:title=""/>
          </v:shape>
          <o:OLEObject Type="Embed" ProgID="Equation.3" ShapeID="_x0000_i1069" DrawAspect="Content" ObjectID="_1490184642" r:id="rId12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00" w:name="ZEqnNum923440"/>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40</w:instrText>
        </w:r>
      </w:fldSimple>
      <w:r w:rsidRPr="00752797">
        <w:rPr>
          <w:lang w:val="en-US"/>
        </w:rPr>
        <w:instrText>)</w:instrText>
      </w:r>
      <w:bookmarkEnd w:id="100"/>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 xml:space="preserve">where </w:t>
      </w:r>
      <w:r w:rsidRPr="00752797">
        <w:rPr>
          <w:i/>
          <w:lang w:val="en-US"/>
        </w:rPr>
        <w:t>S</w:t>
      </w:r>
      <w:r w:rsidRPr="00752797">
        <w:rPr>
          <w:lang w:val="en-US"/>
        </w:rPr>
        <w:t xml:space="preserve"> is the loss of </w:t>
      </w:r>
      <w:r w:rsidR="00BC356B" w:rsidRPr="00752797">
        <w:rPr>
          <w:lang w:val="en-US"/>
        </w:rPr>
        <w:t>organized</w:t>
      </w:r>
      <w:r w:rsidRPr="00752797">
        <w:rPr>
          <w:lang w:val="en-US"/>
        </w:rPr>
        <w:t xml:space="preserve"> wave motion due to breaking and </w:t>
      </w:r>
      <w:r w:rsidRPr="00752797">
        <w:rPr>
          <w:i/>
          <w:lang w:val="en-US"/>
        </w:rPr>
        <w:t>D</w:t>
      </w:r>
      <w:r w:rsidRPr="00752797">
        <w:rPr>
          <w:lang w:val="en-US"/>
        </w:rPr>
        <w:t xml:space="preserve"> is the dissipation.  The latter is equal to the work done by the shear stress between the roller and the wave:</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200" w:dyaOrig="380">
          <v:shape id="_x0000_i1070" type="#_x0000_t75" style="width:59.85pt;height:20.55pt" o:ole="">
            <v:imagedata r:id="rId125" o:title=""/>
          </v:shape>
          <o:OLEObject Type="Embed" ProgID="Equation.DSMT4" ShapeID="_x0000_i1070" DrawAspect="Content" ObjectID="_1490184643" r:id="rId12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01" w:name="ZEqnNum821204"/>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41</w:instrText>
        </w:r>
      </w:fldSimple>
      <w:r w:rsidRPr="00752797">
        <w:rPr>
          <w:lang w:val="en-US"/>
        </w:rPr>
        <w:instrText>)</w:instrText>
      </w:r>
      <w:bookmarkEnd w:id="101"/>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Given the complex motion in the breaking waves, we can only give approximate estimates of the order of magnitude of the parameters in the equations </w:t>
      </w:r>
      <w:r w:rsidR="007E1D7E" w:rsidRPr="00752797">
        <w:rPr>
          <w:lang w:val="en-US"/>
        </w:rPr>
        <w:fldChar w:fldCharType="begin"/>
      </w:r>
      <w:r w:rsidRPr="00752797">
        <w:rPr>
          <w:lang w:val="en-US"/>
        </w:rPr>
        <w:instrText xml:space="preserve"> GOTOBUTTON ZEqnNum145546  \* MERGEFORMAT </w:instrText>
      </w:r>
      <w:r w:rsidR="007E1D7E" w:rsidRPr="00752797">
        <w:rPr>
          <w:lang w:val="en-US"/>
        </w:rPr>
        <w:fldChar w:fldCharType="begin"/>
      </w:r>
      <w:r w:rsidRPr="00752797">
        <w:rPr>
          <w:lang w:val="en-US"/>
        </w:rPr>
        <w:instrText xml:space="preserve"> REF ZEqnNum145546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37</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till </w:t>
      </w:r>
      <w:r w:rsidR="007E1D7E" w:rsidRPr="00752797">
        <w:rPr>
          <w:lang w:val="en-US"/>
        </w:rPr>
        <w:fldChar w:fldCharType="begin"/>
      </w:r>
      <w:r w:rsidRPr="00752797">
        <w:rPr>
          <w:lang w:val="en-US"/>
        </w:rPr>
        <w:instrText xml:space="preserve"> GOTOBUTTON ZEqnNum821204  \* MERGEFORMAT </w:instrText>
      </w:r>
      <w:r w:rsidR="007E1D7E" w:rsidRPr="00752797">
        <w:rPr>
          <w:lang w:val="en-US"/>
        </w:rPr>
        <w:fldChar w:fldCharType="begin"/>
      </w:r>
      <w:r w:rsidRPr="00752797">
        <w:rPr>
          <w:lang w:val="en-US"/>
        </w:rPr>
        <w:instrText xml:space="preserve"> REF ZEqnNum821204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41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Various authors have suggested that the velocity in the roller can be approximated as purely horizontal and equal to the wave celerity </w:t>
      </w:r>
      <w:r w:rsidRPr="00752797">
        <w:rPr>
          <w:i/>
          <w:lang w:val="en-US"/>
        </w:rPr>
        <w:t>c</w:t>
      </w:r>
      <w:r w:rsidRPr="00752797">
        <w:rPr>
          <w:i/>
          <w:vertAlign w:val="subscript"/>
          <w:lang w:val="en-US"/>
        </w:rPr>
        <w:t>g</w:t>
      </w:r>
      <w:r w:rsidRPr="00752797">
        <w:rPr>
          <w:i/>
          <w:lang w:val="en-US"/>
        </w:rPr>
        <w:t xml:space="preserve">. </w:t>
      </w:r>
      <w:r w:rsidRPr="00752797">
        <w:rPr>
          <w:lang w:val="en-US"/>
        </w:rPr>
        <w:t>In that case we get (for waves travelling in x-direction):</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320" w:dyaOrig="380">
          <v:shape id="_x0000_i1071" type="#_x0000_t75" style="width:65.45pt;height:19.65pt" o:ole="">
            <v:imagedata r:id="rId127" o:title=""/>
          </v:shape>
          <o:OLEObject Type="Embed" ProgID="Equation.DSMT4" ShapeID="_x0000_i1071" DrawAspect="Content" ObjectID="_1490184644" r:id="rId12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42</w:instrText>
        </w:r>
      </w:fldSimple>
      <w:r w:rsidRPr="00752797">
        <w:rPr>
          <w:lang w:val="en-US"/>
        </w:rPr>
        <w:instrText>)</w:instrText>
      </w:r>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 xml:space="preserve">However, this must be seen as an (unrealistic) upper limit on the radiation stress contribution as this can only be valid for </w:t>
      </w:r>
      <w:r w:rsidRPr="00752797">
        <w:rPr>
          <w:i/>
          <w:lang w:val="en-US"/>
        </w:rPr>
        <w:t>w</w:t>
      </w:r>
      <w:r w:rsidRPr="00752797">
        <w:rPr>
          <w:i/>
          <w:vertAlign w:val="subscript"/>
          <w:lang w:val="en-US"/>
        </w:rPr>
        <w:t>roller</w:t>
      </w:r>
      <w:r w:rsidRPr="00752797">
        <w:rPr>
          <w:i/>
          <w:lang w:val="en-US"/>
        </w:rPr>
        <w:t>=0</w:t>
      </w:r>
      <w:r w:rsidRPr="00752797">
        <w:rPr>
          <w:lang w:val="en-US"/>
        </w:rPr>
        <w:t xml:space="preserve">. Nairn et al. (1990) showed that the conceptual model of </w:t>
      </w:r>
      <w:r w:rsidRPr="00752797">
        <w:rPr>
          <w:lang w:val="en-US"/>
        </w:rPr>
        <w:lastRenderedPageBreak/>
        <w:t xml:space="preserve">Roelvink and Stive (1989) would lead to a factor 0.22 instead of 2. However, a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radiation stress contribution. Therefore we stick to the roller energy balance suggested by Nairn et al. (1990) in equation </w:t>
      </w:r>
      <w:r w:rsidR="007E1D7E" w:rsidRPr="00752797">
        <w:rPr>
          <w:lang w:val="en-US"/>
        </w:rPr>
        <w:fldChar w:fldCharType="begin"/>
      </w:r>
      <w:r w:rsidRPr="00752797">
        <w:rPr>
          <w:lang w:val="en-US"/>
        </w:rPr>
        <w:instrText xml:space="preserve"> GOTOBUTTON ZEqnNum156223  \* MERGEFORMAT </w:instrText>
      </w:r>
      <w:r w:rsidR="007E1D7E" w:rsidRPr="00752797">
        <w:rPr>
          <w:lang w:val="en-US"/>
        </w:rPr>
        <w:fldChar w:fldCharType="begin"/>
      </w:r>
      <w:r w:rsidRPr="00752797">
        <w:rPr>
          <w:lang w:val="en-US"/>
        </w:rPr>
        <w:instrText xml:space="preserve"> REF ZEqnNum156223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43</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the roller contribution to the radiation stress:</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60"/>
          <w:lang w:val="en-US"/>
        </w:rPr>
        <w:object w:dxaOrig="2160" w:dyaOrig="1300">
          <v:shape id="_x0000_i1072" type="#_x0000_t75" style="width:109.4pt;height:64.5pt" o:ole="">
            <v:imagedata r:id="rId129" o:title=""/>
          </v:shape>
          <o:OLEObject Type="Embed" ProgID="Equation.3" ShapeID="_x0000_i1072" DrawAspect="Content" ObjectID="_1490184645" r:id="rId13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02" w:name="ZEqnNum156223"/>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43</w:instrText>
        </w:r>
      </w:fldSimple>
      <w:r w:rsidRPr="00752797">
        <w:rPr>
          <w:lang w:val="en-US"/>
        </w:rPr>
        <w:instrText>)</w:instrText>
      </w:r>
      <w:bookmarkEnd w:id="102"/>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This leads to an elegant and consistent distribution of the wave-induced forcing through the surfzone. To close the roller energy balance we need to express the dissipation of the roller as a function of </w:t>
      </w:r>
      <w:r w:rsidRPr="00752797">
        <w:rPr>
          <w:i/>
          <w:lang w:val="en-US"/>
        </w:rPr>
        <w:t>E</w:t>
      </w:r>
      <w:r w:rsidRPr="00752797">
        <w:rPr>
          <w:i/>
          <w:vertAlign w:val="subscript"/>
          <w:lang w:val="en-US"/>
        </w:rPr>
        <w:t>r</w:t>
      </w:r>
      <w:r w:rsidRPr="00752797">
        <w:rPr>
          <w:lang w:val="en-US"/>
        </w:rPr>
        <w:t>. This can be done by introducing:</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16"/>
          <w:lang w:val="en-US"/>
        </w:rPr>
        <w:object w:dxaOrig="2180" w:dyaOrig="480">
          <v:shape id="_x0000_i1073" type="#_x0000_t75" style="width:108.45pt;height:23.4pt" o:ole="">
            <v:imagedata r:id="rId131" o:title=""/>
          </v:shape>
          <o:OLEObject Type="Embed" ProgID="Equation.DSMT4" ShapeID="_x0000_i1073" DrawAspect="Content" ObjectID="_1490184646" r:id="rId13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03" w:name="ZEqnNum157006"/>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44</w:instrText>
        </w:r>
      </w:fldSimple>
      <w:r w:rsidRPr="00752797">
        <w:rPr>
          <w:lang w:val="en-US"/>
        </w:rPr>
        <w:instrText>)</w:instrText>
      </w:r>
      <w:bookmarkEnd w:id="103"/>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Combining this with equations </w:t>
      </w:r>
      <w:r w:rsidR="007E1D7E" w:rsidRPr="00752797">
        <w:rPr>
          <w:lang w:val="en-US"/>
        </w:rPr>
        <w:fldChar w:fldCharType="begin"/>
      </w:r>
      <w:r w:rsidRPr="00752797">
        <w:rPr>
          <w:lang w:val="en-US"/>
        </w:rPr>
        <w:instrText xml:space="preserve"> GOTOBUTTON ZEqnNum992472  \* MERGEFORMAT </w:instrText>
      </w:r>
      <w:r w:rsidR="007E1D7E" w:rsidRPr="00752797">
        <w:rPr>
          <w:lang w:val="en-US"/>
        </w:rPr>
        <w:fldChar w:fldCharType="begin"/>
      </w:r>
      <w:r w:rsidRPr="00752797">
        <w:rPr>
          <w:lang w:val="en-US"/>
        </w:rPr>
        <w:instrText xml:space="preserve"> REF ZEqnNum992472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38</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GOTOBUTTON ZEqnNum157006  \* MERGEFORMAT </w:instrText>
      </w:r>
      <w:r w:rsidR="007E1D7E" w:rsidRPr="00752797">
        <w:rPr>
          <w:lang w:val="en-US"/>
        </w:rPr>
        <w:fldChar w:fldCharType="begin"/>
      </w:r>
      <w:r w:rsidRPr="00752797">
        <w:rPr>
          <w:lang w:val="en-US"/>
        </w:rPr>
        <w:instrText xml:space="preserve"> REF ZEqnNum157006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44</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we then find:</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1700" w:dyaOrig="700">
          <v:shape id="_x0000_i1074" type="#_x0000_t75" style="width:84.15pt;height:35.55pt" o:ole="">
            <v:imagedata r:id="rId133" o:title=""/>
          </v:shape>
          <o:OLEObject Type="Embed" ProgID="Equation.DSMT4" ShapeID="_x0000_i1074" DrawAspect="Content" ObjectID="_1490184647" r:id="rId13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45</w:instrText>
        </w:r>
      </w:fldSimple>
      <w:r w:rsidRPr="00752797">
        <w:rPr>
          <w:lang w:val="en-US"/>
        </w:rPr>
        <w:instrText>)</w:instrText>
      </w:r>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The coefficients </w:t>
      </w:r>
      <w:r w:rsidRPr="00752797">
        <w:rPr>
          <w:position w:val="-12"/>
          <w:lang w:val="en-US"/>
        </w:rPr>
        <w:object w:dxaOrig="279" w:dyaOrig="360">
          <v:shape id="_x0000_i1075" type="#_x0000_t75" style="width:14.05pt;height:17.75pt" o:ole="">
            <v:imagedata r:id="rId135" o:title=""/>
          </v:shape>
          <o:OLEObject Type="Embed" ProgID="Equation.DSMT4" ShapeID="_x0000_i1075" DrawAspect="Content" ObjectID="_1490184648" r:id="rId136"/>
        </w:object>
      </w:r>
      <w:r w:rsidRPr="00752797">
        <w:rPr>
          <w:lang w:val="en-US"/>
        </w:rPr>
        <w:t xml:space="preserve"> and </w:t>
      </w:r>
      <w:r w:rsidRPr="00752797">
        <w:rPr>
          <w:position w:val="-12"/>
          <w:lang w:val="en-US"/>
        </w:rPr>
        <w:object w:dxaOrig="300" w:dyaOrig="360">
          <v:shape id="_x0000_i1076" type="#_x0000_t75" style="width:14.95pt;height:17.75pt" o:ole="">
            <v:imagedata r:id="rId137" o:title=""/>
          </v:shape>
          <o:OLEObject Type="Embed" ProgID="Equation.DSMT4" ShapeID="_x0000_i1076" DrawAspect="Content" ObjectID="_1490184649" r:id="rId138"/>
        </w:object>
      </w:r>
      <w:r w:rsidRPr="00752797">
        <w:rPr>
          <w:position w:val="-12"/>
          <w:lang w:val="en-US"/>
        </w:rPr>
        <w:t xml:space="preserve"> </w:t>
      </w:r>
      <w:r w:rsidRPr="00752797">
        <w:rPr>
          <w:lang w:val="en-US"/>
        </w:rPr>
        <w:t xml:space="preserve">are usually lumped together into a single coefficient. This coefficient β is in the O(0.1) (keyword: </w:t>
      </w:r>
      <w:r w:rsidRPr="00752797">
        <w:rPr>
          <w:i/>
          <w:lang w:val="en-US"/>
        </w:rPr>
        <w:t>beta</w:t>
      </w:r>
      <w:r w:rsidRPr="00752797">
        <w:rPr>
          <w:lang w:val="en-US"/>
        </w:rPr>
        <w:t xml:space="preserve">), which may vary through the surf zone. The forcing of the longshore current by the radiation stress gradient can be derived from the wave and roller energy balances </w:t>
      </w:r>
      <w:r w:rsidR="007E1D7E" w:rsidRPr="00752797">
        <w:rPr>
          <w:lang w:val="en-US"/>
        </w:rPr>
        <w:fldChar w:fldCharType="begin"/>
      </w:r>
      <w:r w:rsidRPr="00752797">
        <w:rPr>
          <w:lang w:val="en-US"/>
        </w:rPr>
        <w:instrText xml:space="preserve"> GOTOBUTTON ZEqnNum871591  \* MERGEFORMAT </w:instrText>
      </w:r>
      <w:r w:rsidR="007E1D7E" w:rsidRPr="00752797">
        <w:rPr>
          <w:lang w:val="en-US"/>
        </w:rPr>
        <w:fldChar w:fldCharType="begin"/>
      </w:r>
      <w:r w:rsidRPr="00752797">
        <w:rPr>
          <w:lang w:val="en-US"/>
        </w:rPr>
        <w:instrText xml:space="preserve"> REF ZEqnNum871591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GOTOBUTTON ZEqnNum923440  \* MERGEFORMAT </w:instrText>
      </w:r>
      <w:r w:rsidR="007E1D7E" w:rsidRPr="00752797">
        <w:rPr>
          <w:lang w:val="en-US"/>
        </w:rPr>
        <w:fldChar w:fldCharType="begin"/>
      </w:r>
      <w:r w:rsidRPr="00752797">
        <w:rPr>
          <w:lang w:val="en-US"/>
        </w:rPr>
        <w:instrText xml:space="preserve"> REF ZEqnNum923440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40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p>
    <w:p w:rsidR="00995779" w:rsidRPr="00752797" w:rsidRDefault="00995779" w:rsidP="00995779">
      <w:pPr>
        <w:pStyle w:val="NoSpacing"/>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144"/>
          <w:lang w:val="en-US"/>
        </w:rPr>
        <w:object w:dxaOrig="5880" w:dyaOrig="3000">
          <v:shape id="_x0000_i1077" type="#_x0000_t75" style="width:294.55pt;height:150.55pt" o:ole="">
            <v:imagedata r:id="rId139" o:title=""/>
          </v:shape>
          <o:OLEObject Type="Embed" ProgID="Equation.DSMT4" ShapeID="_x0000_i1077" DrawAspect="Content" ObjectID="_1490184650" r:id="rId14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46</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pStyle w:val="NoSpacing"/>
        <w:rPr>
          <w:lang w:val="en-US"/>
        </w:rPr>
      </w:pPr>
      <w:r w:rsidRPr="00752797">
        <w:rPr>
          <w:lang w:val="en-US"/>
        </w:rPr>
        <w:t>In a longshore uniform situation, according to Snell’s law, the first term on the right-hand side equals zero; the second term exactly equals the sum of the wave energy dissipation and the roller energy input and dissipation terms, so the forcing term reduces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3980" w:dyaOrig="620">
          <v:shape id="_x0000_i1078" type="#_x0000_t75" style="width:198.25pt;height:30.85pt" o:ole="">
            <v:imagedata r:id="rId141" o:title=""/>
          </v:shape>
          <o:OLEObject Type="Embed" ProgID="Equation.DSMT4" ShapeID="_x0000_i1078" DrawAspect="Content" ObjectID="_1490184651" r:id="rId14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04" w:name="ZEqnNum515341"/>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47</w:instrText>
        </w:r>
      </w:fldSimple>
      <w:r w:rsidRPr="00752797">
        <w:rPr>
          <w:lang w:val="en-US"/>
        </w:rPr>
        <w:instrText>)</w:instrText>
      </w:r>
      <w:bookmarkEnd w:id="104"/>
      <w:r w:rsidR="007E1D7E" w:rsidRPr="00752797">
        <w:rPr>
          <w:lang w:val="en-US"/>
        </w:rPr>
        <w:fldChar w:fldCharType="end"/>
      </w:r>
    </w:p>
    <w:p w:rsidR="00995779" w:rsidRPr="00752797" w:rsidRDefault="00995779" w:rsidP="00995779">
      <w:pPr>
        <w:pStyle w:val="Heading2"/>
        <w:jc w:val="both"/>
        <w:rPr>
          <w:lang w:val="en-US"/>
        </w:rPr>
      </w:pPr>
      <w:bookmarkStart w:id="105" w:name="_Toc412623821"/>
      <w:bookmarkStart w:id="106" w:name="_Ref413406030"/>
      <w:bookmarkStart w:id="107" w:name="_Toc413853397"/>
      <w:r w:rsidRPr="00752797">
        <w:rPr>
          <w:lang w:val="en-US"/>
        </w:rPr>
        <w:t>Shallow water equations</w:t>
      </w:r>
      <w:bookmarkEnd w:id="105"/>
      <w:bookmarkEnd w:id="106"/>
      <w:bookmarkEnd w:id="107"/>
    </w:p>
    <w:p w:rsidR="00995779" w:rsidRPr="00752797" w:rsidRDefault="00995779" w:rsidP="00995779">
      <w:pPr>
        <w:rPr>
          <w:lang w:val="en-US"/>
        </w:rPr>
      </w:pPr>
      <w:r w:rsidRPr="00752797">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752797">
        <w:rPr>
          <w:i/>
          <w:lang w:val="en-US"/>
        </w:rPr>
        <w:t xml:space="preserve"> u</w:t>
      </w:r>
      <w:r w:rsidRPr="00752797">
        <w:rPr>
          <w:i/>
          <w:vertAlign w:val="superscript"/>
          <w:lang w:val="en-US"/>
        </w:rPr>
        <w:t>L</w:t>
      </w:r>
      <w:r w:rsidRPr="00752797">
        <w:rPr>
          <w:i/>
          <w:lang w:val="en-US"/>
        </w:rPr>
        <w:t xml:space="preserve"> </w:t>
      </w:r>
      <w:r w:rsidRPr="00752797">
        <w:rPr>
          <w:lang w:val="en-US"/>
        </w:rPr>
        <w:t>which is defined as the distance a water particle travels in one wave period, divided by that period. This velocity is related to the Eulerian velocity (the short-wave-averaged velocity observed at a fixed point)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0"/>
          <w:lang w:val="en-US"/>
        </w:rPr>
        <w:object w:dxaOrig="3220" w:dyaOrig="360">
          <v:shape id="_x0000_i1079" type="#_x0000_t75" style="width:159.9pt;height:17.75pt" o:ole="">
            <v:imagedata r:id="rId143" o:title=""/>
          </v:shape>
          <o:OLEObject Type="Embed" ProgID="Equation.DSMT4" ShapeID="_x0000_i1079" DrawAspect="Content" ObjectID="_1490184652" r:id="rId14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48</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where u</w:t>
      </w:r>
      <w:r w:rsidRPr="00752797">
        <w:rPr>
          <w:vertAlign w:val="superscript"/>
          <w:lang w:val="en-US"/>
        </w:rPr>
        <w:t>S</w:t>
      </w:r>
      <w:r w:rsidRPr="00752797">
        <w:rPr>
          <w:lang w:val="en-US"/>
        </w:rPr>
        <w:t xml:space="preserve"> and v</w:t>
      </w:r>
      <w:r w:rsidRPr="00752797">
        <w:rPr>
          <w:vertAlign w:val="superscript"/>
          <w:lang w:val="en-US"/>
        </w:rPr>
        <w:t>S</w:t>
      </w:r>
      <w:r w:rsidRPr="00752797">
        <w:rPr>
          <w:lang w:val="en-US"/>
        </w:rPr>
        <w:t xml:space="preserve"> represent the Stokes drift in </w:t>
      </w:r>
      <w:r w:rsidRPr="00752797">
        <w:rPr>
          <w:i/>
          <w:lang w:val="en-US"/>
        </w:rPr>
        <w:t>x</w:t>
      </w:r>
      <w:r w:rsidRPr="00752797">
        <w:rPr>
          <w:lang w:val="en-US"/>
        </w:rPr>
        <w:t xml:space="preserve">- and </w:t>
      </w:r>
      <w:r w:rsidRPr="00752797">
        <w:rPr>
          <w:i/>
          <w:lang w:val="en-US"/>
        </w:rPr>
        <w:t>y</w:t>
      </w:r>
      <w:r w:rsidRPr="00752797">
        <w:rPr>
          <w:lang w:val="en-US"/>
        </w:rPr>
        <w:t xml:space="preserve">-direction respectively (Phillips, 1977). The Strokes drift is calculated with </w:t>
      </w:r>
      <w:ins w:id="108" w:author="Ellen Quataert" w:date="2015-04-10T11:20:00Z">
        <w:r w:rsidR="004E079F">
          <w:rPr>
            <w:lang w:val="en-US"/>
          </w:rPr>
          <w:t xml:space="preserve">equation </w:t>
        </w:r>
      </w:ins>
      <w:r w:rsidR="007E1D7E" w:rsidRPr="00752797">
        <w:rPr>
          <w:lang w:val="en-US"/>
        </w:rPr>
        <w:fldChar w:fldCharType="begin"/>
      </w:r>
      <w:r w:rsidRPr="00752797">
        <w:rPr>
          <w:lang w:val="en-US"/>
        </w:rPr>
        <w:instrText xml:space="preserve"> GOTOBUTTON ZEqnNum369529  \* MERGEFORMAT </w:instrText>
      </w:r>
      <w:r w:rsidR="007E1D7E" w:rsidRPr="00752797">
        <w:rPr>
          <w:lang w:val="en-US"/>
        </w:rPr>
        <w:fldChar w:fldCharType="begin"/>
      </w:r>
      <w:r w:rsidRPr="00752797">
        <w:rPr>
          <w:lang w:val="en-US"/>
        </w:rPr>
        <w:instrText xml:space="preserve"> REF ZEqnNum369529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49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in which the wave-group varying short wave energy </w:t>
      </w:r>
      <w:r w:rsidRPr="00752797">
        <w:rPr>
          <w:i/>
          <w:lang w:val="en-US"/>
        </w:rPr>
        <w:t>E</w:t>
      </w:r>
      <w:r w:rsidRPr="00752797">
        <w:rPr>
          <w:i/>
          <w:vertAlign w:val="subscript"/>
          <w:lang w:val="en-US"/>
        </w:rPr>
        <w:t>w</w:t>
      </w:r>
      <w:r w:rsidRPr="00752797">
        <w:rPr>
          <w:lang w:val="en-US"/>
        </w:rPr>
        <w:t xml:space="preserve"> and direction are obtained from the wave-action balance.</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3480" w:dyaOrig="660">
          <v:shape id="_x0000_i1080" type="#_x0000_t75" style="width:173.9pt;height:34.6pt" o:ole="">
            <v:imagedata r:id="rId145" o:title=""/>
          </v:shape>
          <o:OLEObject Type="Embed" ProgID="Equation.DSMT4" ShapeID="_x0000_i1080" DrawAspect="Content" ObjectID="_1490184653" r:id="rId14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09" w:name="ZEqnNum369529"/>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49</w:instrText>
        </w:r>
      </w:fldSimple>
      <w:r w:rsidRPr="00752797">
        <w:rPr>
          <w:lang w:val="en-US"/>
        </w:rPr>
        <w:instrText>)</w:instrText>
      </w:r>
      <w:bookmarkEnd w:id="109"/>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resulting GLM-momentum equations are given by: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04"/>
          <w:lang w:val="en-US"/>
        </w:rPr>
        <w:object w:dxaOrig="7660" w:dyaOrig="2240">
          <v:shape id="_x0000_i1081" type="#_x0000_t75" style="width:382.45pt;height:113.15pt" o:ole="">
            <v:imagedata r:id="rId147" o:title=""/>
          </v:shape>
          <o:OLEObject Type="Embed" ProgID="Equation.DSMT4" ShapeID="_x0000_i1081" DrawAspect="Content" ObjectID="_1490184654" r:id="rId14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10" w:name="ZEqnNum488519"/>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50</w:instrText>
        </w:r>
      </w:fldSimple>
      <w:r w:rsidRPr="00752797">
        <w:rPr>
          <w:lang w:val="en-US"/>
        </w:rPr>
        <w:instrText>)</w:instrText>
      </w:r>
      <w:bookmarkEnd w:id="110"/>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τ</w:t>
      </w:r>
      <w:r w:rsidRPr="00752797">
        <w:rPr>
          <w:i/>
          <w:vertAlign w:val="subscript"/>
          <w:lang w:val="en-US"/>
        </w:rPr>
        <w:t>sx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sy</w:t>
      </w:r>
      <w:r w:rsidRPr="00752797">
        <w:rPr>
          <w:vertAlign w:val="subscript"/>
          <w:lang w:val="en-US"/>
        </w:rPr>
        <w:t xml:space="preserve"> </w:t>
      </w:r>
      <w:r w:rsidRPr="00752797">
        <w:rPr>
          <w:lang w:val="en-US"/>
        </w:rPr>
        <w:t>are the wind shear stresses</w:t>
      </w:r>
      <w:r w:rsidRPr="00752797">
        <w:rPr>
          <w:i/>
          <w:lang w:val="en-US"/>
        </w:rPr>
        <w:t>, τ</w:t>
      </w:r>
      <w:r w:rsidRPr="00752797">
        <w:rPr>
          <w:i/>
          <w:vertAlign w:val="subscript"/>
          <w:lang w:val="en-US"/>
        </w:rPr>
        <w:t>bx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by</w:t>
      </w:r>
      <w:r w:rsidRPr="00752797">
        <w:rPr>
          <w:vertAlign w:val="subscript"/>
          <w:lang w:val="en-US"/>
        </w:rPr>
        <w:t xml:space="preserve"> </w:t>
      </w:r>
      <w:r w:rsidRPr="00752797">
        <w:rPr>
          <w:lang w:val="en-US"/>
        </w:rPr>
        <w:t xml:space="preserve">are the bed shear stresses, </w:t>
      </w:r>
      <w:r w:rsidRPr="00752797">
        <w:rPr>
          <w:i/>
          <w:lang w:val="en-US"/>
        </w:rPr>
        <w:t>η</w:t>
      </w:r>
      <w:r w:rsidRPr="00752797">
        <w:rPr>
          <w:lang w:val="en-US"/>
        </w:rPr>
        <w:t xml:space="preserve"> is the water level, </w:t>
      </w:r>
      <w:r w:rsidRPr="00752797">
        <w:rPr>
          <w:i/>
          <w:lang w:val="en-US"/>
        </w:rPr>
        <w:t>F</w:t>
      </w:r>
      <w:r w:rsidRPr="00752797">
        <w:rPr>
          <w:i/>
          <w:vertAlign w:val="subscript"/>
          <w:lang w:val="en-US"/>
        </w:rPr>
        <w:t>x</w:t>
      </w:r>
      <w:r w:rsidRPr="00752797">
        <w:rPr>
          <w:i/>
          <w:lang w:val="en-US"/>
        </w:rPr>
        <w:t xml:space="preserve"> </w:t>
      </w:r>
      <w:r w:rsidRPr="00752797">
        <w:rPr>
          <w:lang w:val="en-US"/>
        </w:rPr>
        <w:t xml:space="preserve">and </w:t>
      </w:r>
      <w:r w:rsidRPr="00752797">
        <w:rPr>
          <w:i/>
          <w:lang w:val="en-US"/>
        </w:rPr>
        <w:t>F</w:t>
      </w:r>
      <w:r w:rsidRPr="00752797">
        <w:rPr>
          <w:i/>
          <w:vertAlign w:val="subscript"/>
          <w:lang w:val="en-US"/>
        </w:rPr>
        <w:t>y</w:t>
      </w:r>
      <w:r w:rsidRPr="00752797">
        <w:rPr>
          <w:lang w:val="en-US"/>
        </w:rPr>
        <w:t xml:space="preserve"> are the wave-induced stresses, </w:t>
      </w:r>
      <w:r w:rsidRPr="00752797">
        <w:rPr>
          <w:i/>
          <w:lang w:val="en-US"/>
        </w:rPr>
        <w:t>F</w:t>
      </w:r>
      <w:r w:rsidRPr="00752797">
        <w:rPr>
          <w:i/>
          <w:vertAlign w:val="subscript"/>
          <w:lang w:val="en-US"/>
        </w:rPr>
        <w:t>v,x</w:t>
      </w:r>
      <w:r w:rsidRPr="00752797">
        <w:rPr>
          <w:i/>
          <w:lang w:val="en-US"/>
        </w:rPr>
        <w:t>,</w:t>
      </w:r>
      <w:r w:rsidR="00D5585B" w:rsidRPr="00752797">
        <w:rPr>
          <w:i/>
          <w:lang w:val="en-US"/>
        </w:rPr>
        <w:t xml:space="preserve"> </w:t>
      </w:r>
      <w:r w:rsidRPr="00752797">
        <w:rPr>
          <w:lang w:val="en-US"/>
        </w:rPr>
        <w:t xml:space="preserve">and </w:t>
      </w:r>
      <w:r w:rsidRPr="00752797">
        <w:rPr>
          <w:i/>
          <w:lang w:val="en-US"/>
        </w:rPr>
        <w:t>F</w:t>
      </w:r>
      <w:r w:rsidRPr="00752797">
        <w:rPr>
          <w:i/>
          <w:vertAlign w:val="subscript"/>
          <w:lang w:val="en-US"/>
        </w:rPr>
        <w:t>v,y</w:t>
      </w:r>
      <w:r w:rsidRPr="00752797">
        <w:rPr>
          <w:lang w:val="en-US"/>
        </w:rPr>
        <w:t xml:space="preserve"> are the stresses induced by vegetation, </w:t>
      </w:r>
      <w:r w:rsidRPr="00752797">
        <w:rPr>
          <w:i/>
          <w:lang w:val="en-US"/>
        </w:rPr>
        <w:t>ν</w:t>
      </w:r>
      <w:r w:rsidRPr="00752797">
        <w:rPr>
          <w:i/>
          <w:vertAlign w:val="subscript"/>
          <w:lang w:val="en-US"/>
        </w:rPr>
        <w:t>h</w:t>
      </w:r>
      <w:r w:rsidRPr="00752797">
        <w:rPr>
          <w:lang w:val="en-US"/>
        </w:rPr>
        <w:t xml:space="preserve"> is the horizontal viscosity and </w:t>
      </w:r>
      <w:r w:rsidRPr="00752797">
        <w:rPr>
          <w:i/>
          <w:lang w:val="en-US"/>
        </w:rPr>
        <w:t>f</w:t>
      </w:r>
      <w:r w:rsidRPr="00752797">
        <w:rPr>
          <w:lang w:val="en-US"/>
        </w:rPr>
        <w:t xml:space="preserve"> is the Coriolis coefficient. Note that the shear stress terms are calculated with the Eulerian velocities as experienced by the bed and not with the GLM velocities, as can be seen in </w:t>
      </w:r>
      <w:ins w:id="111" w:author="Ellen Quataert" w:date="2015-04-10T11:20:00Z">
        <w:r w:rsidR="004E079F">
          <w:rPr>
            <w:lang w:val="en-US"/>
          </w:rPr>
          <w:t>equation</w:t>
        </w:r>
      </w:ins>
      <w:r w:rsidR="007E1D7E" w:rsidRPr="00752797">
        <w:rPr>
          <w:lang w:val="en-US"/>
        </w:rPr>
        <w:fldChar w:fldCharType="begin"/>
      </w:r>
      <w:r w:rsidRPr="00752797">
        <w:rPr>
          <w:lang w:val="en-US"/>
        </w:rPr>
        <w:instrText xml:space="preserve"> GOTOBUTTON ZEqnNum488519  \* MERGEFORMAT </w:instrText>
      </w:r>
      <w:r w:rsidR="007E1D7E" w:rsidRPr="00752797">
        <w:rPr>
          <w:lang w:val="en-US"/>
        </w:rPr>
        <w:fldChar w:fldCharType="begin"/>
      </w:r>
      <w:r w:rsidRPr="00752797">
        <w:rPr>
          <w:lang w:val="en-US"/>
        </w:rPr>
        <w:instrText xml:space="preserve"> REF ZEqnNum488519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50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r w:rsidR="00BB3951" w:rsidRPr="00752797">
        <w:rPr>
          <w:lang w:val="en-US"/>
        </w:rPr>
        <w:t xml:space="preserve"> </w:t>
      </w:r>
    </w:p>
    <w:p w:rsidR="00995779" w:rsidRPr="00752797" w:rsidRDefault="00995779" w:rsidP="00995779">
      <w:pPr>
        <w:pStyle w:val="Heading3"/>
        <w:jc w:val="both"/>
        <w:rPr>
          <w:lang w:val="en-US"/>
        </w:rPr>
      </w:pPr>
      <w:bookmarkStart w:id="112" w:name="_Toc412623822"/>
      <w:bookmarkStart w:id="113" w:name="_Toc413853398"/>
      <w:r w:rsidRPr="00752797">
        <w:rPr>
          <w:lang w:val="en-US"/>
        </w:rPr>
        <w:t>Horizontal viscosity</w:t>
      </w:r>
      <w:bookmarkEnd w:id="112"/>
      <w:bookmarkEnd w:id="113"/>
      <w:r w:rsidRPr="00752797">
        <w:rPr>
          <w:lang w:val="en-US"/>
        </w:rPr>
        <w:t xml:space="preserve"> </w:t>
      </w:r>
    </w:p>
    <w:p w:rsidR="00995779" w:rsidRPr="00752797" w:rsidRDefault="00995779" w:rsidP="00995779">
      <w:pPr>
        <w:spacing w:line="240" w:lineRule="auto"/>
        <w:rPr>
          <w:lang w:val="en-US"/>
        </w:rPr>
      </w:pPr>
      <w:r w:rsidRPr="00752797">
        <w:rPr>
          <w:lang w:val="en-US"/>
        </w:rPr>
        <w:t>The horizontal viscosity (</w:t>
      </w:r>
      <w:r w:rsidRPr="00752797">
        <w:rPr>
          <w:i/>
          <w:lang w:val="en-US"/>
        </w:rPr>
        <w:t>v</w:t>
      </w:r>
      <w:r w:rsidRPr="00752797">
        <w:rPr>
          <w:i/>
          <w:vertAlign w:val="subscript"/>
          <w:lang w:val="en-US"/>
        </w:rPr>
        <w:t>h</w:t>
      </w:r>
      <w:r w:rsidRPr="00752797">
        <w:rPr>
          <w:lang w:val="en-US"/>
        </w:rPr>
        <w:t>) is by default computed using the Smagorinsky (1963) model to account for the exchange of horizontal momentum at spatial scales smaller than the computational grid size, which is given as:</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4800" w:dyaOrig="840">
          <v:shape id="_x0000_i1082" type="#_x0000_t75" style="width:240.3pt;height:42.1pt" o:ole="">
            <v:imagedata r:id="rId149" o:title=""/>
          </v:shape>
          <o:OLEObject Type="Embed" ProgID="Equation.DSMT4" ShapeID="_x0000_i1082" DrawAspect="Content" ObjectID="_1490184655" r:id="rId15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14" w:name="ZEqnNum525463"/>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51</w:instrText>
        </w:r>
      </w:fldSimple>
      <w:r w:rsidRPr="00752797">
        <w:rPr>
          <w:lang w:val="en-US"/>
        </w:rPr>
        <w:instrText>)</w:instrText>
      </w:r>
      <w:bookmarkEnd w:id="114"/>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ZEqnNum525463  \* MERGEFORMAT </w:instrText>
      </w:r>
      <w:r w:rsidR="007E1D7E" w:rsidRPr="00752797">
        <w:rPr>
          <w:lang w:val="en-US"/>
        </w:rPr>
        <w:fldChar w:fldCharType="begin"/>
      </w:r>
      <w:r w:rsidRPr="00752797">
        <w:rPr>
          <w:lang w:val="en-US"/>
        </w:rPr>
        <w:instrText xml:space="preserve"> REF ZEqnNum525463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51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lang w:val="en-US"/>
        </w:rPr>
        <w:t>c</w:t>
      </w:r>
      <w:r w:rsidRPr="00752797">
        <w:rPr>
          <w:i/>
          <w:vertAlign w:val="subscript"/>
          <w:lang w:val="en-US"/>
        </w:rPr>
        <w:t>S</w:t>
      </w:r>
      <w:r w:rsidRPr="00752797">
        <w:rPr>
          <w:lang w:val="en-US"/>
        </w:rPr>
        <w:t xml:space="preserve"> is the Smagorinsky constant (keyword: </w:t>
      </w:r>
      <w:r w:rsidRPr="00752797">
        <w:rPr>
          <w:i/>
          <w:lang w:val="en-US"/>
        </w:rPr>
        <w:t>nuh</w:t>
      </w:r>
      <w:r w:rsidRPr="00752797">
        <w:rPr>
          <w:lang w:val="en-US"/>
        </w:rPr>
        <w:t xml:space="preserve">), set at 0.1 in all model simulations. It is also possible to use a user-defined value for the horizontal viscosity by turning off the </w:t>
      </w:r>
      <w:r w:rsidRPr="00752797">
        <w:rPr>
          <w:lang w:val="en-US"/>
        </w:rPr>
        <w:lastRenderedPageBreak/>
        <w:t xml:space="preserve">Smagorinsky model (keyword: </w:t>
      </w:r>
      <w:r w:rsidRPr="00752797">
        <w:rPr>
          <w:i/>
          <w:lang w:val="en-US"/>
        </w:rPr>
        <w:t>smag = 0</w:t>
      </w:r>
      <w:r w:rsidRPr="00752797">
        <w:rPr>
          <w:lang w:val="en-US"/>
        </w:rPr>
        <w:t xml:space="preserve">) and specifying the value directly (also keyword: </w:t>
      </w:r>
      <w:r w:rsidRPr="00752797">
        <w:rPr>
          <w:i/>
          <w:lang w:val="en-US"/>
        </w:rPr>
        <w:t>nuh</w:t>
      </w:r>
      <w:r w:rsidRPr="00752797">
        <w:rPr>
          <w:lang w:val="en-US"/>
        </w:rPr>
        <w:t>).</w:t>
      </w:r>
    </w:p>
    <w:p w:rsidR="00995779" w:rsidRPr="00752797" w:rsidRDefault="00995779" w:rsidP="00995779">
      <w:pPr>
        <w:pStyle w:val="Heading3"/>
        <w:jc w:val="both"/>
        <w:rPr>
          <w:lang w:val="en-US"/>
        </w:rPr>
      </w:pPr>
      <w:bookmarkStart w:id="115" w:name="_Toc412623823"/>
      <w:bookmarkStart w:id="116" w:name="_Toc413853399"/>
      <w:r w:rsidRPr="00752797">
        <w:rPr>
          <w:lang w:val="en-US"/>
        </w:rPr>
        <w:t>Bed shear stress</w:t>
      </w:r>
      <w:bookmarkEnd w:id="115"/>
      <w:bookmarkEnd w:id="116"/>
    </w:p>
    <w:p w:rsidR="00995779" w:rsidRPr="00752797" w:rsidRDefault="00995779" w:rsidP="00995779">
      <w:pPr>
        <w:rPr>
          <w:lang w:val="en-US"/>
        </w:rPr>
      </w:pPr>
      <w:r w:rsidRPr="00752797">
        <w:rPr>
          <w:lang w:val="en-US"/>
        </w:rPr>
        <w:t>The bed friction associated with mean currents and long waves is included via the formulation of the bed shear stress (</w:t>
      </w:r>
      <w:r w:rsidRPr="00752797">
        <w:rPr>
          <w:i/>
          <w:lang w:val="en-US"/>
        </w:rPr>
        <w:t>τ</w:t>
      </w:r>
      <w:r w:rsidRPr="00752797">
        <w:rPr>
          <w:i/>
          <w:vertAlign w:val="subscript"/>
          <w:lang w:val="en-US"/>
        </w:rPr>
        <w:t>b</w:t>
      </w:r>
      <w:r w:rsidRPr="00752797">
        <w:rPr>
          <w:lang w:val="en-US"/>
        </w:rPr>
        <w:t>). Using the approach of Ruessink et al. (2001) the bed shear stress is calculated with:</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46"/>
          <w:lang w:val="en-US"/>
        </w:rPr>
        <w:object w:dxaOrig="3600" w:dyaOrig="1040">
          <v:shape id="_x0000_i1083" type="#_x0000_t75" style="width:181.4pt;height:51.45pt" o:ole="">
            <v:imagedata r:id="rId151" o:title=""/>
          </v:shape>
          <o:OLEObject Type="Embed" ProgID="Equation.DSMT4" ShapeID="_x0000_i1083" DrawAspect="Content" ObjectID="_1490184656" r:id="rId15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r w:rsidR="00D826E0">
        <w:rPr>
          <w:lang w:val="nl-NL"/>
        </w:rPr>
        <w:fldChar w:fldCharType="begin"/>
      </w:r>
      <w:r w:rsidR="00D826E0" w:rsidRPr="00122362">
        <w:rPr>
          <w:rPrChange w:id="117" w:author="Ellen Quataert" w:date="2015-03-12T16:03:00Z">
            <w:rPr/>
          </w:rPrChange>
        </w:rPr>
        <w:instrText xml:space="preserve"> SEQ MTSec \c \* Arabic \* MERGEFORMAT </w:instrText>
      </w:r>
      <w:r w:rsidR="00D826E0">
        <w:rPr>
          <w:lang w:val="nl-NL"/>
        </w:rPr>
        <w:fldChar w:fldCharType="separate"/>
      </w:r>
      <w:r w:rsidR="007E2FAA" w:rsidRPr="007E2FAA">
        <w:rPr>
          <w:noProof/>
          <w:lang w:val="en-US"/>
        </w:rPr>
        <w:instrText>2</w:instrText>
      </w:r>
      <w:r w:rsidR="00D826E0">
        <w:rPr>
          <w:noProof/>
          <w:lang w:val="en-US"/>
        </w:rPr>
        <w:fldChar w:fldCharType="end"/>
      </w:r>
      <w:r w:rsidRPr="00752797">
        <w:rPr>
          <w:lang w:val="en-US"/>
        </w:rPr>
        <w:instrText>.</w:instrText>
      </w:r>
      <w:r w:rsidR="00D826E0">
        <w:rPr>
          <w:lang w:val="nl-NL"/>
        </w:rPr>
        <w:fldChar w:fldCharType="begin"/>
      </w:r>
      <w:r w:rsidR="00D826E0" w:rsidRPr="00122362">
        <w:rPr>
          <w:rPrChange w:id="118" w:author="Ellen Quataert" w:date="2015-03-12T16:03:00Z">
            <w:rPr/>
          </w:rPrChange>
        </w:rPr>
        <w:instrText xml:space="preserve"> SEQ MTEqn \c \* Arabic \* MERGEFORMAT </w:instrText>
      </w:r>
      <w:r w:rsidR="00D826E0">
        <w:rPr>
          <w:lang w:val="nl-NL"/>
        </w:rPr>
        <w:fldChar w:fldCharType="separate"/>
      </w:r>
      <w:r w:rsidR="007E2FAA" w:rsidRPr="007E2FAA">
        <w:rPr>
          <w:noProof/>
          <w:lang w:val="en-US"/>
        </w:rPr>
        <w:instrText>52</w:instrText>
      </w:r>
      <w:r w:rsidR="00D826E0">
        <w:rPr>
          <w:noProof/>
          <w:lang w:val="en-US"/>
        </w:rPr>
        <w:fldChar w:fldCharType="end"/>
      </w:r>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There are </w:t>
      </w:r>
      <w:del w:id="119" w:author="Ellen Quataert" w:date="2015-03-12T16:03:00Z">
        <w:r w:rsidRPr="00752797" w:rsidDel="00122362">
          <w:rPr>
            <w:lang w:val="en-US"/>
          </w:rPr>
          <w:delText>5</w:delText>
        </w:r>
      </w:del>
      <w:ins w:id="120" w:author="Ellen Quataert" w:date="2015-03-12T16:03:00Z">
        <w:r w:rsidR="00122362">
          <w:rPr>
            <w:lang w:val="en-US"/>
          </w:rPr>
          <w:t xml:space="preserve"> five</w:t>
        </w:r>
      </w:ins>
      <w:r w:rsidRPr="00752797">
        <w:rPr>
          <w:lang w:val="en-US"/>
        </w:rPr>
        <w:t xml:space="preserve"> different formulations in order to determine the dimensionless bed friction coefficient </w:t>
      </w:r>
      <w:r w:rsidRPr="00752797">
        <w:rPr>
          <w:i/>
          <w:lang w:val="en-US"/>
        </w:rPr>
        <w:t>c</w:t>
      </w:r>
      <w:r w:rsidRPr="00752797">
        <w:rPr>
          <w:i/>
          <w:vertAlign w:val="subscript"/>
          <w:lang w:val="en-US"/>
        </w:rPr>
        <w:t>f</w:t>
      </w:r>
      <w:r w:rsidRPr="00752797">
        <w:rPr>
          <w:lang w:val="en-US"/>
        </w:rPr>
        <w:t xml:space="preserve"> (keyword: </w:t>
      </w:r>
      <w:r w:rsidRPr="00752797">
        <w:rPr>
          <w:i/>
          <w:lang w:val="en-US"/>
        </w:rPr>
        <w:t>bedfriction</w:t>
      </w:r>
      <w:r w:rsidRPr="00752797">
        <w:rPr>
          <w:lang w:val="en-US"/>
        </w:rPr>
        <w:t>) implemented in XBeach (</w:t>
      </w:r>
      <w:r w:rsidR="007E1D7E" w:rsidRPr="00752797">
        <w:rPr>
          <w:lang w:val="en-US"/>
        </w:rPr>
        <w:fldChar w:fldCharType="begin"/>
      </w:r>
      <w:r w:rsidRPr="00752797">
        <w:rPr>
          <w:lang w:val="en-US"/>
        </w:rPr>
        <w:instrText xml:space="preserve"> REF _Ref287251660 \h </w:instrText>
      </w:r>
      <w:r w:rsidR="007E1D7E" w:rsidRPr="00752797">
        <w:rPr>
          <w:lang w:val="en-US"/>
        </w:rPr>
      </w:r>
      <w:r w:rsidR="007E1D7E" w:rsidRPr="00752797">
        <w:rPr>
          <w:lang w:val="en-US"/>
        </w:rPr>
        <w:fldChar w:fldCharType="separate"/>
      </w:r>
      <w:r w:rsidR="007E2FAA" w:rsidRPr="00752797">
        <w:rPr>
          <w:lang w:val="en-US"/>
        </w:rPr>
        <w:t xml:space="preserve">Table </w:t>
      </w:r>
      <w:r w:rsidR="007E2FAA">
        <w:rPr>
          <w:noProof/>
          <w:lang w:val="en-US"/>
        </w:rPr>
        <w:t>2</w:t>
      </w:r>
      <w:r w:rsidR="007E2FAA">
        <w:rPr>
          <w:lang w:val="en-US"/>
        </w:rPr>
        <w:t>.</w:t>
      </w:r>
      <w:r w:rsidR="007E2FAA">
        <w:rPr>
          <w:noProof/>
          <w:lang w:val="en-US"/>
        </w:rPr>
        <w:t>2</w:t>
      </w:r>
      <w:r w:rsidR="007E1D7E" w:rsidRPr="00752797">
        <w:rPr>
          <w:lang w:val="en-US"/>
        </w:rPr>
        <w:fldChar w:fldCharType="end"/>
      </w:r>
      <w:r w:rsidRPr="00752797">
        <w:rPr>
          <w:lang w:val="en-US"/>
        </w:rPr>
        <w:t>).</w:t>
      </w:r>
    </w:p>
    <w:p w:rsidR="00995779" w:rsidRPr="00752797" w:rsidRDefault="00995779" w:rsidP="00995779">
      <w:pPr>
        <w:rPr>
          <w:lang w:val="en-US"/>
        </w:rPr>
      </w:pPr>
    </w:p>
    <w:p w:rsidR="00995779" w:rsidRPr="00752797" w:rsidRDefault="00995779" w:rsidP="00995779">
      <w:pPr>
        <w:pStyle w:val="Caption"/>
        <w:rPr>
          <w:lang w:val="en-US"/>
        </w:rPr>
      </w:pPr>
      <w:bookmarkStart w:id="121" w:name="_Ref287251660"/>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2</w:t>
      </w:r>
      <w:r w:rsidR="007E2FAA">
        <w:rPr>
          <w:lang w:val="en-US"/>
        </w:rPr>
        <w:fldChar w:fldCharType="end"/>
      </w:r>
      <w:bookmarkEnd w:id="121"/>
      <w:r w:rsidRPr="00752797">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995779" w:rsidRPr="00752797" w:rsidTr="00995779">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995779" w:rsidRPr="00752797" w:rsidRDefault="00995779" w:rsidP="00995779">
            <w:pPr>
              <w:rPr>
                <w:lang w:val="en-US"/>
              </w:rPr>
            </w:pPr>
            <w:r w:rsidRPr="00752797">
              <w:rPr>
                <w:lang w:val="en-US"/>
              </w:rPr>
              <w:t>Bed friction formulation</w:t>
            </w:r>
          </w:p>
        </w:tc>
        <w:tc>
          <w:tcPr>
            <w:tcW w:w="2317" w:type="dxa"/>
          </w:tcPr>
          <w:p w:rsidR="00995779" w:rsidRPr="00752797" w:rsidRDefault="00995779" w:rsidP="00995779">
            <w:pPr>
              <w:rPr>
                <w:lang w:val="en-US"/>
              </w:rPr>
            </w:pPr>
            <w:r w:rsidRPr="00752797">
              <w:rPr>
                <w:lang w:val="en-US"/>
              </w:rPr>
              <w:t xml:space="preserve">Relevant </w:t>
            </w:r>
            <w:r w:rsidR="00D5585B" w:rsidRPr="00752797">
              <w:rPr>
                <w:lang w:val="en-US"/>
              </w:rPr>
              <w:t>coefficient</w:t>
            </w:r>
            <w:r w:rsidRPr="00752797">
              <w:rPr>
                <w:lang w:val="en-US"/>
              </w:rPr>
              <w:t xml:space="preserve"> </w:t>
            </w:r>
          </w:p>
        </w:tc>
        <w:tc>
          <w:tcPr>
            <w:tcW w:w="2714" w:type="dxa"/>
          </w:tcPr>
          <w:p w:rsidR="00995779" w:rsidRPr="00752797" w:rsidRDefault="00995779" w:rsidP="00995779">
            <w:pPr>
              <w:rPr>
                <w:lang w:val="en-US"/>
              </w:rPr>
            </w:pPr>
            <w:r w:rsidRPr="00752797">
              <w:rPr>
                <w:lang w:val="en-US"/>
              </w:rPr>
              <w:t>keyword</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Dimensionless friction coefficient</w:t>
            </w:r>
          </w:p>
        </w:tc>
        <w:tc>
          <w:tcPr>
            <w:tcW w:w="2317" w:type="dxa"/>
          </w:tcPr>
          <w:p w:rsidR="00995779" w:rsidRPr="00752797" w:rsidRDefault="00995779" w:rsidP="00995779">
            <w:pPr>
              <w:jc w:val="center"/>
              <w:rPr>
                <w:lang w:val="en-US"/>
              </w:rPr>
            </w:pPr>
            <w:r w:rsidRPr="00752797">
              <w:rPr>
                <w:i/>
                <w:lang w:val="en-US"/>
              </w:rPr>
              <w:t>c</w:t>
            </w:r>
            <w:r w:rsidRPr="00752797">
              <w:rPr>
                <w:i/>
                <w:vertAlign w:val="subscript"/>
                <w:lang w:val="en-US"/>
              </w:rPr>
              <w:t>f</w:t>
            </w:r>
          </w:p>
        </w:tc>
        <w:tc>
          <w:tcPr>
            <w:tcW w:w="2714" w:type="dxa"/>
          </w:tcPr>
          <w:p w:rsidR="00995779" w:rsidRPr="00752797" w:rsidRDefault="00995779" w:rsidP="00995779">
            <w:pPr>
              <w:rPr>
                <w:lang w:val="en-US"/>
              </w:rPr>
            </w:pPr>
            <w:r w:rsidRPr="00752797">
              <w:rPr>
                <w:lang w:val="en-US"/>
              </w:rPr>
              <w:t>cf</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Ch</w:t>
            </w:r>
            <w:r w:rsidRPr="00752797">
              <w:rPr>
                <w:rFonts w:cs="Lucida Grande"/>
                <w:color w:val="000000"/>
                <w:lang w:val="en-US"/>
              </w:rPr>
              <w:t>é</w:t>
            </w:r>
            <w:r w:rsidRPr="00752797">
              <w:rPr>
                <w:lang w:val="en-US"/>
              </w:rPr>
              <w:t xml:space="preserve">zy </w:t>
            </w:r>
          </w:p>
        </w:tc>
        <w:tc>
          <w:tcPr>
            <w:tcW w:w="2317" w:type="dxa"/>
          </w:tcPr>
          <w:p w:rsidR="00995779" w:rsidRPr="00752797" w:rsidRDefault="00995779" w:rsidP="00995779">
            <w:pPr>
              <w:jc w:val="center"/>
              <w:rPr>
                <w:lang w:val="en-US"/>
              </w:rPr>
            </w:pPr>
            <w:r w:rsidRPr="00752797">
              <w:rPr>
                <w:lang w:val="en-US"/>
              </w:rPr>
              <w:t>C</w:t>
            </w:r>
          </w:p>
        </w:tc>
        <w:tc>
          <w:tcPr>
            <w:tcW w:w="2714" w:type="dxa"/>
          </w:tcPr>
          <w:p w:rsidR="00995779" w:rsidRPr="00752797" w:rsidRDefault="00995779" w:rsidP="00995779">
            <w:pPr>
              <w:rPr>
                <w:lang w:val="en-US"/>
              </w:rPr>
            </w:pPr>
            <w:r w:rsidRPr="00752797">
              <w:rPr>
                <w:lang w:val="en-US"/>
              </w:rPr>
              <w:t>chezy</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Manning</w:t>
            </w:r>
          </w:p>
        </w:tc>
        <w:tc>
          <w:tcPr>
            <w:tcW w:w="2317" w:type="dxa"/>
          </w:tcPr>
          <w:p w:rsidR="00995779" w:rsidRPr="00752797" w:rsidRDefault="00995779" w:rsidP="00995779">
            <w:pPr>
              <w:jc w:val="center"/>
              <w:rPr>
                <w:lang w:val="en-US"/>
              </w:rPr>
            </w:pPr>
            <w:r w:rsidRPr="00752797">
              <w:rPr>
                <w:lang w:val="en-US"/>
              </w:rPr>
              <w:t>n</w:t>
            </w:r>
          </w:p>
        </w:tc>
        <w:tc>
          <w:tcPr>
            <w:tcW w:w="2714" w:type="dxa"/>
          </w:tcPr>
          <w:p w:rsidR="00995779" w:rsidRPr="00752797" w:rsidRDefault="00995779" w:rsidP="00995779">
            <w:pPr>
              <w:rPr>
                <w:lang w:val="en-US"/>
              </w:rPr>
            </w:pPr>
            <w:r w:rsidRPr="00752797">
              <w:rPr>
                <w:lang w:val="en-US"/>
              </w:rPr>
              <w:t>manning</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White-Colebrook</w:t>
            </w:r>
          </w:p>
        </w:tc>
        <w:tc>
          <w:tcPr>
            <w:tcW w:w="2317" w:type="dxa"/>
          </w:tcPr>
          <w:p w:rsidR="00995779" w:rsidRPr="00752797" w:rsidRDefault="00995779" w:rsidP="00995779">
            <w:pPr>
              <w:jc w:val="center"/>
              <w:rPr>
                <w:lang w:val="en-US"/>
              </w:rPr>
            </w:pPr>
            <w:r w:rsidRPr="00752797">
              <w:rPr>
                <w:i/>
                <w:lang w:val="en-US"/>
              </w:rPr>
              <w:t>k</w:t>
            </w:r>
            <w:r w:rsidRPr="00752797">
              <w:rPr>
                <w:i/>
                <w:vertAlign w:val="subscript"/>
                <w:lang w:val="en-US"/>
              </w:rPr>
              <w:t>s</w:t>
            </w:r>
          </w:p>
        </w:tc>
        <w:tc>
          <w:tcPr>
            <w:tcW w:w="2714" w:type="dxa"/>
          </w:tcPr>
          <w:p w:rsidR="00995779" w:rsidRPr="00752797" w:rsidRDefault="00995779" w:rsidP="00995779">
            <w:pPr>
              <w:rPr>
                <w:lang w:val="en-US"/>
              </w:rPr>
            </w:pPr>
            <w:r w:rsidRPr="00752797">
              <w:rPr>
                <w:lang w:val="en-US"/>
              </w:rPr>
              <w:t>white-colebrook</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 xml:space="preserve">White-Colebrook </w:t>
            </w:r>
            <w:r w:rsidR="00D5585B" w:rsidRPr="00752797">
              <w:rPr>
                <w:lang w:val="en-US"/>
              </w:rPr>
              <w:t>grain size</w:t>
            </w:r>
          </w:p>
        </w:tc>
        <w:tc>
          <w:tcPr>
            <w:tcW w:w="2317" w:type="dxa"/>
          </w:tcPr>
          <w:p w:rsidR="00995779" w:rsidRPr="00752797" w:rsidRDefault="00995779" w:rsidP="00995779">
            <w:pPr>
              <w:jc w:val="center"/>
              <w:rPr>
                <w:lang w:val="en-US"/>
              </w:rPr>
            </w:pPr>
            <w:r w:rsidRPr="00752797">
              <w:rPr>
                <w:lang w:val="en-US"/>
              </w:rPr>
              <w:t>D90</w:t>
            </w:r>
          </w:p>
        </w:tc>
        <w:tc>
          <w:tcPr>
            <w:tcW w:w="2714" w:type="dxa"/>
          </w:tcPr>
          <w:p w:rsidR="00995779" w:rsidRPr="00752797" w:rsidRDefault="00995779" w:rsidP="00995779">
            <w:pPr>
              <w:rPr>
                <w:lang w:val="en-US"/>
              </w:rPr>
            </w:pPr>
            <w:r w:rsidRPr="00752797">
              <w:rPr>
                <w:lang w:val="en-US"/>
              </w:rPr>
              <w:t>white-colebrook-grainsize</w:t>
            </w:r>
          </w:p>
        </w:tc>
      </w:tr>
    </w:tbl>
    <w:p w:rsidR="00995779" w:rsidRPr="00752797" w:rsidRDefault="00995779" w:rsidP="00995779">
      <w:pPr>
        <w:rPr>
          <w:lang w:val="en-US"/>
        </w:rPr>
      </w:pPr>
    </w:p>
    <w:p w:rsidR="00995779" w:rsidRPr="00752797" w:rsidRDefault="00995779" w:rsidP="00995779">
      <w:pPr>
        <w:rPr>
          <w:lang w:val="en-US"/>
        </w:rPr>
      </w:pPr>
      <w:r w:rsidRPr="00752797">
        <w:rPr>
          <w:lang w:val="en-US"/>
        </w:rPr>
        <w:t>The dimensionless friction coefficient can be calculated from the Ch</w:t>
      </w:r>
      <w:r w:rsidRPr="00752797">
        <w:rPr>
          <w:rFonts w:cs="Lucida Grande"/>
          <w:color w:val="000000"/>
          <w:lang w:val="en-US"/>
        </w:rPr>
        <w:t>é</w:t>
      </w:r>
      <w:r w:rsidRPr="00752797">
        <w:rPr>
          <w:lang w:val="en-US"/>
        </w:rPr>
        <w:t>zy value with equation</w:t>
      </w:r>
      <w:r w:rsidR="00AA1803" w:rsidRPr="00752797">
        <w:rPr>
          <w:lang w:val="en-US"/>
        </w:rPr>
        <w:t xml:space="preserve"> </w:t>
      </w:r>
      <w:r w:rsidR="007E1D7E" w:rsidRPr="00752797">
        <w:rPr>
          <w:lang w:val="en-US"/>
        </w:rPr>
        <w:fldChar w:fldCharType="begin"/>
      </w:r>
      <w:r w:rsidR="00AA1803" w:rsidRPr="00752797">
        <w:rPr>
          <w:lang w:val="en-US"/>
        </w:rPr>
        <w:instrText xml:space="preserve"> GOTOBUTTON ZEqnNum120068  \* MERGEFORMAT </w:instrText>
      </w:r>
      <w:r w:rsidR="007E1D7E" w:rsidRPr="00752797">
        <w:rPr>
          <w:lang w:val="en-US"/>
        </w:rPr>
        <w:fldChar w:fldCharType="begin"/>
      </w:r>
      <w:r w:rsidR="00AA1803" w:rsidRPr="00752797">
        <w:rPr>
          <w:lang w:val="en-US"/>
        </w:rPr>
        <w:instrText xml:space="preserve"> REF ZEqnNum120068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53</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00AA1803" w:rsidRPr="00752797">
        <w:rPr>
          <w:lang w:val="en-US"/>
        </w:rPr>
        <w:t xml:space="preserve">. </w:t>
      </w:r>
      <w:r w:rsidRPr="00752797">
        <w:rPr>
          <w:lang w:val="en-US"/>
        </w:rPr>
        <w:t>A typical Ch</w:t>
      </w:r>
      <w:r w:rsidRPr="00752797">
        <w:rPr>
          <w:rFonts w:cs="Lucida Grande"/>
          <w:color w:val="000000"/>
          <w:lang w:val="en-US"/>
        </w:rPr>
        <w:t>é</w:t>
      </w:r>
      <w:r w:rsidRPr="00752797">
        <w:rPr>
          <w:lang w:val="en-US"/>
        </w:rPr>
        <w:t xml:space="preserve">zy </w:t>
      </w:r>
      <w:commentRangeStart w:id="122"/>
      <w:r w:rsidRPr="00752797">
        <w:rPr>
          <w:lang w:val="en-US"/>
        </w:rPr>
        <w:t>value</w:t>
      </w:r>
      <w:commentRangeEnd w:id="122"/>
      <w:r w:rsidR="00122362">
        <w:rPr>
          <w:rStyle w:val="CommentReference"/>
        </w:rPr>
        <w:commentReference w:id="122"/>
      </w:r>
      <w:r w:rsidRPr="00752797">
        <w:rPr>
          <w:lang w:val="en-US"/>
        </w:rPr>
        <w:t xml:space="preserve"> is in the order of 55 m</w:t>
      </w:r>
      <w:r w:rsidRPr="00752797">
        <w:rPr>
          <w:vertAlign w:val="superscript"/>
          <w:lang w:val="en-US"/>
        </w:rPr>
        <w:t>1/2</w:t>
      </w:r>
      <w:r w:rsidRPr="00752797">
        <w:rPr>
          <w:lang w:val="en-US"/>
        </w:rPr>
        <w:t>/s.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6"/>
          <w:lang w:val="en-US"/>
        </w:rPr>
        <w:object w:dxaOrig="1020" w:dyaOrig="700">
          <v:shape id="_x0000_i1084" type="#_x0000_t75" style="width:50.5pt;height:35.55pt" o:ole="">
            <v:imagedata r:id="rId153" o:title=""/>
          </v:shape>
          <o:OLEObject Type="Embed" ProgID="Equation.DSMT4" ShapeID="_x0000_i1084" DrawAspect="Content" ObjectID="_1490184657" r:id="rId15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23" w:name="ZEqnNum120068"/>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53</w:instrText>
        </w:r>
      </w:fldSimple>
      <w:r w:rsidRPr="00752797">
        <w:rPr>
          <w:lang w:val="en-US"/>
        </w:rPr>
        <w:instrText>)</w:instrText>
      </w:r>
      <w:bookmarkEnd w:id="123"/>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the Manning formulation the Manning coefficient (</w:t>
      </w:r>
      <w:r w:rsidRPr="00752797">
        <w:rPr>
          <w:i/>
          <w:lang w:val="en-US"/>
        </w:rPr>
        <w:t>n</w:t>
      </w:r>
      <w:r w:rsidRPr="00752797">
        <w:rPr>
          <w:lang w:val="en-US"/>
        </w:rPr>
        <w:t xml:space="preserve">) must be specified. The dimensionless friction coefficient is calculated from </w:t>
      </w:r>
      <w:r w:rsidR="00AA1803" w:rsidRPr="00752797">
        <w:rPr>
          <w:lang w:val="en-US"/>
        </w:rPr>
        <w:t xml:space="preserve">equation </w:t>
      </w:r>
      <w:r w:rsidR="007E1D7E" w:rsidRPr="00752797">
        <w:rPr>
          <w:lang w:val="en-US"/>
        </w:rPr>
        <w:fldChar w:fldCharType="begin"/>
      </w:r>
      <w:r w:rsidR="00AA1803" w:rsidRPr="00752797">
        <w:rPr>
          <w:lang w:val="en-US"/>
        </w:rPr>
        <w:instrText xml:space="preserve"> GOTOBUTTON ZEqnNum752543  \* MERGEFORMAT </w:instrText>
      </w:r>
      <w:r w:rsidR="007E1D7E" w:rsidRPr="00752797">
        <w:rPr>
          <w:lang w:val="en-US"/>
        </w:rPr>
        <w:fldChar w:fldCharType="begin"/>
      </w:r>
      <w:r w:rsidR="00AA1803" w:rsidRPr="00752797">
        <w:rPr>
          <w:lang w:val="en-US"/>
        </w:rPr>
        <w:instrText xml:space="preserve"> REF ZEqnNum752543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54</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00AA1803" w:rsidRPr="00752797">
        <w:rPr>
          <w:lang w:val="en-US"/>
        </w:rPr>
        <w:t xml:space="preserve">. </w:t>
      </w:r>
      <w:r w:rsidRPr="00752797">
        <w:rPr>
          <w:lang w:val="en-US"/>
        </w:rPr>
        <w:t>Manning can be seen as a depth-dependent Ch</w:t>
      </w:r>
      <w:r w:rsidRPr="00752797">
        <w:rPr>
          <w:rFonts w:cs="Lucida Grande"/>
          <w:color w:val="000000"/>
          <w:lang w:val="en-US"/>
        </w:rPr>
        <w:t>é</w:t>
      </w:r>
      <w:r w:rsidRPr="00752797">
        <w:rPr>
          <w:lang w:val="en-US"/>
        </w:rPr>
        <w:t>zy value and a typical Manning value would be in the order of 0.02 s/m</w:t>
      </w:r>
      <w:r w:rsidRPr="00752797">
        <w:rPr>
          <w:vertAlign w:val="superscript"/>
          <w:lang w:val="en-US"/>
        </w:rPr>
        <w:t>1/3</w:t>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6"/>
          <w:lang w:val="en-US"/>
        </w:rPr>
        <w:object w:dxaOrig="1140" w:dyaOrig="720">
          <v:shape id="_x0000_i1085" type="#_x0000_t75" style="width:57.05pt;height:36.45pt" o:ole="">
            <v:imagedata r:id="rId155" o:title=""/>
          </v:shape>
          <o:OLEObject Type="Embed" ProgID="Equation.DSMT4" ShapeID="_x0000_i1085" DrawAspect="Content" ObjectID="_1490184658" r:id="rId15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24" w:name="ZEqnNum752543"/>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54</w:instrText>
        </w:r>
      </w:fldSimple>
      <w:r w:rsidRPr="00752797">
        <w:rPr>
          <w:lang w:val="en-US"/>
        </w:rPr>
        <w:instrText>)</w:instrText>
      </w:r>
      <w:bookmarkEnd w:id="124"/>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the White-Colebrook formulation the geometrical roughness of Nikuradse (</w:t>
      </w:r>
      <w:r w:rsidRPr="00752797">
        <w:rPr>
          <w:i/>
          <w:lang w:val="en-US"/>
        </w:rPr>
        <w:t>k</w:t>
      </w:r>
      <w:r w:rsidRPr="00752797">
        <w:rPr>
          <w:i/>
          <w:vertAlign w:val="subscript"/>
          <w:lang w:val="en-US"/>
        </w:rPr>
        <w:t>s</w:t>
      </w:r>
      <w:r w:rsidRPr="00752797">
        <w:rPr>
          <w:lang w:val="en-US"/>
        </w:rPr>
        <w:t xml:space="preserve">) must be specified. The dimensionless friction coefficient is calculated from </w:t>
      </w:r>
      <w:ins w:id="125" w:author="Ellen Quataert" w:date="2015-04-10T11:22:00Z">
        <w:r w:rsidR="004E079F">
          <w:rPr>
            <w:lang w:val="en-US"/>
          </w:rPr>
          <w:t xml:space="preserve">equation </w:t>
        </w:r>
      </w:ins>
      <w:r w:rsidR="007E1D7E" w:rsidRPr="00752797">
        <w:rPr>
          <w:lang w:val="en-US"/>
        </w:rPr>
        <w:fldChar w:fldCharType="begin"/>
      </w:r>
      <w:r w:rsidR="00AA1803" w:rsidRPr="00752797">
        <w:rPr>
          <w:lang w:val="en-US"/>
        </w:rPr>
        <w:instrText xml:space="preserve"> GOTOBUTTON ZEqnNum849150  \* MERGEFORMAT </w:instrText>
      </w:r>
      <w:r w:rsidR="007E1D7E" w:rsidRPr="00752797">
        <w:rPr>
          <w:lang w:val="en-US"/>
        </w:rPr>
        <w:fldChar w:fldCharType="begin"/>
      </w:r>
      <w:r w:rsidR="00AA1803" w:rsidRPr="00752797">
        <w:rPr>
          <w:lang w:val="en-US"/>
        </w:rPr>
        <w:instrText xml:space="preserve"> REF ZEqnNum849150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55</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00AA1803" w:rsidRPr="00752797">
        <w:rPr>
          <w:lang w:val="en-US"/>
        </w:rPr>
        <w:t xml:space="preserve"> </w:t>
      </w:r>
      <w:r w:rsidRPr="00752797">
        <w:rPr>
          <w:lang w:val="en-US"/>
        </w:rPr>
        <w:t xml:space="preserve">The White-Colebrook formulation has al log relation with the water depth and a typical </w:t>
      </w:r>
      <w:r w:rsidRPr="00752797">
        <w:rPr>
          <w:i/>
          <w:lang w:val="en-US"/>
        </w:rPr>
        <w:t>k</w:t>
      </w:r>
      <w:r w:rsidRPr="00752797">
        <w:rPr>
          <w:i/>
          <w:vertAlign w:val="subscript"/>
          <w:lang w:val="en-US"/>
        </w:rPr>
        <w:t>s</w:t>
      </w:r>
      <w:r w:rsidRPr="00752797">
        <w:rPr>
          <w:lang w:val="en-US"/>
        </w:rPr>
        <w:t xml:space="preserve"> value would be in the order of 0.01 - 0.15 m.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78"/>
          <w:lang w:val="en-US"/>
        </w:rPr>
        <w:object w:dxaOrig="2280" w:dyaOrig="1219">
          <v:shape id="_x0000_i1086" type="#_x0000_t75" style="width:114.1pt;height:61.7pt" o:ole="">
            <v:imagedata r:id="rId157" o:title=""/>
          </v:shape>
          <o:OLEObject Type="Embed" ProgID="Equation.DSMT4" ShapeID="_x0000_i1086" DrawAspect="Content" ObjectID="_1490184659" r:id="rId15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26" w:name="ZEqnNum849150"/>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55</w:instrText>
        </w:r>
      </w:fldSimple>
      <w:r w:rsidRPr="00752797">
        <w:rPr>
          <w:lang w:val="en-US"/>
        </w:rPr>
        <w:instrText>)</w:instrText>
      </w:r>
      <w:bookmarkEnd w:id="126"/>
      <w:r w:rsidR="007E1D7E" w:rsidRPr="00752797">
        <w:rPr>
          <w:lang w:val="en-US"/>
        </w:rPr>
        <w:fldChar w:fldCharType="end"/>
      </w:r>
    </w:p>
    <w:p w:rsidR="00995779" w:rsidRPr="00752797" w:rsidRDefault="00995779" w:rsidP="00995779">
      <w:pPr>
        <w:rPr>
          <w:lang w:val="en-US"/>
        </w:rPr>
      </w:pPr>
      <w:bookmarkStart w:id="127" w:name="_Toc412623824"/>
    </w:p>
    <w:p w:rsidR="00995779" w:rsidRPr="00752797" w:rsidRDefault="00995779" w:rsidP="00995779">
      <w:pPr>
        <w:rPr>
          <w:lang w:val="en-US"/>
        </w:rPr>
      </w:pPr>
      <w:r w:rsidRPr="00752797">
        <w:rPr>
          <w:lang w:val="en-US"/>
        </w:rPr>
        <w:lastRenderedPageBreak/>
        <w:t>The option of White-Colebrook based on the grain size is somewhat different than the other four formulations. This formulation is based on the relation between the D</w:t>
      </w:r>
      <w:r w:rsidRPr="00752797">
        <w:rPr>
          <w:vertAlign w:val="subscript"/>
          <w:lang w:val="en-US"/>
        </w:rPr>
        <w:t>90</w:t>
      </w:r>
      <w:r w:rsidRPr="00752797">
        <w:rPr>
          <w:lang w:val="en-US"/>
        </w:rPr>
        <w:t xml:space="preserve"> of the top bed layer and the geometrical roughness of Nikuradse according to </w:t>
      </w:r>
      <w:ins w:id="128" w:author="Ellen Quataert" w:date="2015-04-10T11:23:00Z">
        <w:r w:rsidR="004E079F">
          <w:rPr>
            <w:lang w:val="en-US"/>
          </w:rPr>
          <w:t xml:space="preserve">equation </w:t>
        </w:r>
      </w:ins>
      <w:r w:rsidR="007E1D7E" w:rsidRPr="00752797">
        <w:rPr>
          <w:lang w:val="en-US"/>
        </w:rPr>
        <w:fldChar w:fldCharType="begin"/>
      </w:r>
      <w:r w:rsidR="00AA1803" w:rsidRPr="00752797">
        <w:rPr>
          <w:lang w:val="en-US"/>
        </w:rPr>
        <w:instrText xml:space="preserve"> GOTOBUTTON ZEqnNum532913  \* MERGEFORMAT </w:instrText>
      </w:r>
      <w:r w:rsidR="007E1D7E" w:rsidRPr="00752797">
        <w:rPr>
          <w:lang w:val="en-US"/>
        </w:rPr>
        <w:fldChar w:fldCharType="begin"/>
      </w:r>
      <w:r w:rsidR="00AA1803" w:rsidRPr="00752797">
        <w:rPr>
          <w:lang w:val="en-US"/>
        </w:rPr>
        <w:instrText xml:space="preserve"> REF ZEqnNum532913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56</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00AA1803" w:rsidRPr="00752797">
        <w:rPr>
          <w:lang w:val="en-US"/>
        </w:rPr>
        <w:t>.</w:t>
      </w:r>
      <w:r w:rsidRPr="00752797">
        <w:rPr>
          <w:lang w:val="en-US"/>
        </w:rPr>
        <w:t>The user doesn’t have to specify a value for the bed friction coefficient.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78"/>
          <w:lang w:val="en-US"/>
        </w:rPr>
        <w:object w:dxaOrig="2380" w:dyaOrig="1219">
          <v:shape id="_x0000_i1087" type="#_x0000_t75" style="width:119.7pt;height:61.7pt" o:ole="">
            <v:imagedata r:id="rId159" o:title=""/>
          </v:shape>
          <o:OLEObject Type="Embed" ProgID="Equation.DSMT4" ShapeID="_x0000_i1087" DrawAspect="Content" ObjectID="_1490184660" r:id="rId16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29" w:name="ZEqnNum532913"/>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56</w:instrText>
        </w:r>
      </w:fldSimple>
      <w:r w:rsidRPr="00752797">
        <w:rPr>
          <w:lang w:val="en-US"/>
        </w:rPr>
        <w:instrText>)</w:instrText>
      </w:r>
      <w:bookmarkEnd w:id="129"/>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Values of the drag coefficient for different seabed sediment grain sizes (flat beds) and similarly for bed form scenarios have been empirically derived from field and laboratory data in previous studies for different bed friction coefficients. The value of the friction coefficient (</w:t>
      </w:r>
      <w:r w:rsidRPr="00752797">
        <w:rPr>
          <w:i/>
          <w:lang w:val="en-US"/>
        </w:rPr>
        <w:t>C, c</w:t>
      </w:r>
      <w:r w:rsidRPr="00752797">
        <w:rPr>
          <w:i/>
          <w:vertAlign w:val="subscript"/>
          <w:lang w:val="en-US"/>
        </w:rPr>
        <w:t>f</w:t>
      </w:r>
      <w:r w:rsidRPr="00752797">
        <w:rPr>
          <w:i/>
          <w:lang w:val="en-US"/>
        </w:rPr>
        <w:t>, n</w:t>
      </w:r>
      <w:r w:rsidRPr="00752797">
        <w:rPr>
          <w:lang w:val="en-US"/>
        </w:rPr>
        <w:t xml:space="preserve"> or </w:t>
      </w:r>
      <w:r w:rsidRPr="00752797">
        <w:rPr>
          <w:i/>
          <w:lang w:val="en-US"/>
        </w:rPr>
        <w:t>k</w:t>
      </w:r>
      <w:r w:rsidRPr="00752797">
        <w:rPr>
          <w:i/>
          <w:vertAlign w:val="subscript"/>
          <w:lang w:val="en-US"/>
        </w:rPr>
        <w:t>s</w:t>
      </w:r>
      <w:r w:rsidRPr="00752797">
        <w:rPr>
          <w:lang w:val="en-US"/>
        </w:rPr>
        <w:t xml:space="preserve">) can be defined with one single value (keyword: </w:t>
      </w:r>
      <w:r w:rsidRPr="00752797">
        <w:rPr>
          <w:i/>
          <w:lang w:val="en-US"/>
        </w:rPr>
        <w:t>bedfriccoef</w:t>
      </w:r>
      <w:r w:rsidRPr="00752797">
        <w:rPr>
          <w:lang w:val="en-US"/>
        </w:rPr>
        <w:t xml:space="preserve">) or for a separate value per grid cell (keyword: </w:t>
      </w:r>
      <w:r w:rsidRPr="00752797">
        <w:rPr>
          <w:i/>
          <w:lang w:val="en-US"/>
        </w:rPr>
        <w:t>bedfricfile</w:t>
      </w:r>
      <w:r w:rsidRPr="00752797">
        <w:rPr>
          <w:lang w:val="en-US"/>
        </w:rPr>
        <w:t>)</w:t>
      </w:r>
      <w:ins w:id="130" w:author="Ellen Quataert" w:date="2015-04-10T11:23:00Z">
        <w:r w:rsidR="004E079F">
          <w:rPr>
            <w:lang w:val="en-US"/>
          </w:rPr>
          <w:t>.</w:t>
        </w:r>
      </w:ins>
    </w:p>
    <w:p w:rsidR="00995779" w:rsidRPr="00752797" w:rsidRDefault="00995779" w:rsidP="00AA1803">
      <w:pPr>
        <w:pStyle w:val="Heading3"/>
        <w:rPr>
          <w:lang w:val="en-US"/>
        </w:rPr>
      </w:pPr>
      <w:bookmarkStart w:id="131" w:name="_Toc413853400"/>
      <w:r w:rsidRPr="00752797">
        <w:rPr>
          <w:lang w:val="en-US"/>
        </w:rPr>
        <w:t xml:space="preserve">Damping by </w:t>
      </w:r>
      <w:commentRangeStart w:id="132"/>
      <w:r w:rsidRPr="00752797">
        <w:rPr>
          <w:lang w:val="en-US"/>
        </w:rPr>
        <w:t>vegetation</w:t>
      </w:r>
      <w:bookmarkEnd w:id="127"/>
      <w:bookmarkEnd w:id="131"/>
      <w:commentRangeEnd w:id="132"/>
      <w:r w:rsidR="004E079F">
        <w:rPr>
          <w:rStyle w:val="CommentReference"/>
          <w:bCs w:val="0"/>
          <w:iCs w:val="0"/>
        </w:rPr>
        <w:commentReference w:id="132"/>
      </w:r>
    </w:p>
    <w:p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The presence of aquatic vegetation within the area of wave propagation or wave breaking may not only result in short wave dissipation (section </w:t>
      </w:r>
      <w:r w:rsidR="007E1D7E" w:rsidRPr="00752797">
        <w:rPr>
          <w:rFonts w:ascii="Arial" w:hAnsi="Arial" w:cs="Arial"/>
          <w:sz w:val="21"/>
          <w:szCs w:val="24"/>
        </w:rPr>
        <w:fldChar w:fldCharType="begin"/>
      </w:r>
      <w:r w:rsidRPr="00752797">
        <w:rPr>
          <w:rFonts w:ascii="Arial" w:hAnsi="Arial" w:cs="Arial"/>
          <w:sz w:val="21"/>
          <w:szCs w:val="24"/>
        </w:rPr>
        <w:instrText xml:space="preserve"> REF _Ref287254647 \w \h </w:instrText>
      </w:r>
      <w:r w:rsidR="007E1D7E" w:rsidRPr="00752797">
        <w:rPr>
          <w:rFonts w:ascii="Arial" w:hAnsi="Arial" w:cs="Arial"/>
          <w:sz w:val="21"/>
          <w:szCs w:val="24"/>
        </w:rPr>
      </w:r>
      <w:r w:rsidR="007E1D7E" w:rsidRPr="00752797">
        <w:rPr>
          <w:rFonts w:ascii="Arial" w:hAnsi="Arial" w:cs="Arial"/>
          <w:sz w:val="21"/>
          <w:szCs w:val="24"/>
        </w:rPr>
        <w:fldChar w:fldCharType="separate"/>
      </w:r>
      <w:r w:rsidR="007E2FAA">
        <w:rPr>
          <w:rFonts w:ascii="Arial" w:hAnsi="Arial" w:cs="Arial"/>
          <w:sz w:val="21"/>
          <w:szCs w:val="24"/>
        </w:rPr>
        <w:t>2.3.2.3</w:t>
      </w:r>
      <w:r w:rsidR="007E1D7E" w:rsidRPr="00752797">
        <w:rPr>
          <w:rFonts w:ascii="Arial" w:hAnsi="Arial" w:cs="Arial"/>
          <w:sz w:val="21"/>
          <w:szCs w:val="24"/>
        </w:rPr>
        <w:fldChar w:fldCharType="end"/>
      </w:r>
      <w:r w:rsidRPr="00752797">
        <w:rPr>
          <w:rFonts w:ascii="Arial" w:hAnsi="Arial" w:cs="Arial"/>
          <w:sz w:val="21"/>
          <w:szCs w:val="24"/>
        </w:rPr>
        <w:t xml:space="preserve">), but also in damping of infragravity waves and/or mean flow. Since both long waves and mean flow are fully resolved with the nonlinear shallow water equations, the effect of vegetation can be </w:t>
      </w:r>
      <w:r w:rsidR="00AA1803" w:rsidRPr="00752797">
        <w:rPr>
          <w:rFonts w:ascii="Arial" w:hAnsi="Arial" w:cs="Arial"/>
          <w:sz w:val="21"/>
          <w:szCs w:val="24"/>
        </w:rPr>
        <w:t>modeled</w:t>
      </w:r>
      <w:r w:rsidRPr="00752797">
        <w:rPr>
          <w:rFonts w:ascii="Arial" w:hAnsi="Arial" w:cs="Arial"/>
          <w:sz w:val="21"/>
          <w:szCs w:val="24"/>
        </w:rPr>
        <w:t xml:space="preserve"> using a drag force (e.g. Dalrymple et al., 1984), which can be directly added to the momentum equations (Van Rooijen et al., 2015, equation </w:t>
      </w:r>
      <w:r w:rsidR="007E1D7E" w:rsidRPr="00752797">
        <w:rPr>
          <w:rFonts w:ascii="Arial" w:hAnsi="Arial" w:cs="Arial"/>
          <w:sz w:val="21"/>
          <w:szCs w:val="24"/>
        </w:rPr>
        <w:fldChar w:fldCharType="begin"/>
      </w:r>
      <w:r w:rsidR="00AA1803" w:rsidRPr="00752797">
        <w:rPr>
          <w:rFonts w:ascii="Arial" w:hAnsi="Arial" w:cs="Arial"/>
          <w:sz w:val="21"/>
          <w:szCs w:val="24"/>
        </w:rPr>
        <w:instrText xml:space="preserve"> GOTOBUTTON ZEqnNum488519  \* MERGEFORMAT </w:instrText>
      </w:r>
      <w:r w:rsidR="007E1D7E" w:rsidRPr="00752797">
        <w:rPr>
          <w:rFonts w:ascii="Arial" w:hAnsi="Arial" w:cs="Arial"/>
          <w:sz w:val="21"/>
          <w:szCs w:val="24"/>
        </w:rPr>
        <w:fldChar w:fldCharType="begin"/>
      </w:r>
      <w:r w:rsidR="00AA1803" w:rsidRPr="00752797">
        <w:rPr>
          <w:rFonts w:ascii="Arial" w:hAnsi="Arial" w:cs="Arial"/>
          <w:sz w:val="21"/>
          <w:szCs w:val="24"/>
        </w:rPr>
        <w:instrText xml:space="preserve"> REF ZEqnNum488519 \* Charformat \! \* MERGEFORMAT </w:instrText>
      </w:r>
      <w:r w:rsidR="007E1D7E" w:rsidRPr="00752797">
        <w:rPr>
          <w:rFonts w:ascii="Arial" w:hAnsi="Arial" w:cs="Arial"/>
          <w:sz w:val="21"/>
          <w:szCs w:val="24"/>
        </w:rPr>
        <w:fldChar w:fldCharType="separate"/>
      </w:r>
      <w:r w:rsidR="007E2FAA" w:rsidRPr="007E2FAA">
        <w:rPr>
          <w:rFonts w:ascii="Arial" w:hAnsi="Arial" w:cs="Arial"/>
          <w:sz w:val="21"/>
          <w:szCs w:val="24"/>
        </w:rPr>
        <w:instrText>(2.50)</w:instrText>
      </w:r>
      <w:r w:rsidR="007E1D7E" w:rsidRPr="00752797">
        <w:rPr>
          <w:rFonts w:ascii="Arial" w:hAnsi="Arial" w:cs="Arial"/>
          <w:sz w:val="21"/>
          <w:szCs w:val="24"/>
        </w:rPr>
        <w:fldChar w:fldCharType="end"/>
      </w:r>
      <w:r w:rsidR="007E1D7E" w:rsidRPr="00752797">
        <w:rPr>
          <w:rFonts w:ascii="Arial" w:hAnsi="Arial" w:cs="Arial"/>
          <w:sz w:val="21"/>
          <w:szCs w:val="24"/>
        </w:rPr>
        <w:fldChar w:fldCharType="end"/>
      </w:r>
      <w:r w:rsidRPr="00752797">
        <w:rPr>
          <w:rFonts w:ascii="Arial" w:hAnsi="Arial" w:cs="Arial"/>
          <w:sz w:val="21"/>
          <w:szCs w:val="24"/>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380" w:dyaOrig="620">
          <v:shape id="_x0000_i1088" type="#_x0000_t75" style="width:118.75pt;height:30.85pt" o:ole="">
            <v:imagedata r:id="rId161" o:title=""/>
          </v:shape>
          <o:OLEObject Type="Embed" ProgID="Equation.DSMT4" ShapeID="_x0000_i1088" DrawAspect="Content" ObjectID="_1490184661" r:id="rId16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57</w:instrText>
        </w:r>
      </w:fldSimple>
      <w:r w:rsidRPr="00752797">
        <w:rPr>
          <w:lang w:val="en-US"/>
        </w:rPr>
        <w:instrText>)</w:instrText>
      </w:r>
      <w:r w:rsidR="007E1D7E" w:rsidRPr="00752797">
        <w:rPr>
          <w:lang w:val="en-US"/>
        </w:rPr>
        <w:fldChar w:fldCharType="end"/>
      </w:r>
    </w:p>
    <w:p w:rsidR="00995779" w:rsidRPr="00752797" w:rsidRDefault="00995779" w:rsidP="00995779">
      <w:pPr>
        <w:pStyle w:val="07paragraphs"/>
        <w:spacing w:line="240" w:lineRule="auto"/>
        <w:rPr>
          <w:rFonts w:ascii="Arial" w:hAnsi="Arial" w:cs="Arial"/>
          <w:sz w:val="21"/>
          <w:szCs w:val="24"/>
        </w:rPr>
      </w:pPr>
    </w:p>
    <w:p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Where </w:t>
      </w:r>
      <w:r w:rsidRPr="00752797">
        <w:rPr>
          <w:rFonts w:ascii="Arial" w:hAnsi="Arial" w:cs="Arial"/>
          <w:i/>
          <w:sz w:val="21"/>
          <w:szCs w:val="24"/>
        </w:rPr>
        <w:t>C</w:t>
      </w:r>
      <w:r w:rsidRPr="00752797">
        <w:rPr>
          <w:rFonts w:ascii="Arial" w:hAnsi="Arial" w:cs="Arial"/>
          <w:i/>
          <w:sz w:val="21"/>
          <w:szCs w:val="24"/>
          <w:vertAlign w:val="subscript"/>
        </w:rPr>
        <w:t>D</w:t>
      </w:r>
      <w:r w:rsidRPr="00752797">
        <w:rPr>
          <w:rFonts w:ascii="Arial" w:hAnsi="Arial" w:cs="Arial"/>
          <w:sz w:val="21"/>
          <w:szCs w:val="24"/>
        </w:rPr>
        <w:t xml:space="preserve"> is a drag coefficient, </w:t>
      </w:r>
      <w:r w:rsidRPr="00752797">
        <w:rPr>
          <w:rFonts w:ascii="Arial" w:hAnsi="Arial" w:cs="Arial"/>
          <w:i/>
          <w:sz w:val="21"/>
          <w:szCs w:val="24"/>
        </w:rPr>
        <w:t>b</w:t>
      </w:r>
      <w:r w:rsidRPr="00752797">
        <w:rPr>
          <w:rFonts w:ascii="Arial" w:hAnsi="Arial" w:cs="Arial"/>
          <w:i/>
          <w:sz w:val="21"/>
          <w:szCs w:val="24"/>
          <w:vertAlign w:val="subscript"/>
        </w:rPr>
        <w:t>v</w:t>
      </w:r>
      <w:r w:rsidRPr="00752797">
        <w:rPr>
          <w:rFonts w:ascii="Arial" w:hAnsi="Arial" w:cs="Arial"/>
          <w:sz w:val="21"/>
          <w:szCs w:val="24"/>
        </w:rPr>
        <w:t xml:space="preserve"> is the vegetation stem diameter, </w:t>
      </w:r>
      <w:r w:rsidRPr="00752797">
        <w:rPr>
          <w:rFonts w:ascii="Arial" w:hAnsi="Arial" w:cs="Arial"/>
          <w:i/>
          <w:sz w:val="21"/>
          <w:szCs w:val="24"/>
        </w:rPr>
        <w:t>N</w:t>
      </w:r>
      <w:r w:rsidRPr="00752797">
        <w:rPr>
          <w:rFonts w:ascii="Arial" w:hAnsi="Arial" w:cs="Arial"/>
          <w:sz w:val="21"/>
          <w:szCs w:val="24"/>
        </w:rPr>
        <w:t xml:space="preserve"> is the vegetation density and </w:t>
      </w:r>
      <w:r w:rsidRPr="00752797">
        <w:rPr>
          <w:rFonts w:ascii="Arial" w:hAnsi="Arial" w:cs="Arial"/>
          <w:i/>
          <w:sz w:val="21"/>
          <w:szCs w:val="24"/>
        </w:rPr>
        <w:t>u</w:t>
      </w:r>
      <w:r w:rsidRPr="00752797">
        <w:rPr>
          <w:rFonts w:ascii="Arial" w:hAnsi="Arial" w:cs="Arial"/>
          <w:sz w:val="21"/>
          <w:szCs w:val="24"/>
        </w:rPr>
        <w:t xml:space="preserve"> is the wave or current related velocity. To take into account the velocity due to mean flow and infragravity waves, we use the Lagrangian velocity (</w:t>
      </w:r>
      <w:r w:rsidRPr="00752797">
        <w:rPr>
          <w:rFonts w:ascii="Arial" w:hAnsi="Arial" w:cs="Arial"/>
          <w:i/>
          <w:sz w:val="21"/>
          <w:szCs w:val="24"/>
        </w:rPr>
        <w:t>u</w:t>
      </w:r>
      <w:r w:rsidRPr="00752797">
        <w:rPr>
          <w:rFonts w:ascii="Arial" w:hAnsi="Arial" w:cs="Arial"/>
          <w:i/>
          <w:sz w:val="21"/>
          <w:szCs w:val="24"/>
          <w:vertAlign w:val="superscript"/>
        </w:rPr>
        <w:t>L</w:t>
      </w:r>
      <w:r w:rsidRPr="00752797">
        <w:rPr>
          <w:rFonts w:ascii="Arial" w:hAnsi="Arial" w:cs="Arial"/>
          <w:i/>
          <w:sz w:val="21"/>
          <w:szCs w:val="24"/>
        </w:rPr>
        <w:t>)</w:t>
      </w:r>
      <w:r w:rsidRPr="00752797">
        <w:rPr>
          <w:rFonts w:ascii="Arial" w:hAnsi="Arial" w:cs="Arial"/>
          <w:sz w:val="21"/>
          <w:szCs w:val="24"/>
          <w:vertAlign w:val="superscript"/>
        </w:rPr>
        <w:t xml:space="preserve"> </w:t>
      </w:r>
      <w:r w:rsidRPr="00752797">
        <w:rPr>
          <w:rFonts w:ascii="Arial" w:hAnsi="Arial" w:cs="Arial"/>
          <w:sz w:val="21"/>
          <w:szCs w:val="24"/>
        </w:rPr>
        <w:t>here. The vegetation-induced time varying drag force is then calculated as the sum of the vegetation-induced drag force per vegetation layer:</w:t>
      </w:r>
    </w:p>
    <w:p w:rsidR="00995779" w:rsidRPr="00752797" w:rsidRDefault="00995779" w:rsidP="00995779">
      <w:pPr>
        <w:pStyle w:val="MTDisplayEquation"/>
        <w:rPr>
          <w:lang w:val="en-US"/>
        </w:rPr>
      </w:pPr>
      <w:r w:rsidRPr="00752797">
        <w:rPr>
          <w:lang w:val="en-US"/>
        </w:rPr>
        <w:tab/>
      </w:r>
      <w:r w:rsidRPr="00752797">
        <w:rPr>
          <w:position w:val="-60"/>
          <w:lang w:val="en-US"/>
        </w:rPr>
        <w:object w:dxaOrig="3540" w:dyaOrig="1320">
          <v:shape id="_x0000_i1089" type="#_x0000_t75" style="width:178.6pt;height:65.45pt" o:ole="">
            <v:imagedata r:id="rId163" o:title=""/>
          </v:shape>
          <o:OLEObject Type="Embed" ProgID="Equation.DSMT4" ShapeID="_x0000_i1089" DrawAspect="Content" ObjectID="_1490184662" r:id="rId16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58</w:instrText>
        </w:r>
      </w:fldSimple>
      <w:r w:rsidRPr="00752797">
        <w:rPr>
          <w:lang w:val="en-US"/>
        </w:rPr>
        <w:instrText>)</w:instrText>
      </w:r>
      <w:r w:rsidR="007E1D7E" w:rsidRPr="00752797">
        <w:rPr>
          <w:lang w:val="en-US"/>
        </w:rPr>
        <w:fldChar w:fldCharType="end"/>
      </w:r>
    </w:p>
    <w:p w:rsidR="00AA1803" w:rsidRPr="00752797" w:rsidRDefault="00AA1803" w:rsidP="00AA1803">
      <w:pPr>
        <w:rPr>
          <w:lang w:val="en-US"/>
        </w:rPr>
      </w:pPr>
    </w:p>
    <w:p w:rsidR="00995779" w:rsidRPr="00752797" w:rsidRDefault="00995779" w:rsidP="00995779">
      <w:pPr>
        <w:rPr>
          <w:lang w:val="en-US"/>
        </w:rPr>
      </w:pPr>
      <w:r w:rsidRPr="00752797">
        <w:rPr>
          <w:lang w:val="en-US"/>
        </w:rPr>
        <w:t xml:space="preserve">where </w:t>
      </w:r>
      <w:r w:rsidRPr="00752797">
        <w:rPr>
          <w:position w:val="-8"/>
          <w:lang w:val="en-US"/>
        </w:rPr>
        <w:object w:dxaOrig="360" w:dyaOrig="360">
          <v:shape id="_x0000_i1090" type="#_x0000_t75" style="width:17.75pt;height:17.75pt" o:ole="">
            <v:imagedata r:id="rId91" o:title=""/>
          </v:shape>
          <o:OLEObject Type="Embed" ProgID="Equation.DSMT4" ShapeID="_x0000_i1090" DrawAspect="Content" ObjectID="_1490184663" r:id="rId165"/>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h</w:t>
      </w:r>
      <w:r w:rsidRPr="00752797">
        <w:rPr>
          <w:i/>
          <w:vertAlign w:val="subscript"/>
          <w:lang w:val="en-US"/>
        </w:rPr>
        <w:t>v,i</w:t>
      </w:r>
      <w:r w:rsidRPr="00752797">
        <w:rPr>
          <w:i/>
          <w:lang w:val="en-US"/>
        </w:rPr>
        <w:t xml:space="preserve"> </w:t>
      </w:r>
      <w:r w:rsidRPr="00752797">
        <w:rPr>
          <w:lang w:val="en-US"/>
        </w:rPr>
        <w:t xml:space="preserve">is the vegetation height for layer </w:t>
      </w:r>
      <w:r w:rsidRPr="00752797">
        <w:rPr>
          <w:i/>
          <w:lang w:val="en-US"/>
        </w:rPr>
        <w:t>i</w:t>
      </w:r>
      <w:r w:rsidRPr="00752797">
        <w:rPr>
          <w:lang w:val="en-US"/>
        </w:rPr>
        <w:t>.</w:t>
      </w:r>
    </w:p>
    <w:p w:rsidR="00727EAA" w:rsidRPr="00752797" w:rsidRDefault="00727EAA" w:rsidP="002603CC">
      <w:pPr>
        <w:pStyle w:val="Heading3"/>
        <w:jc w:val="both"/>
        <w:rPr>
          <w:lang w:val="en-US"/>
        </w:rPr>
      </w:pPr>
      <w:bookmarkStart w:id="133" w:name="_Toc413853401"/>
      <w:r w:rsidRPr="00752797">
        <w:rPr>
          <w:lang w:val="en-US"/>
        </w:rPr>
        <w:t>Wind</w:t>
      </w:r>
      <w:bookmarkEnd w:id="133"/>
    </w:p>
    <w:p w:rsidR="00E87FFC" w:rsidRPr="00752797" w:rsidRDefault="00E87FFC" w:rsidP="00E87FFC">
      <w:pPr>
        <w:rPr>
          <w:lang w:val="en-US"/>
        </w:rPr>
      </w:pPr>
      <w:r w:rsidRPr="00752797">
        <w:rPr>
          <w:lang w:val="en-US"/>
        </w:rPr>
        <w:t xml:space="preserve">The first term on the right hand side of the momentum equations </w:t>
      </w:r>
      <w:r w:rsidR="007E1D7E" w:rsidRPr="00752797">
        <w:rPr>
          <w:lang w:val="en-US"/>
        </w:rPr>
        <w:fldChar w:fldCharType="begin"/>
      </w:r>
      <w:r w:rsidRPr="00752797">
        <w:rPr>
          <w:lang w:val="en-US"/>
        </w:rPr>
        <w:instrText xml:space="preserve"> GOTOBUTTON ZEqnNum488519  \* MERGEFORMAT </w:instrText>
      </w:r>
      <w:r w:rsidR="007E1D7E" w:rsidRPr="00752797">
        <w:rPr>
          <w:lang w:val="en-US"/>
        </w:rPr>
        <w:fldChar w:fldCharType="begin"/>
      </w:r>
      <w:r w:rsidRPr="00752797">
        <w:rPr>
          <w:lang w:val="en-US"/>
        </w:rPr>
        <w:instrText xml:space="preserve"> REF ZEqnNum488519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50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represents the forcing due to the wind stress. These forcing terms due to the wind are formulated as:</w:t>
      </w:r>
    </w:p>
    <w:p w:rsidR="00E87FFC" w:rsidRPr="00752797" w:rsidRDefault="00E87FFC" w:rsidP="00E87FFC">
      <w:pPr>
        <w:rPr>
          <w:lang w:val="en-US"/>
        </w:rPr>
      </w:pPr>
    </w:p>
    <w:p w:rsidR="00E87FFC" w:rsidRPr="00752797" w:rsidRDefault="00E87FFC" w:rsidP="00E87FFC">
      <w:pPr>
        <w:pStyle w:val="MTDisplayEquation"/>
        <w:rPr>
          <w:lang w:val="en-US"/>
        </w:rPr>
      </w:pPr>
      <w:r w:rsidRPr="00752797">
        <w:rPr>
          <w:lang w:val="en-US"/>
        </w:rPr>
        <w:tab/>
      </w:r>
      <w:r w:rsidRPr="00752797">
        <w:rPr>
          <w:position w:val="-14"/>
          <w:lang w:val="en-US"/>
        </w:rPr>
        <w:object w:dxaOrig="1640" w:dyaOrig="400">
          <v:shape id="_x0000_i1091" type="#_x0000_t75" style="width:81.35pt;height:20.55pt" o:ole="">
            <v:imagedata r:id="rId166" o:title=""/>
          </v:shape>
          <o:OLEObject Type="Embed" ProgID="Equation.DSMT4" ShapeID="_x0000_i1091" DrawAspect="Content" ObjectID="_1490184664" r:id="rId16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59</w:instrText>
        </w:r>
      </w:fldSimple>
      <w:r w:rsidRPr="00752797">
        <w:rPr>
          <w:lang w:val="en-US"/>
        </w:rPr>
        <w:instrText>)</w:instrText>
      </w:r>
      <w:r w:rsidR="007E1D7E" w:rsidRPr="00752797">
        <w:rPr>
          <w:lang w:val="en-US"/>
        </w:rPr>
        <w:fldChar w:fldCharType="end"/>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t>(</w:t>
      </w:r>
    </w:p>
    <w:p w:rsidR="00E87FFC" w:rsidRPr="00752797" w:rsidRDefault="00E87FFC" w:rsidP="00E87FFC">
      <w:pPr>
        <w:pStyle w:val="MTDisplayEquation"/>
        <w:rPr>
          <w:lang w:val="en-US"/>
        </w:rPr>
      </w:pPr>
      <w:r w:rsidRPr="00752797">
        <w:rPr>
          <w:lang w:val="en-US"/>
        </w:rPr>
        <w:tab/>
      </w:r>
      <w:r w:rsidRPr="00752797">
        <w:rPr>
          <w:position w:val="-16"/>
          <w:lang w:val="en-US"/>
        </w:rPr>
        <w:object w:dxaOrig="1640" w:dyaOrig="440">
          <v:shape id="_x0000_i1092" type="#_x0000_t75" style="width:81.35pt;height:21.5pt" o:ole="">
            <v:imagedata r:id="rId168" o:title=""/>
          </v:shape>
          <o:OLEObject Type="Embed" ProgID="Equation.DSMT4" ShapeID="_x0000_i1092" DrawAspect="Content" ObjectID="_1490184665" r:id="rId169"/>
        </w:object>
      </w:r>
      <w:r w:rsidRPr="00752797">
        <w:rPr>
          <w:lang w:val="en-US"/>
        </w:rPr>
        <w:t xml:space="preserve">                                                                                                                </w:t>
      </w:r>
    </w:p>
    <w:p w:rsidR="00995779" w:rsidRPr="00752797" w:rsidRDefault="00995779" w:rsidP="00E87FFC">
      <w:pPr>
        <w:rPr>
          <w:lang w:val="en-US"/>
        </w:rPr>
      </w:pPr>
    </w:p>
    <w:p w:rsidR="00E87FFC" w:rsidRPr="00752797" w:rsidRDefault="00E87FFC" w:rsidP="00E87FFC">
      <w:pPr>
        <w:rPr>
          <w:lang w:val="en-US"/>
        </w:rPr>
      </w:pPr>
      <w:r w:rsidRPr="00752797">
        <w:rPr>
          <w:lang w:val="en-US"/>
        </w:rPr>
        <w:t xml:space="preserve">where </w:t>
      </w:r>
      <w:r w:rsidRPr="00752797">
        <w:rPr>
          <w:i/>
          <w:lang w:val="en-US"/>
        </w:rPr>
        <w:t>τ</w:t>
      </w:r>
      <w:r w:rsidRPr="00752797">
        <w:rPr>
          <w:i/>
          <w:vertAlign w:val="subscript"/>
          <w:lang w:val="en-US"/>
        </w:rPr>
        <w:t>w</w:t>
      </w:r>
      <w:r w:rsidRPr="00752797">
        <w:rPr>
          <w:lang w:val="en-US"/>
        </w:rPr>
        <w:t xml:space="preserve"> is wind stress, </w:t>
      </w:r>
      <w:r w:rsidRPr="00752797">
        <w:rPr>
          <w:i/>
          <w:lang w:val="en-US"/>
        </w:rPr>
        <w:t>ρ</w:t>
      </w:r>
      <w:r w:rsidRPr="00752797">
        <w:rPr>
          <w:i/>
          <w:vertAlign w:val="subscript"/>
          <w:lang w:val="en-US"/>
        </w:rPr>
        <w:t>a</w:t>
      </w:r>
      <w:r w:rsidRPr="00752797">
        <w:rPr>
          <w:lang w:val="en-US"/>
        </w:rPr>
        <w:t xml:space="preserve"> is density of air, </w:t>
      </w:r>
      <w:r w:rsidRPr="00752797">
        <w:rPr>
          <w:i/>
          <w:lang w:val="en-US"/>
        </w:rPr>
        <w:t>C</w:t>
      </w:r>
      <w:r w:rsidRPr="00752797">
        <w:rPr>
          <w:i/>
          <w:vertAlign w:val="subscript"/>
          <w:lang w:val="en-US"/>
        </w:rPr>
        <w:t>d</w:t>
      </w:r>
      <w:r w:rsidRPr="00752797">
        <w:rPr>
          <w:lang w:val="en-US"/>
        </w:rPr>
        <w:t xml:space="preserve"> is the wind drag the coefficient, </w:t>
      </w:r>
      <w:r w:rsidRPr="00752797">
        <w:rPr>
          <w:i/>
          <w:lang w:val="en-US"/>
        </w:rPr>
        <w:t>W</w:t>
      </w:r>
      <w:r w:rsidRPr="00752797">
        <w:rPr>
          <w:lang w:val="en-US"/>
        </w:rPr>
        <w:t xml:space="preserve"> is the wind velocity. The </w:t>
      </w:r>
      <w:r w:rsidR="00BC356B" w:rsidRPr="00752797">
        <w:rPr>
          <w:lang w:val="en-US"/>
        </w:rPr>
        <w:t>wind stress</w:t>
      </w:r>
      <w:r w:rsidRPr="00752797">
        <w:rPr>
          <w:lang w:val="en-US"/>
        </w:rPr>
        <w:t xml:space="preserve"> is turned off by default, and can be turned on specifying a constant wind velocity (keyword: windv = </w:t>
      </w:r>
      <w:r w:rsidRPr="00752797">
        <w:rPr>
          <w:i/>
          <w:lang w:val="en-US"/>
        </w:rPr>
        <w:t>value</w:t>
      </w:r>
      <w:r w:rsidR="00964141" w:rsidRPr="00752797">
        <w:rPr>
          <w:lang w:val="en-US"/>
        </w:rPr>
        <w:t xml:space="preserve">) or by specifying a time </w:t>
      </w:r>
      <w:r w:rsidRPr="00752797">
        <w:rPr>
          <w:lang w:val="en-US"/>
        </w:rPr>
        <w:t xml:space="preserve">varying </w:t>
      </w:r>
      <w:r w:rsidR="00D5585B" w:rsidRPr="00752797">
        <w:rPr>
          <w:lang w:val="en-US"/>
        </w:rPr>
        <w:t>wind file</w:t>
      </w:r>
      <w:r w:rsidRPr="00752797">
        <w:rPr>
          <w:lang w:val="en-US"/>
        </w:rPr>
        <w:t>.</w:t>
      </w:r>
    </w:p>
    <w:p w:rsidR="00BC356B" w:rsidRPr="00752797" w:rsidRDefault="00BC356B" w:rsidP="00BC356B">
      <w:pPr>
        <w:pStyle w:val="Heading2"/>
        <w:rPr>
          <w:lang w:val="en-US"/>
        </w:rPr>
      </w:pPr>
      <w:bookmarkStart w:id="134" w:name="_Toc413853402"/>
      <w:r w:rsidRPr="00752797">
        <w:rPr>
          <w:lang w:val="en-US"/>
        </w:rPr>
        <w:t>Non-hydrostatic pressure correction</w:t>
      </w:r>
      <w:bookmarkEnd w:id="134"/>
    </w:p>
    <w:p w:rsidR="00995779" w:rsidRPr="00752797" w:rsidRDefault="00995779" w:rsidP="00995779">
      <w:pPr>
        <w:spacing w:line="240" w:lineRule="auto"/>
        <w:rPr>
          <w:lang w:val="en-US"/>
        </w:rPr>
      </w:pPr>
      <w:r w:rsidRPr="00752797">
        <w:rPr>
          <w:lang w:val="en-US"/>
        </w:rPr>
        <w:t xml:space="preserve">For non-hydrostatic XBeach calculations (keyword: </w:t>
      </w:r>
      <w:r w:rsidRPr="00752797">
        <w:rPr>
          <w:i/>
          <w:lang w:val="en-US"/>
        </w:rPr>
        <w:t>waveform =</w:t>
      </w:r>
      <w:r w:rsidRPr="00752797">
        <w:rPr>
          <w:lang w:val="en-US"/>
        </w:rPr>
        <w:t xml:space="preserve"> </w:t>
      </w:r>
      <w:r w:rsidRPr="00752797">
        <w:rPr>
          <w:i/>
          <w:lang w:val="en-US"/>
        </w:rPr>
        <w:t>nonh</w:t>
      </w:r>
      <w:r w:rsidRPr="00752797">
        <w:rPr>
          <w:lang w:val="en-US"/>
        </w:rPr>
        <w:t xml:space="preserve">) depth-averaged flow due to waves and currents are computed using the non-linear shallow water equations, including a non-hydrostatic pressure. The non-hydrostatic model accounts for all wave motions (including short waves) within the shallow water equations, so the wave action balance should be turned off (keyword: </w:t>
      </w:r>
      <w:r w:rsidRPr="00752797">
        <w:rPr>
          <w:i/>
          <w:lang w:val="en-US"/>
        </w:rPr>
        <w:t>swave</w:t>
      </w:r>
      <w:r w:rsidRPr="00752797">
        <w:rPr>
          <w:lang w:val="en-US"/>
        </w:rPr>
        <w:t xml:space="preserve"> = </w:t>
      </w:r>
      <w:r w:rsidRPr="00752797">
        <w:rPr>
          <w:i/>
          <w:lang w:val="en-US"/>
        </w:rPr>
        <w:t>0</w:t>
      </w:r>
      <w:r w:rsidRPr="00752797">
        <w:rPr>
          <w:lang w:val="en-US"/>
        </w:rPr>
        <w:t>). The depth-averaged normalized dynamic pressure (</w:t>
      </w:r>
      <w:r w:rsidRPr="00752797">
        <w:rPr>
          <w:i/>
          <w:lang w:val="en-US"/>
        </w:rPr>
        <w:t>q</w:t>
      </w:r>
      <w:r w:rsidRPr="00752797">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280" w:dyaOrig="620">
          <v:shape id="_x0000_i1093" type="#_x0000_t75" style="width:65.45pt;height:30.85pt" o:ole="">
            <v:imagedata r:id="rId170" o:title=""/>
          </v:shape>
          <o:OLEObject Type="Embed" ProgID="Equation.DSMT4" ShapeID="_x0000_i1093" DrawAspect="Content" ObjectID="_1490184666" r:id="rId17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35" w:name="ZEqnNum829942"/>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60</w:instrText>
        </w:r>
      </w:fldSimple>
      <w:r w:rsidRPr="00752797">
        <w:rPr>
          <w:lang w:val="en-US"/>
        </w:rPr>
        <w:instrText>)</w:instrText>
      </w:r>
      <w:bookmarkEnd w:id="135"/>
      <w:r w:rsidR="007E1D7E" w:rsidRPr="00752797">
        <w:rPr>
          <w:lang w:val="en-US"/>
        </w:rPr>
        <w:fldChar w:fldCharType="end"/>
      </w:r>
    </w:p>
    <w:p w:rsidR="00995779" w:rsidRPr="00752797" w:rsidRDefault="00995779" w:rsidP="00995779">
      <w:pPr>
        <w:pStyle w:val="MTDisplayEquation"/>
        <w:rPr>
          <w:lang w:val="en-US"/>
        </w:rPr>
      </w:pPr>
    </w:p>
    <w:p w:rsidR="00995779" w:rsidRPr="00752797" w:rsidRDefault="00995779" w:rsidP="00995779">
      <w:pPr>
        <w:pStyle w:val="MTDisplayEquation"/>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ZEqnNum829942  \* MERGEFORMAT </w:instrText>
      </w:r>
      <w:r w:rsidR="007E1D7E" w:rsidRPr="00752797">
        <w:rPr>
          <w:lang w:val="en-US"/>
        </w:rPr>
        <w:fldChar w:fldCharType="begin"/>
      </w:r>
      <w:r w:rsidRPr="00752797">
        <w:rPr>
          <w:lang w:val="en-US"/>
        </w:rPr>
        <w:instrText xml:space="preserve"> REF ZEqnNum829942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lang w:val="en-US"/>
        </w:rPr>
        <w:t>w</w:t>
      </w:r>
      <w:r w:rsidRPr="00752797">
        <w:rPr>
          <w:lang w:val="en-US"/>
        </w:rPr>
        <w:t xml:space="preserve"> is the vertical velocity and </w:t>
      </w:r>
      <w:r w:rsidRPr="00752797">
        <w:rPr>
          <w:i/>
          <w:lang w:val="en-US"/>
        </w:rPr>
        <w:t>z</w:t>
      </w:r>
      <w:r w:rsidRPr="00752797">
        <w:rPr>
          <w:lang w:val="en-US"/>
        </w:rPr>
        <w:t xml:space="preserve"> is the vertical coordinate. The vertical velocity at the bed is set by the kinematic boundary condition: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540" w:dyaOrig="620">
          <v:shape id="_x0000_i1094" type="#_x0000_t75" style="width:78.55pt;height:30.85pt" o:ole="">
            <v:imagedata r:id="rId172" o:title=""/>
          </v:shape>
          <o:OLEObject Type="Embed" ProgID="Equation.DSMT4" ShapeID="_x0000_i1094" DrawAspect="Content" ObjectID="_1490184667" r:id="rId17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36" w:name="ZEqnNum939704"/>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61</w:instrText>
        </w:r>
      </w:fldSimple>
      <w:r w:rsidRPr="00752797">
        <w:rPr>
          <w:lang w:val="en-US"/>
        </w:rPr>
        <w:instrText>)</w:instrText>
      </w:r>
      <w:bookmarkEnd w:id="136"/>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Combining the Keller-box method (Lam and Simpson 1976), as applied by Stelling and Zijlema (2003) for the description of the pressure gradient in the vertical, the dynamic pressure at the bed can be described by:</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60">
          <v:shape id="_x0000_i1095" type="#_x0000_t75" style="width:111.25pt;height:37.4pt" o:ole="">
            <v:imagedata r:id="rId174" o:title=""/>
          </v:shape>
          <o:OLEObject Type="Embed" ProgID="Equation.DSMT4" ShapeID="_x0000_i1095" DrawAspect="Content" ObjectID="_1490184668" r:id="rId17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37" w:name="ZEqnNum466261"/>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62</w:instrText>
        </w:r>
      </w:fldSimple>
      <w:r w:rsidRPr="00752797">
        <w:rPr>
          <w:lang w:val="en-US"/>
        </w:rPr>
        <w:instrText>)</w:instrText>
      </w:r>
      <w:bookmarkEnd w:id="137"/>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Substituting </w:t>
      </w:r>
      <w:r w:rsidR="007E1D7E" w:rsidRPr="00752797">
        <w:rPr>
          <w:lang w:val="en-US"/>
        </w:rPr>
        <w:fldChar w:fldCharType="begin"/>
      </w:r>
      <w:r w:rsidRPr="00752797">
        <w:rPr>
          <w:lang w:val="en-US"/>
        </w:rPr>
        <w:instrText xml:space="preserve"> GOTOBUTTON ZEqnNum939704  \* MERGEFORMAT </w:instrText>
      </w:r>
      <w:r w:rsidR="007E1D7E" w:rsidRPr="00752797">
        <w:rPr>
          <w:lang w:val="en-US"/>
        </w:rPr>
        <w:fldChar w:fldCharType="begin"/>
      </w:r>
      <w:r w:rsidRPr="00752797">
        <w:rPr>
          <w:lang w:val="en-US"/>
        </w:rPr>
        <w:instrText xml:space="preserve"> REF ZEqnNum939704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in </w:t>
      </w:r>
      <w:r w:rsidR="007E1D7E" w:rsidRPr="00752797">
        <w:rPr>
          <w:lang w:val="en-US"/>
        </w:rPr>
        <w:fldChar w:fldCharType="begin"/>
      </w:r>
      <w:r w:rsidRPr="00752797">
        <w:rPr>
          <w:lang w:val="en-US"/>
        </w:rPr>
        <w:instrText xml:space="preserve"> GOTOBUTTON ZEqnNum829942  \* MERGEFORMAT </w:instrText>
      </w:r>
      <w:r w:rsidR="007E1D7E" w:rsidRPr="00752797">
        <w:rPr>
          <w:lang w:val="en-US"/>
        </w:rPr>
        <w:fldChar w:fldCharType="begin"/>
      </w:r>
      <w:r w:rsidRPr="00752797">
        <w:rPr>
          <w:lang w:val="en-US"/>
        </w:rPr>
        <w:instrText xml:space="preserve"> REF ZEqnNum829942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allows the vertical momentum balance at the surface to be described by:</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760" w:dyaOrig="620">
          <v:shape id="_x0000_i1096" type="#_x0000_t75" style="width:87.9pt;height:30.85pt" o:ole="">
            <v:imagedata r:id="rId176" o:title=""/>
          </v:shape>
          <o:OLEObject Type="Embed" ProgID="Equation.DSMT4" ShapeID="_x0000_i1096" DrawAspect="Content" ObjectID="_1490184669" r:id="rId17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38" w:name="ZEqnNum801359"/>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63</w:instrText>
        </w:r>
      </w:fldSimple>
      <w:r w:rsidRPr="00752797">
        <w:rPr>
          <w:lang w:val="en-US"/>
        </w:rPr>
        <w:instrText>)</w:instrText>
      </w:r>
      <w:bookmarkEnd w:id="138"/>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ZEqnNum801359  \* MERGEFORMAT </w:instrText>
      </w:r>
      <w:r w:rsidR="007E1D7E" w:rsidRPr="00752797">
        <w:rPr>
          <w:lang w:val="en-US"/>
        </w:rPr>
        <w:fldChar w:fldCharType="begin"/>
      </w:r>
      <w:r w:rsidRPr="00752797">
        <w:rPr>
          <w:lang w:val="en-US"/>
        </w:rPr>
        <w:instrText xml:space="preserve"> REF ZEqnNum801359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63</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subscript </w:t>
      </w:r>
      <w:r w:rsidRPr="00752797">
        <w:rPr>
          <w:i/>
          <w:lang w:val="en-US"/>
        </w:rPr>
        <w:t>s</w:t>
      </w:r>
      <w:r w:rsidRPr="00752797">
        <w:rPr>
          <w:lang w:val="en-US"/>
        </w:rPr>
        <w:t xml:space="preserve"> refers to the location at the surface. The dynamic pressure at the bed is subsequently solved by combining </w:t>
      </w:r>
      <w:r w:rsidR="007E1D7E" w:rsidRPr="00752797">
        <w:rPr>
          <w:lang w:val="en-US"/>
        </w:rPr>
        <w:fldChar w:fldCharType="begin"/>
      </w:r>
      <w:r w:rsidRPr="00752797">
        <w:rPr>
          <w:lang w:val="en-US"/>
        </w:rPr>
        <w:instrText xml:space="preserve"> GOTOBUTTON ZEqnNum466261  \* MERGEFORMAT </w:instrText>
      </w:r>
      <w:r w:rsidR="007E1D7E" w:rsidRPr="00752797">
        <w:rPr>
          <w:lang w:val="en-US"/>
        </w:rPr>
        <w:fldChar w:fldCharType="begin"/>
      </w:r>
      <w:r w:rsidRPr="00752797">
        <w:rPr>
          <w:lang w:val="en-US"/>
        </w:rPr>
        <w:instrText xml:space="preserve"> REF ZEqnNum466261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62</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the local continuity equation:</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680" w:dyaOrig="620">
          <v:shape id="_x0000_i1097" type="#_x0000_t75" style="width:84.15pt;height:30.85pt" o:ole="">
            <v:imagedata r:id="rId178" o:title=""/>
          </v:shape>
          <o:OLEObject Type="Embed" ProgID="Equation.DSMT4" ShapeID="_x0000_i1097" DrawAspect="Content" ObjectID="_1490184670" r:id="rId17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64</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In order to improve the computed location and magnitude of wave breaking, the hydrostatic front approximation (HFA) of Smit et al. (2013) is applied, in which the pressure distribution under breaking bores is assumed to be hydrostatic</w:t>
      </w:r>
      <w:commentRangeStart w:id="139"/>
      <w:r w:rsidRPr="00752797">
        <w:rPr>
          <w:lang w:val="en-US"/>
        </w:rPr>
        <w:t xml:space="preserve">. </w:t>
      </w:r>
      <w:commentRangeEnd w:id="139"/>
      <w:r w:rsidR="00122362">
        <w:rPr>
          <w:rStyle w:val="CommentReference"/>
        </w:rPr>
        <w:commentReference w:id="139"/>
      </w:r>
      <w:r w:rsidRPr="00752797">
        <w:rPr>
          <w:lang w:val="en-US"/>
        </w:rPr>
        <w:t xml:space="preserve">Following the recommendations of Smit </w:t>
      </w:r>
      <w:r w:rsidRPr="00752797">
        <w:rPr>
          <w:lang w:val="en-US"/>
        </w:rPr>
        <w:lastRenderedPageBreak/>
        <w:t xml:space="preserve">et al. (2013), we consider hydrostatic bores if </w:t>
      </w:r>
      <w:r w:rsidRPr="00752797">
        <w:rPr>
          <w:position w:val="-24"/>
          <w:lang w:val="en-US"/>
        </w:rPr>
        <w:object w:dxaOrig="920" w:dyaOrig="620">
          <v:shape id="_x0000_i1098" type="#_x0000_t75" style="width:44.9pt;height:30.85pt" o:ole="">
            <v:imagedata r:id="rId180" o:title=""/>
          </v:shape>
          <o:OLEObject Type="Embed" ProgID="Equation.DSMT4" ShapeID="_x0000_i1098" DrawAspect="Content" ObjectID="_1490184671" r:id="rId181"/>
        </w:object>
      </w:r>
      <w:r w:rsidRPr="00752797">
        <w:rPr>
          <w:lang w:val="en-US"/>
        </w:rPr>
        <w:t xml:space="preserve"> and reform if </w:t>
      </w:r>
      <w:r w:rsidRPr="00752797">
        <w:rPr>
          <w:position w:val="-24"/>
          <w:lang w:val="en-US"/>
        </w:rPr>
        <w:object w:dxaOrig="900" w:dyaOrig="620">
          <v:shape id="_x0000_i1099" type="#_x0000_t75" style="width:44.9pt;height:30.85pt" o:ole="">
            <v:imagedata r:id="rId182" o:title=""/>
          </v:shape>
          <o:OLEObject Type="Embed" ProgID="Equation.DSMT4" ShapeID="_x0000_i1099" DrawAspect="Content" ObjectID="_1490184672" r:id="rId183"/>
        </w:object>
      </w:r>
      <w:r w:rsidRPr="00752797">
        <w:rPr>
          <w:lang w:val="en-US"/>
        </w:rPr>
        <w:t xml:space="preserve">. The values can respectively be changed with the keywords </w:t>
      </w:r>
      <w:r w:rsidRPr="00752797">
        <w:rPr>
          <w:i/>
          <w:lang w:val="en-US"/>
        </w:rPr>
        <w:t>maxbrsteep</w:t>
      </w:r>
      <w:r w:rsidRPr="00752797">
        <w:rPr>
          <w:lang w:val="en-US"/>
        </w:rPr>
        <w:t xml:space="preserve"> and </w:t>
      </w:r>
      <w:r w:rsidRPr="00752797">
        <w:rPr>
          <w:i/>
          <w:lang w:val="en-US"/>
        </w:rPr>
        <w:t>secbrsteep</w:t>
      </w:r>
      <w:r w:rsidRPr="00752797">
        <w:rPr>
          <w:lang w:val="en-US"/>
        </w:rPr>
        <w:t xml:space="preserve">. </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Although this method greatly oversimplifies the complex hydrodynamics of plunging waves, McCall et al. (2014) shows that the application of this method provides sufficient skill to describe dominant characteristics of the flow, without requiring computationally expensive high-resolution discretization of the vertical and surface tracking of overturning waves. </w:t>
      </w:r>
    </w:p>
    <w:p w:rsidR="00995779" w:rsidRPr="00752797" w:rsidRDefault="00995779" w:rsidP="00995779">
      <w:pPr>
        <w:pStyle w:val="Heading2"/>
        <w:jc w:val="both"/>
        <w:rPr>
          <w:lang w:val="en-US"/>
        </w:rPr>
      </w:pPr>
      <w:bookmarkStart w:id="140" w:name="_Toc412197875"/>
      <w:bookmarkStart w:id="141" w:name="_Toc412623827"/>
      <w:bookmarkStart w:id="142" w:name="_Toc413853403"/>
      <w:r w:rsidRPr="00752797">
        <w:rPr>
          <w:lang w:val="en-US"/>
        </w:rPr>
        <w:t>Groundwater flow</w:t>
      </w:r>
      <w:bookmarkEnd w:id="140"/>
      <w:bookmarkEnd w:id="141"/>
      <w:bookmarkEnd w:id="142"/>
    </w:p>
    <w:p w:rsidR="00995779" w:rsidRPr="00752797" w:rsidRDefault="00995779" w:rsidP="00995779">
      <w:pPr>
        <w:rPr>
          <w:lang w:val="en-US"/>
        </w:rPr>
      </w:pPr>
      <w:r w:rsidRPr="00752797">
        <w:rPr>
          <w:lang w:val="en-US"/>
        </w:rPr>
        <w:t xml:space="preserve">The groundwater module (keyword: </w:t>
      </w:r>
      <w:r w:rsidRPr="00752797">
        <w:rPr>
          <w:i/>
          <w:lang w:val="en-US"/>
        </w:rPr>
        <w:t>gwflow = 1</w:t>
      </w:r>
      <w:r w:rsidRPr="00752797">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995779" w:rsidRPr="00752797" w:rsidRDefault="00995779" w:rsidP="00995779">
      <w:pPr>
        <w:pStyle w:val="Heading3"/>
        <w:jc w:val="both"/>
        <w:rPr>
          <w:lang w:val="en-US"/>
        </w:rPr>
      </w:pPr>
      <w:bookmarkStart w:id="143" w:name="_Toc412197876"/>
      <w:bookmarkStart w:id="144" w:name="_Toc412623828"/>
      <w:bookmarkStart w:id="145" w:name="_Toc413853404"/>
      <w:r w:rsidRPr="00752797">
        <w:rPr>
          <w:lang w:val="en-US"/>
        </w:rPr>
        <w:t>Continuity</w:t>
      </w:r>
      <w:bookmarkEnd w:id="143"/>
      <w:bookmarkEnd w:id="144"/>
      <w:bookmarkEnd w:id="145"/>
    </w:p>
    <w:p w:rsidR="00995779" w:rsidRPr="00752797" w:rsidRDefault="00995779" w:rsidP="00995779">
      <w:pPr>
        <w:rPr>
          <w:lang w:val="en-US"/>
        </w:rPr>
      </w:pPr>
      <w:r w:rsidRPr="00752797">
        <w:rPr>
          <w:lang w:val="en-US"/>
        </w:rPr>
        <w:t>In order to solve mass continuity in the groundwater model, the groundwater is assumed to be incompressible. Continuity is achieved by imposing a non-divergent flow field:</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6"/>
          <w:lang w:val="en-US"/>
        </w:rPr>
        <w:object w:dxaOrig="800" w:dyaOrig="279">
          <v:shape id="_x0000_i1100" type="#_x0000_t75" style="width:39.25pt;height:14.05pt" o:ole="">
            <v:imagedata r:id="rId184" o:title=""/>
          </v:shape>
          <o:OLEObject Type="Embed" ProgID="Equation.DSMT4" ShapeID="_x0000_i1100" DrawAspect="Content" ObjectID="_1490184673" r:id="rId18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46" w:name="ZEqnNum113258"/>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65</w:instrText>
        </w:r>
      </w:fldSimple>
      <w:r w:rsidRPr="00752797">
        <w:rPr>
          <w:lang w:val="en-US"/>
        </w:rPr>
        <w:instrText>)</w:instrText>
      </w:r>
      <w:bookmarkEnd w:id="146"/>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U</w:t>
      </w:r>
      <w:r w:rsidRPr="00752797">
        <w:rPr>
          <w:lang w:val="en-US"/>
        </w:rPr>
        <w:t xml:space="preserve"> is the total specific discharge velocity vector, with components in the horizontal (</w:t>
      </w:r>
      <w:r w:rsidRPr="00752797">
        <w:rPr>
          <w:i/>
          <w:lang w:val="en-US"/>
        </w:rPr>
        <w:t>u</w:t>
      </w:r>
      <w:r w:rsidRPr="00752797">
        <w:rPr>
          <w:i/>
          <w:vertAlign w:val="subscript"/>
          <w:lang w:val="en-US"/>
        </w:rPr>
        <w:t>gw</w:t>
      </w:r>
      <w:r w:rsidRPr="00752797">
        <w:rPr>
          <w:lang w:val="en-US"/>
        </w:rPr>
        <w:t>,</w:t>
      </w:r>
      <w:r w:rsidR="00D5585B" w:rsidRPr="00752797">
        <w:rPr>
          <w:lang w:val="en-US"/>
        </w:rPr>
        <w:t xml:space="preserve"> </w:t>
      </w:r>
      <w:r w:rsidRPr="00752797">
        <w:rPr>
          <w:i/>
          <w:lang w:val="en-US"/>
        </w:rPr>
        <w:t>v</w:t>
      </w:r>
      <w:r w:rsidRPr="00752797">
        <w:rPr>
          <w:i/>
          <w:vertAlign w:val="subscript"/>
          <w:lang w:val="en-US"/>
        </w:rPr>
        <w:t>gw</w:t>
      </w:r>
      <w:r w:rsidRPr="00752797">
        <w:rPr>
          <w:lang w:val="en-US"/>
        </w:rPr>
        <w:t>) and vertical (</w:t>
      </w:r>
      <w:r w:rsidRPr="00752797">
        <w:rPr>
          <w:i/>
          <w:lang w:val="en-US"/>
        </w:rPr>
        <w:t>w</w:t>
      </w:r>
      <w:r w:rsidRPr="00752797">
        <w:rPr>
          <w:i/>
          <w:vertAlign w:val="subscript"/>
          <w:lang w:val="en-US"/>
        </w:rPr>
        <w:t>gw</w:t>
      </w:r>
      <w:r w:rsidRPr="00752797">
        <w:rPr>
          <w:lang w:val="en-US"/>
        </w:rPr>
        <w:t>) direction: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50"/>
          <w:lang w:val="en-US"/>
        </w:rPr>
        <w:object w:dxaOrig="880" w:dyaOrig="1120">
          <v:shape id="_x0000_i1101" type="#_x0000_t75" style="width:44.9pt;height:54.25pt" o:ole="">
            <v:imagedata r:id="rId186" o:title=""/>
          </v:shape>
          <o:OLEObject Type="Embed" ProgID="Equation.DSMT4" ShapeID="_x0000_i1101" DrawAspect="Content" ObjectID="_1490184674" r:id="rId18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66</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pStyle w:val="Heading3"/>
        <w:jc w:val="both"/>
        <w:rPr>
          <w:lang w:val="en-US"/>
        </w:rPr>
      </w:pPr>
      <w:bookmarkStart w:id="147" w:name="_Toc412197877"/>
      <w:bookmarkStart w:id="148" w:name="_Toc412623829"/>
      <w:bookmarkStart w:id="149" w:name="_Toc413853405"/>
      <w:r w:rsidRPr="00752797">
        <w:rPr>
          <w:lang w:val="en-US"/>
        </w:rPr>
        <w:t>Equation of motions</w:t>
      </w:r>
      <w:bookmarkEnd w:id="147"/>
      <w:bookmarkEnd w:id="148"/>
      <w:bookmarkEnd w:id="149"/>
    </w:p>
    <w:p w:rsidR="00995779" w:rsidRPr="00752797" w:rsidRDefault="00995779" w:rsidP="00995779">
      <w:pPr>
        <w:rPr>
          <w:lang w:val="en-US"/>
        </w:rPr>
      </w:pPr>
      <w:r w:rsidRPr="00752797">
        <w:rPr>
          <w:lang w:val="en-US"/>
        </w:rPr>
        <w:t xml:space="preserve">Laminar flow of an incompressible fluid through a homogeneous medium can be described using the well-known Law of Darcy (1856), valid for laminar flow conditions (keyword: </w:t>
      </w:r>
      <w:r w:rsidRPr="00752797">
        <w:rPr>
          <w:i/>
          <w:lang w:val="en-US"/>
        </w:rPr>
        <w:t>gwscheme = laminar</w:t>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94"/>
          <w:lang w:val="en-US"/>
        </w:rPr>
        <w:object w:dxaOrig="1380" w:dyaOrig="1980">
          <v:shape id="_x0000_i1102" type="#_x0000_t75" style="width:69.2pt;height:97.25pt" o:ole="">
            <v:imagedata r:id="rId188" o:title=""/>
          </v:shape>
          <o:OLEObject Type="Embed" ProgID="Equation.DSMT4" ShapeID="_x0000_i1102" DrawAspect="Content" ObjectID="_1490184675" r:id="rId18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50" w:name="ZEqnNum953353"/>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67</w:instrText>
        </w:r>
      </w:fldSimple>
      <w:r w:rsidRPr="00752797">
        <w:rPr>
          <w:lang w:val="en-US"/>
        </w:rPr>
        <w:instrText>)</w:instrText>
      </w:r>
      <w:bookmarkEnd w:id="150"/>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which </w:t>
      </w:r>
      <w:r w:rsidRPr="00752797">
        <w:rPr>
          <w:i/>
          <w:lang w:val="en-US"/>
        </w:rPr>
        <w:t>K</w:t>
      </w:r>
      <w:r w:rsidRPr="00752797">
        <w:rPr>
          <w:lang w:val="en-US"/>
        </w:rPr>
        <w:t xml:space="preserve"> is the hydraulic conductivity of the medium (keyword: </w:t>
      </w:r>
      <w:r w:rsidRPr="00752797">
        <w:rPr>
          <w:i/>
          <w:lang w:val="en-US"/>
        </w:rPr>
        <w:t>kx, ky, kz</w:t>
      </w:r>
      <w:r w:rsidRPr="00752797">
        <w:rPr>
          <w:lang w:val="en-US"/>
        </w:rPr>
        <w:t xml:space="preserve">, for each horizontal and vertical direction) and </w:t>
      </w:r>
      <w:r w:rsidRPr="00752797">
        <w:rPr>
          <w:i/>
          <w:lang w:val="en-US"/>
        </w:rPr>
        <w:t>H</w:t>
      </w:r>
      <w:r w:rsidRPr="00752797">
        <w:rPr>
          <w:lang w:val="en-US"/>
        </w:rPr>
        <w:t xml:space="preserve"> is the hydraulic head.</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situations in which flow is not laminar, turbulent and inertial terms may become important. In these cases the user can specify XBeach to use a method (keyword: </w:t>
      </w:r>
      <w:r w:rsidRPr="00752797">
        <w:rPr>
          <w:i/>
          <w:lang w:val="en-US"/>
        </w:rPr>
        <w:t>gwscheme = turbulent</w:t>
      </w:r>
      <w:r w:rsidRPr="00752797">
        <w:rPr>
          <w:lang w:val="en-US"/>
        </w:rPr>
        <w:t xml:space="preserve">) that is comparable with the USGS MODFLOW-2005 groundwater model (Harbaugh </w:t>
      </w:r>
      <w:r w:rsidRPr="00752797">
        <w:rPr>
          <w:lang w:val="en-US"/>
        </w:rPr>
        <w:lastRenderedPageBreak/>
        <w:t>2005), in which the turbulent hydraulic conductivity is estimated based on the laminar hydraulic conductivity (</w:t>
      </w:r>
      <w:r w:rsidRPr="00752797">
        <w:rPr>
          <w:i/>
          <w:lang w:val="en-US"/>
        </w:rPr>
        <w:t>K</w:t>
      </w:r>
      <w:r w:rsidRPr="00752797">
        <w:rPr>
          <w:i/>
          <w:vertAlign w:val="subscript"/>
          <w:lang w:val="en-US"/>
        </w:rPr>
        <w:t>lam</w:t>
      </w:r>
      <w:r w:rsidRPr="00752797">
        <w:rPr>
          <w:lang w:val="en-US"/>
        </w:rPr>
        <w:t>) and the Reynolds number at the start of turbulence (</w:t>
      </w:r>
      <w:r w:rsidRPr="00752797">
        <w:rPr>
          <w:i/>
          <w:lang w:val="en-US"/>
        </w:rPr>
        <w:t>Re</w:t>
      </w:r>
      <w:r w:rsidRPr="00752797">
        <w:rPr>
          <w:i/>
          <w:vertAlign w:val="subscript"/>
          <w:lang w:val="en-US"/>
        </w:rPr>
        <w:t>crit</w:t>
      </w:r>
      <w:r w:rsidRPr="00752797">
        <w:rPr>
          <w:lang w:val="en-US"/>
        </w:rPr>
        <w:t>) (Halford 2000):</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88"/>
          <w:lang w:val="en-US"/>
        </w:rPr>
        <w:object w:dxaOrig="4140" w:dyaOrig="1880">
          <v:shape id="_x0000_i1103" type="#_x0000_t75" style="width:207.6pt;height:93.5pt" o:ole="">
            <v:imagedata r:id="rId190" o:title=""/>
          </v:shape>
          <o:OLEObject Type="Embed" ProgID="Equation.DSMT4" ShapeID="_x0000_i1103" DrawAspect="Content" ObjectID="_1490184676" r:id="rId19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51" w:name="ZEqnNum218388"/>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68</w:instrText>
        </w:r>
      </w:fldSimple>
      <w:r w:rsidRPr="00752797">
        <w:rPr>
          <w:lang w:val="en-US"/>
        </w:rPr>
        <w:instrText>)</w:instrText>
      </w:r>
      <w:bookmarkEnd w:id="151"/>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ZEqnNum218388  \* MERGEFORMAT </w:instrText>
      </w:r>
      <w:r w:rsidR="007E1D7E" w:rsidRPr="00752797">
        <w:rPr>
          <w:lang w:val="en-US"/>
        </w:rPr>
        <w:fldChar w:fldCharType="begin"/>
      </w:r>
      <w:r w:rsidRPr="00752797">
        <w:rPr>
          <w:lang w:val="en-US"/>
        </w:rPr>
        <w:instrText xml:space="preserve"> REF ZEqnNum218388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68</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Reynolds number (</w:t>
      </w:r>
      <w:r w:rsidRPr="00752797">
        <w:rPr>
          <w:i/>
          <w:lang w:val="en-US"/>
        </w:rPr>
        <w:t>Re</w:t>
      </w:r>
      <w:r w:rsidRPr="00752797">
        <w:rPr>
          <w:lang w:val="en-US"/>
        </w:rPr>
        <w:t>) is calculated using the median grain size (</w:t>
      </w:r>
      <w:r w:rsidRPr="00752797">
        <w:rPr>
          <w:i/>
          <w:lang w:val="en-US"/>
        </w:rPr>
        <w:t>D</w:t>
      </w:r>
      <w:r w:rsidRPr="00752797">
        <w:rPr>
          <w:i/>
          <w:vertAlign w:val="subscript"/>
          <w:lang w:val="en-US"/>
        </w:rPr>
        <w:t>5</w:t>
      </w:r>
      <w:r w:rsidRPr="00752797">
        <w:rPr>
          <w:vertAlign w:val="subscript"/>
          <w:lang w:val="en-US"/>
        </w:rPr>
        <w:t>0</w:t>
      </w:r>
      <w:r w:rsidRPr="00752797">
        <w:rPr>
          <w:lang w:val="en-US"/>
        </w:rPr>
        <w:t>), the kinematic viscosity of water (</w:t>
      </w:r>
      <w:r w:rsidRPr="00752797">
        <w:rPr>
          <w:i/>
          <w:lang w:val="en-US"/>
        </w:rPr>
        <w:t>ν</w:t>
      </w:r>
      <w:r w:rsidRPr="00752797">
        <w:rPr>
          <w:lang w:val="en-US"/>
        </w:rPr>
        <w:t>) and the groundwater velocity in the pores (</w:t>
      </w:r>
      <w:r w:rsidRPr="00752797">
        <w:rPr>
          <w:i/>
          <w:lang w:val="en-US"/>
        </w:rPr>
        <w:t>U/n</w:t>
      </w:r>
      <w:r w:rsidRPr="00752797">
        <w:rPr>
          <w:i/>
          <w:vertAlign w:val="subscript"/>
          <w:lang w:val="en-US"/>
        </w:rPr>
        <w:t>p</w:t>
      </w:r>
      <w:r w:rsidRPr="00752797">
        <w:rPr>
          <w:lang w:val="en-US"/>
        </w:rPr>
        <w:t xml:space="preserve">), where </w:t>
      </w:r>
      <w:r w:rsidRPr="00752797">
        <w:rPr>
          <w:i/>
          <w:lang w:val="en-US"/>
        </w:rPr>
        <w:t>n</w:t>
      </w:r>
      <w:r w:rsidRPr="00752797">
        <w:rPr>
          <w:i/>
          <w:vertAlign w:val="subscript"/>
          <w:lang w:val="en-US"/>
        </w:rPr>
        <w:t>p</w:t>
      </w:r>
      <w:r w:rsidRPr="00752797">
        <w:rPr>
          <w:lang w:val="en-US"/>
        </w:rPr>
        <w:t xml:space="preserve"> is the porosity. Similar expressions exist for the other two components of the groundwater flow. </w:t>
      </w:r>
    </w:p>
    <w:p w:rsidR="00995779" w:rsidRPr="00752797" w:rsidRDefault="00995779" w:rsidP="00995779">
      <w:pPr>
        <w:rPr>
          <w:lang w:val="en-US"/>
        </w:rPr>
      </w:pPr>
    </w:p>
    <w:p w:rsidR="00995779" w:rsidRPr="00752797" w:rsidRDefault="00995779" w:rsidP="00995779">
      <w:pPr>
        <w:rPr>
          <w:lang w:val="en-US"/>
        </w:rPr>
      </w:pPr>
      <w:r w:rsidRPr="00752797">
        <w:rPr>
          <w:lang w:val="en-US"/>
        </w:rPr>
        <w:t>The critical Reynolds number for the start of turbulence (</w:t>
      </w:r>
      <w:r w:rsidRPr="00752797">
        <w:rPr>
          <w:i/>
          <w:lang w:val="en-US"/>
        </w:rPr>
        <w:t>Re</w:t>
      </w:r>
      <w:r w:rsidRPr="00752797">
        <w:rPr>
          <w:i/>
          <w:vertAlign w:val="subscript"/>
          <w:lang w:val="en-US"/>
        </w:rPr>
        <w:t>crit</w:t>
      </w:r>
      <w:r w:rsidRPr="00752797">
        <w:rPr>
          <w:lang w:val="en-US"/>
        </w:rPr>
        <w:t xml:space="preserve">) is specified by the user, based on in-situ or laboratory measurements, or expert judgment (keyword: </w:t>
      </w:r>
      <w:r w:rsidRPr="00752797">
        <w:rPr>
          <w:i/>
          <w:lang w:val="en-US"/>
        </w:rPr>
        <w:t>gwReturb</w:t>
      </w:r>
      <w:r w:rsidRPr="00752797">
        <w:rPr>
          <w:lang w:val="en-US"/>
        </w:rPr>
        <w:t xml:space="preserve">). Since the hydraulic conductivity in the turbulent regime is dependent on the local velocity, an iterative approach is taken to find the correct hydraulic conductivity and velocity. </w:t>
      </w:r>
    </w:p>
    <w:p w:rsidR="00995779" w:rsidRPr="00752797" w:rsidRDefault="00995779" w:rsidP="00995779">
      <w:pPr>
        <w:pStyle w:val="Heading4"/>
        <w:jc w:val="both"/>
        <w:rPr>
          <w:lang w:val="en-US"/>
        </w:rPr>
      </w:pPr>
      <w:r w:rsidRPr="00752797">
        <w:rPr>
          <w:lang w:val="en-US"/>
        </w:rPr>
        <w:t>Determination of the groundwater head</w:t>
      </w:r>
    </w:p>
    <w:p w:rsidR="00995779" w:rsidRPr="00752797" w:rsidRDefault="00995779" w:rsidP="00995779">
      <w:pPr>
        <w:rPr>
          <w:lang w:val="en-US"/>
        </w:rPr>
      </w:pPr>
      <w:r w:rsidRPr="00752797">
        <w:rPr>
          <w:lang w:val="en-US"/>
        </w:rPr>
        <w:t xml:space="preserve">The XBeach groundwater model allows two methods to determine the groundwater head: a hydrostatic approach (keyword: </w:t>
      </w:r>
      <w:r w:rsidRPr="00752797">
        <w:rPr>
          <w:i/>
          <w:lang w:val="en-US"/>
        </w:rPr>
        <w:t>gwnonh = 0</w:t>
      </w:r>
      <w:r w:rsidRPr="00752797">
        <w:rPr>
          <w:lang w:val="en-US"/>
        </w:rPr>
        <w:t xml:space="preserve">) and a non-hydrostatic approach (keyword: </w:t>
      </w:r>
      <w:r w:rsidRPr="00752797">
        <w:rPr>
          <w:i/>
          <w:lang w:val="en-US"/>
        </w:rPr>
        <w:t>gwnonh = 1</w:t>
      </w:r>
      <w:r w:rsidRPr="00752797">
        <w:rPr>
          <w:lang w:val="en-US"/>
        </w:rPr>
        <w:t>).</w:t>
      </w:r>
    </w:p>
    <w:p w:rsidR="00995779" w:rsidRPr="00752797" w:rsidRDefault="00995779" w:rsidP="00995779">
      <w:pPr>
        <w:rPr>
          <w:lang w:val="en-US"/>
        </w:rPr>
      </w:pPr>
    </w:p>
    <w:p w:rsidR="00995779" w:rsidRPr="00752797" w:rsidRDefault="00995779" w:rsidP="00995779">
      <w:pPr>
        <w:rPr>
          <w:i/>
          <w:lang w:val="en-US"/>
        </w:rPr>
      </w:pPr>
      <w:r w:rsidRPr="00752797">
        <w:rPr>
          <w:i/>
          <w:lang w:val="en-US"/>
        </w:rPr>
        <w:t>Hydrostatic approach</w:t>
      </w:r>
    </w:p>
    <w:p w:rsidR="00995779" w:rsidRPr="00752797" w:rsidRDefault="00995779" w:rsidP="00995779">
      <w:pPr>
        <w:spacing w:line="240" w:lineRule="auto"/>
        <w:rPr>
          <w:lang w:val="en-US"/>
        </w:rPr>
      </w:pPr>
      <w:r w:rsidRPr="00752797">
        <w:rPr>
          <w:lang w:val="en-US"/>
        </w:rPr>
        <w:t>In the hydrostatic approach, the groundwater head is computed as follows:</w:t>
      </w:r>
    </w:p>
    <w:p w:rsidR="00995779" w:rsidRPr="00752797" w:rsidRDefault="00995779" w:rsidP="00995779">
      <w:pPr>
        <w:spacing w:line="240" w:lineRule="auto"/>
        <w:rPr>
          <w:lang w:val="en-US"/>
        </w:rPr>
      </w:pPr>
    </w:p>
    <w:p w:rsidR="00995779" w:rsidRPr="00752797" w:rsidRDefault="00995779" w:rsidP="00995779">
      <w:pPr>
        <w:pStyle w:val="ListNumber"/>
        <w:numPr>
          <w:ilvl w:val="0"/>
          <w:numId w:val="10"/>
        </w:numPr>
        <w:rPr>
          <w:lang w:val="en-US"/>
        </w:rPr>
      </w:pPr>
      <w:r w:rsidRPr="00752797">
        <w:rPr>
          <w:lang w:val="en-US"/>
        </w:rPr>
        <w:t xml:space="preserve">In cells where there is no surface water the groundwater head is set equal to the groundwater surface level </w:t>
      </w:r>
      <w:r w:rsidRPr="00752797">
        <w:rPr>
          <w:i/>
          <w:lang w:val="en-US"/>
        </w:rPr>
        <w:t>η</w:t>
      </w:r>
      <w:r w:rsidRPr="00752797">
        <w:rPr>
          <w:i/>
          <w:vertAlign w:val="subscript"/>
          <w:lang w:val="en-US"/>
        </w:rPr>
        <w:t>gw.</w:t>
      </w:r>
    </w:p>
    <w:p w:rsidR="00995779" w:rsidRPr="00752797" w:rsidRDefault="00995779" w:rsidP="00995779">
      <w:pPr>
        <w:pStyle w:val="ListNumber"/>
        <w:numPr>
          <w:ilvl w:val="0"/>
          <w:numId w:val="10"/>
        </w:numPr>
        <w:rPr>
          <w:lang w:val="en-US"/>
        </w:rPr>
      </w:pPr>
      <w:r w:rsidRPr="00752797">
        <w:rPr>
          <w:lang w:val="en-US"/>
        </w:rPr>
        <w:t xml:space="preserve">In cells where there is surface water, but the groundwater surface level </w:t>
      </w:r>
      <w:r w:rsidRPr="00752797">
        <w:rPr>
          <w:i/>
          <w:lang w:val="en-US"/>
        </w:rPr>
        <w:t>η</w:t>
      </w:r>
      <w:r w:rsidRPr="00752797">
        <w:rPr>
          <w:i/>
          <w:vertAlign w:val="subscript"/>
          <w:lang w:val="en-US"/>
        </w:rPr>
        <w:t>gw</w:t>
      </w:r>
      <w:r w:rsidRPr="00752797">
        <w:rPr>
          <w:lang w:val="en-US"/>
        </w:rPr>
        <w:t xml:space="preserve"> is more than </w:t>
      </w:r>
      <w:r w:rsidRPr="00752797">
        <w:rPr>
          <w:i/>
          <w:lang w:val="en-US"/>
        </w:rPr>
        <w:t>d</w:t>
      </w:r>
      <w:r w:rsidRPr="00752797">
        <w:rPr>
          <w:i/>
          <w:vertAlign w:val="subscript"/>
          <w:lang w:val="en-US"/>
        </w:rPr>
        <w:t xml:space="preserve">wetlayer </w:t>
      </w:r>
      <w:r w:rsidRPr="00752797">
        <w:rPr>
          <w:lang w:val="en-US"/>
        </w:rPr>
        <w:t xml:space="preserve">(keyword: </w:t>
      </w:r>
      <w:r w:rsidRPr="00752797">
        <w:rPr>
          <w:i/>
          <w:lang w:val="en-US"/>
        </w:rPr>
        <w:t>dwetlayer</w:t>
      </w:r>
      <w:r w:rsidRPr="00752797">
        <w:rPr>
          <w:lang w:val="en-US"/>
        </w:rPr>
        <w:t>) below the surface of the bed, the groundwater head is set equal to the groundwater surface level.</w:t>
      </w:r>
    </w:p>
    <w:p w:rsidR="00995779" w:rsidRPr="00752797" w:rsidRDefault="00995779" w:rsidP="00995779">
      <w:pPr>
        <w:pStyle w:val="ListNumber"/>
        <w:numPr>
          <w:ilvl w:val="0"/>
          <w:numId w:val="10"/>
        </w:numPr>
        <w:rPr>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the surface of the bed, the groundwater head is set equal to the surface water level.</w:t>
      </w:r>
    </w:p>
    <w:p w:rsidR="00995779" w:rsidRPr="00752797" w:rsidRDefault="00995779" w:rsidP="00995779">
      <w:pPr>
        <w:pStyle w:val="ListNumber"/>
        <w:rPr>
          <w:iCs/>
          <w:szCs w:val="28"/>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or less than </w:t>
      </w:r>
      <w:r w:rsidRPr="00752797">
        <w:rPr>
          <w:i/>
          <w:lang w:val="en-US"/>
        </w:rPr>
        <w:t>d</w:t>
      </w:r>
      <w:r w:rsidRPr="00752797">
        <w:rPr>
          <w:i/>
          <w:vertAlign w:val="subscript"/>
          <w:lang w:val="en-US"/>
        </w:rPr>
        <w:t>wetlayer</w:t>
      </w:r>
      <w:r w:rsidRPr="00752797">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It should be noted that the numerical parameter </w:t>
      </w:r>
      <w:r w:rsidRPr="00752797">
        <w:rPr>
          <w:i/>
          <w:lang w:val="en-US"/>
        </w:rPr>
        <w:t>d</w:t>
      </w:r>
      <w:r w:rsidRPr="00752797">
        <w:rPr>
          <w:i/>
          <w:vertAlign w:val="subscript"/>
          <w:lang w:val="en-US"/>
        </w:rPr>
        <w:t>wetlayer</w:t>
      </w:r>
      <w:r w:rsidRPr="00752797">
        <w:rPr>
          <w:lang w:val="en-US"/>
        </w:rPr>
        <w:t xml:space="preserve"> is required to ensure numerical stability of the hydrostatic groundwater model. Larger values of </w:t>
      </w:r>
      <w:r w:rsidRPr="00752797">
        <w:rPr>
          <w:i/>
          <w:lang w:val="en-US"/>
        </w:rPr>
        <w:t>d</w:t>
      </w:r>
      <w:r w:rsidRPr="00752797">
        <w:rPr>
          <w:i/>
          <w:vertAlign w:val="subscript"/>
          <w:lang w:val="en-US"/>
        </w:rPr>
        <w:t>wetlayer</w:t>
      </w:r>
      <w:r w:rsidRPr="00752797">
        <w:rPr>
          <w:lang w:val="en-US"/>
        </w:rPr>
        <w:t xml:space="preserve"> will increase numerical stability, at the expense of numerical accuracy. </w:t>
      </w:r>
    </w:p>
    <w:p w:rsidR="00995779" w:rsidRPr="00752797" w:rsidRDefault="00995779" w:rsidP="00995779">
      <w:pPr>
        <w:rPr>
          <w:lang w:val="en-US"/>
        </w:rPr>
      </w:pPr>
    </w:p>
    <w:p w:rsidR="00995779" w:rsidRPr="00752797" w:rsidRDefault="00995779" w:rsidP="00995779">
      <w:pPr>
        <w:rPr>
          <w:i/>
          <w:lang w:val="en-US"/>
        </w:rPr>
      </w:pPr>
      <w:r w:rsidRPr="00752797">
        <w:rPr>
          <w:i/>
          <w:lang w:val="en-US"/>
        </w:rPr>
        <w:t>Non-hydrostatic approach</w:t>
      </w:r>
    </w:p>
    <w:p w:rsidR="00995779" w:rsidRPr="00752797" w:rsidRDefault="00995779" w:rsidP="00995779">
      <w:pPr>
        <w:rPr>
          <w:lang w:val="en-US"/>
        </w:rPr>
      </w:pPr>
      <w:r w:rsidRPr="00752797">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995779" w:rsidRPr="00752797" w:rsidRDefault="00995779" w:rsidP="00995779">
      <w:pPr>
        <w:rPr>
          <w:i/>
          <w:lang w:val="en-US"/>
        </w:rPr>
      </w:pPr>
    </w:p>
    <w:p w:rsidR="00995779" w:rsidRPr="00752797" w:rsidRDefault="00995779" w:rsidP="00995779">
      <w:pPr>
        <w:rPr>
          <w:lang w:val="en-US"/>
        </w:rPr>
      </w:pPr>
      <w:r w:rsidRPr="00752797">
        <w:rPr>
          <w:lang w:val="en-US"/>
        </w:rPr>
        <w:lastRenderedPageBreak/>
        <w:t>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modeling approach is applied, which is set by two boundary conditions and one non-hydrostatic shape assumption:</w:t>
      </w:r>
    </w:p>
    <w:p w:rsidR="00995779" w:rsidRPr="00752797" w:rsidRDefault="00995779" w:rsidP="00995779">
      <w:pPr>
        <w:rPr>
          <w:lang w:val="en-US"/>
        </w:rPr>
      </w:pPr>
    </w:p>
    <w:p w:rsidR="00995779" w:rsidRPr="00752797" w:rsidRDefault="00995779" w:rsidP="00995779">
      <w:pPr>
        <w:pStyle w:val="ListNumber"/>
        <w:numPr>
          <w:ilvl w:val="0"/>
          <w:numId w:val="46"/>
        </w:numPr>
        <w:rPr>
          <w:lang w:val="en-US"/>
        </w:rPr>
      </w:pPr>
      <w:r w:rsidRPr="00752797">
        <w:rPr>
          <w:lang w:val="en-US"/>
        </w:rPr>
        <w:t>There is no exchange of groundwater between the aquifer and the impermeable layer below the aquifer.</w:t>
      </w:r>
    </w:p>
    <w:p w:rsidR="00995779" w:rsidRPr="00752797" w:rsidRDefault="00995779" w:rsidP="00995779">
      <w:pPr>
        <w:numPr>
          <w:ilvl w:val="0"/>
          <w:numId w:val="45"/>
        </w:numPr>
        <w:rPr>
          <w:lang w:val="en-US"/>
        </w:rPr>
      </w:pPr>
      <w:r w:rsidRPr="00752797">
        <w:rPr>
          <w:lang w:val="en-US"/>
        </w:rPr>
        <w:t>The groundwater head at the upper surface of the groundwater is continuous with the head applied at the groundwater surface.</w:t>
      </w:r>
    </w:p>
    <w:p w:rsidR="00995779" w:rsidRPr="00752797" w:rsidRDefault="00995779" w:rsidP="00995779">
      <w:pPr>
        <w:numPr>
          <w:ilvl w:val="0"/>
          <w:numId w:val="45"/>
        </w:numPr>
        <w:rPr>
          <w:lang w:val="en-US"/>
        </w:rPr>
      </w:pPr>
      <w:r w:rsidRPr="00752797">
        <w:rPr>
          <w:lang w:val="en-US"/>
        </w:rPr>
        <w:t xml:space="preserve">The shape of the non-hydrostatic head profile is parabolic (keyword: </w:t>
      </w:r>
      <w:r w:rsidRPr="00752797">
        <w:rPr>
          <w:i/>
          <w:lang w:val="en-US"/>
        </w:rPr>
        <w:t>gwheadmodel = parabolic</w:t>
      </w:r>
      <w:r w:rsidRPr="00752797">
        <w:rPr>
          <w:lang w:val="en-US"/>
        </w:rPr>
        <w:t xml:space="preserve">), implying that the vertical velocity increases or decreases linearly from the bottom of the aquifer to the upper surface of the groundwater, or the non-hydrostatic head profile is hyperbolic (keyword: </w:t>
      </w:r>
      <w:r w:rsidRPr="00752797">
        <w:rPr>
          <w:i/>
          <w:lang w:val="en-US"/>
        </w:rPr>
        <w:t>gwheadmodel = exponential</w:t>
      </w:r>
      <w:r w:rsidRPr="00752797">
        <w:rPr>
          <w:lang w:val="en-US"/>
        </w:rPr>
        <w:t>), cf., Raubenheimer et al. (1998).</w:t>
      </w:r>
    </w:p>
    <w:p w:rsidR="00995779" w:rsidRPr="00752797" w:rsidRDefault="00995779" w:rsidP="00995779">
      <w:pPr>
        <w:rPr>
          <w:lang w:val="en-US"/>
        </w:rPr>
      </w:pPr>
    </w:p>
    <w:p w:rsidR="00995779" w:rsidRPr="00752797" w:rsidRDefault="00995779" w:rsidP="00995779">
      <w:pPr>
        <w:rPr>
          <w:lang w:val="en-US"/>
        </w:rPr>
      </w:pPr>
      <w:r w:rsidRPr="00752797">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3460" w:dyaOrig="780">
          <v:shape id="_x0000_i1104" type="#_x0000_t75" style="width:173.9pt;height:38.35pt" o:ole="">
            <v:imagedata r:id="rId192" o:title=""/>
          </v:shape>
          <o:OLEObject Type="Embed" ProgID="Equation.DSMT4" ShapeID="_x0000_i1104" DrawAspect="Content" ObjectID="_1490184677" r:id="rId19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52" w:name="ZEqnNum576254"/>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69</w:instrText>
        </w:r>
      </w:fldSimple>
      <w:r w:rsidRPr="00752797">
        <w:rPr>
          <w:lang w:val="en-US"/>
        </w:rPr>
        <w:instrText>)</w:instrText>
      </w:r>
      <w:bookmarkEnd w:id="152"/>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ZEqnNum576254  \* MERGEFORMAT </w:instrText>
      </w:r>
      <w:r w:rsidR="007E1D7E" w:rsidRPr="00752797">
        <w:rPr>
          <w:lang w:val="en-US"/>
        </w:rPr>
        <w:fldChar w:fldCharType="begin"/>
      </w:r>
      <w:r w:rsidRPr="00752797">
        <w:rPr>
          <w:lang w:val="en-US"/>
        </w:rPr>
        <w:instrText xml:space="preserve"> REF ZEqnNum576254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mean vertical ground water head (</w:t>
      </w:r>
      <w:r w:rsidRPr="00752797">
        <w:rPr>
          <w:i/>
          <w:lang w:val="en-US"/>
        </w:rPr>
        <w:t>H</w:t>
      </w:r>
      <w:r w:rsidRPr="00752797">
        <w:rPr>
          <w:lang w:val="en-US"/>
        </w:rPr>
        <w:t>) is calculated using the groundwater head imposed at the groundwater surface (</w:t>
      </w:r>
      <w:r w:rsidRPr="00752797">
        <w:rPr>
          <w:i/>
          <w:lang w:val="en-US"/>
        </w:rPr>
        <w:t>H</w:t>
      </w:r>
      <w:r w:rsidRPr="00752797">
        <w:rPr>
          <w:i/>
          <w:vertAlign w:val="subscript"/>
          <w:lang w:val="en-US"/>
        </w:rPr>
        <w:t>bc</w:t>
      </w:r>
      <w:r w:rsidRPr="00752797">
        <w:rPr>
          <w:lang w:val="en-US"/>
        </w:rPr>
        <w:t>), the groundwater head parabolic curvature coefficient (</w:t>
      </w:r>
      <w:r w:rsidRPr="00752797">
        <w:rPr>
          <w:i/>
          <w:lang w:val="en-US"/>
        </w:rPr>
        <w:t>β</w:t>
      </w:r>
      <w:r w:rsidRPr="00752797">
        <w:rPr>
          <w:lang w:val="en-US"/>
        </w:rPr>
        <w:t>) and the height of the groundwater level above the bottom of the aquifer (</w:t>
      </w:r>
      <w:r w:rsidRPr="00752797">
        <w:rPr>
          <w:i/>
          <w:lang w:val="en-US"/>
        </w:rPr>
        <w:t>h</w:t>
      </w:r>
      <w:r w:rsidRPr="00752797">
        <w:rPr>
          <w:i/>
          <w:vertAlign w:val="subscript"/>
          <w:lang w:val="en-US"/>
        </w:rPr>
        <w:t>gw</w:t>
      </w:r>
      <w:r w:rsidRPr="00752797">
        <w:rPr>
          <w:lang w:val="en-US"/>
        </w:rPr>
        <w:t xml:space="preserve">). </w:t>
      </w:r>
    </w:p>
    <w:p w:rsidR="00995779" w:rsidRPr="00752797" w:rsidRDefault="00995779" w:rsidP="00995779">
      <w:pPr>
        <w:rPr>
          <w:lang w:val="en-US"/>
        </w:rPr>
      </w:pPr>
    </w:p>
    <w:p w:rsidR="00995779" w:rsidRPr="00752797" w:rsidRDefault="00995779" w:rsidP="00995779">
      <w:pPr>
        <w:rPr>
          <w:lang w:val="en-US"/>
        </w:rPr>
      </w:pPr>
      <w:r w:rsidRPr="00752797">
        <w:rPr>
          <w:lang w:val="en-US"/>
        </w:rPr>
        <w:t>The unknown curvature coefficient (</w:t>
      </w:r>
      <w:r w:rsidRPr="00752797">
        <w:rPr>
          <w:i/>
          <w:lang w:val="en-US"/>
        </w:rPr>
        <w:t>β</w:t>
      </w:r>
      <w:r w:rsidRPr="00752797">
        <w:rPr>
          <w:lang w:val="en-US"/>
        </w:rPr>
        <w:t xml:space="preserve">) in the vertical groundwater head approximation </w:t>
      </w:r>
      <w:r w:rsidR="007E1D7E" w:rsidRPr="00752797">
        <w:rPr>
          <w:lang w:val="en-US"/>
        </w:rPr>
        <w:fldChar w:fldCharType="begin"/>
      </w:r>
      <w:r w:rsidRPr="00752797">
        <w:rPr>
          <w:lang w:val="en-US"/>
        </w:rPr>
        <w:instrText xml:space="preserve"> GOTOBUTTON ZEqnNum576254  \* MERGEFORMAT </w:instrText>
      </w:r>
      <w:r w:rsidR="007E1D7E" w:rsidRPr="00752797">
        <w:rPr>
          <w:lang w:val="en-US"/>
        </w:rPr>
        <w:fldChar w:fldCharType="begin"/>
      </w:r>
      <w:r w:rsidRPr="00752797">
        <w:rPr>
          <w:lang w:val="en-US"/>
        </w:rPr>
        <w:instrText xml:space="preserve"> REF ZEqnNum576254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is solved using the coupled equations for continuity </w:t>
      </w:r>
      <w:r w:rsidR="007E1D7E" w:rsidRPr="00752797">
        <w:rPr>
          <w:lang w:val="en-US"/>
        </w:rPr>
        <w:fldChar w:fldCharType="begin"/>
      </w:r>
      <w:r w:rsidRPr="00752797">
        <w:rPr>
          <w:lang w:val="en-US"/>
        </w:rPr>
        <w:instrText xml:space="preserve"> GOTOBUTTON ZEqnNum113258  \* MERGEFORMAT </w:instrText>
      </w:r>
      <w:r w:rsidR="007E1D7E" w:rsidRPr="00752797">
        <w:rPr>
          <w:lang w:val="en-US"/>
        </w:rPr>
        <w:fldChar w:fldCharType="begin"/>
      </w:r>
      <w:r w:rsidRPr="00752797">
        <w:rPr>
          <w:lang w:val="en-US"/>
        </w:rPr>
        <w:instrText xml:space="preserve"> REF ZEqnNum113258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65</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motion </w:t>
      </w:r>
      <w:r w:rsidR="007E1D7E" w:rsidRPr="00752797">
        <w:rPr>
          <w:lang w:val="en-US"/>
        </w:rPr>
        <w:fldChar w:fldCharType="begin"/>
      </w:r>
      <w:r w:rsidRPr="00752797">
        <w:rPr>
          <w:lang w:val="en-US"/>
        </w:rPr>
        <w:instrText xml:space="preserve"> GOTOBUTTON ZEqnNum953353  \* MERGEFORMAT </w:instrText>
      </w:r>
      <w:r w:rsidR="007E1D7E" w:rsidRPr="00752797">
        <w:rPr>
          <w:lang w:val="en-US"/>
        </w:rPr>
        <w:fldChar w:fldCharType="begin"/>
      </w:r>
      <w:r w:rsidRPr="00752797">
        <w:rPr>
          <w:lang w:val="en-US"/>
        </w:rPr>
        <w:instrText xml:space="preserve"> REF ZEqnNum953353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67</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thereby producing the depth-average horizontal groundwater head gradients and vertical head gradients at the groundwater surface.</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Although the requirement for non-hydrostatic pressure has the benefit of being a more accurate representation of reality, and does not require the numerical smoothing parameter </w:t>
      </w:r>
      <w:r w:rsidRPr="00752797">
        <w:rPr>
          <w:i/>
          <w:lang w:val="en-US"/>
        </w:rPr>
        <w:t>d</w:t>
      </w:r>
      <w:r w:rsidRPr="00752797">
        <w:rPr>
          <w:i/>
          <w:vertAlign w:val="subscript"/>
          <w:lang w:val="en-US"/>
        </w:rPr>
        <w:t>wetlayer</w:t>
      </w:r>
      <w:r w:rsidRPr="00752797">
        <w:rPr>
          <w:lang w:val="en-US"/>
        </w:rPr>
        <w:t>, resolving the non-hydrostatic pressure field can be computationally expensive, particularly in 2DH applications.</w:t>
      </w:r>
    </w:p>
    <w:p w:rsidR="00995779" w:rsidRPr="00752797" w:rsidRDefault="00995779" w:rsidP="00995779">
      <w:pPr>
        <w:pStyle w:val="Heading4"/>
        <w:jc w:val="both"/>
        <w:rPr>
          <w:lang w:val="en-US"/>
        </w:rPr>
      </w:pPr>
      <w:r w:rsidRPr="00752797">
        <w:rPr>
          <w:lang w:val="en-US"/>
        </w:rPr>
        <w:t>Exchange with surface water</w:t>
      </w:r>
    </w:p>
    <w:p w:rsidR="00995779" w:rsidRPr="00752797" w:rsidRDefault="00995779" w:rsidP="00995779">
      <w:pPr>
        <w:rPr>
          <w:lang w:val="en-US"/>
        </w:rPr>
      </w:pPr>
      <w:r w:rsidRPr="00752797">
        <w:rPr>
          <w:lang w:val="en-US"/>
        </w:rPr>
        <w:t>In the groundwater model there are three mechanisms for the vertical exchange of groundwater and surface water: 1) submarine exchange, 2) infiltration and 3) exfiltration. The rate of exchange between the groundwater and surface water (</w:t>
      </w:r>
      <w:r w:rsidRPr="00752797">
        <w:rPr>
          <w:i/>
          <w:lang w:val="en-US"/>
        </w:rPr>
        <w:t>S</w:t>
      </w:r>
      <w:r w:rsidRPr="00752797">
        <w:rPr>
          <w:lang w:val="en-US"/>
        </w:rPr>
        <w:t xml:space="preserve">) is given in terms of surface water volume, and is defined positive when water is exchanged from the surface water to the groundwater. </w:t>
      </w:r>
    </w:p>
    <w:p w:rsidR="00995779" w:rsidRPr="00752797" w:rsidRDefault="00995779" w:rsidP="00995779">
      <w:pPr>
        <w:rPr>
          <w:lang w:val="en-US"/>
        </w:rPr>
      </w:pPr>
    </w:p>
    <w:p w:rsidR="00995779" w:rsidRPr="00752797" w:rsidRDefault="00995779" w:rsidP="00995779">
      <w:pPr>
        <w:rPr>
          <w:lang w:val="en-US"/>
        </w:rPr>
      </w:pPr>
      <w:r w:rsidRPr="00752797">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74"/>
          <w:lang w:val="en-US"/>
        </w:rPr>
        <w:object w:dxaOrig="2520" w:dyaOrig="1600">
          <v:shape id="_x0000_i1105" type="#_x0000_t75" style="width:126.25pt;height:81.35pt" o:ole="">
            <v:imagedata r:id="rId194" o:title=""/>
          </v:shape>
          <o:OLEObject Type="Embed" ProgID="Equation.DSMT4" ShapeID="_x0000_i1105" DrawAspect="Content" ObjectID="_1490184678" r:id="rId19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53" w:name="ZEqnNum418429"/>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70</w:instrText>
        </w:r>
      </w:fldSimple>
      <w:r w:rsidRPr="00752797">
        <w:rPr>
          <w:lang w:val="en-US"/>
        </w:rPr>
        <w:instrText>)</w:instrText>
      </w:r>
      <w:bookmarkEnd w:id="153"/>
      <w:r w:rsidR="007E1D7E" w:rsidRPr="00752797">
        <w:rPr>
          <w:lang w:val="en-US"/>
        </w:rPr>
        <w:fldChar w:fldCharType="end"/>
      </w:r>
    </w:p>
    <w:p w:rsidR="00995779" w:rsidRPr="00752797" w:rsidRDefault="00995779" w:rsidP="00995779">
      <w:pPr>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ZEqnNum418429  \* MERGEFORMAT </w:instrText>
      </w:r>
      <w:r w:rsidR="007E1D7E" w:rsidRPr="00752797">
        <w:rPr>
          <w:lang w:val="en-US"/>
        </w:rPr>
        <w:fldChar w:fldCharType="begin"/>
      </w:r>
      <w:r w:rsidRPr="00752797">
        <w:rPr>
          <w:lang w:val="en-US"/>
        </w:rPr>
        <w:instrText xml:space="preserve"> REF ZEqnNum418429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70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surface water-groundwater exchange flow of infiltration (</w:t>
      </w:r>
      <w:r w:rsidRPr="00752797">
        <w:rPr>
          <w:i/>
          <w:lang w:val="en-US"/>
        </w:rPr>
        <w:t>S</w:t>
      </w:r>
      <w:r w:rsidRPr="00752797">
        <w:rPr>
          <w:i/>
          <w:vertAlign w:val="subscript"/>
          <w:lang w:val="en-US"/>
        </w:rPr>
        <w:t>inf</w:t>
      </w:r>
      <w:r w:rsidRPr="00752797">
        <w:rPr>
          <w:lang w:val="en-US"/>
        </w:rPr>
        <w:t>) is calculated using the effective hydraulic conductivity (</w:t>
      </w:r>
      <w:r w:rsidRPr="00752797">
        <w:rPr>
          <w:i/>
          <w:lang w:val="en-US"/>
        </w:rPr>
        <w:t>K</w:t>
      </w:r>
      <w:r w:rsidRPr="00752797">
        <w:rPr>
          <w:lang w:val="en-US"/>
        </w:rPr>
        <w:t>), the surface water pressure at the bed (</w:t>
      </w:r>
      <w:r w:rsidRPr="00752797">
        <w:rPr>
          <w:position w:val="-14"/>
          <w:lang w:val="en-US"/>
        </w:rPr>
        <w:object w:dxaOrig="520" w:dyaOrig="440">
          <v:shape id="_x0000_i1106" type="#_x0000_t75" style="width:25.25pt;height:21.5pt" o:ole="">
            <v:imagedata r:id="rId196" o:title=""/>
          </v:shape>
          <o:OLEObject Type="Embed" ProgID="Equation.DSMT4" ShapeID="_x0000_i1106" DrawAspect="Content" ObjectID="_1490184679" r:id="rId197"/>
        </w:object>
      </w:r>
      <w:r w:rsidRPr="00752797">
        <w:rPr>
          <w:lang w:val="en-US"/>
        </w:rPr>
        <w:t>) and the thickness of the wetting front (</w:t>
      </w:r>
      <w:r w:rsidRPr="00752797">
        <w:rPr>
          <w:i/>
          <w:position w:val="-14"/>
          <w:lang w:val="en-US"/>
        </w:rPr>
        <w:object w:dxaOrig="460" w:dyaOrig="380">
          <v:shape id="_x0000_i1107" type="#_x0000_t75" style="width:23.4pt;height:19.65pt" o:ole="">
            <v:imagedata r:id="rId198" o:title=""/>
          </v:shape>
          <o:OLEObject Type="Embed" ProgID="Equation.DSMT4" ShapeID="_x0000_i1107" DrawAspect="Content" ObjectID="_1490184680" r:id="rId199"/>
        </w:object>
      </w:r>
      <w:r w:rsidRPr="00752797">
        <w:rPr>
          <w:lang w:val="en-US"/>
        </w:rPr>
        <w:t>).</w:t>
      </w:r>
    </w:p>
    <w:p w:rsidR="00995779" w:rsidRPr="00752797" w:rsidRDefault="00995779" w:rsidP="00995779">
      <w:pPr>
        <w:rPr>
          <w:lang w:val="en-US"/>
        </w:rPr>
      </w:pPr>
    </w:p>
    <w:p w:rsidR="00995779" w:rsidRPr="00752797" w:rsidRDefault="00995779" w:rsidP="00995779">
      <w:pPr>
        <w:spacing w:line="240" w:lineRule="auto"/>
        <w:rPr>
          <w:lang w:val="en-US"/>
        </w:rPr>
      </w:pPr>
      <w:r w:rsidRPr="00752797">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Exfiltration (</w:t>
      </w:r>
      <w:r w:rsidRPr="00752797">
        <w:rPr>
          <w:i/>
          <w:lang w:val="en-US"/>
        </w:rPr>
        <w:t>S</w:t>
      </w:r>
      <w:r w:rsidRPr="00752797">
        <w:rPr>
          <w:i/>
          <w:vertAlign w:val="subscript"/>
          <w:lang w:val="en-US"/>
        </w:rPr>
        <w:t>exf</w:t>
      </w:r>
      <w:r w:rsidRPr="00752797">
        <w:rPr>
          <w:lang w:val="en-US"/>
        </w:rPr>
        <w:t>) occurs where the groundwater and surface water are not connected and the groundwater level exceeds the bed level. The rate of exfiltration is related to the rate of the groundwater level exceeding the bed level.</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980" w:dyaOrig="660">
          <v:shape id="_x0000_i1108" type="#_x0000_t75" style="width:100.05pt;height:33.65pt" o:ole="">
            <v:imagedata r:id="rId200" o:title=""/>
          </v:shape>
          <o:OLEObject Type="Embed" ProgID="Equation.DSMT4" ShapeID="_x0000_i1108" DrawAspect="Content" ObjectID="_1490184681" r:id="rId20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71</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rPr>
          <w:lang w:val="en-US"/>
        </w:rPr>
      </w:pPr>
      <w:r w:rsidRPr="00752797">
        <w:rPr>
          <w:lang w:val="en-US"/>
        </w:rPr>
        <w:t>Submarine exchange (</w:t>
      </w:r>
      <w:r w:rsidRPr="00752797">
        <w:rPr>
          <w:i/>
          <w:lang w:val="en-US"/>
        </w:rPr>
        <w:t>S</w:t>
      </w:r>
      <w:r w:rsidRPr="00752797">
        <w:rPr>
          <w:i/>
          <w:vertAlign w:val="subscript"/>
          <w:lang w:val="en-US"/>
        </w:rPr>
        <w:t>sub</w:t>
      </w:r>
      <w:r w:rsidRPr="00752797">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440" w:dyaOrig="380">
          <v:shape id="_x0000_i1109" type="#_x0000_t75" style="width:1in;height:19.65pt" o:ole="">
            <v:imagedata r:id="rId202" o:title=""/>
          </v:shape>
          <o:OLEObject Type="Embed" ProgID="Equation.DSMT4" ShapeID="_x0000_i1109" DrawAspect="Content" ObjectID="_1490184682" r:id="rId20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72</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spacing w:line="240" w:lineRule="auto"/>
        <w:rPr>
          <w:lang w:val="en-US"/>
        </w:rPr>
      </w:pPr>
      <w:r w:rsidRPr="00752797">
        <w:rPr>
          <w:lang w:val="en-US"/>
        </w:rPr>
        <w:t xml:space="preserve">In the case of the hydrostatic groundwater model, the difference between the surface water head and the groundwater head is used to drive submarine discharge when the groundwater level is less than </w:t>
      </w:r>
      <w:r w:rsidRPr="00752797">
        <w:rPr>
          <w:i/>
          <w:lang w:val="en-US"/>
        </w:rPr>
        <w:t>d</w:t>
      </w:r>
      <w:r w:rsidRPr="00752797">
        <w:rPr>
          <w:i/>
          <w:vertAlign w:val="subscript"/>
          <w:lang w:val="en-US"/>
        </w:rPr>
        <w:t>wetlayer</w:t>
      </w:r>
      <w:r w:rsidRPr="00752797">
        <w:rPr>
          <w:lang w:val="en-US"/>
        </w:rPr>
        <w:t xml:space="preserve"> from the bed surface. </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752797">
        <w:rPr>
          <w:i/>
          <w:lang w:val="en-US"/>
        </w:rPr>
        <w:t>gwhorinfil = 1</w:t>
      </w:r>
      <w:r w:rsidRPr="00752797">
        <w:rPr>
          <w:lang w:val="en-US"/>
        </w:rPr>
        <w:t>). In this case the horizontal head gradient between the surface water and groundwater across vertical interface between the cells is used to determine the horizontal exchange flux:</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1660" w:dyaOrig="620">
          <v:shape id="_x0000_i1110" type="#_x0000_t75" style="width:82.3pt;height:30.85pt" o:ole="">
            <v:imagedata r:id="rId204" o:title=""/>
          </v:shape>
          <o:OLEObject Type="Embed" ProgID="Equation.DSMT4" ShapeID="_x0000_i1110" DrawAspect="Content" ObjectID="_1490184683" r:id="rId20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73</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where </w:t>
      </w:r>
      <w:r w:rsidRPr="00752797">
        <w:rPr>
          <w:i/>
          <w:lang w:val="en-US"/>
        </w:rPr>
        <w:t>δH</w:t>
      </w:r>
      <w:r w:rsidRPr="00752797">
        <w:rPr>
          <w:i/>
          <w:vertAlign w:val="subscript"/>
          <w:lang w:val="en-US"/>
        </w:rPr>
        <w:t>s</w:t>
      </w:r>
      <w:r w:rsidRPr="00752797">
        <w:rPr>
          <w:lang w:val="en-US"/>
        </w:rPr>
        <w:t xml:space="preserve"> is the head gradient between the surface water and groundwater in neighboring cell, </w:t>
      </w:r>
      <w:r w:rsidRPr="00752797">
        <w:rPr>
          <w:i/>
          <w:lang w:val="en-US"/>
        </w:rPr>
        <w:t>δs</w:t>
      </w:r>
      <w:r w:rsidRPr="00752797">
        <w:rPr>
          <w:lang w:val="en-US"/>
        </w:rPr>
        <w:t xml:space="preserve"> is the gradient distance, defined as the numerical grid size, and </w:t>
      </w:r>
      <w:r w:rsidRPr="00752797">
        <w:rPr>
          <w:i/>
          <w:lang w:val="en-US"/>
        </w:rPr>
        <w:t>A</w:t>
      </w:r>
      <w:r w:rsidRPr="00752797">
        <w:rPr>
          <w:lang w:val="en-US"/>
        </w:rPr>
        <w:t xml:space="preserve"> is the surface area through which the exchange takes place, defined as the difference in bed level between the neighboring cells.</w:t>
      </w:r>
    </w:p>
    <w:p w:rsidR="00995779" w:rsidRPr="00752797" w:rsidRDefault="00995779" w:rsidP="00995779">
      <w:pPr>
        <w:pStyle w:val="Heading4"/>
        <w:jc w:val="both"/>
        <w:rPr>
          <w:lang w:val="en-US"/>
        </w:rPr>
      </w:pPr>
      <w:r w:rsidRPr="00752797">
        <w:rPr>
          <w:lang w:val="en-US"/>
        </w:rPr>
        <w:t>Calculation of groundwater and surface water levels</w:t>
      </w:r>
    </w:p>
    <w:p w:rsidR="00995779" w:rsidRPr="00752797" w:rsidRDefault="00995779" w:rsidP="00995779">
      <w:pPr>
        <w:rPr>
          <w:lang w:val="en-US"/>
        </w:rPr>
      </w:pPr>
      <w:r w:rsidRPr="00752797">
        <w:rPr>
          <w:lang w:val="en-US"/>
        </w:rPr>
        <w:t>Groundwater levels are updated through the continuity relation: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5140" w:dyaOrig="700">
          <v:shape id="_x0000_i1111" type="#_x0000_t75" style="width:256.2pt;height:35.55pt" o:ole="">
            <v:imagedata r:id="rId206" o:title=""/>
          </v:shape>
          <o:OLEObject Type="Embed" ProgID="Equation.DSMT4" ShapeID="_x0000_i1111" DrawAspect="Content" ObjectID="_1490184684" r:id="rId20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74</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these same areas the surface water level is modified to account for exchange fluxes: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760" w:dyaOrig="620">
          <v:shape id="_x0000_i1112" type="#_x0000_t75" style="width:137.45pt;height:30.85pt" o:ole="">
            <v:imagedata r:id="rId208" o:title=""/>
          </v:shape>
          <o:OLEObject Type="Embed" ProgID="Equation.DSMT4" ShapeID="_x0000_i1112" DrawAspect="Content" ObjectID="_1490184685" r:id="rId20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75</w:instrText>
        </w:r>
      </w:fldSimple>
      <w:r w:rsidRPr="00752797">
        <w:rPr>
          <w:lang w:val="en-US"/>
        </w:rPr>
        <w:instrText>)</w:instrText>
      </w:r>
      <w:r w:rsidR="007E1D7E" w:rsidRPr="00752797">
        <w:rPr>
          <w:lang w:val="en-US"/>
        </w:rPr>
        <w:fldChar w:fldCharType="end"/>
      </w:r>
    </w:p>
    <w:p w:rsidR="00995779" w:rsidRPr="00752797" w:rsidRDefault="00995779" w:rsidP="00995779">
      <w:pPr>
        <w:pStyle w:val="Heading4"/>
        <w:jc w:val="both"/>
        <w:rPr>
          <w:lang w:val="en-US"/>
        </w:rPr>
      </w:pPr>
      <w:r w:rsidRPr="00752797">
        <w:rPr>
          <w:lang w:val="en-US"/>
        </w:rPr>
        <w:t>Boundary conditions</w:t>
      </w:r>
    </w:p>
    <w:p w:rsidR="00995779" w:rsidRPr="00752797" w:rsidRDefault="00995779" w:rsidP="00995779">
      <w:pPr>
        <w:rPr>
          <w:lang w:val="en-US"/>
        </w:rPr>
      </w:pPr>
      <w:r w:rsidRPr="00752797">
        <w:rPr>
          <w:lang w:val="en-US"/>
        </w:rPr>
        <w:t>Since the groundwater dynamics are described by a parabolic equation, the system of equations requires boundary conditions at all horizontal and vertical boundaries, as well as an initial condition:</w:t>
      </w:r>
    </w:p>
    <w:p w:rsidR="00995779" w:rsidRPr="00752797" w:rsidRDefault="00995779" w:rsidP="00995779">
      <w:pPr>
        <w:pStyle w:val="ListBullet"/>
        <w:rPr>
          <w:lang w:val="en-US"/>
        </w:rPr>
      </w:pPr>
      <w:r w:rsidRPr="00752797">
        <w:rPr>
          <w:lang w:val="en-US"/>
        </w:rPr>
        <w:t xml:space="preserve">A zero flux condition is imposed at the horizontal boundaries and bottom of the aquifer. </w:t>
      </w:r>
    </w:p>
    <w:p w:rsidR="00995779" w:rsidRPr="00752797" w:rsidRDefault="00995779" w:rsidP="00995779">
      <w:pPr>
        <w:pStyle w:val="ListBullet"/>
        <w:rPr>
          <w:lang w:val="en-US"/>
        </w:rPr>
      </w:pPr>
      <w:r w:rsidRPr="00752797">
        <w:rPr>
          <w:lang w:val="en-US"/>
        </w:rPr>
        <w:t xml:space="preserve">The initial condition for the solution is specified by the model user in terms of the initial groundwater head (keyword: </w:t>
      </w:r>
      <w:r w:rsidRPr="00752797">
        <w:rPr>
          <w:i/>
          <w:lang w:val="en-US"/>
        </w:rPr>
        <w:t>gw0</w:t>
      </w:r>
      <w:r w:rsidRPr="00752797">
        <w:rPr>
          <w:lang w:val="en-US"/>
        </w:rPr>
        <w:t xml:space="preserve">, or </w:t>
      </w:r>
      <w:r w:rsidRPr="00752797">
        <w:rPr>
          <w:i/>
          <w:lang w:val="en-US"/>
        </w:rPr>
        <w:t>gw0file</w:t>
      </w:r>
      <w:r w:rsidRPr="00752797">
        <w:rPr>
          <w:lang w:val="en-US"/>
        </w:rPr>
        <w:t>).</w:t>
      </w:r>
    </w:p>
    <w:p w:rsidR="009F2210" w:rsidRPr="00752797" w:rsidRDefault="009F2210" w:rsidP="009F2210">
      <w:pPr>
        <w:pStyle w:val="Heading2"/>
        <w:jc w:val="both"/>
        <w:rPr>
          <w:lang w:val="en-US"/>
        </w:rPr>
      </w:pPr>
      <w:bookmarkStart w:id="154" w:name="_Toc412623830"/>
      <w:bookmarkStart w:id="155" w:name="_Ref413406902"/>
      <w:bookmarkStart w:id="156" w:name="_Toc413853406"/>
      <w:r w:rsidRPr="00752797">
        <w:rPr>
          <w:lang w:val="en-US"/>
        </w:rPr>
        <w:t>Sediment transport</w:t>
      </w:r>
      <w:bookmarkEnd w:id="154"/>
      <w:bookmarkEnd w:id="155"/>
      <w:bookmarkEnd w:id="156"/>
    </w:p>
    <w:p w:rsidR="009F2210" w:rsidRPr="00752797" w:rsidRDefault="009F2210" w:rsidP="009F2210">
      <w:pPr>
        <w:pStyle w:val="Heading3"/>
        <w:jc w:val="both"/>
        <w:rPr>
          <w:lang w:val="en-US"/>
        </w:rPr>
      </w:pPr>
      <w:bookmarkStart w:id="157" w:name="_Toc412623831"/>
      <w:bookmarkStart w:id="158" w:name="_Toc413853407"/>
      <w:r w:rsidRPr="00752797">
        <w:rPr>
          <w:lang w:val="en-US"/>
        </w:rPr>
        <w:t>Advection-diffusion equation</w:t>
      </w:r>
      <w:bookmarkEnd w:id="157"/>
      <w:bookmarkEnd w:id="158"/>
    </w:p>
    <w:p w:rsidR="009F2210" w:rsidRPr="00752797" w:rsidRDefault="009F2210" w:rsidP="009F2210">
      <w:pPr>
        <w:rPr>
          <w:lang w:val="en-US"/>
        </w:rPr>
      </w:pPr>
      <w:r w:rsidRPr="00752797">
        <w:rPr>
          <w:lang w:val="en-US"/>
        </w:rPr>
        <w:t>Sediment concentrations in the water column are modeled using a depth-averaged advection-diffusion scheme with a source-sink term based on equilibrium sediment concentrations (Galappatti and Vreugdenhil, 1985):</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0"/>
          <w:lang w:val="en-US"/>
        </w:rPr>
        <w:object w:dxaOrig="6460" w:dyaOrig="720">
          <v:shape id="_x0000_i1113" type="#_x0000_t75" style="width:322.6pt;height:36.45pt" o:ole="">
            <v:imagedata r:id="rId210" o:title=""/>
          </v:shape>
          <o:OLEObject Type="Embed" ProgID="Equation.DSMT4" ShapeID="_x0000_i1113" DrawAspect="Content" ObjectID="_1490184686" r:id="rId21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59" w:name="ZEqnNum934820"/>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76</w:instrText>
        </w:r>
      </w:fldSimple>
      <w:r w:rsidRPr="00752797">
        <w:rPr>
          <w:lang w:val="en-US"/>
        </w:rPr>
        <w:instrText>)</w:instrText>
      </w:r>
      <w:bookmarkEnd w:id="159"/>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ZEqnNum934820  \* MERGEFORMAT </w:instrText>
      </w:r>
      <w:r w:rsidR="007E1D7E" w:rsidRPr="00752797">
        <w:rPr>
          <w:lang w:val="en-US"/>
        </w:rPr>
        <w:fldChar w:fldCharType="begin"/>
      </w:r>
      <w:r w:rsidRPr="00752797">
        <w:rPr>
          <w:lang w:val="en-US"/>
        </w:rPr>
        <w:instrText xml:space="preserve"> REF ZEqnNum934820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76</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lang w:val="en-US"/>
        </w:rPr>
        <w:t>C</w:t>
      </w:r>
      <w:r w:rsidRPr="00752797">
        <w:rPr>
          <w:lang w:val="en-US"/>
        </w:rPr>
        <w:t xml:space="preserve"> represents the depth-averaged sediment concentration which varies on the wave-group time scale and </w:t>
      </w:r>
      <w:r w:rsidRPr="00752797">
        <w:rPr>
          <w:i/>
          <w:lang w:val="en-US"/>
        </w:rPr>
        <w:t>D</w:t>
      </w:r>
      <w:r w:rsidRPr="00752797">
        <w:rPr>
          <w:i/>
          <w:vertAlign w:val="subscript"/>
          <w:lang w:val="en-US"/>
        </w:rPr>
        <w:t>h</w:t>
      </w:r>
      <w:r w:rsidRPr="00752797">
        <w:rPr>
          <w:lang w:val="en-US"/>
        </w:rPr>
        <w:t xml:space="preserve"> is the sediment diffusion coefficient. The entrainment of the sediment is represented by an adaptation time </w:t>
      </w:r>
      <w:r w:rsidRPr="00752797">
        <w:rPr>
          <w:i/>
          <w:lang w:val="en-US"/>
        </w:rPr>
        <w:t>T</w:t>
      </w:r>
      <w:r w:rsidRPr="00752797">
        <w:rPr>
          <w:i/>
          <w:vertAlign w:val="subscript"/>
          <w:lang w:val="en-US"/>
        </w:rPr>
        <w:t>s</w:t>
      </w:r>
      <w:r w:rsidRPr="00752797">
        <w:rPr>
          <w:lang w:val="en-US"/>
        </w:rPr>
        <w:t xml:space="preserve">, given by a simple approximation based on the local water depth </w:t>
      </w:r>
      <w:r w:rsidRPr="00752797">
        <w:rPr>
          <w:i/>
          <w:lang w:val="en-US"/>
        </w:rPr>
        <w:t>h</w:t>
      </w:r>
      <w:r w:rsidRPr="00752797">
        <w:rPr>
          <w:lang w:val="en-US"/>
        </w:rPr>
        <w:t xml:space="preserve"> and sediment fall velocity </w:t>
      </w:r>
      <w:r w:rsidRPr="00752797">
        <w:rPr>
          <w:i/>
          <w:lang w:val="en-US"/>
        </w:rPr>
        <w:t>w</w:t>
      </w:r>
      <w:r w:rsidRPr="00752797">
        <w:rPr>
          <w:i/>
          <w:vertAlign w:val="subscript"/>
          <w:lang w:val="en-US"/>
        </w:rPr>
        <w:t>s</w:t>
      </w:r>
      <w:r w:rsidRPr="00752797">
        <w:rPr>
          <w:lang w:val="en-US"/>
        </w:rPr>
        <w:t xml:space="preserve">. A small value of </w:t>
      </w:r>
      <w:r w:rsidRPr="00752797">
        <w:rPr>
          <w:i/>
          <w:lang w:val="en-US"/>
        </w:rPr>
        <w:t>T</w:t>
      </w:r>
      <w:r w:rsidRPr="00752797">
        <w:rPr>
          <w:i/>
          <w:vertAlign w:val="subscript"/>
          <w:lang w:val="en-US"/>
        </w:rPr>
        <w:t>s</w:t>
      </w:r>
      <w:r w:rsidRPr="00752797">
        <w:rPr>
          <w:lang w:val="en-US"/>
        </w:rPr>
        <w:t xml:space="preserve"> corresponds to nearly instantaneous sediment response (keyword: </w:t>
      </w:r>
      <w:r w:rsidRPr="00752797">
        <w:rPr>
          <w:i/>
          <w:lang w:val="en-US"/>
        </w:rPr>
        <w:t>Tsmin</w:t>
      </w:r>
      <w:r w:rsidRPr="00752797">
        <w:rPr>
          <w:lang w:val="en-US"/>
        </w:rPr>
        <w:t xml:space="preserve">). The factor </w:t>
      </w:r>
      <w:r w:rsidRPr="00752797">
        <w:rPr>
          <w:i/>
          <w:lang w:val="en-US"/>
        </w:rPr>
        <w:t>f</w:t>
      </w:r>
      <w:r w:rsidRPr="00752797">
        <w:rPr>
          <w:i/>
          <w:vertAlign w:val="subscript"/>
          <w:lang w:val="en-US"/>
        </w:rPr>
        <w:t>Ts</w:t>
      </w:r>
      <w:r w:rsidRPr="00752797">
        <w:rPr>
          <w:lang w:val="en-US"/>
        </w:rPr>
        <w:t xml:space="preserve"> is a correction and calibration factor to take into account the fact that </w:t>
      </w:r>
      <w:r w:rsidRPr="00752797">
        <w:rPr>
          <w:i/>
          <w:lang w:val="en-US"/>
        </w:rPr>
        <w:t>w</w:t>
      </w:r>
      <w:r w:rsidRPr="00752797">
        <w:rPr>
          <w:i/>
          <w:vertAlign w:val="subscript"/>
          <w:lang w:val="en-US"/>
        </w:rPr>
        <w:t>s</w:t>
      </w:r>
      <w:r w:rsidRPr="00752797">
        <w:rPr>
          <w:lang w:val="en-US"/>
        </w:rPr>
        <w:t xml:space="preserve"> is determined on depth-averaged data (keyword: </w:t>
      </w:r>
      <w:r w:rsidRPr="00752797">
        <w:rPr>
          <w:i/>
          <w:lang w:val="en-US"/>
        </w:rPr>
        <w:t>tsfac</w:t>
      </w:r>
      <w:r w:rsidRPr="00752797">
        <w:rPr>
          <w:lang w:val="en-US"/>
        </w:rPr>
        <w:t>).</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2420" w:dyaOrig="760">
          <v:shape id="_x0000_i1114" type="#_x0000_t75" style="width:120.6pt;height:37.4pt" o:ole="">
            <v:imagedata r:id="rId212" o:title=""/>
          </v:shape>
          <o:OLEObject Type="Embed" ProgID="Equation.DSMT4" ShapeID="_x0000_i1114" DrawAspect="Content" ObjectID="_1490184687" r:id="rId21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77</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lastRenderedPageBreak/>
        <w:t xml:space="preserve">The entrainment or deposition of sediment is determined by the mismatch between the actual sediment concentration </w:t>
      </w:r>
      <w:r w:rsidRPr="00752797">
        <w:rPr>
          <w:i/>
          <w:lang w:val="en-US"/>
        </w:rPr>
        <w:t>C</w:t>
      </w:r>
      <w:r w:rsidRPr="00752797">
        <w:rPr>
          <w:lang w:val="en-US"/>
        </w:rPr>
        <w:t xml:space="preserve"> and the equilibrium concentration </w:t>
      </w:r>
      <w:r w:rsidRPr="00752797">
        <w:rPr>
          <w:i/>
          <w:lang w:val="en-US"/>
        </w:rPr>
        <w:t>C</w:t>
      </w:r>
      <w:r w:rsidRPr="00752797">
        <w:rPr>
          <w:i/>
          <w:vertAlign w:val="subscript"/>
          <w:lang w:val="en-US"/>
        </w:rPr>
        <w:t>eq</w:t>
      </w:r>
      <w:r w:rsidRPr="00752797">
        <w:rPr>
          <w:i/>
          <w:lang w:val="en-US"/>
        </w:rPr>
        <w:t xml:space="preserve"> </w:t>
      </w:r>
      <w:r w:rsidRPr="00752797">
        <w:rPr>
          <w:lang w:val="en-US"/>
        </w:rPr>
        <w:t xml:space="preserve">thus representing the source term in the sediment transport equation. </w:t>
      </w:r>
    </w:p>
    <w:p w:rsidR="009F2210" w:rsidRPr="00752797" w:rsidRDefault="009F2210" w:rsidP="009F2210">
      <w:pPr>
        <w:pStyle w:val="Heading3"/>
        <w:jc w:val="both"/>
        <w:rPr>
          <w:lang w:val="en-US"/>
        </w:rPr>
      </w:pPr>
      <w:bookmarkStart w:id="160" w:name="_Toc412623832"/>
      <w:bookmarkStart w:id="161" w:name="_Toc413853408"/>
      <w:r w:rsidRPr="00752797">
        <w:rPr>
          <w:lang w:val="en-US"/>
        </w:rPr>
        <w:t>General parameters</w:t>
      </w:r>
      <w:bookmarkEnd w:id="160"/>
      <w:bookmarkEnd w:id="161"/>
    </w:p>
    <w:p w:rsidR="009F2210" w:rsidRPr="00752797" w:rsidRDefault="009F2210" w:rsidP="009F2210">
      <w:pPr>
        <w:spacing w:line="240" w:lineRule="auto"/>
        <w:rPr>
          <w:lang w:val="en-US"/>
        </w:rPr>
      </w:pPr>
      <w:r w:rsidRPr="00752797">
        <w:rPr>
          <w:lang w:val="en-US"/>
        </w:rPr>
        <w:t xml:space="preserve">In the sediment transport formulations, the equilibrium sediment concentration </w:t>
      </w:r>
      <w:r w:rsidRPr="00752797">
        <w:rPr>
          <w:i/>
          <w:lang w:val="en-US"/>
        </w:rPr>
        <w:t>C</w:t>
      </w:r>
      <w:r w:rsidRPr="00752797">
        <w:rPr>
          <w:i/>
          <w:vertAlign w:val="subscript"/>
          <w:lang w:val="en-US"/>
        </w:rPr>
        <w:t>eq</w:t>
      </w:r>
      <w:r w:rsidRPr="00752797">
        <w:rPr>
          <w:vertAlign w:val="subscript"/>
          <w:lang w:val="en-US"/>
        </w:rPr>
        <w:t xml:space="preserve"> </w:t>
      </w:r>
      <w:r w:rsidRPr="00752797">
        <w:rPr>
          <w:lang w:val="en-US"/>
        </w:rPr>
        <w:t>(for both the bed load and the suspended load) is related to the velocity magnitude (</w:t>
      </w:r>
      <w:r w:rsidRPr="00752797">
        <w:rPr>
          <w:i/>
          <w:lang w:val="en-US"/>
        </w:rPr>
        <w:t>v</w:t>
      </w:r>
      <w:r w:rsidRPr="00752797">
        <w:rPr>
          <w:i/>
          <w:vertAlign w:val="subscript"/>
          <w:lang w:val="en-US"/>
        </w:rPr>
        <w:t>mg</w:t>
      </w:r>
      <w:r w:rsidRPr="00752797">
        <w:rPr>
          <w:lang w:val="en-US"/>
        </w:rPr>
        <w:t>), the orbital velocity (</w:t>
      </w:r>
      <w:r w:rsidRPr="00752797">
        <w:rPr>
          <w:i/>
          <w:lang w:val="en-US"/>
        </w:rPr>
        <w:t>u</w:t>
      </w:r>
      <w:r w:rsidRPr="00752797">
        <w:rPr>
          <w:i/>
          <w:vertAlign w:val="subscript"/>
          <w:lang w:val="en-US"/>
        </w:rPr>
        <w:t>rms</w:t>
      </w:r>
      <w:r w:rsidRPr="00752797">
        <w:rPr>
          <w:lang w:val="en-US"/>
        </w:rPr>
        <w:t>) and the fall velocity (</w:t>
      </w:r>
      <w:r w:rsidRPr="00752797">
        <w:rPr>
          <w:i/>
          <w:lang w:val="en-US"/>
        </w:rPr>
        <w:t>w</w:t>
      </w:r>
      <w:r w:rsidRPr="00752797">
        <w:rPr>
          <w:i/>
          <w:vertAlign w:val="subscript"/>
          <w:lang w:val="en-US"/>
        </w:rPr>
        <w:t>s</w:t>
      </w:r>
      <w:r w:rsidRPr="00752797">
        <w:rPr>
          <w:lang w:val="en-US"/>
        </w:rPr>
        <w:t xml:space="preserve">). This section elaborates how these are calculated.   Important to note: XBeach calculates the </w:t>
      </w:r>
      <w:r w:rsidR="00DA25E9" w:rsidRPr="00752797">
        <w:rPr>
          <w:lang w:val="en-US"/>
        </w:rPr>
        <w:t xml:space="preserve">equilibrium concentration for the </w:t>
      </w:r>
      <w:r w:rsidRPr="00752797">
        <w:rPr>
          <w:lang w:val="en-US"/>
        </w:rPr>
        <w:t xml:space="preserve">bed and suspended load </w:t>
      </w:r>
      <w:r w:rsidRPr="00752797">
        <w:rPr>
          <w:i/>
          <w:lang w:val="en-US"/>
        </w:rPr>
        <w:t>separately</w:t>
      </w:r>
      <w:r w:rsidR="00DA25E9" w:rsidRPr="00752797">
        <w:rPr>
          <w:i/>
          <w:lang w:val="en-US"/>
        </w:rPr>
        <w:t>.</w:t>
      </w:r>
      <w:r w:rsidRPr="00752797">
        <w:rPr>
          <w:lang w:val="en-US"/>
        </w:rPr>
        <w:t xml:space="preserve">  </w:t>
      </w:r>
    </w:p>
    <w:p w:rsidR="009F2210" w:rsidRPr="00752797" w:rsidRDefault="009F2210" w:rsidP="009F2210">
      <w:pPr>
        <w:spacing w:line="240" w:lineRule="auto"/>
        <w:rPr>
          <w:lang w:val="en-US"/>
        </w:rPr>
      </w:pPr>
    </w:p>
    <w:p w:rsidR="009F2210" w:rsidRPr="00752797" w:rsidRDefault="009F2210" w:rsidP="009F2210">
      <w:pPr>
        <w:spacing w:line="240" w:lineRule="auto"/>
        <w:rPr>
          <w:lang w:val="en-US"/>
        </w:rPr>
      </w:pPr>
      <w:r w:rsidRPr="00752797">
        <w:rPr>
          <w:lang w:val="en-US"/>
        </w:rPr>
        <w:t xml:space="preserve">First of all the Eulerian </w:t>
      </w:r>
      <w:r w:rsidRPr="00752797">
        <w:rPr>
          <w:u w:val="single"/>
          <w:lang w:val="en-US"/>
        </w:rPr>
        <w:t>velocity magnitude</w:t>
      </w:r>
      <w:r w:rsidRPr="00752797">
        <w:rPr>
          <w:lang w:val="en-US"/>
        </w:rPr>
        <w:t xml:space="preserve">, if long wave stirring is turned on (keyword: </w:t>
      </w:r>
      <w:r w:rsidRPr="00752797">
        <w:rPr>
          <w:i/>
          <w:lang w:val="en-US"/>
        </w:rPr>
        <w:t>lws = 1</w:t>
      </w:r>
      <w:r w:rsidRPr="00752797">
        <w:rPr>
          <w:lang w:val="en-US"/>
        </w:rPr>
        <w:t xml:space="preserve">), the velocity magnitude </w:t>
      </w:r>
      <w:r w:rsidRPr="00752797">
        <w:rPr>
          <w:i/>
          <w:lang w:val="en-US"/>
        </w:rPr>
        <w:t>v</w:t>
      </w:r>
      <w:r w:rsidRPr="00752797">
        <w:rPr>
          <w:i/>
          <w:vertAlign w:val="subscript"/>
          <w:lang w:val="en-US"/>
        </w:rPr>
        <w:t>mg</w:t>
      </w:r>
      <w:r w:rsidRPr="00752797">
        <w:rPr>
          <w:lang w:val="en-US"/>
        </w:rPr>
        <w:t xml:space="preserve"> is equal to the magnitude of the Eulerian velocity, as can be seen in </w:t>
      </w:r>
      <w:r w:rsidR="007E1D7E" w:rsidRPr="00752797">
        <w:rPr>
          <w:lang w:val="en-US"/>
        </w:rPr>
        <w:fldChar w:fldCharType="begin"/>
      </w:r>
      <w:r w:rsidRPr="00752797">
        <w:rPr>
          <w:lang w:val="en-US"/>
        </w:rPr>
        <w:instrText xml:space="preserve"> GOTOBUTTON ZEqnNum872304  \* MERGEFORMAT </w:instrText>
      </w:r>
      <w:r w:rsidR="007E1D7E" w:rsidRPr="00752797">
        <w:rPr>
          <w:lang w:val="en-US"/>
        </w:rPr>
        <w:fldChar w:fldCharType="begin"/>
      </w:r>
      <w:r w:rsidRPr="00752797">
        <w:rPr>
          <w:lang w:val="en-US"/>
        </w:rPr>
        <w:instrText xml:space="preserve"> REF ZEqnNum872304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78</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p>
    <w:p w:rsidR="009F2210" w:rsidRPr="00752797" w:rsidRDefault="009F2210" w:rsidP="009F2210">
      <w:pPr>
        <w:spacing w:line="240" w:lineRule="auto"/>
        <w:rPr>
          <w:lang w:val="en-US"/>
        </w:rPr>
      </w:pPr>
    </w:p>
    <w:p w:rsidR="009F2210" w:rsidRPr="00752797" w:rsidRDefault="009F2210" w:rsidP="009F2210">
      <w:pPr>
        <w:pStyle w:val="MTDisplayEquation"/>
        <w:rPr>
          <w:lang w:val="en-US"/>
        </w:rPr>
      </w:pPr>
      <w:r w:rsidRPr="00752797">
        <w:rPr>
          <w:lang w:val="en-US"/>
        </w:rPr>
        <w:tab/>
      </w:r>
      <w:r w:rsidRPr="00752797">
        <w:rPr>
          <w:position w:val="-18"/>
          <w:lang w:val="en-US"/>
        </w:rPr>
        <w:object w:dxaOrig="2079" w:dyaOrig="560">
          <v:shape id="_x0000_i1115" type="#_x0000_t75" style="width:102.85pt;height:27.1pt" o:ole="">
            <v:imagedata r:id="rId214" o:title=""/>
          </v:shape>
          <o:OLEObject Type="Embed" ProgID="Equation.DSMT4" ShapeID="_x0000_i1115" DrawAspect="Content" ObjectID="_1490184688" r:id="rId21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62" w:name="ZEqnNum872304"/>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78</w:instrText>
        </w:r>
      </w:fldSimple>
      <w:r w:rsidRPr="00752797">
        <w:rPr>
          <w:lang w:val="en-US"/>
        </w:rPr>
        <w:instrText>)</w:instrText>
      </w:r>
      <w:bookmarkEnd w:id="162"/>
      <w:r w:rsidR="007E1D7E" w:rsidRPr="00752797">
        <w:rPr>
          <w:lang w:val="en-US"/>
        </w:rPr>
        <w:fldChar w:fldCharType="end"/>
      </w:r>
    </w:p>
    <w:p w:rsidR="009F2210" w:rsidRPr="00752797" w:rsidRDefault="009F2210" w:rsidP="009F2210">
      <w:pPr>
        <w:spacing w:line="240" w:lineRule="auto"/>
        <w:rPr>
          <w:lang w:val="en-US"/>
        </w:rPr>
      </w:pPr>
    </w:p>
    <w:p w:rsidR="009F2210" w:rsidRPr="00752797" w:rsidRDefault="009F2210" w:rsidP="009F2210">
      <w:pPr>
        <w:spacing w:line="240" w:lineRule="auto"/>
        <w:rPr>
          <w:lang w:val="en-US"/>
        </w:rPr>
      </w:pPr>
      <w:r w:rsidRPr="00752797">
        <w:rPr>
          <w:lang w:val="en-US"/>
        </w:rPr>
        <w:t>If wave stirring is turned off (</w:t>
      </w:r>
      <w:r w:rsidRPr="00752797">
        <w:rPr>
          <w:i/>
          <w:lang w:val="en-US"/>
        </w:rPr>
        <w:t>keyword: lws = 0</w:t>
      </w:r>
      <w:r w:rsidRPr="00752797">
        <w:rPr>
          <w:lang w:val="en-US"/>
        </w:rPr>
        <w:t>), the velocity magnitude will be determined by two terms: first of all a factor of the velocity magnitude of the previous time step (v</w:t>
      </w:r>
      <w:r w:rsidRPr="00752797">
        <w:rPr>
          <w:vertAlign w:val="subscript"/>
          <w:lang w:val="en-US"/>
        </w:rPr>
        <w:t>mg</w:t>
      </w:r>
      <w:r w:rsidRPr="00752797">
        <w:rPr>
          <w:vertAlign w:val="superscript"/>
          <w:lang w:val="en-US"/>
        </w:rPr>
        <w:t>n-1</w:t>
      </w:r>
      <w:r w:rsidRPr="00752797">
        <w:rPr>
          <w:lang w:val="en-US"/>
        </w:rPr>
        <w:t xml:space="preserve">) and secondly a current-averaged part. Averaging will be carried out based on a certain factor </w:t>
      </w:r>
      <w:r w:rsidRPr="00752797">
        <w:rPr>
          <w:i/>
          <w:lang w:val="en-US"/>
        </w:rPr>
        <w:t>f</w:t>
      </w:r>
      <w:r w:rsidRPr="00752797">
        <w:rPr>
          <w:i/>
          <w:vertAlign w:val="subscript"/>
          <w:lang w:val="en-US"/>
        </w:rPr>
        <w:t>cats</w:t>
      </w:r>
      <w:r w:rsidRPr="00752797">
        <w:rPr>
          <w:lang w:val="en-US"/>
        </w:rPr>
        <w:t xml:space="preserve"> (keyword: </w:t>
      </w:r>
      <w:r w:rsidRPr="00752797">
        <w:rPr>
          <w:i/>
          <w:lang w:val="en-US"/>
        </w:rPr>
        <w:t>cats</w:t>
      </w:r>
      <w:r w:rsidRPr="00752797">
        <w:rPr>
          <w:lang w:val="en-US"/>
        </w:rPr>
        <w:t xml:space="preserve">) of the representative wave period </w:t>
      </w:r>
      <w:r w:rsidRPr="00752797">
        <w:rPr>
          <w:i/>
          <w:lang w:val="en-US"/>
        </w:rPr>
        <w:t>T</w:t>
      </w:r>
      <w:r w:rsidRPr="00752797">
        <w:rPr>
          <w:i/>
          <w:vertAlign w:val="subscript"/>
          <w:lang w:val="en-US"/>
        </w:rPr>
        <w:t>rep</w:t>
      </w:r>
      <w:r w:rsidRPr="00752797">
        <w:rPr>
          <w:i/>
          <w:lang w:val="en-US"/>
        </w:rPr>
        <w:t>.</w:t>
      </w:r>
    </w:p>
    <w:p w:rsidR="009F2210" w:rsidRPr="00752797" w:rsidRDefault="009F2210" w:rsidP="009F2210">
      <w:pPr>
        <w:spacing w:line="240" w:lineRule="auto"/>
        <w:rPr>
          <w:lang w:val="en-US"/>
        </w:rPr>
      </w:pPr>
    </w:p>
    <w:p w:rsidR="009F2210" w:rsidRPr="00752797" w:rsidRDefault="009F2210" w:rsidP="009F2210">
      <w:pPr>
        <w:pStyle w:val="MTDisplayEquation"/>
        <w:rPr>
          <w:lang w:val="en-US"/>
        </w:rPr>
      </w:pPr>
      <w:r w:rsidRPr="00752797">
        <w:rPr>
          <w:lang w:val="en-US"/>
        </w:rPr>
        <w:tab/>
      </w:r>
      <w:r w:rsidRPr="00752797">
        <w:rPr>
          <w:position w:val="-34"/>
          <w:lang w:val="en-US"/>
        </w:rPr>
        <w:object w:dxaOrig="4720" w:dyaOrig="800">
          <v:shape id="_x0000_i1116" type="#_x0000_t75" style="width:236.55pt;height:41.15pt" o:ole="">
            <v:imagedata r:id="rId216" o:title=""/>
          </v:shape>
          <o:OLEObject Type="Embed" ProgID="Equation.DSMT4" ShapeID="_x0000_i1116" DrawAspect="Content" ObjectID="_1490184689" r:id="rId21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79</w:instrText>
        </w:r>
      </w:fldSimple>
      <w:r w:rsidRPr="00752797">
        <w:rPr>
          <w:lang w:val="en-US"/>
        </w:rPr>
        <w:instrText>)</w:instrText>
      </w:r>
      <w:r w:rsidR="007E1D7E" w:rsidRPr="00752797">
        <w:rPr>
          <w:lang w:val="en-US"/>
        </w:rPr>
        <w:fldChar w:fldCharType="end"/>
      </w:r>
    </w:p>
    <w:p w:rsidR="009F2210" w:rsidRPr="00752797" w:rsidRDefault="009F2210" w:rsidP="009F2210">
      <w:pPr>
        <w:spacing w:line="240" w:lineRule="auto"/>
        <w:rPr>
          <w:lang w:val="en-US"/>
        </w:rPr>
      </w:pPr>
    </w:p>
    <w:p w:rsidR="009F2210" w:rsidRPr="00752797" w:rsidRDefault="009F2210" w:rsidP="009F2210">
      <w:pPr>
        <w:spacing w:line="240" w:lineRule="auto"/>
        <w:rPr>
          <w:lang w:val="en-US"/>
        </w:rPr>
      </w:pPr>
      <w:r w:rsidRPr="00752797">
        <w:rPr>
          <w:lang w:val="en-US"/>
        </w:rPr>
        <w:t xml:space="preserve">Secondly, the </w:t>
      </w:r>
      <w:r w:rsidRPr="00752797">
        <w:rPr>
          <w:u w:val="single"/>
          <w:lang w:val="en-US"/>
        </w:rPr>
        <w:t>root-mean-squared velocity</w:t>
      </w:r>
      <w:r w:rsidRPr="00752797">
        <w:rPr>
          <w:lang w:val="en-US"/>
        </w:rPr>
        <w:t xml:space="preserve">, the </w:t>
      </w:r>
      <w:r w:rsidRPr="00752797">
        <w:rPr>
          <w:i/>
          <w:lang w:val="en-US"/>
        </w:rPr>
        <w:t>u</w:t>
      </w:r>
      <w:r w:rsidRPr="00752797">
        <w:rPr>
          <w:i/>
          <w:vertAlign w:val="subscript"/>
          <w:lang w:val="en-US"/>
        </w:rPr>
        <w:t>rms</w:t>
      </w:r>
      <w:r w:rsidRPr="00752797">
        <w:rPr>
          <w:lang w:val="en-US"/>
        </w:rPr>
        <w:t xml:space="preserve"> is obtained from the wave group varying wave energy using linear wave theory. In this formulation </w:t>
      </w:r>
      <w:r w:rsidRPr="00752797">
        <w:rPr>
          <w:i/>
          <w:lang w:val="en-US"/>
        </w:rPr>
        <w:t>T</w:t>
      </w:r>
      <w:r w:rsidRPr="00752797">
        <w:rPr>
          <w:i/>
          <w:vertAlign w:val="subscript"/>
          <w:lang w:val="en-US"/>
        </w:rPr>
        <w:t>rep</w:t>
      </w:r>
      <w:r w:rsidRPr="00752797">
        <w:rPr>
          <w:lang w:val="en-US"/>
        </w:rPr>
        <w:t xml:space="preserve"> is the representative wave period and the </w:t>
      </w:r>
      <w:r w:rsidRPr="00752797">
        <w:rPr>
          <w:i/>
          <w:lang w:val="en-US"/>
        </w:rPr>
        <w:t>H</w:t>
      </w:r>
      <w:r w:rsidRPr="00752797">
        <w:rPr>
          <w:i/>
          <w:vertAlign w:val="subscript"/>
          <w:lang w:val="en-US"/>
        </w:rPr>
        <w:t>rms</w:t>
      </w:r>
      <w:r w:rsidRPr="00752797">
        <w:rPr>
          <w:lang w:val="en-US"/>
        </w:rPr>
        <w:t xml:space="preserve"> is the root-mean-square wave height. In this equation the water depth is enhanced with a certain factor of the wave height (keyword: </w:t>
      </w:r>
      <w:r w:rsidRPr="00752797">
        <w:rPr>
          <w:i/>
          <w:lang w:val="en-US"/>
        </w:rPr>
        <w:t>delta</w:t>
      </w:r>
      <w:r w:rsidRPr="00752797">
        <w:rPr>
          <w:lang w:val="en-US"/>
        </w:rPr>
        <w:t xml:space="preserve">). </w:t>
      </w:r>
    </w:p>
    <w:p w:rsidR="009F2210" w:rsidRPr="00752797" w:rsidRDefault="009F2210" w:rsidP="009F2210">
      <w:pPr>
        <w:spacing w:line="240" w:lineRule="auto"/>
        <w:rPr>
          <w:lang w:val="en-US"/>
        </w:rPr>
      </w:pPr>
    </w:p>
    <w:p w:rsidR="009F2210" w:rsidRPr="00752797" w:rsidRDefault="009F2210" w:rsidP="009F2210">
      <w:pPr>
        <w:pStyle w:val="MTDisplayEquation"/>
        <w:rPr>
          <w:lang w:val="en-US"/>
        </w:rPr>
      </w:pPr>
      <w:r w:rsidRPr="00752797">
        <w:rPr>
          <w:lang w:val="en-US"/>
        </w:rPr>
        <w:tab/>
      </w:r>
      <w:r w:rsidRPr="00752797">
        <w:rPr>
          <w:position w:val="-34"/>
          <w:lang w:val="en-US"/>
        </w:rPr>
        <w:object w:dxaOrig="3060" w:dyaOrig="720">
          <v:shape id="_x0000_i1117" type="#_x0000_t75" style="width:153.35pt;height:36.45pt" o:ole="">
            <v:imagedata r:id="rId218" o:title=""/>
          </v:shape>
          <o:OLEObject Type="Embed" ProgID="Equation.DSMT4" ShapeID="_x0000_i1117" DrawAspect="Content" ObjectID="_1490184690" r:id="rId21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80</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spacing w:line="240" w:lineRule="auto"/>
        <w:rPr>
          <w:lang w:val="en-US"/>
        </w:rPr>
      </w:pPr>
      <w:r w:rsidRPr="00752797">
        <w:rPr>
          <w:lang w:val="en-US"/>
        </w:rPr>
        <w:t xml:space="preserve">To account for wave breaking induced turbulence due to short waves, the orbital velocity is adjusted (van Thiel de Vries, 2009). In this formulation </w:t>
      </w:r>
      <w:r w:rsidRPr="00752797">
        <w:rPr>
          <w:i/>
          <w:lang w:val="en-US"/>
        </w:rPr>
        <w:t>k</w:t>
      </w:r>
      <w:r w:rsidRPr="00752797">
        <w:rPr>
          <w:i/>
          <w:vertAlign w:val="subscript"/>
          <w:lang w:val="en-US"/>
        </w:rPr>
        <w:t>b</w:t>
      </w:r>
      <w:r w:rsidRPr="00752797">
        <w:rPr>
          <w:lang w:val="en-US"/>
        </w:rPr>
        <w:t xml:space="preserve"> is the wave breaking induced turbulence due to short waves. The turbulence is approximated with an empirical formulation in XBeach.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14"/>
          <w:lang w:val="en-US"/>
        </w:rPr>
        <w:object w:dxaOrig="1939" w:dyaOrig="400">
          <v:shape id="_x0000_i1118" type="#_x0000_t75" style="width:97.25pt;height:20.55pt" o:ole="">
            <v:imagedata r:id="rId220" o:title=""/>
          </v:shape>
          <o:OLEObject Type="Embed" ProgID="Equation.DSMT4" ShapeID="_x0000_i1118" DrawAspect="Content" ObjectID="_1490184691" r:id="rId22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81</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Thirdly, the </w:t>
      </w:r>
      <w:r w:rsidRPr="00752797">
        <w:rPr>
          <w:u w:val="single"/>
          <w:lang w:val="en-US"/>
        </w:rPr>
        <w:t>fall velocity</w:t>
      </w:r>
      <w:r w:rsidRPr="00752797">
        <w:rPr>
          <w:lang w:val="en-US"/>
        </w:rPr>
        <w:t xml:space="preserve">, the </w:t>
      </w:r>
      <w:r w:rsidRPr="00752797">
        <w:rPr>
          <w:i/>
          <w:lang w:val="en-US"/>
        </w:rPr>
        <w:t>w</w:t>
      </w:r>
      <w:r w:rsidRPr="00752797">
        <w:rPr>
          <w:i/>
          <w:vertAlign w:val="subscript"/>
          <w:lang w:val="en-US"/>
        </w:rPr>
        <w:t>s</w:t>
      </w:r>
      <w:r w:rsidRPr="00752797">
        <w:rPr>
          <w:lang w:val="en-US"/>
        </w:rPr>
        <w:t xml:space="preserve"> is calculated using the formulations of Ahrens (2000) which are derived based on a relationship suggested by Hallermeier (1981):</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4"/>
          <w:lang w:val="en-US"/>
        </w:rPr>
        <w:object w:dxaOrig="2659" w:dyaOrig="660">
          <v:shape id="_x0000_i1119" type="#_x0000_t75" style="width:134.65pt;height:34.6pt" o:ole="">
            <v:imagedata r:id="rId222" o:title=""/>
          </v:shape>
          <o:OLEObject Type="Embed" ProgID="Equation.DSMT4" ShapeID="_x0000_i1119" DrawAspect="Content" ObjectID="_1490184692" r:id="rId22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82</w:instrText>
        </w:r>
      </w:fldSimple>
      <w:r w:rsidRPr="00752797">
        <w:rPr>
          <w:lang w:val="en-US"/>
        </w:rPr>
        <w:instrText>)</w:instrText>
      </w:r>
      <w:r w:rsidR="007E1D7E"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16"/>
          <w:lang w:val="en-US"/>
        </w:rPr>
        <w:object w:dxaOrig="3980" w:dyaOrig="440">
          <v:shape id="_x0000_i1120" type="#_x0000_t75" style="width:201.05pt;height:22.45pt" o:ole="">
            <v:imagedata r:id="rId224" o:title=""/>
          </v:shape>
          <o:OLEObject Type="Embed" ProgID="Equation.DSMT4" ShapeID="_x0000_i1120" DrawAspect="Content" ObjectID="_1490184693" r:id="rId22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83</w:instrText>
        </w:r>
      </w:fldSimple>
      <w:r w:rsidRPr="00752797">
        <w:rPr>
          <w:lang w:val="en-US"/>
        </w:rPr>
        <w:instrText>)</w:instrText>
      </w:r>
      <w:r w:rsidR="007E1D7E"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16"/>
          <w:lang w:val="en-US"/>
        </w:rPr>
        <w:object w:dxaOrig="4040" w:dyaOrig="440">
          <v:shape id="_x0000_i1121" type="#_x0000_t75" style="width:203.85pt;height:22.45pt" o:ole="">
            <v:imagedata r:id="rId226" o:title=""/>
          </v:shape>
          <o:OLEObject Type="Embed" ProgID="Equation.DSMT4" ShapeID="_x0000_i1121" DrawAspect="Content" ObjectID="_1490184694" r:id="rId22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84</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r w:rsidRPr="00752797">
        <w:rPr>
          <w:lang w:val="en-US"/>
        </w:rPr>
        <w:lastRenderedPageBreak/>
        <w:t xml:space="preserve">For high sediment concentrations, the fall velocity is reduced (keyword: </w:t>
      </w:r>
      <w:r w:rsidRPr="00752797">
        <w:rPr>
          <w:i/>
          <w:lang w:val="en-US"/>
        </w:rPr>
        <w:t>fallvelred = 1</w:t>
      </w:r>
      <w:r w:rsidRPr="00752797">
        <w:rPr>
          <w:lang w:val="en-US"/>
        </w:rPr>
        <w:t>) using the expression of Richardson and Zaki (1954):</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14"/>
          <w:lang w:val="en-US"/>
        </w:rPr>
        <w:object w:dxaOrig="2079" w:dyaOrig="440">
          <v:shape id="_x0000_i1122" type="#_x0000_t75" style="width:105.65pt;height:22.45pt" o:ole="">
            <v:imagedata r:id="rId228" o:title=""/>
          </v:shape>
          <o:OLEObject Type="Embed" ProgID="Equation.DSMT4" ShapeID="_x0000_i1122" DrawAspect="Content" ObjectID="_1490184695" r:id="rId22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85</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autoSpaceDE w:val="0"/>
        <w:autoSpaceDN w:val="0"/>
        <w:adjustRightInd w:val="0"/>
        <w:spacing w:line="240" w:lineRule="auto"/>
        <w:jc w:val="left"/>
        <w:rPr>
          <w:rFonts w:ascii="NimbusSanL-Regu" w:hAnsi="NimbusSanL-Regu" w:cs="NimbusSanL-Regu"/>
          <w:szCs w:val="21"/>
          <w:lang w:val="en-US" w:eastAsia="nl-NL"/>
        </w:rPr>
      </w:pPr>
      <w:r w:rsidRPr="00752797">
        <w:rPr>
          <w:rFonts w:ascii="NimbusSanL-Regu" w:hAnsi="NimbusSanL-Regu" w:cs="NimbusSanL-Regu"/>
          <w:szCs w:val="21"/>
          <w:lang w:val="en-US" w:eastAsia="nl-NL"/>
        </w:rPr>
        <w:t xml:space="preserve">The exponent α is estimated using the equation of Rowe (1987), which depends purely on the Reynolds particle number </w:t>
      </w:r>
      <w:r w:rsidRPr="00752797">
        <w:rPr>
          <w:rFonts w:ascii="CMBX10" w:hAnsi="CMBX10" w:cs="CMBX10"/>
          <w:szCs w:val="21"/>
          <w:lang w:val="en-US" w:eastAsia="nl-NL"/>
        </w:rPr>
        <w:t>R</w:t>
      </w:r>
      <w:r w:rsidRPr="00752797">
        <w:rPr>
          <w:rFonts w:ascii="NimbusSanL-Regu" w:hAnsi="NimbusSanL-Regu" w:cs="NimbusSanL-Regu"/>
          <w:szCs w:val="21"/>
          <w:lang w:val="en-US" w:eastAsia="nl-NL"/>
        </w:rPr>
        <w:t>:</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4"/>
          <w:lang w:val="en-US"/>
        </w:rPr>
        <w:object w:dxaOrig="2220" w:dyaOrig="660">
          <v:shape id="_x0000_i1123" type="#_x0000_t75" style="width:111.25pt;height:34.6pt" o:ole="">
            <v:imagedata r:id="rId230" o:title=""/>
          </v:shape>
          <o:OLEObject Type="Embed" ProgID="Equation.DSMT4" ShapeID="_x0000_i1123" DrawAspect="Content" ObjectID="_1490184696" r:id="rId23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86</w:instrText>
        </w:r>
      </w:fldSimple>
      <w:r w:rsidRPr="00752797">
        <w:rPr>
          <w:lang w:val="en-US"/>
        </w:rPr>
        <w:instrText>)</w:instrText>
      </w:r>
      <w:r w:rsidR="007E1D7E"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24"/>
          <w:lang w:val="en-US"/>
        </w:rPr>
        <w:object w:dxaOrig="1080" w:dyaOrig="620">
          <v:shape id="_x0000_i1124" type="#_x0000_t75" style="width:54.25pt;height:32.75pt" o:ole="">
            <v:imagedata r:id="rId232" o:title=""/>
          </v:shape>
          <o:OLEObject Type="Embed" ProgID="Equation.DSMT4" ShapeID="_x0000_i1124" DrawAspect="Content" ObjectID="_1490184697" r:id="rId23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87</w:instrText>
        </w:r>
      </w:fldSimple>
      <w:r w:rsidRPr="00752797">
        <w:rPr>
          <w:lang w:val="en-US"/>
        </w:rPr>
        <w:instrText>)</w:instrText>
      </w:r>
      <w:r w:rsidR="007E1D7E" w:rsidRPr="00752797">
        <w:rPr>
          <w:lang w:val="en-US"/>
        </w:rPr>
        <w:fldChar w:fldCharType="end"/>
      </w:r>
    </w:p>
    <w:p w:rsidR="009F2210" w:rsidRPr="00752797" w:rsidRDefault="009F2210" w:rsidP="009F2210">
      <w:pPr>
        <w:pStyle w:val="Heading3"/>
        <w:jc w:val="both"/>
        <w:rPr>
          <w:lang w:val="en-US"/>
        </w:rPr>
      </w:pPr>
      <w:bookmarkStart w:id="163" w:name="_Toc412623833"/>
      <w:bookmarkStart w:id="164" w:name="_Toc413853409"/>
      <w:r w:rsidRPr="00752797">
        <w:rPr>
          <w:lang w:val="en-US"/>
        </w:rPr>
        <w:t>Transport formulations</w:t>
      </w:r>
      <w:bookmarkEnd w:id="163"/>
      <w:bookmarkEnd w:id="164"/>
    </w:p>
    <w:p w:rsidR="009F2210" w:rsidRPr="00752797" w:rsidRDefault="009F2210" w:rsidP="009F2210">
      <w:pPr>
        <w:rPr>
          <w:lang w:val="en-US"/>
        </w:rPr>
      </w:pPr>
      <w:r w:rsidRPr="00752797">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with </w:t>
      </w:r>
      <w:ins w:id="165" w:author="Ellen Quataert" w:date="2015-04-10T11:41:00Z">
        <w:r w:rsidR="00CD2E57">
          <w:rPr>
            <w:lang w:val="en-US"/>
          </w:rPr>
          <w:t xml:space="preserve">equation </w:t>
        </w:r>
      </w:ins>
      <w:r w:rsidR="007E1D7E" w:rsidRPr="00752797">
        <w:rPr>
          <w:lang w:val="en-US"/>
        </w:rPr>
        <w:fldChar w:fldCharType="begin"/>
      </w:r>
      <w:r w:rsidRPr="00752797">
        <w:rPr>
          <w:lang w:val="en-US"/>
        </w:rPr>
        <w:instrText xml:space="preserve"> GOTOBUTTON ZEqnNum890759  \* MERGEFORMAT </w:instrText>
      </w:r>
      <w:r w:rsidR="007E1D7E" w:rsidRPr="00752797">
        <w:rPr>
          <w:lang w:val="en-US"/>
        </w:rPr>
        <w:fldChar w:fldCharType="begin"/>
      </w:r>
      <w:r w:rsidRPr="00752797">
        <w:rPr>
          <w:lang w:val="en-US"/>
        </w:rPr>
        <w:instrText xml:space="preserve"> REF ZEqnNum890759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88</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In this equation the minimum value of the equilibrium sediment concentration (for both bed load en suspended load) compared to the maximum allowed sediment concentration (keyword: </w:t>
      </w:r>
      <w:r w:rsidRPr="00752797">
        <w:rPr>
          <w:i/>
          <w:lang w:val="en-US"/>
        </w:rPr>
        <w:t>cmax</w:t>
      </w:r>
      <w:r w:rsidRPr="00752797">
        <w:rPr>
          <w:lang w:val="en-US"/>
        </w:rPr>
        <w:t xml:space="preserve">).  </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4"/>
          <w:lang w:val="en-US"/>
        </w:rPr>
        <w:object w:dxaOrig="5240" w:dyaOrig="620">
          <v:shape id="_x0000_i1125" type="#_x0000_t75" style="width:262.75pt;height:32.75pt" o:ole="">
            <v:imagedata r:id="rId234" o:title=""/>
          </v:shape>
          <o:OLEObject Type="Embed" ProgID="Equation.DSMT4" ShapeID="_x0000_i1125" DrawAspect="Content" ObjectID="_1490184698" r:id="rId23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66" w:name="ZEqnNum890759"/>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88</w:instrText>
        </w:r>
      </w:fldSimple>
      <w:r w:rsidRPr="00752797">
        <w:rPr>
          <w:lang w:val="en-US"/>
        </w:rPr>
        <w:instrText>)</w:instrText>
      </w:r>
      <w:bookmarkEnd w:id="166"/>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The transport formulations implemented into XBeach distinguishes bed load and suspended load transport. It is possible to in- and exclude these transports components (keywords: </w:t>
      </w:r>
      <w:r w:rsidRPr="00752797">
        <w:rPr>
          <w:i/>
          <w:lang w:val="en-US"/>
        </w:rPr>
        <w:t>bed</w:t>
      </w:r>
      <w:r w:rsidRPr="00752797">
        <w:rPr>
          <w:lang w:val="en-US"/>
        </w:rPr>
        <w:t xml:space="preserve"> &amp; </w:t>
      </w:r>
      <w:r w:rsidRPr="00752797">
        <w:rPr>
          <w:i/>
          <w:lang w:val="en-US"/>
        </w:rPr>
        <w:t>sus</w:t>
      </w:r>
      <w:r w:rsidRPr="00752797">
        <w:rPr>
          <w:lang w:val="en-US"/>
        </w:rPr>
        <w:t xml:space="preserve">, with bed = 1 one will include bed load transport). There is also a possibility to compute the total bulk transport rather than bed and suspended load separately (keyword: </w:t>
      </w:r>
      <w:r w:rsidRPr="00752797">
        <w:rPr>
          <w:i/>
          <w:lang w:val="en-US"/>
        </w:rPr>
        <w:t>bulk = 1</w:t>
      </w:r>
      <w:r w:rsidRPr="00752797">
        <w:rPr>
          <w:lang w:val="en-US"/>
        </w:rPr>
        <w:t xml:space="preserve">). The bed load will be calculated if it is suspended transport. On top of that this switch will have impact on how the bed slope effect (see Section </w:t>
      </w:r>
      <w:r w:rsidR="007E1D7E" w:rsidRPr="00752797">
        <w:rPr>
          <w:lang w:val="en-US"/>
        </w:rPr>
        <w:fldChar w:fldCharType="begin"/>
      </w:r>
      <w:r w:rsidRPr="00752797">
        <w:rPr>
          <w:lang w:val="en-US"/>
        </w:rPr>
        <w:instrText xml:space="preserve"> REF _Ref413398989 \r \h </w:instrText>
      </w:r>
      <w:r w:rsidR="007E1D7E" w:rsidRPr="00752797">
        <w:rPr>
          <w:lang w:val="en-US"/>
        </w:rPr>
      </w:r>
      <w:r w:rsidR="007E1D7E" w:rsidRPr="00752797">
        <w:rPr>
          <w:lang w:val="en-US"/>
        </w:rPr>
        <w:fldChar w:fldCharType="separate"/>
      </w:r>
      <w:r w:rsidR="007E2FAA">
        <w:rPr>
          <w:lang w:val="en-US"/>
        </w:rPr>
        <w:t>2.7.6</w:t>
      </w:r>
      <w:r w:rsidR="007E1D7E" w:rsidRPr="00752797">
        <w:rPr>
          <w:lang w:val="en-US"/>
        </w:rPr>
        <w:fldChar w:fldCharType="end"/>
      </w:r>
      <w:r w:rsidRPr="00752797">
        <w:rPr>
          <w:lang w:val="en-US"/>
        </w:rPr>
        <w:t xml:space="preserve">) will be calculated </w:t>
      </w:r>
    </w:p>
    <w:p w:rsidR="009F2210" w:rsidRPr="00752797" w:rsidRDefault="009F2210" w:rsidP="009F2210">
      <w:pPr>
        <w:pStyle w:val="Heading4"/>
        <w:jc w:val="both"/>
        <w:rPr>
          <w:lang w:val="en-US"/>
        </w:rPr>
      </w:pPr>
      <w:r w:rsidRPr="00752797">
        <w:rPr>
          <w:lang w:val="en-US"/>
        </w:rPr>
        <w:t>Soulsby-Van Rijn</w:t>
      </w:r>
    </w:p>
    <w:p w:rsidR="009F2210" w:rsidRPr="00752797" w:rsidRDefault="009F2210" w:rsidP="009F2210">
      <w:pPr>
        <w:rPr>
          <w:lang w:val="en-US"/>
        </w:rPr>
      </w:pPr>
      <w:r w:rsidRPr="00752797">
        <w:rPr>
          <w:lang w:val="en-US"/>
        </w:rPr>
        <w:t xml:space="preserve">The first possible sediment transport formulation are the Soulsby-Van Rijn equations (keyword: </w:t>
      </w:r>
      <w:r w:rsidRPr="00752797">
        <w:rPr>
          <w:i/>
          <w:lang w:val="en-US"/>
        </w:rPr>
        <w:t>form = soulsby_vanrijn</w:t>
      </w:r>
      <w:r w:rsidRPr="00752797">
        <w:rPr>
          <w:lang w:val="en-US"/>
        </w:rPr>
        <w:t>) (Soulsby, 1997; van Rijn, 1984). The equilibrium sediment concentrations are calculated according to:</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90"/>
          <w:lang w:val="en-US"/>
        </w:rPr>
        <w:object w:dxaOrig="3980" w:dyaOrig="1920">
          <v:shape id="_x0000_i1126" type="#_x0000_t75" style="width:200.1pt;height:96.3pt" o:ole="">
            <v:imagedata r:id="rId236" o:title=""/>
          </v:shape>
          <o:OLEObject Type="Embed" ProgID="Equation.DSMT4" ShapeID="_x0000_i1126" DrawAspect="Content" ObjectID="_1490184699" r:id="rId23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89</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For which the bed load and suspended load coefficients are calculated with: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5060" w:dyaOrig="800">
          <v:shape id="_x0000_i1127" type="#_x0000_t75" style="width:252.45pt;height:41.15pt" o:ole="">
            <v:imagedata r:id="rId238" o:title=""/>
          </v:shape>
          <o:OLEObject Type="Embed" ProgID="Equation.DSMT4" ShapeID="_x0000_i1127" DrawAspect="Content" ObjectID="_1490184700" r:id="rId23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90</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r w:rsidRPr="00752797">
        <w:rPr>
          <w:lang w:val="en-US"/>
        </w:rPr>
        <w:lastRenderedPageBreak/>
        <w:t xml:space="preserve">In which the dimensionless sediment diameter (D*) can be calculated with the following formulation. The </w:t>
      </w:r>
      <w:r w:rsidRPr="00752797">
        <w:rPr>
          <w:i/>
          <w:lang w:val="en-US"/>
        </w:rPr>
        <w:t>v</w:t>
      </w:r>
      <w:r w:rsidRPr="00752797">
        <w:rPr>
          <w:lang w:val="en-US"/>
        </w:rPr>
        <w:t xml:space="preserve"> is the kinematic viscosity based on the expression of Van Rijn and is a function of the water temperature. XBeach assumes a constant temperature of 20 degrees Celsius, this result in a constant kinematic viscosity of 10</w:t>
      </w:r>
      <w:r w:rsidRPr="00752797">
        <w:rPr>
          <w:vertAlign w:val="superscript"/>
          <w:lang w:val="en-US"/>
        </w:rPr>
        <w:t>-6</w:t>
      </w:r>
      <w:r w:rsidRPr="00752797">
        <w:rPr>
          <w:lang w:val="en-US"/>
        </w:rPr>
        <w:t xml:space="preserve"> m</w:t>
      </w:r>
      <w:r w:rsidRPr="00752797">
        <w:rPr>
          <w:vertAlign w:val="superscript"/>
          <w:lang w:val="en-US"/>
        </w:rPr>
        <w:t>2</w:t>
      </w:r>
      <w:r w:rsidRPr="00752797">
        <w:rPr>
          <w:lang w:val="en-US"/>
        </w:rPr>
        <w:t>/s.</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8"/>
          <w:lang w:val="en-US"/>
        </w:rPr>
        <w:object w:dxaOrig="1660" w:dyaOrig="740">
          <v:shape id="_x0000_i1128" type="#_x0000_t75" style="width:84.15pt;height:34.6pt" o:ole="">
            <v:imagedata r:id="rId240" o:title=""/>
          </v:shape>
          <o:OLEObject Type="Embed" ProgID="Equation.DSMT4" ShapeID="_x0000_i1128" DrawAspect="Content" ObjectID="_1490184701" r:id="rId24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91</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The critical velocity (</w:t>
      </w:r>
      <w:r w:rsidRPr="00752797">
        <w:rPr>
          <w:i/>
          <w:lang w:val="en-US"/>
        </w:rPr>
        <w:t>U</w:t>
      </w:r>
      <w:r w:rsidRPr="00752797">
        <w:rPr>
          <w:i/>
          <w:vertAlign w:val="subscript"/>
          <w:lang w:val="en-US"/>
        </w:rPr>
        <w:t>cr</w:t>
      </w:r>
      <w:r w:rsidRPr="00752797">
        <w:rPr>
          <w:lang w:val="en-US"/>
        </w:rPr>
        <w:t>) defines at which depth averaged velocity sediment motion is initiated:</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72"/>
          <w:lang w:val="en-US"/>
        </w:rPr>
        <w:object w:dxaOrig="4420" w:dyaOrig="1560">
          <v:shape id="_x0000_i1129" type="#_x0000_t75" style="width:222.55pt;height:77.6pt" o:ole="">
            <v:imagedata r:id="rId242" o:title=""/>
          </v:shape>
          <o:OLEObject Type="Embed" ProgID="Equation.DSMT4" ShapeID="_x0000_i1129" DrawAspect="Content" ObjectID="_1490184702" r:id="rId24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92</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Finally the drag coefficient (</w:t>
      </w:r>
      <w:r w:rsidRPr="00752797">
        <w:rPr>
          <w:i/>
          <w:lang w:val="en-US"/>
        </w:rPr>
        <w:t>C</w:t>
      </w:r>
      <w:r w:rsidRPr="00752797">
        <w:rPr>
          <w:i/>
          <w:vertAlign w:val="subscript"/>
          <w:lang w:val="en-US"/>
        </w:rPr>
        <w:t>d</w:t>
      </w:r>
      <w:r w:rsidRPr="00752797">
        <w:rPr>
          <w:lang w:val="en-US"/>
        </w:rPr>
        <w:t xml:space="preserve">) is calculated with equation </w:t>
      </w:r>
      <w:r w:rsidR="007E1D7E" w:rsidRPr="00752797">
        <w:rPr>
          <w:lang w:val="en-US"/>
        </w:rPr>
        <w:fldChar w:fldCharType="begin"/>
      </w:r>
      <w:r w:rsidRPr="00752797">
        <w:rPr>
          <w:lang w:val="en-US"/>
        </w:rPr>
        <w:instrText xml:space="preserve"> GOTOBUTTON ZEqnNum280790  \* MERGEFORMAT </w:instrText>
      </w:r>
      <w:r w:rsidR="007E1D7E" w:rsidRPr="00752797">
        <w:rPr>
          <w:lang w:val="en-US"/>
        </w:rPr>
        <w:fldChar w:fldCharType="begin"/>
      </w:r>
      <w:r w:rsidRPr="00752797">
        <w:rPr>
          <w:lang w:val="en-US"/>
        </w:rPr>
        <w:instrText xml:space="preserve"> REF ZEqnNum280790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2</w:instrText>
      </w:r>
      <w:r w:rsidR="007E2FAA" w:rsidRPr="00752797">
        <w:rPr>
          <w:lang w:val="en-US"/>
        </w:rPr>
        <w:instrText>.</w:instrText>
      </w:r>
      <w:r w:rsidR="007E2FAA" w:rsidRPr="00055F7E">
        <w:rPr>
          <w:lang w:val="en-US"/>
        </w:rPr>
        <w:instrText>93</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 drag coefficient is used to determine the equilibrium sediment concentrations. On top of that Souslby (1997) gives a relation between the bed shear stress of the depth-averaged current speed. </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70"/>
          <w:lang w:val="en-US"/>
        </w:rPr>
        <w:object w:dxaOrig="2960" w:dyaOrig="1560">
          <v:shape id="_x0000_i1130" type="#_x0000_t75" style="width:148.7pt;height:77.6pt" o:ole="">
            <v:imagedata r:id="rId244" o:title=""/>
          </v:shape>
          <o:OLEObject Type="Embed" ProgID="Equation.DSMT4" ShapeID="_x0000_i1130" DrawAspect="Content" ObjectID="_1490184703" r:id="rId24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67" w:name="ZEqnNum280790"/>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93</w:instrText>
        </w:r>
      </w:fldSimple>
      <w:r w:rsidRPr="00752797">
        <w:rPr>
          <w:lang w:val="en-US"/>
        </w:rPr>
        <w:instrText>)</w:instrText>
      </w:r>
      <w:bookmarkEnd w:id="167"/>
      <w:r w:rsidR="007E1D7E" w:rsidRPr="00752797">
        <w:rPr>
          <w:lang w:val="en-US"/>
        </w:rPr>
        <w:fldChar w:fldCharType="end"/>
      </w:r>
    </w:p>
    <w:p w:rsidR="009F2210" w:rsidRPr="00752797" w:rsidRDefault="009F2210" w:rsidP="009F2210">
      <w:pPr>
        <w:rPr>
          <w:lang w:val="en-US"/>
        </w:rPr>
      </w:pPr>
    </w:p>
    <w:p w:rsidR="009F2210" w:rsidRPr="00752797" w:rsidRDefault="009F2210" w:rsidP="00AA1803">
      <w:pPr>
        <w:rPr>
          <w:lang w:val="en-US"/>
        </w:rPr>
      </w:pPr>
      <w:r w:rsidRPr="00752797">
        <w:rPr>
          <w:lang w:val="en-US"/>
        </w:rPr>
        <w:t xml:space="preserve">In this equation z0 is used for the bed roughness length and is used as zero flow velocity level in the formulation of the sediment concentration. In XBeach this is a fixed value (keyword: z0), but Soulsby (1997) argues there is a relation between the Nikuradse and kinematic viscosity.  </w:t>
      </w:r>
      <w:r w:rsidRPr="00752797">
        <w:rPr>
          <w:position w:val="-6"/>
          <w:lang w:val="en-US"/>
        </w:rPr>
        <w:object w:dxaOrig="100" w:dyaOrig="100">
          <v:shape id="_x0000_i1131" type="#_x0000_t75" style="width:5.6pt;height:5.6pt" o:ole="">
            <v:imagedata r:id="rId246" o:title=""/>
          </v:shape>
          <o:OLEObject Type="Embed" ProgID="Equation.DSMT4" ShapeID="_x0000_i1131" DrawAspect="Content" ObjectID="_1490184704" r:id="rId247"/>
        </w:object>
      </w:r>
      <w:r w:rsidRPr="00752797">
        <w:rPr>
          <w:lang w:val="en-US"/>
        </w:rPr>
        <w:t xml:space="preserve"> </w:t>
      </w:r>
      <w:r w:rsidRPr="00752797">
        <w:rPr>
          <w:lang w:val="en-US"/>
        </w:rPr>
        <w:tab/>
      </w:r>
    </w:p>
    <w:p w:rsidR="009F2210" w:rsidRPr="00752797" w:rsidRDefault="009F2210" w:rsidP="009F2210">
      <w:pPr>
        <w:pStyle w:val="Heading4"/>
        <w:jc w:val="both"/>
        <w:rPr>
          <w:lang w:val="en-US"/>
        </w:rPr>
      </w:pPr>
      <w:r w:rsidRPr="00752797">
        <w:rPr>
          <w:lang w:val="en-US"/>
        </w:rPr>
        <w:t>Van Thiel-Van Rijn</w:t>
      </w:r>
    </w:p>
    <w:p w:rsidR="009F2210" w:rsidRPr="00752797" w:rsidRDefault="009F2210" w:rsidP="009F2210">
      <w:pPr>
        <w:rPr>
          <w:lang w:val="en-US"/>
        </w:rPr>
      </w:pPr>
      <w:r w:rsidRPr="00D826E0">
        <w:t>The second possible sediment</w:t>
      </w:r>
      <w:r w:rsidR="00D5585B" w:rsidRPr="00D826E0">
        <w:t xml:space="preserve"> transport formulation are the </w:t>
      </w:r>
      <w:r w:rsidRPr="00D826E0">
        <w:t xml:space="preserve">Van Thiel-Van Rijn transport equations (keyword: </w:t>
      </w:r>
      <w:r w:rsidRPr="00D826E0">
        <w:rPr>
          <w:i/>
        </w:rPr>
        <w:t>form = vanthiel_vanrijn</w:t>
      </w:r>
      <w:r w:rsidRPr="00D826E0">
        <w:t xml:space="preserve">) (van Rijn, 2007; van Thiel de Vries, 2009). </w:t>
      </w:r>
      <w:r w:rsidRPr="00752797">
        <w:rPr>
          <w:lang w:val="en-US"/>
        </w:rPr>
        <w:t>The major difference between the Soulsby – Van Rijn equations is twofold. First of all, there is no drag coefficient calculated anymore and secondly the critical velocity is determined by calculating separately the critical velocity for currents (</w:t>
      </w:r>
      <w:r w:rsidRPr="00752797">
        <w:rPr>
          <w:i/>
          <w:lang w:val="en-US"/>
        </w:rPr>
        <w:t>U</w:t>
      </w:r>
      <w:r w:rsidRPr="00752797">
        <w:rPr>
          <w:i/>
          <w:vertAlign w:val="subscript"/>
          <w:lang w:val="en-US"/>
        </w:rPr>
        <w:t>crc</w:t>
      </w:r>
      <w:r w:rsidRPr="00752797">
        <w:rPr>
          <w:lang w:val="en-US"/>
        </w:rPr>
        <w:t>) according to Shields (1936) and for waves (</w:t>
      </w:r>
      <w:r w:rsidRPr="00752797">
        <w:rPr>
          <w:i/>
          <w:lang w:val="en-US"/>
        </w:rPr>
        <w:t>U</w:t>
      </w:r>
      <w:r w:rsidRPr="00752797">
        <w:rPr>
          <w:i/>
          <w:vertAlign w:val="subscript"/>
          <w:lang w:val="en-US"/>
        </w:rPr>
        <w:t>crw</w:t>
      </w:r>
      <w:r w:rsidRPr="00752797">
        <w:rPr>
          <w:lang w:val="en-US"/>
        </w:rPr>
        <w:t>) according to Komen and Miller (1975).</w:t>
      </w:r>
    </w:p>
    <w:p w:rsidR="009F2210" w:rsidRPr="00752797" w:rsidRDefault="009F2210" w:rsidP="009F2210">
      <w:pPr>
        <w:rPr>
          <w:lang w:val="en-US"/>
        </w:rPr>
      </w:pPr>
    </w:p>
    <w:p w:rsidR="009F2210" w:rsidRPr="00752797" w:rsidRDefault="009F2210" w:rsidP="009F2210">
      <w:pPr>
        <w:rPr>
          <w:lang w:val="en-US"/>
        </w:rPr>
      </w:pPr>
      <w:r w:rsidRPr="00752797">
        <w:rPr>
          <w:lang w:val="en-US"/>
        </w:rPr>
        <w:t>The equilibrium sediment concentrations are calculated according to</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58"/>
          <w:lang w:val="en-US"/>
        </w:rPr>
        <w:object w:dxaOrig="3660" w:dyaOrig="1280">
          <v:shape id="_x0000_i1132" type="#_x0000_t75" style="width:183.25pt;height:63.6pt" o:ole="">
            <v:imagedata r:id="rId248" o:title=""/>
          </v:shape>
          <o:OLEObject Type="Embed" ProgID="Equation.DSMT4" ShapeID="_x0000_i1132" DrawAspect="Content" ObjectID="_1490184705" r:id="rId24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94</w:instrText>
        </w:r>
      </w:fldSimple>
      <w:r w:rsidRPr="00752797">
        <w:rPr>
          <w:lang w:val="en-US"/>
        </w:rPr>
        <w:instrText>)</w:instrText>
      </w:r>
      <w:r w:rsidR="007E1D7E" w:rsidRPr="00752797">
        <w:rPr>
          <w:lang w:val="en-US"/>
        </w:rPr>
        <w:fldChar w:fldCharType="end"/>
      </w:r>
    </w:p>
    <w:p w:rsidR="00AA1803" w:rsidRPr="00752797" w:rsidRDefault="00AA1803" w:rsidP="00AA1803">
      <w:pPr>
        <w:rPr>
          <w:lang w:val="en-US"/>
        </w:rPr>
      </w:pPr>
    </w:p>
    <w:p w:rsidR="009F2210" w:rsidRPr="00752797" w:rsidRDefault="009F2210" w:rsidP="009F2210">
      <w:pPr>
        <w:rPr>
          <w:lang w:val="en-US"/>
        </w:rPr>
      </w:pPr>
      <w:r w:rsidRPr="00752797">
        <w:rPr>
          <w:lang w:val="en-US"/>
        </w:rPr>
        <w:lastRenderedPageBreak/>
        <w:t>For which the bed-load and suspended load coefficient are calculated with: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6"/>
          <w:lang w:val="en-US"/>
        </w:rPr>
        <w:object w:dxaOrig="4959" w:dyaOrig="840">
          <v:shape id="_x0000_i1133" type="#_x0000_t75" style="width:246.85pt;height:42.1pt" o:ole="">
            <v:imagedata r:id="rId250" o:title=""/>
          </v:shape>
          <o:OLEObject Type="Embed" ProgID="Equation.DSMT4" ShapeID="_x0000_i1133" DrawAspect="Content" ObjectID="_1490184706" r:id="rId25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95</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The critical velocity is computed as weighted summation of the separate contributions by currents and waves (Van Rijn, 2007):</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4860" w:dyaOrig="740">
          <v:shape id="_x0000_i1134" type="#_x0000_t75" style="width:243.1pt;height:36.45pt" o:ole="">
            <v:imagedata r:id="rId252" o:title=""/>
          </v:shape>
          <o:OLEObject Type="Embed" ProgID="Equation.DSMT4" ShapeID="_x0000_i1134" DrawAspect="Content" ObjectID="_1490184707" r:id="rId25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96</w:instrText>
        </w:r>
      </w:fldSimple>
      <w:r w:rsidRPr="00752797">
        <w:rPr>
          <w:lang w:val="en-US"/>
        </w:rPr>
        <w:instrText>)</w:instrText>
      </w:r>
      <w:r w:rsidR="007E1D7E" w:rsidRPr="00752797">
        <w:rPr>
          <w:lang w:val="en-US"/>
        </w:rPr>
        <w:fldChar w:fldCharType="end"/>
      </w:r>
    </w:p>
    <w:p w:rsidR="009F2210" w:rsidRPr="00752797" w:rsidRDefault="009F2210" w:rsidP="009F2210">
      <w:pPr>
        <w:spacing w:line="240" w:lineRule="auto"/>
        <w:rPr>
          <w:lang w:val="en-US"/>
        </w:rPr>
      </w:pPr>
    </w:p>
    <w:p w:rsidR="009F2210" w:rsidRPr="00752797" w:rsidRDefault="009F2210" w:rsidP="009F2210">
      <w:pPr>
        <w:rPr>
          <w:lang w:val="en-US"/>
        </w:rPr>
      </w:pPr>
      <w:r w:rsidRPr="00752797">
        <w:rPr>
          <w:lang w:val="en-US"/>
        </w:rPr>
        <w:t>The critical velocity for currents is based on Shields (1936):</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116"/>
          <w:lang w:val="en-US"/>
        </w:rPr>
        <w:object w:dxaOrig="4720" w:dyaOrig="2439">
          <v:shape id="_x0000_i1135" type="#_x0000_t75" style="width:236.55pt;height:121.55pt" o:ole="">
            <v:imagedata r:id="rId254" o:title=""/>
          </v:shape>
          <o:OLEObject Type="Embed" ProgID="Equation.DSMT4" ShapeID="_x0000_i1135" DrawAspect="Content" ObjectID="_1490184708" r:id="rId25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97</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The critical velocity for waves is based on Komer and Miller (1975):</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44"/>
          <w:lang w:val="en-US"/>
        </w:rPr>
        <w:object w:dxaOrig="5319" w:dyaOrig="999">
          <v:shape id="_x0000_i1136" type="#_x0000_t75" style="width:265.55pt;height:50.5pt" o:ole="">
            <v:imagedata r:id="rId256" o:title=""/>
          </v:shape>
          <o:OLEObject Type="Embed" ProgID="Equation.DSMT4" ShapeID="_x0000_i1136" DrawAspect="Content" ObjectID="_1490184709" r:id="rId25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98</w:instrText>
        </w:r>
      </w:fldSimple>
      <w:r w:rsidRPr="00752797">
        <w:rPr>
          <w:lang w:val="en-US"/>
        </w:rPr>
        <w:instrText>)</w:instrText>
      </w:r>
      <w:r w:rsidR="007E1D7E" w:rsidRPr="00752797">
        <w:rPr>
          <w:lang w:val="en-US"/>
        </w:rPr>
        <w:fldChar w:fldCharType="end"/>
      </w:r>
    </w:p>
    <w:p w:rsidR="009F2210" w:rsidRPr="00752797" w:rsidRDefault="009F2210" w:rsidP="009F2210">
      <w:pPr>
        <w:pStyle w:val="Heading3"/>
        <w:jc w:val="both"/>
        <w:rPr>
          <w:lang w:val="en-US"/>
        </w:rPr>
      </w:pPr>
      <w:bookmarkStart w:id="168" w:name="_Toc412623834"/>
      <w:bookmarkStart w:id="169" w:name="_Toc413853410"/>
      <w:r w:rsidRPr="00752797">
        <w:rPr>
          <w:lang w:val="en-US"/>
        </w:rPr>
        <w:t>Effects of wave nonlinearity</w:t>
      </w:r>
      <w:bookmarkEnd w:id="168"/>
      <w:bookmarkEnd w:id="169"/>
      <w:r w:rsidRPr="00752797">
        <w:rPr>
          <w:lang w:val="en-US"/>
        </w:rPr>
        <w:t xml:space="preserve"> </w:t>
      </w:r>
    </w:p>
    <w:p w:rsidR="009F2210" w:rsidRPr="00752797" w:rsidRDefault="009F2210" w:rsidP="009F2210">
      <w:pPr>
        <w:rPr>
          <w:szCs w:val="21"/>
          <w:lang w:val="en-US"/>
        </w:rPr>
      </w:pPr>
      <w:r w:rsidRPr="00752797">
        <w:rPr>
          <w:szCs w:val="21"/>
          <w:lang w:val="en-US"/>
        </w:rPr>
        <w:t>Effects of wave skewness and asymmetry are accounted for in the advection-diffusion equation, repeated here:</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68"/>
          <w:szCs w:val="21"/>
          <w:lang w:val="en-US"/>
        </w:rPr>
        <w:object w:dxaOrig="4720" w:dyaOrig="1480">
          <v:shape id="_x0000_i1137" type="#_x0000_t75" style="width:236.55pt;height:72.95pt" o:ole="">
            <v:imagedata r:id="rId258" o:title=""/>
          </v:shape>
          <o:OLEObject Type="Embed" ProgID="Equation.DSMT4" ShapeID="_x0000_i1137" DrawAspect="Content" ObjectID="_1490184710" r:id="rId259"/>
        </w:object>
      </w:r>
      <w:r w:rsidRPr="00752797">
        <w:rPr>
          <w:szCs w:val="21"/>
          <w:lang w:val="en-US"/>
        </w:rPr>
        <w:t xml:space="preserve"> </w:t>
      </w:r>
      <w:r w:rsidRPr="00752797">
        <w:rPr>
          <w:szCs w:val="21"/>
          <w:lang w:val="en-US"/>
        </w:rPr>
        <w:tab/>
      </w:r>
      <w:r w:rsidR="007E1D7E" w:rsidRPr="00752797">
        <w:rPr>
          <w:szCs w:val="21"/>
          <w:lang w:val="en-US"/>
        </w:rPr>
        <w:fldChar w:fldCharType="begin"/>
      </w:r>
      <w:r w:rsidRPr="00752797">
        <w:rPr>
          <w:szCs w:val="21"/>
          <w:lang w:val="en-US"/>
        </w:rPr>
        <w:instrText xml:space="preserve"> MACROBUTTON MTPlaceRef \* MERGEFORMAT </w:instrText>
      </w:r>
      <w:r w:rsidR="007E1D7E" w:rsidRPr="00752797">
        <w:rPr>
          <w:szCs w:val="21"/>
          <w:lang w:val="en-US"/>
        </w:rPr>
        <w:fldChar w:fldCharType="begin"/>
      </w:r>
      <w:r w:rsidRPr="00752797">
        <w:rPr>
          <w:szCs w:val="21"/>
          <w:lang w:val="en-US"/>
        </w:rPr>
        <w:instrText xml:space="preserve"> SEQ MTEqn \h \* MERGEFORMAT </w:instrText>
      </w:r>
      <w:r w:rsidR="007E1D7E" w:rsidRPr="00752797">
        <w:rPr>
          <w:szCs w:val="21"/>
          <w:lang w:val="en-US"/>
        </w:rPr>
        <w:fldChar w:fldCharType="end"/>
      </w:r>
      <w:r w:rsidRPr="00752797">
        <w:rPr>
          <w:szCs w:val="21"/>
          <w:lang w:val="en-US"/>
        </w:rPr>
        <w:instrText>(</w:instrText>
      </w:r>
      <w:fldSimple w:instr=" SEQ MTSec \c \* Arabic \* MERGEFORMAT ">
        <w:r w:rsidR="007E2FAA" w:rsidRPr="007E2FAA">
          <w:rPr>
            <w:noProof/>
            <w:szCs w:val="21"/>
            <w:lang w:val="en-US"/>
          </w:rPr>
          <w:instrText>2</w:instrText>
        </w:r>
      </w:fldSimple>
      <w:r w:rsidRPr="00752797">
        <w:rPr>
          <w:szCs w:val="21"/>
          <w:lang w:val="en-US"/>
        </w:rPr>
        <w:instrText>.</w:instrText>
      </w:r>
      <w:fldSimple w:instr=" SEQ MTEqn \c \* Arabic \* MERGEFORMAT ">
        <w:r w:rsidR="007E2FAA" w:rsidRPr="007E2FAA">
          <w:rPr>
            <w:noProof/>
            <w:szCs w:val="21"/>
            <w:lang w:val="en-US"/>
          </w:rPr>
          <w:instrText>99</w:instrText>
        </w:r>
      </w:fldSimple>
      <w:r w:rsidRPr="00752797">
        <w:rPr>
          <w:szCs w:val="21"/>
          <w:lang w:val="en-US"/>
        </w:rPr>
        <w:instrText>)</w:instrText>
      </w:r>
      <w:r w:rsidR="007E1D7E" w:rsidRPr="00752797">
        <w:rPr>
          <w:szCs w:val="21"/>
          <w:lang w:val="en-US"/>
        </w:rPr>
        <w:fldChar w:fldCharType="end"/>
      </w:r>
    </w:p>
    <w:p w:rsidR="009F2210" w:rsidRPr="00752797" w:rsidRDefault="009F2210" w:rsidP="009F2210">
      <w:pPr>
        <w:rPr>
          <w:szCs w:val="21"/>
          <w:lang w:val="en-US"/>
        </w:rPr>
      </w:pPr>
    </w:p>
    <w:p w:rsidR="009F2210" w:rsidRPr="00752797" w:rsidRDefault="009F2210" w:rsidP="009F2210">
      <w:pPr>
        <w:rPr>
          <w:szCs w:val="21"/>
          <w:lang w:val="en-US"/>
        </w:rPr>
      </w:pPr>
      <w:r w:rsidRPr="00752797">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752797">
        <w:rPr>
          <w:i/>
          <w:szCs w:val="21"/>
          <w:lang w:val="en-US"/>
        </w:rPr>
        <w:t>u</w:t>
      </w:r>
      <w:r w:rsidRPr="00752797">
        <w:rPr>
          <w:i/>
          <w:szCs w:val="21"/>
          <w:vertAlign w:val="subscript"/>
          <w:lang w:val="en-US"/>
        </w:rPr>
        <w:t>a</w:t>
      </w:r>
      <w:r w:rsidRPr="00752797">
        <w:rPr>
          <w:szCs w:val="21"/>
          <w:lang w:val="en-US"/>
        </w:rPr>
        <w:t xml:space="preserve"> is calculated as function of wave skewness (</w:t>
      </w:r>
      <w:r w:rsidRPr="00752797">
        <w:rPr>
          <w:i/>
          <w:szCs w:val="21"/>
          <w:lang w:val="en-US"/>
        </w:rPr>
        <w:t>S</w:t>
      </w:r>
      <w:r w:rsidRPr="00752797">
        <w:rPr>
          <w:i/>
          <w:szCs w:val="21"/>
          <w:vertAlign w:val="subscript"/>
          <w:lang w:val="en-US"/>
        </w:rPr>
        <w:t>k</w:t>
      </w:r>
      <w:r w:rsidRPr="00752797">
        <w:rPr>
          <w:szCs w:val="21"/>
          <w:lang w:val="en-US"/>
        </w:rPr>
        <w:t>), wave asymmetry parameter (</w:t>
      </w:r>
      <w:r w:rsidRPr="00752797">
        <w:rPr>
          <w:i/>
          <w:szCs w:val="21"/>
          <w:lang w:val="en-US"/>
        </w:rPr>
        <w:t>A</w:t>
      </w:r>
      <w:r w:rsidRPr="00752797">
        <w:rPr>
          <w:i/>
          <w:szCs w:val="21"/>
          <w:vertAlign w:val="subscript"/>
          <w:lang w:val="en-US"/>
        </w:rPr>
        <w:t>s</w:t>
      </w:r>
      <w:r w:rsidRPr="00752797">
        <w:rPr>
          <w:szCs w:val="21"/>
          <w:lang w:val="en-US"/>
        </w:rPr>
        <w:t xml:space="preserve">), root-mean square velocity </w:t>
      </w:r>
      <w:r w:rsidRPr="00752797">
        <w:rPr>
          <w:i/>
          <w:szCs w:val="21"/>
          <w:lang w:val="en-US"/>
        </w:rPr>
        <w:t>u</w:t>
      </w:r>
      <w:r w:rsidRPr="00752797">
        <w:rPr>
          <w:i/>
          <w:szCs w:val="21"/>
          <w:vertAlign w:val="subscript"/>
          <w:lang w:val="en-US"/>
        </w:rPr>
        <w:t>rms</w:t>
      </w:r>
      <w:r w:rsidRPr="00752797">
        <w:rPr>
          <w:szCs w:val="21"/>
          <w:lang w:val="en-US"/>
        </w:rPr>
        <w:t xml:space="preserve"> and two calibration factor </w:t>
      </w:r>
      <w:r w:rsidRPr="00752797">
        <w:rPr>
          <w:i/>
          <w:szCs w:val="21"/>
          <w:lang w:val="en-US"/>
        </w:rPr>
        <w:t>f</w:t>
      </w:r>
      <w:r w:rsidRPr="00752797">
        <w:rPr>
          <w:i/>
          <w:szCs w:val="21"/>
          <w:vertAlign w:val="subscript"/>
          <w:lang w:val="en-US"/>
        </w:rPr>
        <w:t>Sk</w:t>
      </w:r>
      <w:r w:rsidRPr="00752797">
        <w:rPr>
          <w:szCs w:val="21"/>
          <w:lang w:val="en-US"/>
        </w:rPr>
        <w:t xml:space="preserve"> and</w:t>
      </w:r>
      <w:r w:rsidRPr="00752797">
        <w:rPr>
          <w:i/>
          <w:szCs w:val="21"/>
          <w:lang w:val="en-US"/>
        </w:rPr>
        <w:t xml:space="preserve"> f</w:t>
      </w:r>
      <w:r w:rsidRPr="00752797">
        <w:rPr>
          <w:i/>
          <w:szCs w:val="21"/>
          <w:vertAlign w:val="subscript"/>
          <w:lang w:val="en-US"/>
        </w:rPr>
        <w:t>As</w:t>
      </w:r>
      <w:r w:rsidRPr="00752797">
        <w:rPr>
          <w:szCs w:val="21"/>
          <w:lang w:val="en-US"/>
        </w:rPr>
        <w:t xml:space="preserve"> (keyword: </w:t>
      </w:r>
      <w:r w:rsidRPr="00752797">
        <w:rPr>
          <w:i/>
          <w:szCs w:val="21"/>
          <w:lang w:val="en-US"/>
        </w:rPr>
        <w:t>facSk &amp; facAs</w:t>
      </w:r>
      <w:r w:rsidRPr="00752797">
        <w:rPr>
          <w:szCs w:val="21"/>
          <w:lang w:val="en-US"/>
        </w:rPr>
        <w:t xml:space="preserve">), see equation </w:t>
      </w:r>
      <w:r w:rsidR="007E1D7E" w:rsidRPr="00752797">
        <w:rPr>
          <w:szCs w:val="21"/>
          <w:lang w:val="en-US"/>
        </w:rPr>
        <w:fldChar w:fldCharType="begin"/>
      </w:r>
      <w:r w:rsidRPr="00752797">
        <w:rPr>
          <w:szCs w:val="21"/>
          <w:lang w:val="en-US"/>
        </w:rPr>
        <w:instrText xml:space="preserve"> GOTOBUTTON ZEqnNum326040  \* MERGEFORMAT </w:instrText>
      </w:r>
      <w:r w:rsidR="007E1D7E" w:rsidRPr="00752797">
        <w:rPr>
          <w:szCs w:val="21"/>
          <w:lang w:val="en-US"/>
        </w:rPr>
        <w:fldChar w:fldCharType="begin"/>
      </w:r>
      <w:r w:rsidRPr="00752797">
        <w:rPr>
          <w:szCs w:val="21"/>
          <w:lang w:val="en-US"/>
        </w:rPr>
        <w:instrText xml:space="preserve"> REF ZEqnNum326040 \* Charformat \! \* MERGEFORMAT </w:instrText>
      </w:r>
      <w:r w:rsidR="007E1D7E" w:rsidRPr="00752797">
        <w:rPr>
          <w:szCs w:val="21"/>
          <w:lang w:val="en-US"/>
        </w:rPr>
        <w:fldChar w:fldCharType="separate"/>
      </w:r>
      <w:r w:rsidR="007E2FAA" w:rsidRPr="00752797">
        <w:rPr>
          <w:szCs w:val="21"/>
          <w:lang w:val="en-US"/>
        </w:rPr>
        <w:instrText>(</w:instrText>
      </w:r>
      <w:r w:rsidR="007E2FAA" w:rsidRPr="00055F7E">
        <w:rPr>
          <w:szCs w:val="21"/>
          <w:lang w:val="en-US"/>
        </w:rPr>
        <w:instrText>2</w:instrText>
      </w:r>
      <w:r w:rsidR="007E2FAA" w:rsidRPr="00752797">
        <w:rPr>
          <w:szCs w:val="21"/>
          <w:lang w:val="en-US"/>
        </w:rPr>
        <w:instrText>.</w:instrText>
      </w:r>
      <w:r w:rsidR="007E2FAA" w:rsidRPr="00055F7E">
        <w:rPr>
          <w:szCs w:val="21"/>
          <w:lang w:val="en-US"/>
        </w:rPr>
        <w:instrText>100</w:instrText>
      </w:r>
      <w:r w:rsidR="007E2FAA" w:rsidRPr="00752797">
        <w:rPr>
          <w:szCs w:val="21"/>
          <w:lang w:val="en-US"/>
        </w:rPr>
        <w:instrText>)</w:instrText>
      </w:r>
      <w:r w:rsidR="007E1D7E" w:rsidRPr="00752797">
        <w:rPr>
          <w:szCs w:val="21"/>
          <w:lang w:val="en-US"/>
        </w:rPr>
        <w:fldChar w:fldCharType="end"/>
      </w:r>
      <w:r w:rsidR="007E1D7E" w:rsidRPr="00752797">
        <w:rPr>
          <w:szCs w:val="21"/>
          <w:lang w:val="en-US"/>
        </w:rPr>
        <w:fldChar w:fldCharType="end"/>
      </w:r>
      <w:r w:rsidRPr="00752797">
        <w:rPr>
          <w:szCs w:val="21"/>
          <w:lang w:val="en-US"/>
        </w:rPr>
        <w:t xml:space="preserve">. To set both values one can use the keyword: </w:t>
      </w:r>
      <w:r w:rsidRPr="00752797">
        <w:rPr>
          <w:i/>
          <w:szCs w:val="21"/>
          <w:lang w:val="en-US"/>
        </w:rPr>
        <w:t>facua</w:t>
      </w:r>
      <w:r w:rsidRPr="00752797">
        <w:rPr>
          <w:szCs w:val="21"/>
          <w:lang w:val="en-US"/>
        </w:rPr>
        <w:t xml:space="preserve">. The method to determine the skewness and </w:t>
      </w:r>
      <w:r w:rsidR="00AA1803" w:rsidRPr="00752797">
        <w:rPr>
          <w:szCs w:val="21"/>
          <w:lang w:val="en-US"/>
        </w:rPr>
        <w:t>asymmetry</w:t>
      </w:r>
      <w:r w:rsidRPr="00752797">
        <w:rPr>
          <w:szCs w:val="21"/>
          <w:lang w:val="en-US"/>
        </w:rPr>
        <w:t xml:space="preserve"> is described in section </w:t>
      </w:r>
      <w:r w:rsidR="007E1D7E" w:rsidRPr="00752797">
        <w:rPr>
          <w:szCs w:val="21"/>
          <w:lang w:val="en-US"/>
        </w:rPr>
        <w:fldChar w:fldCharType="begin"/>
      </w:r>
      <w:r w:rsidRPr="00752797">
        <w:rPr>
          <w:szCs w:val="21"/>
          <w:lang w:val="en-US"/>
        </w:rPr>
        <w:instrText xml:space="preserve"> REF _Ref412651014 \r \h </w:instrText>
      </w:r>
      <w:r w:rsidR="007E1D7E" w:rsidRPr="00752797">
        <w:rPr>
          <w:szCs w:val="21"/>
          <w:lang w:val="en-US"/>
        </w:rPr>
      </w:r>
      <w:r w:rsidR="007E1D7E" w:rsidRPr="00752797">
        <w:rPr>
          <w:szCs w:val="21"/>
          <w:lang w:val="en-US"/>
        </w:rPr>
        <w:fldChar w:fldCharType="separate"/>
      </w:r>
      <w:r w:rsidR="007E2FAA">
        <w:rPr>
          <w:szCs w:val="21"/>
          <w:lang w:val="en-US"/>
        </w:rPr>
        <w:t>2.3.4</w:t>
      </w:r>
      <w:r w:rsidR="007E1D7E" w:rsidRPr="00752797">
        <w:rPr>
          <w:szCs w:val="21"/>
          <w:lang w:val="en-US"/>
        </w:rPr>
        <w:fldChar w:fldCharType="end"/>
      </w:r>
      <w:r w:rsidRPr="00752797">
        <w:rPr>
          <w:szCs w:val="21"/>
          <w:lang w:val="en-US"/>
        </w:rPr>
        <w:t xml:space="preserve">. A higher value for </w:t>
      </w:r>
      <w:r w:rsidRPr="00752797">
        <w:rPr>
          <w:i/>
          <w:szCs w:val="21"/>
          <w:lang w:val="en-US"/>
        </w:rPr>
        <w:t>u</w:t>
      </w:r>
      <w:r w:rsidRPr="00752797">
        <w:rPr>
          <w:i/>
          <w:szCs w:val="21"/>
          <w:vertAlign w:val="subscript"/>
          <w:lang w:val="en-US"/>
        </w:rPr>
        <w:t>a</w:t>
      </w:r>
      <w:r w:rsidRPr="00752797">
        <w:rPr>
          <w:szCs w:val="21"/>
          <w:lang w:val="en-US"/>
        </w:rPr>
        <w:t xml:space="preserve"> will simulate a stronger onshore sediment transport component. </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12"/>
          <w:szCs w:val="21"/>
          <w:lang w:val="en-US"/>
        </w:rPr>
        <w:object w:dxaOrig="2280" w:dyaOrig="360">
          <v:shape id="_x0000_i1138" type="#_x0000_t75" style="width:114.1pt;height:17.75pt" o:ole="">
            <v:imagedata r:id="rId260" o:title=""/>
          </v:shape>
          <o:OLEObject Type="Embed" ProgID="Equation.DSMT4" ShapeID="_x0000_i1138" DrawAspect="Content" ObjectID="_1490184711" r:id="rId261"/>
        </w:object>
      </w:r>
      <w:r w:rsidRPr="00752797">
        <w:rPr>
          <w:szCs w:val="21"/>
          <w:lang w:val="en-US"/>
        </w:rPr>
        <w:t xml:space="preserve"> </w:t>
      </w:r>
      <w:r w:rsidRPr="00752797">
        <w:rPr>
          <w:szCs w:val="21"/>
          <w:lang w:val="en-US"/>
        </w:rPr>
        <w:tab/>
      </w:r>
      <w:r w:rsidR="007E1D7E" w:rsidRPr="00752797">
        <w:rPr>
          <w:szCs w:val="21"/>
          <w:lang w:val="en-US"/>
        </w:rPr>
        <w:fldChar w:fldCharType="begin"/>
      </w:r>
      <w:r w:rsidRPr="00752797">
        <w:rPr>
          <w:szCs w:val="21"/>
          <w:lang w:val="en-US"/>
        </w:rPr>
        <w:instrText xml:space="preserve"> MACROBUTTON MTPlaceRef \* MERGEFORMAT </w:instrText>
      </w:r>
      <w:r w:rsidR="007E1D7E" w:rsidRPr="00752797">
        <w:rPr>
          <w:szCs w:val="21"/>
          <w:lang w:val="en-US"/>
        </w:rPr>
        <w:fldChar w:fldCharType="begin"/>
      </w:r>
      <w:r w:rsidRPr="00752797">
        <w:rPr>
          <w:szCs w:val="21"/>
          <w:lang w:val="en-US"/>
        </w:rPr>
        <w:instrText xml:space="preserve"> SEQ MTEqn \h \* MERGEFORMAT </w:instrText>
      </w:r>
      <w:r w:rsidR="007E1D7E" w:rsidRPr="00752797">
        <w:rPr>
          <w:szCs w:val="21"/>
          <w:lang w:val="en-US"/>
        </w:rPr>
        <w:fldChar w:fldCharType="end"/>
      </w:r>
      <w:bookmarkStart w:id="170" w:name="ZEqnNum326040"/>
      <w:r w:rsidRPr="00752797">
        <w:rPr>
          <w:szCs w:val="21"/>
          <w:lang w:val="en-US"/>
        </w:rPr>
        <w:instrText>(</w:instrText>
      </w:r>
      <w:fldSimple w:instr=" SEQ MTSec \c \* Arabic \* MERGEFORMAT ">
        <w:r w:rsidR="007E2FAA" w:rsidRPr="007E2FAA">
          <w:rPr>
            <w:noProof/>
            <w:szCs w:val="21"/>
            <w:lang w:val="en-US"/>
          </w:rPr>
          <w:instrText>2</w:instrText>
        </w:r>
      </w:fldSimple>
      <w:r w:rsidRPr="00752797">
        <w:rPr>
          <w:szCs w:val="21"/>
          <w:lang w:val="en-US"/>
        </w:rPr>
        <w:instrText>.</w:instrText>
      </w:r>
      <w:fldSimple w:instr=" SEQ MTEqn \c \* Arabic \* MERGEFORMAT ">
        <w:r w:rsidR="007E2FAA" w:rsidRPr="007E2FAA">
          <w:rPr>
            <w:noProof/>
            <w:szCs w:val="21"/>
            <w:lang w:val="en-US"/>
          </w:rPr>
          <w:instrText>100</w:instrText>
        </w:r>
      </w:fldSimple>
      <w:r w:rsidRPr="00752797">
        <w:rPr>
          <w:szCs w:val="21"/>
          <w:lang w:val="en-US"/>
        </w:rPr>
        <w:instrText>)</w:instrText>
      </w:r>
      <w:bookmarkEnd w:id="170"/>
      <w:r w:rsidR="007E1D7E" w:rsidRPr="00752797">
        <w:rPr>
          <w:szCs w:val="21"/>
          <w:lang w:val="en-US"/>
        </w:rPr>
        <w:fldChar w:fldCharType="end"/>
      </w:r>
    </w:p>
    <w:p w:rsidR="009F2210" w:rsidRPr="00752797" w:rsidRDefault="009F2210" w:rsidP="009F2210">
      <w:pPr>
        <w:pStyle w:val="Heading3"/>
        <w:jc w:val="both"/>
        <w:rPr>
          <w:lang w:val="en-US"/>
        </w:rPr>
      </w:pPr>
      <w:bookmarkStart w:id="171" w:name="_Toc413853411"/>
      <w:r w:rsidRPr="00752797">
        <w:rPr>
          <w:lang w:val="en-US"/>
        </w:rPr>
        <w:t>Hindered erosion by dilatancy</w:t>
      </w:r>
      <w:bookmarkEnd w:id="171"/>
    </w:p>
    <w:p w:rsidR="009F2210" w:rsidRPr="00752797" w:rsidRDefault="009F2210" w:rsidP="009F2210">
      <w:pPr>
        <w:rPr>
          <w:szCs w:val="21"/>
          <w:lang w:val="en-US"/>
        </w:rPr>
      </w:pPr>
      <w:r w:rsidRPr="00752797">
        <w:rPr>
          <w:szCs w:val="21"/>
          <w:lang w:val="en-US"/>
        </w:rPr>
        <w:t>Under overwash and breaching conditions (high flow velocities and large bed level variations in time), dilatancy might hinder the erosion rates (De Vet, 2014). To account for this effect, the theory of Van Rhee (2010) could be applied (keyword</w:t>
      </w:r>
      <w:r w:rsidR="00D5585B" w:rsidRPr="00752797">
        <w:rPr>
          <w:szCs w:val="21"/>
          <w:lang w:val="en-US"/>
        </w:rPr>
        <w:t>:</w:t>
      </w:r>
      <w:r w:rsidRPr="00752797">
        <w:rPr>
          <w:szCs w:val="21"/>
          <w:lang w:val="en-US"/>
        </w:rPr>
        <w:t xml:space="preserve"> </w:t>
      </w:r>
      <w:r w:rsidRPr="00752797">
        <w:rPr>
          <w:i/>
          <w:szCs w:val="21"/>
          <w:lang w:val="en-US"/>
        </w:rPr>
        <w:t>dilatancy = 1</w:t>
      </w:r>
      <w:r w:rsidRPr="00752797">
        <w:rPr>
          <w:szCs w:val="21"/>
          <w:lang w:val="en-US"/>
        </w:rPr>
        <w:t>), reducing the critical Shields parameter at high flow velocities:</w:t>
      </w:r>
    </w:p>
    <w:p w:rsidR="00AA1803" w:rsidRPr="00752797" w:rsidRDefault="00AA1803"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32"/>
          <w:szCs w:val="21"/>
          <w:lang w:val="en-US"/>
        </w:rPr>
        <w:object w:dxaOrig="2920" w:dyaOrig="760">
          <v:shape id="_x0000_i1139" type="#_x0000_t75" style="width:144.95pt;height:35.55pt" o:ole="">
            <v:imagedata r:id="rId262" o:title=""/>
          </v:shape>
          <o:OLEObject Type="Embed" ProgID="Equation.DSMT4" ShapeID="_x0000_i1139" DrawAspect="Content" ObjectID="_1490184712" r:id="rId263"/>
        </w:object>
      </w:r>
      <w:r w:rsidRPr="00752797">
        <w:rPr>
          <w:szCs w:val="21"/>
          <w:lang w:val="en-US"/>
        </w:rPr>
        <w:t xml:space="preserve"> </w:t>
      </w:r>
      <w:r w:rsidRPr="00752797">
        <w:rPr>
          <w:szCs w:val="21"/>
          <w:lang w:val="en-US"/>
        </w:rPr>
        <w:tab/>
      </w:r>
      <w:r w:rsidR="007E1D7E" w:rsidRPr="00752797">
        <w:rPr>
          <w:szCs w:val="21"/>
          <w:lang w:val="en-US"/>
        </w:rPr>
        <w:fldChar w:fldCharType="begin"/>
      </w:r>
      <w:r w:rsidRPr="00752797">
        <w:rPr>
          <w:szCs w:val="21"/>
          <w:lang w:val="en-US"/>
        </w:rPr>
        <w:instrText xml:space="preserve"> MACROBUTTON MTPlaceRef \* MERGEFORMAT </w:instrText>
      </w:r>
      <w:r w:rsidR="007E1D7E" w:rsidRPr="00752797">
        <w:rPr>
          <w:szCs w:val="21"/>
          <w:lang w:val="en-US"/>
        </w:rPr>
        <w:fldChar w:fldCharType="begin"/>
      </w:r>
      <w:r w:rsidRPr="00752797">
        <w:rPr>
          <w:szCs w:val="21"/>
          <w:lang w:val="en-US"/>
        </w:rPr>
        <w:instrText xml:space="preserve"> SEQ MTEqn \h \* MERGEFORMAT </w:instrText>
      </w:r>
      <w:r w:rsidR="007E1D7E" w:rsidRPr="00752797">
        <w:rPr>
          <w:szCs w:val="21"/>
          <w:lang w:val="en-US"/>
        </w:rPr>
        <w:fldChar w:fldCharType="end"/>
      </w:r>
      <w:r w:rsidRPr="00752797">
        <w:rPr>
          <w:szCs w:val="21"/>
          <w:lang w:val="en-US"/>
        </w:rPr>
        <w:instrText>(</w:instrText>
      </w:r>
      <w:fldSimple w:instr=" SEQ MTSec \c \* Arabic \* MERGEFORMAT ">
        <w:r w:rsidR="007E2FAA" w:rsidRPr="007E2FAA">
          <w:rPr>
            <w:noProof/>
            <w:szCs w:val="21"/>
            <w:lang w:val="en-US"/>
          </w:rPr>
          <w:instrText>2</w:instrText>
        </w:r>
      </w:fldSimple>
      <w:r w:rsidRPr="00752797">
        <w:rPr>
          <w:szCs w:val="21"/>
          <w:lang w:val="en-US"/>
        </w:rPr>
        <w:instrText>.</w:instrText>
      </w:r>
      <w:fldSimple w:instr=" SEQ MTEqn \c \* Arabic \* MERGEFORMAT ">
        <w:r w:rsidR="007E2FAA" w:rsidRPr="007E2FAA">
          <w:rPr>
            <w:noProof/>
            <w:szCs w:val="21"/>
            <w:lang w:val="en-US"/>
          </w:rPr>
          <w:instrText>101</w:instrText>
        </w:r>
      </w:fldSimple>
      <w:r w:rsidRPr="00752797">
        <w:rPr>
          <w:szCs w:val="21"/>
          <w:lang w:val="en-US"/>
        </w:rPr>
        <w:instrText>)</w:instrText>
      </w:r>
      <w:r w:rsidR="007E1D7E" w:rsidRPr="00752797">
        <w:rPr>
          <w:szCs w:val="21"/>
          <w:lang w:val="en-US"/>
        </w:rPr>
        <w:fldChar w:fldCharType="end"/>
      </w:r>
    </w:p>
    <w:p w:rsidR="009F2210" w:rsidRPr="00752797" w:rsidRDefault="009F2210" w:rsidP="009F2210">
      <w:pPr>
        <w:spacing w:line="240" w:lineRule="auto"/>
        <w:rPr>
          <w:szCs w:val="21"/>
          <w:lang w:val="en-US"/>
        </w:rPr>
      </w:pPr>
    </w:p>
    <w:p w:rsidR="009F2210" w:rsidRPr="00752797" w:rsidRDefault="009F2210" w:rsidP="00D5585B">
      <w:pPr>
        <w:spacing w:line="240" w:lineRule="auto"/>
        <w:jc w:val="left"/>
        <w:rPr>
          <w:szCs w:val="21"/>
          <w:lang w:val="en-US"/>
        </w:rPr>
      </w:pPr>
      <w:r w:rsidRPr="00752797">
        <w:rPr>
          <w:szCs w:val="21"/>
          <w:lang w:val="en-US"/>
        </w:rPr>
        <w:t xml:space="preserve">In this equation, </w:t>
      </w:r>
      <w:r w:rsidRPr="00752797">
        <w:rPr>
          <w:i/>
          <w:szCs w:val="21"/>
          <w:lang w:val="en-US"/>
        </w:rPr>
        <w:t>v</w:t>
      </w:r>
      <w:r w:rsidRPr="00752797">
        <w:rPr>
          <w:i/>
          <w:szCs w:val="21"/>
          <w:vertAlign w:val="subscript"/>
          <w:lang w:val="en-US"/>
        </w:rPr>
        <w:t>e</w:t>
      </w:r>
      <w:r w:rsidRPr="00752797">
        <w:rPr>
          <w:szCs w:val="21"/>
          <w:lang w:val="en-US"/>
        </w:rPr>
        <w:t xml:space="preserve"> refers to the erosion velocity, </w:t>
      </w:r>
      <w:r w:rsidRPr="00752797">
        <w:rPr>
          <w:i/>
          <w:szCs w:val="21"/>
          <w:lang w:val="en-US"/>
        </w:rPr>
        <w:t>k</w:t>
      </w:r>
      <w:r w:rsidRPr="00752797">
        <w:rPr>
          <w:i/>
          <w:szCs w:val="21"/>
          <w:vertAlign w:val="subscript"/>
          <w:lang w:val="en-US"/>
        </w:rPr>
        <w:t>l</w:t>
      </w:r>
      <w:r w:rsidRPr="00752797">
        <w:rPr>
          <w:szCs w:val="21"/>
          <w:lang w:val="en-US"/>
        </w:rPr>
        <w:t xml:space="preserve"> is the permeability, </w:t>
      </w:r>
      <w:r w:rsidR="00D5585B" w:rsidRPr="00752797">
        <w:rPr>
          <w:i/>
          <w:szCs w:val="21"/>
          <w:lang w:val="en-US"/>
        </w:rPr>
        <w:t>n0</w:t>
      </w:r>
      <w:r w:rsidRPr="00752797">
        <w:rPr>
          <w:szCs w:val="21"/>
          <w:lang w:val="en-US"/>
        </w:rPr>
        <w:t xml:space="preserve"> is the porosity prior</w:t>
      </w:r>
      <w:r w:rsidR="00D5585B" w:rsidRPr="00752797">
        <w:rPr>
          <w:szCs w:val="21"/>
          <w:lang w:val="en-US"/>
        </w:rPr>
        <w:t xml:space="preserve">, </w:t>
      </w:r>
      <w:r w:rsidRPr="00752797">
        <w:rPr>
          <w:i/>
          <w:szCs w:val="21"/>
          <w:lang w:val="en-US"/>
        </w:rPr>
        <w:t>n</w:t>
      </w:r>
      <w:r w:rsidRPr="00752797">
        <w:rPr>
          <w:i/>
          <w:szCs w:val="21"/>
          <w:vertAlign w:val="subscript"/>
          <w:lang w:val="en-US"/>
        </w:rPr>
        <w:t>l</w:t>
      </w:r>
      <w:r w:rsidRPr="00752797">
        <w:rPr>
          <w:szCs w:val="21"/>
          <w:lang w:val="en-US"/>
        </w:rPr>
        <w:t xml:space="preserve"> is the porosity in the sheared zone (keyword </w:t>
      </w:r>
      <w:r w:rsidRPr="00752797">
        <w:rPr>
          <w:i/>
          <w:szCs w:val="21"/>
          <w:lang w:val="en-US"/>
        </w:rPr>
        <w:t>pormax</w:t>
      </w:r>
      <w:r w:rsidRPr="00752797">
        <w:rPr>
          <w:szCs w:val="21"/>
          <w:lang w:val="en-US"/>
        </w:rPr>
        <w:t xml:space="preserve">) and the parameter </w:t>
      </w:r>
      <w:r w:rsidRPr="00752797">
        <w:rPr>
          <w:i/>
          <w:szCs w:val="21"/>
          <w:lang w:val="en-US"/>
        </w:rPr>
        <w:t>A</w:t>
      </w:r>
      <w:r w:rsidRPr="00752797">
        <w:rPr>
          <w:szCs w:val="21"/>
          <w:lang w:val="en-US"/>
        </w:rPr>
        <w:t xml:space="preserve"> (keyword </w:t>
      </w:r>
      <w:r w:rsidRPr="00752797">
        <w:rPr>
          <w:i/>
          <w:szCs w:val="21"/>
          <w:lang w:val="en-US"/>
        </w:rPr>
        <w:t>rheeA</w:t>
      </w:r>
      <w:r w:rsidRPr="00752797">
        <w:rPr>
          <w:szCs w:val="21"/>
          <w:lang w:val="en-US"/>
        </w:rPr>
        <w:t>) is equal to 3/4 for single particles and approximately 1.7 for a continuum.</w:t>
      </w:r>
    </w:p>
    <w:p w:rsidR="009F2210" w:rsidRPr="00752797" w:rsidRDefault="009F2210" w:rsidP="009F2210">
      <w:pPr>
        <w:spacing w:line="240" w:lineRule="auto"/>
        <w:rPr>
          <w:szCs w:val="21"/>
          <w:lang w:val="en-US"/>
        </w:rPr>
      </w:pPr>
    </w:p>
    <w:p w:rsidR="009F2210" w:rsidRPr="00752797" w:rsidRDefault="009F2210" w:rsidP="009F2210">
      <w:pPr>
        <w:spacing w:line="240" w:lineRule="auto"/>
        <w:rPr>
          <w:szCs w:val="21"/>
          <w:lang w:val="en-US"/>
        </w:rPr>
      </w:pPr>
      <w:r w:rsidRPr="00752797">
        <w:rPr>
          <w:szCs w:val="21"/>
          <w:lang w:val="en-US"/>
        </w:rPr>
        <w:t xml:space="preserve">The larger the permeability of the bed, the smaller the dilatancy effect. Van Rhee (2010) suggests </w:t>
      </w:r>
      <w:r w:rsidR="00D5585B" w:rsidRPr="00752797">
        <w:rPr>
          <w:szCs w:val="21"/>
          <w:lang w:val="en-US"/>
        </w:rPr>
        <w:t>using</w:t>
      </w:r>
      <w:r w:rsidRPr="00752797">
        <w:rPr>
          <w:szCs w:val="21"/>
          <w:lang w:val="en-US"/>
        </w:rPr>
        <w:t xml:space="preserve"> the equation proposed by Den Adel (1987):</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36"/>
          <w:szCs w:val="21"/>
          <w:lang w:val="en-US"/>
        </w:rPr>
        <w:object w:dxaOrig="2120" w:dyaOrig="780">
          <v:shape id="_x0000_i1140" type="#_x0000_t75" style="width:104.75pt;height:36.45pt" o:ole="">
            <v:imagedata r:id="rId264" o:title=""/>
          </v:shape>
          <o:OLEObject Type="Embed" ProgID="Equation.DSMT4" ShapeID="_x0000_i1140" DrawAspect="Content" ObjectID="_1490184713" r:id="rId265"/>
        </w:object>
      </w:r>
      <w:r w:rsidRPr="00752797">
        <w:rPr>
          <w:szCs w:val="21"/>
          <w:lang w:val="en-US"/>
        </w:rPr>
        <w:t xml:space="preserve"> </w:t>
      </w:r>
      <w:r w:rsidRPr="00752797">
        <w:rPr>
          <w:szCs w:val="21"/>
          <w:lang w:val="en-US"/>
        </w:rPr>
        <w:tab/>
      </w:r>
      <w:r w:rsidR="007E1D7E" w:rsidRPr="00752797">
        <w:rPr>
          <w:szCs w:val="21"/>
          <w:lang w:val="en-US"/>
        </w:rPr>
        <w:fldChar w:fldCharType="begin"/>
      </w:r>
      <w:r w:rsidRPr="00752797">
        <w:rPr>
          <w:szCs w:val="21"/>
          <w:lang w:val="en-US"/>
        </w:rPr>
        <w:instrText xml:space="preserve"> MACROBUTTON MTPlaceRef \* MERGEFORMAT </w:instrText>
      </w:r>
      <w:r w:rsidR="007E1D7E" w:rsidRPr="00752797">
        <w:rPr>
          <w:szCs w:val="21"/>
          <w:lang w:val="en-US"/>
        </w:rPr>
        <w:fldChar w:fldCharType="begin"/>
      </w:r>
      <w:r w:rsidRPr="00752797">
        <w:rPr>
          <w:szCs w:val="21"/>
          <w:lang w:val="en-US"/>
        </w:rPr>
        <w:instrText xml:space="preserve"> SEQ MTEqn \h \* MERGEFORMAT </w:instrText>
      </w:r>
      <w:r w:rsidR="007E1D7E" w:rsidRPr="00752797">
        <w:rPr>
          <w:szCs w:val="21"/>
          <w:lang w:val="en-US"/>
        </w:rPr>
        <w:fldChar w:fldCharType="end"/>
      </w:r>
      <w:r w:rsidRPr="00752797">
        <w:rPr>
          <w:szCs w:val="21"/>
          <w:lang w:val="en-US"/>
        </w:rPr>
        <w:instrText>(</w:instrText>
      </w:r>
      <w:fldSimple w:instr=" SEQ MTSec \c \* Arabic \* MERGEFORMAT ">
        <w:r w:rsidR="007E2FAA" w:rsidRPr="007E2FAA">
          <w:rPr>
            <w:noProof/>
            <w:szCs w:val="21"/>
            <w:lang w:val="en-US"/>
          </w:rPr>
          <w:instrText>2</w:instrText>
        </w:r>
      </w:fldSimple>
      <w:r w:rsidRPr="00752797">
        <w:rPr>
          <w:szCs w:val="21"/>
          <w:lang w:val="en-US"/>
        </w:rPr>
        <w:instrText>.</w:instrText>
      </w:r>
      <w:fldSimple w:instr=" SEQ MTEqn \c \* Arabic \* MERGEFORMAT ">
        <w:r w:rsidR="007E2FAA" w:rsidRPr="007E2FAA">
          <w:rPr>
            <w:noProof/>
            <w:szCs w:val="21"/>
            <w:lang w:val="en-US"/>
          </w:rPr>
          <w:instrText>102</w:instrText>
        </w:r>
      </w:fldSimple>
      <w:r w:rsidRPr="00752797">
        <w:rPr>
          <w:szCs w:val="21"/>
          <w:lang w:val="en-US"/>
        </w:rPr>
        <w:instrText>)</w:instrText>
      </w:r>
      <w:r w:rsidR="007E1D7E" w:rsidRPr="00752797">
        <w:rPr>
          <w:szCs w:val="21"/>
          <w:lang w:val="en-US"/>
        </w:rPr>
        <w:fldChar w:fldCharType="end"/>
      </w:r>
    </w:p>
    <w:p w:rsidR="009F2210" w:rsidRPr="00752797" w:rsidRDefault="009F2210" w:rsidP="009F2210">
      <w:pPr>
        <w:spacing w:line="240" w:lineRule="auto"/>
        <w:rPr>
          <w:szCs w:val="21"/>
          <w:lang w:val="en-US"/>
        </w:rPr>
      </w:pPr>
    </w:p>
    <w:p w:rsidR="009F2210" w:rsidRPr="00752797" w:rsidRDefault="009F2210" w:rsidP="009F2210">
      <w:pPr>
        <w:spacing w:line="240" w:lineRule="auto"/>
        <w:jc w:val="left"/>
        <w:rPr>
          <w:szCs w:val="21"/>
          <w:lang w:val="en-US"/>
        </w:rPr>
      </w:pPr>
      <w:r w:rsidRPr="00752797">
        <w:rPr>
          <w:szCs w:val="21"/>
          <w:lang w:val="en-US"/>
        </w:rPr>
        <w:t xml:space="preserve">Finally, the erosion velocity </w:t>
      </w:r>
      <w:r w:rsidRPr="00752797">
        <w:rPr>
          <w:i/>
          <w:szCs w:val="21"/>
          <w:lang w:val="en-US"/>
        </w:rPr>
        <w:t>v</w:t>
      </w:r>
      <w:r w:rsidRPr="00752797">
        <w:rPr>
          <w:i/>
          <w:szCs w:val="21"/>
          <w:vertAlign w:val="subscript"/>
          <w:lang w:val="en-US"/>
        </w:rPr>
        <w:t>e</w:t>
      </w:r>
      <w:r w:rsidRPr="00752797">
        <w:rPr>
          <w:szCs w:val="21"/>
          <w:lang w:val="en-US"/>
        </w:rPr>
        <w:t>, is the velocity at which the bottom level decreases:</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46"/>
          <w:szCs w:val="21"/>
          <w:lang w:val="en-US"/>
        </w:rPr>
        <w:object w:dxaOrig="3320" w:dyaOrig="1040">
          <v:shape id="_x0000_i1141" type="#_x0000_t75" style="width:165.5pt;height:48.6pt" o:ole="">
            <v:imagedata r:id="rId266" o:title=""/>
          </v:shape>
          <o:OLEObject Type="Embed" ProgID="Equation.DSMT4" ShapeID="_x0000_i1141" DrawAspect="Content" ObjectID="_1490184714" r:id="rId267"/>
        </w:object>
      </w:r>
      <w:r w:rsidRPr="00752797">
        <w:rPr>
          <w:szCs w:val="21"/>
          <w:lang w:val="en-US"/>
        </w:rPr>
        <w:t xml:space="preserve"> </w:t>
      </w:r>
      <w:r w:rsidRPr="00752797">
        <w:rPr>
          <w:szCs w:val="21"/>
          <w:lang w:val="en-US"/>
        </w:rPr>
        <w:tab/>
      </w:r>
      <w:r w:rsidR="007E1D7E" w:rsidRPr="00752797">
        <w:rPr>
          <w:szCs w:val="21"/>
          <w:lang w:val="en-US"/>
        </w:rPr>
        <w:fldChar w:fldCharType="begin"/>
      </w:r>
      <w:r w:rsidRPr="00752797">
        <w:rPr>
          <w:szCs w:val="21"/>
          <w:lang w:val="en-US"/>
        </w:rPr>
        <w:instrText xml:space="preserve"> MACROBUTTON MTPlaceRef \* MERGEFORMAT </w:instrText>
      </w:r>
      <w:r w:rsidR="007E1D7E" w:rsidRPr="00752797">
        <w:rPr>
          <w:szCs w:val="21"/>
          <w:lang w:val="en-US"/>
        </w:rPr>
        <w:fldChar w:fldCharType="begin"/>
      </w:r>
      <w:r w:rsidRPr="00752797">
        <w:rPr>
          <w:szCs w:val="21"/>
          <w:lang w:val="en-US"/>
        </w:rPr>
        <w:instrText xml:space="preserve"> SEQ MTEqn \h \* MERGEFORMAT </w:instrText>
      </w:r>
      <w:r w:rsidR="007E1D7E" w:rsidRPr="00752797">
        <w:rPr>
          <w:szCs w:val="21"/>
          <w:lang w:val="en-US"/>
        </w:rPr>
        <w:fldChar w:fldCharType="end"/>
      </w:r>
      <w:r w:rsidRPr="00752797">
        <w:rPr>
          <w:szCs w:val="21"/>
          <w:lang w:val="en-US"/>
        </w:rPr>
        <w:instrText>(</w:instrText>
      </w:r>
      <w:fldSimple w:instr=" SEQ MTSec \c \* Arabic \* MERGEFORMAT ">
        <w:r w:rsidR="007E2FAA" w:rsidRPr="007E2FAA">
          <w:rPr>
            <w:noProof/>
            <w:szCs w:val="21"/>
            <w:lang w:val="en-US"/>
          </w:rPr>
          <w:instrText>2</w:instrText>
        </w:r>
      </w:fldSimple>
      <w:r w:rsidRPr="00752797">
        <w:rPr>
          <w:szCs w:val="21"/>
          <w:lang w:val="en-US"/>
        </w:rPr>
        <w:instrText>.</w:instrText>
      </w:r>
      <w:fldSimple w:instr=" SEQ MTEqn \c \* Arabic \* MERGEFORMAT ">
        <w:r w:rsidR="007E2FAA" w:rsidRPr="007E2FAA">
          <w:rPr>
            <w:noProof/>
            <w:szCs w:val="21"/>
            <w:lang w:val="en-US"/>
          </w:rPr>
          <w:instrText>103</w:instrText>
        </w:r>
      </w:fldSimple>
      <w:r w:rsidRPr="00752797">
        <w:rPr>
          <w:szCs w:val="21"/>
          <w:lang w:val="en-US"/>
        </w:rPr>
        <w:instrText>)</w:instrText>
      </w:r>
      <w:r w:rsidR="007E1D7E" w:rsidRPr="00752797">
        <w:rPr>
          <w:szCs w:val="21"/>
          <w:lang w:val="en-US"/>
        </w:rPr>
        <w:fldChar w:fldCharType="end"/>
      </w:r>
    </w:p>
    <w:p w:rsidR="009F2210" w:rsidRPr="00752797" w:rsidRDefault="009F2210" w:rsidP="009F2210">
      <w:pPr>
        <w:pStyle w:val="Heading3"/>
        <w:jc w:val="both"/>
        <w:rPr>
          <w:lang w:val="en-US"/>
        </w:rPr>
      </w:pPr>
      <w:bookmarkStart w:id="172" w:name="_Toc412623835"/>
      <w:bookmarkStart w:id="173" w:name="_Ref413398989"/>
      <w:bookmarkStart w:id="174" w:name="_Toc413853412"/>
      <w:r w:rsidRPr="00752797">
        <w:rPr>
          <w:lang w:val="en-US"/>
        </w:rPr>
        <w:t>Bed slope effect</w:t>
      </w:r>
      <w:bookmarkEnd w:id="172"/>
      <w:bookmarkEnd w:id="173"/>
      <w:bookmarkEnd w:id="174"/>
    </w:p>
    <w:p w:rsidR="009F2210" w:rsidRPr="00752797" w:rsidRDefault="009F2210" w:rsidP="009F2210">
      <w:pPr>
        <w:pStyle w:val="MTDisplayEquation"/>
        <w:rPr>
          <w:lang w:val="en-US"/>
        </w:rPr>
      </w:pPr>
      <w:r w:rsidRPr="00752797">
        <w:rPr>
          <w:lang w:val="en-US"/>
        </w:rPr>
        <w:t>The bed slope affects the sediment transport in various ways (Walstra, 2007):</w:t>
      </w:r>
    </w:p>
    <w:p w:rsidR="009F2210" w:rsidRPr="00752797" w:rsidRDefault="009F2210" w:rsidP="009F2210">
      <w:pPr>
        <w:rPr>
          <w:lang w:val="en-US"/>
        </w:rPr>
      </w:pP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influences the local near-bed flow velocity;</w:t>
      </w: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rate once the sediment is in motion;</w:t>
      </w: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direction once the sediment is in motion;</w:t>
      </w: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will change the threshold conditions for initiation of motion.</w:t>
      </w:r>
    </w:p>
    <w:p w:rsidR="009F2210" w:rsidRPr="00752797" w:rsidRDefault="009F2210" w:rsidP="009F2210">
      <w:pPr>
        <w:rPr>
          <w:rFonts w:ascii="NimbusSanL-Regu" w:hAnsi="NimbusSanL-Regu" w:cs="NimbusSanL-Regu"/>
          <w:szCs w:val="21"/>
          <w:lang w:val="en-US" w:eastAsia="nl-NL"/>
        </w:rPr>
      </w:pPr>
    </w:p>
    <w:p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The influence of the bed slope on the local hydrodynamics is not considered in XBeach.</w:t>
      </w:r>
    </w:p>
    <w:p w:rsidR="009F2210" w:rsidRPr="00752797" w:rsidRDefault="009F2210" w:rsidP="009F2210">
      <w:pPr>
        <w:rPr>
          <w:rFonts w:ascii="NimbusSanL-Regu" w:hAnsi="NimbusSanL-Regu" w:cs="NimbusSanL-Regu"/>
          <w:szCs w:val="21"/>
          <w:lang w:val="en-US" w:eastAsia="nl-NL"/>
        </w:rPr>
      </w:pPr>
    </w:p>
    <w:p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Two possible expressions are implemented to change the magnitude of the sediment transport. The first method is the default one in XBeach: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60"/>
          <w:lang w:val="en-US"/>
        </w:rPr>
        <w:object w:dxaOrig="3940" w:dyaOrig="1320">
          <v:shape id="_x0000_i1142" type="#_x0000_t75" style="width:198.25pt;height:65.45pt" o:ole="">
            <v:imagedata r:id="rId268" o:title=""/>
          </v:shape>
          <o:OLEObject Type="Embed" ProgID="Equation.DSMT4" ShapeID="_x0000_i1142" DrawAspect="Content" ObjectID="_1490184715" r:id="rId26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104</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rFonts w:ascii="NimbusSanL-Regu" w:hAnsi="NimbusSanL-Regu" w:cs="NimbusSanL-Regu"/>
          <w:szCs w:val="21"/>
          <w:lang w:val="en-US" w:eastAsia="nl-NL"/>
        </w:rPr>
      </w:pPr>
      <w:r w:rsidRPr="00752797">
        <w:rPr>
          <w:lang w:val="en-US"/>
        </w:rPr>
        <w:lastRenderedPageBreak/>
        <w:t xml:space="preserve">This method could be applied on either the total sediment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roelvink_total</w:t>
      </w:r>
      <w:r w:rsidRPr="00752797">
        <w:rPr>
          <w:lang w:val="en-US"/>
        </w:rPr>
        <w:t xml:space="preserve">) or only on the bed load transport (keyword: </w:t>
      </w:r>
      <w:r w:rsidRPr="00752797">
        <w:rPr>
          <w:i/>
          <w:lang w:val="en-US"/>
        </w:rPr>
        <w:t>bdslpeffmag = roelvink_bed</w:t>
      </w:r>
      <w:r w:rsidRPr="00752797">
        <w:rPr>
          <w:rFonts w:ascii="NimbusSanL-Regu" w:hAnsi="NimbusSanL-Regu" w:cs="NimbusSanL-Regu"/>
          <w:szCs w:val="21"/>
          <w:lang w:val="en-US" w:eastAsia="nl-NL"/>
        </w:rPr>
        <w:t>). The second method is based on the engineering formula of Soulsby (1997):</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8"/>
          <w:lang w:val="en-US"/>
        </w:rPr>
        <w:object w:dxaOrig="1980" w:dyaOrig="680">
          <v:shape id="_x0000_i1143" type="#_x0000_t75" style="width:99.1pt;height:32.75pt" o:ole="">
            <v:imagedata r:id="rId270" o:title=""/>
          </v:shape>
          <o:OLEObject Type="Embed" ProgID="Equation.DSMT4" ShapeID="_x0000_i1143" DrawAspect="Content" ObjectID="_1490184716" r:id="rId27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105</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i/>
          <w:lang w:val="en-US"/>
        </w:rPr>
      </w:pPr>
      <w:r w:rsidRPr="00752797">
        <w:rPr>
          <w:lang w:val="en-US"/>
        </w:rPr>
        <w:t xml:space="preserve">Also this method could be applied on the total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Pr="00752797">
        <w:rPr>
          <w:lang w:val="en-US"/>
        </w:rPr>
        <w:t xml:space="preserve">) or on the bed load transport only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00AA1803" w:rsidRPr="00752797">
        <w:rPr>
          <w:i/>
          <w:lang w:val="en-US"/>
        </w:rPr>
        <w:t xml:space="preserve">). </w:t>
      </w:r>
      <w:r w:rsidRPr="00752797">
        <w:rPr>
          <w:lang w:val="en-US"/>
        </w:rPr>
        <w:t xml:space="preserve">To change the direction of the bed load transport, the expressions of Van Bendegom (1947) and </w:t>
      </w:r>
      <w:r w:rsidRPr="00752797">
        <w:rPr>
          <w:rFonts w:ascii="NimbusSanL-Regu" w:hAnsi="NimbusSanL-Regu" w:cs="NimbusSanL-Regu"/>
          <w:szCs w:val="21"/>
          <w:lang w:val="en-US" w:eastAsia="nl-NL"/>
        </w:rPr>
        <w:t>Talmon et al. (1995)</w:t>
      </w:r>
      <w:r w:rsidRPr="00752797">
        <w:rPr>
          <w:lang w:val="en-US"/>
        </w:rPr>
        <w:t xml:space="preserve"> could be used (keyword: </w:t>
      </w:r>
      <w:r w:rsidRPr="00752797">
        <w:rPr>
          <w:i/>
          <w:lang w:val="en-US"/>
        </w:rPr>
        <w:t>bdslpeffdir = talmon):</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54"/>
          <w:lang w:val="en-US"/>
        </w:rPr>
        <w:object w:dxaOrig="3320" w:dyaOrig="1240">
          <v:shape id="_x0000_i1144" type="#_x0000_t75" style="width:165.5pt;height:61.7pt" o:ole="">
            <v:imagedata r:id="rId272" o:title=""/>
          </v:shape>
          <o:OLEObject Type="Embed" ProgID="Equation.DSMT4" ShapeID="_x0000_i1144" DrawAspect="Content" ObjectID="_1490184717" r:id="rId27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106</w:instrText>
        </w:r>
      </w:fldSimple>
      <w:r w:rsidRPr="00752797">
        <w:rPr>
          <w:lang w:val="en-US"/>
        </w:rPr>
        <w:instrText>)</w:instrText>
      </w:r>
      <w:r w:rsidR="007E1D7E"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36"/>
          <w:lang w:val="en-US"/>
        </w:rPr>
        <w:object w:dxaOrig="2380" w:dyaOrig="740">
          <v:shape id="_x0000_i1145" type="#_x0000_t75" style="width:119.7pt;height:36.45pt" o:ole="">
            <v:imagedata r:id="rId274" o:title=""/>
          </v:shape>
          <o:OLEObject Type="Embed" ProgID="Equation.DSMT4" ShapeID="_x0000_i1145" DrawAspect="Content" ObjectID="_1490184718" r:id="rId27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107</w:instrText>
        </w:r>
      </w:fldSimple>
      <w:r w:rsidRPr="00752797">
        <w:rPr>
          <w:lang w:val="en-US"/>
        </w:rPr>
        <w:instrText>)</w:instrText>
      </w:r>
      <w:r w:rsidR="007E1D7E"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38"/>
          <w:lang w:val="en-US"/>
        </w:rPr>
        <w:object w:dxaOrig="2040" w:dyaOrig="880">
          <v:shape id="_x0000_i1146" type="#_x0000_t75" style="width:101.9pt;height:44.9pt" o:ole="">
            <v:imagedata r:id="rId276" o:title=""/>
          </v:shape>
          <o:OLEObject Type="Embed" ProgID="Equation.DSMT4" ShapeID="_x0000_i1146" DrawAspect="Content" ObjectID="_1490184719" r:id="rId27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108</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Finally, it is possible to adjust the initiation of motion criteria for the total transport (keyword </w:t>
      </w:r>
      <w:r w:rsidRPr="00752797">
        <w:rPr>
          <w:i/>
          <w:lang w:val="en-US"/>
        </w:rPr>
        <w:t>bdslpeffini = total</w:t>
      </w:r>
      <w:r w:rsidRPr="00752797">
        <w:rPr>
          <w:lang w:val="en-US"/>
        </w:rPr>
        <w:t xml:space="preserve">) or the bed load transport only (keyword </w:t>
      </w:r>
      <w:r w:rsidRPr="00752797">
        <w:rPr>
          <w:i/>
          <w:lang w:val="en-US"/>
        </w:rPr>
        <w:t>bdslpeffini = bed</w:t>
      </w:r>
      <w:r w:rsidRPr="00752797">
        <w:rPr>
          <w:lang w:val="en-US"/>
        </w:rPr>
        <w:t>) through (Soulsby, 1997):</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6500" w:dyaOrig="820">
          <v:shape id="_x0000_i1147" type="#_x0000_t75" style="width:325.4pt;height:41.15pt" o:ole="">
            <v:imagedata r:id="rId278" o:title=""/>
          </v:shape>
          <o:OLEObject Type="Embed" ProgID="Equation.DSMT4" ShapeID="_x0000_i1147" DrawAspect="Content" ObjectID="_1490184720" r:id="rId27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109</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i/>
          <w:lang w:val="en-US"/>
        </w:rPr>
      </w:pPr>
      <w:r w:rsidRPr="00752797">
        <w:rPr>
          <w:lang w:val="en-US"/>
        </w:rPr>
        <w:t xml:space="preserve">In this equation is </w:t>
      </w:r>
      <w:r w:rsidRPr="00752797">
        <w:rPr>
          <w:i/>
          <w:lang w:val="en-US"/>
        </w:rPr>
        <w:t xml:space="preserve">ψ </w:t>
      </w:r>
      <w:r w:rsidRPr="00752797">
        <w:rPr>
          <w:lang w:val="en-US"/>
        </w:rPr>
        <w:t xml:space="preserve">the difference in angle between the flow direction and the on-slope directed vector, </w:t>
      </w:r>
      <w:r w:rsidRPr="00752797">
        <w:rPr>
          <w:i/>
          <w:lang w:val="en-US"/>
        </w:rPr>
        <w:t>β</w:t>
      </w:r>
      <w:r w:rsidRPr="00752797">
        <w:rPr>
          <w:lang w:val="en-US"/>
        </w:rPr>
        <w:t xml:space="preserve"> the bed slope and </w:t>
      </w:r>
      <w:r w:rsidRPr="00752797">
        <w:rPr>
          <w:i/>
          <w:lang w:val="en-US"/>
        </w:rPr>
        <w:t>ϕ</w:t>
      </w:r>
      <w:r w:rsidRPr="00752797">
        <w:rPr>
          <w:i/>
          <w:lang w:val="en-US"/>
        </w:rPr>
        <w:softHyphen/>
      </w:r>
      <w:r w:rsidRPr="00752797">
        <w:rPr>
          <w:i/>
          <w:vertAlign w:val="subscript"/>
          <w:lang w:val="en-US"/>
        </w:rPr>
        <w:t>i</w:t>
      </w:r>
      <w:r w:rsidRPr="00752797">
        <w:rPr>
          <w:lang w:val="en-US"/>
        </w:rPr>
        <w:t xml:space="preserve"> the angle of repose. </w:t>
      </w:r>
    </w:p>
    <w:p w:rsidR="009F2210" w:rsidRPr="00752797" w:rsidRDefault="009F2210" w:rsidP="009F2210">
      <w:pPr>
        <w:rPr>
          <w:i/>
          <w:lang w:val="en-US"/>
        </w:rPr>
      </w:pPr>
    </w:p>
    <w:p w:rsidR="009F2210" w:rsidRPr="00752797" w:rsidRDefault="009F2210" w:rsidP="009F2210">
      <w:pPr>
        <w:rPr>
          <w:lang w:val="en-US"/>
        </w:rPr>
      </w:pPr>
      <w:r w:rsidRPr="00752797">
        <w:rPr>
          <w:lang w:val="en-US"/>
        </w:rPr>
        <w:t xml:space="preserve">De Vet (2014) provides a detailed overview on how the bed slope and flow direction are calculated and how the bed slope effect is combined with the dilatancy concept if the adjustment to the initiation of motion is considered. </w:t>
      </w:r>
    </w:p>
    <w:p w:rsidR="008C2325" w:rsidRPr="00752797" w:rsidRDefault="008C2325" w:rsidP="002603CC">
      <w:pPr>
        <w:pStyle w:val="Heading2"/>
        <w:jc w:val="both"/>
        <w:rPr>
          <w:lang w:val="en-US"/>
        </w:rPr>
      </w:pPr>
      <w:bookmarkStart w:id="175" w:name="_Ref413406912"/>
      <w:bookmarkStart w:id="176" w:name="_Toc413853413"/>
      <w:r w:rsidRPr="00752797">
        <w:rPr>
          <w:lang w:val="en-US"/>
        </w:rPr>
        <w:t>Bottom updating</w:t>
      </w:r>
      <w:bookmarkEnd w:id="175"/>
      <w:bookmarkEnd w:id="176"/>
    </w:p>
    <w:p w:rsidR="00FB2410" w:rsidRPr="00752797" w:rsidRDefault="00FB2410" w:rsidP="00FB2410">
      <w:pPr>
        <w:pStyle w:val="Heading3"/>
        <w:jc w:val="both"/>
        <w:rPr>
          <w:lang w:val="en-US"/>
        </w:rPr>
      </w:pPr>
      <w:bookmarkStart w:id="177" w:name="_Toc412623837"/>
      <w:bookmarkStart w:id="178" w:name="_Toc413853414"/>
      <w:r w:rsidRPr="00752797">
        <w:rPr>
          <w:lang w:val="en-US"/>
        </w:rPr>
        <w:t>Due to sediment fluxes</w:t>
      </w:r>
      <w:bookmarkEnd w:id="177"/>
      <w:bookmarkEnd w:id="178"/>
    </w:p>
    <w:p w:rsidR="00FB2410" w:rsidRPr="00752797" w:rsidRDefault="00FB2410" w:rsidP="00FB2410">
      <w:pPr>
        <w:rPr>
          <w:lang w:val="en-US"/>
        </w:rPr>
      </w:pPr>
      <w:r w:rsidRPr="00752797">
        <w:rPr>
          <w:lang w:val="en-US"/>
        </w:rPr>
        <w:t>Based on the gradients in the sediment transport the bed level changes according to:</w:t>
      </w:r>
    </w:p>
    <w:p w:rsidR="00FB2410" w:rsidRPr="00752797" w:rsidRDefault="00FB2410" w:rsidP="00FB2410">
      <w:pPr>
        <w:rPr>
          <w:lang w:val="en-US"/>
        </w:rPr>
      </w:pPr>
    </w:p>
    <w:p w:rsidR="00FB2410" w:rsidRPr="00752797" w:rsidRDefault="00FB2410" w:rsidP="00FB2410">
      <w:pPr>
        <w:pStyle w:val="MTDisplayEquation"/>
        <w:rPr>
          <w:lang w:val="en-US"/>
        </w:rPr>
      </w:pPr>
      <w:r w:rsidRPr="00752797">
        <w:rPr>
          <w:lang w:val="en-US"/>
        </w:rPr>
        <w:tab/>
      </w:r>
      <w:r w:rsidRPr="00752797">
        <w:rPr>
          <w:position w:val="-32"/>
          <w:lang w:val="en-US"/>
        </w:rPr>
        <w:object w:dxaOrig="2880" w:dyaOrig="760">
          <v:shape id="_x0000_i1148" type="#_x0000_t75" style="width:2in;height:36.45pt" o:ole="">
            <v:imagedata r:id="rId280" o:title=""/>
          </v:shape>
          <o:OLEObject Type="Embed" ProgID="Equation.DSMT4" ShapeID="_x0000_i1148" DrawAspect="Content" ObjectID="_1490184721" r:id="rId28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79" w:name="ZEqnNum202334"/>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110</w:instrText>
        </w:r>
      </w:fldSimple>
      <w:r w:rsidRPr="00752797">
        <w:rPr>
          <w:lang w:val="en-US"/>
        </w:rPr>
        <w:instrText>)</w:instrText>
      </w:r>
      <w:bookmarkEnd w:id="179"/>
      <w:r w:rsidR="007E1D7E" w:rsidRPr="00752797">
        <w:rPr>
          <w:lang w:val="en-US"/>
        </w:rPr>
        <w:fldChar w:fldCharType="end"/>
      </w:r>
    </w:p>
    <w:p w:rsidR="00FB2410" w:rsidRPr="00752797" w:rsidRDefault="00FB2410" w:rsidP="00FB2410">
      <w:pPr>
        <w:rPr>
          <w:lang w:val="en-US"/>
        </w:rPr>
      </w:pPr>
    </w:p>
    <w:p w:rsidR="00FB2410" w:rsidRPr="00752797" w:rsidRDefault="00FB2410" w:rsidP="00FB2410">
      <w:pPr>
        <w:rPr>
          <w:lang w:val="en-US"/>
        </w:rPr>
      </w:pPr>
      <w:r w:rsidRPr="00752797">
        <w:rPr>
          <w:lang w:val="en-US"/>
        </w:rPr>
        <w:lastRenderedPageBreak/>
        <w:t xml:space="preserve">In </w:t>
      </w:r>
      <w:r w:rsidR="007E1D7E" w:rsidRPr="00752797">
        <w:rPr>
          <w:lang w:val="en-US"/>
        </w:rPr>
        <w:fldChar w:fldCharType="begin"/>
      </w:r>
      <w:r w:rsidRPr="00752797">
        <w:rPr>
          <w:lang w:val="en-US"/>
        </w:rPr>
        <w:instrText xml:space="preserve"> GOTOBUTTON ZEqnNum202334  \* MERGEFORMAT </w:instrText>
      </w:r>
      <w:r w:rsidR="007E1D7E" w:rsidRPr="00752797">
        <w:rPr>
          <w:lang w:val="en-US"/>
        </w:rPr>
        <w:fldChar w:fldCharType="begin"/>
      </w:r>
      <w:r w:rsidRPr="00752797">
        <w:rPr>
          <w:lang w:val="en-US"/>
        </w:rPr>
        <w:instrText xml:space="preserve"> REF ZEqnNum202334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110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lang w:val="en-US"/>
        </w:rPr>
        <w:t>ρ</w:t>
      </w:r>
      <w:r w:rsidRPr="00752797">
        <w:rPr>
          <w:lang w:val="en-US"/>
        </w:rPr>
        <w:t xml:space="preserve"> is the porosity, </w:t>
      </w:r>
      <w:r w:rsidRPr="00752797">
        <w:rPr>
          <w:i/>
          <w:lang w:val="en-US"/>
        </w:rPr>
        <w:t>f</w:t>
      </w:r>
      <w:r w:rsidRPr="00752797">
        <w:rPr>
          <w:i/>
          <w:vertAlign w:val="subscript"/>
          <w:lang w:val="en-US"/>
        </w:rPr>
        <w:t>mor</w:t>
      </w:r>
      <w:r w:rsidRPr="00752797">
        <w:rPr>
          <w:lang w:val="en-US"/>
        </w:rPr>
        <w:t xml:space="preserve"> (keyword: </w:t>
      </w:r>
      <w:r w:rsidRPr="00752797">
        <w:rPr>
          <w:i/>
          <w:lang w:val="en-US"/>
        </w:rPr>
        <w:t>morfac</w:t>
      </w:r>
      <w:r w:rsidRPr="00752797">
        <w:rPr>
          <w:lang w:val="en-US"/>
        </w:rPr>
        <w:t xml:space="preserve">) is a morphological acceleration factor of O(1-10) (Reniers et al., 2004) and </w:t>
      </w:r>
      <w:r w:rsidRPr="00752797">
        <w:rPr>
          <w:i/>
          <w:lang w:val="en-US"/>
        </w:rPr>
        <w:t>q</w:t>
      </w:r>
      <w:r w:rsidRPr="00752797">
        <w:rPr>
          <w:i/>
          <w:vertAlign w:val="subscript"/>
          <w:lang w:val="en-US"/>
        </w:rPr>
        <w:t>x</w:t>
      </w:r>
      <w:r w:rsidRPr="00752797">
        <w:rPr>
          <w:lang w:val="en-US"/>
        </w:rPr>
        <w:t xml:space="preserve"> and </w:t>
      </w:r>
      <w:r w:rsidRPr="00752797">
        <w:rPr>
          <w:i/>
          <w:lang w:val="en-US"/>
        </w:rPr>
        <w:t>q</w:t>
      </w:r>
      <w:r w:rsidRPr="00752797">
        <w:rPr>
          <w:i/>
          <w:vertAlign w:val="subscript"/>
          <w:lang w:val="en-US"/>
        </w:rPr>
        <w:t>y</w:t>
      </w:r>
      <w:r w:rsidRPr="00752797">
        <w:rPr>
          <w:lang w:val="en-US"/>
        </w:rPr>
        <w:t xml:space="preserve"> represent the sediment transport rates in x- and y-direction respectively. </w:t>
      </w:r>
      <w:r w:rsidR="00E7730C" w:rsidRPr="00752797">
        <w:rPr>
          <w:lang w:val="en-US"/>
        </w:rPr>
        <w:t>Sediment transport</w:t>
      </w:r>
      <w:r w:rsidR="00BB3951" w:rsidRPr="00752797">
        <w:rPr>
          <w:lang w:val="en-US"/>
        </w:rPr>
        <w:t xml:space="preserve"> can be activated with the keyword: </w:t>
      </w:r>
      <w:r w:rsidR="00E7730C" w:rsidRPr="00752797">
        <w:rPr>
          <w:i/>
          <w:lang w:val="en-US"/>
        </w:rPr>
        <w:t>sedtrans</w:t>
      </w:r>
      <w:r w:rsidR="00E7730C" w:rsidRPr="00752797">
        <w:rPr>
          <w:lang w:val="en-US"/>
        </w:rPr>
        <w:t xml:space="preserve">. </w:t>
      </w:r>
    </w:p>
    <w:p w:rsidR="00FB2410" w:rsidRPr="00752797" w:rsidRDefault="00FB2410" w:rsidP="00FB2410">
      <w:pPr>
        <w:rPr>
          <w:lang w:val="en-US"/>
        </w:rPr>
      </w:pPr>
    </w:p>
    <w:p w:rsidR="00FB2410" w:rsidRPr="00752797" w:rsidRDefault="00FB2410" w:rsidP="00FB2410">
      <w:pPr>
        <w:rPr>
          <w:lang w:val="en-US"/>
        </w:rPr>
      </w:pPr>
      <w:r w:rsidRPr="00752797">
        <w:rPr>
          <w:lang w:val="en-US"/>
        </w:rPr>
        <w:t xml:space="preserve">The morphological acceleration factor speeds up the morphological time scale relative to the hydrodynamic timescale. It means that if you have a simulation of 10 minutes with a </w:t>
      </w:r>
      <w:r w:rsidRPr="00752797">
        <w:rPr>
          <w:i/>
          <w:lang w:val="en-US"/>
        </w:rPr>
        <w:t>morfac</w:t>
      </w:r>
      <w:r w:rsidRPr="00752797">
        <w:rPr>
          <w:lang w:val="en-US"/>
        </w:rPr>
        <w:t xml:space="preserve"> of 6 you effectively simulate the morphological evolution over one hour. There are now two ways in which you can input the time-varying parameters in combination with </w:t>
      </w:r>
      <w:r w:rsidRPr="00752797">
        <w:rPr>
          <w:i/>
          <w:lang w:val="en-US"/>
        </w:rPr>
        <w:t>morfac</w:t>
      </w:r>
      <w:r w:rsidRPr="00752797">
        <w:rPr>
          <w:lang w:val="en-US"/>
        </w:rPr>
        <w:t>:</w:t>
      </w:r>
    </w:p>
    <w:p w:rsidR="00FB2410" w:rsidRPr="00752797" w:rsidRDefault="00FB2410" w:rsidP="00FB2410">
      <w:pPr>
        <w:rPr>
          <w:lang w:val="en-US"/>
        </w:rPr>
      </w:pPr>
    </w:p>
    <w:p w:rsidR="00FB2410" w:rsidRPr="00752797" w:rsidRDefault="00FB2410" w:rsidP="00FB2410">
      <w:pPr>
        <w:pStyle w:val="ListBullet"/>
        <w:numPr>
          <w:ilvl w:val="0"/>
          <w:numId w:val="23"/>
        </w:numPr>
        <w:rPr>
          <w:lang w:val="en-US"/>
        </w:rPr>
      </w:pPr>
      <w:r w:rsidRPr="00752797">
        <w:rPr>
          <w:lang w:val="en-US"/>
        </w:rPr>
        <w:t xml:space="preserve">All times are prescribed on input in morphological time. If you apply a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This is determined with keyword</w:t>
      </w:r>
      <w:r w:rsidRPr="00752797">
        <w:rPr>
          <w:i/>
          <w:lang w:val="en-US"/>
        </w:rPr>
        <w:t xml:space="preserve"> morfacopt = 1</w:t>
      </w:r>
      <w:r w:rsidRPr="00752797">
        <w:rPr>
          <w:lang w:val="en-US"/>
        </w:rPr>
        <w:t xml:space="preserve">. If you now specify a </w:t>
      </w:r>
      <w:r w:rsidRPr="00752797">
        <w:rPr>
          <w:i/>
          <w:lang w:val="en-US"/>
        </w:rPr>
        <w:t>morfac</w:t>
      </w:r>
      <w:r w:rsidRPr="00752797">
        <w:rPr>
          <w:lang w:val="en-US"/>
        </w:rPr>
        <w:t xml:space="preserve"> of 6, the model just runs for 10 (hydrodynamic) minutes each hour, during which the bottom changes per step are multiplied by a factor 6. This of course saves a factor of 6 in computation time.</w:t>
      </w:r>
    </w:p>
    <w:p w:rsidR="00FB2410" w:rsidRPr="00752797" w:rsidRDefault="00FB2410" w:rsidP="00FB2410">
      <w:pPr>
        <w:pStyle w:val="ListBullet"/>
        <w:numPr>
          <w:ilvl w:val="0"/>
          <w:numId w:val="0"/>
        </w:numPr>
        <w:ind w:left="510"/>
        <w:rPr>
          <w:lang w:val="en-US"/>
        </w:rPr>
      </w:pPr>
    </w:p>
    <w:p w:rsidR="00FB2410" w:rsidRPr="00752797" w:rsidRDefault="00FB2410" w:rsidP="00FB2410">
      <w:pPr>
        <w:pStyle w:val="ListBullet"/>
        <w:numPr>
          <w:ilvl w:val="0"/>
          <w:numId w:val="0"/>
        </w:numPr>
        <w:ind w:left="510"/>
        <w:rPr>
          <w:lang w:val="en-US"/>
        </w:rPr>
      </w:pPr>
      <w:r w:rsidRPr="00752797">
        <w:rPr>
          <w:lang w:val="en-US"/>
        </w:rPr>
        <w:t xml:space="preserve">This method is appropriate for short-term simulations with extreme events. This approach is only valid as long as the water level changes that are now accelerated by </w:t>
      </w:r>
      <w:r w:rsidRPr="00752797">
        <w:rPr>
          <w:i/>
          <w:lang w:val="en-US"/>
        </w:rPr>
        <w:t>morfac</w:t>
      </w:r>
      <w:r w:rsidRPr="00752797">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FB2410" w:rsidRPr="00752797" w:rsidRDefault="00FB2410" w:rsidP="00FB2410">
      <w:pPr>
        <w:pStyle w:val="ListBullet"/>
        <w:numPr>
          <w:ilvl w:val="0"/>
          <w:numId w:val="0"/>
        </w:numPr>
        <w:ind w:left="510"/>
        <w:rPr>
          <w:lang w:val="en-US"/>
        </w:rPr>
      </w:pPr>
    </w:p>
    <w:p w:rsidR="00FB2410" w:rsidRPr="00752797" w:rsidRDefault="00FB2410" w:rsidP="00FB2410">
      <w:pPr>
        <w:pStyle w:val="ListBullet"/>
        <w:rPr>
          <w:lang w:val="en-US"/>
        </w:rPr>
      </w:pPr>
      <w:r w:rsidRPr="00752797">
        <w:rPr>
          <w:lang w:val="en-US"/>
        </w:rPr>
        <w:t xml:space="preserve">Alternatively you run the model over, say, </w:t>
      </w:r>
      <w:r w:rsidR="00BB3951" w:rsidRPr="00752797">
        <w:rPr>
          <w:lang w:val="en-US"/>
        </w:rPr>
        <w:t xml:space="preserve">over </w:t>
      </w:r>
      <w:r w:rsidRPr="00752797">
        <w:rPr>
          <w:lang w:val="en-US"/>
        </w:rPr>
        <w:t>a tidal cycle</w:t>
      </w:r>
      <w:r w:rsidR="00BB3951" w:rsidRPr="00752797">
        <w:rPr>
          <w:lang w:val="en-US"/>
        </w:rPr>
        <w:t>,</w:t>
      </w:r>
      <w:r w:rsidRPr="00752797">
        <w:rPr>
          <w:lang w:val="en-US"/>
        </w:rPr>
        <w:t xml:space="preserve"> and apply the </w:t>
      </w:r>
      <w:r w:rsidRPr="00752797">
        <w:rPr>
          <w:i/>
          <w:lang w:val="en-US"/>
        </w:rPr>
        <w:t>morfac</w:t>
      </w:r>
      <w:r w:rsidRPr="00752797">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752797">
        <w:rPr>
          <w:i/>
          <w:lang w:val="en-US"/>
        </w:rPr>
        <w:t>morfac</w:t>
      </w:r>
      <w:r w:rsidRPr="00752797">
        <w:rPr>
          <w:lang w:val="en-US"/>
        </w:rPr>
        <w:t xml:space="preserve"> tidal cycles without </w:t>
      </w:r>
      <w:r w:rsidRPr="00752797">
        <w:rPr>
          <w:i/>
          <w:lang w:val="en-US"/>
        </w:rPr>
        <w:t>morfac</w:t>
      </w:r>
      <w:r w:rsidRPr="00752797">
        <w:rPr>
          <w:lang w:val="en-US"/>
        </w:rPr>
        <w:t>. See Roelvink (2006) for a more detailed description of this approach. This option is enabled with keyword:</w:t>
      </w:r>
      <w:r w:rsidRPr="00752797">
        <w:rPr>
          <w:i/>
          <w:lang w:val="en-US"/>
        </w:rPr>
        <w:t xml:space="preserve"> morfacopt = 0</w:t>
      </w:r>
      <w:r w:rsidRPr="00752797">
        <w:rPr>
          <w:lang w:val="en-US"/>
        </w:rPr>
        <w:t xml:space="preserve">. </w:t>
      </w:r>
    </w:p>
    <w:p w:rsidR="00FB2410" w:rsidRPr="00752797" w:rsidRDefault="00FB2410" w:rsidP="00FB2410">
      <w:pPr>
        <w:pStyle w:val="ListBullet"/>
        <w:numPr>
          <w:ilvl w:val="0"/>
          <w:numId w:val="0"/>
        </w:numPr>
        <w:ind w:left="510"/>
        <w:rPr>
          <w:lang w:val="en-US"/>
        </w:rPr>
      </w:pPr>
    </w:p>
    <w:p w:rsidR="00FB2410" w:rsidRPr="00752797" w:rsidRDefault="00FB2410" w:rsidP="00FB2410">
      <w:pPr>
        <w:pStyle w:val="ListBullet"/>
        <w:numPr>
          <w:ilvl w:val="0"/>
          <w:numId w:val="0"/>
        </w:numPr>
        <w:ind w:left="510"/>
        <w:rPr>
          <w:lang w:val="en-US"/>
        </w:rPr>
      </w:pPr>
      <w:r w:rsidRPr="00752797">
        <w:rPr>
          <w:lang w:val="en-US"/>
        </w:rPr>
        <w:t>This method is more appropriate for longer-term simulations with not too extreme events.</w:t>
      </w:r>
    </w:p>
    <w:p w:rsidR="00FB2410" w:rsidRPr="00752797" w:rsidRDefault="00FB2410" w:rsidP="00FB2410">
      <w:pPr>
        <w:pStyle w:val="Heading3"/>
        <w:jc w:val="both"/>
        <w:rPr>
          <w:lang w:val="en-US"/>
        </w:rPr>
      </w:pPr>
      <w:bookmarkStart w:id="180" w:name="_Toc412623838"/>
      <w:bookmarkStart w:id="181" w:name="_Ref413525986"/>
      <w:bookmarkStart w:id="182" w:name="_Toc413853415"/>
      <w:r w:rsidRPr="00752797">
        <w:rPr>
          <w:lang w:val="en-US"/>
        </w:rPr>
        <w:t>Avalanching</w:t>
      </w:r>
      <w:bookmarkEnd w:id="180"/>
      <w:bookmarkEnd w:id="181"/>
      <w:bookmarkEnd w:id="182"/>
    </w:p>
    <w:p w:rsidR="00122779" w:rsidRPr="00752797" w:rsidRDefault="00122779" w:rsidP="00122779">
      <w:pPr>
        <w:rPr>
          <w:lang w:val="en-US"/>
        </w:rPr>
      </w:pPr>
      <w:r w:rsidRPr="00752797">
        <w:rPr>
          <w:lang w:val="en-US"/>
        </w:rPr>
        <w:t xml:space="preserve">To account for the slumping of sandy material from the dune face to the foreshore during storm-induced dune erosion avalanching </w:t>
      </w:r>
      <w:r w:rsidR="00BB3951" w:rsidRPr="00752797">
        <w:rPr>
          <w:lang w:val="en-US"/>
        </w:rPr>
        <w:t xml:space="preserve">(keyword: </w:t>
      </w:r>
      <w:r w:rsidR="00BB3951" w:rsidRPr="00752797">
        <w:rPr>
          <w:i/>
          <w:lang w:val="en-US"/>
        </w:rPr>
        <w:t>avalanching</w:t>
      </w:r>
      <w:r w:rsidR="00BB3951" w:rsidRPr="00752797">
        <w:rPr>
          <w:lang w:val="en-US"/>
        </w:rPr>
        <w:t xml:space="preserve">) </w:t>
      </w:r>
      <w:r w:rsidRPr="00752797">
        <w:rPr>
          <w:lang w:val="en-US"/>
        </w:rPr>
        <w:t xml:space="preserve">is introduced to update the bed evolution. Avalanching is introduced via the use of a critical bed slope for both the dry and wet area (keyword: </w:t>
      </w:r>
      <w:r w:rsidRPr="00752797">
        <w:rPr>
          <w:i/>
          <w:lang w:val="en-US"/>
        </w:rPr>
        <w:t>wetslp</w:t>
      </w:r>
      <w:r w:rsidRPr="00752797">
        <w:rPr>
          <w:lang w:val="en-US"/>
        </w:rPr>
        <w:t xml:space="preserve"> and </w:t>
      </w:r>
      <w:r w:rsidRPr="00752797">
        <w:rPr>
          <w:i/>
          <w:lang w:val="en-US"/>
        </w:rPr>
        <w:t>dryslp</w:t>
      </w:r>
      <w:r w:rsidRPr="00752797">
        <w:rPr>
          <w:lang w:val="en-US"/>
        </w:rPr>
        <w:t>). It is considered that inundated areas are much more prone to slumping and therefore two separate critical slopes for dry and wet points are used. The default values are 1</w:t>
      </w:r>
      <w:ins w:id="183" w:author="Ellen Quataert" w:date="2015-04-10T11:42:00Z">
        <w:r w:rsidR="00CD2E57">
          <w:rPr>
            <w:lang w:val="en-US"/>
          </w:rPr>
          <w:t>.0</w:t>
        </w:r>
      </w:ins>
      <w:r w:rsidRPr="00752797">
        <w:rPr>
          <w:lang w:val="en-US"/>
        </w:rPr>
        <w:t xml:space="preserve"> and 0.3 respectively. When this critical slope is exceeded, material is exchanged between the adjacent cells to the amount needed to bring the slope back to the critical slope. </w:t>
      </w:r>
    </w:p>
    <w:p w:rsidR="00122779" w:rsidRPr="00752797" w:rsidRDefault="00122779" w:rsidP="00122779">
      <w:pPr>
        <w:rPr>
          <w:lang w:val="en-US"/>
        </w:rPr>
      </w:pPr>
    </w:p>
    <w:p w:rsidR="00122779" w:rsidRPr="00752797" w:rsidRDefault="00122779" w:rsidP="00122779">
      <w:pPr>
        <w:pStyle w:val="MTDisplayEquation"/>
        <w:rPr>
          <w:lang w:val="en-US"/>
        </w:rPr>
      </w:pPr>
      <w:r w:rsidRPr="00752797">
        <w:rPr>
          <w:lang w:val="en-US"/>
        </w:rPr>
        <w:tab/>
      </w:r>
      <w:r w:rsidRPr="00752797">
        <w:rPr>
          <w:position w:val="-28"/>
          <w:lang w:val="en-US"/>
        </w:rPr>
        <w:object w:dxaOrig="1020" w:dyaOrig="680">
          <v:shape id="_x0000_i1149" type="#_x0000_t75" style="width:51.45pt;height:34.6pt" o:ole="">
            <v:imagedata r:id="rId282" o:title=""/>
          </v:shape>
          <o:OLEObject Type="Embed" ProgID="Equation.DSMT4" ShapeID="_x0000_i1149" DrawAspect="Content" ObjectID="_1490184722" r:id="rId28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110</w:instrText>
        </w:r>
      </w:fldSimple>
      <w:r w:rsidRPr="00752797">
        <w:rPr>
          <w:lang w:val="en-US"/>
        </w:rPr>
        <w:instrText>)</w:instrText>
      </w:r>
      <w:r w:rsidR="007E1D7E" w:rsidRPr="00752797">
        <w:rPr>
          <w:lang w:val="en-US"/>
        </w:rPr>
        <w:fldChar w:fldCharType="end"/>
      </w:r>
    </w:p>
    <w:p w:rsidR="00122779" w:rsidRPr="00752797" w:rsidRDefault="00122779" w:rsidP="00122779">
      <w:pPr>
        <w:rPr>
          <w:lang w:val="en-US"/>
        </w:rPr>
      </w:pPr>
    </w:p>
    <w:p w:rsidR="00122779" w:rsidRPr="00752797" w:rsidRDefault="00122779" w:rsidP="00122779">
      <w:pPr>
        <w:rPr>
          <w:lang w:val="en-US"/>
        </w:rPr>
      </w:pPr>
      <w:r w:rsidRPr="00752797">
        <w:rPr>
          <w:lang w:val="en-US"/>
        </w:rPr>
        <w:t>To prevent the generation of large shockwaves due to sudden changes of the bottom level, bottom updating due to avalanching has been limited to a maximum speed of v</w:t>
      </w:r>
      <w:r w:rsidRPr="00752797">
        <w:rPr>
          <w:i/>
          <w:vertAlign w:val="subscript"/>
          <w:lang w:val="en-US"/>
        </w:rPr>
        <w:t>av,</w:t>
      </w:r>
      <w:r w:rsidRPr="00752797">
        <w:rPr>
          <w:vertAlign w:val="subscript"/>
          <w:lang w:val="en-US"/>
        </w:rPr>
        <w:t>max</w:t>
      </w:r>
      <w:r w:rsidRPr="00752797">
        <w:rPr>
          <w:lang w:val="en-US"/>
        </w:rPr>
        <w:t xml:space="preserve"> (keyword: </w:t>
      </w:r>
      <w:r w:rsidRPr="00752797">
        <w:rPr>
          <w:i/>
          <w:lang w:val="en-US"/>
        </w:rPr>
        <w:t>dzmax</w:t>
      </w:r>
      <w:r w:rsidRPr="00752797">
        <w:rPr>
          <w:lang w:val="en-US"/>
        </w:rPr>
        <w:t xml:space="preserve">). Equation </w:t>
      </w:r>
      <w:r w:rsidR="007E1D7E" w:rsidRPr="00752797">
        <w:rPr>
          <w:lang w:val="en-US"/>
        </w:rPr>
        <w:fldChar w:fldCharType="begin"/>
      </w:r>
      <w:r w:rsidRPr="00752797">
        <w:rPr>
          <w:lang w:val="en-US"/>
        </w:rPr>
        <w:instrText xml:space="preserve"> GOTOBUTTON ZEqnNum441314  \* MERGEFORMAT </w:instrText>
      </w:r>
      <w:r w:rsidR="007E1D7E" w:rsidRPr="00752797">
        <w:rPr>
          <w:lang w:val="en-US"/>
        </w:rPr>
        <w:fldChar w:fldCharType="begin"/>
      </w:r>
      <w:r w:rsidRPr="00752797">
        <w:rPr>
          <w:lang w:val="en-US"/>
        </w:rPr>
        <w:instrText xml:space="preserve"> REF ZEqnNum441314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110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shows the resulting bed level change within one time step. </w:t>
      </w:r>
    </w:p>
    <w:p w:rsidR="00122779" w:rsidRPr="00752797" w:rsidRDefault="00122779" w:rsidP="00122779">
      <w:pPr>
        <w:rPr>
          <w:lang w:val="en-US"/>
        </w:rPr>
      </w:pPr>
    </w:p>
    <w:p w:rsidR="00122779" w:rsidRPr="00752797" w:rsidRDefault="00122779" w:rsidP="00122779">
      <w:pPr>
        <w:pStyle w:val="MTDisplayEquation"/>
        <w:rPr>
          <w:lang w:val="en-US"/>
        </w:rPr>
      </w:pPr>
      <w:r w:rsidRPr="00752797">
        <w:rPr>
          <w:lang w:val="en-US"/>
        </w:rPr>
        <w:tab/>
      </w:r>
      <w:r w:rsidRPr="00752797">
        <w:rPr>
          <w:position w:val="-72"/>
          <w:lang w:val="en-US"/>
        </w:rPr>
        <w:object w:dxaOrig="4959" w:dyaOrig="1560">
          <v:shape id="_x0000_i1150" type="#_x0000_t75" style="width:248.75pt;height:78.55pt" o:ole="">
            <v:imagedata r:id="rId284" o:title=""/>
          </v:shape>
          <o:OLEObject Type="Embed" ProgID="Equation.DSMT4" ShapeID="_x0000_i1150" DrawAspect="Content" ObjectID="_1490184723" r:id="rId28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184" w:name="ZEqnNum441314"/>
      <w:r w:rsidRPr="00752797">
        <w:rPr>
          <w:lang w:val="en-US"/>
        </w:rPr>
        <w:instrText>(</w:instrText>
      </w:r>
      <w:fldSimple w:instr=" SEQ MTSec \c \* Arabic \* MERGEFORMAT ">
        <w:r w:rsidR="007E2FAA" w:rsidRPr="007E2FAA">
          <w:rPr>
            <w:noProof/>
            <w:lang w:val="en-US"/>
          </w:rPr>
          <w:instrText>2</w:instrText>
        </w:r>
      </w:fldSimple>
      <w:r w:rsidRPr="00752797">
        <w:rPr>
          <w:lang w:val="en-US"/>
        </w:rPr>
        <w:instrText>.</w:instrText>
      </w:r>
      <w:fldSimple w:instr=" SEQ MTEqn \c \* Arabic \* MERGEFORMAT ">
        <w:r w:rsidR="007E2FAA" w:rsidRPr="007E2FAA">
          <w:rPr>
            <w:noProof/>
            <w:lang w:val="en-US"/>
          </w:rPr>
          <w:instrText>110</w:instrText>
        </w:r>
      </w:fldSimple>
      <w:r w:rsidRPr="00752797">
        <w:rPr>
          <w:lang w:val="en-US"/>
        </w:rPr>
        <w:instrText>)</w:instrText>
      </w:r>
      <w:bookmarkEnd w:id="184"/>
      <w:r w:rsidR="007E1D7E" w:rsidRPr="00752797">
        <w:rPr>
          <w:lang w:val="en-US"/>
        </w:rPr>
        <w:fldChar w:fldCharType="end"/>
      </w:r>
    </w:p>
    <w:p w:rsidR="00FB2410" w:rsidRPr="00752797" w:rsidRDefault="00FB2410" w:rsidP="00FB2410">
      <w:pPr>
        <w:pStyle w:val="Heading3"/>
        <w:jc w:val="both"/>
        <w:rPr>
          <w:lang w:val="en-US"/>
        </w:rPr>
      </w:pPr>
      <w:bookmarkStart w:id="185" w:name="_Toc412623839"/>
      <w:bookmarkStart w:id="186" w:name="_Ref413406934"/>
      <w:bookmarkStart w:id="187" w:name="_Toc413853416"/>
      <w:r w:rsidRPr="00752797">
        <w:rPr>
          <w:lang w:val="en-US"/>
        </w:rPr>
        <w:t>Bed composition</w:t>
      </w:r>
      <w:bookmarkEnd w:id="185"/>
      <w:bookmarkEnd w:id="186"/>
      <w:bookmarkEnd w:id="187"/>
    </w:p>
    <w:p w:rsidR="00FB2410" w:rsidRPr="00752797" w:rsidRDefault="00FB2410" w:rsidP="00FB2410">
      <w:pPr>
        <w:pStyle w:val="BodyText"/>
        <w:rPr>
          <w:lang w:val="en-US"/>
        </w:rPr>
      </w:pPr>
      <w:r w:rsidRPr="00752797">
        <w:rPr>
          <w:lang w:val="en-US"/>
        </w:rPr>
        <w:t xml:space="preserve">If the effect of different sediment fractions, sorting and </w:t>
      </w:r>
      <w:r w:rsidR="00BC356B" w:rsidRPr="00752797">
        <w:rPr>
          <w:lang w:val="en-US"/>
        </w:rPr>
        <w:t>armoring</w:t>
      </w:r>
      <w:r w:rsidRPr="00752797">
        <w:rPr>
          <w:lang w:val="en-US"/>
        </w:rPr>
        <w:t xml:space="preserve"> are of importance, a bed composition constituting multiple sediment fractions can be defined. Each sediment fraction is characterized by a median grain size (</w:t>
      </w:r>
      <w:r w:rsidRPr="00752797">
        <w:rPr>
          <w:i/>
          <w:lang w:val="en-US"/>
        </w:rPr>
        <w:t>D</w:t>
      </w:r>
      <w:r w:rsidRPr="00752797">
        <w:rPr>
          <w:i/>
          <w:vertAlign w:val="subscript"/>
          <w:lang w:val="en-US"/>
        </w:rPr>
        <w:t>50</w:t>
      </w:r>
      <w:r w:rsidRPr="00752797">
        <w:rPr>
          <w:lang w:val="en-US"/>
        </w:rPr>
        <w:t xml:space="preserve">) and possible a </w:t>
      </w:r>
      <w:r w:rsidRPr="00752797">
        <w:rPr>
          <w:i/>
          <w:lang w:val="en-US"/>
        </w:rPr>
        <w:t>D</w:t>
      </w:r>
      <w:r w:rsidRPr="00752797">
        <w:rPr>
          <w:i/>
          <w:vertAlign w:val="subscript"/>
          <w:lang w:val="en-US"/>
        </w:rPr>
        <w:t>15</w:t>
      </w:r>
      <w:r w:rsidRPr="00752797">
        <w:rPr>
          <w:lang w:val="en-US"/>
        </w:rPr>
        <w:t xml:space="preserve"> and </w:t>
      </w:r>
      <w:r w:rsidRPr="00752797">
        <w:rPr>
          <w:i/>
          <w:lang w:val="en-US"/>
        </w:rPr>
        <w:t>D</w:t>
      </w:r>
      <w:r w:rsidRPr="00752797">
        <w:rPr>
          <w:i/>
          <w:vertAlign w:val="subscript"/>
          <w:lang w:val="en-US"/>
        </w:rPr>
        <w:t>90</w:t>
      </w:r>
      <w:r w:rsidRPr="00752797">
        <w:rPr>
          <w:lang w:val="en-US"/>
        </w:rPr>
        <w:t xml:space="preserve"> as well. When using multiple sediment fractions, multiple bed layers are needed as well to describe the vertical distribution of the sediment fractions in the bed.</w:t>
      </w:r>
    </w:p>
    <w:p w:rsidR="00FB2410" w:rsidRPr="00752797" w:rsidRDefault="00FB2410" w:rsidP="00FB2410">
      <w:pPr>
        <w:pStyle w:val="BodyText"/>
        <w:rPr>
          <w:lang w:val="en-US"/>
        </w:rPr>
      </w:pPr>
      <w:r w:rsidRPr="00752797">
        <w:rPr>
          <w:lang w:val="en-US"/>
        </w:rPr>
        <w:t xml:space="preserve">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w:t>
      </w:r>
      <w:r w:rsidR="00BC356B" w:rsidRPr="00752797">
        <w:rPr>
          <w:lang w:val="en-US"/>
        </w:rPr>
        <w:t>armoring</w:t>
      </w:r>
      <w:r w:rsidRPr="00752797">
        <w:rPr>
          <w:lang w:val="en-US"/>
        </w:rPr>
        <w:t xml:space="preserve"> the bed. Three types of bed layers are distinguished: 1) the top layers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top layer as well,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 The “breathing” layer can be the upper or bottom layer in which case the top layer or bottom layer </w:t>
      </w:r>
      <w:r w:rsidR="00BB3951" w:rsidRPr="00752797">
        <w:rPr>
          <w:lang w:val="en-US"/>
        </w:rPr>
        <w:t>class does</w:t>
      </w:r>
      <w:r w:rsidRPr="00752797">
        <w:rPr>
          <w:lang w:val="en-US"/>
        </w:rPr>
        <w:t xml:space="preserve"> not exist. The thickness of the different layer classes can be set separately (keyword: </w:t>
      </w:r>
      <w:r w:rsidRPr="00752797">
        <w:rPr>
          <w:i/>
          <w:lang w:val="en-US"/>
        </w:rPr>
        <w:t>dzg1, dzg2</w:t>
      </w:r>
      <w:r w:rsidRPr="00752797">
        <w:rPr>
          <w:lang w:val="en-US"/>
        </w:rPr>
        <w:t xml:space="preserve"> and </w:t>
      </w:r>
      <w:r w:rsidRPr="00752797">
        <w:rPr>
          <w:i/>
          <w:lang w:val="en-US"/>
        </w:rPr>
        <w:t>dzg3</w:t>
      </w:r>
      <w:r w:rsidRPr="00752797">
        <w:rPr>
          <w:lang w:val="en-US"/>
        </w:rPr>
        <w:t xml:space="preserve">) or at once (keyword: </w:t>
      </w:r>
      <w:r w:rsidRPr="00752797">
        <w:rPr>
          <w:i/>
          <w:lang w:val="en-US"/>
        </w:rPr>
        <w:t>dzg</w:t>
      </w:r>
      <w:r w:rsidRPr="00752797">
        <w:rPr>
          <w:lang w:val="en-US"/>
        </w:rPr>
        <w:t>).</w:t>
      </w:r>
    </w:p>
    <w:p w:rsidR="00FB2410" w:rsidRPr="00752797" w:rsidRDefault="00FB2410" w:rsidP="00FB2410">
      <w:pPr>
        <w:pStyle w:val="BodyText"/>
        <w:rPr>
          <w:lang w:val="en-US"/>
        </w:rPr>
      </w:pPr>
      <w:r w:rsidRPr="00752797">
        <w:rPr>
          <w:lang w:val="en-US"/>
        </w:rPr>
        <w:t xml:space="preserve">Each grid cell in XBeach holds its own sediment distribution and the sediment transport formulations are used differentiate between fractions. Therefore the distribution of sediment may change over time and processes like </w:t>
      </w:r>
      <w:r w:rsidR="00BC356B" w:rsidRPr="00752797">
        <w:rPr>
          <w:lang w:val="en-US"/>
        </w:rPr>
        <w:t>armoring</w:t>
      </w:r>
      <w:r w:rsidRPr="00752797">
        <w:rPr>
          <w:lang w:val="en-US"/>
        </w:rPr>
        <w:t xml:space="preserve">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behavior, while a bed layer thickness that is too small will result in a lot of shifting and thus numerical mixing (</w:t>
      </w:r>
      <w:r w:rsidR="007E1D7E" w:rsidRPr="00752797">
        <w:rPr>
          <w:lang w:val="en-US"/>
        </w:rPr>
        <w:fldChar w:fldCharType="begin"/>
      </w:r>
      <w:r w:rsidRPr="00752797">
        <w:rPr>
          <w:lang w:val="en-US"/>
        </w:rPr>
        <w:instrText xml:space="preserve"> REF _Ref287258163 \h </w:instrText>
      </w:r>
      <w:r w:rsidR="007E1D7E" w:rsidRPr="00752797">
        <w:rPr>
          <w:lang w:val="en-US"/>
        </w:rPr>
      </w:r>
      <w:r w:rsidR="007E1D7E" w:rsidRPr="00752797">
        <w:rPr>
          <w:lang w:val="en-US"/>
        </w:rPr>
        <w:fldChar w:fldCharType="separate"/>
      </w:r>
      <w:r w:rsidR="007E2FAA" w:rsidRPr="00752797">
        <w:rPr>
          <w:lang w:val="en-US"/>
        </w:rPr>
        <w:t xml:space="preserve">Figure </w:t>
      </w:r>
      <w:r w:rsidR="007E2FAA">
        <w:rPr>
          <w:noProof/>
          <w:lang w:val="en-US"/>
        </w:rPr>
        <w:t>2</w:t>
      </w:r>
      <w:r w:rsidR="007E2FAA">
        <w:rPr>
          <w:lang w:val="en-US"/>
        </w:rPr>
        <w:t>.</w:t>
      </w:r>
      <w:r w:rsidR="007E2FAA">
        <w:rPr>
          <w:noProof/>
          <w:lang w:val="en-US"/>
        </w:rPr>
        <w:t>8</w:t>
      </w:r>
      <w:r w:rsidR="007E1D7E" w:rsidRPr="00752797">
        <w:rPr>
          <w:lang w:val="en-US"/>
        </w:rPr>
        <w:fldChar w:fldCharType="end"/>
      </w:r>
      <w:r w:rsidRPr="00752797">
        <w:rPr>
          <w:lang w:val="en-US"/>
        </w:rPr>
        <w:t>).</w:t>
      </w:r>
    </w:p>
    <w:p w:rsidR="00FB2410" w:rsidRPr="00752797" w:rsidRDefault="00FB2410" w:rsidP="00FB2410">
      <w:pPr>
        <w:spacing w:line="240" w:lineRule="auto"/>
        <w:rPr>
          <w:lang w:val="en-US"/>
        </w:rPr>
      </w:pPr>
      <w:r w:rsidRPr="00752797">
        <w:rPr>
          <w:noProof/>
          <w:lang w:eastAsia="zh-CN"/>
        </w:rPr>
        <w:lastRenderedPageBreak/>
        <w:drawing>
          <wp:inline distT="0" distB="0" distL="0" distR="0" wp14:anchorId="5BCC6552" wp14:editId="4B57D42E">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FB2410" w:rsidRPr="00752797" w:rsidRDefault="00FB2410" w:rsidP="00FB2410">
      <w:pPr>
        <w:pStyle w:val="Caption"/>
        <w:rPr>
          <w:lang w:val="en-US"/>
        </w:rPr>
      </w:pPr>
      <w:bookmarkStart w:id="188" w:name="_Ref287258163"/>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8</w:t>
      </w:r>
      <w:r w:rsidR="007E2FAA">
        <w:rPr>
          <w:lang w:val="en-US"/>
        </w:rPr>
        <w:fldChar w:fldCharType="end"/>
      </w:r>
      <w:bookmarkEnd w:id="188"/>
      <w:r w:rsidRPr="00752797">
        <w:rPr>
          <w:lang w:val="en-US"/>
        </w:rPr>
        <w:tab/>
      </w:r>
      <w:r w:rsidR="00122779" w:rsidRPr="00752797">
        <w:rPr>
          <w:lang w:val="en-US"/>
        </w:rPr>
        <w:t>Visualization</w:t>
      </w:r>
      <w:r w:rsidRPr="00752797">
        <w:rPr>
          <w:lang w:val="en-US"/>
        </w:rPr>
        <w:t xml:space="preserve"> of the diffusion that occurs when XBeach calculates sediment compositions. After sedimentation of fine sediment on top of coarser material it is uniformly mixed over the whole layer. Subsequent erosion erodes both the fines as the coarser material. To avoid this phenomenon, layers should not be too thick (van der Zwaag, 2014).</w:t>
      </w:r>
    </w:p>
    <w:p w:rsidR="0050022D" w:rsidRPr="00752797" w:rsidRDefault="0050022D" w:rsidP="0050022D">
      <w:pPr>
        <w:pStyle w:val="Heading2"/>
        <w:rPr>
          <w:lang w:val="en-US"/>
        </w:rPr>
      </w:pPr>
      <w:bookmarkStart w:id="189" w:name="_Ref413524197"/>
      <w:bookmarkStart w:id="190" w:name="_Toc413853417"/>
      <w:r w:rsidRPr="00752797">
        <w:rPr>
          <w:lang w:val="en-US"/>
        </w:rPr>
        <w:t>Ship-induced wave motions</w:t>
      </w:r>
      <w:bookmarkEnd w:id="189"/>
      <w:bookmarkEnd w:id="190"/>
    </w:p>
    <w:p w:rsidR="0050022D" w:rsidRPr="00752797" w:rsidRDefault="0050022D" w:rsidP="0050022D">
      <w:pPr>
        <w:rPr>
          <w:lang w:val="en-US"/>
        </w:rPr>
      </w:pPr>
      <w:r w:rsidRPr="00752797">
        <w:rPr>
          <w:lang w:val="en-US"/>
        </w:rPr>
        <w:t>A relatively new application field for XBeach is the generation and propagation of waves induced by sailing vessels. This functionality has been implemented recently (Zhou, 2013), and has currently been used in several studies (e.g. Zhou et al., 2014, De Jong et al., 2013), showing very good results.</w:t>
      </w:r>
    </w:p>
    <w:p w:rsidR="0050022D" w:rsidRPr="00752797" w:rsidRDefault="0050022D" w:rsidP="0050022D">
      <w:pPr>
        <w:rPr>
          <w:lang w:val="en-US"/>
        </w:rPr>
      </w:pPr>
    </w:p>
    <w:p w:rsidR="0050022D" w:rsidRPr="00752797" w:rsidRDefault="0050022D" w:rsidP="0050022D">
      <w:pPr>
        <w:rPr>
          <w:lang w:val="en-US"/>
        </w:rPr>
      </w:pPr>
      <w:r w:rsidRPr="00752797">
        <w:rPr>
          <w:lang w:val="en-US"/>
        </w:rPr>
        <w:t>For computing ship-induced waves the non-hydrostatic version of XBeach is used. A moving ship is represented as a pressure head that moves along a pre-defined track through the model domain. The ship is defined on a separate grid, where the ship draft is specified per grid point. Each computational time step the ship draft is interpolated from the ship grid to the global grid, where the ship volume is kept constant. Then the water pressure head in each global grid cell is updated based on the interpolated ship draft. By moving the pressure fields, the waves are generated and will propagate further through the global domain.</w:t>
      </w:r>
    </w:p>
    <w:p w:rsidR="0050022D" w:rsidRPr="00752797" w:rsidRDefault="0050022D" w:rsidP="0050022D">
      <w:pPr>
        <w:rPr>
          <w:lang w:val="en-US"/>
        </w:rPr>
      </w:pPr>
    </w:p>
    <w:p w:rsidR="0050022D" w:rsidRPr="00752797" w:rsidRDefault="0050022D" w:rsidP="0050022D">
      <w:pPr>
        <w:rPr>
          <w:lang w:val="en-US"/>
        </w:rPr>
      </w:pPr>
      <w:r w:rsidRPr="00752797">
        <w:rPr>
          <w:lang w:val="en-US"/>
        </w:rPr>
        <w:t xml:space="preserve">In </w:t>
      </w:r>
      <w:r w:rsidR="007E1D7E" w:rsidRPr="00752797">
        <w:rPr>
          <w:lang w:val="en-US"/>
        </w:rPr>
        <w:fldChar w:fldCharType="begin"/>
      </w:r>
      <w:r w:rsidRPr="00752797">
        <w:rPr>
          <w:lang w:val="en-US"/>
        </w:rPr>
        <w:instrText xml:space="preserve"> REF _Ref413316268 </w:instrText>
      </w:r>
      <w:r w:rsidR="007E1D7E" w:rsidRPr="00752797">
        <w:rPr>
          <w:lang w:val="en-US"/>
        </w:rPr>
        <w:fldChar w:fldCharType="separate"/>
      </w:r>
      <w:r w:rsidR="007E2FAA" w:rsidRPr="00752797">
        <w:rPr>
          <w:lang w:val="en-US"/>
        </w:rPr>
        <w:t xml:space="preserve">Figure </w:t>
      </w:r>
      <w:r w:rsidR="007E2FAA">
        <w:rPr>
          <w:noProof/>
          <w:lang w:val="en-US"/>
        </w:rPr>
        <w:t>2</w:t>
      </w:r>
      <w:r w:rsidR="007E2FAA">
        <w:rPr>
          <w:lang w:val="en-US"/>
        </w:rPr>
        <w:t>.</w:t>
      </w:r>
      <w:r w:rsidR="007E2FAA">
        <w:rPr>
          <w:noProof/>
          <w:lang w:val="en-US"/>
        </w:rPr>
        <w:t>9</w:t>
      </w:r>
      <w:r w:rsidR="007E1D7E" w:rsidRPr="00752797">
        <w:rPr>
          <w:lang w:val="en-US"/>
        </w:rPr>
        <w:fldChar w:fldCharType="end"/>
      </w:r>
      <w:r w:rsidRPr="00752797">
        <w:rPr>
          <w:lang w:val="en-US"/>
        </w:rPr>
        <w:t xml:space="preserve"> an example XBeach setup for ship waves is shown. The ship track is user defined and can, for instance, be obtained from the Automatic Identification System (AIS) for marine traffic. In this example, the model results were compared with measurements taken at Bath, The Netherlands. A filtered time series of the measured and computed water level is shown in </w:t>
      </w:r>
      <w:r w:rsidR="007E1D7E" w:rsidRPr="00752797">
        <w:rPr>
          <w:lang w:val="en-US"/>
        </w:rPr>
        <w:fldChar w:fldCharType="begin"/>
      </w:r>
      <w:r w:rsidRPr="00752797">
        <w:rPr>
          <w:lang w:val="en-US"/>
        </w:rPr>
        <w:instrText xml:space="preserve"> REF _Ref413316395 </w:instrText>
      </w:r>
      <w:r w:rsidR="007E1D7E" w:rsidRPr="00752797">
        <w:rPr>
          <w:lang w:val="en-US"/>
        </w:rPr>
        <w:fldChar w:fldCharType="separate"/>
      </w:r>
      <w:r w:rsidR="007E2FAA" w:rsidRPr="00752797">
        <w:rPr>
          <w:lang w:val="en-US"/>
        </w:rPr>
        <w:t xml:space="preserve">Figure </w:t>
      </w:r>
      <w:r w:rsidR="007E2FAA">
        <w:rPr>
          <w:noProof/>
          <w:lang w:val="en-US"/>
        </w:rPr>
        <w:t>2</w:t>
      </w:r>
      <w:r w:rsidR="007E2FAA">
        <w:rPr>
          <w:lang w:val="en-US"/>
        </w:rPr>
        <w:t>.</w:t>
      </w:r>
      <w:r w:rsidR="007E2FAA">
        <w:rPr>
          <w:noProof/>
          <w:lang w:val="en-US"/>
        </w:rPr>
        <w:t>10</w:t>
      </w:r>
      <w:r w:rsidR="007E1D7E" w:rsidRPr="00752797">
        <w:rPr>
          <w:lang w:val="en-US"/>
        </w:rPr>
        <w:fldChar w:fldCharType="end"/>
      </w:r>
      <w:r w:rsidRPr="00752797">
        <w:rPr>
          <w:lang w:val="en-US"/>
        </w:rPr>
        <w:t>. The time series was filtered to focus on the computation of the primary ship wave.</w:t>
      </w:r>
    </w:p>
    <w:p w:rsidR="0050022D" w:rsidRPr="00752797" w:rsidRDefault="0050022D" w:rsidP="0050022D">
      <w:pPr>
        <w:rPr>
          <w:lang w:val="en-US"/>
        </w:rPr>
      </w:pPr>
    </w:p>
    <w:p w:rsidR="0050022D" w:rsidRPr="00752797" w:rsidRDefault="0050022D" w:rsidP="0050022D">
      <w:pPr>
        <w:rPr>
          <w:lang w:val="en-US"/>
        </w:rPr>
      </w:pPr>
      <w:r w:rsidRPr="00752797">
        <w:rPr>
          <w:noProof/>
          <w:lang w:eastAsia="zh-CN"/>
        </w:rPr>
        <w:lastRenderedPageBreak/>
        <w:drawing>
          <wp:inline distT="0" distB="0" distL="0" distR="0" wp14:anchorId="0373B6F1" wp14:editId="093DE0F2">
            <wp:extent cx="2701637" cy="2379370"/>
            <wp:effectExtent l="0" t="0" r="3810" b="190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7" cstate="print"/>
                    <a:srcRect l="13141" t="6528" r="7259"/>
                    <a:stretch/>
                  </pic:blipFill>
                  <pic:spPr bwMode="auto">
                    <a:xfrm>
                      <a:off x="0" y="0"/>
                      <a:ext cx="2700000" cy="2377928"/>
                    </a:xfrm>
                    <a:prstGeom prst="rect">
                      <a:avLst/>
                    </a:prstGeom>
                    <a:ln>
                      <a:noFill/>
                    </a:ln>
                    <a:extLst>
                      <a:ext uri="{53640926-AAD7-44D8-BBD7-CCE9431645EC}">
                        <a14:shadowObscured xmlns:a14="http://schemas.microsoft.com/office/drawing/2010/main"/>
                      </a:ext>
                    </a:extLst>
                  </pic:spPr>
                </pic:pic>
              </a:graphicData>
            </a:graphic>
          </wp:inline>
        </w:drawing>
      </w:r>
      <w:r w:rsidRPr="00752797">
        <w:rPr>
          <w:lang w:val="en-US" w:eastAsia="zh-CN"/>
        </w:rPr>
        <w:t xml:space="preserve"> </w:t>
      </w:r>
      <w:r w:rsidRPr="00752797">
        <w:rPr>
          <w:noProof/>
          <w:lang w:eastAsia="zh-CN"/>
        </w:rPr>
        <w:drawing>
          <wp:inline distT="0" distB="0" distL="0" distR="0" wp14:anchorId="25EB4988" wp14:editId="4E70A0ED">
            <wp:extent cx="2701637" cy="2341418"/>
            <wp:effectExtent l="0" t="0" r="3810" b="19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8" cstate="print"/>
                    <a:srcRect l="11890" t="6596" r="7510" b="264"/>
                    <a:stretch/>
                  </pic:blipFill>
                  <pic:spPr bwMode="auto">
                    <a:xfrm>
                      <a:off x="0" y="0"/>
                      <a:ext cx="2700000" cy="2339999"/>
                    </a:xfrm>
                    <a:prstGeom prst="rect">
                      <a:avLst/>
                    </a:prstGeom>
                    <a:ln>
                      <a:noFill/>
                    </a:ln>
                    <a:extLst>
                      <a:ext uri="{53640926-AAD7-44D8-BBD7-CCE9431645EC}">
                        <a14:shadowObscured xmlns:a14="http://schemas.microsoft.com/office/drawing/2010/main"/>
                      </a:ext>
                    </a:extLst>
                  </pic:spPr>
                </pic:pic>
              </a:graphicData>
            </a:graphic>
          </wp:inline>
        </w:drawing>
      </w:r>
    </w:p>
    <w:p w:rsidR="0050022D" w:rsidRPr="00752797" w:rsidRDefault="0050022D" w:rsidP="0050022D">
      <w:pPr>
        <w:pStyle w:val="Caption"/>
        <w:rPr>
          <w:lang w:val="en-US"/>
        </w:rPr>
      </w:pPr>
      <w:bookmarkStart w:id="191" w:name="_Ref413316268"/>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9</w:t>
      </w:r>
      <w:r w:rsidR="007E2FAA">
        <w:rPr>
          <w:lang w:val="en-US"/>
        </w:rPr>
        <w:fldChar w:fldCharType="end"/>
      </w:r>
      <w:bookmarkEnd w:id="191"/>
      <w:r w:rsidRPr="00752797">
        <w:rPr>
          <w:lang w:val="en-US"/>
        </w:rPr>
        <w:tab/>
        <w:t>Example XBeach setup (left) and result (right) for a ship wave simulation in the Scheldt Estuary (The Netherlands). The ship track (red dashed line) is user-defined, and the measurement location is indicated (magenta dot).</w:t>
      </w:r>
    </w:p>
    <w:p w:rsidR="0050022D" w:rsidRPr="00752797" w:rsidRDefault="0050022D" w:rsidP="0050022D">
      <w:pPr>
        <w:rPr>
          <w:lang w:val="en-US"/>
        </w:rPr>
      </w:pPr>
    </w:p>
    <w:p w:rsidR="0050022D" w:rsidRPr="00752797" w:rsidRDefault="0050022D" w:rsidP="0050022D">
      <w:pPr>
        <w:jc w:val="center"/>
        <w:rPr>
          <w:lang w:val="en-US"/>
        </w:rPr>
      </w:pPr>
      <w:r w:rsidRPr="00752797">
        <w:rPr>
          <w:noProof/>
          <w:lang w:eastAsia="zh-CN"/>
        </w:rPr>
        <w:drawing>
          <wp:inline distT="0" distB="0" distL="0" distR="0" wp14:anchorId="51DA789E" wp14:editId="45521B0B">
            <wp:extent cx="3906130" cy="1623647"/>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cstate="print"/>
                    <a:stretch>
                      <a:fillRect/>
                    </a:stretch>
                  </pic:blipFill>
                  <pic:spPr>
                    <a:xfrm>
                      <a:off x="0" y="0"/>
                      <a:ext cx="3907964" cy="1624409"/>
                    </a:xfrm>
                    <a:prstGeom prst="rect">
                      <a:avLst/>
                    </a:prstGeom>
                  </pic:spPr>
                </pic:pic>
              </a:graphicData>
            </a:graphic>
          </wp:inline>
        </w:drawing>
      </w:r>
    </w:p>
    <w:p w:rsidR="0050022D" w:rsidRPr="00752797" w:rsidRDefault="0050022D" w:rsidP="0050022D">
      <w:pPr>
        <w:pStyle w:val="Caption"/>
        <w:rPr>
          <w:lang w:val="en-US"/>
        </w:rPr>
      </w:pPr>
      <w:bookmarkStart w:id="192" w:name="_Ref413316395"/>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2</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10</w:t>
      </w:r>
      <w:r w:rsidR="007E2FAA">
        <w:rPr>
          <w:lang w:val="en-US"/>
        </w:rPr>
        <w:fldChar w:fldCharType="end"/>
      </w:r>
      <w:bookmarkEnd w:id="192"/>
      <w:r w:rsidRPr="00752797">
        <w:rPr>
          <w:lang w:val="en-US"/>
        </w:rPr>
        <w:tab/>
        <w:t>Example XBeach result for ship-induced waves. Measurements are taken at Bath, in the Scheldt Estuary, The Netherlands (Schroevers et al., 2011).</w:t>
      </w:r>
    </w:p>
    <w:p w:rsidR="0050022D" w:rsidRPr="00752797" w:rsidRDefault="0050022D" w:rsidP="0050022D">
      <w:pPr>
        <w:rPr>
          <w:lang w:val="en-US"/>
        </w:rPr>
      </w:pPr>
    </w:p>
    <w:p w:rsidR="0050022D" w:rsidRPr="00752797" w:rsidRDefault="0050022D" w:rsidP="0050022D">
      <w:pPr>
        <w:rPr>
          <w:lang w:val="en-US"/>
        </w:rPr>
      </w:pPr>
      <w:r w:rsidRPr="00752797">
        <w:rPr>
          <w:lang w:val="en-US"/>
        </w:rPr>
        <w:t xml:space="preserve">In addition to the propagation of ship-induced waves, XBeach computes the forces and moments acting on the ship body. With this functionality, passing ship effects can be analyzed (e.g. Zhou, 2013).  </w:t>
      </w:r>
    </w:p>
    <w:p w:rsidR="00E34418" w:rsidRPr="00752797" w:rsidRDefault="00E34418" w:rsidP="001D1117">
      <w:pPr>
        <w:rPr>
          <w:szCs w:val="28"/>
          <w:lang w:val="en-US"/>
        </w:rPr>
      </w:pPr>
      <w:r w:rsidRPr="00752797">
        <w:rPr>
          <w:lang w:val="en-US"/>
        </w:rPr>
        <w:br w:type="page"/>
      </w:r>
    </w:p>
    <w:p w:rsidR="008E05D9" w:rsidRPr="00752797" w:rsidRDefault="008E05D9" w:rsidP="002603CC">
      <w:pPr>
        <w:pStyle w:val="Heading1"/>
        <w:jc w:val="both"/>
        <w:rPr>
          <w:lang w:val="en-US"/>
        </w:rPr>
      </w:pPr>
      <w:bookmarkStart w:id="193" w:name="_Toc413853418"/>
      <w:r w:rsidRPr="00752797">
        <w:rPr>
          <w:lang w:val="en-US"/>
        </w:rPr>
        <w:lastRenderedPageBreak/>
        <w:t>Boundary conditions</w:t>
      </w:r>
      <w:bookmarkEnd w:id="193"/>
    </w:p>
    <w:p w:rsidR="00235CE0" w:rsidRPr="00752797" w:rsidRDefault="00235CE0" w:rsidP="002603CC">
      <w:pPr>
        <w:pStyle w:val="Heading2"/>
        <w:spacing w:line="240" w:lineRule="auto"/>
        <w:jc w:val="both"/>
        <w:rPr>
          <w:lang w:val="en-US"/>
        </w:rPr>
      </w:pPr>
      <w:bookmarkStart w:id="194" w:name="_Ref413405504"/>
      <w:bookmarkStart w:id="195" w:name="_Ref413406232"/>
      <w:bookmarkStart w:id="196" w:name="_Toc413853419"/>
      <w:r w:rsidRPr="00752797">
        <w:rPr>
          <w:lang w:val="en-US"/>
        </w:rPr>
        <w:t>Waves</w:t>
      </w:r>
      <w:bookmarkEnd w:id="194"/>
      <w:bookmarkEnd w:id="195"/>
      <w:bookmarkEnd w:id="196"/>
    </w:p>
    <w:p w:rsidR="00235CE0" w:rsidRPr="00752797" w:rsidRDefault="00235CE0" w:rsidP="002603CC">
      <w:pPr>
        <w:rPr>
          <w:lang w:val="en-US"/>
        </w:rPr>
      </w:pPr>
      <w:r w:rsidRPr="00752797">
        <w:rPr>
          <w:lang w:val="en-US"/>
        </w:rPr>
        <w:t xml:space="preserve">XBeach allows users to include two different options for wave boundary conditions in the model. These wave boundary conditions can be applied only at the </w:t>
      </w:r>
      <w:r w:rsidR="00BB3951" w:rsidRPr="00752797">
        <w:rPr>
          <w:lang w:val="en-US"/>
        </w:rPr>
        <w:t>seaward</w:t>
      </w:r>
      <w:r w:rsidRPr="00752797">
        <w:rPr>
          <w:lang w:val="en-US"/>
        </w:rPr>
        <w:t xml:space="preserve"> boundary (keyword: </w:t>
      </w:r>
      <w:r w:rsidR="00B709C9" w:rsidRPr="00752797">
        <w:rPr>
          <w:i/>
          <w:lang w:val="en-US"/>
        </w:rPr>
        <w:t>wbctype</w:t>
      </w:r>
      <w:r w:rsidRPr="00752797">
        <w:rPr>
          <w:lang w:val="en-US"/>
        </w:rPr>
        <w:t xml:space="preserve">). First of all, in </w:t>
      </w:r>
      <w:ins w:id="197" w:author="Ellen Quataert" w:date="2015-04-10T11:50:00Z">
        <w:r w:rsidR="00CD2E57">
          <w:rPr>
            <w:lang w:val="en-US"/>
          </w:rPr>
          <w:t xml:space="preserve">Section </w:t>
        </w:r>
      </w:ins>
      <w:r w:rsidR="00055F7E">
        <w:fldChar w:fldCharType="begin"/>
      </w:r>
      <w:r w:rsidR="00055F7E">
        <w:instrText xml:space="preserve"> REF _Ref410738028 \r \h  \* MERGEFORMAT </w:instrText>
      </w:r>
      <w:r w:rsidR="00055F7E">
        <w:fldChar w:fldCharType="separate"/>
      </w:r>
      <w:r w:rsidR="007E2FAA" w:rsidRPr="007E2FAA">
        <w:rPr>
          <w:lang w:val="en-US"/>
        </w:rPr>
        <w:t>3.1.1</w:t>
      </w:r>
      <w:r w:rsidR="00055F7E">
        <w:fldChar w:fldCharType="end"/>
      </w:r>
      <w:r w:rsidRPr="00752797">
        <w:rPr>
          <w:lang w:val="en-US"/>
        </w:rPr>
        <w:t xml:space="preserve"> the method to specify wave spectra is discussed. Secondly, in</w:t>
      </w:r>
      <w:ins w:id="198" w:author="Ellen Quataert" w:date="2015-04-10T11:50:00Z">
        <w:r w:rsidR="00CD2E57">
          <w:rPr>
            <w:lang w:val="en-US"/>
          </w:rPr>
          <w:t xml:space="preserve"> Section</w:t>
        </w:r>
      </w:ins>
      <w:r w:rsidRPr="00752797">
        <w:rPr>
          <w:lang w:val="en-US"/>
        </w:rPr>
        <w:t xml:space="preserve"> </w:t>
      </w:r>
      <w:r w:rsidR="00055F7E">
        <w:fldChar w:fldCharType="begin"/>
      </w:r>
      <w:r w:rsidR="00055F7E">
        <w:instrText xml:space="preserve"> REF _Ref412015448 \r \h  \* MERGEFORMAT </w:instrText>
      </w:r>
      <w:r w:rsidR="00055F7E">
        <w:fldChar w:fldCharType="separate"/>
      </w:r>
      <w:r w:rsidR="007E2FAA" w:rsidRPr="007E2FAA">
        <w:rPr>
          <w:lang w:val="en-US"/>
        </w:rPr>
        <w:t>3.1.2</w:t>
      </w:r>
      <w:r w:rsidR="00055F7E">
        <w:fldChar w:fldCharType="end"/>
      </w:r>
      <w:r w:rsidRPr="00752797">
        <w:rPr>
          <w:lang w:val="en-US"/>
        </w:rPr>
        <w:t xml:space="preserve"> the method to apply non-spectra, such as stationary wave conditions or time-series is elaborated. In </w:t>
      </w:r>
      <w:ins w:id="199" w:author="Ellen Quataert" w:date="2015-04-10T11:50:00Z">
        <w:r w:rsidR="00CD2E57">
          <w:rPr>
            <w:lang w:val="en-US"/>
          </w:rPr>
          <w:t xml:space="preserve">Section </w:t>
        </w:r>
      </w:ins>
      <w:r w:rsidR="00055F7E">
        <w:fldChar w:fldCharType="begin"/>
      </w:r>
      <w:r w:rsidR="00055F7E">
        <w:instrText xml:space="preserve"> REF _Ref410738048 \r \h  \* MERGEFORMAT </w:instrText>
      </w:r>
      <w:r w:rsidR="00055F7E">
        <w:fldChar w:fldCharType="separate"/>
      </w:r>
      <w:r w:rsidR="007E2FAA" w:rsidRPr="007E2FAA">
        <w:rPr>
          <w:lang w:val="en-US"/>
        </w:rPr>
        <w:t>3.1.4</w:t>
      </w:r>
      <w:r w:rsidR="00055F7E">
        <w:fldChar w:fldCharType="end"/>
      </w:r>
      <w:r w:rsidRPr="00752797">
        <w:rPr>
          <w:lang w:val="en-US"/>
        </w:rPr>
        <w:t xml:space="preserve"> the lateral boundary conditions for waves are discussed. There is currently not a possibility to force waves on the </w:t>
      </w:r>
      <w:r w:rsidR="00BB3951" w:rsidRPr="00752797">
        <w:rPr>
          <w:lang w:val="en-US"/>
        </w:rPr>
        <w:t>landward</w:t>
      </w:r>
      <w:r w:rsidRPr="00752797">
        <w:rPr>
          <w:lang w:val="en-US"/>
        </w:rPr>
        <w:t xml:space="preserve"> boundary of a model. </w:t>
      </w:r>
    </w:p>
    <w:p w:rsidR="00235CE0" w:rsidRPr="00752797" w:rsidRDefault="00235CE0" w:rsidP="002603CC">
      <w:pPr>
        <w:pStyle w:val="Heading3"/>
        <w:jc w:val="both"/>
        <w:rPr>
          <w:lang w:val="en-US"/>
        </w:rPr>
      </w:pPr>
      <w:bookmarkStart w:id="200" w:name="_Ref410738028"/>
      <w:bookmarkStart w:id="201" w:name="_Toc413853420"/>
      <w:r w:rsidRPr="00752797">
        <w:rPr>
          <w:lang w:val="en-US"/>
        </w:rPr>
        <w:t>Spectra</w:t>
      </w:r>
      <w:bookmarkEnd w:id="200"/>
      <w:r w:rsidR="00E22FE1" w:rsidRPr="00752797">
        <w:rPr>
          <w:lang w:val="en-US"/>
        </w:rPr>
        <w:t>l conditions</w:t>
      </w:r>
      <w:bookmarkEnd w:id="201"/>
    </w:p>
    <w:p w:rsidR="00235CE0" w:rsidRPr="00752797" w:rsidRDefault="00235CE0" w:rsidP="002603CC">
      <w:pPr>
        <w:spacing w:line="240" w:lineRule="auto"/>
        <w:rPr>
          <w:lang w:val="en-US"/>
        </w:rPr>
      </w:pPr>
      <w:r w:rsidRPr="00752797">
        <w:rPr>
          <w:lang w:val="en-US"/>
        </w:rPr>
        <w:t xml:space="preserve">The most-used wave boundary condition </w:t>
      </w:r>
      <w:r w:rsidR="00500A94" w:rsidRPr="00752797">
        <w:rPr>
          <w:lang w:val="en-US"/>
        </w:rPr>
        <w:t xml:space="preserve">in XBeach </w:t>
      </w:r>
      <w:r w:rsidRPr="00752797">
        <w:rPr>
          <w:lang w:val="en-US"/>
        </w:rPr>
        <w:t xml:space="preserve">is a spectral type. </w:t>
      </w:r>
      <w:r w:rsidR="006E38F6" w:rsidRPr="00752797">
        <w:rPr>
          <w:lang w:val="en-US"/>
        </w:rPr>
        <w:t xml:space="preserve">The input description of spectral wave boundary conditions can be found in </w:t>
      </w:r>
      <w:ins w:id="202" w:author="Ellen Quataert" w:date="2015-04-10T11:50:00Z">
        <w:r w:rsidR="00CD2E57">
          <w:rPr>
            <w:lang w:val="en-US"/>
          </w:rPr>
          <w:t xml:space="preserve">Section </w:t>
        </w:r>
      </w:ins>
      <w:r w:rsidR="007E1D7E" w:rsidRPr="00752797">
        <w:rPr>
          <w:lang w:val="en-US"/>
        </w:rPr>
        <w:fldChar w:fldCharType="begin"/>
      </w:r>
      <w:r w:rsidR="006E38F6" w:rsidRPr="00752797">
        <w:rPr>
          <w:lang w:val="en-US"/>
        </w:rPr>
        <w:instrText xml:space="preserve"> REF _Ref285375434 \r \h </w:instrText>
      </w:r>
      <w:r w:rsidR="007E1D7E" w:rsidRPr="00752797">
        <w:rPr>
          <w:lang w:val="en-US"/>
        </w:rPr>
      </w:r>
      <w:r w:rsidR="007E1D7E" w:rsidRPr="00752797">
        <w:rPr>
          <w:lang w:val="en-US"/>
        </w:rPr>
        <w:fldChar w:fldCharType="separate"/>
      </w:r>
      <w:r w:rsidR="007E2FAA">
        <w:rPr>
          <w:lang w:val="en-US"/>
        </w:rPr>
        <w:t>4.4.1</w:t>
      </w:r>
      <w:r w:rsidR="007E1D7E" w:rsidRPr="00752797">
        <w:rPr>
          <w:lang w:val="en-US"/>
        </w:rPr>
        <w:fldChar w:fldCharType="end"/>
      </w:r>
      <w:r w:rsidR="006E38F6" w:rsidRPr="00752797">
        <w:rPr>
          <w:lang w:val="en-US"/>
        </w:rPr>
        <w:t xml:space="preserve">. </w:t>
      </w:r>
      <w:r w:rsidR="00E15C53" w:rsidRPr="00752797">
        <w:rPr>
          <w:lang w:val="en-US"/>
        </w:rPr>
        <w:t xml:space="preserve"> </w:t>
      </w:r>
      <w:r w:rsidRPr="00752797">
        <w:rPr>
          <w:lang w:val="en-US"/>
        </w:rPr>
        <w:t xml:space="preserve">XBeach allows the user to define these with </w:t>
      </w:r>
      <w:r w:rsidR="00E22FE1" w:rsidRPr="00752797">
        <w:rPr>
          <w:lang w:val="en-US"/>
        </w:rPr>
        <w:t>three</w:t>
      </w:r>
      <w:r w:rsidRPr="00752797">
        <w:rPr>
          <w:lang w:val="en-US"/>
        </w:rPr>
        <w:t xml:space="preserve"> possibilities:</w:t>
      </w:r>
    </w:p>
    <w:p w:rsidR="00E15C53" w:rsidRPr="00752797" w:rsidRDefault="00E15C53" w:rsidP="002603CC">
      <w:pPr>
        <w:spacing w:line="240" w:lineRule="auto"/>
        <w:rPr>
          <w:lang w:val="en-US"/>
        </w:rPr>
      </w:pPr>
    </w:p>
    <w:p w:rsidR="00A61743" w:rsidRPr="00752797" w:rsidRDefault="00235CE0" w:rsidP="00A61743">
      <w:pPr>
        <w:numPr>
          <w:ilvl w:val="0"/>
          <w:numId w:val="8"/>
        </w:numPr>
        <w:spacing w:line="240" w:lineRule="auto"/>
        <w:rPr>
          <w:lang w:val="en-US"/>
        </w:rPr>
      </w:pPr>
      <w:r w:rsidRPr="00752797">
        <w:rPr>
          <w:u w:val="single"/>
          <w:lang w:val="en-US"/>
        </w:rPr>
        <w:t>Parameterized spectrum</w:t>
      </w:r>
      <w:r w:rsidRPr="00752797">
        <w:rPr>
          <w:lang w:val="en-US"/>
        </w:rPr>
        <w:t xml:space="preserve">: </w:t>
      </w:r>
      <w:r w:rsidR="00A61743" w:rsidRPr="00752797">
        <w:rPr>
          <w:lang w:val="en-US"/>
        </w:rPr>
        <w:t xml:space="preserve">With this option you define the boundary condition as parametric spectral input. The parameters (i.e. the </w:t>
      </w:r>
      <w:commentRangeStart w:id="203"/>
      <w:r w:rsidR="00A61743" w:rsidRPr="00752797">
        <w:rPr>
          <w:lang w:val="en-US"/>
        </w:rPr>
        <w:t>spectral shape</w:t>
      </w:r>
      <w:commentRangeEnd w:id="203"/>
      <w:r w:rsidR="00027602">
        <w:rPr>
          <w:rStyle w:val="CommentReference"/>
        </w:rPr>
        <w:commentReference w:id="203"/>
      </w:r>
      <w:r w:rsidR="00A61743" w:rsidRPr="00752797">
        <w:rPr>
          <w:lang w:val="en-US"/>
        </w:rPr>
        <w:t>, the wave period</w:t>
      </w:r>
      <w:ins w:id="204" w:author="Ellen Quataert" w:date="2015-04-10T11:52:00Z">
        <w:r w:rsidR="00027602">
          <w:rPr>
            <w:lang w:val="en-US"/>
          </w:rPr>
          <w:t>, mean direction</w:t>
        </w:r>
      </w:ins>
      <w:r w:rsidR="00A61743" w:rsidRPr="00752797">
        <w:rPr>
          <w:lang w:val="en-US"/>
        </w:rPr>
        <w:t xml:space="preserve"> and the directional spreading) can be specified</w:t>
      </w:r>
      <w:r w:rsidR="006E38F6" w:rsidRPr="00752797">
        <w:rPr>
          <w:lang w:val="en-US"/>
        </w:rPr>
        <w:t xml:space="preserve">. </w:t>
      </w:r>
      <w:r w:rsidR="00500A94" w:rsidRPr="00752797">
        <w:rPr>
          <w:lang w:val="en-US"/>
        </w:rPr>
        <w:t xml:space="preserve">The option is especially handy when there is no nested model or measured spectrum. </w:t>
      </w:r>
      <w:r w:rsidR="006E38F6" w:rsidRPr="00752797">
        <w:rPr>
          <w:lang w:val="en-US"/>
        </w:rPr>
        <w:t>Here are two options:</w:t>
      </w:r>
    </w:p>
    <w:p w:rsidR="00A61743" w:rsidRPr="00752797" w:rsidRDefault="00A61743" w:rsidP="00A61743">
      <w:pPr>
        <w:numPr>
          <w:ilvl w:val="1"/>
          <w:numId w:val="8"/>
        </w:numPr>
        <w:spacing w:line="240" w:lineRule="auto"/>
        <w:rPr>
          <w:lang w:val="en-US"/>
        </w:rPr>
      </w:pPr>
      <w:r w:rsidRPr="00752797">
        <w:rPr>
          <w:lang w:val="en-US"/>
        </w:rPr>
        <w:t xml:space="preserve">Specify a single parametric spectrum (keyword </w:t>
      </w:r>
      <w:r w:rsidRPr="00752797">
        <w:rPr>
          <w:i/>
          <w:lang w:val="en-US"/>
        </w:rPr>
        <w:t>wbctype = jons</w:t>
      </w:r>
      <w:r w:rsidRPr="00752797">
        <w:rPr>
          <w:lang w:val="en-US"/>
        </w:rPr>
        <w:t>)</w:t>
      </w:r>
      <w:r w:rsidR="006E38F6" w:rsidRPr="00752797">
        <w:rPr>
          <w:lang w:val="en-US"/>
        </w:rPr>
        <w:t>.</w:t>
      </w:r>
    </w:p>
    <w:p w:rsidR="00A61743" w:rsidRPr="00752797" w:rsidRDefault="00A61743" w:rsidP="00A61743">
      <w:pPr>
        <w:numPr>
          <w:ilvl w:val="1"/>
          <w:numId w:val="8"/>
        </w:numPr>
        <w:spacing w:line="240" w:lineRule="auto"/>
        <w:rPr>
          <w:lang w:val="en-US"/>
        </w:rPr>
      </w:pPr>
      <w:r w:rsidRPr="00752797">
        <w:rPr>
          <w:lang w:val="en-US"/>
        </w:rPr>
        <w:t xml:space="preserve">Specify a series of parametric spectra (keyword </w:t>
      </w:r>
      <w:r w:rsidRPr="00752797">
        <w:rPr>
          <w:i/>
          <w:lang w:val="en-US"/>
        </w:rPr>
        <w:t>wbctype = jons_table</w:t>
      </w:r>
      <w:r w:rsidRPr="00752797">
        <w:rPr>
          <w:lang w:val="en-US"/>
        </w:rPr>
        <w:t>)</w:t>
      </w:r>
      <w:r w:rsidR="006E38F6" w:rsidRPr="00752797">
        <w:rPr>
          <w:lang w:val="en-US"/>
        </w:rPr>
        <w:t>.</w:t>
      </w:r>
    </w:p>
    <w:p w:rsidR="00235CE0" w:rsidRPr="00752797" w:rsidRDefault="00235CE0" w:rsidP="00A61743">
      <w:pPr>
        <w:spacing w:line="240" w:lineRule="auto"/>
        <w:ind w:left="510"/>
        <w:rPr>
          <w:lang w:val="en-US"/>
        </w:rPr>
      </w:pPr>
    </w:p>
    <w:p w:rsidR="00235CE0" w:rsidRPr="00752797" w:rsidRDefault="00235CE0" w:rsidP="002603CC">
      <w:pPr>
        <w:numPr>
          <w:ilvl w:val="0"/>
          <w:numId w:val="8"/>
        </w:numPr>
        <w:spacing w:line="240" w:lineRule="auto"/>
        <w:rPr>
          <w:lang w:val="en-US"/>
        </w:rPr>
      </w:pPr>
      <w:r w:rsidRPr="00752797">
        <w:rPr>
          <w:u w:val="single"/>
          <w:lang w:val="en-US"/>
        </w:rPr>
        <w:t>SWAN spectrum input</w:t>
      </w:r>
      <w:r w:rsidRPr="00752797">
        <w:rPr>
          <w:lang w:val="en-US"/>
        </w:rPr>
        <w:t>: In this case the two-dimensional (frequency-direction) output by</w:t>
      </w:r>
      <w:r w:rsidR="00A61743" w:rsidRPr="00752797">
        <w:rPr>
          <w:lang w:val="en-US"/>
        </w:rPr>
        <w:t xml:space="preserve"> the spectral wave model SWAN (</w:t>
      </w:r>
      <w:r w:rsidRPr="00752797">
        <w:rPr>
          <w:lang w:val="en-US"/>
        </w:rPr>
        <w:t xml:space="preserve">.sp2 files) can be specified. (keyword </w:t>
      </w:r>
      <w:r w:rsidR="00B709C9" w:rsidRPr="00752797">
        <w:rPr>
          <w:i/>
          <w:lang w:val="en-US"/>
        </w:rPr>
        <w:t xml:space="preserve">wbctype </w:t>
      </w:r>
      <w:r w:rsidRPr="00752797">
        <w:rPr>
          <w:i/>
          <w:lang w:val="en-US"/>
        </w:rPr>
        <w:t>=</w:t>
      </w:r>
      <w:r w:rsidR="003E1DDA" w:rsidRPr="00752797">
        <w:rPr>
          <w:i/>
          <w:lang w:val="en-US"/>
        </w:rPr>
        <w:t xml:space="preserve"> </w:t>
      </w:r>
      <w:r w:rsidRPr="00752797">
        <w:rPr>
          <w:i/>
          <w:lang w:val="en-US"/>
        </w:rPr>
        <w:t>swan</w:t>
      </w:r>
      <w:r w:rsidRPr="00752797">
        <w:rPr>
          <w:lang w:val="en-US"/>
        </w:rPr>
        <w:t>)</w:t>
      </w:r>
      <w:r w:rsidR="006E38F6" w:rsidRPr="00752797">
        <w:rPr>
          <w:lang w:val="en-US"/>
        </w:rPr>
        <w:t>.</w:t>
      </w:r>
      <w:r w:rsidR="00500A94" w:rsidRPr="00752797">
        <w:rPr>
          <w:lang w:val="en-US"/>
        </w:rPr>
        <w:t xml:space="preserve"> This option is especially convenient when nesting XBeach into a SWAN model.</w:t>
      </w:r>
    </w:p>
    <w:p w:rsidR="00235CE0" w:rsidRPr="00752797" w:rsidRDefault="00235CE0" w:rsidP="002603CC">
      <w:pPr>
        <w:pStyle w:val="ListParagraph"/>
        <w:rPr>
          <w:lang w:val="en-US"/>
        </w:rPr>
      </w:pPr>
    </w:p>
    <w:p w:rsidR="003E1DDA" w:rsidRPr="00752797" w:rsidRDefault="00235CE0" w:rsidP="003E1DDA">
      <w:pPr>
        <w:numPr>
          <w:ilvl w:val="0"/>
          <w:numId w:val="8"/>
        </w:numPr>
        <w:spacing w:line="240" w:lineRule="auto"/>
        <w:rPr>
          <w:lang w:val="en-US"/>
        </w:rPr>
      </w:pPr>
      <w:r w:rsidRPr="00752797">
        <w:rPr>
          <w:u w:val="single"/>
          <w:lang w:val="en-US"/>
        </w:rPr>
        <w:t>Formatted variance density spectrum</w:t>
      </w:r>
      <w:r w:rsidRPr="00752797">
        <w:rPr>
          <w:lang w:val="en-US"/>
        </w:rPr>
        <w:t>: In this case</w:t>
      </w:r>
      <w:r w:rsidR="00500A94" w:rsidRPr="00752797">
        <w:rPr>
          <w:lang w:val="en-US"/>
        </w:rPr>
        <w:t xml:space="preserve"> a more general type </w:t>
      </w:r>
      <w:r w:rsidRPr="00752797">
        <w:rPr>
          <w:lang w:val="en-US"/>
        </w:rPr>
        <w:t xml:space="preserve">spectrum can be specified.  (keyword </w:t>
      </w:r>
      <w:r w:rsidR="00B709C9" w:rsidRPr="00752797">
        <w:rPr>
          <w:i/>
          <w:lang w:val="en-US"/>
        </w:rPr>
        <w:t xml:space="preserve">wbctype </w:t>
      </w:r>
      <w:r w:rsidRPr="00752797">
        <w:rPr>
          <w:i/>
          <w:lang w:val="en-US"/>
        </w:rPr>
        <w:t>=vardens</w:t>
      </w:r>
      <w:r w:rsidRPr="00752797">
        <w:rPr>
          <w:lang w:val="en-US"/>
        </w:rPr>
        <w:t>)</w:t>
      </w:r>
      <w:r w:rsidR="006E38F6" w:rsidRPr="00752797">
        <w:rPr>
          <w:lang w:val="en-US"/>
        </w:rPr>
        <w:t>.</w:t>
      </w:r>
      <w:r w:rsidR="00500A94" w:rsidRPr="00752797">
        <w:rPr>
          <w:lang w:val="en-US"/>
        </w:rPr>
        <w:t xml:space="preserve"> This option is often used when a measured spectrum is available.</w:t>
      </w:r>
    </w:p>
    <w:p w:rsidR="00235CE0" w:rsidRPr="00752797" w:rsidRDefault="00235CE0" w:rsidP="002603CC">
      <w:pPr>
        <w:pStyle w:val="Heading3"/>
        <w:jc w:val="both"/>
        <w:rPr>
          <w:lang w:val="en-US"/>
        </w:rPr>
      </w:pPr>
      <w:bookmarkStart w:id="205" w:name="_Ref411847812"/>
      <w:bookmarkStart w:id="206" w:name="_Ref412015448"/>
      <w:bookmarkStart w:id="207" w:name="_Toc413853421"/>
      <w:r w:rsidRPr="00752797">
        <w:rPr>
          <w:lang w:val="en-US"/>
        </w:rPr>
        <w:t>Non-spectra</w:t>
      </w:r>
      <w:bookmarkEnd w:id="205"/>
      <w:bookmarkEnd w:id="206"/>
      <w:r w:rsidR="00E22FE1" w:rsidRPr="00752797">
        <w:rPr>
          <w:lang w:val="en-US"/>
        </w:rPr>
        <w:t xml:space="preserve">l </w:t>
      </w:r>
      <w:r w:rsidR="00F600AE" w:rsidRPr="00752797">
        <w:rPr>
          <w:lang w:val="en-US"/>
        </w:rPr>
        <w:t>conditions</w:t>
      </w:r>
      <w:bookmarkEnd w:id="207"/>
    </w:p>
    <w:p w:rsidR="00235CE0" w:rsidRPr="00752797" w:rsidRDefault="00235CE0" w:rsidP="002603CC">
      <w:pPr>
        <w:spacing w:line="240" w:lineRule="auto"/>
        <w:rPr>
          <w:lang w:val="en-US"/>
        </w:rPr>
      </w:pPr>
      <w:r w:rsidRPr="00752797">
        <w:rPr>
          <w:lang w:val="en-US"/>
        </w:rPr>
        <w:t>XBeach also allows the user to define non-spectral wave boundary conditions.</w:t>
      </w:r>
      <w:r w:rsidR="00E15C53" w:rsidRPr="00752797">
        <w:rPr>
          <w:lang w:val="en-US"/>
        </w:rPr>
        <w:t xml:space="preserve"> This </w:t>
      </w:r>
      <w:r w:rsidR="00BB3951" w:rsidRPr="00752797">
        <w:rPr>
          <w:lang w:val="en-US"/>
        </w:rPr>
        <w:t xml:space="preserve">is </w:t>
      </w:r>
      <w:r w:rsidR="00E15C53" w:rsidRPr="00752797">
        <w:rPr>
          <w:lang w:val="en-US"/>
        </w:rPr>
        <w:t>a variation of both wave conditions without wave groups and time series.</w:t>
      </w:r>
      <w:r w:rsidRPr="00752797">
        <w:rPr>
          <w:lang w:val="en-US"/>
        </w:rPr>
        <w:t xml:space="preserve"> </w:t>
      </w:r>
      <w:r w:rsidR="006E38F6" w:rsidRPr="00752797">
        <w:rPr>
          <w:lang w:val="en-US"/>
        </w:rPr>
        <w:t>The input description of non-spectral wave boundary conditions can be found in</w:t>
      </w:r>
      <w:ins w:id="208" w:author="Ellen Quataert" w:date="2015-04-10T11:58:00Z">
        <w:r w:rsidR="00027602">
          <w:rPr>
            <w:lang w:val="en-US"/>
          </w:rPr>
          <w:t xml:space="preserve"> Section</w:t>
        </w:r>
      </w:ins>
      <w:r w:rsidR="006E38F6" w:rsidRPr="00752797">
        <w:rPr>
          <w:lang w:val="en-US"/>
        </w:rPr>
        <w:t xml:space="preserve"> </w:t>
      </w:r>
      <w:r w:rsidR="007E1D7E" w:rsidRPr="00752797">
        <w:rPr>
          <w:lang w:val="en-US"/>
        </w:rPr>
        <w:fldChar w:fldCharType="begin"/>
      </w:r>
      <w:r w:rsidR="006E38F6" w:rsidRPr="00752797">
        <w:rPr>
          <w:lang w:val="en-US"/>
        </w:rPr>
        <w:instrText xml:space="preserve"> REF _Ref413313396 \r \h </w:instrText>
      </w:r>
      <w:r w:rsidR="007E1D7E" w:rsidRPr="00752797">
        <w:rPr>
          <w:lang w:val="en-US"/>
        </w:rPr>
      </w:r>
      <w:r w:rsidR="007E1D7E" w:rsidRPr="00752797">
        <w:rPr>
          <w:lang w:val="en-US"/>
        </w:rPr>
        <w:fldChar w:fldCharType="separate"/>
      </w:r>
      <w:r w:rsidR="007E2FAA">
        <w:rPr>
          <w:lang w:val="en-US"/>
        </w:rPr>
        <w:t>4.4.2</w:t>
      </w:r>
      <w:r w:rsidR="007E1D7E" w:rsidRPr="00752797">
        <w:rPr>
          <w:lang w:val="en-US"/>
        </w:rPr>
        <w:fldChar w:fldCharType="end"/>
      </w:r>
      <w:r w:rsidR="006E38F6" w:rsidRPr="00752797">
        <w:rPr>
          <w:lang w:val="en-US"/>
        </w:rPr>
        <w:t>.</w:t>
      </w:r>
      <w:r w:rsidR="00E15C53" w:rsidRPr="00752797">
        <w:rPr>
          <w:lang w:val="en-US"/>
        </w:rPr>
        <w:t xml:space="preserve"> XBeach allows the user to define these with two possibilities:</w:t>
      </w:r>
    </w:p>
    <w:p w:rsidR="00E15C53" w:rsidRPr="00752797" w:rsidRDefault="00E15C53" w:rsidP="002603CC">
      <w:pPr>
        <w:spacing w:line="240" w:lineRule="auto"/>
        <w:rPr>
          <w:lang w:val="en-US"/>
        </w:rPr>
      </w:pPr>
    </w:p>
    <w:p w:rsidR="00235CE0" w:rsidRPr="00752797" w:rsidRDefault="00235CE0" w:rsidP="003E1DDA">
      <w:pPr>
        <w:numPr>
          <w:ilvl w:val="0"/>
          <w:numId w:val="8"/>
        </w:numPr>
        <w:spacing w:line="240" w:lineRule="auto"/>
        <w:rPr>
          <w:lang w:val="en-US"/>
        </w:rPr>
      </w:pPr>
      <w:r w:rsidRPr="00752797">
        <w:rPr>
          <w:u w:val="single"/>
          <w:lang w:val="en-US"/>
        </w:rPr>
        <w:t>Stationary wave boundary condition.</w:t>
      </w:r>
      <w:r w:rsidRPr="00752797">
        <w:rPr>
          <w:lang w:val="en-US"/>
        </w:rPr>
        <w:t xml:space="preserve"> This means that </w:t>
      </w:r>
      <w:r w:rsidR="003E1DDA" w:rsidRPr="00752797">
        <w:rPr>
          <w:lang w:val="en-US"/>
        </w:rPr>
        <w:t>a uniform</w:t>
      </w:r>
      <w:r w:rsidRPr="00752797">
        <w:rPr>
          <w:lang w:val="en-US"/>
        </w:rPr>
        <w:t xml:space="preserve"> and constant wave energy is specified, based on the given values of H</w:t>
      </w:r>
      <w:r w:rsidRPr="00752797">
        <w:rPr>
          <w:vertAlign w:val="subscript"/>
          <w:lang w:val="en-US"/>
        </w:rPr>
        <w:t>rms</w:t>
      </w:r>
      <w:r w:rsidRPr="00752797">
        <w:rPr>
          <w:lang w:val="en-US"/>
        </w:rPr>
        <w:t>, T</w:t>
      </w:r>
      <w:r w:rsidRPr="00752797">
        <w:rPr>
          <w:vertAlign w:val="subscript"/>
          <w:lang w:val="en-US"/>
        </w:rPr>
        <w:t>m01</w:t>
      </w:r>
      <w:r w:rsidRPr="00752797">
        <w:rPr>
          <w:lang w:val="en-US"/>
        </w:rPr>
        <w:t xml:space="preserve">, direction and power of the directional distribution function. </w:t>
      </w:r>
      <w:r w:rsidR="00500A94" w:rsidRPr="00752797">
        <w:rPr>
          <w:lang w:val="en-US"/>
        </w:rPr>
        <w:t>The</w:t>
      </w:r>
      <w:r w:rsidR="003E1DDA" w:rsidRPr="00752797">
        <w:rPr>
          <w:lang w:val="en-US"/>
        </w:rPr>
        <w:t xml:space="preserve"> station boundary condition will </w:t>
      </w:r>
      <w:r w:rsidR="003E1DDA" w:rsidRPr="00752797">
        <w:rPr>
          <w:u w:val="single"/>
          <w:lang w:val="en-US"/>
        </w:rPr>
        <w:t>not</w:t>
      </w:r>
      <w:r w:rsidR="003E1DDA" w:rsidRPr="00752797">
        <w:rPr>
          <w:lang w:val="en-US"/>
        </w:rPr>
        <w:t xml:space="preserve"> contain wave groups.</w:t>
      </w:r>
      <w:r w:rsidRPr="00752797">
        <w:rPr>
          <w:lang w:val="en-US"/>
        </w:rPr>
        <w:t xml:space="preserve"> Here there are </w:t>
      </w:r>
      <w:r w:rsidR="003E1DDA" w:rsidRPr="00752797">
        <w:rPr>
          <w:lang w:val="en-US"/>
        </w:rPr>
        <w:t>two</w:t>
      </w:r>
      <w:r w:rsidRPr="00752797">
        <w:rPr>
          <w:lang w:val="en-US"/>
        </w:rPr>
        <w:t xml:space="preserve"> options</w:t>
      </w:r>
      <w:r w:rsidR="003E1DDA" w:rsidRPr="00752797">
        <w:rPr>
          <w:lang w:val="en-US"/>
        </w:rPr>
        <w:t>:</w:t>
      </w:r>
    </w:p>
    <w:p w:rsidR="00235CE0" w:rsidRPr="00752797" w:rsidRDefault="00235CE0" w:rsidP="003E1DDA">
      <w:pPr>
        <w:numPr>
          <w:ilvl w:val="1"/>
          <w:numId w:val="8"/>
        </w:numPr>
        <w:spacing w:line="240" w:lineRule="auto"/>
        <w:rPr>
          <w:lang w:val="en-US"/>
        </w:rPr>
      </w:pPr>
      <w:r w:rsidRPr="00752797">
        <w:rPr>
          <w:lang w:val="en-US"/>
        </w:rPr>
        <w:t xml:space="preserve">Specify a single sea state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w:t>
      </w:r>
      <w:r w:rsidRPr="00752797">
        <w:rPr>
          <w:lang w:val="en-US"/>
        </w:rPr>
        <w:t>)</w:t>
      </w:r>
    </w:p>
    <w:p w:rsidR="00235CE0" w:rsidRPr="00752797" w:rsidRDefault="00235CE0" w:rsidP="003E1DDA">
      <w:pPr>
        <w:numPr>
          <w:ilvl w:val="1"/>
          <w:numId w:val="8"/>
        </w:numPr>
        <w:spacing w:line="240" w:lineRule="auto"/>
        <w:rPr>
          <w:lang w:val="en-US"/>
        </w:rPr>
      </w:pPr>
      <w:r w:rsidRPr="00752797">
        <w:rPr>
          <w:lang w:val="en-US"/>
        </w:rPr>
        <w:t xml:space="preserve">Specify a series of sea states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stat_table</w:t>
      </w:r>
      <w:r w:rsidRPr="00752797">
        <w:rPr>
          <w:lang w:val="en-US"/>
        </w:rPr>
        <w:t>)</w:t>
      </w:r>
    </w:p>
    <w:p w:rsidR="00235CE0" w:rsidRPr="00752797" w:rsidRDefault="00235CE0" w:rsidP="002603CC">
      <w:pPr>
        <w:spacing w:line="240" w:lineRule="auto"/>
        <w:ind w:left="510"/>
        <w:rPr>
          <w:lang w:val="en-US"/>
        </w:rPr>
      </w:pPr>
    </w:p>
    <w:p w:rsidR="00235CE0" w:rsidRPr="00752797" w:rsidRDefault="00235CE0" w:rsidP="003E1DDA">
      <w:pPr>
        <w:numPr>
          <w:ilvl w:val="0"/>
          <w:numId w:val="8"/>
        </w:numPr>
        <w:spacing w:line="240" w:lineRule="auto"/>
        <w:rPr>
          <w:lang w:val="en-US"/>
        </w:rPr>
      </w:pPr>
      <w:r w:rsidRPr="00752797">
        <w:rPr>
          <w:u w:val="single"/>
          <w:lang w:val="en-US"/>
        </w:rPr>
        <w:t>Time series of waves</w:t>
      </w:r>
      <w:r w:rsidRPr="00752797">
        <w:rPr>
          <w:lang w:val="en-US"/>
        </w:rPr>
        <w:t xml:space="preserve">. The user can </w:t>
      </w:r>
      <w:r w:rsidR="003E1DDA" w:rsidRPr="00752797">
        <w:rPr>
          <w:lang w:val="en-US"/>
        </w:rPr>
        <w:t xml:space="preserve">also </w:t>
      </w:r>
      <w:r w:rsidRPr="00752797">
        <w:rPr>
          <w:lang w:val="en-US"/>
        </w:rPr>
        <w:t>specify the variation in time of the wave energy.</w:t>
      </w:r>
      <w:r w:rsidR="003E1DDA" w:rsidRPr="00752797">
        <w:rPr>
          <w:lang w:val="en-US"/>
        </w:rPr>
        <w:t xml:space="preserve"> There are three options:</w:t>
      </w:r>
    </w:p>
    <w:p w:rsidR="00235CE0" w:rsidRPr="00752797" w:rsidRDefault="00235CE0" w:rsidP="003E1DDA">
      <w:pPr>
        <w:numPr>
          <w:ilvl w:val="1"/>
          <w:numId w:val="8"/>
        </w:numPr>
        <w:spacing w:line="240" w:lineRule="auto"/>
        <w:rPr>
          <w:lang w:val="en-US"/>
        </w:rPr>
      </w:pPr>
      <w:r w:rsidRPr="00752797">
        <w:rPr>
          <w:lang w:val="en-US"/>
        </w:rPr>
        <w:t xml:space="preserve">First-order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ts_1</w:t>
      </w:r>
      <w:r w:rsidRPr="00752797">
        <w:rPr>
          <w:lang w:val="en-US"/>
        </w:rPr>
        <w:t>). XBeach will calculate the bound long wave based on the theory of Longuet-Higgins and Stewart (1964).</w:t>
      </w:r>
    </w:p>
    <w:p w:rsidR="003E1DDA" w:rsidRPr="00752797" w:rsidRDefault="00235CE0" w:rsidP="003E1DDA">
      <w:pPr>
        <w:numPr>
          <w:ilvl w:val="1"/>
          <w:numId w:val="8"/>
        </w:numPr>
        <w:spacing w:line="240" w:lineRule="auto"/>
        <w:rPr>
          <w:lang w:val="en-US"/>
        </w:rPr>
      </w:pPr>
      <w:r w:rsidRPr="00752797">
        <w:rPr>
          <w:lang w:val="en-US"/>
        </w:rPr>
        <w:t xml:space="preserve">Second-order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ts_2</w:t>
      </w:r>
      <w:r w:rsidRPr="00752797">
        <w:rPr>
          <w:lang w:val="en-US"/>
        </w:rPr>
        <w:t>). The bound long wave is specified by the user via a long wave elevation.</w:t>
      </w:r>
    </w:p>
    <w:p w:rsidR="003E1DDA" w:rsidRPr="00752797" w:rsidRDefault="003E1DDA" w:rsidP="003E1DDA">
      <w:pPr>
        <w:numPr>
          <w:ilvl w:val="1"/>
          <w:numId w:val="8"/>
        </w:numPr>
        <w:spacing w:line="240" w:lineRule="auto"/>
        <w:rPr>
          <w:lang w:val="en-US"/>
        </w:rPr>
      </w:pPr>
      <w:r w:rsidRPr="00752797">
        <w:rPr>
          <w:lang w:val="en-US"/>
        </w:rPr>
        <w:t xml:space="preserve">It is also possible to specify a variation in time of the horizontal velocity, vertical velocity and the free surface elevation (keyword: </w:t>
      </w:r>
      <w:r w:rsidRPr="00752797">
        <w:rPr>
          <w:i/>
          <w:lang w:val="en-US"/>
        </w:rPr>
        <w:t>wbctype = ts_nonh</w:t>
      </w:r>
      <w:r w:rsidRPr="00752797">
        <w:rPr>
          <w:lang w:val="en-US"/>
        </w:rPr>
        <w:t>). Last two terms are optional</w:t>
      </w:r>
      <w:r w:rsidR="00500A94" w:rsidRPr="00752797">
        <w:rPr>
          <w:lang w:val="en-US"/>
        </w:rPr>
        <w:t xml:space="preserve"> in this boundary conditions type</w:t>
      </w:r>
      <w:r w:rsidRPr="00752797">
        <w:rPr>
          <w:lang w:val="en-US"/>
        </w:rPr>
        <w:t xml:space="preserve">.  </w:t>
      </w:r>
    </w:p>
    <w:p w:rsidR="006E38F6" w:rsidRPr="00752797" w:rsidRDefault="006E38F6" w:rsidP="00AA1803">
      <w:pPr>
        <w:pStyle w:val="Heading3"/>
        <w:rPr>
          <w:lang w:val="en-US"/>
        </w:rPr>
      </w:pPr>
      <w:bookmarkStart w:id="209" w:name="_Toc413853422"/>
      <w:r w:rsidRPr="00752797">
        <w:rPr>
          <w:lang w:val="en-US"/>
        </w:rPr>
        <w:lastRenderedPageBreak/>
        <w:t xml:space="preserve">Special </w:t>
      </w:r>
      <w:r w:rsidR="00E22FE1" w:rsidRPr="00752797">
        <w:rPr>
          <w:lang w:val="en-US"/>
        </w:rPr>
        <w:t>conditions</w:t>
      </w:r>
      <w:bookmarkEnd w:id="209"/>
    </w:p>
    <w:p w:rsidR="006E38F6" w:rsidRPr="00752797" w:rsidRDefault="00E15C53" w:rsidP="006E38F6">
      <w:pPr>
        <w:rPr>
          <w:lang w:val="en-US"/>
        </w:rPr>
      </w:pPr>
      <w:r w:rsidRPr="00752797">
        <w:rPr>
          <w:lang w:val="en-US"/>
        </w:rPr>
        <w:t xml:space="preserve">Besides clear spectral or non-spectral wave boundary conditions, there are also </w:t>
      </w:r>
      <w:r w:rsidR="00E22FE1" w:rsidRPr="00752797">
        <w:rPr>
          <w:lang w:val="en-US"/>
        </w:rPr>
        <w:t>three</w:t>
      </w:r>
      <w:r w:rsidR="006E38F6" w:rsidRPr="00752797">
        <w:rPr>
          <w:lang w:val="en-US"/>
        </w:rPr>
        <w:t xml:space="preserve"> special boundary condition</w:t>
      </w:r>
      <w:r w:rsidR="00E22FE1" w:rsidRPr="00752797">
        <w:rPr>
          <w:lang w:val="en-US"/>
        </w:rPr>
        <w:t xml:space="preserve"> types </w:t>
      </w:r>
      <w:r w:rsidR="00500A94" w:rsidRPr="00752797">
        <w:rPr>
          <w:lang w:val="en-US"/>
        </w:rPr>
        <w:t>implemented in XBeach.</w:t>
      </w:r>
    </w:p>
    <w:p w:rsidR="006E38F6" w:rsidRPr="00752797" w:rsidRDefault="006E38F6" w:rsidP="006E38F6">
      <w:pPr>
        <w:rPr>
          <w:lang w:val="en-US"/>
        </w:rPr>
      </w:pPr>
    </w:p>
    <w:p w:rsidR="00E22FE1" w:rsidRPr="00752797" w:rsidRDefault="00E22FE1" w:rsidP="00E22FE1">
      <w:pPr>
        <w:numPr>
          <w:ilvl w:val="0"/>
          <w:numId w:val="8"/>
        </w:numPr>
        <w:spacing w:line="240" w:lineRule="auto"/>
        <w:rPr>
          <w:lang w:val="en-US"/>
        </w:rPr>
      </w:pPr>
      <w:r w:rsidRPr="00752797">
        <w:rPr>
          <w:u w:val="single"/>
          <w:lang w:val="en-US"/>
        </w:rPr>
        <w:t>Bichromatic (two short-wave components) waves</w:t>
      </w:r>
      <w:r w:rsidRPr="00752797">
        <w:rPr>
          <w:lang w:val="en-US"/>
        </w:rPr>
        <w:t xml:space="preserve"> (keyword </w:t>
      </w:r>
      <w:r w:rsidRPr="00752797">
        <w:rPr>
          <w:i/>
          <w:lang w:val="en-US"/>
        </w:rPr>
        <w:t>wbctype = bichrom</w:t>
      </w:r>
      <w:r w:rsidRPr="00752797">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 The bichromatic boundary condition is the most simplified form of a wave spectrum.</w:t>
      </w:r>
    </w:p>
    <w:p w:rsidR="006E38F6" w:rsidRPr="00752797" w:rsidRDefault="006E38F6" w:rsidP="002603CC">
      <w:pPr>
        <w:numPr>
          <w:ilvl w:val="0"/>
          <w:numId w:val="8"/>
        </w:numPr>
        <w:spacing w:line="240" w:lineRule="auto"/>
        <w:rPr>
          <w:lang w:val="en-US"/>
        </w:rPr>
      </w:pPr>
      <w:r w:rsidRPr="00752797">
        <w:rPr>
          <w:u w:val="single"/>
          <w:lang w:val="en-US"/>
        </w:rPr>
        <w:t>No wave boundary conditions</w:t>
      </w:r>
      <w:r w:rsidRPr="00752797">
        <w:rPr>
          <w:lang w:val="en-US"/>
        </w:rPr>
        <w:t xml:space="preserve"> (keyword </w:t>
      </w:r>
      <w:r w:rsidRPr="00752797">
        <w:rPr>
          <w:i/>
          <w:lang w:val="en-US"/>
        </w:rPr>
        <w:t>wbctype = off</w:t>
      </w:r>
      <w:r w:rsidRPr="00752797">
        <w:rPr>
          <w:lang w:val="en-US"/>
        </w:rPr>
        <w:t>). This is a simple no wave action boundary condition. It still allows for a tidal record to be specified, however this trough the zs0file parameter.</w:t>
      </w:r>
    </w:p>
    <w:p w:rsidR="00235CE0" w:rsidRPr="00752797" w:rsidRDefault="00E15C53" w:rsidP="002603CC">
      <w:pPr>
        <w:numPr>
          <w:ilvl w:val="0"/>
          <w:numId w:val="8"/>
        </w:numPr>
        <w:spacing w:line="240" w:lineRule="auto"/>
        <w:rPr>
          <w:lang w:val="en-US"/>
        </w:rPr>
      </w:pPr>
      <w:r w:rsidRPr="00752797">
        <w:rPr>
          <w:u w:val="single"/>
          <w:lang w:val="en-US"/>
        </w:rPr>
        <w:t>Reuse previous boundary conditions</w:t>
      </w:r>
      <w:r w:rsidRPr="00752797">
        <w:rPr>
          <w:lang w:val="en-US"/>
        </w:rPr>
        <w:t xml:space="preserve"> (keyword: </w:t>
      </w:r>
      <w:r w:rsidRPr="00752797">
        <w:rPr>
          <w:i/>
          <w:lang w:val="en-US"/>
        </w:rPr>
        <w:t>wbctype = reuse</w:t>
      </w:r>
      <w:r w:rsidRPr="00752797">
        <w:rPr>
          <w:lang w:val="en-US"/>
        </w:rPr>
        <w:t xml:space="preserve">). </w:t>
      </w:r>
      <w:r w:rsidR="00235CE0" w:rsidRPr="00752797">
        <w:rPr>
          <w:lang w:val="en-US"/>
        </w:rPr>
        <w:t>If the user does not wish to recalculate boundary condition files or specifically wants to reuse the boundary condition files of another XBeach simulation should be used. No further wave boundary condition data need be given. Obviously, the calculation grid should remain the same between runs, as the angles and number of grid points are embedded in the boundary condition files.</w:t>
      </w:r>
    </w:p>
    <w:p w:rsidR="00235CE0" w:rsidRPr="00752797" w:rsidRDefault="00235CE0" w:rsidP="002603CC">
      <w:pPr>
        <w:pStyle w:val="Heading3"/>
        <w:jc w:val="both"/>
        <w:rPr>
          <w:lang w:val="en-US"/>
        </w:rPr>
      </w:pPr>
      <w:bookmarkStart w:id="210" w:name="_Ref410738048"/>
      <w:bookmarkStart w:id="211" w:name="_Toc413853423"/>
      <w:r w:rsidRPr="00752797">
        <w:rPr>
          <w:lang w:val="en-US"/>
        </w:rPr>
        <w:t>Lateral boundary conditions</w:t>
      </w:r>
      <w:bookmarkEnd w:id="210"/>
      <w:bookmarkEnd w:id="211"/>
    </w:p>
    <w:p w:rsidR="00892778" w:rsidRPr="00752797" w:rsidRDefault="00892778" w:rsidP="00892778">
      <w:pPr>
        <w:rPr>
          <w:lang w:val="en-US"/>
        </w:rPr>
      </w:pPr>
      <w:r w:rsidRPr="00752797">
        <w:rPr>
          <w:lang w:val="en-US"/>
        </w:rPr>
        <w:t>There are two options to set the lateral boundaries for the wave model:</w:t>
      </w:r>
    </w:p>
    <w:p w:rsidR="00892778" w:rsidRPr="00752797" w:rsidRDefault="00892778" w:rsidP="00892778">
      <w:pPr>
        <w:pStyle w:val="ListParagraph"/>
        <w:numPr>
          <w:ilvl w:val="0"/>
          <w:numId w:val="43"/>
        </w:numPr>
        <w:rPr>
          <w:lang w:val="en-US"/>
        </w:rPr>
      </w:pPr>
      <w:r w:rsidRPr="00752797">
        <w:rPr>
          <w:lang w:val="en-US"/>
        </w:rPr>
        <w:t xml:space="preserve">Neumann boundaries (keyword: </w:t>
      </w:r>
      <w:r w:rsidRPr="00752797">
        <w:rPr>
          <w:i/>
          <w:lang w:val="en-US"/>
        </w:rPr>
        <w:t>lateralwave = neumann</w:t>
      </w:r>
      <w:r w:rsidR="00A313C3" w:rsidRPr="00752797">
        <w:rPr>
          <w:i/>
          <w:lang w:val="en-US"/>
        </w:rPr>
        <w:t>)</w:t>
      </w:r>
      <w:r w:rsidR="00A313C3" w:rsidRPr="00752797">
        <w:rPr>
          <w:lang w:val="en-US"/>
        </w:rPr>
        <w:t>: here the longshore gradient is set to zero.</w:t>
      </w:r>
    </w:p>
    <w:p w:rsidR="00A313C3" w:rsidRPr="00752797" w:rsidRDefault="00A313C3" w:rsidP="00A313C3">
      <w:pPr>
        <w:pStyle w:val="ListParagraph"/>
        <w:numPr>
          <w:ilvl w:val="0"/>
          <w:numId w:val="43"/>
        </w:numPr>
        <w:rPr>
          <w:lang w:val="en-US"/>
        </w:rPr>
      </w:pPr>
      <w:r w:rsidRPr="00752797">
        <w:rPr>
          <w:lang w:val="en-US"/>
        </w:rPr>
        <w:t xml:space="preserve">Wave crest boundaries (keyword: </w:t>
      </w:r>
      <w:r w:rsidRPr="00752797">
        <w:rPr>
          <w:i/>
          <w:lang w:val="en-US"/>
        </w:rPr>
        <w:t>lateralwave = wavecrest)</w:t>
      </w:r>
      <w:r w:rsidRPr="00752797">
        <w:rPr>
          <w:lang w:val="en-US"/>
        </w:rPr>
        <w:t>. here the gradient in the wave energy along the wave crest is set to zero.</w:t>
      </w:r>
    </w:p>
    <w:p w:rsidR="00892778" w:rsidRPr="00752797" w:rsidRDefault="00892778" w:rsidP="00892778">
      <w:pPr>
        <w:rPr>
          <w:lang w:val="en-US"/>
        </w:rPr>
      </w:pPr>
    </w:p>
    <w:p w:rsidR="00892778" w:rsidRPr="00752797" w:rsidRDefault="00892778" w:rsidP="00892778">
      <w:pPr>
        <w:rPr>
          <w:lang w:val="en-US"/>
        </w:rPr>
      </w:pPr>
      <w:r w:rsidRPr="00752797">
        <w:rPr>
          <w:lang w:val="en-US"/>
        </w:rPr>
        <w:t xml:space="preserve">For the stationary wave mode (keyword: </w:t>
      </w:r>
      <w:r w:rsidRPr="00752797">
        <w:rPr>
          <w:i/>
          <w:lang w:val="en-US"/>
        </w:rPr>
        <w:t>wavemodel = stationary)</w:t>
      </w:r>
      <w:r w:rsidRPr="00752797">
        <w:rPr>
          <w:lang w:val="en-US"/>
        </w:rPr>
        <w:t xml:space="preserve"> this is the only option. It allows a correct representation of the wave propagation near the lateral boundaries, without the usual shadow zones in e.g. SWAN. By neglecting the longshore gradients, the model automatically computes a consistent 1D solution. </w:t>
      </w:r>
    </w:p>
    <w:p w:rsidR="00892778" w:rsidRPr="00752797" w:rsidRDefault="00892778" w:rsidP="00892778">
      <w:pPr>
        <w:rPr>
          <w:lang w:val="en-US"/>
        </w:rPr>
      </w:pPr>
    </w:p>
    <w:p w:rsidR="00DA25E9" w:rsidRPr="00752797" w:rsidRDefault="00892778" w:rsidP="00A313C3">
      <w:pPr>
        <w:rPr>
          <w:lang w:val="en-US"/>
        </w:rPr>
      </w:pPr>
      <w:r w:rsidRPr="00752797">
        <w:rPr>
          <w:lang w:val="en-US"/>
        </w:rPr>
        <w:t xml:space="preserve">For the surfbeat mode (keyword: </w:t>
      </w:r>
      <w:r w:rsidRPr="00752797">
        <w:rPr>
          <w:i/>
          <w:lang w:val="en-US"/>
        </w:rPr>
        <w:t>wavemodel = surfbeat</w:t>
      </w:r>
      <w:r w:rsidRPr="00752797">
        <w:rPr>
          <w:lang w:val="en-US"/>
        </w:rPr>
        <w:t xml:space="preserve">), </w:t>
      </w:r>
      <w:r w:rsidR="00A313C3" w:rsidRPr="00752797">
        <w:rPr>
          <w:lang w:val="en-US"/>
        </w:rPr>
        <w:t>Neumann</w:t>
      </w:r>
      <w:r w:rsidRPr="00752797">
        <w:rPr>
          <w:lang w:val="en-US"/>
        </w:rPr>
        <w:t xml:space="preserve"> leads to shadow zones, not so much in the wave height, but in the groupiness; the 'blobs' propagating in the mean wave direction turn into elongated, longshore uniform patches. </w:t>
      </w:r>
      <w:r w:rsidR="00A313C3" w:rsidRPr="00752797">
        <w:rPr>
          <w:lang w:val="en-US"/>
        </w:rPr>
        <w:t>T</w:t>
      </w:r>
      <w:r w:rsidR="00DA25E9" w:rsidRPr="00752797">
        <w:rPr>
          <w:lang w:val="en-US"/>
        </w:rPr>
        <w:t>o reduce this effect, the gradient along the wave crests of the wave energy can be set to zero, instead of the longshore gradient (</w:t>
      </w:r>
      <w:r w:rsidRPr="00752797">
        <w:rPr>
          <w:lang w:val="en-US"/>
        </w:rPr>
        <w:t xml:space="preserve">keyword: </w:t>
      </w:r>
      <w:r w:rsidR="00DA25E9" w:rsidRPr="00752797">
        <w:rPr>
          <w:i/>
          <w:lang w:val="en-US"/>
        </w:rPr>
        <w:t>lateralwave</w:t>
      </w:r>
      <w:r w:rsidRPr="00752797">
        <w:rPr>
          <w:i/>
          <w:lang w:val="en-US"/>
        </w:rPr>
        <w:t xml:space="preserve"> </w:t>
      </w:r>
      <w:r w:rsidR="00DA25E9" w:rsidRPr="00752797">
        <w:rPr>
          <w:i/>
          <w:lang w:val="en-US"/>
        </w:rPr>
        <w:t>=</w:t>
      </w:r>
      <w:r w:rsidRPr="00752797">
        <w:rPr>
          <w:i/>
          <w:lang w:val="en-US"/>
        </w:rPr>
        <w:t xml:space="preserve"> </w:t>
      </w:r>
      <w:r w:rsidR="00DA25E9" w:rsidRPr="00752797">
        <w:rPr>
          <w:i/>
          <w:lang w:val="en-US"/>
        </w:rPr>
        <w:t>wavecrest)</w:t>
      </w:r>
      <w:r w:rsidR="00DA25E9" w:rsidRPr="00752797">
        <w:rPr>
          <w:lang w:val="en-US"/>
        </w:rPr>
        <w:t xml:space="preserve">. This way the crests of the wave groups have approximately the right orientation, though the along-crest groupiness also disappears. In the </w:t>
      </w:r>
      <w:r w:rsidR="00DA25E9" w:rsidRPr="00752797">
        <w:rPr>
          <w:i/>
          <w:lang w:val="en-US"/>
        </w:rPr>
        <w:t>wavecrest</w:t>
      </w:r>
      <w:r w:rsidR="00DA25E9" w:rsidRPr="00752797">
        <w:rPr>
          <w:lang w:val="en-US"/>
        </w:rPr>
        <w:t xml:space="preserve"> case, the wave refraction may be </w:t>
      </w:r>
      <w:r w:rsidRPr="00752797">
        <w:rPr>
          <w:lang w:val="en-US"/>
        </w:rPr>
        <w:t>overestimated</w:t>
      </w:r>
      <w:r w:rsidR="00DA25E9" w:rsidRPr="00752797">
        <w:rPr>
          <w:lang w:val="en-US"/>
        </w:rPr>
        <w:t xml:space="preserve"> leading to somewhat too large longshore currents. The effects of both boundary conditions are shown in </w:t>
      </w:r>
      <w:r w:rsidR="007E1D7E" w:rsidRPr="00752797">
        <w:rPr>
          <w:lang w:val="en-US"/>
        </w:rPr>
        <w:fldChar w:fldCharType="begin"/>
      </w:r>
      <w:r w:rsidR="00A313C3" w:rsidRPr="00752797">
        <w:rPr>
          <w:lang w:val="en-US"/>
        </w:rPr>
        <w:instrText xml:space="preserve"> REF _Ref413400932 \h </w:instrText>
      </w:r>
      <w:r w:rsidR="007E1D7E" w:rsidRPr="00752797">
        <w:rPr>
          <w:lang w:val="en-US"/>
        </w:rPr>
      </w:r>
      <w:r w:rsidR="007E1D7E" w:rsidRPr="00752797">
        <w:rPr>
          <w:lang w:val="en-US"/>
        </w:rPr>
        <w:fldChar w:fldCharType="separate"/>
      </w:r>
      <w:r w:rsidR="007E2FAA" w:rsidRPr="00752797">
        <w:rPr>
          <w:lang w:val="en-US"/>
        </w:rPr>
        <w:t xml:space="preserve">Figure </w:t>
      </w:r>
      <w:r w:rsidR="007E2FAA">
        <w:rPr>
          <w:noProof/>
          <w:lang w:val="en-US"/>
        </w:rPr>
        <w:t>3</w:t>
      </w:r>
      <w:r w:rsidR="007E2FAA">
        <w:rPr>
          <w:lang w:val="en-US"/>
        </w:rPr>
        <w:t>.</w:t>
      </w:r>
      <w:r w:rsidR="007E2FAA">
        <w:rPr>
          <w:noProof/>
          <w:lang w:val="en-US"/>
        </w:rPr>
        <w:t>1</w:t>
      </w:r>
      <w:r w:rsidR="007E1D7E" w:rsidRPr="00752797">
        <w:rPr>
          <w:lang w:val="en-US"/>
        </w:rPr>
        <w:fldChar w:fldCharType="end"/>
      </w:r>
      <w:r w:rsidRPr="00752797">
        <w:rPr>
          <w:lang w:val="en-US"/>
        </w:rPr>
        <w:t xml:space="preserve">. </w:t>
      </w:r>
    </w:p>
    <w:p w:rsidR="00DA25E9" w:rsidRPr="00752797" w:rsidRDefault="00DA25E9" w:rsidP="00F600AE">
      <w:pPr>
        <w:keepNext/>
        <w:spacing w:line="240" w:lineRule="auto"/>
        <w:jc w:val="center"/>
        <w:rPr>
          <w:lang w:val="en-US"/>
        </w:rPr>
      </w:pPr>
      <w:r w:rsidRPr="00752797">
        <w:rPr>
          <w:noProof/>
          <w:lang w:eastAsia="zh-CN"/>
        </w:rPr>
        <w:lastRenderedPageBreak/>
        <w:drawing>
          <wp:inline distT="0" distB="0" distL="0" distR="0" wp14:anchorId="79E44012" wp14:editId="447AF2E4">
            <wp:extent cx="5400000" cy="4341561"/>
            <wp:effectExtent l="0" t="0" r="0" b="190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rotWithShape="1">
                    <a:blip r:embed="rId290" cstate="print"/>
                    <a:srcRect l="1766" r="950"/>
                    <a:stretch/>
                  </pic:blipFill>
                  <pic:spPr bwMode="auto">
                    <a:xfrm>
                      <a:off x="0" y="0"/>
                      <a:ext cx="5400000" cy="4341561"/>
                    </a:xfrm>
                    <a:prstGeom prst="rect">
                      <a:avLst/>
                    </a:prstGeom>
                    <a:noFill/>
                    <a:ln>
                      <a:noFill/>
                    </a:ln>
                    <a:extLst>
                      <a:ext uri="{53640926-AAD7-44D8-BBD7-CCE9431645EC}">
                        <a14:shadowObscured xmlns:a14="http://schemas.microsoft.com/office/drawing/2010/main"/>
                      </a:ext>
                    </a:extLst>
                  </pic:spPr>
                </pic:pic>
              </a:graphicData>
            </a:graphic>
          </wp:inline>
        </w:drawing>
      </w:r>
    </w:p>
    <w:p w:rsidR="00DA25E9" w:rsidRPr="00752797" w:rsidRDefault="00892778" w:rsidP="00892778">
      <w:pPr>
        <w:pStyle w:val="Caption"/>
        <w:rPr>
          <w:lang w:val="en-US"/>
        </w:rPr>
      </w:pPr>
      <w:bookmarkStart w:id="212" w:name="_Ref413400932"/>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3</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1</w:t>
      </w:r>
      <w:r w:rsidR="007E2FAA">
        <w:rPr>
          <w:lang w:val="en-US"/>
        </w:rPr>
        <w:fldChar w:fldCharType="end"/>
      </w:r>
      <w:bookmarkEnd w:id="212"/>
      <w:r w:rsidRPr="00752797">
        <w:rPr>
          <w:lang w:val="en-US"/>
        </w:rPr>
        <w:tab/>
      </w:r>
      <w:r w:rsidR="00DA25E9" w:rsidRPr="00752797">
        <w:rPr>
          <w:lang w:val="en-US"/>
        </w:rPr>
        <w:t xml:space="preserve">Effect of </w:t>
      </w:r>
      <w:r w:rsidR="00A313C3" w:rsidRPr="00752797">
        <w:rPr>
          <w:lang w:val="en-US"/>
        </w:rPr>
        <w:t xml:space="preserve">the </w:t>
      </w:r>
      <w:r w:rsidR="00DA25E9" w:rsidRPr="00752797">
        <w:rPr>
          <w:lang w:val="en-US"/>
        </w:rPr>
        <w:t xml:space="preserve">lateral wave boundary conditions on </w:t>
      </w:r>
      <w:r w:rsidR="00A313C3" w:rsidRPr="00752797">
        <w:rPr>
          <w:lang w:val="en-US"/>
        </w:rPr>
        <w:t xml:space="preserve">root-mean square </w:t>
      </w:r>
      <w:r w:rsidR="00DA25E9" w:rsidRPr="00752797">
        <w:rPr>
          <w:lang w:val="en-US"/>
        </w:rPr>
        <w:t xml:space="preserve">wave height patterns (top) and longshore velocity (bottom) for </w:t>
      </w:r>
      <w:r w:rsidR="00A313C3" w:rsidRPr="00752797">
        <w:rPr>
          <w:lang w:val="en-US"/>
        </w:rPr>
        <w:t xml:space="preserve">the </w:t>
      </w:r>
      <w:r w:rsidR="00DA25E9" w:rsidRPr="00752797">
        <w:rPr>
          <w:lang w:val="en-US"/>
        </w:rPr>
        <w:t xml:space="preserve">Delilah test case.  </w:t>
      </w:r>
      <w:r w:rsidR="00A313C3" w:rsidRPr="00752797">
        <w:rPr>
          <w:lang w:val="en-US"/>
        </w:rPr>
        <w:t xml:space="preserve">In this figure the left </w:t>
      </w:r>
      <w:r w:rsidR="00752797" w:rsidRPr="00752797">
        <w:rPr>
          <w:lang w:val="en-US"/>
        </w:rPr>
        <w:t>pane</w:t>
      </w:r>
      <w:r w:rsidR="00752797">
        <w:rPr>
          <w:lang w:val="en-US"/>
        </w:rPr>
        <w:t>l</w:t>
      </w:r>
      <w:r w:rsidR="00752797" w:rsidRPr="00752797">
        <w:rPr>
          <w:lang w:val="en-US"/>
        </w:rPr>
        <w:t>s</w:t>
      </w:r>
      <w:r w:rsidR="00A313C3" w:rsidRPr="00752797">
        <w:rPr>
          <w:lang w:val="en-US"/>
        </w:rPr>
        <w:t xml:space="preserve"> are used </w:t>
      </w:r>
      <w:r w:rsidR="00752797">
        <w:rPr>
          <w:lang w:val="en-US"/>
        </w:rPr>
        <w:t xml:space="preserve">for </w:t>
      </w:r>
      <w:r w:rsidR="00A313C3" w:rsidRPr="00752797">
        <w:rPr>
          <w:lang w:val="en-US"/>
        </w:rPr>
        <w:t xml:space="preserve">simulations with Neumann boundaries and the right panel with the wavecrest boundary. </w:t>
      </w:r>
    </w:p>
    <w:p w:rsidR="008E05D9" w:rsidRPr="00752797" w:rsidRDefault="008E05D9" w:rsidP="002603CC">
      <w:pPr>
        <w:pStyle w:val="Heading2"/>
        <w:jc w:val="both"/>
        <w:rPr>
          <w:lang w:val="en-US"/>
        </w:rPr>
      </w:pPr>
      <w:bookmarkStart w:id="213" w:name="_Toc413853424"/>
      <w:r w:rsidRPr="00752797">
        <w:rPr>
          <w:lang w:val="en-US"/>
        </w:rPr>
        <w:t>Shallow water equations</w:t>
      </w:r>
      <w:bookmarkEnd w:id="213"/>
    </w:p>
    <w:p w:rsidR="008E05D9" w:rsidRPr="00752797" w:rsidRDefault="00691D3B" w:rsidP="002603CC">
      <w:pPr>
        <w:pStyle w:val="Heading3"/>
        <w:jc w:val="both"/>
        <w:rPr>
          <w:lang w:val="en-US"/>
        </w:rPr>
      </w:pPr>
      <w:bookmarkStart w:id="214" w:name="_Toc413853425"/>
      <w:r w:rsidRPr="00752797">
        <w:rPr>
          <w:lang w:val="en-US"/>
        </w:rPr>
        <w:t>Offshore boundary</w:t>
      </w:r>
      <w:bookmarkEnd w:id="214"/>
    </w:p>
    <w:p w:rsidR="004D7B46" w:rsidRPr="00752797" w:rsidRDefault="00D575A5" w:rsidP="002603CC">
      <w:pPr>
        <w:spacing w:line="240" w:lineRule="auto"/>
        <w:rPr>
          <w:lang w:val="en-US"/>
        </w:rPr>
      </w:pPr>
      <w:r w:rsidRPr="00752797">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752797">
        <w:rPr>
          <w:lang w:val="en-US"/>
        </w:rPr>
        <w:t xml:space="preserve"> (absorbing-generating), but there are also other possibilities implemented in XBeach</w:t>
      </w:r>
      <w:r w:rsidR="004C5AA7" w:rsidRPr="00752797">
        <w:rPr>
          <w:lang w:val="en-US"/>
        </w:rPr>
        <w:t xml:space="preserve"> (keyword: </w:t>
      </w:r>
      <w:r w:rsidR="004C5AA7" w:rsidRPr="00752797">
        <w:rPr>
          <w:i/>
          <w:lang w:val="en-US"/>
        </w:rPr>
        <w:t>front</w:t>
      </w:r>
      <w:r w:rsidR="004C5AA7" w:rsidRPr="00752797">
        <w:rPr>
          <w:lang w:val="en-US"/>
        </w:rPr>
        <w:t>)</w:t>
      </w:r>
      <w:r w:rsidR="00005EA8" w:rsidRPr="00752797">
        <w:rPr>
          <w:lang w:val="en-US"/>
        </w:rPr>
        <w:t>. This method can be applied in 1D or 2D, is recommended and therefore the default value for XBeach.</w:t>
      </w:r>
    </w:p>
    <w:p w:rsidR="00005EA8" w:rsidRPr="00752797" w:rsidRDefault="00005EA8" w:rsidP="002603CC">
      <w:pPr>
        <w:spacing w:line="240" w:lineRule="auto"/>
        <w:rPr>
          <w:lang w:val="en-US"/>
        </w:rPr>
      </w:pPr>
    </w:p>
    <w:p w:rsidR="00D575A5" w:rsidRPr="00752797" w:rsidRDefault="00D575A5" w:rsidP="002603CC">
      <w:pPr>
        <w:spacing w:line="240" w:lineRule="auto"/>
        <w:rPr>
          <w:lang w:val="en-US"/>
        </w:rPr>
      </w:pPr>
      <w:r w:rsidRPr="00752797">
        <w:rPr>
          <w:lang w:val="en-US"/>
        </w:rPr>
        <w:t xml:space="preserve">In XBeach, there are two options with regard to the offshore absorbing-generating boundary condition. With the parameter setting </w:t>
      </w:r>
      <w:r w:rsidR="004D7B46" w:rsidRPr="00752797">
        <w:rPr>
          <w:i/>
          <w:lang w:val="en-US"/>
        </w:rPr>
        <w:t>front</w:t>
      </w:r>
      <w:r w:rsidR="00E15C53" w:rsidRPr="00752797">
        <w:rPr>
          <w:i/>
          <w:lang w:val="en-US"/>
        </w:rPr>
        <w:t xml:space="preserve"> </w:t>
      </w:r>
      <w:r w:rsidR="004D7B46" w:rsidRPr="00752797">
        <w:rPr>
          <w:i/>
          <w:lang w:val="en-US"/>
        </w:rPr>
        <w:t>=</w:t>
      </w:r>
      <w:r w:rsidR="00E15C53" w:rsidRPr="00752797">
        <w:rPr>
          <w:i/>
          <w:lang w:val="en-US"/>
        </w:rPr>
        <w:t xml:space="preserve"> </w:t>
      </w:r>
      <w:r w:rsidRPr="00752797">
        <w:rPr>
          <w:i/>
          <w:lang w:val="en-US"/>
        </w:rPr>
        <w:t xml:space="preserve">abs1d </w:t>
      </w:r>
      <w:r w:rsidRPr="00752797">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752797" w:rsidRDefault="00D575A5" w:rsidP="002603CC">
      <w:pPr>
        <w:spacing w:line="240" w:lineRule="auto"/>
        <w:rPr>
          <w:lang w:val="en-US"/>
        </w:rPr>
      </w:pPr>
    </w:p>
    <w:p w:rsidR="00D575A5" w:rsidRPr="00752797" w:rsidRDefault="00D575A5" w:rsidP="002603CC">
      <w:pPr>
        <w:spacing w:line="240" w:lineRule="auto"/>
        <w:rPr>
          <w:lang w:val="en-US"/>
        </w:rPr>
      </w:pPr>
      <w:r w:rsidRPr="00752797">
        <w:rPr>
          <w:lang w:val="en-US"/>
        </w:rPr>
        <w:t xml:space="preserve">With option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 xml:space="preserve">abs2d </w:t>
      </w:r>
      <w:r w:rsidRPr="00752797">
        <w:rPr>
          <w:lang w:val="en-US"/>
        </w:rPr>
        <w:t xml:space="preserve">(default value) the formulation by Van Dongeren and Svendsen (1997) is activated which in turn is based on Verboom et al. (1981) and is based on the </w:t>
      </w:r>
      <w:r w:rsidR="00F600AE" w:rsidRPr="00752797">
        <w:rPr>
          <w:lang w:val="en-US"/>
        </w:rPr>
        <w:lastRenderedPageBreak/>
        <w:t>‘</w:t>
      </w:r>
      <w:r w:rsidRPr="00752797">
        <w:rPr>
          <w:lang w:val="en-US"/>
        </w:rPr>
        <w:t>Method of Characteristics</w:t>
      </w:r>
      <w:r w:rsidR="00F600AE" w:rsidRPr="00752797">
        <w:rPr>
          <w:lang w:val="en-US"/>
        </w:rPr>
        <w:t>’</w:t>
      </w:r>
      <w:r w:rsidRPr="00752797">
        <w:rPr>
          <w:lang w:val="en-US"/>
        </w:rPr>
        <w:t xml:space="preserve">. This boundary condition allows for obliquely-incident and obliquely-reflected waves to pass through the boundary. It is possible to account for situations with boundary-perpendicular and boundary-parallel currents. In order to differentiate between the particle velocities, the keyword </w:t>
      </w:r>
      <w:r w:rsidR="004C5AA7" w:rsidRPr="00752797">
        <w:rPr>
          <w:i/>
          <w:lang w:val="en-US"/>
        </w:rPr>
        <w:t>epsi</w:t>
      </w:r>
      <w:r w:rsidRPr="00752797">
        <w:rPr>
          <w:lang w:val="en-US"/>
        </w:rPr>
        <w:t xml:space="preserve"> must be set. </w:t>
      </w:r>
      <w:r w:rsidR="00FB2410" w:rsidRPr="00752797">
        <w:rPr>
          <w:lang w:val="en-US"/>
        </w:rPr>
        <w:t>This parameter control</w:t>
      </w:r>
      <w:r w:rsidRPr="00752797">
        <w:rPr>
          <w:lang w:val="en-US"/>
        </w:rPr>
        <w:t xml:space="preserve"> a simple Kalman-update filter which controls which part of the particle velocity is assumed to be part of the current and which part is wave-related. </w:t>
      </w:r>
      <w:r w:rsidR="0026108D" w:rsidRPr="00752797">
        <w:rPr>
          <w:lang w:val="en-US"/>
        </w:rPr>
        <w:t xml:space="preserve">By default XBeach computes the value for epsi automatically using offshore boundary conditions (keyword: </w:t>
      </w:r>
      <w:r w:rsidR="0026108D" w:rsidRPr="00752797">
        <w:rPr>
          <w:i/>
          <w:lang w:val="en-US"/>
        </w:rPr>
        <w:t>e</w:t>
      </w:r>
      <w:r w:rsidRPr="00752797">
        <w:rPr>
          <w:i/>
          <w:lang w:val="en-US"/>
        </w:rPr>
        <w:t>psi</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-1</w:t>
      </w:r>
      <w:r w:rsidR="0026108D" w:rsidRPr="00752797">
        <w:rPr>
          <w:lang w:val="en-US"/>
        </w:rPr>
        <w:t>).</w:t>
      </w:r>
    </w:p>
    <w:p w:rsidR="0026108D" w:rsidRPr="00752797" w:rsidRDefault="0026108D" w:rsidP="002603CC">
      <w:pPr>
        <w:spacing w:line="240" w:lineRule="auto"/>
        <w:rPr>
          <w:lang w:val="en-US"/>
        </w:rPr>
      </w:pPr>
    </w:p>
    <w:p w:rsidR="0026108D" w:rsidRPr="00752797" w:rsidRDefault="0026108D" w:rsidP="002603CC">
      <w:pPr>
        <w:spacing w:line="240" w:lineRule="auto"/>
        <w:rPr>
          <w:lang w:val="en-US"/>
        </w:rPr>
      </w:pPr>
      <w:r w:rsidRPr="00752797">
        <w:rPr>
          <w:lang w:val="en-US"/>
        </w:rPr>
        <w:t xml:space="preserve">There are three </w:t>
      </w:r>
      <w:r w:rsidR="00A93064" w:rsidRPr="00752797">
        <w:rPr>
          <w:lang w:val="en-US"/>
        </w:rPr>
        <w:t xml:space="preserve">other </w:t>
      </w:r>
      <w:r w:rsidRPr="00752797">
        <w:rPr>
          <w:lang w:val="en-US"/>
        </w:rPr>
        <w:t>possibilities implemented</w:t>
      </w:r>
      <w:r w:rsidR="00A93064" w:rsidRPr="00752797">
        <w:rPr>
          <w:lang w:val="en-US"/>
        </w:rPr>
        <w:t xml:space="preserve"> besides the absorbing-generating boundary conditions:</w:t>
      </w:r>
    </w:p>
    <w:p w:rsidR="0026108D" w:rsidRPr="00752797" w:rsidRDefault="0026108D" w:rsidP="002603CC">
      <w:pPr>
        <w:pStyle w:val="ListParagraph"/>
        <w:numPr>
          <w:ilvl w:val="0"/>
          <w:numId w:val="12"/>
        </w:numPr>
        <w:spacing w:line="240" w:lineRule="auto"/>
        <w:rPr>
          <w:lang w:val="en-US"/>
        </w:rPr>
      </w:pPr>
      <w:r w:rsidRPr="00752797">
        <w:rPr>
          <w:lang w:val="en-US"/>
        </w:rPr>
        <w:t xml:space="preserve">No flux wall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004C5AA7" w:rsidRPr="00752797">
        <w:rPr>
          <w:i/>
          <w:lang w:val="en-US"/>
        </w:rPr>
        <w:t>wall</w:t>
      </w:r>
      <w:r w:rsidRPr="00752797">
        <w:rPr>
          <w:lang w:val="en-US"/>
        </w:rPr>
        <w:t>). This boundary condition type is a simple no flux boundary condition.</w:t>
      </w:r>
    </w:p>
    <w:p w:rsidR="0026108D" w:rsidRPr="00752797" w:rsidRDefault="0026108D" w:rsidP="002603CC">
      <w:pPr>
        <w:pStyle w:val="ListParagraph"/>
        <w:numPr>
          <w:ilvl w:val="0"/>
          <w:numId w:val="12"/>
        </w:numPr>
        <w:spacing w:line="240" w:lineRule="auto"/>
        <w:rPr>
          <w:lang w:val="en-US"/>
        </w:rPr>
      </w:pPr>
      <w:r w:rsidRPr="00752797">
        <w:rPr>
          <w:lang w:val="en-US"/>
        </w:rPr>
        <w:t xml:space="preserve">Water level specification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wlevel</w:t>
      </w:r>
      <w:r w:rsidRPr="00752797">
        <w:rPr>
          <w:lang w:val="en-US"/>
        </w:rPr>
        <w:t>). This boundary sets the water level at a prescribed value. This can be constant or time-varying. With this option the outgoing long waves are not absorbed.</w:t>
      </w:r>
    </w:p>
    <w:p w:rsidR="0026108D" w:rsidRPr="00752797" w:rsidRDefault="002E67AF" w:rsidP="002603CC">
      <w:pPr>
        <w:pStyle w:val="ListParagraph"/>
        <w:numPr>
          <w:ilvl w:val="0"/>
          <w:numId w:val="12"/>
        </w:numPr>
        <w:spacing w:line="240" w:lineRule="auto"/>
        <w:rPr>
          <w:lang w:val="en-US"/>
        </w:rPr>
      </w:pPr>
      <w:r w:rsidRPr="00752797">
        <w:rPr>
          <w:lang w:val="en-US"/>
        </w:rPr>
        <w:t>Boundary condition for the non-hydrostatic option (keyword</w:t>
      </w:r>
      <w:r w:rsidRPr="00752797">
        <w:rPr>
          <w:i/>
          <w:lang w:val="en-US"/>
        </w:rPr>
        <w:t xml:space="preserve">: </w:t>
      </w:r>
      <w:r w:rsidR="004C5AA7" w:rsidRPr="00752797">
        <w:rPr>
          <w:i/>
          <w:lang w:val="en-US"/>
        </w:rPr>
        <w:t>front</w:t>
      </w:r>
      <w:r w:rsidR="00F600AE" w:rsidRPr="00752797">
        <w:rPr>
          <w:i/>
          <w:lang w:val="en-US"/>
        </w:rPr>
        <w:t xml:space="preserve"> </w:t>
      </w:r>
      <w:r w:rsidR="004C5AA7" w:rsidRPr="00752797">
        <w:rPr>
          <w:i/>
          <w:lang w:val="en-US"/>
        </w:rPr>
        <w:t>=</w:t>
      </w:r>
      <w:r w:rsidR="00F600AE" w:rsidRPr="00752797">
        <w:rPr>
          <w:i/>
          <w:lang w:val="en-US"/>
        </w:rPr>
        <w:t xml:space="preserve"> </w:t>
      </w:r>
      <w:r w:rsidRPr="00752797">
        <w:rPr>
          <w:i/>
          <w:lang w:val="en-US"/>
        </w:rPr>
        <w:t>nonh_1d</w:t>
      </w:r>
      <w:r w:rsidRPr="00752797">
        <w:rPr>
          <w:lang w:val="en-US"/>
        </w:rPr>
        <w:t>). The user needs to provide a file containing time series for the velocity at the boundary.</w:t>
      </w:r>
    </w:p>
    <w:p w:rsidR="00005EA8" w:rsidRPr="00752797" w:rsidRDefault="004C5AA7" w:rsidP="002603CC">
      <w:pPr>
        <w:pStyle w:val="ListParagraph"/>
        <w:numPr>
          <w:ilvl w:val="0"/>
          <w:numId w:val="12"/>
        </w:numPr>
        <w:spacing w:line="240" w:lineRule="auto"/>
        <w:rPr>
          <w:lang w:val="en-US"/>
        </w:rPr>
      </w:pPr>
      <w:r w:rsidRPr="00752797">
        <w:rPr>
          <w:lang w:val="en-US"/>
        </w:rPr>
        <w:t xml:space="preserve">Radiation boundary condition (keyword: </w:t>
      </w:r>
      <w:r w:rsidRPr="00752797">
        <w:rPr>
          <w:i/>
          <w:lang w:val="en-US"/>
        </w:rPr>
        <w:t>front</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w</w:t>
      </w:r>
      <w:r w:rsidR="00005EA8" w:rsidRPr="00752797">
        <w:rPr>
          <w:i/>
          <w:lang w:val="en-US"/>
        </w:rPr>
        <w:t>aveflume</w:t>
      </w:r>
      <w:r w:rsidRPr="00752797">
        <w:rPr>
          <w:lang w:val="en-US"/>
        </w:rPr>
        <w:t xml:space="preserve">). </w:t>
      </w:r>
      <w:r w:rsidR="00650E95" w:rsidRPr="00752797">
        <w:rPr>
          <w:lang w:val="en-US"/>
        </w:rPr>
        <w:t>This boundary uses a continuity relation at the front boundary. This means that no net water can come into the model domain. The wave flume boundary condition is especially useful in lab experiments with a large set-up (e.g. coral reefs).</w:t>
      </w:r>
    </w:p>
    <w:p w:rsidR="00691D3B" w:rsidRPr="00752797" w:rsidRDefault="00691D3B" w:rsidP="002603CC">
      <w:pPr>
        <w:pStyle w:val="Heading3"/>
        <w:jc w:val="both"/>
        <w:rPr>
          <w:lang w:val="en-US"/>
        </w:rPr>
      </w:pPr>
      <w:bookmarkStart w:id="215" w:name="_Toc413853426"/>
      <w:r w:rsidRPr="00752797">
        <w:rPr>
          <w:lang w:val="en-US"/>
        </w:rPr>
        <w:t>Lateral boundaries</w:t>
      </w:r>
      <w:bookmarkEnd w:id="215"/>
    </w:p>
    <w:p w:rsidR="00691D3B" w:rsidRPr="00752797" w:rsidRDefault="00691D3B" w:rsidP="002603CC">
      <w:pPr>
        <w:spacing w:line="240" w:lineRule="auto"/>
        <w:rPr>
          <w:lang w:val="en-US"/>
        </w:rPr>
      </w:pPr>
      <w:r w:rsidRPr="00752797">
        <w:rPr>
          <w:lang w:val="en-US"/>
        </w:rPr>
        <w:t xml:space="preserve">Lateral boundaries are the boundaries perpendicular to the coastline. Usually these are artificial, because the model domain is limited but the physical coast will continue. At these boundaries (keywords: </w:t>
      </w:r>
      <w:r w:rsidRPr="00752797">
        <w:rPr>
          <w:i/>
          <w:lang w:val="en-US"/>
        </w:rPr>
        <w:t>left</w:t>
      </w:r>
      <w:r w:rsidRPr="00752797">
        <w:rPr>
          <w:lang w:val="en-US"/>
        </w:rPr>
        <w:t xml:space="preserve"> &amp; </w:t>
      </w:r>
      <w:r w:rsidRPr="00752797">
        <w:rPr>
          <w:i/>
          <w:lang w:val="en-US"/>
        </w:rPr>
        <w:t>right</w:t>
      </w:r>
      <w:r w:rsidRPr="00752797">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 xml:space="preserve">Neumann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752797">
        <w:rPr>
          <w:i/>
          <w:lang w:val="en-US"/>
        </w:rPr>
        <w:t>left</w:t>
      </w:r>
      <w:r w:rsidR="00B709C9" w:rsidRPr="00752797">
        <w:rPr>
          <w:i/>
          <w:lang w:val="en-US"/>
        </w:rPr>
        <w:t xml:space="preserve"> </w:t>
      </w:r>
      <w:r w:rsidRPr="00752797">
        <w:rPr>
          <w:i/>
          <w:lang w:val="en-US"/>
        </w:rPr>
        <w:t>=</w:t>
      </w:r>
      <w:r w:rsidR="00B709C9" w:rsidRPr="00752797">
        <w:rPr>
          <w:i/>
          <w:lang w:val="en-US"/>
        </w:rPr>
        <w:t xml:space="preserve"> </w:t>
      </w:r>
      <w:r w:rsidRPr="00752797">
        <w:rPr>
          <w:i/>
          <w:lang w:val="en-US"/>
        </w:rPr>
        <w:t>neumann).</w:t>
      </w:r>
      <w:r w:rsidRPr="00752797">
        <w:rPr>
          <w:lang w:val="en-US"/>
        </w:rPr>
        <w:t xml:space="preserve"> </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 xml:space="preserve">There are </w:t>
      </w:r>
      <w:r w:rsidR="00E34418" w:rsidRPr="00752797">
        <w:rPr>
          <w:lang w:val="en-US"/>
        </w:rPr>
        <w:t>three</w:t>
      </w:r>
      <w:r w:rsidRPr="00752797">
        <w:rPr>
          <w:lang w:val="en-US"/>
        </w:rPr>
        <w:t xml:space="preserve"> other possibilities implemented besides the absorbing-generating boundary conditions:</w:t>
      </w:r>
    </w:p>
    <w:p w:rsidR="00691D3B" w:rsidRPr="00752797" w:rsidRDefault="00691D3B" w:rsidP="002603CC">
      <w:pPr>
        <w:pStyle w:val="ListParagraph"/>
        <w:numPr>
          <w:ilvl w:val="0"/>
          <w:numId w:val="15"/>
        </w:numPr>
        <w:spacing w:line="240" w:lineRule="auto"/>
        <w:rPr>
          <w:lang w:val="en-US"/>
        </w:rPr>
      </w:pPr>
      <w:r w:rsidRPr="00752797">
        <w:rPr>
          <w:lang w:val="en-US"/>
        </w:rPr>
        <w:t xml:space="preserve">Simple no-flux boundary conditions can also be applied (keyword: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wall</w:t>
      </w:r>
      <w:r w:rsidRPr="00752797">
        <w:rPr>
          <w:lang w:val="en-US"/>
        </w:rPr>
        <w:t>).</w:t>
      </w:r>
      <w:r w:rsidRPr="00752797">
        <w:rPr>
          <w:color w:val="FF0000"/>
          <w:lang w:val="en-US"/>
        </w:rPr>
        <w:t xml:space="preserve"> </w:t>
      </w:r>
      <w:r w:rsidRPr="00752797">
        <w:rPr>
          <w:lang w:val="en-US"/>
        </w:rPr>
        <w:t xml:space="preserve">Wall boundary conditions </w:t>
      </w:r>
      <w:r w:rsidR="00B709C9" w:rsidRPr="00752797">
        <w:rPr>
          <w:lang w:val="en-US"/>
        </w:rPr>
        <w:t>will result in a zero velocity at the lateral boundary.</w:t>
      </w:r>
    </w:p>
    <w:p w:rsidR="00691D3B" w:rsidRPr="00752797" w:rsidRDefault="00691D3B" w:rsidP="002603CC">
      <w:pPr>
        <w:pStyle w:val="ListParagraph"/>
        <w:numPr>
          <w:ilvl w:val="0"/>
          <w:numId w:val="15"/>
        </w:numPr>
        <w:spacing w:line="240" w:lineRule="auto"/>
        <w:rPr>
          <w:lang w:val="en-US"/>
        </w:rPr>
      </w:pPr>
      <w:r w:rsidRPr="00752797">
        <w:rPr>
          <w:lang w:val="en-US"/>
        </w:rPr>
        <w:t xml:space="preserve">Velocity at the boundary will be calculated from NLSWE, but only include the advective terms (keywords: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no_advec</w:t>
      </w:r>
      <w:r w:rsidRPr="00752797">
        <w:rPr>
          <w:lang w:val="en-US"/>
        </w:rPr>
        <w:t>)</w:t>
      </w:r>
      <w:r w:rsidR="00650E95" w:rsidRPr="00752797">
        <w:rPr>
          <w:lang w:val="en-US"/>
        </w:rPr>
        <w:t>. The effect is that only terms that decrease the velocity will be taken into account. The result is a</w:t>
      </w:r>
      <w:r w:rsidR="00B709C9" w:rsidRPr="00752797">
        <w:rPr>
          <w:lang w:val="en-US"/>
        </w:rPr>
        <w:t>n</w:t>
      </w:r>
      <w:r w:rsidR="00650E95" w:rsidRPr="00752797">
        <w:rPr>
          <w:lang w:val="en-US"/>
        </w:rPr>
        <w:t xml:space="preserve"> intermediate form between a full Neumann boundary and a wall boundary. </w:t>
      </w:r>
    </w:p>
    <w:p w:rsidR="00691D3B" w:rsidRPr="00752797" w:rsidRDefault="00B709C9" w:rsidP="002603CC">
      <w:pPr>
        <w:pStyle w:val="ListParagraph"/>
        <w:numPr>
          <w:ilvl w:val="0"/>
          <w:numId w:val="15"/>
        </w:numPr>
        <w:spacing w:line="240" w:lineRule="auto"/>
        <w:rPr>
          <w:lang w:val="en-US"/>
        </w:rPr>
      </w:pPr>
      <w:r w:rsidRPr="00752797">
        <w:rPr>
          <w:lang w:val="en-US"/>
        </w:rPr>
        <w:t xml:space="preserve">Velocity at the boundary will simply be copied from the adjacent cell in the model domain (keyword: </w:t>
      </w:r>
      <w:r w:rsidR="00E15C53" w:rsidRPr="00752797">
        <w:rPr>
          <w:i/>
          <w:lang w:val="en-US"/>
        </w:rPr>
        <w:t xml:space="preserve">left = </w:t>
      </w:r>
      <w:r w:rsidRPr="00752797">
        <w:rPr>
          <w:i/>
          <w:lang w:val="en-US"/>
        </w:rPr>
        <w:t>n</w:t>
      </w:r>
      <w:r w:rsidR="00691D3B" w:rsidRPr="00752797">
        <w:rPr>
          <w:i/>
          <w:lang w:val="en-US"/>
        </w:rPr>
        <w:t>eumann_v</w:t>
      </w:r>
      <w:r w:rsidRPr="00752797">
        <w:rPr>
          <w:lang w:val="en-US"/>
        </w:rPr>
        <w:t xml:space="preserve">). </w:t>
      </w:r>
    </w:p>
    <w:p w:rsidR="00691D3B" w:rsidRPr="00752797" w:rsidRDefault="00691D3B" w:rsidP="002603CC">
      <w:pPr>
        <w:spacing w:line="240" w:lineRule="auto"/>
        <w:rPr>
          <w:color w:val="FF0000"/>
          <w:lang w:val="en-US"/>
        </w:rPr>
      </w:pPr>
    </w:p>
    <w:p w:rsidR="00691D3B" w:rsidRPr="00752797" w:rsidRDefault="00691D3B" w:rsidP="002603CC">
      <w:pPr>
        <w:pStyle w:val="Heading3"/>
        <w:jc w:val="both"/>
        <w:rPr>
          <w:lang w:val="en-US"/>
        </w:rPr>
      </w:pPr>
      <w:bookmarkStart w:id="216" w:name="_Toc413853427"/>
      <w:r w:rsidRPr="00752797">
        <w:rPr>
          <w:lang w:val="en-US"/>
        </w:rPr>
        <w:t xml:space="preserve">Tide and </w:t>
      </w:r>
      <w:commentRangeStart w:id="217"/>
      <w:r w:rsidRPr="00752797">
        <w:rPr>
          <w:lang w:val="en-US"/>
        </w:rPr>
        <w:t>surge</w:t>
      </w:r>
      <w:bookmarkEnd w:id="216"/>
      <w:commentRangeEnd w:id="217"/>
      <w:r w:rsidR="00340AC0">
        <w:rPr>
          <w:rStyle w:val="CommentReference"/>
          <w:bCs w:val="0"/>
          <w:iCs w:val="0"/>
        </w:rPr>
        <w:commentReference w:id="217"/>
      </w:r>
    </w:p>
    <w:p w:rsidR="00691D3B" w:rsidRPr="00752797" w:rsidRDefault="00691D3B" w:rsidP="002603CC">
      <w:pPr>
        <w:spacing w:line="240" w:lineRule="auto"/>
        <w:rPr>
          <w:lang w:val="en-US"/>
        </w:rPr>
      </w:pPr>
      <w:r w:rsidRPr="00752797">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There are now four options for handling the tidal and/or surge contribution to the boundaries:</w:t>
      </w:r>
    </w:p>
    <w:p w:rsidR="00691D3B" w:rsidRPr="00752797" w:rsidRDefault="00691D3B" w:rsidP="002603CC">
      <w:pPr>
        <w:pStyle w:val="ListParagraph"/>
        <w:numPr>
          <w:ilvl w:val="0"/>
          <w:numId w:val="7"/>
        </w:numPr>
        <w:spacing w:line="240" w:lineRule="auto"/>
        <w:rPr>
          <w:lang w:val="en-US"/>
        </w:rPr>
      </w:pPr>
      <w:r w:rsidRPr="00752797">
        <w:rPr>
          <w:lang w:val="en-US"/>
        </w:rPr>
        <w:t xml:space="preserve">Uniform water level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0</w:t>
      </w:r>
      <w:r w:rsidRPr="00752797">
        <w:rPr>
          <w:lang w:val="en-US"/>
        </w:rPr>
        <w:t>)</w:t>
      </w:r>
    </w:p>
    <w:p w:rsidR="00691D3B" w:rsidRPr="00752797" w:rsidRDefault="00691D3B" w:rsidP="002603CC">
      <w:pPr>
        <w:pStyle w:val="ListParagraph"/>
        <w:numPr>
          <w:ilvl w:val="0"/>
          <w:numId w:val="7"/>
        </w:numPr>
        <w:spacing w:line="240" w:lineRule="auto"/>
        <w:rPr>
          <w:lang w:val="en-US"/>
        </w:rPr>
      </w:pPr>
      <w:r w:rsidRPr="00752797">
        <w:rPr>
          <w:lang w:val="en-US"/>
        </w:rPr>
        <w:t xml:space="preserve">One time-varying water level signal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1</w:t>
      </w:r>
      <w:r w:rsidRPr="00752797">
        <w:rPr>
          <w:lang w:val="en-US"/>
        </w:rPr>
        <w:t>)</w:t>
      </w:r>
    </w:p>
    <w:p w:rsidR="00691D3B" w:rsidRPr="00752797" w:rsidRDefault="00691D3B" w:rsidP="002603CC">
      <w:pPr>
        <w:pStyle w:val="ListParagraph"/>
        <w:numPr>
          <w:ilvl w:val="0"/>
          <w:numId w:val="7"/>
        </w:numPr>
        <w:spacing w:line="240" w:lineRule="auto"/>
        <w:rPr>
          <w:lang w:val="en-US"/>
        </w:rPr>
      </w:pPr>
      <w:r w:rsidRPr="00752797">
        <w:rPr>
          <w:lang w:val="en-US"/>
        </w:rPr>
        <w:t xml:space="preserve">Two time-varying water level signals, which requires point of application indication.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2</w:t>
      </w:r>
      <w:r w:rsidRPr="00752797">
        <w:rPr>
          <w:lang w:val="en-US"/>
        </w:rPr>
        <w:t>)</w:t>
      </w:r>
    </w:p>
    <w:p w:rsidR="00691D3B" w:rsidRPr="00752797" w:rsidRDefault="00691D3B" w:rsidP="002603CC">
      <w:pPr>
        <w:pStyle w:val="ListParagraph"/>
        <w:numPr>
          <w:ilvl w:val="0"/>
          <w:numId w:val="7"/>
        </w:numPr>
        <w:spacing w:line="240" w:lineRule="auto"/>
        <w:rPr>
          <w:lang w:val="en-US"/>
        </w:rPr>
      </w:pPr>
      <w:r w:rsidRPr="00752797">
        <w:rPr>
          <w:lang w:val="en-US"/>
        </w:rPr>
        <w:t xml:space="preserve">Four time-varying water level signals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4</w:t>
      </w:r>
      <w:r w:rsidRPr="00752797">
        <w:rPr>
          <w:lang w:val="en-US"/>
        </w:rPr>
        <w:t>)</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 xml:space="preserve">For the option with a uniform water level the value specified in the params.txt is applied in the complete model domain (keyword: </w:t>
      </w:r>
      <w:r w:rsidRPr="00752797">
        <w:rPr>
          <w:i/>
          <w:lang w:val="en-US"/>
        </w:rPr>
        <w:t>zs0</w:t>
      </w:r>
      <w:r w:rsidRPr="00752797">
        <w:rPr>
          <w:lang w:val="en-US"/>
        </w:rPr>
        <w:t xml:space="preserve">). For the option with one time-varying water level signal the specified water level is applied (keyword: </w:t>
      </w:r>
      <w:r w:rsidRPr="00752797">
        <w:rPr>
          <w:i/>
          <w:lang w:val="en-US"/>
        </w:rPr>
        <w:t>zs0file = name_of_your_time_serie</w:t>
      </w:r>
      <w:r w:rsidRPr="00752797">
        <w:rPr>
          <w:lang w:val="en-US"/>
        </w:rPr>
        <w:t xml:space="preserve">) to the offshore boundary and a fixed value is applied at the backshore boundary (keyword: </w:t>
      </w:r>
      <w:r w:rsidRPr="00752797">
        <w:rPr>
          <w:i/>
          <w:lang w:val="en-US"/>
        </w:rPr>
        <w:t>zs0=value</w:t>
      </w:r>
      <w:r w:rsidRPr="00752797">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752797" w:rsidRDefault="008E05D9" w:rsidP="00AA1803">
      <w:pPr>
        <w:pStyle w:val="Heading3"/>
        <w:rPr>
          <w:lang w:val="en-US"/>
        </w:rPr>
      </w:pPr>
      <w:bookmarkStart w:id="218" w:name="_Toc413853428"/>
      <w:r w:rsidRPr="00752797">
        <w:rPr>
          <w:lang w:val="en-US"/>
        </w:rPr>
        <w:t>River and point discharge</w:t>
      </w:r>
      <w:bookmarkEnd w:id="218"/>
    </w:p>
    <w:p w:rsidR="00443A14" w:rsidRPr="00752797" w:rsidRDefault="00443A14" w:rsidP="002603CC">
      <w:pPr>
        <w:pStyle w:val="BodyText"/>
        <w:rPr>
          <w:lang w:val="en-US"/>
        </w:rPr>
      </w:pPr>
      <w:r w:rsidRPr="00752797">
        <w:rPr>
          <w:lang w:val="en-US"/>
        </w:rPr>
        <w:t>The effect of a river outflow or other discharges can be simulated with XBeach. Multiple discharge locations can be designated. At a discharge location the discharge orifice is defined as well as the discharge time series in m</w:t>
      </w:r>
      <w:r w:rsidRPr="00752797">
        <w:rPr>
          <w:vertAlign w:val="superscript"/>
          <w:lang w:val="en-US"/>
        </w:rPr>
        <w:t>3</w:t>
      </w:r>
      <w:r w:rsidRPr="00752797">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752797" w:rsidRDefault="00443A14" w:rsidP="002603CC">
      <w:pPr>
        <w:pStyle w:val="BodyText"/>
        <w:rPr>
          <w:lang w:val="en-US"/>
        </w:rPr>
      </w:pPr>
      <w:r w:rsidRPr="00752797">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rsidR="00443A14" w:rsidRPr="00752797" w:rsidRDefault="00443A14" w:rsidP="002603CC">
      <w:pPr>
        <w:pStyle w:val="BodyText"/>
        <w:rPr>
          <w:lang w:val="en-US"/>
        </w:rPr>
      </w:pPr>
      <w:r w:rsidRPr="00752797">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752797">
        <w:rPr>
          <w:lang w:val="en-US"/>
        </w:rPr>
        <w:t>center</w:t>
      </w:r>
      <w:r w:rsidRPr="00752797">
        <w:rPr>
          <w:lang w:val="en-US"/>
        </w:rPr>
        <w:t xml:space="preserve"> and at each time step mass according to the discharge time series is added. No momentum is added in case of a vertical discharge.</w:t>
      </w:r>
    </w:p>
    <w:p w:rsidR="008E05D9" w:rsidRPr="00752797" w:rsidRDefault="008E05D9" w:rsidP="002603CC">
      <w:pPr>
        <w:pStyle w:val="Heading2"/>
        <w:jc w:val="both"/>
        <w:rPr>
          <w:lang w:val="en-US"/>
        </w:rPr>
      </w:pPr>
      <w:bookmarkStart w:id="219" w:name="_Toc413853429"/>
      <w:r w:rsidRPr="00752797">
        <w:rPr>
          <w:lang w:val="en-US"/>
        </w:rPr>
        <w:t>Sediment transport</w:t>
      </w:r>
      <w:bookmarkEnd w:id="219"/>
    </w:p>
    <w:p w:rsidR="008E05D9" w:rsidRPr="00752797" w:rsidRDefault="00A313C3" w:rsidP="002603CC">
      <w:pPr>
        <w:spacing w:line="240" w:lineRule="auto"/>
        <w:rPr>
          <w:lang w:val="en-US"/>
        </w:rPr>
      </w:pPr>
      <w:r w:rsidRPr="00752797">
        <w:rPr>
          <w:lang w:val="en-US"/>
        </w:rPr>
        <w:t xml:space="preserve">The boundary conditions for sediment transport are Neumann boundaries everywhere, implying that the cross-boundary gradients in the advection-diffusion equation are set to zero, as well as the gradients of the bed load transports in that direction. Cross-shore profile changes due to cross-shore transport gradients are possible, allowing the boundary to smoothly follow the rest of the model. Still, it is good modeling practice to have the boundaries away from the area of interest. </w:t>
      </w:r>
      <w:r w:rsidR="008E05D9" w:rsidRPr="00752797">
        <w:rPr>
          <w:lang w:val="en-US"/>
        </w:rPr>
        <w:br w:type="page"/>
      </w:r>
    </w:p>
    <w:p w:rsidR="008E05D9" w:rsidRPr="00752797" w:rsidRDefault="008E05D9" w:rsidP="002603CC">
      <w:pPr>
        <w:pStyle w:val="Heading1"/>
        <w:jc w:val="both"/>
        <w:rPr>
          <w:lang w:val="en-US"/>
        </w:rPr>
      </w:pPr>
      <w:bookmarkStart w:id="220" w:name="_Toc413853430"/>
      <w:r w:rsidRPr="00752797">
        <w:rPr>
          <w:lang w:val="en-US"/>
        </w:rPr>
        <w:lastRenderedPageBreak/>
        <w:t>Input description</w:t>
      </w:r>
      <w:bookmarkEnd w:id="220"/>
    </w:p>
    <w:p w:rsidR="00620A54" w:rsidRPr="00752797" w:rsidRDefault="00620A54" w:rsidP="002603CC">
      <w:pPr>
        <w:pStyle w:val="Heading2"/>
        <w:spacing w:line="240" w:lineRule="auto"/>
        <w:jc w:val="both"/>
        <w:rPr>
          <w:lang w:val="en-US"/>
        </w:rPr>
      </w:pPr>
      <w:bookmarkStart w:id="221" w:name="_Toc285701663"/>
      <w:bookmarkStart w:id="222" w:name="_Ref413526116"/>
      <w:bookmarkStart w:id="223" w:name="_Toc413853431"/>
      <w:commentRangeStart w:id="224"/>
      <w:r w:rsidRPr="00752797">
        <w:rPr>
          <w:lang w:val="en-US"/>
        </w:rPr>
        <w:t>General</w:t>
      </w:r>
      <w:bookmarkEnd w:id="221"/>
      <w:bookmarkEnd w:id="222"/>
      <w:bookmarkEnd w:id="223"/>
      <w:commentRangeEnd w:id="224"/>
      <w:r w:rsidR="001F0864">
        <w:rPr>
          <w:rStyle w:val="CommentReference"/>
          <w:b w:val="0"/>
          <w:iCs w:val="0"/>
        </w:rPr>
        <w:commentReference w:id="224"/>
      </w:r>
    </w:p>
    <w:p w:rsidR="00620A54" w:rsidRPr="00752797" w:rsidRDefault="00620A54" w:rsidP="002603CC">
      <w:pPr>
        <w:pStyle w:val="BodyText"/>
        <w:rPr>
          <w:lang w:val="en-US"/>
        </w:rPr>
      </w:pPr>
      <w:r w:rsidRPr="00752797">
        <w:rPr>
          <w:lang w:val="en-US"/>
        </w:rPr>
        <w:t xml:space="preserve">Upon </w:t>
      </w:r>
      <w:r w:rsidR="00C20BC3" w:rsidRPr="00752797">
        <w:rPr>
          <w:lang w:val="en-US"/>
        </w:rPr>
        <w:t>running</w:t>
      </w:r>
      <w:r w:rsidR="002F71D5" w:rsidRPr="00752797">
        <w:rPr>
          <w:lang w:val="en-US"/>
        </w:rPr>
        <w:t xml:space="preserve"> the </w:t>
      </w:r>
      <w:r w:rsidRPr="00752797">
        <w:rPr>
          <w:lang w:val="en-US"/>
        </w:rPr>
        <w:t xml:space="preserve">XBeach executable </w:t>
      </w:r>
      <w:r w:rsidRPr="00752797">
        <w:rPr>
          <w:i/>
          <w:lang w:val="en-US"/>
        </w:rPr>
        <w:t>xbeach.exe</w:t>
      </w:r>
      <w:r w:rsidR="00C20BC3" w:rsidRPr="00752797">
        <w:rPr>
          <w:lang w:val="en-US"/>
        </w:rPr>
        <w:t xml:space="preserve">, </w:t>
      </w:r>
      <w:r w:rsidRPr="00752797">
        <w:rPr>
          <w:lang w:val="en-US"/>
        </w:rPr>
        <w:t xml:space="preserve">the file </w:t>
      </w:r>
      <w:r w:rsidRPr="00752797">
        <w:rPr>
          <w:i/>
          <w:lang w:val="en-US"/>
        </w:rPr>
        <w:t>params.txt</w:t>
      </w:r>
      <w:r w:rsidRPr="00752797">
        <w:rPr>
          <w:lang w:val="en-US"/>
        </w:rPr>
        <w:t xml:space="preserve"> in the current working directory will be read. </w:t>
      </w:r>
      <w:r w:rsidR="0013413E" w:rsidRPr="00752797">
        <w:rPr>
          <w:lang w:val="en-US"/>
        </w:rPr>
        <w:t xml:space="preserve">The </w:t>
      </w:r>
      <w:r w:rsidR="0013413E" w:rsidRPr="00752797">
        <w:rPr>
          <w:i/>
          <w:lang w:val="en-US"/>
        </w:rPr>
        <w:t>params.txt</w:t>
      </w:r>
      <w:r w:rsidR="0013413E" w:rsidRPr="00752797">
        <w:rPr>
          <w:lang w:val="en-US"/>
        </w:rPr>
        <w:t xml:space="preserve"> file contains grid and bathymetry info, wave input, flow input, morphological input, </w:t>
      </w:r>
      <w:r w:rsidR="00B93D55" w:rsidRPr="00752797">
        <w:rPr>
          <w:lang w:val="en-US"/>
        </w:rPr>
        <w:t>etc</w:t>
      </w:r>
      <w:r w:rsidR="0013413E" w:rsidRPr="00752797">
        <w:rPr>
          <w:lang w:val="en-US"/>
        </w:rPr>
        <w:t>.</w:t>
      </w:r>
      <w:r w:rsidR="00B93D55" w:rsidRPr="00752797">
        <w:rPr>
          <w:lang w:val="en-US"/>
        </w:rPr>
        <w:t xml:space="preserve"> </w:t>
      </w:r>
      <w:r w:rsidR="0013413E" w:rsidRPr="00752797">
        <w:rPr>
          <w:lang w:val="en-US"/>
        </w:rPr>
        <w:t xml:space="preserve">in the form of </w:t>
      </w:r>
      <w:r w:rsidRPr="00752797">
        <w:rPr>
          <w:lang w:val="en-US"/>
        </w:rPr>
        <w:t xml:space="preserve">keyword/value pairs. Each keyword/value pair may contain an actual model parameter or refer to another file with additional information on the model setup. If a </w:t>
      </w:r>
      <w:r w:rsidRPr="00752797">
        <w:rPr>
          <w:i/>
          <w:lang w:val="en-US"/>
        </w:rPr>
        <w:t>params.txt</w:t>
      </w:r>
      <w:r w:rsidRPr="00752797">
        <w:rPr>
          <w:lang w:val="en-US"/>
        </w:rPr>
        <w:t xml:space="preserve"> file cannot be found then XBeach will </w:t>
      </w:r>
      <w:r w:rsidR="00C20BC3" w:rsidRPr="00752797">
        <w:rPr>
          <w:lang w:val="en-US"/>
        </w:rPr>
        <w:t>not run</w:t>
      </w:r>
      <w:r w:rsidRPr="00752797">
        <w:rPr>
          <w:lang w:val="en-US"/>
        </w:rPr>
        <w:t>.</w:t>
      </w:r>
    </w:p>
    <w:p w:rsidR="001B6449" w:rsidRPr="00752797" w:rsidRDefault="00620A54" w:rsidP="001B6449">
      <w:pPr>
        <w:pStyle w:val="BodyText"/>
        <w:rPr>
          <w:lang w:val="en-US"/>
        </w:rPr>
      </w:pPr>
      <w:r w:rsidRPr="00752797">
        <w:rPr>
          <w:lang w:val="en-US"/>
        </w:rPr>
        <w:t xml:space="preserve">In the </w:t>
      </w:r>
      <w:r w:rsidRPr="00752797">
        <w:rPr>
          <w:i/>
          <w:lang w:val="en-US"/>
        </w:rPr>
        <w:t>params.txt</w:t>
      </w:r>
      <w:r w:rsidRPr="00752797">
        <w:rPr>
          <w:lang w:val="en-US"/>
        </w:rPr>
        <w:t xml:space="preserve"> file there can be a single keyword/value pair per line</w:t>
      </w:r>
      <w:r w:rsidR="00C20BC3" w:rsidRPr="00752797">
        <w:rPr>
          <w:lang w:val="en-US"/>
        </w:rPr>
        <w:t>. The keywords can be</w:t>
      </w:r>
      <w:r w:rsidRPr="00752797">
        <w:rPr>
          <w:lang w:val="en-US"/>
        </w:rPr>
        <w:t xml:space="preserve"> </w:t>
      </w:r>
      <w:r w:rsidR="00B93D55" w:rsidRPr="00752797">
        <w:rPr>
          <w:lang w:val="en-US"/>
        </w:rPr>
        <w:t xml:space="preserve">specified </w:t>
      </w:r>
      <w:r w:rsidRPr="00752797">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752797">
        <w:rPr>
          <w:lang w:val="en-US"/>
        </w:rPr>
        <w:t xml:space="preserve"> for the model to run</w:t>
      </w:r>
      <w:r w:rsidRPr="00752797">
        <w:rPr>
          <w:lang w:val="en-US"/>
        </w:rPr>
        <w:t xml:space="preserve">, others have default values that are used in case the keyword is not mentioned in the </w:t>
      </w:r>
      <w:r w:rsidRPr="00752797">
        <w:rPr>
          <w:i/>
          <w:lang w:val="en-US"/>
        </w:rPr>
        <w:t>params.txt</w:t>
      </w:r>
      <w:r w:rsidRPr="00752797">
        <w:rPr>
          <w:lang w:val="en-US"/>
        </w:rPr>
        <w:t xml:space="preserve"> file.</w:t>
      </w:r>
      <w:r w:rsidR="00C20BC3" w:rsidRPr="00752797">
        <w:rPr>
          <w:lang w:val="en-US"/>
        </w:rPr>
        <w:t xml:space="preserve"> </w:t>
      </w:r>
      <w:r w:rsidR="001B6449" w:rsidRPr="00752797">
        <w:rPr>
          <w:lang w:val="en-US"/>
        </w:rPr>
        <w:t xml:space="preserve">The essential parameters </w:t>
      </w:r>
      <w:r w:rsidR="00BB3951" w:rsidRPr="00752797">
        <w:rPr>
          <w:lang w:val="en-US"/>
        </w:rPr>
        <w:t xml:space="preserve">for a </w:t>
      </w:r>
      <w:r w:rsidR="00F9440E" w:rsidRPr="00752797">
        <w:rPr>
          <w:lang w:val="en-US"/>
        </w:rPr>
        <w:t xml:space="preserve">simulation with a JONSWAP </w:t>
      </w:r>
      <w:r w:rsidR="00BC356B" w:rsidRPr="00752797">
        <w:rPr>
          <w:lang w:val="en-US"/>
        </w:rPr>
        <w:t>spectrum</w:t>
      </w:r>
      <w:r w:rsidR="00F9440E" w:rsidRPr="00752797">
        <w:rPr>
          <w:lang w:val="en-US"/>
        </w:rPr>
        <w:t xml:space="preserve"> </w:t>
      </w:r>
      <w:r w:rsidR="001B6449" w:rsidRPr="00752797">
        <w:rPr>
          <w:lang w:val="en-US"/>
        </w:rPr>
        <w:t>are listed below:</w:t>
      </w:r>
    </w:p>
    <w:p w:rsidR="00E74725" w:rsidRPr="00752797" w:rsidRDefault="00294152" w:rsidP="00294152">
      <w:pPr>
        <w:pStyle w:val="ListBullet"/>
        <w:numPr>
          <w:ilvl w:val="0"/>
          <w:numId w:val="42"/>
        </w:numPr>
        <w:rPr>
          <w:lang w:val="en-US"/>
        </w:rPr>
      </w:pPr>
      <w:r w:rsidRPr="00752797">
        <w:rPr>
          <w:lang w:val="en-US"/>
        </w:rPr>
        <w:t xml:space="preserve">A </w:t>
      </w:r>
      <w:r w:rsidRPr="00752797">
        <w:rPr>
          <w:u w:val="single"/>
          <w:lang w:val="en-US"/>
        </w:rPr>
        <w:t>grid with values for x and y</w:t>
      </w:r>
      <w:r w:rsidRPr="00752797">
        <w:rPr>
          <w:lang w:val="en-US"/>
        </w:rPr>
        <w:t xml:space="preserve">. This can both in XBeach format (separate x and y files; keyword: </w:t>
      </w:r>
      <w:r w:rsidRPr="00752797">
        <w:rPr>
          <w:i/>
          <w:lang w:val="en-US"/>
        </w:rPr>
        <w:t>xfile</w:t>
      </w:r>
      <w:r w:rsidRPr="00752797">
        <w:rPr>
          <w:lang w:val="en-US"/>
        </w:rPr>
        <w:t xml:space="preserve"> and </w:t>
      </w:r>
      <w:r w:rsidRPr="00752797">
        <w:rPr>
          <w:i/>
          <w:lang w:val="en-US"/>
        </w:rPr>
        <w:t>yfile</w:t>
      </w:r>
      <w:r w:rsidRPr="00752797">
        <w:rPr>
          <w:lang w:val="en-US"/>
        </w:rPr>
        <w:t xml:space="preserve">) or Delft3D (one single xy file; keyword: </w:t>
      </w:r>
      <w:r w:rsidRPr="00752797">
        <w:rPr>
          <w:i/>
          <w:lang w:val="en-US"/>
        </w:rPr>
        <w:t>xyfile</w:t>
      </w:r>
      <w:r w:rsidRPr="00752797">
        <w:rPr>
          <w:lang w:val="en-US"/>
        </w:rPr>
        <w:t xml:space="preserve">). On top of that the user needs to specify the width of each domain (keyword: </w:t>
      </w:r>
      <w:r w:rsidRPr="00752797">
        <w:rPr>
          <w:i/>
          <w:lang w:val="en-US"/>
        </w:rPr>
        <w:t>nx</w:t>
      </w:r>
      <w:r w:rsidRPr="00752797">
        <w:rPr>
          <w:lang w:val="en-US"/>
        </w:rPr>
        <w:t xml:space="preserve"> and </w:t>
      </w:r>
      <w:r w:rsidRPr="00752797">
        <w:rPr>
          <w:i/>
          <w:lang w:val="en-US"/>
        </w:rPr>
        <w:t>ny</w:t>
      </w:r>
      <w:r w:rsidRPr="00752797">
        <w:rPr>
          <w:lang w:val="en-US"/>
        </w:rPr>
        <w:t>)</w:t>
      </w:r>
      <w:r w:rsidR="005E51E7">
        <w:rPr>
          <w:lang w:val="en-US"/>
        </w:rPr>
        <w:t>. The ny is not needed for a Delft3D grid.</w:t>
      </w:r>
    </w:p>
    <w:p w:rsidR="00294152" w:rsidRPr="00752797" w:rsidRDefault="00294152" w:rsidP="00294152">
      <w:pPr>
        <w:pStyle w:val="ListBullet"/>
        <w:rPr>
          <w:lang w:val="en-US"/>
        </w:rPr>
      </w:pPr>
      <w:r w:rsidRPr="00752797">
        <w:rPr>
          <w:lang w:val="en-US"/>
        </w:rPr>
        <w:t xml:space="preserve">A </w:t>
      </w:r>
      <w:r w:rsidRPr="00752797">
        <w:rPr>
          <w:u w:val="single"/>
          <w:lang w:val="en-US"/>
        </w:rPr>
        <w:t>bathymetry</w:t>
      </w:r>
      <w:r w:rsidRPr="00752797">
        <w:rPr>
          <w:lang w:val="en-US"/>
        </w:rPr>
        <w:t xml:space="preserve"> file (keyword: </w:t>
      </w:r>
      <w:r w:rsidRPr="00752797">
        <w:rPr>
          <w:i/>
          <w:lang w:val="en-US"/>
        </w:rPr>
        <w:t>depfile</w:t>
      </w:r>
      <w:r w:rsidRPr="00752797">
        <w:rPr>
          <w:lang w:val="en-US"/>
        </w:rPr>
        <w:t>) that matches with the grid you specified at 1)</w:t>
      </w:r>
    </w:p>
    <w:p w:rsidR="00294152" w:rsidRPr="00752797" w:rsidRDefault="00294152" w:rsidP="00294152">
      <w:pPr>
        <w:pStyle w:val="ListBullet"/>
        <w:rPr>
          <w:lang w:val="en-US"/>
        </w:rPr>
      </w:pPr>
      <w:r w:rsidRPr="00752797">
        <w:rPr>
          <w:lang w:val="en-US"/>
        </w:rPr>
        <w:t xml:space="preserve">A </w:t>
      </w:r>
      <w:r w:rsidRPr="00752797">
        <w:rPr>
          <w:u w:val="single"/>
          <w:lang w:val="en-US"/>
        </w:rPr>
        <w:t>simulation time</w:t>
      </w:r>
      <w:r w:rsidRPr="00752797">
        <w:rPr>
          <w:lang w:val="en-US"/>
        </w:rPr>
        <w:t xml:space="preserve"> (keyword: </w:t>
      </w:r>
      <w:r w:rsidRPr="00752797">
        <w:rPr>
          <w:i/>
          <w:lang w:val="en-US"/>
        </w:rPr>
        <w:t>tstop</w:t>
      </w:r>
      <w:r w:rsidRPr="00752797">
        <w:rPr>
          <w:lang w:val="en-US"/>
        </w:rPr>
        <w:t>) in seconds</w:t>
      </w:r>
    </w:p>
    <w:p w:rsidR="00294152" w:rsidRPr="00752797" w:rsidRDefault="00294152" w:rsidP="00294152">
      <w:pPr>
        <w:pStyle w:val="ListBullet"/>
        <w:rPr>
          <w:lang w:val="en-US"/>
        </w:rPr>
      </w:pPr>
      <w:r w:rsidRPr="00752797">
        <w:rPr>
          <w:lang w:val="en-US"/>
        </w:rPr>
        <w:t xml:space="preserve">A </w:t>
      </w:r>
      <w:r w:rsidR="00F9440E" w:rsidRPr="00752797">
        <w:rPr>
          <w:u w:val="single"/>
          <w:lang w:val="en-US"/>
        </w:rPr>
        <w:t>directional grid</w:t>
      </w:r>
      <w:r w:rsidR="00F9440E" w:rsidRPr="00752797">
        <w:rPr>
          <w:lang w:val="en-US"/>
        </w:rPr>
        <w:t xml:space="preserve"> for short waves and rollers. The grid is determined by a minimum and maximum angle and width per bin (keywords: </w:t>
      </w:r>
      <w:r w:rsidR="00F9440E" w:rsidRPr="00752797">
        <w:rPr>
          <w:i/>
          <w:lang w:val="en-US"/>
        </w:rPr>
        <w:t>thetamin</w:t>
      </w:r>
      <w:r w:rsidR="00F9440E" w:rsidRPr="00752797">
        <w:rPr>
          <w:lang w:val="en-US"/>
        </w:rPr>
        <w:t xml:space="preserve">, </w:t>
      </w:r>
      <w:r w:rsidR="00F9440E" w:rsidRPr="00752797">
        <w:rPr>
          <w:i/>
          <w:lang w:val="en-US"/>
        </w:rPr>
        <w:t>thetamax</w:t>
      </w:r>
      <w:r w:rsidR="00F9440E" w:rsidRPr="00752797">
        <w:rPr>
          <w:lang w:val="en-US"/>
        </w:rPr>
        <w:t xml:space="preserve"> and </w:t>
      </w:r>
      <w:r w:rsidR="00F9440E" w:rsidRPr="00752797">
        <w:rPr>
          <w:i/>
          <w:lang w:val="en-US"/>
        </w:rPr>
        <w:t>dtheta</w:t>
      </w:r>
      <w:r w:rsidR="00F9440E" w:rsidRPr="00752797">
        <w:rPr>
          <w:lang w:val="en-US"/>
        </w:rPr>
        <w:t>).</w:t>
      </w:r>
    </w:p>
    <w:p w:rsidR="00E74725" w:rsidRPr="00752797" w:rsidRDefault="00294152" w:rsidP="002603CC">
      <w:pPr>
        <w:pStyle w:val="ListBullet"/>
        <w:rPr>
          <w:lang w:val="en-US"/>
        </w:rPr>
      </w:pPr>
      <w:r w:rsidRPr="00752797">
        <w:rPr>
          <w:lang w:val="en-US"/>
        </w:rPr>
        <w:t xml:space="preserve">A </w:t>
      </w:r>
      <w:r w:rsidRPr="00752797">
        <w:rPr>
          <w:u w:val="single"/>
          <w:lang w:val="en-US"/>
        </w:rPr>
        <w:t>wave boundary condition</w:t>
      </w:r>
      <w:r w:rsidR="00F9440E" w:rsidRPr="00752797">
        <w:rPr>
          <w:u w:val="single"/>
          <w:lang w:val="en-US"/>
        </w:rPr>
        <w:t xml:space="preserve"> type</w:t>
      </w:r>
      <w:r w:rsidRPr="00752797">
        <w:rPr>
          <w:lang w:val="en-US"/>
        </w:rPr>
        <w:t xml:space="preserve"> (keyword: </w:t>
      </w:r>
      <w:r w:rsidRPr="00752797">
        <w:rPr>
          <w:i/>
          <w:lang w:val="en-US"/>
        </w:rPr>
        <w:t>wbctype</w:t>
      </w:r>
      <w:r w:rsidR="00F9440E" w:rsidRPr="00752797">
        <w:rPr>
          <w:i/>
          <w:lang w:val="en-US"/>
        </w:rPr>
        <w:t xml:space="preserve"> = jons</w:t>
      </w:r>
      <w:r w:rsidR="00F9440E" w:rsidRPr="00752797">
        <w:rPr>
          <w:lang w:val="en-US"/>
        </w:rPr>
        <w:t xml:space="preserve">). With a separate file containing the variables of the parametric (keyword: </w:t>
      </w:r>
      <w:r w:rsidR="00F9440E" w:rsidRPr="00752797">
        <w:rPr>
          <w:i/>
          <w:lang w:val="en-US"/>
        </w:rPr>
        <w:t>bcfile</w:t>
      </w:r>
      <w:r w:rsidR="00F9440E" w:rsidRPr="00752797">
        <w:rPr>
          <w:lang w:val="en-US"/>
        </w:rPr>
        <w:t>)</w:t>
      </w:r>
      <w:r w:rsidR="009B485E" w:rsidRPr="00752797">
        <w:rPr>
          <w:lang w:val="en-US"/>
        </w:rPr>
        <w:t>.</w:t>
      </w:r>
    </w:p>
    <w:p w:rsidR="00F9440E" w:rsidRPr="00752797" w:rsidRDefault="00F9440E" w:rsidP="00F9440E">
      <w:pPr>
        <w:pStyle w:val="ListBullet"/>
        <w:numPr>
          <w:ilvl w:val="0"/>
          <w:numId w:val="0"/>
        </w:numPr>
        <w:ind w:left="510"/>
        <w:rPr>
          <w:lang w:val="en-US"/>
        </w:rPr>
      </w:pPr>
    </w:p>
    <w:p w:rsidR="00E74725" w:rsidRPr="00752797" w:rsidRDefault="00C20BC3" w:rsidP="002603CC">
      <w:pPr>
        <w:rPr>
          <w:lang w:val="en-US"/>
        </w:rPr>
      </w:pPr>
      <w:r w:rsidRPr="00752797">
        <w:rPr>
          <w:lang w:val="en-US"/>
        </w:rPr>
        <w:t xml:space="preserve">It is strongly recommended to specify as few parameters explicitly as possible and rely on the defaults for the other parameters. </w:t>
      </w:r>
      <w:r w:rsidR="0013413E" w:rsidRPr="00752797">
        <w:rPr>
          <w:lang w:val="en-US"/>
        </w:rPr>
        <w:t xml:space="preserve">When running XBeach, a file called </w:t>
      </w:r>
      <w:r w:rsidR="007F52C1">
        <w:rPr>
          <w:lang w:val="en-US"/>
        </w:rPr>
        <w:t>XBlog.txt</w:t>
      </w:r>
      <w:r w:rsidR="0013413E" w:rsidRPr="00752797">
        <w:rPr>
          <w:lang w:val="en-US"/>
        </w:rPr>
        <w:t xml:space="preserve"> is created, which lists all the parameters set through the params.txt but also all parameters not set, for which the defaults are used.</w:t>
      </w:r>
      <w:r w:rsidR="00B93D55" w:rsidRPr="00752797">
        <w:rPr>
          <w:lang w:val="en-US"/>
        </w:rPr>
        <w:t xml:space="preserve"> </w:t>
      </w:r>
    </w:p>
    <w:p w:rsidR="00E34418" w:rsidRPr="00752797" w:rsidRDefault="00E34418" w:rsidP="00E34418">
      <w:pPr>
        <w:pStyle w:val="ListBullet"/>
        <w:numPr>
          <w:ilvl w:val="0"/>
          <w:numId w:val="0"/>
        </w:numPr>
        <w:ind w:left="510"/>
        <w:rPr>
          <w:lang w:val="en-US"/>
        </w:rPr>
      </w:pPr>
    </w:p>
    <w:p w:rsidR="00620A54" w:rsidRPr="00752797" w:rsidRDefault="00620A54" w:rsidP="002603CC">
      <w:pPr>
        <w:pStyle w:val="BodyText"/>
        <w:rPr>
          <w:lang w:val="en-US"/>
        </w:rPr>
      </w:pPr>
      <w:r w:rsidRPr="00752797">
        <w:rPr>
          <w:lang w:val="en-US"/>
        </w:rPr>
        <w:t xml:space="preserve">This chapter describes the possibilities of the </w:t>
      </w:r>
      <w:r w:rsidRPr="00752797">
        <w:rPr>
          <w:i/>
          <w:lang w:val="en-US"/>
        </w:rPr>
        <w:t>params.</w:t>
      </w:r>
      <w:r w:rsidRPr="00752797">
        <w:rPr>
          <w:lang w:val="en-US"/>
        </w:rPr>
        <w:t>txt file and any</w:t>
      </w:r>
      <w:r w:rsidR="0013413E" w:rsidRPr="00752797">
        <w:rPr>
          <w:lang w:val="en-US"/>
        </w:rPr>
        <w:t xml:space="preserve"> auxiliary information</w:t>
      </w:r>
      <w:r w:rsidRPr="00752797">
        <w:rPr>
          <w:lang w:val="en-US"/>
        </w:rPr>
        <w:t xml:space="preserve"> files that </w:t>
      </w:r>
      <w:r w:rsidR="0013413E" w:rsidRPr="00752797">
        <w:rPr>
          <w:lang w:val="en-US"/>
        </w:rPr>
        <w:t xml:space="preserve">are </w:t>
      </w:r>
      <w:r w:rsidR="00E74725" w:rsidRPr="00752797">
        <w:rPr>
          <w:lang w:val="en-US"/>
        </w:rPr>
        <w:t>called from</w:t>
      </w:r>
      <w:r w:rsidRPr="00752797">
        <w:rPr>
          <w:lang w:val="en-US"/>
        </w:rPr>
        <w:t xml:space="preserve"> the </w:t>
      </w:r>
      <w:r w:rsidRPr="00752797">
        <w:rPr>
          <w:i/>
          <w:lang w:val="en-US"/>
        </w:rPr>
        <w:t>params.txt</w:t>
      </w:r>
      <w:r w:rsidRPr="00752797">
        <w:rPr>
          <w:lang w:val="en-US"/>
        </w:rPr>
        <w:t xml:space="preserve"> file. The tables in this chapter contain a description of the keywords, the default values, its units and recommended value ranges, while the formats for additional input files are described in the relevant sections. </w:t>
      </w:r>
      <w:r w:rsidR="001B6449" w:rsidRPr="00752797">
        <w:rPr>
          <w:lang w:val="en-US"/>
        </w:rPr>
        <w:t xml:space="preserve">Keyword marked with an </w:t>
      </w:r>
      <w:r w:rsidR="007F52C1" w:rsidRPr="00752797">
        <w:rPr>
          <w:lang w:val="en-US"/>
        </w:rPr>
        <w:t>ast</w:t>
      </w:r>
      <w:r w:rsidR="007F52C1">
        <w:rPr>
          <w:lang w:val="en-US"/>
        </w:rPr>
        <w:t>e</w:t>
      </w:r>
      <w:r w:rsidR="007F52C1" w:rsidRPr="00752797">
        <w:rPr>
          <w:lang w:val="en-US"/>
        </w:rPr>
        <w:t>ri</w:t>
      </w:r>
      <w:r w:rsidR="007F52C1">
        <w:rPr>
          <w:lang w:val="en-US"/>
        </w:rPr>
        <w:t>sk</w:t>
      </w:r>
      <w:r w:rsidR="007F52C1" w:rsidRPr="00752797">
        <w:rPr>
          <w:lang w:val="en-US"/>
        </w:rPr>
        <w:t xml:space="preserve"> </w:t>
      </w:r>
      <w:r w:rsidR="001B6449" w:rsidRPr="00752797">
        <w:rPr>
          <w:lang w:val="en-US"/>
        </w:rPr>
        <w:t xml:space="preserve">(*) are essential for XBeach to run. </w:t>
      </w:r>
      <w:r w:rsidRPr="00752797">
        <w:rPr>
          <w:lang w:val="en-US"/>
        </w:rPr>
        <w:t>Keywords marked wit</w:t>
      </w:r>
      <w:r w:rsidR="001B6449" w:rsidRPr="00752797">
        <w:rPr>
          <w:lang w:val="en-US"/>
        </w:rPr>
        <w:t>h 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w:t>
      </w:r>
      <w:r w:rsidR="0013413E" w:rsidRPr="00752797">
        <w:rPr>
          <w:lang w:val="en-US"/>
        </w:rPr>
        <w:t xml:space="preserve"> expert</w:t>
      </w:r>
      <w:r w:rsidRPr="00752797">
        <w:rPr>
          <w:lang w:val="en-US"/>
        </w:rPr>
        <w:t xml:space="preserve"> options and should not be used for regular applications of XBeach.</w:t>
      </w:r>
      <w:r w:rsidR="001B6449" w:rsidRPr="00752797">
        <w:rPr>
          <w:lang w:val="en-US"/>
        </w:rPr>
        <w:t xml:space="preserve"> </w:t>
      </w:r>
    </w:p>
    <w:p w:rsidR="00620A54" w:rsidRPr="00752797" w:rsidRDefault="00620A54" w:rsidP="002603CC">
      <w:pPr>
        <w:pStyle w:val="BodyText"/>
        <w:rPr>
          <w:lang w:val="en-US"/>
        </w:rPr>
      </w:pPr>
      <w:r w:rsidRPr="00752797">
        <w:rPr>
          <w:lang w:val="en-US"/>
        </w:rPr>
        <w:t xml:space="preserve">In this chapter, any references to keywords refer to keywords </w:t>
      </w:r>
      <w:r w:rsidR="0022695A" w:rsidRPr="00752797">
        <w:rPr>
          <w:lang w:val="en-US"/>
        </w:rPr>
        <w:t>that can be used in the</w:t>
      </w:r>
      <w:r w:rsidRPr="00752797">
        <w:rPr>
          <w:lang w:val="en-US"/>
        </w:rPr>
        <w:t xml:space="preserve"> </w:t>
      </w:r>
      <w:r w:rsidRPr="00752797">
        <w:rPr>
          <w:i/>
          <w:lang w:val="en-US"/>
        </w:rPr>
        <w:t>params.txt</w:t>
      </w:r>
      <w:r w:rsidRPr="00752797">
        <w:rPr>
          <w:lang w:val="en-US"/>
        </w:rPr>
        <w:t xml:space="preserve"> file. Also any references to time indications are in seconds unless stated otherwise.</w:t>
      </w:r>
      <w:r w:rsidR="0022695A" w:rsidRPr="00752797">
        <w:rPr>
          <w:lang w:val="en-US"/>
        </w:rPr>
        <w:t xml:space="preserve"> </w:t>
      </w:r>
      <w:r w:rsidRPr="00752797">
        <w:rPr>
          <w:lang w:val="en-US"/>
        </w:rPr>
        <w:t xml:space="preserve">A typical </w:t>
      </w:r>
      <w:r w:rsidRPr="00752797">
        <w:rPr>
          <w:i/>
          <w:lang w:val="en-US"/>
        </w:rPr>
        <w:t>params.txt</w:t>
      </w:r>
      <w:r w:rsidRPr="00752797">
        <w:rPr>
          <w:lang w:val="en-US"/>
        </w:rPr>
        <w:t xml:space="preserve"> file for a 1D XBeach model is:</w:t>
      </w:r>
    </w:p>
    <w:p w:rsidR="00620A54" w:rsidRPr="00752797" w:rsidRDefault="00620A54" w:rsidP="002603CC">
      <w:pPr>
        <w:pStyle w:val="Codeheader"/>
        <w:rPr>
          <w:lang w:val="en-US"/>
        </w:rPr>
      </w:pPr>
      <w:r w:rsidRPr="00752797">
        <w:rPr>
          <w:lang w:val="en-US"/>
        </w:rPr>
        <w:t>params.txt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 XBeach parameter settings input file                                %%%</w:t>
      </w:r>
    </w:p>
    <w:p w:rsidR="00620A54" w:rsidRPr="005E51E7" w:rsidRDefault="00620A54" w:rsidP="002603CC">
      <w:pPr>
        <w:pStyle w:val="Code"/>
        <w:jc w:val="both"/>
        <w:rPr>
          <w:color w:val="auto"/>
        </w:rPr>
      </w:pPr>
      <w:r w:rsidRPr="005E51E7">
        <w:rPr>
          <w:color w:val="auto"/>
        </w:rPr>
        <w:t>%%%                                                                     %%%</w:t>
      </w:r>
    </w:p>
    <w:p w:rsidR="00620A54" w:rsidRPr="005E51E7" w:rsidRDefault="00620A54" w:rsidP="002603CC">
      <w:pPr>
        <w:pStyle w:val="Code"/>
        <w:jc w:val="both"/>
        <w:rPr>
          <w:color w:val="auto"/>
        </w:rPr>
      </w:pPr>
      <w:r w:rsidRPr="005E51E7">
        <w:rPr>
          <w:color w:val="auto"/>
        </w:rPr>
        <w:t>%%% date:     01-Jan-2015 12:00                                         %%%</w:t>
      </w:r>
    </w:p>
    <w:p w:rsidR="00620A54" w:rsidRPr="005E51E7" w:rsidRDefault="00620A54" w:rsidP="002603CC">
      <w:pPr>
        <w:pStyle w:val="Code"/>
        <w:jc w:val="both"/>
        <w:rPr>
          <w:color w:val="auto"/>
        </w:rPr>
      </w:pPr>
      <w:r w:rsidRPr="005E51E7">
        <w:rPr>
          <w:color w:val="auto"/>
        </w:rPr>
        <w:t>%%% function: xb_write_params                                           %%%</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 Grid parameters %%%%%%%%%%%%%%%%%%%%%%%%%%%%%%%%%%%%%%%%%%%%%%%%%%%%%%%</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depfile      = bed.dep</w:t>
      </w:r>
    </w:p>
    <w:p w:rsidR="00620A54" w:rsidRPr="005E51E7" w:rsidRDefault="00620A54" w:rsidP="002603CC">
      <w:pPr>
        <w:pStyle w:val="Code"/>
        <w:jc w:val="both"/>
        <w:rPr>
          <w:color w:val="auto"/>
        </w:rPr>
      </w:pPr>
      <w:r w:rsidRPr="005E51E7">
        <w:rPr>
          <w:color w:val="auto"/>
        </w:rPr>
        <w:t>posdwn       = 0</w:t>
      </w:r>
    </w:p>
    <w:p w:rsidR="00620A54" w:rsidRPr="005E51E7" w:rsidRDefault="00620A54" w:rsidP="002603CC">
      <w:pPr>
        <w:pStyle w:val="Code"/>
        <w:jc w:val="both"/>
        <w:rPr>
          <w:color w:val="auto"/>
        </w:rPr>
      </w:pPr>
      <w:r w:rsidRPr="005E51E7">
        <w:rPr>
          <w:color w:val="auto"/>
        </w:rPr>
        <w:t>nx           = 265</w:t>
      </w:r>
    </w:p>
    <w:p w:rsidR="00620A54" w:rsidRPr="005E51E7" w:rsidRDefault="00620A54" w:rsidP="002603CC">
      <w:pPr>
        <w:pStyle w:val="Code"/>
        <w:jc w:val="both"/>
        <w:rPr>
          <w:color w:val="auto"/>
        </w:rPr>
      </w:pPr>
      <w:r w:rsidRPr="005E51E7">
        <w:rPr>
          <w:color w:val="auto"/>
        </w:rPr>
        <w:t>ny           = 0</w:t>
      </w:r>
    </w:p>
    <w:p w:rsidR="00620A54" w:rsidRPr="005E51E7" w:rsidRDefault="00620A54" w:rsidP="002603CC">
      <w:pPr>
        <w:pStyle w:val="Code"/>
        <w:jc w:val="both"/>
        <w:rPr>
          <w:color w:val="auto"/>
        </w:rPr>
      </w:pPr>
      <w:r w:rsidRPr="005E51E7">
        <w:rPr>
          <w:color w:val="auto"/>
        </w:rPr>
        <w:t>alfa         = 0</w:t>
      </w:r>
    </w:p>
    <w:p w:rsidR="00620A54" w:rsidRPr="005E51E7" w:rsidRDefault="00620A54" w:rsidP="002603CC">
      <w:pPr>
        <w:pStyle w:val="Code"/>
        <w:jc w:val="both"/>
        <w:rPr>
          <w:color w:val="auto"/>
        </w:rPr>
      </w:pPr>
      <w:r w:rsidRPr="005E51E7">
        <w:rPr>
          <w:color w:val="auto"/>
        </w:rPr>
        <w:t>vardx        = 1</w:t>
      </w:r>
    </w:p>
    <w:p w:rsidR="00620A54" w:rsidRPr="005E51E7" w:rsidRDefault="00620A54" w:rsidP="002603CC">
      <w:pPr>
        <w:pStyle w:val="Code"/>
        <w:jc w:val="both"/>
        <w:rPr>
          <w:color w:val="auto"/>
        </w:rPr>
      </w:pPr>
      <w:r w:rsidRPr="005E51E7">
        <w:rPr>
          <w:color w:val="auto"/>
        </w:rPr>
        <w:t>xfile        = x.grd</w:t>
      </w:r>
    </w:p>
    <w:p w:rsidR="00620A54" w:rsidRPr="005E51E7" w:rsidRDefault="00620A54" w:rsidP="002603CC">
      <w:pPr>
        <w:pStyle w:val="Code"/>
        <w:jc w:val="both"/>
        <w:rPr>
          <w:color w:val="auto"/>
        </w:rPr>
      </w:pPr>
      <w:r w:rsidRPr="005E51E7">
        <w:rPr>
          <w:color w:val="auto"/>
        </w:rPr>
        <w:t>yfile        = y.grd</w:t>
      </w:r>
    </w:p>
    <w:p w:rsidR="00620A54" w:rsidRPr="005E51E7" w:rsidRDefault="00620A54" w:rsidP="002603CC">
      <w:pPr>
        <w:pStyle w:val="Code"/>
        <w:jc w:val="both"/>
        <w:rPr>
          <w:color w:val="auto"/>
        </w:rPr>
      </w:pPr>
      <w:r w:rsidRPr="005E51E7">
        <w:rPr>
          <w:color w:val="auto"/>
        </w:rPr>
        <w:t>thetamin     = -90</w:t>
      </w:r>
    </w:p>
    <w:p w:rsidR="00620A54" w:rsidRPr="005E51E7" w:rsidRDefault="00620A54" w:rsidP="002603CC">
      <w:pPr>
        <w:pStyle w:val="Code"/>
        <w:jc w:val="both"/>
        <w:rPr>
          <w:color w:val="auto"/>
        </w:rPr>
      </w:pPr>
      <w:r w:rsidRPr="005E51E7">
        <w:rPr>
          <w:color w:val="auto"/>
        </w:rPr>
        <w:t>thetamax     = 90</w:t>
      </w:r>
    </w:p>
    <w:p w:rsidR="00620A54" w:rsidRPr="005E51E7" w:rsidRDefault="00620A54" w:rsidP="002603CC">
      <w:pPr>
        <w:pStyle w:val="Code"/>
        <w:jc w:val="both"/>
        <w:rPr>
          <w:color w:val="auto"/>
        </w:rPr>
      </w:pPr>
      <w:r w:rsidRPr="005E51E7">
        <w:rPr>
          <w:color w:val="auto"/>
        </w:rPr>
        <w:t>dtheta       = 15</w:t>
      </w:r>
    </w:p>
    <w:p w:rsidR="00620A54" w:rsidRPr="005E51E7" w:rsidRDefault="00620A54" w:rsidP="002603CC">
      <w:pPr>
        <w:pStyle w:val="Code"/>
        <w:jc w:val="both"/>
        <w:rPr>
          <w:color w:val="auto"/>
        </w:rPr>
      </w:pPr>
      <w:r w:rsidRPr="005E51E7">
        <w:rPr>
          <w:color w:val="auto"/>
        </w:rPr>
        <w:t>thetanaut    = 0</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 Model time %%%%%%%%%%%%%%%%%%%%%%%%%%%%%%%%%%%%%%%%%%%%%%%%%%%%%%%%%%%%</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tstop        = 3600</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 Physical constants %%%%%%%%%%%%%%%%%%%%%%%%%%%%%%%%%%%%%%%%%%%%%%%%%%%%</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 xml:space="preserve">rho          = </w:t>
      </w:r>
      <w:r w:rsidR="00B93D55" w:rsidRPr="005E51E7">
        <w:rPr>
          <w:color w:val="auto"/>
        </w:rPr>
        <w:t>1025</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 Tide boundary conditions %%%%%%%%%%%%%%%%%%%%%%%%%%%%%%%%%%%%%%%%%%%%%%</w:t>
      </w:r>
    </w:p>
    <w:p w:rsidR="0022695A" w:rsidRPr="005E51E7" w:rsidRDefault="0022695A" w:rsidP="002603CC">
      <w:pPr>
        <w:pStyle w:val="Code"/>
        <w:jc w:val="both"/>
        <w:rPr>
          <w:color w:val="auto"/>
        </w:rPr>
      </w:pPr>
    </w:p>
    <w:p w:rsidR="00620A54" w:rsidRPr="005E51E7" w:rsidRDefault="0022695A" w:rsidP="002603CC">
      <w:pPr>
        <w:pStyle w:val="Code"/>
        <w:jc w:val="both"/>
        <w:rPr>
          <w:color w:val="auto"/>
        </w:rPr>
      </w:pPr>
      <w:r w:rsidRPr="005E51E7">
        <w:rPr>
          <w:color w:val="auto"/>
        </w:rPr>
        <w:t>tideloc      = 2</w:t>
      </w:r>
    </w:p>
    <w:p w:rsidR="00620A54" w:rsidRPr="005E51E7" w:rsidRDefault="00620A54" w:rsidP="002603CC">
      <w:pPr>
        <w:pStyle w:val="Code"/>
        <w:jc w:val="both"/>
        <w:rPr>
          <w:color w:val="auto"/>
        </w:rPr>
      </w:pPr>
      <w:r w:rsidRPr="005E51E7">
        <w:rPr>
          <w:color w:val="auto"/>
        </w:rPr>
        <w:t>zs0file      = tide.txt</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 Wave boundary condition parameters %%%%%%%%%%%%%%%%%%%%%%%%%%%%%%%%%%%%</w:t>
      </w:r>
    </w:p>
    <w:p w:rsidR="00620A54" w:rsidRPr="005E51E7" w:rsidRDefault="00620A54" w:rsidP="002603CC">
      <w:pPr>
        <w:pStyle w:val="Code"/>
        <w:jc w:val="both"/>
        <w:rPr>
          <w:color w:val="auto"/>
        </w:rPr>
      </w:pPr>
    </w:p>
    <w:p w:rsidR="00620A54" w:rsidRPr="005E51E7" w:rsidRDefault="00B709C9" w:rsidP="002603CC">
      <w:pPr>
        <w:pStyle w:val="Code"/>
        <w:jc w:val="both"/>
        <w:rPr>
          <w:color w:val="auto"/>
        </w:rPr>
      </w:pPr>
      <w:r w:rsidRPr="005E51E7">
        <w:rPr>
          <w:color w:val="auto"/>
        </w:rPr>
        <w:t xml:space="preserve">wbctype      </w:t>
      </w:r>
      <w:r w:rsidR="00620A54" w:rsidRPr="005E51E7">
        <w:rPr>
          <w:color w:val="auto"/>
        </w:rPr>
        <w:t>= jons</w:t>
      </w:r>
    </w:p>
    <w:p w:rsidR="00620A54" w:rsidRPr="005E51E7" w:rsidRDefault="00620A54" w:rsidP="002603CC">
      <w:pPr>
        <w:pStyle w:val="Code"/>
        <w:jc w:val="both"/>
        <w:rPr>
          <w:color w:val="auto"/>
        </w:rPr>
      </w:pPr>
      <w:r w:rsidRPr="005E51E7">
        <w:rPr>
          <w:color w:val="auto"/>
        </w:rPr>
        <w:t>bcfile       = filelist.txt</w:t>
      </w:r>
    </w:p>
    <w:p w:rsidR="0022695A" w:rsidRPr="005E51E7" w:rsidRDefault="0022695A" w:rsidP="002603CC">
      <w:pPr>
        <w:pStyle w:val="Code"/>
        <w:jc w:val="both"/>
        <w:rPr>
          <w:color w:val="auto"/>
        </w:rPr>
      </w:pPr>
    </w:p>
    <w:p w:rsidR="00620A54" w:rsidRPr="005E51E7" w:rsidRDefault="00620A54" w:rsidP="002603CC">
      <w:pPr>
        <w:pStyle w:val="Code"/>
        <w:jc w:val="both"/>
        <w:rPr>
          <w:color w:val="auto"/>
        </w:rPr>
      </w:pPr>
      <w:r w:rsidRPr="005E51E7">
        <w:rPr>
          <w:color w:val="auto"/>
        </w:rPr>
        <w:t>%%% Output variables %%%%%%%%%%%%%%%%%%%%%%%%%%%%%%%%%%%%%%%%%%%%%%%%%%%%%%</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outputformat = netcdf</w:t>
      </w:r>
    </w:p>
    <w:p w:rsidR="00620A54" w:rsidRPr="00D826E0" w:rsidRDefault="00620A54" w:rsidP="002603CC">
      <w:pPr>
        <w:pStyle w:val="Code"/>
        <w:jc w:val="both"/>
        <w:rPr>
          <w:color w:val="auto"/>
          <w:lang w:val="de-DE"/>
        </w:rPr>
      </w:pPr>
      <w:r w:rsidRPr="00D826E0">
        <w:rPr>
          <w:color w:val="auto"/>
          <w:lang w:val="de-DE"/>
        </w:rPr>
        <w:t>tint         = 3600</w:t>
      </w:r>
    </w:p>
    <w:p w:rsidR="00620A54" w:rsidRPr="00D826E0" w:rsidRDefault="00620A54" w:rsidP="002603CC">
      <w:pPr>
        <w:pStyle w:val="Code"/>
        <w:jc w:val="both"/>
        <w:rPr>
          <w:color w:val="auto"/>
          <w:lang w:val="de-DE"/>
        </w:rPr>
      </w:pPr>
      <w:r w:rsidRPr="00D826E0">
        <w:rPr>
          <w:color w:val="auto"/>
          <w:lang w:val="de-DE"/>
        </w:rPr>
        <w:t>tstart       = 0</w:t>
      </w:r>
    </w:p>
    <w:p w:rsidR="00620A54" w:rsidRPr="00D826E0" w:rsidRDefault="00620A54" w:rsidP="002603CC">
      <w:pPr>
        <w:pStyle w:val="Code"/>
        <w:jc w:val="both"/>
        <w:rPr>
          <w:color w:val="auto"/>
          <w:lang w:val="de-DE"/>
        </w:rPr>
      </w:pPr>
    </w:p>
    <w:p w:rsidR="00620A54" w:rsidRPr="00D826E0" w:rsidRDefault="00620A54" w:rsidP="002603CC">
      <w:pPr>
        <w:pStyle w:val="Code"/>
        <w:jc w:val="both"/>
        <w:rPr>
          <w:color w:val="auto"/>
          <w:lang w:val="de-DE"/>
        </w:rPr>
      </w:pPr>
      <w:r w:rsidRPr="00D826E0">
        <w:rPr>
          <w:color w:val="auto"/>
          <w:lang w:val="de-DE"/>
        </w:rPr>
        <w:t>nglobalvar   = 3</w:t>
      </w:r>
    </w:p>
    <w:p w:rsidR="00620A54" w:rsidRPr="00D826E0" w:rsidRDefault="00620A54" w:rsidP="002603CC">
      <w:pPr>
        <w:pStyle w:val="Code"/>
        <w:jc w:val="both"/>
        <w:rPr>
          <w:color w:val="auto"/>
          <w:lang w:val="de-DE"/>
        </w:rPr>
      </w:pPr>
      <w:r w:rsidRPr="00D826E0">
        <w:rPr>
          <w:color w:val="auto"/>
          <w:lang w:val="de-DE"/>
        </w:rPr>
        <w:t>zb</w:t>
      </w:r>
    </w:p>
    <w:p w:rsidR="00620A54" w:rsidRPr="00D826E0" w:rsidRDefault="00620A54" w:rsidP="002603CC">
      <w:pPr>
        <w:pStyle w:val="Code"/>
        <w:jc w:val="both"/>
        <w:rPr>
          <w:color w:val="auto"/>
          <w:lang w:val="de-DE"/>
        </w:rPr>
      </w:pPr>
      <w:r w:rsidRPr="00D826E0">
        <w:rPr>
          <w:color w:val="auto"/>
          <w:lang w:val="de-DE"/>
        </w:rPr>
        <w:t>zs</w:t>
      </w:r>
    </w:p>
    <w:p w:rsidR="00620A54" w:rsidRPr="00D826E0" w:rsidRDefault="00620A54" w:rsidP="002603CC">
      <w:pPr>
        <w:pStyle w:val="Code"/>
        <w:jc w:val="both"/>
        <w:rPr>
          <w:color w:val="auto"/>
          <w:lang w:val="de-DE"/>
        </w:rPr>
      </w:pPr>
      <w:r w:rsidRPr="00D826E0">
        <w:rPr>
          <w:color w:val="auto"/>
          <w:lang w:val="de-DE"/>
        </w:rPr>
        <w:t>H</w:t>
      </w:r>
    </w:p>
    <w:p w:rsidR="00620A54" w:rsidRPr="00752797" w:rsidRDefault="00620A54" w:rsidP="002603CC">
      <w:pPr>
        <w:pStyle w:val="Heading2"/>
        <w:jc w:val="both"/>
        <w:rPr>
          <w:lang w:val="en-US"/>
        </w:rPr>
      </w:pPr>
      <w:bookmarkStart w:id="225" w:name="_Toc285701664"/>
      <w:bookmarkStart w:id="226" w:name="_Toc413853432"/>
      <w:r w:rsidRPr="00752797">
        <w:rPr>
          <w:lang w:val="en-US"/>
        </w:rPr>
        <w:t>Physical processes</w:t>
      </w:r>
      <w:bookmarkEnd w:id="225"/>
      <w:bookmarkEnd w:id="226"/>
    </w:p>
    <w:p w:rsidR="00620A54" w:rsidRPr="00752797" w:rsidRDefault="00620A54" w:rsidP="002603CC">
      <w:pPr>
        <w:pStyle w:val="BodyText"/>
        <w:rPr>
          <w:lang w:val="en-US"/>
        </w:rPr>
      </w:pPr>
      <w:r w:rsidRPr="00752797">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p w:rsidR="001B6449" w:rsidRPr="00752797" w:rsidRDefault="001B6449" w:rsidP="001B6449">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w:t>
      </w:r>
      <w:r w:rsidR="007E2FAA">
        <w:rPr>
          <w:lang w:val="en-US"/>
        </w:rPr>
        <w:fldChar w:fldCharType="end"/>
      </w:r>
      <w:r w:rsidRPr="00752797">
        <w:rPr>
          <w:lang w:val="en-US"/>
        </w:rPr>
        <w:tab/>
        <w:t xml:space="preserve">Input parameters for physical processes </w:t>
      </w:r>
      <w:r w:rsidR="00D00850" w:rsidRPr="00752797">
        <w:rPr>
          <w:lang w:val="en-US"/>
        </w:rPr>
        <w:t>supported by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752797"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lastRenderedPageBreak/>
              <w:t>keyword</w:t>
            </w:r>
          </w:p>
        </w:tc>
        <w:tc>
          <w:tcPr>
            <w:tcW w:w="228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avalanching</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avalanching</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flow</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flow calculation</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gwflow</w:t>
            </w:r>
            <w:r w:rsidR="001B6449" w:rsidRPr="00752797">
              <w:t>+</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groundwater flow</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lwave</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 forcing on NLSW equations and boundary conditions</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morphology</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morphology</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nonh</w:t>
            </w:r>
            <w:r w:rsidR="001B6449" w:rsidRPr="00752797">
              <w:t>+</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non-hydrostatic pressure: 0 = NSWE, 1 = NSW + non-hydrostatic pressure compensation Stelling &amp; Zijlema, 2003</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sedtrans</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sediment transport</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setbathy</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Turn on </w:t>
            </w:r>
            <w:r w:rsidR="00AB1A16" w:rsidRPr="00752797">
              <w:t>time series</w:t>
            </w:r>
            <w:r w:rsidRPr="00752797">
              <w:t xml:space="preserve"> of prescribed bathy input</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ships</w:t>
            </w:r>
            <w:r w:rsidR="001B6449" w:rsidRPr="00752797">
              <w:t>+</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ship waves</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single_dir</w:t>
            </w:r>
            <w:r w:rsidR="001B6449" w:rsidRPr="00752797">
              <w:t>+</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stationary model for refraction, surfbeat based on mean direction</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snells</w:t>
            </w:r>
            <w:r w:rsidR="001B6449" w:rsidRPr="00752797">
              <w:t>+</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Snell's law for wave refraction</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swave</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waves</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swrunup</w:t>
            </w:r>
            <w:r w:rsidR="001B6449" w:rsidRPr="00752797">
              <w:t>+</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short wave runup</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vegetation</w:t>
            </w:r>
            <w:r w:rsidR="001B6449" w:rsidRPr="00752797">
              <w:t>+</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interaction of waves and flow with vegetation</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27" w:name="_Ref285440913"/>
      <w:bookmarkStart w:id="228" w:name="_Ref285440915"/>
      <w:bookmarkStart w:id="229" w:name="_Ref285465495"/>
      <w:bookmarkStart w:id="230" w:name="_Ref285465497"/>
      <w:bookmarkStart w:id="231" w:name="_Toc285701665"/>
      <w:bookmarkStart w:id="232" w:name="_Toc413853433"/>
      <w:r w:rsidRPr="00752797">
        <w:rPr>
          <w:lang w:val="en-US"/>
        </w:rPr>
        <w:t>Grid and bathymetry</w:t>
      </w:r>
      <w:bookmarkEnd w:id="227"/>
      <w:bookmarkEnd w:id="228"/>
      <w:bookmarkEnd w:id="229"/>
      <w:bookmarkEnd w:id="230"/>
      <w:bookmarkEnd w:id="231"/>
      <w:bookmarkEnd w:id="232"/>
    </w:p>
    <w:p w:rsidR="00620A54" w:rsidRPr="00752797" w:rsidRDefault="00620A54" w:rsidP="002603CC">
      <w:pPr>
        <w:pStyle w:val="BodyText"/>
        <w:rPr>
          <w:lang w:val="en-US"/>
        </w:rPr>
      </w:pPr>
      <w:r w:rsidRPr="00752797">
        <w:rPr>
          <w:lang w:val="en-US"/>
        </w:rPr>
        <w:t xml:space="preserve">XBeach’ spatial grid size is defined by the keywords </w:t>
      </w:r>
      <w:r w:rsidRPr="00752797">
        <w:rPr>
          <w:i/>
          <w:lang w:val="en-US"/>
        </w:rPr>
        <w:t>nx</w:t>
      </w:r>
      <w:r w:rsidRPr="00752797">
        <w:rPr>
          <w:lang w:val="en-US"/>
        </w:rPr>
        <w:t xml:space="preserve"> and </w:t>
      </w:r>
      <w:r w:rsidRPr="00752797">
        <w:rPr>
          <w:i/>
          <w:lang w:val="en-US"/>
        </w:rPr>
        <w:t>ny</w:t>
      </w:r>
      <w:r w:rsidRPr="00752797">
        <w:rPr>
          <w:lang w:val="en-US"/>
        </w:rPr>
        <w:t xml:space="preserve">. </w:t>
      </w:r>
      <w:r w:rsidR="00E064E8" w:rsidRPr="00752797">
        <w:rPr>
          <w:lang w:val="en-US"/>
        </w:rPr>
        <w:t xml:space="preserve">Here nx are the number of grid points in the cross-shore direction and ny the number in the alongshore direction. </w:t>
      </w:r>
      <w:r w:rsidRPr="00752797">
        <w:rPr>
          <w:lang w:val="en-US"/>
        </w:rPr>
        <w:t xml:space="preserve">The size of the computational grid will be </w:t>
      </w:r>
      <w:r w:rsidRPr="00752797">
        <w:rPr>
          <w:i/>
          <w:lang w:val="en-US"/>
        </w:rPr>
        <w:t>nx+1</w:t>
      </w:r>
      <w:r w:rsidRPr="00752797">
        <w:rPr>
          <w:lang w:val="en-US"/>
        </w:rPr>
        <w:t xml:space="preserve"> by </w:t>
      </w:r>
      <w:r w:rsidRPr="00752797">
        <w:rPr>
          <w:i/>
          <w:lang w:val="en-US"/>
        </w:rPr>
        <w:t>ny+1</w:t>
      </w:r>
      <w:r w:rsidRPr="00752797">
        <w:rPr>
          <w:lang w:val="en-US"/>
        </w:rPr>
        <w:t xml:space="preserve"> cells large. The initial bathymetry is provided using a separate file that is referred to by the </w:t>
      </w:r>
      <w:r w:rsidRPr="00752797">
        <w:rPr>
          <w:i/>
          <w:lang w:val="en-US"/>
        </w:rPr>
        <w:t>depfile</w:t>
      </w:r>
      <w:r w:rsidRPr="00752797">
        <w:rPr>
          <w:lang w:val="en-US"/>
        </w:rPr>
        <w:t xml:space="preserve"> keyword</w:t>
      </w:r>
      <w:r w:rsidR="00E064E8" w:rsidRPr="00752797">
        <w:rPr>
          <w:lang w:val="en-US"/>
        </w:rPr>
        <w:t xml:space="preserve">, which has to have a </w:t>
      </w:r>
      <w:r w:rsidR="00E064E8" w:rsidRPr="00752797">
        <w:rPr>
          <w:lang w:val="en-US"/>
        </w:rPr>
        <w:lastRenderedPageBreak/>
        <w:t>size of [nx+1, ny+1]</w:t>
      </w:r>
      <w:r w:rsidRPr="00752797">
        <w:rPr>
          <w:lang w:val="en-US"/>
        </w:rPr>
        <w:t>. This file contains an initial bed level for each grid cell where each line corresponds to a transect in x-direction (cross-shore). The values are positive down by default</w:t>
      </w:r>
      <w:r w:rsidR="00E064E8" w:rsidRPr="00752797">
        <w:rPr>
          <w:lang w:val="en-US"/>
        </w:rPr>
        <w:t xml:space="preserve"> (</w:t>
      </w:r>
      <w:del w:id="233" w:author="Ellen Quataert" w:date="2015-04-10T14:19:00Z">
        <w:r w:rsidR="00E064E8" w:rsidRPr="00752797" w:rsidDel="00813CAE">
          <w:rPr>
            <w:lang w:val="en-US"/>
          </w:rPr>
          <w:delText xml:space="preserve">so </w:delText>
        </w:r>
      </w:del>
      <w:r w:rsidR="00E064E8" w:rsidRPr="00752797">
        <w:rPr>
          <w:lang w:val="en-US"/>
        </w:rPr>
        <w:t>e.g. a value of ‘10’ is 10 meters depth)</w:t>
      </w:r>
      <w:r w:rsidRPr="00752797">
        <w:rPr>
          <w:lang w:val="en-US"/>
        </w:rPr>
        <w:t xml:space="preserve">, but this can be changed using the </w:t>
      </w:r>
      <w:r w:rsidRPr="00752797">
        <w:rPr>
          <w:i/>
          <w:lang w:val="en-US"/>
        </w:rPr>
        <w:t>posdwn</w:t>
      </w:r>
      <w:r w:rsidRPr="00752797">
        <w:rPr>
          <w:lang w:val="en-US"/>
        </w:rPr>
        <w:t xml:space="preserve"> keyword.</w:t>
      </w:r>
    </w:p>
    <w:p w:rsidR="00620A54" w:rsidRPr="00752797" w:rsidRDefault="00620A54" w:rsidP="002603CC">
      <w:pPr>
        <w:pStyle w:val="BodyText"/>
        <w:rPr>
          <w:lang w:val="en-US"/>
        </w:rPr>
      </w:pPr>
      <w:r w:rsidRPr="00752797">
        <w:rPr>
          <w:lang w:val="en-US"/>
        </w:rPr>
        <w:t xml:space="preserve">Three main types of XBeach grids are supported: fast 1D, 1D and 2DH. Fast 1D grids have a single alongshore grid cell and thus a value </w:t>
      </w:r>
      <w:r w:rsidRPr="00752797">
        <w:rPr>
          <w:i/>
          <w:lang w:val="en-US"/>
        </w:rPr>
        <w:t xml:space="preserve">ny=0 </w:t>
      </w:r>
      <w:r w:rsidRPr="00752797">
        <w:rPr>
          <w:lang w:val="en-US"/>
        </w:rPr>
        <w:t xml:space="preserve">and </w:t>
      </w:r>
      <w:r w:rsidR="00E064E8" w:rsidRPr="00752797">
        <w:rPr>
          <w:lang w:val="en-US"/>
        </w:rPr>
        <w:t xml:space="preserve">thus </w:t>
      </w:r>
      <w:r w:rsidRPr="00752797">
        <w:rPr>
          <w:lang w:val="en-US"/>
        </w:rPr>
        <w:t xml:space="preserve">a single </w:t>
      </w:r>
      <w:r w:rsidR="00E064E8" w:rsidRPr="00752797">
        <w:rPr>
          <w:lang w:val="en-US"/>
        </w:rPr>
        <w:t>row (ny+1=1)</w:t>
      </w:r>
      <w:r w:rsidRPr="00752797">
        <w:rPr>
          <w:lang w:val="en-US"/>
        </w:rPr>
        <w:t xml:space="preserve"> in the </w:t>
      </w:r>
      <w:r w:rsidRPr="00752797">
        <w:rPr>
          <w:i/>
          <w:lang w:val="en-US"/>
        </w:rPr>
        <w:t>depfile</w:t>
      </w:r>
      <w:r w:rsidRPr="00752797">
        <w:rPr>
          <w:lang w:val="en-US"/>
        </w:rPr>
        <w:t xml:space="preserve">. The 1D grids have 3 alongshore grid cells and thus a value </w:t>
      </w:r>
      <w:r w:rsidRPr="00752797">
        <w:rPr>
          <w:i/>
          <w:lang w:val="en-US"/>
        </w:rPr>
        <w:t xml:space="preserve">ny=2 </w:t>
      </w:r>
      <w:r w:rsidRPr="00752797">
        <w:rPr>
          <w:lang w:val="en-US"/>
        </w:rPr>
        <w:t xml:space="preserve">and three </w:t>
      </w:r>
      <w:r w:rsidR="00E064E8" w:rsidRPr="00752797">
        <w:rPr>
          <w:lang w:val="en-US"/>
        </w:rPr>
        <w:t xml:space="preserve">rows </w:t>
      </w:r>
      <w:r w:rsidRPr="00752797">
        <w:rPr>
          <w:lang w:val="en-US"/>
        </w:rPr>
        <w:t xml:space="preserve">in the </w:t>
      </w:r>
      <w:r w:rsidRPr="00752797">
        <w:rPr>
          <w:i/>
          <w:lang w:val="en-US"/>
        </w:rPr>
        <w:t>depfile</w:t>
      </w:r>
      <w:r w:rsidRPr="00752797">
        <w:rPr>
          <w:lang w:val="en-US"/>
        </w:rPr>
        <w:t xml:space="preserve">. The 2DH grids have more than 3 alongshore grid cells, a value </w:t>
      </w:r>
      <w:r w:rsidRPr="00752797">
        <w:rPr>
          <w:i/>
          <w:lang w:val="en-US"/>
        </w:rPr>
        <w:t>ny&gt;2</w:t>
      </w:r>
      <w:r w:rsidRPr="00752797">
        <w:rPr>
          <w:lang w:val="en-US"/>
        </w:rPr>
        <w:t xml:space="preserve"> and as ma</w:t>
      </w:r>
      <w:r w:rsidR="00E064E8" w:rsidRPr="00752797">
        <w:rPr>
          <w:lang w:val="en-US"/>
        </w:rPr>
        <w:t>n</w:t>
      </w:r>
      <w:r w:rsidRPr="00752797">
        <w:rPr>
          <w:lang w:val="en-US"/>
        </w:rPr>
        <w:t xml:space="preserve">y </w:t>
      </w:r>
      <w:r w:rsidR="00E064E8" w:rsidRPr="00752797">
        <w:rPr>
          <w:lang w:val="en-US"/>
        </w:rPr>
        <w:t>rows</w:t>
      </w:r>
      <w:r w:rsidRPr="00752797">
        <w:rPr>
          <w:lang w:val="en-US"/>
        </w:rPr>
        <w:t xml:space="preserve"> in the </w:t>
      </w:r>
      <w:r w:rsidRPr="00752797">
        <w:rPr>
          <w:i/>
          <w:lang w:val="en-US"/>
        </w:rPr>
        <w:t>depfile</w:t>
      </w:r>
      <w:r w:rsidRPr="00752797">
        <w:rPr>
          <w:lang w:val="en-US"/>
        </w:rPr>
        <w:t>. In general, the bathymetry file has the following</w:t>
      </w:r>
      <w:r w:rsidR="00E064E8" w:rsidRPr="00752797">
        <w:rPr>
          <w:lang w:val="en-US"/>
        </w:rPr>
        <w:t xml:space="preserve"> space-separated</w:t>
      </w:r>
      <w:r w:rsidRPr="00752797">
        <w:rPr>
          <w:lang w:val="en-US"/>
        </w:rPr>
        <w:t xml:space="preserve"> format:</w:t>
      </w:r>
    </w:p>
    <w:p w:rsidR="00620A54" w:rsidRPr="00752797" w:rsidRDefault="00620A54" w:rsidP="002603CC">
      <w:pPr>
        <w:pStyle w:val="Codeheader"/>
        <w:rPr>
          <w:lang w:val="en-US"/>
        </w:rPr>
      </w:pPr>
      <w:r w:rsidRPr="00752797">
        <w:rPr>
          <w:lang w:val="en-US"/>
        </w:rPr>
        <w:t>bed.dep</w:t>
      </w:r>
    </w:p>
    <w:p w:rsidR="00620A54" w:rsidRPr="005E51E7" w:rsidRDefault="00620A54" w:rsidP="002603CC">
      <w:pPr>
        <w:pStyle w:val="Code"/>
        <w:jc w:val="both"/>
        <w:rPr>
          <w:color w:val="auto"/>
        </w:rPr>
      </w:pPr>
      <w:r w:rsidRPr="005E51E7">
        <w:rPr>
          <w:color w:val="auto"/>
        </w:rPr>
        <w:t>&lt;z 1,1&gt; &lt;z 2,1&gt; &lt;z 3,1&gt; ... &lt;z nx,1&gt; &lt;z nx+1,1&gt;</w:t>
      </w:r>
    </w:p>
    <w:p w:rsidR="00620A54" w:rsidRPr="005E51E7" w:rsidRDefault="00620A54" w:rsidP="002603CC">
      <w:pPr>
        <w:pStyle w:val="Code"/>
        <w:jc w:val="both"/>
        <w:rPr>
          <w:color w:val="auto"/>
        </w:rPr>
      </w:pPr>
      <w:r w:rsidRPr="005E51E7">
        <w:rPr>
          <w:color w:val="auto"/>
        </w:rPr>
        <w:t>&lt;z 1,2&gt; &lt;z 2,2&gt; &lt;z 3,2&gt; ... &lt;z nx,2&gt; &lt;z nx+1,2&gt;</w:t>
      </w:r>
    </w:p>
    <w:p w:rsidR="00620A54" w:rsidRPr="005E51E7" w:rsidRDefault="00620A54" w:rsidP="002603CC">
      <w:pPr>
        <w:pStyle w:val="Code"/>
        <w:jc w:val="both"/>
        <w:rPr>
          <w:color w:val="auto"/>
        </w:rPr>
      </w:pPr>
      <w:r w:rsidRPr="005E51E7">
        <w:rPr>
          <w:color w:val="auto"/>
        </w:rPr>
        <w:t>&lt;z 1,3&gt; &lt;z 2,3&gt; &lt;z 3,3&gt; ... &lt;z nx,3&gt; &lt;z nx+1,3&gt;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&lt;z 1,ny&gt; &lt;z 2,ny&gt; &lt;z 3,ny&gt; ... &lt;z nx,ny&gt; &lt;z nx+1,ny&gt;</w:t>
      </w:r>
    </w:p>
    <w:p w:rsidR="00620A54" w:rsidRPr="005E51E7" w:rsidRDefault="00620A54" w:rsidP="002603CC">
      <w:pPr>
        <w:pStyle w:val="Code"/>
        <w:jc w:val="both"/>
        <w:rPr>
          <w:color w:val="auto"/>
        </w:rPr>
      </w:pPr>
      <w:r w:rsidRPr="005E51E7">
        <w:rPr>
          <w:color w:val="auto"/>
        </w:rPr>
        <w:t>&lt;z 1,ny+1&gt; &lt;z 2,ny+1&gt; &lt;z 3,ny+1&gt; ... &lt;z nx,ny+1&gt; &lt;z nx+1,ny+1&gt;</w:t>
      </w:r>
    </w:p>
    <w:p w:rsidR="00620A54" w:rsidRPr="00752797" w:rsidRDefault="00620A54" w:rsidP="002603CC">
      <w:pPr>
        <w:pStyle w:val="BodyText"/>
        <w:rPr>
          <w:lang w:val="en-US"/>
        </w:rPr>
      </w:pPr>
      <w:r w:rsidRPr="00752797">
        <w:rPr>
          <w:lang w:val="en-US"/>
        </w:rPr>
        <w:t xml:space="preserve">XBeach spatial grids can be equidistant or non-equidistant. In the former case the grid size is defined by the keywords </w:t>
      </w:r>
      <w:r w:rsidRPr="00752797">
        <w:rPr>
          <w:i/>
          <w:lang w:val="en-US"/>
        </w:rPr>
        <w:t>dx</w:t>
      </w:r>
      <w:r w:rsidRPr="00752797">
        <w:rPr>
          <w:lang w:val="en-US"/>
        </w:rPr>
        <w:t xml:space="preserve"> and </w:t>
      </w:r>
      <w:r w:rsidRPr="00752797">
        <w:rPr>
          <w:i/>
          <w:lang w:val="en-US"/>
        </w:rPr>
        <w:t>dy</w:t>
      </w:r>
      <w:r w:rsidRPr="00752797">
        <w:rPr>
          <w:lang w:val="en-US"/>
        </w:rPr>
        <w:t xml:space="preserve">. In the latter case the keyword </w:t>
      </w:r>
      <w:r w:rsidRPr="00752797">
        <w:rPr>
          <w:i/>
          <w:lang w:val="en-US"/>
        </w:rPr>
        <w:t>vardx</w:t>
      </w:r>
      <w:r w:rsidRPr="00752797">
        <w:rPr>
          <w:lang w:val="en-US"/>
        </w:rPr>
        <w:t xml:space="preserve"> should be set to </w:t>
      </w:r>
      <w:r w:rsidRPr="00752797">
        <w:rPr>
          <w:i/>
          <w:lang w:val="en-US"/>
        </w:rPr>
        <w:t>1</w:t>
      </w:r>
      <w:r w:rsidRPr="00752797">
        <w:rPr>
          <w:lang w:val="en-US"/>
        </w:rPr>
        <w:t xml:space="preserve"> and x- and y-coordinates of the grid cells should be provided through the files referenced by the </w:t>
      </w:r>
      <w:r w:rsidRPr="00752797">
        <w:rPr>
          <w:i/>
          <w:lang w:val="en-US"/>
        </w:rPr>
        <w:t xml:space="preserve">xfile </w:t>
      </w:r>
      <w:r w:rsidRPr="00752797">
        <w:rPr>
          <w:lang w:val="en-US"/>
        </w:rPr>
        <w:t xml:space="preserve">and </w:t>
      </w:r>
      <w:r w:rsidRPr="00752797">
        <w:rPr>
          <w:i/>
          <w:lang w:val="en-US"/>
        </w:rPr>
        <w:t>yfile</w:t>
      </w:r>
      <w:r w:rsidRPr="00752797">
        <w:rPr>
          <w:lang w:val="en-US"/>
        </w:rPr>
        <w:t xml:space="preserve"> keywords. These files take exactly the same format as the </w:t>
      </w:r>
      <w:r w:rsidRPr="00752797">
        <w:rPr>
          <w:i/>
          <w:lang w:val="en-US"/>
        </w:rPr>
        <w:t>depfile</w:t>
      </w:r>
      <w:r w:rsidRPr="00752797">
        <w:rPr>
          <w:lang w:val="en-US"/>
        </w:rPr>
        <w:t xml:space="preserve"> file where all coordinates along the x-direction are </w:t>
      </w:r>
      <w:r w:rsidR="00FF2CFB" w:rsidRPr="00752797">
        <w:rPr>
          <w:lang w:val="en-US"/>
        </w:rPr>
        <w:t>in one r</w:t>
      </w:r>
      <w:r w:rsidR="00E064E8" w:rsidRPr="00752797">
        <w:rPr>
          <w:lang w:val="en-US"/>
        </w:rPr>
        <w:t>ow</w:t>
      </w:r>
      <w:r w:rsidRPr="00752797">
        <w:rPr>
          <w:lang w:val="en-US"/>
        </w:rPr>
        <w:t xml:space="preserve"> and each </w:t>
      </w:r>
      <w:r w:rsidR="00E064E8" w:rsidRPr="00752797">
        <w:rPr>
          <w:lang w:val="en-US"/>
        </w:rPr>
        <w:t>row</w:t>
      </w:r>
      <w:r w:rsidRPr="00752797">
        <w:rPr>
          <w:lang w:val="en-US"/>
        </w:rPr>
        <w:t xml:space="preserve"> represents a cell in y-direction. XBeach grids are defined in a coordinate system of choice and can be either rectangular or curvilinear grids.</w:t>
      </w:r>
      <w:r w:rsidR="00670C1A" w:rsidRPr="00752797">
        <w:rPr>
          <w:lang w:val="en-US"/>
        </w:rPr>
        <w:t xml:space="preserve"> This section can be found in </w:t>
      </w:r>
      <w:r w:rsidR="007E1D7E" w:rsidRPr="00752797">
        <w:rPr>
          <w:lang w:val="en-US"/>
        </w:rPr>
        <w:fldChar w:fldCharType="begin"/>
      </w:r>
      <w:r w:rsidR="00670C1A" w:rsidRPr="00752797">
        <w:rPr>
          <w:lang w:val="en-US"/>
        </w:rPr>
        <w:instrText xml:space="preserve"> REF _Ref413317177 \r \h </w:instrText>
      </w:r>
      <w:r w:rsidR="007E1D7E" w:rsidRPr="00752797">
        <w:rPr>
          <w:lang w:val="en-US"/>
        </w:rPr>
      </w:r>
      <w:r w:rsidR="007E1D7E" w:rsidRPr="00752797">
        <w:rPr>
          <w:lang w:val="en-US"/>
        </w:rPr>
        <w:fldChar w:fldCharType="separate"/>
      </w:r>
      <w:r w:rsidR="007E2FAA">
        <w:rPr>
          <w:lang w:val="en-US"/>
        </w:rPr>
        <w:t>2.1</w:t>
      </w:r>
      <w:r w:rsidR="007E1D7E" w:rsidRPr="00752797">
        <w:rPr>
          <w:lang w:val="en-US"/>
        </w:rPr>
        <w:fldChar w:fldCharType="end"/>
      </w:r>
      <w:r w:rsidR="00670C1A" w:rsidRPr="00752797">
        <w:rPr>
          <w:lang w:val="en-US"/>
        </w:rPr>
        <w:t>.</w:t>
      </w:r>
    </w:p>
    <w:p w:rsidR="00620A54" w:rsidRPr="00752797" w:rsidRDefault="00620A54" w:rsidP="002603CC">
      <w:pPr>
        <w:pStyle w:val="BodyText"/>
        <w:rPr>
          <w:lang w:val="en-US"/>
        </w:rPr>
      </w:pPr>
      <w:r w:rsidRPr="00752797">
        <w:rPr>
          <w:lang w:val="en-US"/>
        </w:rPr>
        <w:t xml:space="preserve">Delft3D grids created with tools like RFGRID are also supported. To use Delft3D grids, choose </w:t>
      </w:r>
      <w:r w:rsidRPr="00752797">
        <w:rPr>
          <w:i/>
          <w:lang w:val="en-US"/>
        </w:rPr>
        <w:t>gridform=delft3d</w:t>
      </w:r>
      <w:r w:rsidRPr="00752797">
        <w:rPr>
          <w:lang w:val="en-US"/>
        </w:rPr>
        <w:t xml:space="preserve"> and provide a grid file via the keyword </w:t>
      </w:r>
      <w:r w:rsidRPr="00752797">
        <w:rPr>
          <w:i/>
          <w:lang w:val="en-US"/>
        </w:rPr>
        <w:t>xyfile</w:t>
      </w:r>
      <w:r w:rsidRPr="00752797">
        <w:rPr>
          <w:lang w:val="en-US"/>
        </w:rPr>
        <w:t>. The format of Delft3D grids is not described here, but can be found in the Delft3D manual</w:t>
      </w:r>
      <w:r w:rsidR="00670C1A" w:rsidRPr="00752797">
        <w:rPr>
          <w:lang w:val="en-US"/>
        </w:rPr>
        <w:t xml:space="preserve"> (Deltares, 2011)</w:t>
      </w:r>
      <w:r w:rsidRPr="00752797">
        <w:rPr>
          <w:lang w:val="en-US"/>
        </w:rPr>
        <w:t xml:space="preserve">. Also forced updating of bathymetries is supported as described in </w:t>
      </w:r>
      <w:r w:rsidR="00456AF2" w:rsidRPr="00752797">
        <w:rPr>
          <w:lang w:val="en-US"/>
        </w:rPr>
        <w:t>S</w:t>
      </w:r>
      <w:r w:rsidRPr="00752797">
        <w:rPr>
          <w:lang w:val="en-US"/>
        </w:rPr>
        <w:t>ection</w:t>
      </w:r>
      <w:r w:rsidR="00456AF2" w:rsidRPr="00752797">
        <w:rPr>
          <w:lang w:val="en-US"/>
        </w:rPr>
        <w:t xml:space="preserve"> </w:t>
      </w:r>
      <w:r w:rsidR="007E1D7E" w:rsidRPr="00752797">
        <w:rPr>
          <w:lang w:val="en-US"/>
        </w:rPr>
        <w:fldChar w:fldCharType="begin"/>
      </w:r>
      <w:r w:rsidR="00456AF2" w:rsidRPr="00752797">
        <w:rPr>
          <w:lang w:val="en-US"/>
        </w:rPr>
        <w:instrText xml:space="preserve"> REF _Ref413405375 \r \h </w:instrText>
      </w:r>
      <w:r w:rsidR="007E1D7E" w:rsidRPr="00752797">
        <w:rPr>
          <w:lang w:val="en-US"/>
        </w:rPr>
      </w:r>
      <w:r w:rsidR="007E1D7E" w:rsidRPr="00752797">
        <w:rPr>
          <w:lang w:val="en-US"/>
        </w:rPr>
        <w:fldChar w:fldCharType="separate"/>
      </w:r>
      <w:r w:rsidR="007E2FAA">
        <w:rPr>
          <w:lang w:val="en-US"/>
        </w:rPr>
        <w:t>6.2.11</w:t>
      </w:r>
      <w:r w:rsidR="007E1D7E" w:rsidRPr="00752797">
        <w:rPr>
          <w:lang w:val="en-US"/>
        </w:rPr>
        <w:fldChar w:fldCharType="end"/>
      </w:r>
      <w:r w:rsidR="00456AF2" w:rsidRPr="00752797">
        <w:rPr>
          <w:lang w:val="en-US"/>
        </w:rPr>
        <w:t>.</w:t>
      </w:r>
    </w:p>
    <w:p w:rsidR="00620A54" w:rsidRPr="00752797" w:rsidRDefault="00620A54" w:rsidP="002603CC">
      <w:pPr>
        <w:pStyle w:val="BodyText"/>
        <w:rPr>
          <w:lang w:val="en-US"/>
        </w:rPr>
      </w:pPr>
      <w:r w:rsidRPr="00752797">
        <w:rPr>
          <w:lang w:val="en-US"/>
        </w:rPr>
        <w:t xml:space="preserve">Apart for the spatial grid, XBeach also uses a directional grid for short waves and rollers. The grid is determined by a minimum and maximum angle and a directional bin size using the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and </w:t>
      </w:r>
      <w:r w:rsidRPr="00752797">
        <w:rPr>
          <w:i/>
          <w:lang w:val="en-US"/>
        </w:rPr>
        <w:t>dtheta</w:t>
      </w:r>
      <w:r w:rsidRPr="00752797">
        <w:rPr>
          <w:lang w:val="en-US"/>
        </w:rPr>
        <w:t xml:space="preserve"> respectively. The </w:t>
      </w:r>
      <w:r w:rsidRPr="00752797">
        <w:rPr>
          <w:i/>
          <w:lang w:val="en-US"/>
        </w:rPr>
        <w:t>thetamin</w:t>
      </w:r>
      <w:r w:rsidRPr="00752797">
        <w:rPr>
          <w:lang w:val="en-US"/>
        </w:rPr>
        <w:t xml:space="preserve"> and </w:t>
      </w:r>
      <w:r w:rsidRPr="00752797">
        <w:rPr>
          <w:i/>
          <w:lang w:val="en-US"/>
        </w:rPr>
        <w:t>thetamax</w:t>
      </w:r>
      <w:r w:rsidRPr="00752797">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752797">
        <w:rPr>
          <w:i/>
          <w:lang w:val="en-US"/>
        </w:rPr>
        <w:t>thetanaut</w:t>
      </w:r>
      <w:r w:rsidR="00907C45" w:rsidRPr="00752797">
        <w:rPr>
          <w:lang w:val="en-US"/>
        </w:rPr>
        <w:t xml:space="preserve"> (thetanaut=0 for Cartesian and thetanaut=1 for Nautical)</w:t>
      </w:r>
    </w:p>
    <w:p w:rsidR="00620A54" w:rsidRPr="00752797" w:rsidRDefault="00620A54" w:rsidP="002603CC">
      <w:pPr>
        <w:pStyle w:val="BodyText"/>
        <w:rPr>
          <w:lang w:val="en-US"/>
        </w:rPr>
      </w:pPr>
      <w:r w:rsidRPr="00752797">
        <w:rPr>
          <w:lang w:val="en-US"/>
        </w:rPr>
        <w:t xml:space="preserve">Examples of typical input for a non-equidistant, fast 1D XBeach model, together with the </w:t>
      </w:r>
      <w:r w:rsidRPr="00752797">
        <w:rPr>
          <w:i/>
          <w:lang w:val="en-US"/>
        </w:rPr>
        <w:t>params.txt</w:t>
      </w:r>
      <w:r w:rsidRPr="00752797">
        <w:rPr>
          <w:lang w:val="en-US"/>
        </w:rPr>
        <w:t xml:space="preserve"> example at the start of this chapter, are:</w:t>
      </w:r>
    </w:p>
    <w:p w:rsidR="00620A54" w:rsidRPr="00752797" w:rsidRDefault="00AF62FE" w:rsidP="002603CC">
      <w:pPr>
        <w:pStyle w:val="Codeheader"/>
        <w:rPr>
          <w:lang w:val="en-US"/>
        </w:rPr>
      </w:pPr>
      <w:r w:rsidRPr="00752797">
        <w:rPr>
          <w:lang w:val="en-US"/>
        </w:rPr>
        <w:t>d</w:t>
      </w:r>
      <w:r w:rsidR="00105BFA" w:rsidRPr="00752797">
        <w:rPr>
          <w:lang w:val="en-US"/>
        </w:rPr>
        <w:t xml:space="preserve">epfile = </w:t>
      </w:r>
      <w:r w:rsidR="00620A54" w:rsidRPr="00752797">
        <w:rPr>
          <w:lang w:val="en-US"/>
        </w:rPr>
        <w:t>bed.dep</w:t>
      </w:r>
    </w:p>
    <w:p w:rsidR="00620A54" w:rsidRPr="005E51E7" w:rsidRDefault="008B14EC" w:rsidP="002603CC">
      <w:pPr>
        <w:pStyle w:val="Code"/>
        <w:jc w:val="both"/>
        <w:rPr>
          <w:color w:val="auto"/>
        </w:rPr>
      </w:pPr>
      <w:r w:rsidRPr="005E51E7">
        <w:rPr>
          <w:color w:val="auto"/>
        </w:rPr>
        <w:t xml:space="preserve">-20.00 -20.00 -19.90 -19.80 -19.70 </w:t>
      </w:r>
      <w:r w:rsidR="00620A54" w:rsidRPr="005E51E7">
        <w:rPr>
          <w:color w:val="auto"/>
        </w:rPr>
        <w:t xml:space="preserve">... </w:t>
      </w:r>
      <w:r w:rsidR="00670C1A" w:rsidRPr="005E51E7">
        <w:rPr>
          <w:color w:val="auto"/>
        </w:rPr>
        <w:t>14</w:t>
      </w:r>
      <w:r w:rsidR="00620A54" w:rsidRPr="005E51E7">
        <w:rPr>
          <w:color w:val="auto"/>
        </w:rPr>
        <w:t xml:space="preserve"> </w:t>
      </w:r>
      <w:r w:rsidR="00670C1A" w:rsidRPr="005E51E7">
        <w:rPr>
          <w:color w:val="auto"/>
        </w:rPr>
        <w:t>14</w:t>
      </w:r>
      <w:r w:rsidR="00620A54" w:rsidRPr="005E51E7">
        <w:rPr>
          <w:color w:val="auto"/>
        </w:rPr>
        <w:t xml:space="preserve"> </w:t>
      </w:r>
      <w:r w:rsidR="00670C1A" w:rsidRPr="005E51E7">
        <w:rPr>
          <w:color w:val="auto"/>
        </w:rPr>
        <w:t>15</w:t>
      </w:r>
      <w:r w:rsidR="00620A54" w:rsidRPr="005E51E7">
        <w:rPr>
          <w:color w:val="auto"/>
        </w:rPr>
        <w:t xml:space="preserve"> </w:t>
      </w:r>
      <w:r w:rsidR="00670C1A" w:rsidRPr="005E51E7">
        <w:rPr>
          <w:color w:val="auto"/>
        </w:rPr>
        <w:t>15</w:t>
      </w:r>
      <w:r w:rsidR="00620A54" w:rsidRPr="005E51E7">
        <w:rPr>
          <w:color w:val="auto"/>
        </w:rPr>
        <w:t xml:space="preserve"> </w:t>
      </w:r>
      <w:r w:rsidR="00670C1A" w:rsidRPr="005E51E7">
        <w:rPr>
          <w:color w:val="auto"/>
        </w:rPr>
        <w:t>15</w:t>
      </w:r>
      <w:r w:rsidR="00620A54" w:rsidRPr="005E51E7">
        <w:rPr>
          <w:color w:val="auto"/>
        </w:rPr>
        <w:t xml:space="preserve"> </w:t>
      </w:r>
    </w:p>
    <w:p w:rsidR="00620A54" w:rsidRPr="00752797" w:rsidRDefault="00AF62FE" w:rsidP="002603CC">
      <w:pPr>
        <w:pStyle w:val="Codeheader"/>
        <w:rPr>
          <w:lang w:val="en-US"/>
        </w:rPr>
      </w:pPr>
      <w:r w:rsidRPr="00752797">
        <w:rPr>
          <w:lang w:val="en-US"/>
        </w:rPr>
        <w:t>x</w:t>
      </w:r>
      <w:r w:rsidR="00105BFA" w:rsidRPr="00752797">
        <w:rPr>
          <w:lang w:val="en-US"/>
        </w:rPr>
        <w:t xml:space="preserve">file = </w:t>
      </w:r>
      <w:r w:rsidR="00620A54" w:rsidRPr="00752797">
        <w:rPr>
          <w:lang w:val="en-US"/>
        </w:rPr>
        <w:t>x.grd</w:t>
      </w:r>
    </w:p>
    <w:p w:rsidR="00620A54" w:rsidRPr="005E51E7" w:rsidRDefault="00620A54" w:rsidP="002603CC">
      <w:pPr>
        <w:pStyle w:val="Code"/>
        <w:jc w:val="both"/>
        <w:rPr>
          <w:color w:val="auto"/>
        </w:rPr>
      </w:pPr>
      <w:r w:rsidRPr="005E51E7">
        <w:rPr>
          <w:color w:val="auto"/>
        </w:rPr>
        <w:t>0.00 1</w:t>
      </w:r>
      <w:r w:rsidR="008B14EC" w:rsidRPr="005E51E7">
        <w:rPr>
          <w:color w:val="auto"/>
        </w:rPr>
        <w:t>0</w:t>
      </w:r>
      <w:r w:rsidRPr="005E51E7">
        <w:rPr>
          <w:color w:val="auto"/>
        </w:rPr>
        <w:t>.</w:t>
      </w:r>
      <w:r w:rsidR="008B14EC" w:rsidRPr="005E51E7">
        <w:rPr>
          <w:color w:val="auto"/>
        </w:rPr>
        <w:t>00 20</w:t>
      </w:r>
      <w:r w:rsidRPr="005E51E7">
        <w:rPr>
          <w:color w:val="auto"/>
        </w:rPr>
        <w:t>.</w:t>
      </w:r>
      <w:r w:rsidR="008B14EC" w:rsidRPr="005E51E7">
        <w:rPr>
          <w:color w:val="auto"/>
        </w:rPr>
        <w:t>00</w:t>
      </w:r>
      <w:r w:rsidRPr="005E51E7">
        <w:rPr>
          <w:color w:val="auto"/>
        </w:rPr>
        <w:t xml:space="preserve"> </w:t>
      </w:r>
      <w:r w:rsidR="008B14EC" w:rsidRPr="005E51E7">
        <w:rPr>
          <w:color w:val="auto"/>
        </w:rPr>
        <w:t>30</w:t>
      </w:r>
      <w:r w:rsidRPr="005E51E7">
        <w:rPr>
          <w:color w:val="auto"/>
        </w:rPr>
        <w:t>.</w:t>
      </w:r>
      <w:r w:rsidR="008B14EC" w:rsidRPr="005E51E7">
        <w:rPr>
          <w:color w:val="auto"/>
        </w:rPr>
        <w:t>00</w:t>
      </w:r>
      <w:r w:rsidRPr="005E51E7">
        <w:rPr>
          <w:color w:val="auto"/>
        </w:rPr>
        <w:t xml:space="preserve"> </w:t>
      </w:r>
      <w:r w:rsidR="008B14EC" w:rsidRPr="005E51E7">
        <w:rPr>
          <w:color w:val="auto"/>
        </w:rPr>
        <w:t>40</w:t>
      </w:r>
      <w:r w:rsidRPr="005E51E7">
        <w:rPr>
          <w:color w:val="auto"/>
        </w:rPr>
        <w:t>.</w:t>
      </w:r>
      <w:r w:rsidR="008B14EC" w:rsidRPr="005E51E7">
        <w:rPr>
          <w:color w:val="auto"/>
        </w:rPr>
        <w:t>00</w:t>
      </w:r>
      <w:r w:rsidRPr="005E51E7">
        <w:rPr>
          <w:color w:val="auto"/>
        </w:rPr>
        <w:t xml:space="preserve"> ... </w:t>
      </w:r>
      <w:r w:rsidR="008B14EC" w:rsidRPr="005E51E7">
        <w:rPr>
          <w:color w:val="auto"/>
        </w:rPr>
        <w:t>1992.00 1994.00 1996</w:t>
      </w:r>
      <w:r w:rsidRPr="005E51E7">
        <w:rPr>
          <w:color w:val="auto"/>
        </w:rPr>
        <w:t>.</w:t>
      </w:r>
      <w:r w:rsidR="008B14EC" w:rsidRPr="005E51E7">
        <w:rPr>
          <w:color w:val="auto"/>
        </w:rPr>
        <w:t>00 1998.00 2000.00</w:t>
      </w:r>
    </w:p>
    <w:p w:rsidR="00620A54" w:rsidRPr="00752797" w:rsidRDefault="00AF62FE" w:rsidP="002603CC">
      <w:pPr>
        <w:pStyle w:val="Codeheader"/>
        <w:rPr>
          <w:lang w:val="en-US"/>
        </w:rPr>
      </w:pPr>
      <w:r w:rsidRPr="00752797">
        <w:rPr>
          <w:lang w:val="en-US"/>
        </w:rPr>
        <w:t>y</w:t>
      </w:r>
      <w:r w:rsidR="00105BFA" w:rsidRPr="00752797">
        <w:rPr>
          <w:lang w:val="en-US"/>
        </w:rPr>
        <w:t xml:space="preserve">file = </w:t>
      </w:r>
      <w:r w:rsidR="00620A54" w:rsidRPr="00752797">
        <w:rPr>
          <w:lang w:val="en-US"/>
        </w:rPr>
        <w:t>y.grd</w:t>
      </w:r>
    </w:p>
    <w:p w:rsidR="00620A54" w:rsidRPr="005E51E7" w:rsidRDefault="00620A54" w:rsidP="002603CC">
      <w:pPr>
        <w:pStyle w:val="Code"/>
        <w:jc w:val="both"/>
        <w:rPr>
          <w:color w:val="auto"/>
        </w:rPr>
      </w:pPr>
      <w:r w:rsidRPr="005E51E7">
        <w:rPr>
          <w:color w:val="auto"/>
        </w:rPr>
        <w:t>0.00 0.00 0.00 0.00 0.00 0.00 0.00 ... 0.00 0.00 0.00 0.00 0.00 0.00 0.00</w:t>
      </w:r>
    </w:p>
    <w:p w:rsidR="00620A54" w:rsidRPr="00752797" w:rsidRDefault="00620A54" w:rsidP="002603CC">
      <w:pPr>
        <w:pStyle w:val="BodyText"/>
        <w:rPr>
          <w:lang w:val="en-US"/>
        </w:rPr>
      </w:pPr>
      <w:r w:rsidRPr="00752797">
        <w:rPr>
          <w:lang w:val="en-US"/>
        </w:rPr>
        <w:t>All keywords related to grid and bathymetry input are listed in the following table:</w:t>
      </w:r>
    </w:p>
    <w:p w:rsidR="001B6449" w:rsidRPr="00752797" w:rsidRDefault="001B6449" w:rsidP="001B6449">
      <w:pPr>
        <w:pStyle w:val="Caption"/>
        <w:rPr>
          <w:lang w:val="en-US"/>
        </w:rPr>
      </w:pPr>
      <w:r w:rsidRPr="00752797">
        <w:rPr>
          <w:lang w:val="en-US"/>
        </w:rPr>
        <w:lastRenderedPageBreak/>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2</w:t>
      </w:r>
      <w:r w:rsidR="007E2FAA">
        <w:rPr>
          <w:lang w:val="en-US"/>
        </w:rPr>
        <w:fldChar w:fldCharType="end"/>
      </w:r>
      <w:r w:rsidRPr="00752797">
        <w:rPr>
          <w:lang w:val="en-US"/>
        </w:rPr>
        <w:tab/>
        <w:t xml:space="preserve">Input parameters for grid and </w:t>
      </w:r>
      <w:r w:rsidR="00D00850" w:rsidRPr="00752797">
        <w:rPr>
          <w:lang w:val="en-US"/>
        </w:rPr>
        <w:t>bathymetry supported by XBeach</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keyword</w:t>
            </w:r>
          </w:p>
        </w:tc>
        <w:tc>
          <w:tcPr>
            <w:tcW w:w="1199"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619"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199"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548"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04"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alfa</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Angle of </w:t>
            </w:r>
            <w:r w:rsidR="00907C45" w:rsidRPr="00752797">
              <w:t xml:space="preserve">computational </w:t>
            </w:r>
            <w:r w:rsidRPr="00752797">
              <w:t>x-axis</w:t>
            </w:r>
            <w:r w:rsidR="00907C45" w:rsidRPr="00752797">
              <w:t xml:space="preserve"> relative to “</w:t>
            </w:r>
            <w:r w:rsidRPr="00752797">
              <w:t>East</w:t>
            </w:r>
            <w:r w:rsidR="00907C45" w:rsidRPr="00752797">
              <w:t>”</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0.0 - 360.0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depfile</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input bathymetry file</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dtheta</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Directional resolution</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dtheta_s</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Directional resolution in case of stationary refraction </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dx</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Regular grid spacing in x-direction</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dy</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Regular grid spacing in y-direction</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gridform</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Grid definition format</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 delft3d</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nx</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computational cell corners in x-direction</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ny</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cell corners in y-direction</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posdwn</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Bathymetry is specified positive down (1) or positive up (-1)</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thetamax</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Higher directional limit (angle w.r.t computational x-axis)</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-180.0 - 180.0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thetamin</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Lower directional limit (angle w.r.t computational x-axis)</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-90.0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-180.0 - 180.0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thetanaut</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specify thetamin and thetamax in </w:t>
            </w:r>
            <w:r w:rsidR="00105BFA" w:rsidRPr="00752797">
              <w:t xml:space="preserve">cartesian (0) or </w:t>
            </w:r>
            <w:r w:rsidRPr="00752797">
              <w:t>nautical</w:t>
            </w:r>
            <w:r w:rsidR="00105BFA" w:rsidRPr="00752797">
              <w:t xml:space="preserve"> (1)</w:t>
            </w:r>
            <w:r w:rsidRPr="00752797">
              <w:t xml:space="preserve"> convention </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lastRenderedPageBreak/>
              <w:t>vardx</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variable grid spacing</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xfile</w:t>
            </w:r>
            <w:r w:rsidR="001B6449" w:rsidRPr="00752797">
              <w:t>*</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x-coordinates of the calculation grid</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xori</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X-coordinate of origin of axis</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-100000000.0 - 1000000000.0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xyfile</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Delft3D xy-coordinates of the calculation grid</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yfile</w:t>
            </w:r>
            <w:r w:rsidR="001B6449" w:rsidRPr="00752797">
              <w:t>*</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file containing y-coordinates of the calculation grid</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yori</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Y-coordinate of origin of axis</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-1000000000.0 - 1000000000.0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34" w:name="_Toc285701666"/>
      <w:bookmarkStart w:id="235" w:name="_Ref413405485"/>
      <w:bookmarkStart w:id="236" w:name="_Toc413853434"/>
      <w:r w:rsidRPr="00752797">
        <w:rPr>
          <w:lang w:val="en-US"/>
        </w:rPr>
        <w:t>Waves input</w:t>
      </w:r>
      <w:bookmarkEnd w:id="234"/>
      <w:bookmarkEnd w:id="235"/>
      <w:bookmarkEnd w:id="236"/>
    </w:p>
    <w:p w:rsidR="00620A54" w:rsidRPr="00752797" w:rsidRDefault="00620A54" w:rsidP="002603CC">
      <w:pPr>
        <w:pStyle w:val="BodyText"/>
        <w:rPr>
          <w:lang w:val="en-US"/>
        </w:rPr>
      </w:pPr>
      <w:r w:rsidRPr="00752797">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007E1D7E" w:rsidRPr="00752797">
        <w:rPr>
          <w:lang w:val="en-US"/>
        </w:rPr>
        <w:fldChar w:fldCharType="begin"/>
      </w:r>
      <w:r w:rsidR="00621C7E" w:rsidRPr="00752797">
        <w:rPr>
          <w:lang w:val="en-US"/>
        </w:rPr>
        <w:instrText xml:space="preserve"> REF _Ref413405443 \r \h </w:instrText>
      </w:r>
      <w:r w:rsidR="007E1D7E" w:rsidRPr="00752797">
        <w:rPr>
          <w:lang w:val="en-US"/>
        </w:rPr>
      </w:r>
      <w:r w:rsidR="007E1D7E" w:rsidRPr="00752797">
        <w:rPr>
          <w:lang w:val="en-US"/>
        </w:rPr>
        <w:fldChar w:fldCharType="separate"/>
      </w:r>
      <w:r w:rsidR="007E2FAA">
        <w:rPr>
          <w:lang w:val="en-US"/>
        </w:rPr>
        <w:t>2.3.1</w:t>
      </w:r>
      <w:r w:rsidR="007E1D7E" w:rsidRPr="00752797">
        <w:rPr>
          <w:lang w:val="en-US"/>
        </w:rPr>
        <w:fldChar w:fldCharType="end"/>
      </w:r>
      <w:r w:rsidR="00D00850" w:rsidRPr="00752797">
        <w:rPr>
          <w:lang w:val="en-US"/>
        </w:rPr>
        <w:t>)</w:t>
      </w:r>
      <w:r w:rsidRPr="00752797">
        <w:rPr>
          <w:lang w:val="en-US"/>
        </w:rPr>
        <w:t>, wave dissipation model (see</w:t>
      </w:r>
      <w:r w:rsidR="00621C7E" w:rsidRPr="00752797">
        <w:rPr>
          <w:lang w:val="en-US"/>
        </w:rPr>
        <w:t xml:space="preserve"> </w:t>
      </w:r>
      <w:commentRangeStart w:id="237"/>
      <w:r w:rsidR="007E1D7E" w:rsidRPr="00752797">
        <w:rPr>
          <w:lang w:val="en-US"/>
        </w:rPr>
        <w:fldChar w:fldCharType="begin"/>
      </w:r>
      <w:r w:rsidR="00621C7E" w:rsidRPr="00752797">
        <w:rPr>
          <w:lang w:val="en-US"/>
        </w:rPr>
        <w:instrText xml:space="preserve"> REF _Ref413405454 \r \h </w:instrText>
      </w:r>
      <w:r w:rsidR="007E1D7E" w:rsidRPr="00752797">
        <w:rPr>
          <w:lang w:val="en-US"/>
        </w:rPr>
      </w:r>
      <w:r w:rsidR="007E1D7E" w:rsidRPr="00752797">
        <w:rPr>
          <w:lang w:val="en-US"/>
        </w:rPr>
        <w:fldChar w:fldCharType="separate"/>
      </w:r>
      <w:r w:rsidR="007E2FAA">
        <w:rPr>
          <w:lang w:val="en-US"/>
        </w:rPr>
        <w:t>0</w:t>
      </w:r>
      <w:r w:rsidR="007E1D7E" w:rsidRPr="00752797">
        <w:rPr>
          <w:lang w:val="en-US"/>
        </w:rPr>
        <w:fldChar w:fldCharType="end"/>
      </w:r>
      <w:commentRangeEnd w:id="237"/>
      <w:r w:rsidR="00313177">
        <w:rPr>
          <w:rStyle w:val="CommentReference"/>
        </w:rPr>
        <w:commentReference w:id="237"/>
      </w:r>
      <w:r w:rsidRPr="00752797">
        <w:rPr>
          <w:lang w:val="en-US"/>
        </w:rPr>
        <w:t xml:space="preserve">) and wave roller model </w:t>
      </w:r>
      <w:r w:rsidR="00AF26A5" w:rsidRPr="00752797">
        <w:rPr>
          <w:lang w:val="en-US"/>
        </w:rPr>
        <w:t>(see</w:t>
      </w:r>
      <w:r w:rsidR="00621C7E" w:rsidRPr="00752797">
        <w:rPr>
          <w:lang w:val="en-US"/>
        </w:rPr>
        <w:t xml:space="preserve"> </w:t>
      </w:r>
      <w:r w:rsidR="007E1D7E" w:rsidRPr="00752797">
        <w:rPr>
          <w:lang w:val="en-US"/>
        </w:rPr>
        <w:fldChar w:fldCharType="begin"/>
      </w:r>
      <w:r w:rsidR="00621C7E" w:rsidRPr="00752797">
        <w:rPr>
          <w:lang w:val="en-US"/>
        </w:rPr>
        <w:instrText xml:space="preserve"> REF _Ref413405462 \r \h </w:instrText>
      </w:r>
      <w:r w:rsidR="007E1D7E" w:rsidRPr="00752797">
        <w:rPr>
          <w:lang w:val="en-US"/>
        </w:rPr>
      </w:r>
      <w:r w:rsidR="007E1D7E" w:rsidRPr="00752797">
        <w:rPr>
          <w:lang w:val="en-US"/>
        </w:rPr>
        <w:fldChar w:fldCharType="separate"/>
      </w:r>
      <w:r w:rsidR="007E2FAA">
        <w:rPr>
          <w:lang w:val="en-US"/>
        </w:rPr>
        <w:t>2.3.6</w:t>
      </w:r>
      <w:r w:rsidR="007E1D7E" w:rsidRPr="00752797">
        <w:rPr>
          <w:lang w:val="en-US"/>
        </w:rPr>
        <w:fldChar w:fldCharType="end"/>
      </w:r>
      <w:r w:rsidR="00AF26A5" w:rsidRPr="00752797">
        <w:rPr>
          <w:lang w:val="en-US"/>
        </w:rPr>
        <w:t>)</w:t>
      </w:r>
    </w:p>
    <w:p w:rsidR="00620A54" w:rsidRPr="00752797" w:rsidRDefault="00620A54" w:rsidP="002603CC">
      <w:pPr>
        <w:pStyle w:val="BodyText"/>
        <w:rPr>
          <w:lang w:val="en-US"/>
        </w:rPr>
      </w:pPr>
      <w:r w:rsidRPr="00752797">
        <w:rPr>
          <w:lang w:val="en-US"/>
        </w:rPr>
        <w:t xml:space="preserve">XBeach supports a variety of wave boundary condition types that are divided in two main groups: stationary and spectral boundary conditions. The </w:t>
      </w:r>
      <w:r w:rsidR="00B709C9" w:rsidRPr="00752797">
        <w:rPr>
          <w:i/>
          <w:lang w:val="en-US"/>
        </w:rPr>
        <w:t>wbctype</w:t>
      </w:r>
      <w:r w:rsidR="00B709C9" w:rsidRPr="00752797">
        <w:rPr>
          <w:lang w:val="en-US"/>
        </w:rPr>
        <w:t xml:space="preserve"> </w:t>
      </w:r>
      <w:r w:rsidRPr="00752797">
        <w:rPr>
          <w:lang w:val="en-US"/>
        </w:rPr>
        <w:t xml:space="preserve">keyword can be used to select one particular type of </w:t>
      </w:r>
      <w:r w:rsidR="00AF26A5" w:rsidRPr="00752797">
        <w:rPr>
          <w:lang w:val="en-US"/>
        </w:rPr>
        <w:t xml:space="preserve">wave boundary conditions. </w:t>
      </w:r>
      <w:r w:rsidR="007E1D7E" w:rsidRPr="00752797">
        <w:rPr>
          <w:lang w:val="en-US"/>
        </w:rPr>
        <w:fldChar w:fldCharType="begin"/>
      </w:r>
      <w:r w:rsidR="00621C7E" w:rsidRPr="00752797">
        <w:rPr>
          <w:lang w:val="en-US"/>
        </w:rPr>
        <w:instrText xml:space="preserve"> REF _Ref413405504 \r \h </w:instrText>
      </w:r>
      <w:r w:rsidR="007E1D7E" w:rsidRPr="00752797">
        <w:rPr>
          <w:lang w:val="en-US"/>
        </w:rPr>
      </w:r>
      <w:r w:rsidR="007E1D7E" w:rsidRPr="00752797">
        <w:rPr>
          <w:lang w:val="en-US"/>
        </w:rPr>
        <w:fldChar w:fldCharType="separate"/>
      </w:r>
      <w:r w:rsidR="007E2FAA">
        <w:rPr>
          <w:lang w:val="en-US"/>
        </w:rPr>
        <w:t>3.1</w:t>
      </w:r>
      <w:r w:rsidR="007E1D7E" w:rsidRPr="00752797">
        <w:rPr>
          <w:lang w:val="en-US"/>
        </w:rPr>
        <w:fldChar w:fldCharType="end"/>
      </w:r>
      <w:r w:rsidR="00621C7E" w:rsidRPr="00752797">
        <w:rPr>
          <w:lang w:val="en-US"/>
        </w:rPr>
        <w:t xml:space="preserve"> g</w:t>
      </w:r>
      <w:r w:rsidRPr="00752797">
        <w:rPr>
          <w:lang w:val="en-US"/>
        </w:rPr>
        <w:t>ives an overview of all types of wave boundary conditions available for XBeach.</w:t>
      </w:r>
      <w:r w:rsidR="00AF26A5" w:rsidRPr="00752797">
        <w:rPr>
          <w:lang w:val="en-US"/>
        </w:rPr>
        <w:t xml:space="preserve"> </w:t>
      </w:r>
      <w:r w:rsidR="007E1D7E" w:rsidRPr="00752797">
        <w:rPr>
          <w:lang w:val="en-US"/>
        </w:rPr>
        <w:fldChar w:fldCharType="begin"/>
      </w:r>
      <w:r w:rsidR="00AF26A5" w:rsidRPr="00752797">
        <w:rPr>
          <w:lang w:val="en-US"/>
        </w:rPr>
        <w:instrText xml:space="preserve"> REF _Ref413318096 \h </w:instrText>
      </w:r>
      <w:r w:rsidR="007E1D7E" w:rsidRPr="00752797">
        <w:rPr>
          <w:lang w:val="en-US"/>
        </w:rPr>
      </w:r>
      <w:r w:rsidR="007E1D7E" w:rsidRPr="00752797">
        <w:rPr>
          <w:lang w:val="en-US"/>
        </w:rPr>
        <w:fldChar w:fldCharType="separate"/>
      </w:r>
      <w:r w:rsidR="007E2FAA" w:rsidRPr="00752797">
        <w:rPr>
          <w:lang w:val="en-US"/>
        </w:rPr>
        <w:t xml:space="preserve">Figure </w:t>
      </w:r>
      <w:r w:rsidR="007E2FAA">
        <w:rPr>
          <w:noProof/>
          <w:lang w:val="en-US"/>
        </w:rPr>
        <w:t>4</w:t>
      </w:r>
      <w:r w:rsidR="007E2FAA">
        <w:rPr>
          <w:lang w:val="en-US"/>
        </w:rPr>
        <w:t>.</w:t>
      </w:r>
      <w:r w:rsidR="007E2FAA">
        <w:rPr>
          <w:noProof/>
          <w:lang w:val="en-US"/>
        </w:rPr>
        <w:t>1</w:t>
      </w:r>
      <w:r w:rsidR="007E1D7E" w:rsidRPr="00752797">
        <w:rPr>
          <w:lang w:val="en-US"/>
        </w:rPr>
        <w:fldChar w:fldCharType="end"/>
      </w:r>
      <w:r w:rsidR="00AF26A5" w:rsidRPr="00752797">
        <w:rPr>
          <w:lang w:val="en-US"/>
        </w:rPr>
        <w:t xml:space="preserve"> </w:t>
      </w:r>
      <w:r w:rsidRPr="00752797">
        <w:rPr>
          <w:lang w:val="en-US"/>
        </w:rPr>
        <w:t xml:space="preserve">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752797">
        <w:rPr>
          <w:i/>
          <w:lang w:val="en-US"/>
        </w:rPr>
        <w:t>FILELIST</w:t>
      </w:r>
      <w:r w:rsidRPr="00752797">
        <w:rPr>
          <w:lang w:val="en-US"/>
        </w:rPr>
        <w:t xml:space="preserve"> and/or </w:t>
      </w:r>
      <w:r w:rsidRPr="00752797">
        <w:rPr>
          <w:i/>
          <w:lang w:val="en-US"/>
        </w:rPr>
        <w:t>LOCLIST</w:t>
      </w:r>
      <w:r w:rsidRPr="00752797">
        <w:rPr>
          <w:lang w:val="en-US"/>
        </w:rPr>
        <w:t xml:space="preserve"> construction as described in </w:t>
      </w:r>
      <w:r w:rsidR="00055F7E">
        <w:fldChar w:fldCharType="begin"/>
      </w:r>
      <w:r w:rsidR="00055F7E">
        <w:instrText xml:space="preserve"> REF _Ref285374442 \w \h  \* MERGEFORMAT </w:instrText>
      </w:r>
      <w:r w:rsidR="00055F7E">
        <w:fldChar w:fldCharType="separate"/>
      </w:r>
      <w:r w:rsidR="007E2FAA" w:rsidRPr="007E2FAA">
        <w:rPr>
          <w:lang w:val="en-US"/>
        </w:rPr>
        <w:t>4.4.4</w:t>
      </w:r>
      <w:r w:rsidR="00055F7E">
        <w:fldChar w:fldCharType="end"/>
      </w:r>
      <w:r w:rsidR="00621C7E" w:rsidRPr="00752797">
        <w:rPr>
          <w:lang w:val="en-US"/>
        </w:rPr>
        <w:t>.</w:t>
      </w:r>
    </w:p>
    <w:p w:rsidR="00620A54" w:rsidRPr="00752797" w:rsidRDefault="00D00850" w:rsidP="00D00850">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3</w:t>
      </w:r>
      <w:r w:rsidR="007E2FAA">
        <w:rPr>
          <w:lang w:val="en-US"/>
        </w:rPr>
        <w:fldChar w:fldCharType="end"/>
      </w:r>
      <w:r w:rsidRPr="00752797">
        <w:rPr>
          <w:lang w:val="en-US"/>
        </w:rPr>
        <w:tab/>
      </w:r>
      <w:r w:rsidR="00620A54" w:rsidRPr="00752797">
        <w:rPr>
          <w:lang w:val="en-US"/>
        </w:rPr>
        <w:t>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752797"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752797" w:rsidRDefault="00B709C9" w:rsidP="002603CC">
            <w:pPr>
              <w:rPr>
                <w:i/>
              </w:rPr>
            </w:pPr>
            <w:r w:rsidRPr="00752797">
              <w:rPr>
                <w:i/>
              </w:rPr>
              <w:t>wbctype</w:t>
            </w:r>
          </w:p>
        </w:tc>
        <w:tc>
          <w:tcPr>
            <w:tcW w:w="950" w:type="pct"/>
          </w:tcPr>
          <w:p w:rsidR="00DE0FCB" w:rsidRPr="00752797" w:rsidRDefault="00DE0FCB" w:rsidP="002603CC">
            <w:r w:rsidRPr="00752797">
              <w:t>Type</w:t>
            </w:r>
          </w:p>
        </w:tc>
        <w:tc>
          <w:tcPr>
            <w:tcW w:w="3136" w:type="pct"/>
          </w:tcPr>
          <w:p w:rsidR="00DE0FCB" w:rsidRPr="00752797" w:rsidRDefault="00DE0FCB" w:rsidP="002603CC">
            <w:r w:rsidRPr="00752797">
              <w:t>description</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r w:rsidRPr="00752797">
              <w:t>off</w:t>
            </w:r>
          </w:p>
        </w:tc>
        <w:tc>
          <w:tcPr>
            <w:tcW w:w="950" w:type="pct"/>
          </w:tcPr>
          <w:p w:rsidR="00DE0FCB" w:rsidRPr="00752797" w:rsidRDefault="00C944FA" w:rsidP="002603CC">
            <w:r w:rsidRPr="00752797">
              <w:t>Special</w:t>
            </w:r>
          </w:p>
        </w:tc>
        <w:tc>
          <w:tcPr>
            <w:tcW w:w="3136" w:type="pct"/>
          </w:tcPr>
          <w:p w:rsidR="00DE0FCB" w:rsidRPr="00752797" w:rsidRDefault="00DE0FCB" w:rsidP="002603CC">
            <w:r w:rsidRPr="00752797">
              <w:t>no wave boundary condition</w:t>
            </w:r>
          </w:p>
        </w:tc>
      </w:tr>
      <w:tr w:rsidR="00DE0FCB" w:rsidRPr="00752797" w:rsidTr="00691D3B">
        <w:tc>
          <w:tcPr>
            <w:tcW w:w="914" w:type="pct"/>
          </w:tcPr>
          <w:p w:rsidR="00DE0FCB" w:rsidRPr="00752797" w:rsidRDefault="00DE0FCB" w:rsidP="002603CC">
            <w:r w:rsidRPr="00752797">
              <w:t>stat</w:t>
            </w:r>
          </w:p>
        </w:tc>
        <w:tc>
          <w:tcPr>
            <w:tcW w:w="950" w:type="pct"/>
          </w:tcPr>
          <w:p w:rsidR="00DE0FCB" w:rsidRPr="00752797" w:rsidRDefault="00AF26A5" w:rsidP="002603CC">
            <w:r w:rsidRPr="00752797">
              <w:t>Non-spectral</w:t>
            </w:r>
          </w:p>
        </w:tc>
        <w:tc>
          <w:tcPr>
            <w:tcW w:w="3136" w:type="pct"/>
          </w:tcPr>
          <w:p w:rsidR="00DE0FCB" w:rsidRPr="00752797" w:rsidRDefault="00DE0FCB" w:rsidP="002603CC">
            <w:r w:rsidRPr="00752797">
              <w:t>stationary wave boundary condition (sea state)</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r w:rsidRPr="00752797">
              <w:t>bichrom</w:t>
            </w:r>
          </w:p>
        </w:tc>
        <w:tc>
          <w:tcPr>
            <w:tcW w:w="950" w:type="pct"/>
          </w:tcPr>
          <w:p w:rsidR="00DE0FCB" w:rsidRPr="00752797" w:rsidRDefault="00AF62FE" w:rsidP="002603CC">
            <w:r w:rsidRPr="00752797">
              <w:t>Special</w:t>
            </w:r>
          </w:p>
        </w:tc>
        <w:tc>
          <w:tcPr>
            <w:tcW w:w="3136" w:type="pct"/>
          </w:tcPr>
          <w:p w:rsidR="00DE0FCB" w:rsidRPr="00752797" w:rsidRDefault="00DE0FCB" w:rsidP="002603CC">
            <w:r w:rsidRPr="00752797">
              <w:t>bichromatic (two wave component) waves</w:t>
            </w:r>
          </w:p>
        </w:tc>
      </w:tr>
      <w:tr w:rsidR="00DE0FCB" w:rsidRPr="00752797" w:rsidTr="00691D3B">
        <w:tc>
          <w:tcPr>
            <w:tcW w:w="914" w:type="pct"/>
          </w:tcPr>
          <w:p w:rsidR="00DE0FCB" w:rsidRPr="00752797" w:rsidRDefault="00DE0FCB" w:rsidP="002603CC">
            <w:r w:rsidRPr="00752797">
              <w:t>ts_1</w:t>
            </w:r>
          </w:p>
        </w:tc>
        <w:tc>
          <w:tcPr>
            <w:tcW w:w="950" w:type="pct"/>
          </w:tcPr>
          <w:p w:rsidR="00DE0FCB" w:rsidRPr="00752797" w:rsidRDefault="00AF26A5" w:rsidP="002603CC">
            <w:r w:rsidRPr="00752797">
              <w:t>Non-spectral</w:t>
            </w:r>
          </w:p>
        </w:tc>
        <w:tc>
          <w:tcPr>
            <w:tcW w:w="3136" w:type="pct"/>
          </w:tcPr>
          <w:p w:rsidR="00DE0FCB" w:rsidRPr="00752797" w:rsidRDefault="00DE0FCB" w:rsidP="00AF62FE">
            <w:r w:rsidRPr="00752797">
              <w:t xml:space="preserve">first-order </w:t>
            </w:r>
            <w:r w:rsidR="00AB1A16" w:rsidRPr="00752797">
              <w:t>time series</w:t>
            </w:r>
            <w:r w:rsidRPr="00752797">
              <w:t xml:space="preserve"> of waves (generated outside XBeach)</w:t>
            </w:r>
            <w:r w:rsidR="00AF62FE" w:rsidRPr="00752797">
              <w:t>, this option specifies free surface elevation and short wave energy</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r w:rsidRPr="00752797">
              <w:t>ts_2</w:t>
            </w:r>
          </w:p>
        </w:tc>
        <w:tc>
          <w:tcPr>
            <w:tcW w:w="950" w:type="pct"/>
          </w:tcPr>
          <w:p w:rsidR="00DE0FCB" w:rsidRPr="00752797" w:rsidRDefault="00AF26A5" w:rsidP="002603CC">
            <w:r w:rsidRPr="00752797">
              <w:t>Non-spectral</w:t>
            </w:r>
          </w:p>
        </w:tc>
        <w:tc>
          <w:tcPr>
            <w:tcW w:w="3136" w:type="pct"/>
          </w:tcPr>
          <w:p w:rsidR="00DE0FCB" w:rsidRPr="00752797" w:rsidRDefault="00DE0FCB" w:rsidP="002603CC">
            <w:r w:rsidRPr="00752797">
              <w:t xml:space="preserve">second-order </w:t>
            </w:r>
            <w:r w:rsidR="00AB1A16" w:rsidRPr="00752797">
              <w:t>time series</w:t>
            </w:r>
            <w:r w:rsidRPr="00752797">
              <w:t xml:space="preserve"> of waves (generated outside XBeach)</w:t>
            </w:r>
            <w:r w:rsidR="00AF62FE" w:rsidRPr="00752797">
              <w:t>, this option specifies free surface elevation and short wave energy</w:t>
            </w:r>
          </w:p>
        </w:tc>
      </w:tr>
      <w:tr w:rsidR="00DE0FCB" w:rsidRPr="00752797" w:rsidTr="00691D3B">
        <w:tc>
          <w:tcPr>
            <w:tcW w:w="914" w:type="pct"/>
          </w:tcPr>
          <w:p w:rsidR="00DE0FCB" w:rsidRPr="00752797" w:rsidRDefault="00DE0FCB" w:rsidP="002603CC">
            <w:r w:rsidRPr="00752797">
              <w:t>jons</w:t>
            </w:r>
          </w:p>
        </w:tc>
        <w:tc>
          <w:tcPr>
            <w:tcW w:w="950" w:type="pct"/>
          </w:tcPr>
          <w:p w:rsidR="00DE0FCB" w:rsidRPr="00752797" w:rsidRDefault="00DE0FCB" w:rsidP="002603CC">
            <w:r w:rsidRPr="00752797">
              <w:t>Spectral</w:t>
            </w:r>
          </w:p>
        </w:tc>
        <w:tc>
          <w:tcPr>
            <w:tcW w:w="3136" w:type="pct"/>
          </w:tcPr>
          <w:p w:rsidR="00DE0FCB" w:rsidRPr="00752797" w:rsidRDefault="00DE0FCB" w:rsidP="00AB1A16">
            <w:r w:rsidRPr="00752797">
              <w:t>wave groups generated using a parametric (</w:t>
            </w:r>
            <w:r w:rsidR="00AB1A16" w:rsidRPr="00752797">
              <w:t>JONSWAP</w:t>
            </w:r>
            <w:r w:rsidRPr="00752797">
              <w:t xml:space="preserve">) </w:t>
            </w:r>
            <w:r w:rsidRPr="00752797">
              <w:lastRenderedPageBreak/>
              <w:t>spectrum</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r w:rsidRPr="00752797">
              <w:lastRenderedPageBreak/>
              <w:t>swan</w:t>
            </w:r>
          </w:p>
        </w:tc>
        <w:tc>
          <w:tcPr>
            <w:tcW w:w="950" w:type="pct"/>
          </w:tcPr>
          <w:p w:rsidR="00DE0FCB" w:rsidRPr="00752797" w:rsidRDefault="00DE0FCB" w:rsidP="002603CC">
            <w:r w:rsidRPr="00752797">
              <w:t>Spectral</w:t>
            </w:r>
          </w:p>
        </w:tc>
        <w:tc>
          <w:tcPr>
            <w:tcW w:w="3136" w:type="pct"/>
          </w:tcPr>
          <w:p w:rsidR="00DE0FCB" w:rsidRPr="00752797" w:rsidRDefault="00DE0FCB" w:rsidP="002603CC">
            <w:r w:rsidRPr="00752797">
              <w:t>wave groups generated using a SWAN 2D output file</w:t>
            </w:r>
          </w:p>
        </w:tc>
      </w:tr>
      <w:tr w:rsidR="00DE0FCB" w:rsidRPr="00752797" w:rsidTr="00691D3B">
        <w:tc>
          <w:tcPr>
            <w:tcW w:w="914" w:type="pct"/>
          </w:tcPr>
          <w:p w:rsidR="00DE0FCB" w:rsidRPr="00752797" w:rsidRDefault="00DE0FCB" w:rsidP="002603CC">
            <w:r w:rsidRPr="00752797">
              <w:t>vardens</w:t>
            </w:r>
          </w:p>
        </w:tc>
        <w:tc>
          <w:tcPr>
            <w:tcW w:w="950" w:type="pct"/>
          </w:tcPr>
          <w:p w:rsidR="00DE0FCB" w:rsidRPr="00752797" w:rsidRDefault="00DE0FCB" w:rsidP="002603CC">
            <w:r w:rsidRPr="00752797">
              <w:t>Spectral</w:t>
            </w:r>
          </w:p>
        </w:tc>
        <w:tc>
          <w:tcPr>
            <w:tcW w:w="3136" w:type="pct"/>
          </w:tcPr>
          <w:p w:rsidR="00DE0FCB" w:rsidRPr="00752797" w:rsidRDefault="00DE0FCB" w:rsidP="002603CC">
            <w:r w:rsidRPr="00752797">
              <w:t>wave groups generated using a formatted file</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3245CF" w:rsidP="002603CC">
            <w:r w:rsidRPr="00752797">
              <w:t>ts_</w:t>
            </w:r>
            <w:r w:rsidR="00DE0FCB" w:rsidRPr="00752797">
              <w:t>nonh</w:t>
            </w:r>
          </w:p>
        </w:tc>
        <w:tc>
          <w:tcPr>
            <w:tcW w:w="950" w:type="pct"/>
          </w:tcPr>
          <w:p w:rsidR="00DE0FCB" w:rsidRPr="00752797" w:rsidRDefault="00AF26A5" w:rsidP="00AF26A5">
            <w:r w:rsidRPr="00752797">
              <w:t>Non-spectral</w:t>
            </w:r>
          </w:p>
        </w:tc>
        <w:tc>
          <w:tcPr>
            <w:tcW w:w="3136" w:type="pct"/>
          </w:tcPr>
          <w:p w:rsidR="00DE0FCB" w:rsidRPr="00752797" w:rsidRDefault="00DE0FCB" w:rsidP="00AF62FE">
            <w:r w:rsidRPr="00752797">
              <w:t xml:space="preserve">boundary conditions </w:t>
            </w:r>
            <w:r w:rsidR="00AF62FE" w:rsidRPr="00752797">
              <w:t xml:space="preserve">initially meant </w:t>
            </w:r>
            <w:r w:rsidRPr="00752797">
              <w:t xml:space="preserve">for </w:t>
            </w:r>
            <w:r w:rsidR="00AF62FE" w:rsidRPr="00752797">
              <w:t>the non-hydrostatic wave</w:t>
            </w:r>
            <w:r w:rsidR="00586C99" w:rsidRPr="00752797">
              <w:t xml:space="preserve"> </w:t>
            </w:r>
            <w:r w:rsidR="00AF62FE" w:rsidRPr="00752797">
              <w:t>type, this option specifies free surface elevation and velocity</w:t>
            </w:r>
          </w:p>
        </w:tc>
      </w:tr>
      <w:tr w:rsidR="00DE0FCB" w:rsidRPr="00752797" w:rsidTr="00691D3B">
        <w:tc>
          <w:tcPr>
            <w:tcW w:w="914" w:type="pct"/>
          </w:tcPr>
          <w:p w:rsidR="00DE0FCB" w:rsidRPr="00752797" w:rsidRDefault="00DE0FCB" w:rsidP="002603CC">
            <w:r w:rsidRPr="00752797">
              <w:t>reuse</w:t>
            </w:r>
          </w:p>
        </w:tc>
        <w:tc>
          <w:tcPr>
            <w:tcW w:w="950" w:type="pct"/>
          </w:tcPr>
          <w:p w:rsidR="00DE0FCB" w:rsidRPr="00752797" w:rsidRDefault="00C944FA" w:rsidP="002603CC">
            <w:r w:rsidRPr="00752797">
              <w:t>Special</w:t>
            </w:r>
          </w:p>
        </w:tc>
        <w:tc>
          <w:tcPr>
            <w:tcW w:w="3136" w:type="pct"/>
          </w:tcPr>
          <w:p w:rsidR="00DE0FCB" w:rsidRPr="00752797" w:rsidRDefault="00DE0FCB" w:rsidP="002603CC">
            <w:r w:rsidRPr="00752797">
              <w:t>reuse of wave conditions</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r w:rsidRPr="00752797">
              <w:t>stat_table</w:t>
            </w:r>
          </w:p>
        </w:tc>
        <w:tc>
          <w:tcPr>
            <w:tcW w:w="950" w:type="pct"/>
          </w:tcPr>
          <w:p w:rsidR="00DE0FCB" w:rsidRPr="00752797" w:rsidRDefault="00AF26A5" w:rsidP="002603CC">
            <w:r w:rsidRPr="00752797">
              <w:t>Non-spectral</w:t>
            </w:r>
          </w:p>
        </w:tc>
        <w:tc>
          <w:tcPr>
            <w:tcW w:w="3136" w:type="pct"/>
          </w:tcPr>
          <w:p w:rsidR="00DE0FCB" w:rsidRPr="00752797" w:rsidRDefault="00DE0FCB" w:rsidP="002603CC">
            <w:r w:rsidRPr="00752797">
              <w:t>a sequence of stationary conditions (sea states)</w:t>
            </w:r>
          </w:p>
        </w:tc>
      </w:tr>
      <w:tr w:rsidR="00DE0FCB" w:rsidRPr="00752797" w:rsidTr="00691D3B">
        <w:tc>
          <w:tcPr>
            <w:tcW w:w="914" w:type="pct"/>
          </w:tcPr>
          <w:p w:rsidR="00DE0FCB" w:rsidRPr="00752797" w:rsidRDefault="00DE0FCB" w:rsidP="002603CC">
            <w:r w:rsidRPr="00752797">
              <w:t>jons_table</w:t>
            </w:r>
          </w:p>
        </w:tc>
        <w:tc>
          <w:tcPr>
            <w:tcW w:w="950" w:type="pct"/>
          </w:tcPr>
          <w:p w:rsidR="00DE0FCB" w:rsidRPr="00752797" w:rsidRDefault="00DE0FCB" w:rsidP="002603CC">
            <w:r w:rsidRPr="00752797">
              <w:t>Spectral</w:t>
            </w:r>
          </w:p>
        </w:tc>
        <w:tc>
          <w:tcPr>
            <w:tcW w:w="3136" w:type="pct"/>
          </w:tcPr>
          <w:p w:rsidR="00DE0FCB" w:rsidRPr="00752797" w:rsidRDefault="00DE0FCB" w:rsidP="002603CC">
            <w:r w:rsidRPr="00752797">
              <w:t>a sequence of time-varying wave groups</w:t>
            </w:r>
          </w:p>
        </w:tc>
      </w:tr>
    </w:tbl>
    <w:p w:rsidR="00AB1A16" w:rsidRPr="00752797" w:rsidRDefault="00AB1A16" w:rsidP="002603CC">
      <w:pPr>
        <w:rPr>
          <w:lang w:val="en-US"/>
        </w:rPr>
      </w:pPr>
    </w:p>
    <w:p w:rsidR="00AB1A16" w:rsidRPr="00752797" w:rsidRDefault="00AB1A16">
      <w:pPr>
        <w:spacing w:line="240" w:lineRule="auto"/>
        <w:jc w:val="left"/>
        <w:rPr>
          <w:lang w:val="en-US"/>
        </w:rPr>
      </w:pPr>
      <w:r w:rsidRPr="00752797">
        <w:rPr>
          <w:lang w:val="en-US"/>
        </w:rPr>
        <w:br w:type="page"/>
      </w:r>
    </w:p>
    <w:p w:rsidR="00620A54" w:rsidRPr="00752797" w:rsidRDefault="005E51E7" w:rsidP="002603CC">
      <w:pPr>
        <w:keepNext/>
        <w:rPr>
          <w:lang w:val="en-US"/>
        </w:rPr>
      </w:pPr>
      <w:r w:rsidRPr="00752797">
        <w:rPr>
          <w:noProof/>
          <w:lang w:eastAsia="zh-CN"/>
        </w:rPr>
        <w:lastRenderedPageBreak/>
        <w:drawing>
          <wp:anchor distT="0" distB="0" distL="114300" distR="114300" simplePos="0" relativeHeight="251658240" behindDoc="0" locked="0" layoutInCell="1" allowOverlap="1" wp14:anchorId="1108E7CD" wp14:editId="1DB16629">
            <wp:simplePos x="0" y="0"/>
            <wp:positionH relativeFrom="column">
              <wp:posOffset>-1339850</wp:posOffset>
            </wp:positionH>
            <wp:positionV relativeFrom="paragraph">
              <wp:posOffset>1541145</wp:posOffset>
            </wp:positionV>
            <wp:extent cx="7917180" cy="4900295"/>
            <wp:effectExtent l="0" t="1504950" r="0" b="1481455"/>
            <wp:wrapSquare wrapText="bothSides"/>
            <wp:docPr id="26" name="Picture 26" descr="D:\nederhof\Documents\Repository_XBeach\trunk\doc\manual\new\WaveBoundary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4" descr="D:\nederhof\Documents\Repository_XBeach\trunk\doc\manual\new\WaveBoundaryConditions.png"/>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rot="16200000">
                      <a:off x="0" y="0"/>
                      <a:ext cx="7917180" cy="4900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A54" w:rsidRPr="00752797" w:rsidRDefault="00AF26A5" w:rsidP="00AF26A5">
      <w:pPr>
        <w:pStyle w:val="Caption"/>
        <w:rPr>
          <w:lang w:val="en-US"/>
        </w:rPr>
      </w:pPr>
      <w:bookmarkStart w:id="238" w:name="_Ref413318096"/>
      <w:commentRangeStart w:id="239"/>
      <w:r w:rsidRPr="00752797">
        <w:rPr>
          <w:lang w:val="en-US"/>
        </w:rPr>
        <w:t xml:space="preserve">Figure </w:t>
      </w:r>
      <w:commentRangeEnd w:id="239"/>
      <w:r w:rsidR="00057F05">
        <w:rPr>
          <w:rStyle w:val="CommentReference"/>
          <w:bCs w:val="0"/>
          <w:i w:val="0"/>
        </w:rPr>
        <w:commentReference w:id="239"/>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1</w:t>
      </w:r>
      <w:r w:rsidR="007E2FAA">
        <w:rPr>
          <w:lang w:val="en-US"/>
        </w:rPr>
        <w:fldChar w:fldCharType="end"/>
      </w:r>
      <w:bookmarkEnd w:id="238"/>
      <w:r w:rsidRPr="00752797">
        <w:rPr>
          <w:lang w:val="en-US"/>
        </w:rPr>
        <w:tab/>
      </w:r>
      <w:r w:rsidR="00620A54" w:rsidRPr="00752797">
        <w:rPr>
          <w:lang w:val="en-US"/>
        </w:rPr>
        <w:t>Decision tree for selecting the appropriate type of wave boundary conditions</w:t>
      </w:r>
    </w:p>
    <w:p w:rsidR="00620A54" w:rsidRPr="00752797" w:rsidRDefault="00620A54" w:rsidP="002603CC">
      <w:pPr>
        <w:pStyle w:val="Heading3"/>
        <w:jc w:val="both"/>
        <w:rPr>
          <w:lang w:val="en-US"/>
        </w:rPr>
      </w:pPr>
      <w:bookmarkStart w:id="240" w:name="_Ref285375434"/>
      <w:bookmarkStart w:id="241" w:name="_Toc285701668"/>
      <w:bookmarkStart w:id="242" w:name="_Toc413853435"/>
      <w:r w:rsidRPr="00752797">
        <w:rPr>
          <w:lang w:val="en-US"/>
        </w:rPr>
        <w:t>Spectral wave boundary conditions</w:t>
      </w:r>
      <w:bookmarkEnd w:id="240"/>
      <w:bookmarkEnd w:id="241"/>
      <w:bookmarkEnd w:id="242"/>
    </w:p>
    <w:p w:rsidR="00620A54" w:rsidRPr="00752797" w:rsidRDefault="00620A54" w:rsidP="002603CC">
      <w:pPr>
        <w:pStyle w:val="BodyText"/>
        <w:rPr>
          <w:lang w:val="en-US"/>
        </w:rPr>
      </w:pPr>
      <w:r w:rsidRPr="00752797">
        <w:rPr>
          <w:lang w:val="en-US"/>
        </w:rPr>
        <w:t xml:space="preserve">Spectral wave boundary conditions are enabled using </w:t>
      </w:r>
      <w:r w:rsidR="00A61743" w:rsidRPr="00752797">
        <w:rPr>
          <w:i/>
          <w:lang w:val="en-US"/>
        </w:rPr>
        <w:t>wbctype</w:t>
      </w:r>
      <w:r w:rsidRPr="00752797">
        <w:rPr>
          <w:lang w:val="en-US"/>
        </w:rPr>
        <w:t xml:space="preserve"> values </w:t>
      </w:r>
      <w:r w:rsidRPr="00752797">
        <w:rPr>
          <w:i/>
          <w:lang w:val="en-US"/>
        </w:rPr>
        <w:t>jons</w:t>
      </w:r>
      <w:r w:rsidRPr="00752797">
        <w:rPr>
          <w:lang w:val="en-US"/>
        </w:rPr>
        <w:t xml:space="preserve">, </w:t>
      </w:r>
      <w:r w:rsidRPr="00752797">
        <w:rPr>
          <w:i/>
          <w:lang w:val="en-US"/>
        </w:rPr>
        <w:t>swan</w:t>
      </w:r>
      <w:r w:rsidRPr="00752797">
        <w:rPr>
          <w:lang w:val="en-US"/>
        </w:rPr>
        <w:t xml:space="preserve">, </w:t>
      </w:r>
      <w:r w:rsidRPr="00752797">
        <w:rPr>
          <w:i/>
          <w:lang w:val="en-US"/>
        </w:rPr>
        <w:t>vardens</w:t>
      </w:r>
      <w:r w:rsidRPr="00752797">
        <w:rPr>
          <w:lang w:val="en-US"/>
        </w:rPr>
        <w:t xml:space="preserve"> or </w:t>
      </w:r>
      <w:r w:rsidRPr="00752797">
        <w:rPr>
          <w:i/>
          <w:lang w:val="en-US"/>
        </w:rPr>
        <w:t>jons_table</w:t>
      </w:r>
      <w:r w:rsidRPr="00752797">
        <w:rPr>
          <w:lang w:val="en-US"/>
        </w:rPr>
        <w:t xml:space="preserve">. The conditions are defined in separate files referenced from the </w:t>
      </w:r>
      <w:r w:rsidRPr="00752797">
        <w:rPr>
          <w:i/>
          <w:lang w:val="en-US"/>
        </w:rPr>
        <w:t>params.txt</w:t>
      </w:r>
      <w:r w:rsidRPr="00752797">
        <w:rPr>
          <w:lang w:val="en-US"/>
        </w:rPr>
        <w:t xml:space="preserve"> file using the </w:t>
      </w:r>
      <w:r w:rsidRPr="00752797">
        <w:rPr>
          <w:i/>
          <w:lang w:val="en-US"/>
        </w:rPr>
        <w:t>bcfile</w:t>
      </w:r>
      <w:r w:rsidRPr="00752797">
        <w:rPr>
          <w:lang w:val="en-US"/>
        </w:rPr>
        <w:t xml:space="preserve"> </w:t>
      </w:r>
      <w:r w:rsidRPr="00752797">
        <w:rPr>
          <w:lang w:val="en-US"/>
        </w:rPr>
        <w:lastRenderedPageBreak/>
        <w:t xml:space="preserve">keyword. A spectral wave boundary condition describes a spectrum </w:t>
      </w:r>
      <w:r w:rsidRPr="00752797">
        <w:rPr>
          <w:i/>
          <w:lang w:val="en-US"/>
        </w:rPr>
        <w:t>shape</w:t>
      </w:r>
      <w:r w:rsidRPr="00752797">
        <w:rPr>
          <w:lang w:val="en-US"/>
        </w:rPr>
        <w:t xml:space="preserve"> that XBeach uses to generate a (random) wave time series. The length and resolution of the generated time series is determined by the keywords </w:t>
      </w:r>
      <w:r w:rsidRPr="00752797">
        <w:rPr>
          <w:i/>
          <w:lang w:val="en-US"/>
        </w:rPr>
        <w:t>rt</w:t>
      </w:r>
      <w:r w:rsidRPr="00752797">
        <w:rPr>
          <w:lang w:val="en-US"/>
        </w:rPr>
        <w:t xml:space="preserve"> and </w:t>
      </w:r>
      <w:r w:rsidRPr="00752797">
        <w:rPr>
          <w:i/>
          <w:lang w:val="en-US"/>
        </w:rPr>
        <w:t>dtbc</w:t>
      </w:r>
      <w:r w:rsidRPr="00752797">
        <w:rPr>
          <w:lang w:val="en-US"/>
        </w:rPr>
        <w:t xml:space="preserve"> respectively.</w:t>
      </w:r>
      <w:r w:rsidRPr="00752797">
        <w:rPr>
          <w:rFonts w:ascii="Times New Roman" w:hAnsi="Times New Roman" w:cs="Times New Roman"/>
          <w:sz w:val="22"/>
          <w:szCs w:val="20"/>
          <w:lang w:val="en-US"/>
        </w:rPr>
        <w:t xml:space="preserve"> </w:t>
      </w:r>
      <w:r w:rsidRPr="00752797">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752797" w:rsidRDefault="00620A54" w:rsidP="002603CC">
      <w:pPr>
        <w:pStyle w:val="BodyText"/>
        <w:rPr>
          <w:lang w:val="en-US"/>
        </w:rPr>
      </w:pPr>
      <w:r w:rsidRPr="00752797">
        <w:rPr>
          <w:lang w:val="en-US"/>
        </w:rPr>
        <w:t>An overview of all keywords relevant for spectral wave boundary conditions is given in the table below. The necessary file formats for each type of spectral wave boundary condition is explained in the following subsections.</w:t>
      </w:r>
    </w:p>
    <w:p w:rsidR="00AF26A5" w:rsidRPr="00752797" w:rsidRDefault="00AF26A5" w:rsidP="00AF26A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4</w:t>
      </w:r>
      <w:r w:rsidR="007E2FAA">
        <w:rPr>
          <w:lang w:val="en-US"/>
        </w:rPr>
        <w:fldChar w:fldCharType="end"/>
      </w:r>
      <w:r w:rsidRPr="00752797">
        <w:rPr>
          <w:lang w:val="en-US"/>
        </w:rPr>
        <w:tab/>
        <w:t>Input parameters for spectral wave boundary conditions supported by XBeach</w:t>
      </w:r>
    </w:p>
    <w:tbl>
      <w:tblPr>
        <w:tblStyle w:val="LightShading-Accent1"/>
        <w:tblW w:w="5000" w:type="pct"/>
        <w:tblLayout w:type="fixed"/>
        <w:tblLook w:val="04A0" w:firstRow="1" w:lastRow="0" w:firstColumn="1" w:lastColumn="0" w:noHBand="0" w:noVBand="1"/>
      </w:tblPr>
      <w:tblGrid>
        <w:gridCol w:w="1951"/>
        <w:gridCol w:w="2126"/>
        <w:gridCol w:w="1135"/>
        <w:gridCol w:w="1418"/>
        <w:gridCol w:w="1134"/>
        <w:gridCol w:w="1166"/>
      </w:tblGrid>
      <w:tr w:rsidR="00620A54" w:rsidRPr="00752797" w:rsidTr="000533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keyword</w:t>
            </w:r>
          </w:p>
        </w:tc>
        <w:tc>
          <w:tcPr>
            <w:tcW w:w="1190"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635"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794"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635"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53"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commentRangeStart w:id="243"/>
            <w:r w:rsidRPr="00752797">
              <w:t>remark</w:t>
            </w:r>
            <w:commentRangeEnd w:id="243"/>
            <w:r w:rsidR="00F20284">
              <w:rPr>
                <w:rStyle w:val="CommentReference"/>
                <w:rFonts w:ascii="Arial" w:eastAsia="Times New Roman" w:hAnsi="Arial" w:cs="Arial"/>
                <w:b w:val="0"/>
                <w:bCs w:val="0"/>
                <w:color w:val="auto"/>
                <w:lang w:val="en-GB"/>
              </w:rPr>
              <w:commentReference w:id="243"/>
            </w: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Tm01switch</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Tm01 rather than Tm-10</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bcfile</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spectrum file</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correctHm0</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Hm0 correction</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dtbc</w:t>
            </w:r>
            <w:r w:rsidR="001B6449" w:rsidRPr="00752797">
              <w:t>+</w:t>
            </w:r>
          </w:p>
        </w:tc>
        <w:tc>
          <w:tcPr>
            <w:tcW w:w="1190" w:type="pct"/>
          </w:tcPr>
          <w:p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Time step</w:t>
            </w:r>
            <w:r w:rsidR="00620A54" w:rsidRPr="00752797">
              <w:t xml:space="preserve"> used to describe time series of wave energy and long wave flux at offshore boundary (not affected by morfac)</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dthetaS_XB</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The (counter-clockwise) angle in the degrees needed to rotate from the x-axis in SWAN to the x-axis pointing East</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-360.0 - 360.0</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fcutoff</w:t>
            </w:r>
            <w:r w:rsidR="001B6449" w:rsidRPr="00752797">
              <w:t>+</w:t>
            </w:r>
          </w:p>
        </w:tc>
        <w:tc>
          <w:tcPr>
            <w:tcW w:w="1190" w:type="pct"/>
          </w:tcPr>
          <w:p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Low-freq cutoff frequency for </w:t>
            </w:r>
            <w:r w:rsidR="00400C16" w:rsidRPr="00752797">
              <w:t>wbctype</w:t>
            </w:r>
            <w:r w:rsidRPr="00752797">
              <w:t xml:space="preserve"> = jons, swan or vardens boundary conditions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0.0 - 40.0</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Hz</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400C16" w:rsidP="002603CC">
            <w:pPr>
              <w:pStyle w:val="PlainText"/>
              <w:jc w:val="both"/>
            </w:pPr>
            <w:r w:rsidRPr="00752797">
              <w:t>wbctype</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boundary condition type</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bichrom</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stat, bichrom, ts_1, ts_2, jons, swan, vardens, reuse, ts_nonh, </w:t>
            </w:r>
            <w:r w:rsidRPr="00752797">
              <w:lastRenderedPageBreak/>
              <w:t>off, stat_table, jons_table</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lastRenderedPageBreak/>
              <w:t>nonhspectrum</w:t>
            </w:r>
            <w:r w:rsidR="001B6449" w:rsidRPr="00752797">
              <w:t>+</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Spectrum format for wave action balance of </w:t>
            </w:r>
            <w:r w:rsidR="00586C99" w:rsidRPr="00752797">
              <w:t>non-hydrostatic</w:t>
            </w:r>
            <w:r w:rsidRPr="00752797">
              <w:t xml:space="preserve"> waves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nspectrumloc</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input spectrum locations</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ny+1</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nspr</w:t>
            </w:r>
            <w:r w:rsidR="001B6449" w:rsidRPr="00752797">
              <w:t>+</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long wave direction forced into </w:t>
            </w:r>
            <w:r w:rsidR="00586C99" w:rsidRPr="00752797">
              <w:t>centers</w:t>
            </w:r>
            <w:r w:rsidRPr="00752797">
              <w:t xml:space="preserve"> of short wave bins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oldnyq</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old nyquist switch</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random</w:t>
            </w:r>
            <w:r w:rsidR="001B6449" w:rsidRPr="00752797">
              <w:t>+</w:t>
            </w:r>
          </w:p>
        </w:tc>
        <w:tc>
          <w:tcPr>
            <w:tcW w:w="1190" w:type="pct"/>
          </w:tcPr>
          <w:p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random seed for </w:t>
            </w:r>
            <w:r w:rsidR="00400C16" w:rsidRPr="00752797">
              <w:t>wbctype</w:t>
            </w:r>
            <w:r w:rsidRPr="00752797">
              <w:t xml:space="preserve"> = jons, swan or vardens boundary conditions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rt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Duration of wave spectrum at offshore boundary, in morphological time</w:t>
            </w:r>
          </w:p>
        </w:tc>
        <w:tc>
          <w:tcPr>
            <w:tcW w:w="635" w:type="pct"/>
          </w:tcPr>
          <w:p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w:t>
            </w:r>
          </w:p>
        </w:tc>
        <w:tc>
          <w:tcPr>
            <w:tcW w:w="794" w:type="pct"/>
          </w:tcPr>
          <w:p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1200-7200</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sprdthr</w:t>
            </w:r>
            <w:r w:rsidR="001B6449" w:rsidRPr="00752797">
              <w:t>+</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ratio to maximum value of S above which spectrum densities are read in</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0.08</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trepfac</w:t>
            </w:r>
            <w:r w:rsidR="001B6449" w:rsidRPr="00752797">
              <w:t>+</w:t>
            </w:r>
          </w:p>
        </w:tc>
        <w:tc>
          <w:tcPr>
            <w:tcW w:w="1190" w:type="pct"/>
          </w:tcPr>
          <w:p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Compute mean wave period over energy band: for </w:t>
            </w:r>
            <w:r w:rsidR="00400C16" w:rsidRPr="00752797">
              <w:t>wbctype</w:t>
            </w:r>
            <w:r w:rsidRPr="00752797">
              <w:t xml:space="preserve"> jons, swan or vardens; converges to Tm01 for trepfac = 0.0 and</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wbcversion</w:t>
            </w:r>
            <w:r w:rsidR="001B6449" w:rsidRPr="00752797">
              <w:t>+</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Version of wave </w:t>
            </w:r>
            <w:r w:rsidRPr="00752797">
              <w:lastRenderedPageBreak/>
              <w:t>boundary conditions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3</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1 - 3</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4"/>
        <w:jc w:val="both"/>
        <w:rPr>
          <w:lang w:val="en-US"/>
        </w:rPr>
      </w:pPr>
      <w:bookmarkStart w:id="244" w:name="_Ref285376842"/>
      <w:r w:rsidRPr="00752797">
        <w:rPr>
          <w:lang w:val="en-US"/>
        </w:rPr>
        <w:lastRenderedPageBreak/>
        <w:t>JONSWAP wave spectra</w:t>
      </w:r>
      <w:bookmarkEnd w:id="244"/>
    </w:p>
    <w:p w:rsidR="00620A54" w:rsidRPr="00752797" w:rsidRDefault="00620A54" w:rsidP="002603CC">
      <w:pPr>
        <w:pStyle w:val="BodyText"/>
        <w:rPr>
          <w:lang w:val="en-US"/>
        </w:rPr>
      </w:pPr>
      <w:r w:rsidRPr="00752797">
        <w:rPr>
          <w:lang w:val="en-US"/>
        </w:rPr>
        <w:t xml:space="preserve">JONSWAP spectrum input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jons</w:t>
      </w:r>
      <w:r w:rsidRPr="00752797">
        <w:rPr>
          <w:lang w:val="en-US"/>
        </w:rPr>
        <w:t xml:space="preserve">. A JONSWAP wave spectrum is parametrically defined in a file that is referenced using the </w:t>
      </w:r>
      <w:r w:rsidRPr="00752797">
        <w:rPr>
          <w:i/>
          <w:lang w:val="en-US"/>
        </w:rPr>
        <w:t>bcfile</w:t>
      </w:r>
      <w:r w:rsidRPr="00752797">
        <w:rPr>
          <w:lang w:val="en-US"/>
        </w:rPr>
        <w:t xml:space="preserve"> keyword. This file contains a single parameter per line in arbitrary order. The parameters that ca</w:t>
      </w:r>
      <w:r w:rsidR="00AF62FE" w:rsidRPr="00752797">
        <w:rPr>
          <w:lang w:val="en-US"/>
        </w:rPr>
        <w:t xml:space="preserve">n be defined are listed in </w:t>
      </w:r>
      <w:r w:rsidR="007E1D7E" w:rsidRPr="00752797">
        <w:rPr>
          <w:lang w:val="en-US"/>
        </w:rPr>
        <w:fldChar w:fldCharType="begin"/>
      </w:r>
      <w:r w:rsidR="00AF62FE" w:rsidRPr="00752797">
        <w:rPr>
          <w:lang w:val="en-US"/>
        </w:rPr>
        <w:instrText xml:space="preserve"> REF _Ref413320528 \h </w:instrText>
      </w:r>
      <w:r w:rsidR="007E1D7E" w:rsidRPr="00752797">
        <w:rPr>
          <w:lang w:val="en-US"/>
        </w:rPr>
      </w:r>
      <w:r w:rsidR="007E1D7E" w:rsidRPr="00752797">
        <w:rPr>
          <w:lang w:val="en-US"/>
        </w:rPr>
        <w:fldChar w:fldCharType="separate"/>
      </w:r>
      <w:r w:rsidR="007E2FAA" w:rsidRPr="00752797">
        <w:rPr>
          <w:lang w:val="en-US"/>
        </w:rPr>
        <w:t xml:space="preserve">Table </w:t>
      </w:r>
      <w:r w:rsidR="007E2FAA">
        <w:rPr>
          <w:noProof/>
          <w:lang w:val="en-US"/>
        </w:rPr>
        <w:t>4</w:t>
      </w:r>
      <w:r w:rsidR="007E2FAA">
        <w:rPr>
          <w:lang w:val="en-US"/>
        </w:rPr>
        <w:t>.</w:t>
      </w:r>
      <w:r w:rsidR="007E2FAA">
        <w:rPr>
          <w:noProof/>
          <w:lang w:val="en-US"/>
        </w:rPr>
        <w:t>5</w:t>
      </w:r>
      <w:r w:rsidR="007E1D7E" w:rsidRPr="00752797">
        <w:rPr>
          <w:lang w:val="en-US"/>
        </w:rPr>
        <w:fldChar w:fldCharType="end"/>
      </w:r>
      <w:r w:rsidRPr="00752797">
        <w:rPr>
          <w:lang w:val="en-US"/>
        </w:rPr>
        <w:t xml:space="preserve">. All variables are optional. If no value is given, the default value as specified in the table is used. It is advised not to specify the keyword </w:t>
      </w:r>
      <w:r w:rsidRPr="00752797">
        <w:rPr>
          <w:i/>
          <w:lang w:val="en-US"/>
        </w:rPr>
        <w:t>dfj</w:t>
      </w:r>
      <w:r w:rsidRPr="00752797">
        <w:rPr>
          <w:lang w:val="en-US"/>
        </w:rPr>
        <w:t xml:space="preserve"> and allow XBeach to calculate the default value.</w:t>
      </w:r>
    </w:p>
    <w:p w:rsidR="00620A54" w:rsidRPr="00752797" w:rsidRDefault="00620A54" w:rsidP="002603CC">
      <w:pPr>
        <w:pStyle w:val="BodyText"/>
        <w:rPr>
          <w:lang w:val="en-US"/>
        </w:rPr>
      </w:pPr>
      <w:r w:rsidRPr="00752797">
        <w:rPr>
          <w:lang w:val="en-US"/>
        </w:rPr>
        <w:t>A typical JONSWAP definition file looks as follows:</w:t>
      </w:r>
    </w:p>
    <w:p w:rsidR="00620A54" w:rsidRPr="00752797" w:rsidRDefault="00620A54" w:rsidP="002603CC">
      <w:pPr>
        <w:pStyle w:val="Codeheader"/>
        <w:rPr>
          <w:lang w:val="en-US"/>
        </w:rPr>
      </w:pPr>
      <w:r w:rsidRPr="00752797">
        <w:rPr>
          <w:lang w:val="en-US"/>
        </w:rPr>
        <w:t>jonswap.txt</w:t>
      </w:r>
    </w:p>
    <w:p w:rsidR="00620A54" w:rsidRPr="005E51E7" w:rsidRDefault="00620A54" w:rsidP="002603CC">
      <w:pPr>
        <w:pStyle w:val="Code"/>
        <w:jc w:val="both"/>
        <w:rPr>
          <w:color w:val="auto"/>
        </w:rPr>
      </w:pPr>
      <w:r w:rsidRPr="005E51E7">
        <w:rPr>
          <w:color w:val="auto"/>
        </w:rPr>
        <w:t>Hm0</w:t>
      </w:r>
      <w:r w:rsidRPr="005E51E7">
        <w:rPr>
          <w:color w:val="auto"/>
        </w:rPr>
        <w:tab/>
      </w:r>
      <w:r w:rsidRPr="005E51E7">
        <w:rPr>
          <w:color w:val="auto"/>
        </w:rPr>
        <w:tab/>
        <w:t>= 0.8</w:t>
      </w:r>
    </w:p>
    <w:p w:rsidR="00620A54" w:rsidRPr="005E51E7" w:rsidRDefault="00EB6E3B" w:rsidP="002603CC">
      <w:pPr>
        <w:pStyle w:val="Code"/>
        <w:jc w:val="both"/>
        <w:rPr>
          <w:color w:val="auto"/>
        </w:rPr>
      </w:pPr>
      <w:r w:rsidRPr="005E51E7">
        <w:rPr>
          <w:color w:val="auto"/>
        </w:rPr>
        <w:t>Tp</w:t>
      </w:r>
      <w:r w:rsidR="00620A54" w:rsidRPr="005E51E7">
        <w:rPr>
          <w:color w:val="auto"/>
        </w:rPr>
        <w:tab/>
      </w:r>
      <w:r w:rsidR="00620A54" w:rsidRPr="005E51E7">
        <w:rPr>
          <w:color w:val="auto"/>
        </w:rPr>
        <w:tab/>
        <w:t xml:space="preserve">= </w:t>
      </w:r>
      <w:r w:rsidRPr="005E51E7">
        <w:rPr>
          <w:color w:val="auto"/>
        </w:rPr>
        <w:t>8</w:t>
      </w:r>
    </w:p>
    <w:p w:rsidR="00620A54" w:rsidRPr="005E51E7" w:rsidRDefault="00620A54" w:rsidP="002603CC">
      <w:pPr>
        <w:pStyle w:val="Code"/>
        <w:jc w:val="both"/>
        <w:rPr>
          <w:color w:val="auto"/>
        </w:rPr>
      </w:pPr>
      <w:r w:rsidRPr="005E51E7">
        <w:rPr>
          <w:color w:val="auto"/>
        </w:rPr>
        <w:t>mainang</w:t>
      </w:r>
      <w:r w:rsidRPr="005E51E7">
        <w:rPr>
          <w:color w:val="auto"/>
        </w:rPr>
        <w:tab/>
        <w:t>= 285.</w:t>
      </w:r>
    </w:p>
    <w:p w:rsidR="00620A54" w:rsidRPr="005E51E7" w:rsidRDefault="00620A54" w:rsidP="002603CC">
      <w:pPr>
        <w:pStyle w:val="Code"/>
        <w:jc w:val="both"/>
        <w:rPr>
          <w:color w:val="auto"/>
        </w:rPr>
      </w:pPr>
      <w:r w:rsidRPr="005E51E7">
        <w:rPr>
          <w:color w:val="auto"/>
        </w:rPr>
        <w:t>gammajsp</w:t>
      </w:r>
      <w:r w:rsidRPr="005E51E7">
        <w:rPr>
          <w:color w:val="auto"/>
        </w:rPr>
        <w:tab/>
        <w:t>= 3.3</w:t>
      </w:r>
    </w:p>
    <w:p w:rsidR="00620A54" w:rsidRPr="005E51E7" w:rsidRDefault="00620A54" w:rsidP="002603CC">
      <w:pPr>
        <w:pStyle w:val="Code"/>
        <w:jc w:val="both"/>
        <w:rPr>
          <w:color w:val="auto"/>
        </w:rPr>
      </w:pPr>
      <w:r w:rsidRPr="005E51E7">
        <w:rPr>
          <w:color w:val="auto"/>
        </w:rPr>
        <w:t>s</w:t>
      </w:r>
      <w:r w:rsidRPr="005E51E7">
        <w:rPr>
          <w:color w:val="auto"/>
        </w:rPr>
        <w:tab/>
      </w:r>
      <w:r w:rsidRPr="005E51E7">
        <w:rPr>
          <w:color w:val="auto"/>
        </w:rPr>
        <w:tab/>
        <w:t>= 10.</w:t>
      </w:r>
    </w:p>
    <w:p w:rsidR="00620A54" w:rsidRPr="005E51E7" w:rsidRDefault="00620A54" w:rsidP="002603CC">
      <w:pPr>
        <w:pStyle w:val="Code"/>
        <w:jc w:val="both"/>
        <w:rPr>
          <w:color w:val="auto"/>
        </w:rPr>
      </w:pPr>
      <w:r w:rsidRPr="005E51E7">
        <w:rPr>
          <w:color w:val="auto"/>
        </w:rPr>
        <w:t>fnyq</w:t>
      </w:r>
      <w:r w:rsidRPr="005E51E7">
        <w:rPr>
          <w:color w:val="auto"/>
        </w:rPr>
        <w:tab/>
      </w:r>
      <w:r w:rsidRPr="005E51E7">
        <w:rPr>
          <w:color w:val="auto"/>
        </w:rPr>
        <w:tab/>
        <w:t>= 0.3</w:t>
      </w:r>
    </w:p>
    <w:p w:rsidR="00782FCD" w:rsidRPr="00752797" w:rsidRDefault="007E11C1" w:rsidP="002603CC">
      <w:pPr>
        <w:pStyle w:val="BodyText"/>
        <w:rPr>
          <w:lang w:val="en-US"/>
        </w:rPr>
      </w:pPr>
      <w:r w:rsidRPr="00752797">
        <w:rPr>
          <w:lang w:val="en-US"/>
        </w:rPr>
        <w:t>For the definitions see the table below.</w:t>
      </w:r>
    </w:p>
    <w:p w:rsidR="00620A54" w:rsidRPr="00752797" w:rsidRDefault="00620A54" w:rsidP="002603CC">
      <w:pPr>
        <w:pStyle w:val="BodyText"/>
        <w:rPr>
          <w:lang w:val="en-US"/>
        </w:rPr>
      </w:pPr>
      <w:r w:rsidRPr="00752797">
        <w:rPr>
          <w:lang w:val="en-US"/>
        </w:rPr>
        <w:t xml:space="preserve">It is possible to use an alternative file format for time-varying JONSWAP spectra. To enable this option use the </w:t>
      </w:r>
      <w:r w:rsidR="00A61743" w:rsidRPr="00752797">
        <w:rPr>
          <w:i/>
          <w:lang w:val="en-US"/>
        </w:rPr>
        <w:t>wbctype</w:t>
      </w:r>
      <w:r w:rsidR="00A61743" w:rsidRPr="00752797">
        <w:rPr>
          <w:lang w:val="en-US"/>
        </w:rPr>
        <w:t xml:space="preserve"> </w:t>
      </w:r>
      <w:r w:rsidRPr="00752797">
        <w:rPr>
          <w:lang w:val="en-US"/>
        </w:rPr>
        <w:t xml:space="preserve">value </w:t>
      </w:r>
      <w:r w:rsidRPr="00752797">
        <w:rPr>
          <w:i/>
          <w:lang w:val="en-US"/>
        </w:rPr>
        <w:t>jons_table</w:t>
      </w:r>
      <w:r w:rsidRPr="00752797">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752797" w:rsidRDefault="00620A54" w:rsidP="002603CC">
      <w:pPr>
        <w:pStyle w:val="Codeheader"/>
        <w:rPr>
          <w:lang w:val="en-US"/>
        </w:rPr>
      </w:pPr>
      <w:r w:rsidRPr="00752797">
        <w:rPr>
          <w:lang w:val="en-US"/>
        </w:rPr>
        <w:t>jonswap.txt</w:t>
      </w:r>
    </w:p>
    <w:p w:rsidR="00620A54" w:rsidRPr="005E51E7" w:rsidRDefault="00620A54" w:rsidP="002603CC">
      <w:pPr>
        <w:pStyle w:val="Code"/>
        <w:jc w:val="both"/>
        <w:rPr>
          <w:color w:val="auto"/>
        </w:rPr>
      </w:pPr>
      <w:r w:rsidRPr="005E51E7">
        <w:rPr>
          <w:color w:val="auto"/>
        </w:rPr>
        <w:t>&lt;Hm0&gt; &lt;Tp&gt; &lt;mainang&gt; &lt;gammajsp&gt; &lt;s&gt; &lt;duration&gt; &lt;dtbc&gt;</w:t>
      </w:r>
    </w:p>
    <w:p w:rsidR="00AF62FE" w:rsidRPr="00752797" w:rsidRDefault="00620A54" w:rsidP="00AF62FE">
      <w:pPr>
        <w:pStyle w:val="BodyText"/>
        <w:rPr>
          <w:lang w:val="en-US"/>
        </w:rPr>
      </w:pPr>
      <w:r w:rsidRPr="00752797">
        <w:rPr>
          <w:lang w:val="en-US"/>
        </w:rPr>
        <w:t xml:space="preserve">Note that we refer to the keywords used in a regular JONSWAP definition file in this example, with three differences: 1) the peak period rather than the peak frequency is defined 2) the duration is added (similar to </w:t>
      </w:r>
      <w:r w:rsidRPr="00752797">
        <w:rPr>
          <w:i/>
          <w:lang w:val="en-US"/>
        </w:rPr>
        <w:t xml:space="preserve">rt </w:t>
      </w:r>
      <w:r w:rsidRPr="00752797">
        <w:rPr>
          <w:lang w:val="en-US"/>
        </w:rPr>
        <w:t xml:space="preserve">in </w:t>
      </w:r>
      <w:r w:rsidRPr="00752797">
        <w:rPr>
          <w:i/>
          <w:lang w:val="en-US"/>
        </w:rPr>
        <w:t>params.txt</w:t>
      </w:r>
      <w:r w:rsidRPr="00752797">
        <w:rPr>
          <w:lang w:val="en-US"/>
        </w:rPr>
        <w:t xml:space="preserve">) 3) the time resolution is added (similar to </w:t>
      </w:r>
      <w:r w:rsidRPr="00752797">
        <w:rPr>
          <w:i/>
          <w:lang w:val="en-US"/>
        </w:rPr>
        <w:t>dtbc</w:t>
      </w:r>
      <w:r w:rsidRPr="00752797">
        <w:rPr>
          <w:lang w:val="en-US"/>
        </w:rPr>
        <w:t xml:space="preserve"> in </w:t>
      </w:r>
      <w:r w:rsidRPr="00752797">
        <w:rPr>
          <w:i/>
          <w:lang w:val="en-US"/>
        </w:rPr>
        <w:t>params.txt</w:t>
      </w:r>
      <w:r w:rsidRPr="00752797">
        <w:rPr>
          <w:lang w:val="en-US"/>
        </w:rPr>
        <w:t xml:space="preserve">). The duration and boundary condition time step in this file overrules </w:t>
      </w:r>
      <w:r w:rsidRPr="00752797">
        <w:rPr>
          <w:i/>
          <w:lang w:val="en-US"/>
        </w:rPr>
        <w:t>rt</w:t>
      </w:r>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This format is also used for time-varying stationary wave boundary conditions as described in</w:t>
      </w:r>
      <w:commentRangeStart w:id="245"/>
      <w:r w:rsidR="00AF62FE" w:rsidRPr="00752797">
        <w:rPr>
          <w:lang w:val="en-US"/>
        </w:rPr>
        <w:t xml:space="preserve"> </w:t>
      </w:r>
      <w:commentRangeEnd w:id="245"/>
      <w:r w:rsidR="00F20284">
        <w:rPr>
          <w:rStyle w:val="CommentReference"/>
        </w:rPr>
        <w:commentReference w:id="245"/>
      </w:r>
    </w:p>
    <w:p w:rsidR="00620A54" w:rsidRPr="00752797" w:rsidRDefault="00620A54" w:rsidP="002603CC">
      <w:pPr>
        <w:pStyle w:val="BodyText"/>
        <w:rPr>
          <w:lang w:val="en-US"/>
        </w:rPr>
      </w:pPr>
      <w:r w:rsidRPr="00752797">
        <w:rPr>
          <w:lang w:val="en-US"/>
        </w:rPr>
        <w:t>. As an example, the JONSWAP spectrum definition file presented above would look as follows if the significant wave height should be increased with 0.2 m every hour:</w:t>
      </w:r>
    </w:p>
    <w:p w:rsidR="00620A54" w:rsidRPr="00752797" w:rsidRDefault="00620A54" w:rsidP="002603CC">
      <w:pPr>
        <w:pStyle w:val="Codeheader"/>
        <w:rPr>
          <w:lang w:val="en-US"/>
        </w:rPr>
      </w:pPr>
      <w:r w:rsidRPr="00752797">
        <w:rPr>
          <w:lang w:val="en-US"/>
        </w:rPr>
        <w:t>jonswap.txt</w:t>
      </w:r>
    </w:p>
    <w:p w:rsidR="00620A54" w:rsidRPr="005E51E7" w:rsidRDefault="00620A54" w:rsidP="002603CC">
      <w:pPr>
        <w:pStyle w:val="Code"/>
        <w:jc w:val="both"/>
        <w:rPr>
          <w:color w:val="auto"/>
        </w:rPr>
      </w:pPr>
      <w:r w:rsidRPr="005E51E7">
        <w:rPr>
          <w:color w:val="auto"/>
        </w:rPr>
        <w:t>0.</w:t>
      </w:r>
      <w:r w:rsidR="00194960" w:rsidRPr="005E51E7">
        <w:rPr>
          <w:color w:val="auto"/>
        </w:rPr>
        <w:t xml:space="preserve">8 8. 285. 3.3 10. 0.3 3600. </w:t>
      </w:r>
      <w:r w:rsidR="00EB6E3B" w:rsidRPr="005E51E7">
        <w:rPr>
          <w:color w:val="auto"/>
        </w:rPr>
        <w:t>1</w:t>
      </w:r>
    </w:p>
    <w:p w:rsidR="00620A54" w:rsidRPr="005E51E7" w:rsidRDefault="00620A54" w:rsidP="002603CC">
      <w:pPr>
        <w:pStyle w:val="Code"/>
        <w:jc w:val="both"/>
        <w:rPr>
          <w:color w:val="auto"/>
        </w:rPr>
      </w:pPr>
      <w:r w:rsidRPr="005E51E7">
        <w:rPr>
          <w:color w:val="auto"/>
        </w:rPr>
        <w:t>1</w:t>
      </w:r>
      <w:r w:rsidR="00194960" w:rsidRPr="005E51E7">
        <w:rPr>
          <w:color w:val="auto"/>
        </w:rPr>
        <w:t xml:space="preserve">.0 8. 285. 3.3 10. 0.3 3600. </w:t>
      </w:r>
      <w:r w:rsidR="00EB6E3B" w:rsidRPr="005E51E7">
        <w:rPr>
          <w:color w:val="auto"/>
        </w:rPr>
        <w:t>1</w:t>
      </w:r>
    </w:p>
    <w:p w:rsidR="00620A54" w:rsidRPr="005E51E7" w:rsidRDefault="00620A54" w:rsidP="002603CC">
      <w:pPr>
        <w:pStyle w:val="Code"/>
        <w:jc w:val="both"/>
        <w:rPr>
          <w:color w:val="auto"/>
        </w:rPr>
      </w:pPr>
      <w:r w:rsidRPr="005E51E7">
        <w:rPr>
          <w:color w:val="auto"/>
        </w:rPr>
        <w:t>1</w:t>
      </w:r>
      <w:r w:rsidR="00194960" w:rsidRPr="005E51E7">
        <w:rPr>
          <w:color w:val="auto"/>
        </w:rPr>
        <w:t xml:space="preserve">.2 8. 285. 3.3 10. 0.3 3600. </w:t>
      </w:r>
      <w:r w:rsidR="00EB6E3B" w:rsidRPr="005E51E7">
        <w:rPr>
          <w:color w:val="auto"/>
        </w:rPr>
        <w:t>1</w:t>
      </w:r>
    </w:p>
    <w:p w:rsidR="00620A54" w:rsidRPr="00752797" w:rsidRDefault="00620A54" w:rsidP="002603CC">
      <w:pPr>
        <w:pStyle w:val="BodyText"/>
        <w:rPr>
          <w:lang w:val="en-US"/>
        </w:rPr>
      </w:pPr>
      <w:r w:rsidRPr="00752797">
        <w:rPr>
          <w:lang w:val="en-US"/>
        </w:rPr>
        <w:t xml:space="preserve">A more generic way of providing time-varying spectral wave boundary conditions is using a FILELIST construction as described in </w:t>
      </w:r>
      <w:ins w:id="246" w:author="Ellen Quataert" w:date="2015-04-10T14:35:00Z">
        <w:r w:rsidR="00F20284">
          <w:rPr>
            <w:lang w:val="en-US"/>
          </w:rPr>
          <w:t xml:space="preserve">Section </w:t>
        </w:r>
      </w:ins>
      <w:r w:rsidR="00055F7E">
        <w:fldChar w:fldCharType="begin"/>
      </w:r>
      <w:r w:rsidR="00055F7E">
        <w:instrText xml:space="preserve"> REF _Ref285374442 \w \h  \* MERGEFORMAT </w:instrText>
      </w:r>
      <w:r w:rsidR="00055F7E">
        <w:fldChar w:fldCharType="separate"/>
      </w:r>
      <w:r w:rsidR="007E2FAA" w:rsidRPr="007E2FAA">
        <w:rPr>
          <w:lang w:val="en-US"/>
        </w:rPr>
        <w:t>4.4.4</w:t>
      </w:r>
      <w:r w:rsidR="00055F7E">
        <w:fldChar w:fldCharType="end"/>
      </w:r>
      <w:del w:id="247" w:author="Ellen Quataert" w:date="2015-04-10T14:35:00Z">
        <w:r w:rsidRPr="00752797" w:rsidDel="00F20284">
          <w:rPr>
            <w:lang w:val="en-US"/>
          </w:rPr>
          <w:delText xml:space="preserve"> </w:delText>
        </w:r>
        <w:r w:rsidR="007E1D7E" w:rsidRPr="00752797" w:rsidDel="00F20284">
          <w:rPr>
            <w:lang w:val="en-US"/>
          </w:rPr>
          <w:fldChar w:fldCharType="begin"/>
        </w:r>
        <w:r w:rsidRPr="00752797" w:rsidDel="00F20284">
          <w:rPr>
            <w:lang w:val="en-US"/>
          </w:rPr>
          <w:delInstrText xml:space="preserve"> REF _Ref285374442 \h </w:delInstrText>
        </w:r>
        <w:r w:rsidR="004D7B46" w:rsidRPr="00752797" w:rsidDel="00F20284">
          <w:rPr>
            <w:lang w:val="en-US"/>
          </w:rPr>
          <w:delInstrText xml:space="preserve"> \* MERGEFORMAT </w:delInstrText>
        </w:r>
        <w:r w:rsidR="007E1D7E" w:rsidRPr="00752797" w:rsidDel="00F20284">
          <w:rPr>
            <w:lang w:val="en-US"/>
          </w:rPr>
        </w:r>
        <w:r w:rsidR="007E1D7E" w:rsidRPr="00752797" w:rsidDel="00F20284">
          <w:rPr>
            <w:lang w:val="en-US"/>
          </w:rPr>
          <w:fldChar w:fldCharType="separate"/>
        </w:r>
        <w:r w:rsidR="007E2FAA" w:rsidRPr="00752797" w:rsidDel="00F20284">
          <w:rPr>
            <w:lang w:val="en-US"/>
          </w:rPr>
          <w:delText>Temporally and/or spatially varying wave boundary conditions</w:delText>
        </w:r>
        <w:r w:rsidR="007E1D7E" w:rsidRPr="00752797" w:rsidDel="00F20284">
          <w:rPr>
            <w:lang w:val="en-US"/>
          </w:rPr>
          <w:fldChar w:fldCharType="end"/>
        </w:r>
      </w:del>
      <w:r w:rsidRPr="00752797">
        <w:rPr>
          <w:lang w:val="en-US"/>
        </w:rPr>
        <w:t>. This approach is compatible with all spectral wave boundary condition types as well as spatially varying boundary conditions as described in the same section.</w:t>
      </w:r>
    </w:p>
    <w:p w:rsidR="00691D3B" w:rsidRPr="00752797" w:rsidRDefault="00691D3B" w:rsidP="002603CC">
      <w:pPr>
        <w:rPr>
          <w:lang w:val="en-US"/>
        </w:rPr>
      </w:pPr>
      <w:r w:rsidRPr="00752797">
        <w:rPr>
          <w:lang w:val="en-US"/>
        </w:rPr>
        <w:lastRenderedPageBreak/>
        <w:t xml:space="preserve">The parameter </w:t>
      </w:r>
      <w:r w:rsidRPr="00F20284">
        <w:rPr>
          <w:i/>
          <w:lang w:val="en-US"/>
          <w:rPrChange w:id="248" w:author="Ellen Quataert" w:date="2015-04-10T14:36:00Z">
            <w:rPr>
              <w:lang w:val="en-US"/>
            </w:rPr>
          </w:rPrChange>
        </w:rPr>
        <w:t>s</w:t>
      </w:r>
      <w:r w:rsidRPr="00752797">
        <w:rPr>
          <w:lang w:val="en-US"/>
        </w:rPr>
        <w:t xml:space="preserve"> in the JONSWAP spectrum definition is related to the directional spreading (in deg.) through the following relation </w:t>
      </w:r>
      <w:r w:rsidRPr="00752797">
        <w:rPr>
          <w:position w:val="-26"/>
          <w:lang w:val="en-US"/>
        </w:rPr>
        <w:object w:dxaOrig="2320" w:dyaOrig="700">
          <v:shape id="_x0000_i1151" type="#_x0000_t75" style="width:116.9pt;height:35.55pt" o:ole="">
            <v:imagedata r:id="rId292" o:title=""/>
          </v:shape>
          <o:OLEObject Type="Embed" ProgID="Equation.DSMT4" ShapeID="_x0000_i1151" DrawAspect="Content" ObjectID="_1490184724" r:id="rId293"/>
        </w:object>
      </w:r>
      <w:r w:rsidRPr="00752797">
        <w:rPr>
          <w:lang w:val="en-US"/>
        </w:rPr>
        <w:t>. Here</w:t>
      </w:r>
      <w:r w:rsidRPr="00752797">
        <w:rPr>
          <w:i/>
          <w:lang w:val="en-US"/>
        </w:rPr>
        <w:t xml:space="preserve"> </w:t>
      </w:r>
      <w:r w:rsidR="00AB1A16" w:rsidRPr="00752797">
        <w:rPr>
          <w:i/>
          <w:lang w:val="en-US"/>
        </w:rPr>
        <w:t>σ</w:t>
      </w:r>
      <w:r w:rsidR="00AB1A16" w:rsidRPr="00752797">
        <w:rPr>
          <w:lang w:val="en-US"/>
        </w:rPr>
        <w:t xml:space="preserve"> i</w:t>
      </w:r>
      <w:r w:rsidRPr="00752797">
        <w:rPr>
          <w:lang w:val="en-US"/>
        </w:rPr>
        <w:t>s the directional spreading in radians and s the JONSWAP spreading parameter.</w:t>
      </w:r>
    </w:p>
    <w:p w:rsidR="00691D3B" w:rsidRPr="00752797" w:rsidRDefault="00691D3B" w:rsidP="00F9440E">
      <w:pPr>
        <w:pStyle w:val="BodyText"/>
        <w:jc w:val="center"/>
        <w:rPr>
          <w:lang w:val="en-US"/>
        </w:rPr>
      </w:pPr>
      <w:r w:rsidRPr="00752797">
        <w:rPr>
          <w:b/>
          <w:noProof/>
          <w:lang w:eastAsia="zh-CN"/>
        </w:rPr>
        <w:drawing>
          <wp:inline distT="0" distB="0" distL="0" distR="0" wp14:anchorId="7F817569" wp14:editId="248237BB">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4"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05330B" w:rsidRPr="00752797" w:rsidRDefault="0005330B" w:rsidP="0005330B">
      <w:pPr>
        <w:pStyle w:val="Caption"/>
        <w:rPr>
          <w:lang w:val="en-US"/>
        </w:rPr>
      </w:pPr>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2</w:t>
      </w:r>
      <w:r w:rsidR="007E2FAA">
        <w:rPr>
          <w:lang w:val="en-US"/>
        </w:rPr>
        <w:fldChar w:fldCharType="end"/>
      </w:r>
      <w:r w:rsidRPr="00752797">
        <w:rPr>
          <w:lang w:val="en-US"/>
        </w:rPr>
        <w:tab/>
        <w:t>Effect a variation in s for the direction spreading of wave energy</w:t>
      </w:r>
    </w:p>
    <w:p w:rsidR="0005330B" w:rsidRPr="00752797" w:rsidRDefault="0005330B" w:rsidP="0005330B">
      <w:pPr>
        <w:rPr>
          <w:lang w:val="en-US"/>
        </w:rPr>
      </w:pPr>
    </w:p>
    <w:p w:rsidR="00620A54" w:rsidRPr="00752797" w:rsidRDefault="00AF26A5" w:rsidP="00AF26A5">
      <w:pPr>
        <w:pStyle w:val="Caption"/>
        <w:rPr>
          <w:lang w:val="en-US"/>
        </w:rPr>
      </w:pPr>
      <w:bookmarkStart w:id="249" w:name="_Ref413320528"/>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5</w:t>
      </w:r>
      <w:r w:rsidR="007E2FAA">
        <w:rPr>
          <w:lang w:val="en-US"/>
        </w:rPr>
        <w:fldChar w:fldCharType="end"/>
      </w:r>
      <w:bookmarkEnd w:id="249"/>
      <w:r w:rsidRPr="00752797">
        <w:rPr>
          <w:lang w:val="en-US"/>
        </w:rPr>
        <w:tab/>
      </w:r>
      <w:r w:rsidR="00620A54" w:rsidRPr="00752797">
        <w:rPr>
          <w:lang w:val="en-US"/>
        </w:rPr>
        <w:t>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75279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rPr>
            </w:pPr>
            <w:r w:rsidRPr="00752797">
              <w:rPr>
                <w:rFonts w:ascii="Courier" w:hAnsi="Courier"/>
              </w:rPr>
              <w:t>keyword</w:t>
            </w:r>
          </w:p>
        </w:tc>
        <w:tc>
          <w:tcPr>
            <w:tcW w:w="2069" w:type="pct"/>
          </w:tcPr>
          <w:p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description</w:t>
            </w:r>
          </w:p>
        </w:tc>
        <w:tc>
          <w:tcPr>
            <w:tcW w:w="661" w:type="pct"/>
          </w:tcPr>
          <w:p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default</w:t>
            </w:r>
          </w:p>
        </w:tc>
        <w:tc>
          <w:tcPr>
            <w:tcW w:w="726" w:type="pct"/>
          </w:tcPr>
          <w:p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minimum</w:t>
            </w:r>
          </w:p>
        </w:tc>
        <w:tc>
          <w:tcPr>
            <w:tcW w:w="751" w:type="pct"/>
          </w:tcPr>
          <w:p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maximum</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rPr>
            </w:pPr>
            <w:r w:rsidRPr="00752797">
              <w:rPr>
                <w:rFonts w:ascii="Courier" w:hAnsi="Courier"/>
              </w:rPr>
              <w:t>Hm0</w:t>
            </w:r>
          </w:p>
        </w:tc>
        <w:tc>
          <w:tcPr>
            <w:tcW w:w="2069"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Hm0 of the wave spectrum, significant wave height [m]</w:t>
            </w:r>
          </w:p>
        </w:tc>
        <w:tc>
          <w:tcPr>
            <w:tcW w:w="66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0.0</w:t>
            </w:r>
          </w:p>
        </w:tc>
        <w:tc>
          <w:tcPr>
            <w:tcW w:w="726"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0.0</w:t>
            </w:r>
          </w:p>
        </w:tc>
        <w:tc>
          <w:tcPr>
            <w:tcW w:w="75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5.0</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rPr>
            </w:pPr>
            <w:r w:rsidRPr="00752797">
              <w:rPr>
                <w:rFonts w:ascii="Courier" w:hAnsi="Courier"/>
              </w:rPr>
              <w:t>fp</w:t>
            </w:r>
          </w:p>
        </w:tc>
        <w:tc>
          <w:tcPr>
            <w:tcW w:w="2069"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Peak frequency of the wave spectrum [s-1]</w:t>
            </w:r>
          </w:p>
        </w:tc>
        <w:tc>
          <w:tcPr>
            <w:tcW w:w="66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0.08</w:t>
            </w:r>
          </w:p>
        </w:tc>
        <w:tc>
          <w:tcPr>
            <w:tcW w:w="726"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0.0625</w:t>
            </w:r>
          </w:p>
        </w:tc>
        <w:tc>
          <w:tcPr>
            <w:tcW w:w="75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0.4</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rPr>
            </w:pPr>
            <w:r w:rsidRPr="00752797">
              <w:rPr>
                <w:rFonts w:ascii="Courier" w:hAnsi="Courier"/>
              </w:rPr>
              <w:t>gammajsp</w:t>
            </w:r>
          </w:p>
        </w:tc>
        <w:tc>
          <w:tcPr>
            <w:tcW w:w="2069"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Peak enhancement factor in the JONSWAP expression [-]</w:t>
            </w:r>
          </w:p>
        </w:tc>
        <w:tc>
          <w:tcPr>
            <w:tcW w:w="66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3.3</w:t>
            </w:r>
          </w:p>
        </w:tc>
        <w:tc>
          <w:tcPr>
            <w:tcW w:w="726"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1.0</w:t>
            </w:r>
          </w:p>
        </w:tc>
        <w:tc>
          <w:tcPr>
            <w:tcW w:w="75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5.0</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rPr>
            </w:pPr>
            <w:r w:rsidRPr="00752797">
              <w:rPr>
                <w:rFonts w:ascii="Courier" w:hAnsi="Courier"/>
              </w:rPr>
              <w:t>s</w:t>
            </w:r>
          </w:p>
        </w:tc>
        <w:tc>
          <w:tcPr>
            <w:tcW w:w="2069"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Directional spreading coefficient, cos</w:t>
            </w:r>
            <w:r w:rsidR="007E11C1" w:rsidRPr="00752797">
              <w:rPr>
                <w:rFonts w:ascii="Courier" w:hAnsi="Courier"/>
                <w:vertAlign w:val="superscript"/>
              </w:rPr>
              <w:t>2s</w:t>
            </w:r>
            <w:r w:rsidRPr="00752797">
              <w:rPr>
                <w:rFonts w:ascii="Courier" w:hAnsi="Courier"/>
              </w:rPr>
              <w:t xml:space="preserve"> law [-]</w:t>
            </w:r>
          </w:p>
        </w:tc>
        <w:tc>
          <w:tcPr>
            <w:tcW w:w="66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10.</w:t>
            </w:r>
          </w:p>
        </w:tc>
        <w:tc>
          <w:tcPr>
            <w:tcW w:w="726"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1.0</w:t>
            </w:r>
          </w:p>
        </w:tc>
        <w:tc>
          <w:tcPr>
            <w:tcW w:w="75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1000.</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rPr>
            </w:pPr>
            <w:r w:rsidRPr="00752797">
              <w:rPr>
                <w:rFonts w:ascii="Courier" w:hAnsi="Courier"/>
              </w:rPr>
              <w:t>mainang</w:t>
            </w:r>
          </w:p>
        </w:tc>
        <w:tc>
          <w:tcPr>
            <w:tcW w:w="2069"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Main wave angle (nautical convention) [°]</w:t>
            </w:r>
          </w:p>
        </w:tc>
        <w:tc>
          <w:tcPr>
            <w:tcW w:w="66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270.</w:t>
            </w:r>
          </w:p>
        </w:tc>
        <w:tc>
          <w:tcPr>
            <w:tcW w:w="726"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180.</w:t>
            </w:r>
          </w:p>
        </w:tc>
        <w:tc>
          <w:tcPr>
            <w:tcW w:w="75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360.</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rPr>
            </w:pPr>
            <w:r w:rsidRPr="00752797">
              <w:rPr>
                <w:rFonts w:ascii="Courier" w:hAnsi="Courier"/>
              </w:rPr>
              <w:t>fnyq</w:t>
            </w:r>
          </w:p>
        </w:tc>
        <w:tc>
          <w:tcPr>
            <w:tcW w:w="2069"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Highest frequency used to create JONSWAP spectrum [s-1]</w:t>
            </w:r>
          </w:p>
        </w:tc>
        <w:tc>
          <w:tcPr>
            <w:tcW w:w="66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0.3</w:t>
            </w:r>
          </w:p>
        </w:tc>
        <w:tc>
          <w:tcPr>
            <w:tcW w:w="726"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0.2</w:t>
            </w:r>
          </w:p>
        </w:tc>
        <w:tc>
          <w:tcPr>
            <w:tcW w:w="75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rPr>
            </w:pPr>
            <w:r w:rsidRPr="00752797">
              <w:rPr>
                <w:rFonts w:ascii="Courier" w:hAnsi="Courier"/>
              </w:rPr>
              <w:t>1.0</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rPr>
            </w:pPr>
            <w:r w:rsidRPr="00752797">
              <w:rPr>
                <w:rFonts w:ascii="Courier" w:hAnsi="Courier"/>
              </w:rPr>
              <w:t>dfj</w:t>
            </w:r>
          </w:p>
        </w:tc>
        <w:tc>
          <w:tcPr>
            <w:tcW w:w="2069"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Step size frequency used to create JONSWAP spectrum [s-1]</w:t>
            </w:r>
          </w:p>
        </w:tc>
        <w:tc>
          <w:tcPr>
            <w:tcW w:w="66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fnyq/200</w:t>
            </w:r>
          </w:p>
        </w:tc>
        <w:tc>
          <w:tcPr>
            <w:tcW w:w="726"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fnyq/1000</w:t>
            </w:r>
          </w:p>
        </w:tc>
        <w:tc>
          <w:tcPr>
            <w:tcW w:w="75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rPr>
            </w:pPr>
            <w:r w:rsidRPr="00752797">
              <w:rPr>
                <w:rFonts w:ascii="Courier" w:hAnsi="Courier"/>
              </w:rPr>
              <w:t>fnyq/20</w:t>
            </w:r>
          </w:p>
        </w:tc>
      </w:tr>
    </w:tbl>
    <w:p w:rsidR="00620A54" w:rsidRPr="00752797" w:rsidRDefault="00620A54" w:rsidP="002603CC">
      <w:pPr>
        <w:pStyle w:val="Heading4"/>
        <w:jc w:val="both"/>
        <w:rPr>
          <w:lang w:val="en-US"/>
        </w:rPr>
      </w:pPr>
      <w:r w:rsidRPr="00752797">
        <w:rPr>
          <w:lang w:val="en-US"/>
        </w:rPr>
        <w:t>SWAN wave spectra</w:t>
      </w:r>
    </w:p>
    <w:p w:rsidR="00620A54" w:rsidRPr="00752797" w:rsidRDefault="00620A54" w:rsidP="002603CC">
      <w:pPr>
        <w:pStyle w:val="BodyText"/>
        <w:rPr>
          <w:lang w:val="en-US"/>
        </w:rPr>
      </w:pPr>
      <w:r w:rsidRPr="00752797">
        <w:rPr>
          <w:lang w:val="en-US"/>
        </w:rPr>
        <w:t>XBeach can read standard SWAN 2D variance density or energy density output files (</w:t>
      </w:r>
      <w:r w:rsidR="001B6449" w:rsidRPr="00752797">
        <w:rPr>
          <w:lang w:val="en-US"/>
        </w:rPr>
        <w:t>+</w:t>
      </w:r>
      <w:r w:rsidRPr="00752797">
        <w:rPr>
          <w:lang w:val="en-US"/>
        </w:rPr>
        <w:t xml:space="preserve">.sp2 files) as specified in the SWAN v40.51 manual. This option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swan</w:t>
      </w:r>
      <w:r w:rsidRPr="00752797">
        <w:rPr>
          <w:lang w:val="en-US"/>
        </w:rPr>
        <w:t xml:space="preserve"> in </w:t>
      </w:r>
      <w:r w:rsidRPr="00752797">
        <w:rPr>
          <w:i/>
          <w:lang w:val="en-US"/>
        </w:rPr>
        <w:t xml:space="preserve">params.txt </w:t>
      </w:r>
      <w:r w:rsidRPr="00752797">
        <w:rPr>
          <w:lang w:val="en-US"/>
        </w:rPr>
        <w:t xml:space="preserve">and a reference to the spectrum file via the keyword </w:t>
      </w:r>
      <w:r w:rsidRPr="00752797">
        <w:rPr>
          <w:i/>
          <w:lang w:val="en-US"/>
        </w:rPr>
        <w:t>bcfile</w:t>
      </w:r>
      <w:r w:rsidRPr="00752797">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752797">
        <w:rPr>
          <w:i/>
          <w:lang w:val="en-US"/>
        </w:rPr>
        <w:t>params.txt</w:t>
      </w:r>
      <w:r w:rsidRPr="00752797">
        <w:rPr>
          <w:lang w:val="en-US"/>
        </w:rPr>
        <w:t xml:space="preserve"> using the keyword </w:t>
      </w:r>
      <w:r w:rsidRPr="00752797">
        <w:rPr>
          <w:i/>
          <w:lang w:val="en-US"/>
        </w:rPr>
        <w:t>dthetaS_XB</w:t>
      </w:r>
      <w:r w:rsidRPr="00752797">
        <w:rPr>
          <w:lang w:val="en-US"/>
        </w:rPr>
        <w:t>.</w:t>
      </w:r>
    </w:p>
    <w:p w:rsidR="0005330B" w:rsidRPr="00752797" w:rsidRDefault="00620A54" w:rsidP="002603CC">
      <w:pPr>
        <w:pStyle w:val="BodyText"/>
        <w:rPr>
          <w:lang w:val="en-US"/>
        </w:rPr>
      </w:pPr>
      <w:r w:rsidRPr="00752797">
        <w:rPr>
          <w:lang w:val="en-US"/>
        </w:rPr>
        <w:lastRenderedPageBreak/>
        <w:t>Note that time-varying and spatially varying SWAN spectra can be provided using the FILELIST and LOCLIST constructions as described in</w:t>
      </w:r>
      <w:ins w:id="250" w:author="Ellen Quataert" w:date="2015-04-10T14:37:00Z">
        <w:r w:rsidR="00F20284">
          <w:rPr>
            <w:lang w:val="en-US"/>
          </w:rPr>
          <w:t xml:space="preserve"> Section</w:t>
        </w:r>
      </w:ins>
      <w:r w:rsidRPr="00752797">
        <w:rPr>
          <w:lang w:val="en-US"/>
        </w:rPr>
        <w:t xml:space="preserve"> </w:t>
      </w:r>
      <w:r w:rsidR="00055F7E">
        <w:fldChar w:fldCharType="begin"/>
      </w:r>
      <w:r w:rsidR="00055F7E">
        <w:instrText xml:space="preserve"> REF _Ref285374442 \w \h  \* MERGEFORMAT </w:instrText>
      </w:r>
      <w:r w:rsidR="00055F7E">
        <w:fldChar w:fldCharType="separate"/>
      </w:r>
      <w:r w:rsidR="007E2FAA" w:rsidRPr="007E2FAA">
        <w:rPr>
          <w:lang w:val="en-US"/>
        </w:rPr>
        <w:t>4.4.4</w:t>
      </w:r>
      <w:r w:rsidR="00055F7E">
        <w:fldChar w:fldCharType="end"/>
      </w:r>
      <w:r w:rsidR="0005330B" w:rsidRPr="00752797">
        <w:rPr>
          <w:lang w:val="en-US"/>
        </w:rPr>
        <w:t>.</w:t>
      </w:r>
    </w:p>
    <w:p w:rsidR="00620A54" w:rsidRPr="00752797" w:rsidRDefault="00620A54" w:rsidP="002603CC">
      <w:pPr>
        <w:pStyle w:val="BodyText"/>
        <w:rPr>
          <w:lang w:val="en-US"/>
        </w:rPr>
      </w:pPr>
      <w:r w:rsidRPr="00752797">
        <w:rPr>
          <w:lang w:val="en-US"/>
        </w:rPr>
        <w:t>An example of a 2D SWAN spectrum is given below:</w:t>
      </w:r>
    </w:p>
    <w:p w:rsidR="00620A54" w:rsidRPr="00752797" w:rsidRDefault="00620A54" w:rsidP="002603CC">
      <w:pPr>
        <w:pStyle w:val="Codeheader"/>
        <w:rPr>
          <w:lang w:val="en-US"/>
        </w:rPr>
      </w:pPr>
      <w:r w:rsidRPr="00752797">
        <w:rPr>
          <w:lang w:val="en-US"/>
        </w:rPr>
        <w:t>swan.txt</w:t>
      </w:r>
    </w:p>
    <w:p w:rsidR="00620A54" w:rsidRPr="005E51E7" w:rsidRDefault="00620A54" w:rsidP="002603CC">
      <w:pPr>
        <w:pStyle w:val="Code"/>
        <w:jc w:val="both"/>
        <w:rPr>
          <w:color w:val="auto"/>
        </w:rPr>
      </w:pPr>
      <w:r w:rsidRPr="005E51E7">
        <w:rPr>
          <w:color w:val="auto"/>
        </w:rPr>
        <w:t>SWAN   1                                Swan standard spectral file</w:t>
      </w:r>
    </w:p>
    <w:p w:rsidR="00620A54" w:rsidRPr="005E51E7" w:rsidRDefault="00620A54" w:rsidP="002603CC">
      <w:pPr>
        <w:pStyle w:val="Code"/>
        <w:jc w:val="both"/>
        <w:rPr>
          <w:color w:val="auto"/>
        </w:rPr>
      </w:pPr>
      <w:r w:rsidRPr="005E51E7">
        <w:rPr>
          <w:color w:val="auto"/>
        </w:rPr>
        <w:t>$ Data produced by SWAN version 40.51</w:t>
      </w:r>
    </w:p>
    <w:p w:rsidR="00620A54" w:rsidRPr="005E51E7" w:rsidRDefault="00620A54" w:rsidP="002603CC">
      <w:pPr>
        <w:pStyle w:val="Code"/>
        <w:jc w:val="both"/>
        <w:rPr>
          <w:color w:val="auto"/>
        </w:rPr>
      </w:pPr>
      <w:r w:rsidRPr="005E51E7">
        <w:rPr>
          <w:color w:val="auto"/>
        </w:rPr>
        <w:t>$ Project:'projname'     ;   run number:'runnum'</w:t>
      </w:r>
    </w:p>
    <w:p w:rsidR="00620A54" w:rsidRPr="005E51E7" w:rsidRDefault="00620A54" w:rsidP="002603CC">
      <w:pPr>
        <w:pStyle w:val="Code"/>
        <w:jc w:val="both"/>
        <w:rPr>
          <w:color w:val="auto"/>
        </w:rPr>
      </w:pPr>
      <w:r w:rsidRPr="005E51E7">
        <w:rPr>
          <w:color w:val="auto"/>
        </w:rPr>
        <w:t>LOCATIONS                               locations in x-y-space</w:t>
      </w:r>
    </w:p>
    <w:p w:rsidR="00620A54" w:rsidRPr="005E51E7" w:rsidRDefault="00620A54" w:rsidP="002603CC">
      <w:pPr>
        <w:pStyle w:val="Code"/>
        <w:jc w:val="both"/>
        <w:rPr>
          <w:color w:val="auto"/>
        </w:rPr>
      </w:pPr>
      <w:r w:rsidRPr="005E51E7">
        <w:rPr>
          <w:color w:val="auto"/>
        </w:rPr>
        <w:t>1                                       number of locations</w:t>
      </w:r>
    </w:p>
    <w:p w:rsidR="00620A54" w:rsidRPr="005E51E7" w:rsidRDefault="00620A54" w:rsidP="002603CC">
      <w:pPr>
        <w:pStyle w:val="Code"/>
        <w:jc w:val="both"/>
        <w:rPr>
          <w:color w:val="auto"/>
        </w:rPr>
      </w:pPr>
      <w:r w:rsidRPr="005E51E7">
        <w:rPr>
          <w:color w:val="auto"/>
        </w:rPr>
        <w:t>22222.22        0.00</w:t>
      </w:r>
    </w:p>
    <w:p w:rsidR="00620A54" w:rsidRPr="005E51E7" w:rsidRDefault="00620A54" w:rsidP="002603CC">
      <w:pPr>
        <w:pStyle w:val="Code"/>
        <w:jc w:val="both"/>
        <w:rPr>
          <w:color w:val="auto"/>
        </w:rPr>
      </w:pPr>
      <w:r w:rsidRPr="005E51E7">
        <w:rPr>
          <w:color w:val="auto"/>
        </w:rPr>
        <w:t>RFREQ                                   relative frequencies in Hz</w:t>
      </w:r>
    </w:p>
    <w:p w:rsidR="00620A54" w:rsidRPr="005E51E7" w:rsidRDefault="00620A54" w:rsidP="002603CC">
      <w:pPr>
        <w:pStyle w:val="Code"/>
        <w:jc w:val="both"/>
        <w:rPr>
          <w:color w:val="auto"/>
        </w:rPr>
      </w:pPr>
      <w:r w:rsidRPr="005E51E7">
        <w:rPr>
          <w:color w:val="auto"/>
        </w:rPr>
        <w:t>23                                      number of frequencies</w:t>
      </w:r>
    </w:p>
    <w:p w:rsidR="00620A54" w:rsidRPr="005E51E7" w:rsidRDefault="00620A54" w:rsidP="002603CC">
      <w:pPr>
        <w:pStyle w:val="Code"/>
        <w:jc w:val="both"/>
        <w:rPr>
          <w:color w:val="auto"/>
        </w:rPr>
      </w:pPr>
      <w:r w:rsidRPr="005E51E7">
        <w:rPr>
          <w:color w:val="auto"/>
        </w:rPr>
        <w:t>0.0545</w:t>
      </w:r>
    </w:p>
    <w:p w:rsidR="00620A54" w:rsidRPr="005E51E7" w:rsidRDefault="00620A54" w:rsidP="002603CC">
      <w:pPr>
        <w:pStyle w:val="Code"/>
        <w:jc w:val="both"/>
        <w:rPr>
          <w:color w:val="auto"/>
        </w:rPr>
      </w:pPr>
      <w:r w:rsidRPr="005E51E7">
        <w:rPr>
          <w:color w:val="auto"/>
        </w:rPr>
        <w:t>0.0622</w:t>
      </w:r>
    </w:p>
    <w:p w:rsidR="00620A54" w:rsidRPr="005E51E7" w:rsidRDefault="00620A54" w:rsidP="002603CC">
      <w:pPr>
        <w:pStyle w:val="Code"/>
        <w:jc w:val="both"/>
        <w:rPr>
          <w:color w:val="auto"/>
        </w:rPr>
      </w:pPr>
      <w:r w:rsidRPr="005E51E7">
        <w:rPr>
          <w:color w:val="auto"/>
        </w:rPr>
        <w:t>0.0710</w:t>
      </w:r>
    </w:p>
    <w:p w:rsidR="00620A54" w:rsidRPr="005E51E7" w:rsidRDefault="00620A54" w:rsidP="002603CC">
      <w:pPr>
        <w:pStyle w:val="Code"/>
        <w:jc w:val="both"/>
        <w:rPr>
          <w:color w:val="auto"/>
        </w:rPr>
      </w:pPr>
      <w:r w:rsidRPr="005E51E7">
        <w:rPr>
          <w:color w:val="auto"/>
        </w:rPr>
        <w:t>0.0810</w:t>
      </w:r>
    </w:p>
    <w:p w:rsidR="00620A54" w:rsidRPr="005E51E7" w:rsidRDefault="00620A54" w:rsidP="002603CC">
      <w:pPr>
        <w:pStyle w:val="Code"/>
        <w:jc w:val="both"/>
        <w:rPr>
          <w:color w:val="auto"/>
        </w:rPr>
      </w:pPr>
      <w:r w:rsidRPr="005E51E7">
        <w:rPr>
          <w:color w:val="auto"/>
        </w:rPr>
        <w:t>0.0924</w:t>
      </w:r>
    </w:p>
    <w:p w:rsidR="00620A54" w:rsidRPr="005E51E7" w:rsidRDefault="00620A54" w:rsidP="002603CC">
      <w:pPr>
        <w:pStyle w:val="Code"/>
        <w:jc w:val="both"/>
        <w:rPr>
          <w:color w:val="auto"/>
        </w:rPr>
      </w:pPr>
      <w:r w:rsidRPr="005E51E7">
        <w:rPr>
          <w:color w:val="auto"/>
        </w:rPr>
        <w:t>0.1055</w:t>
      </w:r>
    </w:p>
    <w:p w:rsidR="00620A54" w:rsidRPr="005E51E7" w:rsidRDefault="00620A54" w:rsidP="002603CC">
      <w:pPr>
        <w:pStyle w:val="Code"/>
        <w:jc w:val="both"/>
        <w:rPr>
          <w:color w:val="auto"/>
        </w:rPr>
      </w:pPr>
      <w:r w:rsidRPr="005E51E7">
        <w:rPr>
          <w:color w:val="auto"/>
        </w:rPr>
        <w:t>0.1204</w:t>
      </w:r>
    </w:p>
    <w:p w:rsidR="00620A54" w:rsidRPr="005E51E7" w:rsidRDefault="00620A54" w:rsidP="002603CC">
      <w:pPr>
        <w:pStyle w:val="Code"/>
        <w:jc w:val="both"/>
        <w:rPr>
          <w:color w:val="auto"/>
        </w:rPr>
      </w:pPr>
      <w:r w:rsidRPr="005E51E7">
        <w:rPr>
          <w:color w:val="auto"/>
        </w:rPr>
        <w:t>0.1375</w:t>
      </w:r>
    </w:p>
    <w:p w:rsidR="00620A54" w:rsidRPr="005E51E7" w:rsidRDefault="00620A54" w:rsidP="002603CC">
      <w:pPr>
        <w:pStyle w:val="Code"/>
        <w:jc w:val="both"/>
        <w:rPr>
          <w:color w:val="auto"/>
        </w:rPr>
      </w:pPr>
      <w:r w:rsidRPr="005E51E7">
        <w:rPr>
          <w:color w:val="auto"/>
        </w:rPr>
        <w:t>0.1569</w:t>
      </w:r>
    </w:p>
    <w:p w:rsidR="00620A54" w:rsidRPr="005E51E7" w:rsidRDefault="00620A54" w:rsidP="002603CC">
      <w:pPr>
        <w:pStyle w:val="Code"/>
        <w:jc w:val="both"/>
        <w:rPr>
          <w:color w:val="auto"/>
        </w:rPr>
      </w:pPr>
      <w:r w:rsidRPr="005E51E7">
        <w:rPr>
          <w:color w:val="auto"/>
        </w:rPr>
        <w:t>0.1791</w:t>
      </w:r>
    </w:p>
    <w:p w:rsidR="00620A54" w:rsidRPr="005E51E7" w:rsidRDefault="00620A54" w:rsidP="002603CC">
      <w:pPr>
        <w:pStyle w:val="Code"/>
        <w:jc w:val="both"/>
        <w:rPr>
          <w:color w:val="auto"/>
        </w:rPr>
      </w:pPr>
      <w:r w:rsidRPr="005E51E7">
        <w:rPr>
          <w:color w:val="auto"/>
        </w:rPr>
        <w:t>0.2045</w:t>
      </w:r>
    </w:p>
    <w:p w:rsidR="00620A54" w:rsidRPr="005E51E7" w:rsidRDefault="00620A54" w:rsidP="002603CC">
      <w:pPr>
        <w:pStyle w:val="Code"/>
        <w:jc w:val="both"/>
        <w:rPr>
          <w:color w:val="auto"/>
        </w:rPr>
      </w:pPr>
      <w:r w:rsidRPr="005E51E7">
        <w:rPr>
          <w:color w:val="auto"/>
        </w:rPr>
        <w:t>0.2334</w:t>
      </w:r>
    </w:p>
    <w:p w:rsidR="00620A54" w:rsidRPr="005E51E7" w:rsidRDefault="00620A54" w:rsidP="002603CC">
      <w:pPr>
        <w:pStyle w:val="Code"/>
        <w:jc w:val="both"/>
        <w:rPr>
          <w:color w:val="auto"/>
        </w:rPr>
      </w:pPr>
      <w:r w:rsidRPr="005E51E7">
        <w:rPr>
          <w:color w:val="auto"/>
        </w:rPr>
        <w:t>0.2664</w:t>
      </w:r>
    </w:p>
    <w:p w:rsidR="00620A54" w:rsidRPr="005E51E7" w:rsidRDefault="00620A54" w:rsidP="002603CC">
      <w:pPr>
        <w:pStyle w:val="Code"/>
        <w:jc w:val="both"/>
        <w:rPr>
          <w:color w:val="auto"/>
        </w:rPr>
      </w:pPr>
      <w:r w:rsidRPr="005E51E7">
        <w:rPr>
          <w:color w:val="auto"/>
        </w:rPr>
        <w:t>0.3040</w:t>
      </w:r>
    </w:p>
    <w:p w:rsidR="00620A54" w:rsidRPr="005E51E7" w:rsidRDefault="00620A54" w:rsidP="002603CC">
      <w:pPr>
        <w:pStyle w:val="Code"/>
        <w:jc w:val="both"/>
        <w:rPr>
          <w:color w:val="auto"/>
        </w:rPr>
      </w:pPr>
      <w:r w:rsidRPr="005E51E7">
        <w:rPr>
          <w:color w:val="auto"/>
        </w:rPr>
        <w:t>0.3470</w:t>
      </w:r>
    </w:p>
    <w:p w:rsidR="00620A54" w:rsidRPr="005E51E7" w:rsidRDefault="00620A54" w:rsidP="002603CC">
      <w:pPr>
        <w:pStyle w:val="Code"/>
        <w:jc w:val="both"/>
        <w:rPr>
          <w:color w:val="auto"/>
        </w:rPr>
      </w:pPr>
      <w:r w:rsidRPr="005E51E7">
        <w:rPr>
          <w:color w:val="auto"/>
        </w:rPr>
        <w:t>0.3961</w:t>
      </w:r>
    </w:p>
    <w:p w:rsidR="00620A54" w:rsidRPr="005E51E7" w:rsidRDefault="00620A54" w:rsidP="002603CC">
      <w:pPr>
        <w:pStyle w:val="Code"/>
        <w:jc w:val="both"/>
        <w:rPr>
          <w:color w:val="auto"/>
        </w:rPr>
      </w:pPr>
      <w:r w:rsidRPr="005E51E7">
        <w:rPr>
          <w:color w:val="auto"/>
        </w:rPr>
        <w:t>0.4522</w:t>
      </w:r>
    </w:p>
    <w:p w:rsidR="00620A54" w:rsidRPr="005E51E7" w:rsidRDefault="00620A54" w:rsidP="002603CC">
      <w:pPr>
        <w:pStyle w:val="Code"/>
        <w:jc w:val="both"/>
        <w:rPr>
          <w:color w:val="auto"/>
        </w:rPr>
      </w:pPr>
      <w:r w:rsidRPr="005E51E7">
        <w:rPr>
          <w:color w:val="auto"/>
        </w:rPr>
        <w:t>0.5161</w:t>
      </w:r>
    </w:p>
    <w:p w:rsidR="00620A54" w:rsidRPr="005E51E7" w:rsidRDefault="00620A54" w:rsidP="002603CC">
      <w:pPr>
        <w:pStyle w:val="Code"/>
        <w:jc w:val="both"/>
        <w:rPr>
          <w:color w:val="auto"/>
        </w:rPr>
      </w:pPr>
      <w:r w:rsidRPr="005E51E7">
        <w:rPr>
          <w:color w:val="auto"/>
        </w:rPr>
        <w:t>0.5891</w:t>
      </w:r>
    </w:p>
    <w:p w:rsidR="00620A54" w:rsidRPr="005E51E7" w:rsidRDefault="00620A54" w:rsidP="002603CC">
      <w:pPr>
        <w:pStyle w:val="Code"/>
        <w:jc w:val="both"/>
        <w:rPr>
          <w:color w:val="auto"/>
        </w:rPr>
      </w:pPr>
      <w:r w:rsidRPr="005E51E7">
        <w:rPr>
          <w:color w:val="auto"/>
        </w:rPr>
        <w:t>0.6724</w:t>
      </w:r>
    </w:p>
    <w:p w:rsidR="00620A54" w:rsidRPr="005E51E7" w:rsidRDefault="00620A54" w:rsidP="002603CC">
      <w:pPr>
        <w:pStyle w:val="Code"/>
        <w:jc w:val="both"/>
        <w:rPr>
          <w:color w:val="auto"/>
        </w:rPr>
      </w:pPr>
      <w:r w:rsidRPr="005E51E7">
        <w:rPr>
          <w:color w:val="auto"/>
        </w:rPr>
        <w:t>0.7675</w:t>
      </w:r>
    </w:p>
    <w:p w:rsidR="00620A54" w:rsidRPr="005E51E7" w:rsidRDefault="00620A54" w:rsidP="002603CC">
      <w:pPr>
        <w:pStyle w:val="Code"/>
        <w:jc w:val="both"/>
        <w:rPr>
          <w:color w:val="auto"/>
        </w:rPr>
      </w:pPr>
      <w:r w:rsidRPr="005E51E7">
        <w:rPr>
          <w:color w:val="auto"/>
        </w:rPr>
        <w:t>0.8761</w:t>
      </w:r>
    </w:p>
    <w:p w:rsidR="00620A54" w:rsidRPr="005E51E7" w:rsidRDefault="00620A54" w:rsidP="002603CC">
      <w:pPr>
        <w:pStyle w:val="Code"/>
        <w:jc w:val="both"/>
        <w:rPr>
          <w:color w:val="auto"/>
        </w:rPr>
      </w:pPr>
      <w:r w:rsidRPr="005E51E7">
        <w:rPr>
          <w:color w:val="auto"/>
        </w:rPr>
        <w:t>1.0000</w:t>
      </w:r>
    </w:p>
    <w:p w:rsidR="00620A54" w:rsidRPr="005E51E7" w:rsidRDefault="00620A54" w:rsidP="002603CC">
      <w:pPr>
        <w:pStyle w:val="Code"/>
        <w:jc w:val="both"/>
        <w:rPr>
          <w:color w:val="auto"/>
        </w:rPr>
      </w:pPr>
      <w:r w:rsidRPr="005E51E7">
        <w:rPr>
          <w:color w:val="auto"/>
        </w:rPr>
        <w:t>CDIR                                    spectral Cartesian directions in degr</w:t>
      </w:r>
    </w:p>
    <w:p w:rsidR="00620A54" w:rsidRPr="005E51E7" w:rsidRDefault="00620A54" w:rsidP="002603CC">
      <w:pPr>
        <w:pStyle w:val="Code"/>
        <w:jc w:val="both"/>
        <w:rPr>
          <w:color w:val="auto"/>
        </w:rPr>
      </w:pPr>
      <w:r w:rsidRPr="005E51E7">
        <w:rPr>
          <w:color w:val="auto"/>
        </w:rPr>
        <w:t xml:space="preserve">  12                                    number of directions</w:t>
      </w:r>
    </w:p>
    <w:p w:rsidR="00620A54" w:rsidRPr="005E51E7" w:rsidRDefault="00620A54" w:rsidP="002603CC">
      <w:pPr>
        <w:pStyle w:val="Code"/>
        <w:jc w:val="both"/>
        <w:rPr>
          <w:color w:val="auto"/>
        </w:rPr>
      </w:pPr>
      <w:r w:rsidRPr="005E51E7">
        <w:rPr>
          <w:color w:val="auto"/>
        </w:rPr>
        <w:t xml:space="preserve"> 30.0000</w:t>
      </w:r>
    </w:p>
    <w:p w:rsidR="00620A54" w:rsidRPr="005E51E7" w:rsidRDefault="00620A54" w:rsidP="002603CC">
      <w:pPr>
        <w:pStyle w:val="Code"/>
        <w:jc w:val="both"/>
        <w:rPr>
          <w:color w:val="auto"/>
        </w:rPr>
      </w:pPr>
      <w:r w:rsidRPr="005E51E7">
        <w:rPr>
          <w:color w:val="auto"/>
        </w:rPr>
        <w:t xml:space="preserve"> 60.0000</w:t>
      </w:r>
    </w:p>
    <w:p w:rsidR="00620A54" w:rsidRPr="005E51E7" w:rsidRDefault="00620A54" w:rsidP="002603CC">
      <w:pPr>
        <w:pStyle w:val="Code"/>
        <w:jc w:val="both"/>
        <w:rPr>
          <w:color w:val="auto"/>
        </w:rPr>
      </w:pPr>
      <w:r w:rsidRPr="005E51E7">
        <w:rPr>
          <w:color w:val="auto"/>
        </w:rPr>
        <w:t xml:space="preserve"> 90.0000</w:t>
      </w:r>
    </w:p>
    <w:p w:rsidR="00620A54" w:rsidRPr="005E51E7" w:rsidRDefault="00620A54" w:rsidP="002603CC">
      <w:pPr>
        <w:pStyle w:val="Code"/>
        <w:jc w:val="both"/>
        <w:rPr>
          <w:color w:val="auto"/>
        </w:rPr>
      </w:pPr>
      <w:r w:rsidRPr="005E51E7">
        <w:rPr>
          <w:color w:val="auto"/>
        </w:rPr>
        <w:t>120.0000</w:t>
      </w:r>
    </w:p>
    <w:p w:rsidR="00620A54" w:rsidRPr="005E51E7" w:rsidRDefault="00620A54" w:rsidP="002603CC">
      <w:pPr>
        <w:pStyle w:val="Code"/>
        <w:jc w:val="both"/>
        <w:rPr>
          <w:color w:val="auto"/>
        </w:rPr>
      </w:pPr>
      <w:r w:rsidRPr="005E51E7">
        <w:rPr>
          <w:color w:val="auto"/>
        </w:rPr>
        <w:t>150.0000</w:t>
      </w:r>
    </w:p>
    <w:p w:rsidR="00620A54" w:rsidRPr="005E51E7" w:rsidRDefault="00620A54" w:rsidP="002603CC">
      <w:pPr>
        <w:pStyle w:val="Code"/>
        <w:jc w:val="both"/>
        <w:rPr>
          <w:color w:val="auto"/>
        </w:rPr>
      </w:pPr>
      <w:r w:rsidRPr="005E51E7">
        <w:rPr>
          <w:color w:val="auto"/>
        </w:rPr>
        <w:t>180.0000</w:t>
      </w:r>
    </w:p>
    <w:p w:rsidR="00620A54" w:rsidRPr="005E51E7" w:rsidRDefault="00620A54" w:rsidP="002603CC">
      <w:pPr>
        <w:pStyle w:val="Code"/>
        <w:jc w:val="both"/>
        <w:rPr>
          <w:color w:val="auto"/>
        </w:rPr>
      </w:pPr>
      <w:r w:rsidRPr="005E51E7">
        <w:rPr>
          <w:color w:val="auto"/>
        </w:rPr>
        <w:t>210.0000</w:t>
      </w:r>
    </w:p>
    <w:p w:rsidR="00620A54" w:rsidRPr="005E51E7" w:rsidRDefault="00620A54" w:rsidP="002603CC">
      <w:pPr>
        <w:pStyle w:val="Code"/>
        <w:jc w:val="both"/>
        <w:rPr>
          <w:color w:val="auto"/>
        </w:rPr>
      </w:pPr>
      <w:r w:rsidRPr="005E51E7">
        <w:rPr>
          <w:color w:val="auto"/>
        </w:rPr>
        <w:t>240.0000</w:t>
      </w:r>
    </w:p>
    <w:p w:rsidR="00620A54" w:rsidRPr="005E51E7" w:rsidRDefault="00620A54" w:rsidP="002603CC">
      <w:pPr>
        <w:pStyle w:val="Code"/>
        <w:jc w:val="both"/>
        <w:rPr>
          <w:color w:val="auto"/>
        </w:rPr>
      </w:pPr>
      <w:r w:rsidRPr="005E51E7">
        <w:rPr>
          <w:color w:val="auto"/>
        </w:rPr>
        <w:t>270.0000</w:t>
      </w:r>
    </w:p>
    <w:p w:rsidR="00620A54" w:rsidRPr="005E51E7" w:rsidRDefault="00620A54" w:rsidP="002603CC">
      <w:pPr>
        <w:pStyle w:val="Code"/>
        <w:jc w:val="both"/>
        <w:rPr>
          <w:color w:val="auto"/>
        </w:rPr>
      </w:pPr>
      <w:r w:rsidRPr="005E51E7">
        <w:rPr>
          <w:color w:val="auto"/>
        </w:rPr>
        <w:t>300.0000</w:t>
      </w:r>
    </w:p>
    <w:p w:rsidR="00620A54" w:rsidRPr="005E51E7" w:rsidRDefault="00620A54" w:rsidP="002603CC">
      <w:pPr>
        <w:pStyle w:val="Code"/>
        <w:jc w:val="both"/>
        <w:rPr>
          <w:color w:val="auto"/>
        </w:rPr>
      </w:pPr>
      <w:r w:rsidRPr="005E51E7">
        <w:rPr>
          <w:color w:val="auto"/>
        </w:rPr>
        <w:t>330.0000</w:t>
      </w:r>
    </w:p>
    <w:p w:rsidR="00620A54" w:rsidRPr="005E51E7" w:rsidRDefault="00620A54" w:rsidP="002603CC">
      <w:pPr>
        <w:pStyle w:val="Code"/>
        <w:jc w:val="both"/>
        <w:rPr>
          <w:color w:val="auto"/>
        </w:rPr>
      </w:pPr>
      <w:r w:rsidRPr="005E51E7">
        <w:rPr>
          <w:color w:val="auto"/>
        </w:rPr>
        <w:t>360.0000</w:t>
      </w:r>
    </w:p>
    <w:p w:rsidR="00620A54" w:rsidRPr="005E51E7" w:rsidRDefault="00620A54" w:rsidP="002603CC">
      <w:pPr>
        <w:pStyle w:val="Code"/>
        <w:jc w:val="both"/>
        <w:rPr>
          <w:color w:val="auto"/>
        </w:rPr>
      </w:pPr>
      <w:r w:rsidRPr="005E51E7">
        <w:rPr>
          <w:color w:val="auto"/>
        </w:rPr>
        <w:lastRenderedPageBreak/>
        <w:t>QUANT</w:t>
      </w:r>
    </w:p>
    <w:p w:rsidR="00620A54" w:rsidRPr="005E51E7" w:rsidRDefault="00620A54" w:rsidP="002603CC">
      <w:pPr>
        <w:pStyle w:val="Code"/>
        <w:jc w:val="both"/>
        <w:rPr>
          <w:color w:val="auto"/>
        </w:rPr>
      </w:pPr>
      <w:r w:rsidRPr="005E51E7">
        <w:rPr>
          <w:color w:val="auto"/>
        </w:rPr>
        <w:t>1                                       number of quantities in table</w:t>
      </w:r>
    </w:p>
    <w:p w:rsidR="00620A54" w:rsidRPr="00D826E0" w:rsidRDefault="00620A54" w:rsidP="002603CC">
      <w:pPr>
        <w:pStyle w:val="Code"/>
        <w:jc w:val="both"/>
        <w:rPr>
          <w:color w:val="auto"/>
          <w:lang w:val="nl-NL"/>
        </w:rPr>
      </w:pPr>
      <w:r w:rsidRPr="00D826E0">
        <w:rPr>
          <w:color w:val="auto"/>
          <w:lang w:val="nl-NL"/>
        </w:rPr>
        <w:t>VaDens                                  variance densities in m2/Hz/degr</w:t>
      </w:r>
    </w:p>
    <w:p w:rsidR="00620A54" w:rsidRPr="005E51E7" w:rsidRDefault="00620A54" w:rsidP="002603CC">
      <w:pPr>
        <w:pStyle w:val="Code"/>
        <w:jc w:val="both"/>
        <w:rPr>
          <w:color w:val="auto"/>
        </w:rPr>
      </w:pPr>
      <w:r w:rsidRPr="005E51E7">
        <w:rPr>
          <w:color w:val="auto"/>
        </w:rPr>
        <w:t>m2/Hz/degr                              unit</w:t>
      </w:r>
    </w:p>
    <w:p w:rsidR="00620A54" w:rsidRPr="005E51E7" w:rsidRDefault="00620A54" w:rsidP="002603CC">
      <w:pPr>
        <w:pStyle w:val="Code"/>
        <w:jc w:val="both"/>
        <w:rPr>
          <w:color w:val="auto"/>
        </w:rPr>
      </w:pPr>
      <w:r w:rsidRPr="005E51E7">
        <w:rPr>
          <w:color w:val="auto"/>
        </w:rPr>
        <w:t>-0.9900E+02                             exception value</w:t>
      </w:r>
    </w:p>
    <w:p w:rsidR="00620A54" w:rsidRPr="005E51E7" w:rsidRDefault="00620A54" w:rsidP="002603CC">
      <w:pPr>
        <w:pStyle w:val="Code"/>
        <w:jc w:val="both"/>
        <w:rPr>
          <w:color w:val="auto"/>
        </w:rPr>
      </w:pPr>
      <w:r w:rsidRPr="005E51E7">
        <w:rPr>
          <w:color w:val="auto"/>
        </w:rPr>
        <w:t>FACTOR</w:t>
      </w:r>
    </w:p>
    <w:p w:rsidR="00620A54" w:rsidRPr="005E51E7" w:rsidRDefault="00620A54" w:rsidP="002603CC">
      <w:pPr>
        <w:pStyle w:val="Code"/>
        <w:jc w:val="both"/>
        <w:rPr>
          <w:color w:val="auto"/>
        </w:rPr>
      </w:pPr>
      <w:r w:rsidRPr="005E51E7">
        <w:rPr>
          <w:color w:val="auto"/>
        </w:rPr>
        <w:t>0.675611E-06</w:t>
      </w:r>
    </w:p>
    <w:p w:rsidR="00620A54" w:rsidRPr="005E51E7" w:rsidRDefault="00620A54" w:rsidP="002603CC">
      <w:pPr>
        <w:pStyle w:val="Code"/>
        <w:jc w:val="both"/>
        <w:rPr>
          <w:color w:val="auto"/>
        </w:rPr>
      </w:pPr>
      <w:r w:rsidRPr="005E51E7">
        <w:rPr>
          <w:color w:val="auto"/>
        </w:rPr>
        <w:t xml:space="preserve">  51   242   574   956   1288  1482  1481   1286   957    579    244    51</w:t>
      </w:r>
    </w:p>
    <w:p w:rsidR="00620A54" w:rsidRPr="005E51E7" w:rsidRDefault="00620A54" w:rsidP="002603CC">
      <w:pPr>
        <w:pStyle w:val="Code"/>
        <w:jc w:val="both"/>
        <w:rPr>
          <w:color w:val="auto"/>
        </w:rPr>
      </w:pPr>
      <w:r w:rsidRPr="005E51E7">
        <w:rPr>
          <w:color w:val="auto"/>
        </w:rPr>
        <w:t xml:space="preserve"> 129  610   1443  2402  3238  3725  3724   3234   2406   1454   613    128</w:t>
      </w:r>
    </w:p>
    <w:p w:rsidR="00620A54" w:rsidRPr="005E51E7" w:rsidRDefault="00620A54" w:rsidP="002603CC">
      <w:pPr>
        <w:pStyle w:val="Code"/>
        <w:jc w:val="both"/>
        <w:rPr>
          <w:color w:val="auto"/>
        </w:rPr>
      </w:pPr>
      <w:r w:rsidRPr="005E51E7">
        <w:rPr>
          <w:color w:val="auto"/>
        </w:rPr>
        <w:t xml:space="preserve"> 273  1287  3054  5084  6846  7872  7869   6837   5091   3076   1295   271</w:t>
      </w:r>
    </w:p>
    <w:p w:rsidR="00620A54" w:rsidRPr="005E51E7" w:rsidRDefault="00620A54" w:rsidP="002603CC">
      <w:pPr>
        <w:pStyle w:val="Code"/>
        <w:jc w:val="both"/>
        <w:rPr>
          <w:color w:val="auto"/>
        </w:rPr>
      </w:pPr>
      <w:r w:rsidRPr="005E51E7">
        <w:rPr>
          <w:color w:val="auto"/>
        </w:rPr>
        <w:t xml:space="preserve"> 665  3152  7463  12402 16712 19229 19221  16690  12419  7518   3172   662</w:t>
      </w:r>
    </w:p>
    <w:p w:rsidR="00620A54" w:rsidRPr="005E51E7" w:rsidRDefault="00620A54" w:rsidP="002603CC">
      <w:pPr>
        <w:pStyle w:val="Code"/>
        <w:jc w:val="both"/>
        <w:rPr>
          <w:color w:val="auto"/>
        </w:rPr>
      </w:pPr>
      <w:r w:rsidRPr="005E51E7">
        <w:rPr>
          <w:color w:val="auto"/>
        </w:rPr>
        <w:t>1302 6159  14608 24275 32688 37618 37603  32644  24309  14716  6198   1296</w:t>
      </w:r>
    </w:p>
    <w:p w:rsidR="00620A54" w:rsidRPr="005E51E7" w:rsidRDefault="00620A54" w:rsidP="002603CC">
      <w:pPr>
        <w:pStyle w:val="Code"/>
        <w:jc w:val="both"/>
        <w:rPr>
          <w:color w:val="auto"/>
        </w:rPr>
      </w:pPr>
      <w:r w:rsidRPr="005E51E7">
        <w:rPr>
          <w:color w:val="auto"/>
        </w:rPr>
        <w:t>2328 10989 26020 43341 58358 67109 67080  58281  43401  26213  11058  2317</w:t>
      </w:r>
    </w:p>
    <w:p w:rsidR="00620A54" w:rsidRPr="005E51E7" w:rsidRDefault="00620A54" w:rsidP="002603CC">
      <w:pPr>
        <w:pStyle w:val="Code"/>
        <w:jc w:val="both"/>
        <w:rPr>
          <w:color w:val="auto"/>
        </w:rPr>
      </w:pPr>
      <w:r w:rsidRPr="005E51E7">
        <w:rPr>
          <w:color w:val="auto"/>
        </w:rPr>
        <w:t>3365 15922 37712 62733 84492 97150 97110  84380  62820  37991  16021  3349</w:t>
      </w:r>
    </w:p>
    <w:p w:rsidR="00620A54" w:rsidRPr="005E51E7" w:rsidRDefault="00620A54" w:rsidP="002603CC">
      <w:pPr>
        <w:pStyle w:val="Code"/>
        <w:jc w:val="both"/>
        <w:rPr>
          <w:color w:val="auto"/>
        </w:rPr>
      </w:pPr>
      <w:r w:rsidRPr="005E51E7">
        <w:rPr>
          <w:color w:val="auto"/>
        </w:rPr>
        <w:t>3426 16230 38440 63939 86109 99010 98969  85995  64027  38724  16331  3410</w:t>
      </w:r>
    </w:p>
    <w:p w:rsidR="00620A54" w:rsidRPr="005E51E7" w:rsidRDefault="00620A54" w:rsidP="002603CC">
      <w:pPr>
        <w:pStyle w:val="Code"/>
        <w:jc w:val="both"/>
        <w:rPr>
          <w:color w:val="auto"/>
        </w:rPr>
      </w:pPr>
      <w:r w:rsidRPr="005E51E7">
        <w:rPr>
          <w:color w:val="auto"/>
        </w:rPr>
        <w:t>2027 9612  22730 37790 50909 58529 58505  50841  37843  22898  9672   2018</w:t>
      </w:r>
    </w:p>
    <w:p w:rsidR="00620A54" w:rsidRPr="005E51E7" w:rsidRDefault="00620A54" w:rsidP="002603CC">
      <w:pPr>
        <w:pStyle w:val="Code"/>
        <w:jc w:val="both"/>
        <w:rPr>
          <w:color w:val="auto"/>
        </w:rPr>
      </w:pPr>
      <w:r w:rsidRPr="005E51E7">
        <w:rPr>
          <w:color w:val="auto"/>
        </w:rPr>
        <w:t xml:space="preserve"> 672  3178  7538  12535 16892 19440 19432  16870  12552  7594   3198   669</w:t>
      </w:r>
    </w:p>
    <w:p w:rsidR="00620A54" w:rsidRPr="005E51E7" w:rsidRDefault="00620A54" w:rsidP="002603CC">
      <w:pPr>
        <w:pStyle w:val="Code"/>
        <w:jc w:val="both"/>
        <w:rPr>
          <w:color w:val="auto"/>
        </w:rPr>
      </w:pPr>
      <w:r w:rsidRPr="005E51E7">
        <w:rPr>
          <w:color w:val="auto"/>
        </w:rPr>
        <w:t xml:space="preserve"> 101  479   1135  1890  2542  2924  2923   2539   1892   1144   482    101</w:t>
      </w:r>
    </w:p>
    <w:p w:rsidR="00620A54" w:rsidRPr="005E51E7" w:rsidRDefault="00620A54" w:rsidP="002603CC">
      <w:pPr>
        <w:pStyle w:val="Code"/>
        <w:jc w:val="both"/>
        <w:rPr>
          <w:color w:val="auto"/>
        </w:rPr>
      </w:pPr>
      <w:r w:rsidRPr="005E51E7">
        <w:rPr>
          <w:color w:val="auto"/>
        </w:rPr>
        <w:t xml:space="preserve">   2    11    26    43    57    66    66     57     43     26     11     2</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0    0     0     0     0     0     0      0      0      0      0      0</w:t>
      </w:r>
    </w:p>
    <w:p w:rsidR="00620A54" w:rsidRPr="00752797" w:rsidRDefault="00620A54" w:rsidP="002603CC">
      <w:pPr>
        <w:pStyle w:val="Heading4"/>
        <w:jc w:val="both"/>
        <w:rPr>
          <w:lang w:val="en-US"/>
        </w:rPr>
      </w:pPr>
      <w:r w:rsidRPr="00752797">
        <w:rPr>
          <w:lang w:val="en-US"/>
        </w:rPr>
        <w:t>Variance density spectra</w:t>
      </w:r>
    </w:p>
    <w:p w:rsidR="00620A54" w:rsidRPr="00752797" w:rsidRDefault="00620A54" w:rsidP="002603CC">
      <w:pPr>
        <w:pStyle w:val="BodyText"/>
        <w:rPr>
          <w:lang w:val="en-US"/>
        </w:rPr>
      </w:pPr>
      <w:r w:rsidRPr="00752797">
        <w:rPr>
          <w:lang w:val="en-US"/>
        </w:rPr>
        <w:t xml:space="preserve">2D spectral information that is not in SWAN format can be provided using a formatted variance density spectrum file and </w:t>
      </w:r>
      <w:r w:rsidR="00400C16" w:rsidRPr="00752797">
        <w:rPr>
          <w:i/>
          <w:lang w:val="en-US"/>
        </w:rPr>
        <w:t xml:space="preserve">wbctype </w:t>
      </w:r>
      <w:r w:rsidRPr="00752797">
        <w:rPr>
          <w:i/>
          <w:lang w:val="en-US"/>
        </w:rPr>
        <w:t>=</w:t>
      </w:r>
      <w:r w:rsidR="00400C16" w:rsidRPr="00752797">
        <w:rPr>
          <w:i/>
          <w:lang w:val="en-US"/>
        </w:rPr>
        <w:t xml:space="preserve"> </w:t>
      </w:r>
      <w:r w:rsidRPr="00752797">
        <w:rPr>
          <w:i/>
          <w:lang w:val="en-US"/>
        </w:rPr>
        <w:t>vardens</w:t>
      </w:r>
      <w:r w:rsidRPr="00752797">
        <w:rPr>
          <w:lang w:val="en-US"/>
        </w:rPr>
        <w:t xml:space="preserve">. The spectrum file itself is again referenced using the keyword </w:t>
      </w:r>
      <w:r w:rsidRPr="00752797">
        <w:rPr>
          <w:i/>
          <w:lang w:val="en-US"/>
        </w:rPr>
        <w:t>bcfile</w:t>
      </w:r>
      <w:r w:rsidRPr="00752797">
        <w:rPr>
          <w:lang w:val="en-US"/>
        </w:rPr>
        <w:t>. The contents of the file must adhere to a specific format:</w:t>
      </w:r>
    </w:p>
    <w:p w:rsidR="00620A54" w:rsidRPr="00752797" w:rsidRDefault="00620A54" w:rsidP="002603CC">
      <w:pPr>
        <w:pStyle w:val="Codeheader"/>
        <w:rPr>
          <w:lang w:val="en-US"/>
        </w:rPr>
      </w:pPr>
      <w:r w:rsidRPr="00752797">
        <w:rPr>
          <w:lang w:val="en-US"/>
        </w:rPr>
        <w:t>vardens.txt</w:t>
      </w:r>
    </w:p>
    <w:p w:rsidR="00620A54" w:rsidRPr="005E51E7" w:rsidRDefault="00620A54" w:rsidP="002603CC">
      <w:pPr>
        <w:pStyle w:val="Code"/>
        <w:jc w:val="both"/>
        <w:rPr>
          <w:color w:val="auto"/>
        </w:rPr>
      </w:pPr>
      <w:r w:rsidRPr="005E51E7">
        <w:rPr>
          <w:color w:val="auto"/>
        </w:rPr>
        <w:t>&lt;number of frequencies (n)&gt;</w:t>
      </w:r>
    </w:p>
    <w:p w:rsidR="00620A54" w:rsidRPr="005E51E7" w:rsidRDefault="00620A54" w:rsidP="002603CC">
      <w:pPr>
        <w:pStyle w:val="Code"/>
        <w:jc w:val="both"/>
        <w:rPr>
          <w:color w:val="auto"/>
        </w:rPr>
      </w:pPr>
      <w:r w:rsidRPr="005E51E7">
        <w:rPr>
          <w:color w:val="auto"/>
        </w:rPr>
        <w:t>&lt;frequency 1&gt;</w:t>
      </w:r>
    </w:p>
    <w:p w:rsidR="00620A54" w:rsidRPr="005E51E7" w:rsidRDefault="00620A54" w:rsidP="002603CC">
      <w:pPr>
        <w:pStyle w:val="Code"/>
        <w:jc w:val="both"/>
        <w:rPr>
          <w:color w:val="auto"/>
        </w:rPr>
      </w:pPr>
      <w:r w:rsidRPr="005E51E7">
        <w:rPr>
          <w:color w:val="auto"/>
        </w:rPr>
        <w:t>&lt;frequency 2&gt;</w:t>
      </w:r>
    </w:p>
    <w:p w:rsidR="00620A54" w:rsidRPr="005E51E7" w:rsidRDefault="00620A54" w:rsidP="002603CC">
      <w:pPr>
        <w:pStyle w:val="Code"/>
        <w:jc w:val="both"/>
        <w:rPr>
          <w:color w:val="auto"/>
        </w:rPr>
      </w:pPr>
      <w:r w:rsidRPr="005E51E7">
        <w:rPr>
          <w:color w:val="auto"/>
        </w:rPr>
        <w:t>&lt;frequency 3&gt;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&lt;frequency n-1&gt;</w:t>
      </w:r>
    </w:p>
    <w:p w:rsidR="00620A54" w:rsidRPr="005E51E7" w:rsidRDefault="00620A54" w:rsidP="002603CC">
      <w:pPr>
        <w:pStyle w:val="Code"/>
        <w:jc w:val="both"/>
        <w:rPr>
          <w:color w:val="auto"/>
        </w:rPr>
      </w:pPr>
      <w:r w:rsidRPr="005E51E7">
        <w:rPr>
          <w:color w:val="auto"/>
        </w:rPr>
        <w:t>&lt;frequency n&gt;</w:t>
      </w:r>
    </w:p>
    <w:p w:rsidR="00620A54" w:rsidRPr="005E51E7" w:rsidRDefault="00620A54" w:rsidP="002603CC">
      <w:pPr>
        <w:pStyle w:val="Code"/>
        <w:jc w:val="both"/>
        <w:rPr>
          <w:color w:val="auto"/>
        </w:rPr>
      </w:pPr>
      <w:r w:rsidRPr="005E51E7">
        <w:rPr>
          <w:color w:val="auto"/>
        </w:rPr>
        <w:t>&lt;number of directions (m)&gt;</w:t>
      </w:r>
    </w:p>
    <w:p w:rsidR="00620A54" w:rsidRPr="00D826E0" w:rsidRDefault="00620A54" w:rsidP="002603CC">
      <w:pPr>
        <w:pStyle w:val="Code"/>
        <w:jc w:val="both"/>
        <w:rPr>
          <w:color w:val="auto"/>
          <w:lang w:val="fr-FR"/>
        </w:rPr>
      </w:pPr>
      <w:r w:rsidRPr="00D826E0">
        <w:rPr>
          <w:color w:val="auto"/>
          <w:lang w:val="fr-FR"/>
        </w:rPr>
        <w:t>&lt;directions 1&gt;</w:t>
      </w:r>
    </w:p>
    <w:p w:rsidR="00620A54" w:rsidRPr="00D826E0" w:rsidRDefault="00620A54" w:rsidP="002603CC">
      <w:pPr>
        <w:pStyle w:val="Code"/>
        <w:jc w:val="both"/>
        <w:rPr>
          <w:color w:val="auto"/>
          <w:lang w:val="fr-FR"/>
        </w:rPr>
      </w:pPr>
      <w:r w:rsidRPr="00D826E0">
        <w:rPr>
          <w:color w:val="auto"/>
          <w:lang w:val="fr-FR"/>
        </w:rPr>
        <w:t>&lt;directions 2&gt;</w:t>
      </w:r>
    </w:p>
    <w:p w:rsidR="00620A54" w:rsidRPr="00D826E0" w:rsidRDefault="00620A54" w:rsidP="002603CC">
      <w:pPr>
        <w:pStyle w:val="Code"/>
        <w:jc w:val="both"/>
        <w:rPr>
          <w:color w:val="auto"/>
          <w:lang w:val="fr-FR"/>
        </w:rPr>
      </w:pPr>
      <w:r w:rsidRPr="00D826E0">
        <w:rPr>
          <w:color w:val="auto"/>
          <w:lang w:val="fr-FR"/>
        </w:rPr>
        <w:t>&lt;directions 3&gt;</w:t>
      </w:r>
    </w:p>
    <w:p w:rsidR="00620A54" w:rsidRPr="00D826E0" w:rsidRDefault="00620A54" w:rsidP="002603CC">
      <w:pPr>
        <w:pStyle w:val="Code"/>
        <w:jc w:val="both"/>
        <w:rPr>
          <w:color w:val="auto"/>
          <w:lang w:val="fr-FR"/>
        </w:rPr>
      </w:pPr>
      <w:r w:rsidRPr="00D826E0">
        <w:rPr>
          <w:color w:val="auto"/>
          <w:lang w:val="fr-FR"/>
        </w:rPr>
        <w:t>...</w:t>
      </w:r>
    </w:p>
    <w:p w:rsidR="00620A54" w:rsidRPr="00D826E0" w:rsidRDefault="00620A54" w:rsidP="002603CC">
      <w:pPr>
        <w:pStyle w:val="Code"/>
        <w:jc w:val="both"/>
        <w:rPr>
          <w:color w:val="auto"/>
          <w:lang w:val="fr-FR"/>
        </w:rPr>
      </w:pPr>
      <w:r w:rsidRPr="00D826E0">
        <w:rPr>
          <w:color w:val="auto"/>
          <w:lang w:val="fr-FR"/>
        </w:rPr>
        <w:t>&lt;directions m-1&gt;</w:t>
      </w:r>
    </w:p>
    <w:p w:rsidR="00620A54" w:rsidRPr="005E51E7" w:rsidRDefault="00620A54" w:rsidP="002603CC">
      <w:pPr>
        <w:pStyle w:val="Code"/>
        <w:jc w:val="both"/>
        <w:rPr>
          <w:color w:val="auto"/>
        </w:rPr>
      </w:pPr>
      <w:r w:rsidRPr="005E51E7">
        <w:rPr>
          <w:color w:val="auto"/>
        </w:rPr>
        <w:lastRenderedPageBreak/>
        <w:t>&lt;directions m&gt;</w:t>
      </w:r>
    </w:p>
    <w:p w:rsidR="00620A54" w:rsidRPr="005E51E7" w:rsidRDefault="00620A54" w:rsidP="002603CC">
      <w:pPr>
        <w:pStyle w:val="Code"/>
        <w:jc w:val="both"/>
        <w:rPr>
          <w:color w:val="auto"/>
        </w:rPr>
      </w:pPr>
      <w:r w:rsidRPr="005E51E7">
        <w:rPr>
          <w:color w:val="auto"/>
        </w:rPr>
        <w:t>&lt;variance density 1,1&gt; &lt;variance density 2,1&gt; ... &lt;variance density m,1&gt;</w:t>
      </w:r>
    </w:p>
    <w:p w:rsidR="00620A54" w:rsidRPr="005E51E7" w:rsidRDefault="00620A54" w:rsidP="002603CC">
      <w:pPr>
        <w:pStyle w:val="Code"/>
        <w:jc w:val="both"/>
        <w:rPr>
          <w:color w:val="auto"/>
        </w:rPr>
      </w:pPr>
      <w:r w:rsidRPr="005E51E7">
        <w:rPr>
          <w:color w:val="auto"/>
        </w:rPr>
        <w:t>&lt;variance density 1,2&gt; &lt;variance density 2,2&gt; ... &lt;variance density m,2&gt;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&lt;variance density 1,n&gt; &lt;variance density 2,n&gt; ... &lt;variance density m,n&gt;</w:t>
      </w:r>
    </w:p>
    <w:p w:rsidR="00620A54" w:rsidRPr="00752797" w:rsidRDefault="00620A54" w:rsidP="002603CC">
      <w:pPr>
        <w:pStyle w:val="BodyText"/>
        <w:rPr>
          <w:lang w:val="en-US"/>
        </w:rPr>
      </w:pPr>
      <w:r w:rsidRPr="00752797">
        <w:rPr>
          <w:lang w:val="en-US"/>
        </w:rPr>
        <w:t xml:space="preserve">Note that the directions must </w:t>
      </w:r>
      <w:r w:rsidR="00EA4470" w:rsidRPr="00752797">
        <w:rPr>
          <w:lang w:val="en-US"/>
        </w:rPr>
        <w:t xml:space="preserve">be </w:t>
      </w:r>
      <w:r w:rsidRPr="00752797">
        <w:rPr>
          <w:lang w:val="en-US"/>
        </w:rPr>
        <w:t>defined according to the Cartesi</w:t>
      </w:r>
      <w:r w:rsidR="00C944FA" w:rsidRPr="00752797">
        <w:rPr>
          <w:lang w:val="en-US"/>
        </w:rPr>
        <w:t>a</w:t>
      </w:r>
      <w:r w:rsidRPr="00752797">
        <w:rPr>
          <w:lang w:val="en-US"/>
        </w:rPr>
        <w:t>n convention and in the coordinate system used by XBeach. In this coordinate system 0° corresponds to</w:t>
      </w:r>
      <w:r w:rsidR="00EB6E3B" w:rsidRPr="00752797">
        <w:rPr>
          <w:lang w:val="en-US"/>
        </w:rPr>
        <w:t xml:space="preserve"> waves travelling in</w:t>
      </w:r>
      <w:r w:rsidRPr="00752797">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ins w:id="251" w:author="Ellen Quataert" w:date="2015-04-10T14:38:00Z">
        <w:r w:rsidR="00F20284">
          <w:rPr>
            <w:lang w:val="en-US"/>
          </w:rPr>
          <w:t xml:space="preserve">Section </w:t>
        </w:r>
      </w:ins>
      <w:r w:rsidR="00055F7E">
        <w:fldChar w:fldCharType="begin"/>
      </w:r>
      <w:r w:rsidR="00055F7E">
        <w:instrText xml:space="preserve"> REF _Ref285374442 \w \h  \* MERGEFORMAT </w:instrText>
      </w:r>
      <w:r w:rsidR="00055F7E">
        <w:fldChar w:fldCharType="separate"/>
      </w:r>
      <w:r w:rsidR="007E2FAA" w:rsidRPr="007E2FAA">
        <w:rPr>
          <w:lang w:val="en-US"/>
        </w:rPr>
        <w:t>4.4.4</w:t>
      </w:r>
      <w:r w:rsidR="00055F7E">
        <w:fldChar w:fldCharType="end"/>
      </w:r>
      <w:del w:id="252" w:author="Ellen Quataert" w:date="2015-04-10T14:38:00Z">
        <w:r w:rsidRPr="00752797" w:rsidDel="00F20284">
          <w:rPr>
            <w:lang w:val="en-US"/>
          </w:rPr>
          <w:delText xml:space="preserve"> </w:delText>
        </w:r>
        <w:r w:rsidR="007E1D7E" w:rsidRPr="00752797" w:rsidDel="00F20284">
          <w:rPr>
            <w:lang w:val="en-US"/>
          </w:rPr>
          <w:fldChar w:fldCharType="begin"/>
        </w:r>
        <w:r w:rsidRPr="00752797" w:rsidDel="00F20284">
          <w:rPr>
            <w:lang w:val="en-US"/>
          </w:rPr>
          <w:delInstrText xml:space="preserve"> REF _Ref285374442 \h </w:delInstrText>
        </w:r>
        <w:r w:rsidR="004D7B46" w:rsidRPr="00752797" w:rsidDel="00F20284">
          <w:rPr>
            <w:lang w:val="en-US"/>
          </w:rPr>
          <w:delInstrText xml:space="preserve"> \* MERGEFORMAT </w:delInstrText>
        </w:r>
        <w:r w:rsidR="007E1D7E" w:rsidRPr="00752797" w:rsidDel="00F20284">
          <w:rPr>
            <w:lang w:val="en-US"/>
          </w:rPr>
        </w:r>
        <w:r w:rsidR="007E1D7E" w:rsidRPr="00752797" w:rsidDel="00F20284">
          <w:rPr>
            <w:lang w:val="en-US"/>
          </w:rPr>
          <w:fldChar w:fldCharType="separate"/>
        </w:r>
        <w:r w:rsidR="007E2FAA" w:rsidRPr="00752797" w:rsidDel="00F20284">
          <w:rPr>
            <w:lang w:val="en-US"/>
          </w:rPr>
          <w:delText>Temporally and/or spatially varying wave boundary conditions</w:delText>
        </w:r>
        <w:r w:rsidR="007E1D7E" w:rsidRPr="00752797" w:rsidDel="00F20284">
          <w:rPr>
            <w:lang w:val="en-US"/>
          </w:rPr>
          <w:fldChar w:fldCharType="end"/>
        </w:r>
      </w:del>
      <w:r w:rsidRPr="00752797">
        <w:rPr>
          <w:lang w:val="en-US"/>
        </w:rPr>
        <w:t>.</w:t>
      </w:r>
    </w:p>
    <w:p w:rsidR="00620A54" w:rsidRPr="00752797" w:rsidRDefault="00620A54" w:rsidP="002603CC">
      <w:pPr>
        <w:pStyle w:val="BodyText"/>
        <w:rPr>
          <w:lang w:val="en-US"/>
        </w:rPr>
      </w:pPr>
      <w:r w:rsidRPr="00752797">
        <w:rPr>
          <w:lang w:val="en-US"/>
        </w:rPr>
        <w:t>An example of a formatted variance density file is given below:</w:t>
      </w:r>
    </w:p>
    <w:p w:rsidR="00620A54" w:rsidRPr="00752797" w:rsidRDefault="00620A54" w:rsidP="002603CC">
      <w:pPr>
        <w:pStyle w:val="Codeheader"/>
        <w:rPr>
          <w:lang w:val="en-US"/>
        </w:rPr>
      </w:pPr>
      <w:r w:rsidRPr="00752797">
        <w:rPr>
          <w:lang w:val="en-US"/>
        </w:rPr>
        <w:t>vardens.txt</w:t>
      </w:r>
    </w:p>
    <w:p w:rsidR="00620A54" w:rsidRPr="005E51E7" w:rsidRDefault="00620A54" w:rsidP="002603CC">
      <w:pPr>
        <w:pStyle w:val="Code"/>
        <w:jc w:val="both"/>
        <w:rPr>
          <w:color w:val="auto"/>
        </w:rPr>
      </w:pPr>
      <w:r w:rsidRPr="005E51E7">
        <w:rPr>
          <w:color w:val="auto"/>
        </w:rPr>
        <w:t xml:space="preserve">15 </w:t>
      </w:r>
    </w:p>
    <w:p w:rsidR="00620A54" w:rsidRPr="005E51E7" w:rsidRDefault="00620A54" w:rsidP="002603CC">
      <w:pPr>
        <w:pStyle w:val="Code"/>
        <w:jc w:val="both"/>
        <w:rPr>
          <w:color w:val="auto"/>
        </w:rPr>
      </w:pPr>
      <w:r w:rsidRPr="005E51E7">
        <w:rPr>
          <w:color w:val="auto"/>
        </w:rPr>
        <w:t>0.0418</w:t>
      </w:r>
    </w:p>
    <w:p w:rsidR="00620A54" w:rsidRPr="005E51E7" w:rsidRDefault="00620A54" w:rsidP="002603CC">
      <w:pPr>
        <w:pStyle w:val="Code"/>
        <w:jc w:val="both"/>
        <w:rPr>
          <w:color w:val="auto"/>
        </w:rPr>
      </w:pPr>
      <w:r w:rsidRPr="005E51E7">
        <w:rPr>
          <w:color w:val="auto"/>
        </w:rPr>
        <w:t>0.0477</w:t>
      </w:r>
    </w:p>
    <w:p w:rsidR="00620A54" w:rsidRPr="005E51E7" w:rsidRDefault="00620A54" w:rsidP="002603CC">
      <w:pPr>
        <w:pStyle w:val="Code"/>
        <w:jc w:val="both"/>
        <w:rPr>
          <w:color w:val="auto"/>
        </w:rPr>
      </w:pPr>
      <w:r w:rsidRPr="005E51E7">
        <w:rPr>
          <w:color w:val="auto"/>
        </w:rPr>
        <w:t>0.0545</w:t>
      </w:r>
    </w:p>
    <w:p w:rsidR="00620A54" w:rsidRPr="005E51E7" w:rsidRDefault="00620A54" w:rsidP="002603CC">
      <w:pPr>
        <w:pStyle w:val="Code"/>
        <w:jc w:val="both"/>
        <w:rPr>
          <w:color w:val="auto"/>
        </w:rPr>
      </w:pPr>
      <w:r w:rsidRPr="005E51E7">
        <w:rPr>
          <w:color w:val="auto"/>
        </w:rPr>
        <w:t>0.0622</w:t>
      </w:r>
    </w:p>
    <w:p w:rsidR="00620A54" w:rsidRPr="005E51E7" w:rsidRDefault="00620A54" w:rsidP="002603CC">
      <w:pPr>
        <w:pStyle w:val="Code"/>
        <w:jc w:val="both"/>
        <w:rPr>
          <w:color w:val="auto"/>
        </w:rPr>
      </w:pPr>
      <w:r w:rsidRPr="005E51E7">
        <w:rPr>
          <w:color w:val="auto"/>
        </w:rPr>
        <w:t>0.0710</w:t>
      </w:r>
    </w:p>
    <w:p w:rsidR="00620A54" w:rsidRPr="005E51E7" w:rsidRDefault="00620A54" w:rsidP="002603CC">
      <w:pPr>
        <w:pStyle w:val="Code"/>
        <w:jc w:val="both"/>
        <w:rPr>
          <w:color w:val="auto"/>
        </w:rPr>
      </w:pPr>
      <w:r w:rsidRPr="005E51E7">
        <w:rPr>
          <w:color w:val="auto"/>
        </w:rPr>
        <w:t>0.0810</w:t>
      </w:r>
    </w:p>
    <w:p w:rsidR="00620A54" w:rsidRPr="005E51E7" w:rsidRDefault="00620A54" w:rsidP="002603CC">
      <w:pPr>
        <w:pStyle w:val="Code"/>
        <w:jc w:val="both"/>
        <w:rPr>
          <w:color w:val="auto"/>
        </w:rPr>
      </w:pPr>
      <w:r w:rsidRPr="005E51E7">
        <w:rPr>
          <w:color w:val="auto"/>
        </w:rPr>
        <w:t>0.0924</w:t>
      </w:r>
    </w:p>
    <w:p w:rsidR="00620A54" w:rsidRPr="005E51E7" w:rsidRDefault="00620A54" w:rsidP="002603CC">
      <w:pPr>
        <w:pStyle w:val="Code"/>
        <w:jc w:val="both"/>
        <w:rPr>
          <w:color w:val="auto"/>
        </w:rPr>
      </w:pPr>
      <w:r w:rsidRPr="005E51E7">
        <w:rPr>
          <w:color w:val="auto"/>
        </w:rPr>
        <w:t>0.1055</w:t>
      </w:r>
    </w:p>
    <w:p w:rsidR="00620A54" w:rsidRPr="005E51E7" w:rsidRDefault="00620A54" w:rsidP="002603CC">
      <w:pPr>
        <w:pStyle w:val="Code"/>
        <w:jc w:val="both"/>
        <w:rPr>
          <w:color w:val="auto"/>
        </w:rPr>
      </w:pPr>
      <w:r w:rsidRPr="005E51E7">
        <w:rPr>
          <w:color w:val="auto"/>
        </w:rPr>
        <w:t>0.1204</w:t>
      </w:r>
    </w:p>
    <w:p w:rsidR="00620A54" w:rsidRPr="005E51E7" w:rsidRDefault="00620A54" w:rsidP="002603CC">
      <w:pPr>
        <w:pStyle w:val="Code"/>
        <w:jc w:val="both"/>
        <w:rPr>
          <w:color w:val="auto"/>
        </w:rPr>
      </w:pPr>
      <w:r w:rsidRPr="005E51E7">
        <w:rPr>
          <w:color w:val="auto"/>
        </w:rPr>
        <w:t>0.1375</w:t>
      </w:r>
    </w:p>
    <w:p w:rsidR="00620A54" w:rsidRPr="005E51E7" w:rsidRDefault="00620A54" w:rsidP="002603CC">
      <w:pPr>
        <w:pStyle w:val="Code"/>
        <w:jc w:val="both"/>
        <w:rPr>
          <w:color w:val="auto"/>
        </w:rPr>
      </w:pPr>
      <w:r w:rsidRPr="005E51E7">
        <w:rPr>
          <w:color w:val="auto"/>
        </w:rPr>
        <w:t>0.1569</w:t>
      </w:r>
    </w:p>
    <w:p w:rsidR="00620A54" w:rsidRPr="005E51E7" w:rsidRDefault="00620A54" w:rsidP="002603CC">
      <w:pPr>
        <w:pStyle w:val="Code"/>
        <w:jc w:val="both"/>
        <w:rPr>
          <w:color w:val="auto"/>
        </w:rPr>
      </w:pPr>
      <w:r w:rsidRPr="005E51E7">
        <w:rPr>
          <w:color w:val="auto"/>
        </w:rPr>
        <w:t>0.1791</w:t>
      </w:r>
    </w:p>
    <w:p w:rsidR="00620A54" w:rsidRPr="005E51E7" w:rsidRDefault="00620A54" w:rsidP="002603CC">
      <w:pPr>
        <w:pStyle w:val="Code"/>
        <w:jc w:val="both"/>
        <w:rPr>
          <w:color w:val="auto"/>
        </w:rPr>
      </w:pPr>
      <w:r w:rsidRPr="005E51E7">
        <w:rPr>
          <w:color w:val="auto"/>
        </w:rPr>
        <w:t>0.2045</w:t>
      </w:r>
    </w:p>
    <w:p w:rsidR="00620A54" w:rsidRPr="005E51E7" w:rsidRDefault="00620A54" w:rsidP="002603CC">
      <w:pPr>
        <w:pStyle w:val="Code"/>
        <w:jc w:val="both"/>
        <w:rPr>
          <w:color w:val="auto"/>
        </w:rPr>
      </w:pPr>
      <w:r w:rsidRPr="005E51E7">
        <w:rPr>
          <w:color w:val="auto"/>
        </w:rPr>
        <w:t>0.2334</w:t>
      </w:r>
    </w:p>
    <w:p w:rsidR="00620A54" w:rsidRPr="005E51E7" w:rsidRDefault="00620A54" w:rsidP="002603CC">
      <w:pPr>
        <w:pStyle w:val="Code"/>
        <w:jc w:val="both"/>
        <w:rPr>
          <w:color w:val="auto"/>
        </w:rPr>
      </w:pPr>
      <w:r w:rsidRPr="005E51E7">
        <w:rPr>
          <w:color w:val="auto"/>
        </w:rPr>
        <w:t>0.2664</w:t>
      </w:r>
    </w:p>
    <w:p w:rsidR="00620A54" w:rsidRPr="005E51E7" w:rsidRDefault="00620A54" w:rsidP="002603CC">
      <w:pPr>
        <w:pStyle w:val="Code"/>
        <w:jc w:val="both"/>
        <w:rPr>
          <w:color w:val="auto"/>
        </w:rPr>
      </w:pPr>
      <w:r w:rsidRPr="005E51E7">
        <w:rPr>
          <w:color w:val="auto"/>
        </w:rPr>
        <w:t xml:space="preserve">13 </w:t>
      </w:r>
    </w:p>
    <w:p w:rsidR="00620A54" w:rsidRPr="005E51E7" w:rsidRDefault="00620A54" w:rsidP="002603CC">
      <w:pPr>
        <w:pStyle w:val="Code"/>
        <w:jc w:val="both"/>
        <w:rPr>
          <w:color w:val="auto"/>
        </w:rPr>
      </w:pPr>
      <w:r w:rsidRPr="005E51E7">
        <w:rPr>
          <w:color w:val="auto"/>
        </w:rPr>
        <w:t>-180.0000</w:t>
      </w:r>
    </w:p>
    <w:p w:rsidR="00620A54" w:rsidRPr="005E51E7" w:rsidRDefault="00620A54" w:rsidP="002603CC">
      <w:pPr>
        <w:pStyle w:val="Code"/>
        <w:jc w:val="both"/>
        <w:rPr>
          <w:color w:val="auto"/>
        </w:rPr>
      </w:pPr>
      <w:r w:rsidRPr="005E51E7">
        <w:rPr>
          <w:color w:val="auto"/>
        </w:rPr>
        <w:t>-150.0000</w:t>
      </w:r>
    </w:p>
    <w:p w:rsidR="00620A54" w:rsidRPr="005E51E7" w:rsidRDefault="00620A54" w:rsidP="002603CC">
      <w:pPr>
        <w:pStyle w:val="Code"/>
        <w:jc w:val="both"/>
        <w:rPr>
          <w:color w:val="auto"/>
        </w:rPr>
      </w:pPr>
      <w:r w:rsidRPr="005E51E7">
        <w:rPr>
          <w:color w:val="auto"/>
        </w:rPr>
        <w:t>-120.0000</w:t>
      </w:r>
    </w:p>
    <w:p w:rsidR="00620A54" w:rsidRPr="005E51E7" w:rsidRDefault="00620A54" w:rsidP="002603CC">
      <w:pPr>
        <w:pStyle w:val="Code"/>
        <w:jc w:val="both"/>
        <w:rPr>
          <w:color w:val="auto"/>
        </w:rPr>
      </w:pPr>
      <w:r w:rsidRPr="005E51E7">
        <w:rPr>
          <w:color w:val="auto"/>
        </w:rPr>
        <w:t>-90.0000</w:t>
      </w:r>
    </w:p>
    <w:p w:rsidR="00620A54" w:rsidRPr="005E51E7" w:rsidRDefault="00620A54" w:rsidP="002603CC">
      <w:pPr>
        <w:pStyle w:val="Code"/>
        <w:jc w:val="both"/>
        <w:rPr>
          <w:color w:val="auto"/>
        </w:rPr>
      </w:pPr>
      <w:r w:rsidRPr="005E51E7">
        <w:rPr>
          <w:color w:val="auto"/>
        </w:rPr>
        <w:t>-60.0000</w:t>
      </w:r>
    </w:p>
    <w:p w:rsidR="00620A54" w:rsidRPr="005E51E7" w:rsidRDefault="00620A54" w:rsidP="002603CC">
      <w:pPr>
        <w:pStyle w:val="Code"/>
        <w:jc w:val="both"/>
        <w:rPr>
          <w:color w:val="auto"/>
        </w:rPr>
      </w:pPr>
      <w:r w:rsidRPr="005E51E7">
        <w:rPr>
          <w:color w:val="auto"/>
        </w:rPr>
        <w:t>-30.0000</w:t>
      </w:r>
    </w:p>
    <w:p w:rsidR="00620A54" w:rsidRPr="005E51E7" w:rsidRDefault="00620A54" w:rsidP="002603CC">
      <w:pPr>
        <w:pStyle w:val="Code"/>
        <w:jc w:val="both"/>
        <w:rPr>
          <w:color w:val="auto"/>
        </w:rPr>
      </w:pPr>
      <w:r w:rsidRPr="005E51E7">
        <w:rPr>
          <w:color w:val="auto"/>
        </w:rPr>
        <w:t>0.0000</w:t>
      </w:r>
    </w:p>
    <w:p w:rsidR="00620A54" w:rsidRPr="005E51E7" w:rsidRDefault="00620A54" w:rsidP="002603CC">
      <w:pPr>
        <w:pStyle w:val="Code"/>
        <w:jc w:val="both"/>
        <w:rPr>
          <w:color w:val="auto"/>
        </w:rPr>
      </w:pPr>
      <w:r w:rsidRPr="005E51E7">
        <w:rPr>
          <w:color w:val="auto"/>
        </w:rPr>
        <w:t>30.0000</w:t>
      </w:r>
    </w:p>
    <w:p w:rsidR="00620A54" w:rsidRPr="005E51E7" w:rsidRDefault="00620A54" w:rsidP="002603CC">
      <w:pPr>
        <w:pStyle w:val="Code"/>
        <w:jc w:val="both"/>
        <w:rPr>
          <w:color w:val="auto"/>
        </w:rPr>
      </w:pPr>
      <w:r w:rsidRPr="005E51E7">
        <w:rPr>
          <w:color w:val="auto"/>
        </w:rPr>
        <w:t>60.0000</w:t>
      </w:r>
    </w:p>
    <w:p w:rsidR="00620A54" w:rsidRPr="005E51E7" w:rsidRDefault="00620A54" w:rsidP="002603CC">
      <w:pPr>
        <w:pStyle w:val="Code"/>
        <w:jc w:val="both"/>
        <w:rPr>
          <w:color w:val="auto"/>
        </w:rPr>
      </w:pPr>
      <w:r w:rsidRPr="005E51E7">
        <w:rPr>
          <w:color w:val="auto"/>
        </w:rPr>
        <w:t>90.0000</w:t>
      </w:r>
    </w:p>
    <w:p w:rsidR="00620A54" w:rsidRPr="005E51E7" w:rsidRDefault="00620A54" w:rsidP="002603CC">
      <w:pPr>
        <w:pStyle w:val="Code"/>
        <w:jc w:val="both"/>
        <w:rPr>
          <w:color w:val="auto"/>
        </w:rPr>
      </w:pPr>
      <w:r w:rsidRPr="005E51E7">
        <w:rPr>
          <w:color w:val="auto"/>
        </w:rPr>
        <w:t>120.0000</w:t>
      </w:r>
    </w:p>
    <w:p w:rsidR="00620A54" w:rsidRPr="005E51E7" w:rsidRDefault="00620A54" w:rsidP="002603CC">
      <w:pPr>
        <w:pStyle w:val="Code"/>
        <w:jc w:val="both"/>
        <w:rPr>
          <w:color w:val="auto"/>
        </w:rPr>
      </w:pPr>
      <w:r w:rsidRPr="005E51E7">
        <w:rPr>
          <w:color w:val="auto"/>
        </w:rPr>
        <w:t>150.0000</w:t>
      </w:r>
    </w:p>
    <w:p w:rsidR="00620A54" w:rsidRPr="005E51E7" w:rsidRDefault="00620A54" w:rsidP="002603CC">
      <w:pPr>
        <w:pStyle w:val="Code"/>
        <w:jc w:val="both"/>
        <w:rPr>
          <w:color w:val="auto"/>
        </w:rPr>
      </w:pPr>
      <w:r w:rsidRPr="005E51E7">
        <w:rPr>
          <w:color w:val="auto"/>
        </w:rPr>
        <w:t>180.0000</w:t>
      </w:r>
    </w:p>
    <w:p w:rsidR="00620A54" w:rsidRPr="005E51E7" w:rsidRDefault="00620A54" w:rsidP="002603CC">
      <w:pPr>
        <w:pStyle w:val="Code"/>
        <w:jc w:val="both"/>
        <w:rPr>
          <w:color w:val="auto"/>
        </w:rPr>
      </w:pPr>
      <w:r w:rsidRPr="005E51E7">
        <w:rPr>
          <w:color w:val="auto"/>
        </w:rPr>
        <w:t xml:space="preserve">   0     0     0     0     0     0     0     0     0     0     0     0</w:t>
      </w:r>
    </w:p>
    <w:p w:rsidR="00620A54" w:rsidRPr="005E51E7" w:rsidRDefault="00620A54" w:rsidP="002603CC">
      <w:pPr>
        <w:pStyle w:val="Code"/>
        <w:jc w:val="both"/>
        <w:rPr>
          <w:color w:val="auto"/>
        </w:rPr>
      </w:pPr>
      <w:r w:rsidRPr="005E51E7">
        <w:rPr>
          <w:color w:val="auto"/>
        </w:rPr>
        <w:t xml:space="preserve">  51   242   574   956  1288  1482  1481  1286   957   579   244    51</w:t>
      </w:r>
    </w:p>
    <w:p w:rsidR="00620A54" w:rsidRPr="005E51E7" w:rsidRDefault="00620A54" w:rsidP="002603CC">
      <w:pPr>
        <w:pStyle w:val="Code"/>
        <w:jc w:val="both"/>
        <w:rPr>
          <w:color w:val="auto"/>
        </w:rPr>
      </w:pPr>
      <w:r w:rsidRPr="005E51E7">
        <w:rPr>
          <w:color w:val="auto"/>
        </w:rPr>
        <w:t xml:space="preserve"> 129   610  1443  2402  3238  3725  3724  3234  2406  1454   613   128</w:t>
      </w:r>
    </w:p>
    <w:p w:rsidR="00620A54" w:rsidRPr="005E51E7" w:rsidRDefault="00620A54" w:rsidP="002603CC">
      <w:pPr>
        <w:pStyle w:val="Code"/>
        <w:jc w:val="both"/>
        <w:rPr>
          <w:color w:val="auto"/>
        </w:rPr>
      </w:pPr>
      <w:r w:rsidRPr="005E51E7">
        <w:rPr>
          <w:color w:val="auto"/>
        </w:rPr>
        <w:t xml:space="preserve"> 273  1287  3054  5084  6846  7872  7869  6837  5091  3076  1295   271</w:t>
      </w:r>
    </w:p>
    <w:p w:rsidR="00620A54" w:rsidRPr="005E51E7" w:rsidRDefault="00620A54" w:rsidP="002603CC">
      <w:pPr>
        <w:pStyle w:val="Code"/>
        <w:jc w:val="both"/>
        <w:rPr>
          <w:color w:val="auto"/>
        </w:rPr>
      </w:pPr>
      <w:r w:rsidRPr="005E51E7">
        <w:rPr>
          <w:color w:val="auto"/>
        </w:rPr>
        <w:t xml:space="preserve"> 665  3152  7463 12402 16712 19229 19221 16690 12419  7518  3172   662</w:t>
      </w:r>
    </w:p>
    <w:p w:rsidR="00620A54" w:rsidRPr="005E51E7" w:rsidRDefault="00620A54" w:rsidP="002603CC">
      <w:pPr>
        <w:pStyle w:val="Code"/>
        <w:jc w:val="both"/>
        <w:rPr>
          <w:color w:val="auto"/>
        </w:rPr>
      </w:pPr>
      <w:r w:rsidRPr="005E51E7">
        <w:rPr>
          <w:color w:val="auto"/>
        </w:rPr>
        <w:t>1302  6159 14608 24275 32688 37618 37603 32644 24309 14716  6198  1296</w:t>
      </w:r>
    </w:p>
    <w:p w:rsidR="00620A54" w:rsidRPr="005E51E7" w:rsidRDefault="00620A54" w:rsidP="002603CC">
      <w:pPr>
        <w:pStyle w:val="Code"/>
        <w:jc w:val="both"/>
        <w:rPr>
          <w:color w:val="auto"/>
        </w:rPr>
      </w:pPr>
      <w:r w:rsidRPr="005E51E7">
        <w:rPr>
          <w:color w:val="auto"/>
        </w:rPr>
        <w:lastRenderedPageBreak/>
        <w:t>2328 10989 26020 43341 58358 67109 67080 58281 43401 26213 11058  2317</w:t>
      </w:r>
    </w:p>
    <w:p w:rsidR="00620A54" w:rsidRPr="005E51E7" w:rsidRDefault="00620A54" w:rsidP="002603CC">
      <w:pPr>
        <w:pStyle w:val="Code"/>
        <w:jc w:val="both"/>
        <w:rPr>
          <w:color w:val="auto"/>
        </w:rPr>
      </w:pPr>
      <w:r w:rsidRPr="005E51E7">
        <w:rPr>
          <w:color w:val="auto"/>
        </w:rPr>
        <w:t>3365 15922 37712 62733 84492 97150 97110 84380 62820 37991 16021  3349</w:t>
      </w:r>
    </w:p>
    <w:p w:rsidR="00620A54" w:rsidRPr="005E51E7" w:rsidRDefault="00620A54" w:rsidP="002603CC">
      <w:pPr>
        <w:pStyle w:val="Code"/>
        <w:jc w:val="both"/>
        <w:rPr>
          <w:color w:val="auto"/>
        </w:rPr>
      </w:pPr>
      <w:r w:rsidRPr="005E51E7">
        <w:rPr>
          <w:color w:val="auto"/>
        </w:rPr>
        <w:t>3426 16230 38440 63939 86109 99010 98969 85995 64027 38724 16331  3410</w:t>
      </w:r>
    </w:p>
    <w:p w:rsidR="00620A54" w:rsidRPr="005E51E7" w:rsidRDefault="00620A54" w:rsidP="002603CC">
      <w:pPr>
        <w:pStyle w:val="Code"/>
        <w:jc w:val="both"/>
        <w:rPr>
          <w:color w:val="auto"/>
        </w:rPr>
      </w:pPr>
      <w:r w:rsidRPr="005E51E7">
        <w:rPr>
          <w:color w:val="auto"/>
        </w:rPr>
        <w:t>2027  9612 22730 37790 50909 58529 58505 50841 37843 22898  9672  2018</w:t>
      </w:r>
    </w:p>
    <w:p w:rsidR="00620A54" w:rsidRPr="005E51E7" w:rsidRDefault="00620A54" w:rsidP="002603CC">
      <w:pPr>
        <w:pStyle w:val="Code"/>
        <w:jc w:val="both"/>
        <w:rPr>
          <w:color w:val="auto"/>
        </w:rPr>
      </w:pPr>
      <w:r w:rsidRPr="005E51E7">
        <w:rPr>
          <w:color w:val="auto"/>
        </w:rPr>
        <w:t xml:space="preserve"> 672  3178  7538 12535 16892 19440 19432 16870 12552  7594  3198   669</w:t>
      </w:r>
    </w:p>
    <w:p w:rsidR="00620A54" w:rsidRPr="005E51E7" w:rsidRDefault="00620A54" w:rsidP="002603CC">
      <w:pPr>
        <w:pStyle w:val="Code"/>
        <w:jc w:val="both"/>
        <w:rPr>
          <w:color w:val="auto"/>
        </w:rPr>
      </w:pPr>
      <w:r w:rsidRPr="005E51E7">
        <w:rPr>
          <w:color w:val="auto"/>
        </w:rPr>
        <w:t xml:space="preserve"> 101   479  1135  1890  2542  2924  2923  2539  1892  1144   482   101</w:t>
      </w:r>
    </w:p>
    <w:p w:rsidR="00620A54" w:rsidRPr="005E51E7" w:rsidRDefault="00620A54" w:rsidP="002603CC">
      <w:pPr>
        <w:pStyle w:val="Code"/>
        <w:jc w:val="both"/>
        <w:rPr>
          <w:color w:val="auto"/>
        </w:rPr>
      </w:pPr>
      <w:r w:rsidRPr="005E51E7">
        <w:rPr>
          <w:color w:val="auto"/>
        </w:rPr>
        <w:t xml:space="preserve">   2    11    26    43    57    66    66    57    43    26    11     2</w:t>
      </w:r>
    </w:p>
    <w:p w:rsidR="00620A54" w:rsidRPr="005E51E7" w:rsidRDefault="00620A54" w:rsidP="002603CC">
      <w:pPr>
        <w:pStyle w:val="Code"/>
        <w:jc w:val="both"/>
        <w:rPr>
          <w:color w:val="auto"/>
        </w:rPr>
      </w:pPr>
      <w:r w:rsidRPr="005E51E7">
        <w:rPr>
          <w:color w:val="auto"/>
        </w:rPr>
        <w:t xml:space="preserve">   0     0     0     1     1     1     1     1     1     0     0     0</w:t>
      </w:r>
    </w:p>
    <w:p w:rsidR="00620A54" w:rsidRPr="005E51E7" w:rsidRDefault="00620A54" w:rsidP="002603CC">
      <w:pPr>
        <w:pStyle w:val="Code"/>
        <w:jc w:val="both"/>
        <w:rPr>
          <w:color w:val="auto"/>
        </w:rPr>
      </w:pPr>
      <w:r w:rsidRPr="005E51E7">
        <w:rPr>
          <w:color w:val="auto"/>
        </w:rPr>
        <w:t xml:space="preserve">   0     0     0     0     0     0     0     0     0     0     0     0</w:t>
      </w:r>
    </w:p>
    <w:p w:rsidR="00620A54" w:rsidRPr="00752797" w:rsidRDefault="00620A54" w:rsidP="002603CC">
      <w:pPr>
        <w:pStyle w:val="Code"/>
        <w:jc w:val="both"/>
      </w:pPr>
      <w:r w:rsidRPr="005E51E7">
        <w:rPr>
          <w:color w:val="auto"/>
        </w:rPr>
        <w:t xml:space="preserve">   0     0     0     0     0     0     0     0     0     0     0     </w:t>
      </w:r>
      <w:r w:rsidRPr="00752797">
        <w:t>0</w:t>
      </w:r>
    </w:p>
    <w:p w:rsidR="003E1DDA" w:rsidRPr="00752797" w:rsidRDefault="006E38F6" w:rsidP="003E1DDA">
      <w:pPr>
        <w:pStyle w:val="Heading3"/>
        <w:jc w:val="both"/>
        <w:rPr>
          <w:lang w:val="en-US"/>
        </w:rPr>
      </w:pPr>
      <w:bookmarkStart w:id="253" w:name="_Ref413313396"/>
      <w:bookmarkStart w:id="254" w:name="_Toc413853436"/>
      <w:bookmarkStart w:id="255" w:name="_Toc285701670"/>
      <w:r w:rsidRPr="00752797">
        <w:rPr>
          <w:lang w:val="en-US"/>
        </w:rPr>
        <w:t>Non-spectral wave boundary conditions</w:t>
      </w:r>
      <w:bookmarkEnd w:id="253"/>
      <w:bookmarkEnd w:id="254"/>
    </w:p>
    <w:p w:rsidR="00E22FE1" w:rsidRPr="00752797" w:rsidRDefault="00E22FE1" w:rsidP="00E22FE1">
      <w:pPr>
        <w:rPr>
          <w:lang w:val="en-US"/>
        </w:rPr>
      </w:pPr>
      <w:r w:rsidRPr="00752797">
        <w:rPr>
          <w:lang w:val="en-US"/>
        </w:rPr>
        <w:t xml:space="preserve">Stationary wave boundary conditions are enabled using </w:t>
      </w:r>
      <w:r w:rsidRPr="00752797">
        <w:rPr>
          <w:i/>
          <w:lang w:val="en-US"/>
        </w:rPr>
        <w:t>wbctype</w:t>
      </w:r>
      <w:r w:rsidRPr="00752797">
        <w:rPr>
          <w:lang w:val="en-US"/>
        </w:rPr>
        <w:t xml:space="preserve"> values </w:t>
      </w:r>
      <w:r w:rsidRPr="00752797">
        <w:rPr>
          <w:i/>
          <w:lang w:val="en-US"/>
        </w:rPr>
        <w:t>stat</w:t>
      </w:r>
      <w:r w:rsidRPr="00752797">
        <w:rPr>
          <w:lang w:val="en-US"/>
        </w:rPr>
        <w:t xml:space="preserve">, </w:t>
      </w:r>
      <w:r w:rsidRPr="00752797">
        <w:rPr>
          <w:i/>
          <w:lang w:val="en-US"/>
        </w:rPr>
        <w:t>ts_1</w:t>
      </w:r>
      <w:r w:rsidRPr="00752797">
        <w:rPr>
          <w:lang w:val="en-US"/>
        </w:rPr>
        <w:t xml:space="preserve">, </w:t>
      </w:r>
      <w:r w:rsidRPr="00752797">
        <w:rPr>
          <w:i/>
          <w:lang w:val="en-US"/>
        </w:rPr>
        <w:t>ts_2</w:t>
      </w:r>
      <w:r w:rsidR="00962612" w:rsidRPr="00752797">
        <w:rPr>
          <w:i/>
          <w:lang w:val="en-US"/>
        </w:rPr>
        <w:t>, ts_nonh</w:t>
      </w:r>
      <w:r w:rsidRPr="00752797">
        <w:rPr>
          <w:i/>
          <w:lang w:val="en-US"/>
        </w:rPr>
        <w:t xml:space="preserve"> </w:t>
      </w:r>
      <w:r w:rsidRPr="00752797">
        <w:rPr>
          <w:lang w:val="en-US"/>
        </w:rPr>
        <w:t xml:space="preserve">or </w:t>
      </w:r>
      <w:r w:rsidRPr="00752797">
        <w:rPr>
          <w:i/>
          <w:lang w:val="en-US"/>
        </w:rPr>
        <w:t>stat_table</w:t>
      </w:r>
      <w:r w:rsidRPr="00752797">
        <w:rPr>
          <w:lang w:val="en-US"/>
        </w:rPr>
        <w:t>. The conditions are</w:t>
      </w:r>
      <w:r w:rsidRPr="00752797">
        <w:rPr>
          <w:i/>
          <w:lang w:val="en-US"/>
        </w:rPr>
        <w:t xml:space="preserve"> </w:t>
      </w:r>
      <w:r w:rsidRPr="00752797">
        <w:rPr>
          <w:lang w:val="en-US"/>
        </w:rPr>
        <w:t xml:space="preserve">generally defined within the </w:t>
      </w:r>
      <w:r w:rsidRPr="00752797">
        <w:rPr>
          <w:i/>
          <w:lang w:val="en-US"/>
        </w:rPr>
        <w:t>params.txt</w:t>
      </w:r>
      <w:r w:rsidRPr="00752797">
        <w:rPr>
          <w:lang w:val="en-US"/>
        </w:rPr>
        <w:t xml:space="preserve"> file directly using the keywords described in the table below. In addition, in case of </w:t>
      </w:r>
      <w:r w:rsidRPr="00752797">
        <w:rPr>
          <w:i/>
          <w:lang w:val="en-US"/>
        </w:rPr>
        <w:t>wbctype</w:t>
      </w:r>
      <w:r w:rsidRPr="00752797">
        <w:rPr>
          <w:lang w:val="en-US"/>
        </w:rPr>
        <w:t xml:space="preserve"> values </w:t>
      </w:r>
      <w:r w:rsidRPr="00752797">
        <w:rPr>
          <w:i/>
          <w:lang w:val="en-US"/>
        </w:rPr>
        <w:t>ts_1</w:t>
      </w:r>
      <w:r w:rsidRPr="00752797">
        <w:rPr>
          <w:lang w:val="en-US"/>
        </w:rPr>
        <w:t xml:space="preserve"> or </w:t>
      </w:r>
      <w:r w:rsidRPr="00752797">
        <w:rPr>
          <w:i/>
          <w:lang w:val="en-US"/>
        </w:rPr>
        <w:t>ts_2</w:t>
      </w:r>
      <w:r w:rsidRPr="00752797">
        <w:rPr>
          <w:lang w:val="en-US"/>
        </w:rPr>
        <w:t xml:space="preserve"> the file </w:t>
      </w:r>
      <w:r w:rsidRPr="00752797">
        <w:rPr>
          <w:i/>
          <w:lang w:val="en-US"/>
        </w:rPr>
        <w:t>bc/gen.ezs</w:t>
      </w:r>
      <w:r w:rsidRPr="00752797">
        <w:rPr>
          <w:lang w:val="en-US"/>
        </w:rPr>
        <w:t xml:space="preserve"> should be present that describes the infragravity wave forcing generated outside of XBeach</w:t>
      </w:r>
      <w:r w:rsidR="00400C16" w:rsidRPr="00752797">
        <w:rPr>
          <w:lang w:val="en-US"/>
        </w:rPr>
        <w:t>.</w:t>
      </w:r>
      <w:r w:rsidRPr="00752797">
        <w:rPr>
          <w:lang w:val="en-US"/>
        </w:rPr>
        <w:t xml:space="preserve"> </w:t>
      </w:r>
      <w:r w:rsidR="00400C16" w:rsidRPr="00752797">
        <w:rPr>
          <w:lang w:val="en-US"/>
        </w:rPr>
        <w:t xml:space="preserve">For the </w:t>
      </w:r>
      <w:r w:rsidR="00400C16" w:rsidRPr="00752797">
        <w:rPr>
          <w:i/>
          <w:lang w:val="en-US"/>
        </w:rPr>
        <w:t>wbctype</w:t>
      </w:r>
      <w:r w:rsidR="00400C16" w:rsidRPr="00752797">
        <w:rPr>
          <w:lang w:val="en-US"/>
        </w:rPr>
        <w:t xml:space="preserve"> </w:t>
      </w:r>
      <w:r w:rsidR="00400C16" w:rsidRPr="00752797">
        <w:rPr>
          <w:i/>
          <w:lang w:val="en-US"/>
        </w:rPr>
        <w:t xml:space="preserve">ts_nonh </w:t>
      </w:r>
      <w:r w:rsidR="00400C16" w:rsidRPr="00752797">
        <w:rPr>
          <w:lang w:val="en-US"/>
        </w:rPr>
        <w:t xml:space="preserve">also a separate file is needed. </w:t>
      </w:r>
      <w:ins w:id="256" w:author="Ellen Quataert" w:date="2015-04-10T14:39:00Z">
        <w:r w:rsidR="00F20284">
          <w:rPr>
            <w:lang w:val="en-US"/>
          </w:rPr>
          <w:t xml:space="preserve">For </w:t>
        </w:r>
      </w:ins>
      <w:del w:id="257" w:author="Ellen Quataert" w:date="2015-04-10T14:39:00Z">
        <w:r w:rsidR="00400C16" w:rsidRPr="00752797" w:rsidDel="00F20284">
          <w:rPr>
            <w:lang w:val="en-US"/>
          </w:rPr>
          <w:delText>M</w:delText>
        </w:r>
      </w:del>
      <w:ins w:id="258" w:author="Ellen Quataert" w:date="2015-04-10T14:39:00Z">
        <w:r w:rsidR="00F20284">
          <w:rPr>
            <w:lang w:val="en-US"/>
          </w:rPr>
          <w:t>m</w:t>
        </w:r>
      </w:ins>
      <w:r w:rsidRPr="00752797">
        <w:rPr>
          <w:lang w:val="en-US"/>
        </w:rPr>
        <w:t xml:space="preserve">ore </w:t>
      </w:r>
      <w:r w:rsidR="00400C16" w:rsidRPr="00752797">
        <w:rPr>
          <w:lang w:val="en-US"/>
        </w:rPr>
        <w:t xml:space="preserve">information </w:t>
      </w:r>
      <w:r w:rsidRPr="00752797">
        <w:rPr>
          <w:lang w:val="en-US"/>
        </w:rPr>
        <w:t xml:space="preserve">about </w:t>
      </w:r>
      <w:r w:rsidR="00400C16" w:rsidRPr="00752797">
        <w:rPr>
          <w:lang w:val="en-US"/>
        </w:rPr>
        <w:t>these</w:t>
      </w:r>
      <w:r w:rsidRPr="00752797">
        <w:rPr>
          <w:lang w:val="en-US"/>
        </w:rPr>
        <w:t xml:space="preserve"> file</w:t>
      </w:r>
      <w:r w:rsidR="00400C16" w:rsidRPr="00752797">
        <w:rPr>
          <w:lang w:val="en-US"/>
        </w:rPr>
        <w:t>s</w:t>
      </w:r>
      <w:ins w:id="259" w:author="Ellen Quataert" w:date="2015-04-10T14:39:00Z">
        <w:r w:rsidR="00F20284">
          <w:rPr>
            <w:lang w:val="en-US"/>
          </w:rPr>
          <w:t>, see</w:t>
        </w:r>
      </w:ins>
      <w:del w:id="260" w:author="Ellen Quataert" w:date="2015-04-10T14:39:00Z">
        <w:r w:rsidRPr="00752797" w:rsidDel="00F20284">
          <w:rPr>
            <w:lang w:val="en-US"/>
          </w:rPr>
          <w:delText xml:space="preserve"> </w:delText>
        </w:r>
        <w:r w:rsidR="0005330B" w:rsidRPr="00752797" w:rsidDel="00F20284">
          <w:rPr>
            <w:lang w:val="en-US"/>
          </w:rPr>
          <w:delText>in</w:delText>
        </w:r>
      </w:del>
      <w:r w:rsidR="0005330B" w:rsidRPr="00752797">
        <w:rPr>
          <w:lang w:val="en-US"/>
        </w:rPr>
        <w:t xml:space="preserve"> </w:t>
      </w:r>
      <w:ins w:id="261" w:author="Ellen Quataert" w:date="2015-04-10T14:39:00Z">
        <w:r w:rsidR="00F20284">
          <w:rPr>
            <w:lang w:val="en-US"/>
          </w:rPr>
          <w:t xml:space="preserve">Section </w:t>
        </w:r>
      </w:ins>
      <w:r w:rsidR="007E1D7E" w:rsidRPr="00752797">
        <w:rPr>
          <w:lang w:val="en-US"/>
        </w:rPr>
        <w:fldChar w:fldCharType="begin"/>
      </w:r>
      <w:r w:rsidR="0005330B" w:rsidRPr="00752797">
        <w:rPr>
          <w:lang w:val="en-US"/>
        </w:rPr>
        <w:instrText xml:space="preserve"> REF _Ref413596729 \r \h </w:instrText>
      </w:r>
      <w:r w:rsidR="007E1D7E" w:rsidRPr="00752797">
        <w:rPr>
          <w:lang w:val="en-US"/>
        </w:rPr>
      </w:r>
      <w:r w:rsidR="007E1D7E" w:rsidRPr="00752797">
        <w:rPr>
          <w:lang w:val="en-US"/>
        </w:rPr>
        <w:fldChar w:fldCharType="separate"/>
      </w:r>
      <w:r w:rsidR="007E2FAA">
        <w:rPr>
          <w:lang w:val="en-US"/>
        </w:rPr>
        <w:t>4.4.2.2</w:t>
      </w:r>
      <w:r w:rsidR="007E1D7E" w:rsidRPr="00752797">
        <w:rPr>
          <w:lang w:val="en-US"/>
        </w:rPr>
        <w:fldChar w:fldCharType="end"/>
      </w:r>
      <w:r w:rsidR="0005330B" w:rsidRPr="00752797">
        <w:rPr>
          <w:lang w:val="en-US"/>
        </w:rPr>
        <w:t>.</w:t>
      </w:r>
      <w:r w:rsidR="00400C16" w:rsidRPr="00752797">
        <w:rPr>
          <w:lang w:val="en-US"/>
        </w:rPr>
        <w:t xml:space="preserve"> </w:t>
      </w:r>
    </w:p>
    <w:p w:rsidR="006E38F6" w:rsidRPr="00752797" w:rsidRDefault="006E38F6" w:rsidP="006E38F6">
      <w:pPr>
        <w:pStyle w:val="Heading4"/>
        <w:rPr>
          <w:lang w:val="en-US"/>
        </w:rPr>
      </w:pPr>
      <w:r w:rsidRPr="00752797">
        <w:rPr>
          <w:lang w:val="en-US"/>
        </w:rPr>
        <w:t>Stationary wave boundary conditions</w:t>
      </w:r>
    </w:p>
    <w:p w:rsidR="00E22FE1" w:rsidRPr="00752797" w:rsidRDefault="00E22FE1" w:rsidP="00E22FE1">
      <w:pPr>
        <w:pStyle w:val="BodyText"/>
        <w:rPr>
          <w:lang w:val="en-US"/>
        </w:rPr>
      </w:pPr>
      <w:bookmarkStart w:id="262" w:name="_Ref413318835"/>
      <w:r w:rsidRPr="00752797">
        <w:rPr>
          <w:lang w:val="en-US"/>
        </w:rPr>
        <w:t xml:space="preserve">Only in case of </w:t>
      </w:r>
      <w:r w:rsidRPr="00752797">
        <w:rPr>
          <w:i/>
          <w:lang w:val="en-US"/>
        </w:rPr>
        <w:t>wbctype = stat_table</w:t>
      </w:r>
      <w:r w:rsidRPr="00752797">
        <w:rPr>
          <w:lang w:val="en-US"/>
        </w:rPr>
        <w:t xml:space="preserve"> the time-varying stationary wave boundary conditions are fully described in an external file referenced by the </w:t>
      </w:r>
      <w:r w:rsidRPr="00752797">
        <w:rPr>
          <w:i/>
          <w:lang w:val="en-US"/>
        </w:rPr>
        <w:t>bcfile</w:t>
      </w:r>
      <w:r w:rsidRPr="00752797">
        <w:rPr>
          <w:lang w:val="en-US"/>
        </w:rPr>
        <w:t xml:space="preserve"> keyword. The </w:t>
      </w:r>
      <w:r w:rsidRPr="00752797">
        <w:rPr>
          <w:i/>
          <w:lang w:val="en-US"/>
        </w:rPr>
        <w:t xml:space="preserve">bcfile </w:t>
      </w:r>
      <w:r w:rsidRPr="00752797">
        <w:rPr>
          <w:lang w:val="en-US"/>
        </w:rPr>
        <w:t xml:space="preserve">keyword is part of the spectral wave boundary condition input and also the referenced file is designed for time-varying spectral input in the form of JONSWAP spectra (see </w:t>
      </w:r>
      <w:ins w:id="263" w:author="Ellen Quataert" w:date="2015-04-10T14:40:00Z">
        <w:r w:rsidR="00F20284">
          <w:rPr>
            <w:lang w:val="en-US"/>
          </w:rPr>
          <w:t xml:space="preserve">Section </w:t>
        </w:r>
      </w:ins>
      <w:r w:rsidR="007E1D7E" w:rsidRPr="00752797">
        <w:rPr>
          <w:lang w:val="en-US"/>
        </w:rPr>
        <w:fldChar w:fldCharType="begin"/>
      </w:r>
      <w:r w:rsidRPr="00752797">
        <w:rPr>
          <w:lang w:val="en-US"/>
        </w:rPr>
        <w:instrText xml:space="preserve"> REF _Ref285376842 \r \h </w:instrText>
      </w:r>
      <w:r w:rsidR="007E1D7E" w:rsidRPr="00752797">
        <w:rPr>
          <w:lang w:val="en-US"/>
        </w:rPr>
      </w:r>
      <w:r w:rsidR="007E1D7E" w:rsidRPr="00752797">
        <w:rPr>
          <w:lang w:val="en-US"/>
        </w:rPr>
        <w:fldChar w:fldCharType="separate"/>
      </w:r>
      <w:r w:rsidR="007E2FAA">
        <w:rPr>
          <w:lang w:val="en-US"/>
        </w:rPr>
        <w:t>4.4.1.1</w:t>
      </w:r>
      <w:r w:rsidR="007E1D7E" w:rsidRPr="00752797">
        <w:rPr>
          <w:lang w:val="en-US"/>
        </w:rPr>
        <w:fldChar w:fldCharType="end"/>
      </w:r>
      <w:r w:rsidRPr="00752797">
        <w:rPr>
          <w:lang w:val="en-US"/>
        </w:rPr>
        <w:t xml:space="preserve">). In stationary mode only the relevant data from this file is used and irrelevant data like </w:t>
      </w:r>
      <w:r w:rsidRPr="00752797">
        <w:rPr>
          <w:i/>
          <w:lang w:val="en-US"/>
        </w:rPr>
        <w:t>gamma</w:t>
      </w:r>
      <w:r w:rsidRPr="00752797">
        <w:rPr>
          <w:lang w:val="en-US"/>
        </w:rPr>
        <w:t xml:space="preserve"> and </w:t>
      </w:r>
      <w:r w:rsidRPr="00752797">
        <w:rPr>
          <w:i/>
          <w:lang w:val="en-US"/>
        </w:rPr>
        <w:t>dfj</w:t>
      </w:r>
      <w:r w:rsidRPr="00752797">
        <w:rPr>
          <w:lang w:val="en-US"/>
        </w:rPr>
        <w:t xml:space="preserve"> are discarded. </w:t>
      </w:r>
    </w:p>
    <w:p w:rsidR="00621C7E" w:rsidRPr="00752797" w:rsidRDefault="00621C7E" w:rsidP="00621C7E">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6</w:t>
      </w:r>
      <w:r w:rsidR="007E2FAA">
        <w:rPr>
          <w:lang w:val="en-US"/>
        </w:rPr>
        <w:fldChar w:fldCharType="end"/>
      </w:r>
      <w:r w:rsidRPr="00752797">
        <w:rPr>
          <w:lang w:val="en-US"/>
        </w:rPr>
        <w:tab/>
        <w:t>Overview of available keywords for stationary boundary conditions</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E22FE1" w:rsidRPr="00752797" w:rsidTr="00400C1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keyword</w:t>
            </w:r>
          </w:p>
        </w:tc>
        <w:tc>
          <w:tcPr>
            <w:tcW w:w="2245"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7"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721"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8"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Hrms</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Hrms wave height for </w:t>
            </w:r>
            <w:r w:rsidR="00400C16" w:rsidRPr="00752797">
              <w:t>wbctype</w:t>
            </w:r>
            <w:r w:rsidRPr="00752797">
              <w:t xml:space="preserve"> = stat, bichrom, ts_1 or ts_2</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Tlong</w:t>
            </w:r>
          </w:p>
        </w:tc>
        <w:tc>
          <w:tcPr>
            <w:tcW w:w="2245"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Wave group period for case </w:t>
            </w:r>
            <w:r w:rsidR="00400C16" w:rsidRPr="00752797">
              <w:t xml:space="preserve">wbctype </w:t>
            </w:r>
            <w:r w:rsidRPr="00752797">
              <w:t>= bichrom</w:t>
            </w:r>
          </w:p>
        </w:tc>
        <w:tc>
          <w:tcPr>
            <w:tcW w:w="1197"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80.0</w:t>
            </w:r>
          </w:p>
        </w:tc>
        <w:tc>
          <w:tcPr>
            <w:tcW w:w="1721"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20.0 - 300.0</w:t>
            </w:r>
          </w:p>
        </w:tc>
        <w:tc>
          <w:tcPr>
            <w:tcW w:w="84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9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Trep</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Representative wave period for </w:t>
            </w:r>
            <w:r w:rsidR="00400C16" w:rsidRPr="00752797">
              <w:t xml:space="preserve">wbctype </w:t>
            </w:r>
            <w:r w:rsidRPr="00752797">
              <w:t>= stat, bichrom, ts_1 or ts_2</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dir0</w:t>
            </w:r>
          </w:p>
        </w:tc>
        <w:tc>
          <w:tcPr>
            <w:tcW w:w="2245"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Mean wave direction for </w:t>
            </w:r>
            <w:r w:rsidR="00400C16" w:rsidRPr="00752797">
              <w:t xml:space="preserve">wbctype </w:t>
            </w:r>
            <w:r w:rsidRPr="00752797">
              <w:t>= stat, bichrom, ts_1 or ts_2 (nautical convention)</w:t>
            </w:r>
          </w:p>
        </w:tc>
        <w:tc>
          <w:tcPr>
            <w:tcW w:w="1197"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721"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180.0 - 360.0</w:t>
            </w:r>
          </w:p>
        </w:tc>
        <w:tc>
          <w:tcPr>
            <w:tcW w:w="84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19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400C16" w:rsidP="00400C16">
            <w:pPr>
              <w:pStyle w:val="PlainText"/>
              <w:jc w:val="both"/>
            </w:pPr>
            <w:r w:rsidRPr="00752797">
              <w:t>wbctype</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Wave boundary condition type</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bichrom</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stat, bichrom, ts_1, ts_2, jons, swan, vardens, </w:t>
            </w:r>
            <w:r w:rsidRPr="00752797">
              <w:lastRenderedPageBreak/>
              <w:t>reuse, ts_nonh, off, stat_table, jons_table</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lastRenderedPageBreak/>
              <w:t>lateralwave</w:t>
            </w:r>
          </w:p>
        </w:tc>
        <w:tc>
          <w:tcPr>
            <w:tcW w:w="2245"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for lateral boundary at left</w:t>
            </w:r>
          </w:p>
        </w:tc>
        <w:tc>
          <w:tcPr>
            <w:tcW w:w="1197"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w:t>
            </w:r>
          </w:p>
        </w:tc>
        <w:tc>
          <w:tcPr>
            <w:tcW w:w="1721"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 wavecrest, cyclic</w:t>
            </w:r>
          </w:p>
        </w:tc>
        <w:tc>
          <w:tcPr>
            <w:tcW w:w="84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m</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Power in cos^m directional distribution for </w:t>
            </w:r>
            <w:r w:rsidR="00400C16" w:rsidRPr="00752797">
              <w:t>wbctype</w:t>
            </w:r>
            <w:r w:rsidRPr="00752797">
              <w:t xml:space="preserve"> = stat, bichrom, ts_1 or ts_2</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2 - 128</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nmax+</w:t>
            </w:r>
          </w:p>
        </w:tc>
        <w:tc>
          <w:tcPr>
            <w:tcW w:w="2245"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ratio of cg/c for computing long wave boundary conditions</w:t>
            </w:r>
          </w:p>
        </w:tc>
        <w:tc>
          <w:tcPr>
            <w:tcW w:w="1197"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0.8</w:t>
            </w:r>
          </w:p>
        </w:tc>
        <w:tc>
          <w:tcPr>
            <w:tcW w:w="1721"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0.5 - 1.0</w:t>
            </w:r>
          </w:p>
        </w:tc>
        <w:tc>
          <w:tcPr>
            <w:tcW w:w="84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taper</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Spin-up time of wave boundary conditions, in morphological time</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100.0</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E38F6" w:rsidRPr="00752797" w:rsidRDefault="006E38F6" w:rsidP="006E38F6">
      <w:pPr>
        <w:pStyle w:val="Heading4"/>
        <w:rPr>
          <w:lang w:val="en-US"/>
        </w:rPr>
      </w:pPr>
      <w:bookmarkStart w:id="264" w:name="_Ref413596729"/>
      <w:r w:rsidRPr="00752797">
        <w:rPr>
          <w:lang w:val="en-US"/>
        </w:rPr>
        <w:t>Time series</w:t>
      </w:r>
      <w:bookmarkEnd w:id="262"/>
      <w:bookmarkEnd w:id="264"/>
    </w:p>
    <w:p w:rsidR="003E1DDA" w:rsidRPr="00752797" w:rsidRDefault="00400C16" w:rsidP="00400C16">
      <w:pPr>
        <w:rPr>
          <w:lang w:val="en-US"/>
        </w:rPr>
      </w:pPr>
      <w:r w:rsidRPr="00752797">
        <w:rPr>
          <w:lang w:val="en-US"/>
        </w:rPr>
        <w:t xml:space="preserve">The wave boundary condition types of ts_1 and ts_2 need a separate file containing short wave energy and free surface elevation (including long wave motions). </w:t>
      </w:r>
      <w:r w:rsidR="003E1DDA" w:rsidRPr="00752797">
        <w:rPr>
          <w:lang w:val="en-US"/>
        </w:rPr>
        <w:t>The format of this file is as follows:</w:t>
      </w:r>
    </w:p>
    <w:p w:rsidR="00400C16" w:rsidRPr="00752797" w:rsidRDefault="00400C16" w:rsidP="00400C16">
      <w:pPr>
        <w:rPr>
          <w:lang w:val="en-US"/>
        </w:rPr>
      </w:pPr>
    </w:p>
    <w:p w:rsidR="003E1DDA" w:rsidRPr="00752797" w:rsidRDefault="003E1DDA" w:rsidP="003E1DDA">
      <w:pPr>
        <w:pStyle w:val="Codeheader"/>
        <w:rPr>
          <w:lang w:val="en-US"/>
        </w:rPr>
      </w:pPr>
      <w:r w:rsidRPr="00752797">
        <w:rPr>
          <w:lang w:val="en-US"/>
        </w:rPr>
        <w:t>bc/gen.ezs</w:t>
      </w:r>
    </w:p>
    <w:p w:rsidR="003E1DDA" w:rsidRPr="005E51E7" w:rsidRDefault="003E1DDA" w:rsidP="003E1DDA">
      <w:pPr>
        <w:pStyle w:val="Code"/>
        <w:jc w:val="both"/>
        <w:rPr>
          <w:color w:val="auto"/>
        </w:rPr>
      </w:pPr>
      <w:r w:rsidRPr="005E51E7">
        <w:rPr>
          <w:color w:val="auto"/>
        </w:rPr>
        <w:t>&lt;time 1&gt; &lt;zs 1&gt; &lt;E 1&gt;</w:t>
      </w:r>
    </w:p>
    <w:p w:rsidR="003E1DDA" w:rsidRPr="005E51E7" w:rsidRDefault="003E1DDA" w:rsidP="003E1DDA">
      <w:pPr>
        <w:pStyle w:val="Code"/>
        <w:jc w:val="both"/>
        <w:rPr>
          <w:color w:val="auto"/>
        </w:rPr>
      </w:pPr>
      <w:r w:rsidRPr="005E51E7">
        <w:rPr>
          <w:color w:val="auto"/>
        </w:rPr>
        <w:t>&lt;time 1&gt; &lt;zs 2&gt; &lt;E 2&gt;</w:t>
      </w:r>
    </w:p>
    <w:p w:rsidR="003E1DDA" w:rsidRPr="005E51E7" w:rsidRDefault="003E1DDA" w:rsidP="003E1DDA">
      <w:pPr>
        <w:pStyle w:val="Code"/>
        <w:jc w:val="both"/>
        <w:rPr>
          <w:color w:val="auto"/>
        </w:rPr>
      </w:pPr>
      <w:r w:rsidRPr="005E51E7">
        <w:rPr>
          <w:color w:val="auto"/>
        </w:rPr>
        <w:t>&lt;time 2&gt; &lt;zs 3&gt; &lt;E 3&gt;</w:t>
      </w:r>
    </w:p>
    <w:p w:rsidR="003E1DDA" w:rsidRPr="005E51E7" w:rsidRDefault="003E1DDA" w:rsidP="003E1DDA">
      <w:pPr>
        <w:pStyle w:val="Code"/>
        <w:jc w:val="both"/>
        <w:rPr>
          <w:color w:val="auto"/>
        </w:rPr>
      </w:pPr>
      <w:r w:rsidRPr="005E51E7">
        <w:rPr>
          <w:color w:val="auto"/>
        </w:rPr>
        <w:t>...</w:t>
      </w:r>
    </w:p>
    <w:p w:rsidR="003E1DDA" w:rsidRPr="00752797" w:rsidRDefault="00400C16" w:rsidP="003E1DDA">
      <w:pPr>
        <w:pStyle w:val="BodyText"/>
        <w:rPr>
          <w:lang w:val="en-US"/>
        </w:rPr>
      </w:pPr>
      <w:r w:rsidRPr="00752797">
        <w:rPr>
          <w:lang w:val="en-US"/>
        </w:rPr>
        <w:t>The wave boundary condition type of ts_</w:t>
      </w:r>
      <w:r w:rsidRPr="00752797">
        <w:rPr>
          <w:i/>
          <w:lang w:val="en-US"/>
        </w:rPr>
        <w:t>nonh</w:t>
      </w:r>
      <w:r w:rsidRPr="00752797">
        <w:rPr>
          <w:lang w:val="en-US"/>
        </w:rPr>
        <w:t xml:space="preserve"> also needs a separate file in order to run the simulation. This file, however, needs to contain free surface elevations and velocities (both in u and v).</w:t>
      </w:r>
    </w:p>
    <w:p w:rsidR="00962612" w:rsidRPr="00752797" w:rsidRDefault="00962612" w:rsidP="00962612">
      <w:pPr>
        <w:pStyle w:val="Codeheader"/>
        <w:rPr>
          <w:lang w:val="en-US"/>
        </w:rPr>
      </w:pPr>
      <w:r w:rsidRPr="00752797">
        <w:rPr>
          <w:lang w:val="en-US"/>
        </w:rPr>
        <w:t>Boun_u.bcf</w:t>
      </w:r>
    </w:p>
    <w:tbl>
      <w:tblPr>
        <w:tblStyle w:val="TableGrid"/>
        <w:tblW w:w="0" w:type="auto"/>
        <w:tblInd w:w="250" w:type="dxa"/>
        <w:tblLook w:val="01E0" w:firstRow="1" w:lastRow="1" w:firstColumn="1" w:lastColumn="1" w:noHBand="0" w:noVBand="0"/>
      </w:tblPr>
      <w:tblGrid>
        <w:gridCol w:w="8363"/>
      </w:tblGrid>
      <w:tr w:rsidR="00962612" w:rsidRPr="00752797" w:rsidTr="00962612">
        <w:tc>
          <w:tcPr>
            <w:tcW w:w="8363" w:type="dxa"/>
          </w:tcPr>
          <w:p w:rsidR="00962612" w:rsidRPr="005E51E7" w:rsidRDefault="00962612" w:rsidP="00962612">
            <w:pPr>
              <w:pStyle w:val="Code"/>
              <w:pBdr>
                <w:top w:val="none" w:sz="0" w:space="0" w:color="auto"/>
                <w:left w:val="none" w:sz="0" w:space="0" w:color="auto"/>
                <w:bottom w:val="none" w:sz="0" w:space="0" w:color="auto"/>
                <w:right w:val="none" w:sz="0" w:space="0" w:color="auto"/>
              </w:pBdr>
              <w:ind w:left="0"/>
              <w:jc w:val="both"/>
              <w:rPr>
                <w:color w:val="auto"/>
              </w:rPr>
            </w:pPr>
            <w:r w:rsidRPr="005E51E7">
              <w:rPr>
                <w:color w:val="auto"/>
              </w:rPr>
              <w:t>&lt; scalar/vector       &gt;</w:t>
            </w:r>
          </w:p>
          <w:p w:rsidR="00962612" w:rsidRPr="005E51E7" w:rsidRDefault="00962612" w:rsidP="00962612">
            <w:pPr>
              <w:pStyle w:val="Code"/>
              <w:pBdr>
                <w:top w:val="none" w:sz="0" w:space="0" w:color="auto"/>
                <w:left w:val="none" w:sz="0" w:space="0" w:color="auto"/>
                <w:bottom w:val="none" w:sz="0" w:space="0" w:color="auto"/>
                <w:right w:val="none" w:sz="0" w:space="0" w:color="auto"/>
              </w:pBdr>
              <w:ind w:left="0"/>
              <w:jc w:val="both"/>
              <w:rPr>
                <w:color w:val="auto"/>
              </w:rPr>
            </w:pPr>
            <w:r w:rsidRPr="005E51E7">
              <w:rPr>
                <w:color w:val="auto"/>
              </w:rPr>
              <w:t>&lt; number of variables &gt;</w:t>
            </w:r>
          </w:p>
          <w:p w:rsidR="00962612" w:rsidRPr="005E51E7" w:rsidRDefault="00962612" w:rsidP="00962612">
            <w:pPr>
              <w:pStyle w:val="Code"/>
              <w:pBdr>
                <w:top w:val="none" w:sz="0" w:space="0" w:color="auto"/>
                <w:left w:val="none" w:sz="0" w:space="0" w:color="auto"/>
                <w:bottom w:val="none" w:sz="0" w:space="0" w:color="auto"/>
                <w:right w:val="none" w:sz="0" w:space="0" w:color="auto"/>
              </w:pBdr>
              <w:ind w:left="0"/>
              <w:jc w:val="both"/>
              <w:rPr>
                <w:color w:val="auto"/>
              </w:rPr>
            </w:pPr>
            <w:r w:rsidRPr="005E51E7">
              <w:rPr>
                <w:color w:val="auto"/>
              </w:rPr>
              <w:t>&lt; variables: t,U,Zs,W &gt;</w:t>
            </w:r>
          </w:p>
          <w:p w:rsidR="00962612" w:rsidRPr="00752797" w:rsidRDefault="00962612" w:rsidP="00962612">
            <w:pPr>
              <w:pStyle w:val="Code"/>
              <w:pBdr>
                <w:top w:val="none" w:sz="0" w:space="0" w:color="auto"/>
                <w:left w:val="none" w:sz="0" w:space="0" w:color="auto"/>
                <w:bottom w:val="none" w:sz="0" w:space="0" w:color="auto"/>
                <w:right w:val="none" w:sz="0" w:space="0" w:color="auto"/>
              </w:pBdr>
            </w:pPr>
            <w:r w:rsidRPr="00752797">
              <w:object w:dxaOrig="4780" w:dyaOrig="980">
                <v:shape id="_x0000_i1152" type="#_x0000_t75" style="width:239.4pt;height:48.6pt" o:ole="">
                  <v:imagedata r:id="rId295" o:title=""/>
                </v:shape>
                <o:OLEObject Type="Embed" ProgID="Equation.DSMT4" ShapeID="_x0000_i1152" DrawAspect="Content" ObjectID="_1490184725" r:id="rId296"/>
              </w:object>
            </w:r>
          </w:p>
        </w:tc>
      </w:tr>
    </w:tbl>
    <w:p w:rsidR="00962612" w:rsidRPr="00752797" w:rsidRDefault="00962612" w:rsidP="003E1DDA">
      <w:pPr>
        <w:pStyle w:val="BodyText"/>
        <w:rPr>
          <w:lang w:val="en-US"/>
        </w:rPr>
      </w:pPr>
    </w:p>
    <w:p w:rsidR="00620A54" w:rsidRPr="00752797" w:rsidRDefault="00620A54" w:rsidP="002603CC">
      <w:pPr>
        <w:pStyle w:val="Heading3"/>
        <w:jc w:val="both"/>
        <w:rPr>
          <w:lang w:val="en-US"/>
        </w:rPr>
      </w:pPr>
      <w:bookmarkStart w:id="265" w:name="_Toc413853437"/>
      <w:r w:rsidRPr="00752797">
        <w:rPr>
          <w:lang w:val="en-US"/>
        </w:rPr>
        <w:lastRenderedPageBreak/>
        <w:t>Special types of wave boundary conditions</w:t>
      </w:r>
      <w:bookmarkEnd w:id="255"/>
      <w:bookmarkEnd w:id="265"/>
    </w:p>
    <w:p w:rsidR="00620A54" w:rsidRPr="00752797" w:rsidRDefault="00E22FE1" w:rsidP="002603CC">
      <w:pPr>
        <w:pStyle w:val="BodyText"/>
        <w:rPr>
          <w:lang w:val="en-US"/>
        </w:rPr>
      </w:pPr>
      <w:r w:rsidRPr="00752797">
        <w:rPr>
          <w:lang w:val="en-US"/>
        </w:rPr>
        <w:t>Two</w:t>
      </w:r>
      <w:r w:rsidR="00620A54" w:rsidRPr="00752797">
        <w:rPr>
          <w:lang w:val="en-US"/>
        </w:rPr>
        <w:t xml:space="preserve"> special types of wave boundary conditions are available that makes XBeach skip the generation of new wave time series. The first is </w:t>
      </w:r>
      <w:r w:rsidR="00A61743" w:rsidRPr="00752797">
        <w:rPr>
          <w:i/>
          <w:lang w:val="en-US"/>
        </w:rPr>
        <w:t>wbctype</w:t>
      </w:r>
      <w:r w:rsidR="00A61743" w:rsidRPr="00752797">
        <w:rPr>
          <w:lang w:val="en-US"/>
        </w:rPr>
        <w:t xml:space="preserve"> </w:t>
      </w:r>
      <w:r w:rsidR="00620A54" w:rsidRPr="00752797">
        <w:rPr>
          <w:i/>
          <w:lang w:val="en-US"/>
        </w:rPr>
        <w:t>=</w:t>
      </w:r>
      <w:r w:rsidR="00A61743" w:rsidRPr="00752797">
        <w:rPr>
          <w:i/>
          <w:lang w:val="en-US"/>
        </w:rPr>
        <w:t xml:space="preserve"> </w:t>
      </w:r>
      <w:r w:rsidR="00620A54" w:rsidRPr="00752797">
        <w:rPr>
          <w:i/>
          <w:lang w:val="en-US"/>
        </w:rPr>
        <w:t>off</w:t>
      </w:r>
      <w:r w:rsidR="00620A54" w:rsidRPr="00752797">
        <w:rPr>
          <w:lang w:val="en-US"/>
        </w:rPr>
        <w:t xml:space="preserve"> which simply does not provide any wave forcing on the model and hence no wave action in the model.</w:t>
      </w:r>
    </w:p>
    <w:p w:rsidR="00620A54" w:rsidRPr="00752797" w:rsidRDefault="00620A54" w:rsidP="002603CC">
      <w:pPr>
        <w:pStyle w:val="BodyText"/>
        <w:rPr>
          <w:lang w:val="en-US"/>
        </w:rPr>
      </w:pPr>
      <w:r w:rsidRPr="00752797">
        <w:rPr>
          <w:lang w:val="en-US"/>
        </w:rPr>
        <w:t xml:space="preserve">The second is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reuse</w:t>
      </w:r>
      <w:r w:rsidRPr="00752797">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752797">
        <w:rPr>
          <w:i/>
          <w:lang w:val="en-US"/>
        </w:rPr>
        <w:t xml:space="preserve">params.txt </w:t>
      </w:r>
      <w:r w:rsidRPr="00752797">
        <w:rPr>
          <w:lang w:val="en-US"/>
        </w:rPr>
        <w:t xml:space="preserve">file is located). Relevant files are the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files and all files referenced therein. Generally, the referenced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No further wave boundary condition data need be given in </w:t>
      </w:r>
      <w:r w:rsidRPr="00752797">
        <w:rPr>
          <w:i/>
          <w:lang w:val="en-US"/>
        </w:rPr>
        <w:t>params.txt</w:t>
      </w:r>
      <w:r w:rsidRPr="00752797">
        <w:rPr>
          <w:lang w:val="en-US"/>
        </w:rPr>
        <w:t>.</w:t>
      </w:r>
    </w:p>
    <w:p w:rsidR="00E22FE1" w:rsidRPr="00752797" w:rsidRDefault="00E22FE1" w:rsidP="00E22FE1">
      <w:pPr>
        <w:rPr>
          <w:lang w:val="en-US"/>
        </w:rPr>
      </w:pPr>
      <w:bookmarkStart w:id="266" w:name="_Toc285701669"/>
      <w:r w:rsidRPr="00752797">
        <w:rPr>
          <w:lang w:val="en-US"/>
        </w:rPr>
        <w:t xml:space="preserve">On top of that bichromatic waves are also supported. </w:t>
      </w:r>
      <w:r w:rsidR="00962612" w:rsidRPr="00752797">
        <w:rPr>
          <w:lang w:val="en-US"/>
        </w:rPr>
        <w:t xml:space="preserve">Currently the same input parameters as non-spectral waves (see </w:t>
      </w:r>
      <w:r w:rsidR="007E1D7E" w:rsidRPr="00752797">
        <w:rPr>
          <w:lang w:val="en-US"/>
        </w:rPr>
        <w:fldChar w:fldCharType="begin"/>
      </w:r>
      <w:r w:rsidR="00962612" w:rsidRPr="00752797">
        <w:rPr>
          <w:lang w:val="en-US"/>
        </w:rPr>
        <w:instrText xml:space="preserve"> REF _Ref413313396 \r \h </w:instrText>
      </w:r>
      <w:r w:rsidR="007E1D7E" w:rsidRPr="00752797">
        <w:rPr>
          <w:lang w:val="en-US"/>
        </w:rPr>
      </w:r>
      <w:r w:rsidR="007E1D7E" w:rsidRPr="00752797">
        <w:rPr>
          <w:lang w:val="en-US"/>
        </w:rPr>
        <w:fldChar w:fldCharType="separate"/>
      </w:r>
      <w:r w:rsidR="007E2FAA">
        <w:rPr>
          <w:lang w:val="en-US"/>
        </w:rPr>
        <w:t>4.4.2</w:t>
      </w:r>
      <w:r w:rsidR="007E1D7E" w:rsidRPr="00752797">
        <w:rPr>
          <w:lang w:val="en-US"/>
        </w:rPr>
        <w:fldChar w:fldCharType="end"/>
      </w:r>
      <w:r w:rsidR="00962612" w:rsidRPr="00752797">
        <w:rPr>
          <w:lang w:val="en-US"/>
        </w:rPr>
        <w:t>) are required; however there are planes to elaborate</w:t>
      </w:r>
      <w:r w:rsidR="00EA4470" w:rsidRPr="00752797">
        <w:rPr>
          <w:lang w:val="en-US"/>
        </w:rPr>
        <w:t xml:space="preserve"> the input parameters of the bi</w:t>
      </w:r>
      <w:r w:rsidR="00962612" w:rsidRPr="00752797">
        <w:rPr>
          <w:lang w:val="en-US"/>
        </w:rPr>
        <w:t>chromatic wave in order to specify individual frequency.</w:t>
      </w:r>
    </w:p>
    <w:p w:rsidR="00620A54" w:rsidRPr="00752797" w:rsidRDefault="00620A54" w:rsidP="002603CC">
      <w:pPr>
        <w:pStyle w:val="Heading3"/>
        <w:jc w:val="both"/>
        <w:rPr>
          <w:lang w:val="en-US"/>
        </w:rPr>
      </w:pPr>
      <w:bookmarkStart w:id="267" w:name="_Ref285374442"/>
      <w:bookmarkStart w:id="268" w:name="_Toc285701671"/>
      <w:bookmarkStart w:id="269" w:name="_Toc413853438"/>
      <w:bookmarkEnd w:id="266"/>
      <w:r w:rsidRPr="00752797">
        <w:rPr>
          <w:lang w:val="en-US"/>
        </w:rPr>
        <w:t>Temporally and/or spatially varying wave boundary conditions</w:t>
      </w:r>
      <w:bookmarkEnd w:id="267"/>
      <w:bookmarkEnd w:id="268"/>
      <w:bookmarkEnd w:id="269"/>
    </w:p>
    <w:p w:rsidR="00620A54" w:rsidRPr="00752797" w:rsidRDefault="00620A54" w:rsidP="002603CC">
      <w:pPr>
        <w:pStyle w:val="BodyText"/>
        <w:rPr>
          <w:lang w:val="en-US"/>
        </w:rPr>
      </w:pPr>
      <w:r w:rsidRPr="00752797">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752797" w:rsidRDefault="00620A54" w:rsidP="002603CC">
      <w:pPr>
        <w:pStyle w:val="BodyText"/>
        <w:rPr>
          <w:lang w:val="en-US"/>
        </w:rPr>
      </w:pPr>
      <w:r w:rsidRPr="00752797">
        <w:rPr>
          <w:lang w:val="en-US"/>
        </w:rPr>
        <w:t xml:space="preserve">To make use of this option, the user must specify a regular </w:t>
      </w:r>
      <w:r w:rsidR="00A61743" w:rsidRPr="00752797">
        <w:rPr>
          <w:i/>
          <w:lang w:val="en-US"/>
        </w:rPr>
        <w:t>wbctype</w:t>
      </w:r>
      <w:r w:rsidR="00A61743" w:rsidRPr="00752797">
        <w:rPr>
          <w:lang w:val="en-US"/>
        </w:rPr>
        <w:t xml:space="preserve"> </w:t>
      </w:r>
      <w:r w:rsidRPr="00752797">
        <w:rPr>
          <w:lang w:val="en-US"/>
        </w:rPr>
        <w:t>value for spectral wave boundary conditions (</w:t>
      </w:r>
      <w:r w:rsidRPr="00752797">
        <w:rPr>
          <w:i/>
          <w:lang w:val="en-US"/>
        </w:rPr>
        <w:t>jons</w:t>
      </w:r>
      <w:r w:rsidRPr="00752797">
        <w:rPr>
          <w:lang w:val="en-US"/>
        </w:rPr>
        <w:t xml:space="preserve">, </w:t>
      </w:r>
      <w:r w:rsidRPr="00752797">
        <w:rPr>
          <w:i/>
          <w:lang w:val="en-US"/>
        </w:rPr>
        <w:t>swan</w:t>
      </w:r>
      <w:r w:rsidRPr="00752797">
        <w:rPr>
          <w:lang w:val="en-US"/>
        </w:rPr>
        <w:t xml:space="preserve"> or </w:t>
      </w:r>
      <w:r w:rsidRPr="00752797">
        <w:rPr>
          <w:i/>
          <w:lang w:val="en-US"/>
        </w:rPr>
        <w:t>vardens</w:t>
      </w:r>
      <w:r w:rsidRPr="00752797">
        <w:rPr>
          <w:lang w:val="en-US"/>
        </w:rPr>
        <w:t xml:space="preserve">), but instead of referencing a single spectrum definition file using the </w:t>
      </w:r>
      <w:r w:rsidRPr="00752797">
        <w:rPr>
          <w:i/>
          <w:lang w:val="en-US"/>
        </w:rPr>
        <w:t>bcfile</w:t>
      </w:r>
      <w:r w:rsidRPr="00752797">
        <w:rPr>
          <w:lang w:val="en-US"/>
        </w:rPr>
        <w:t xml:space="preserve"> keyword, an extra file listing all spectrum definition files is now referenced.</w:t>
      </w:r>
    </w:p>
    <w:p w:rsidR="00620A54" w:rsidRPr="00752797" w:rsidRDefault="00620A54" w:rsidP="002603CC">
      <w:pPr>
        <w:pStyle w:val="BodyText"/>
        <w:rPr>
          <w:lang w:val="en-US"/>
        </w:rPr>
      </w:pPr>
      <w:r w:rsidRPr="00752797">
        <w:rPr>
          <w:lang w:val="en-US"/>
        </w:rPr>
        <w:t xml:space="preserve">The first word in this extra file must be the keyword </w:t>
      </w:r>
      <w:r w:rsidRPr="00752797">
        <w:rPr>
          <w:i/>
          <w:lang w:val="en-US"/>
        </w:rPr>
        <w:t>FILELIST</w:t>
      </w:r>
      <w:r w:rsidRPr="00752797">
        <w:rPr>
          <w:lang w:val="en-US"/>
        </w:rPr>
        <w:t xml:space="preserve">. In the following lines, each line contains the duration of this wave spectrum condition in seconds (similar to </w:t>
      </w:r>
      <w:r w:rsidRPr="00752797">
        <w:rPr>
          <w:i/>
          <w:lang w:val="en-US"/>
        </w:rPr>
        <w:t>rt</w:t>
      </w:r>
      <w:r w:rsidRPr="00752797">
        <w:rPr>
          <w:lang w:val="en-US"/>
        </w:rPr>
        <w:t xml:space="preserve"> in </w:t>
      </w:r>
      <w:r w:rsidRPr="00752797">
        <w:rPr>
          <w:i/>
          <w:lang w:val="en-US"/>
        </w:rPr>
        <w:t>params.txt</w:t>
      </w:r>
      <w:r w:rsidRPr="00752797">
        <w:rPr>
          <w:lang w:val="en-US"/>
        </w:rPr>
        <w:t xml:space="preserve">), the required time step in this boundary condition file in seconds (similar to </w:t>
      </w:r>
      <w:r w:rsidRPr="00752797">
        <w:rPr>
          <w:i/>
          <w:lang w:val="en-US"/>
        </w:rPr>
        <w:t>dtbf</w:t>
      </w:r>
      <w:r w:rsidRPr="00752797">
        <w:rPr>
          <w:lang w:val="en-US"/>
        </w:rPr>
        <w:t xml:space="preserve"> in </w:t>
      </w:r>
      <w:r w:rsidRPr="00752797">
        <w:rPr>
          <w:i/>
          <w:lang w:val="en-US"/>
        </w:rPr>
        <w:t>params.txt</w:t>
      </w:r>
      <w:r w:rsidRPr="00752797">
        <w:rPr>
          <w:lang w:val="en-US"/>
        </w:rPr>
        <w:t xml:space="preserve">) and the name of the spectral definition file used to generate these boundary conditions. The duration and boundary condition time step in this file overrules </w:t>
      </w:r>
      <w:r w:rsidRPr="00752797">
        <w:rPr>
          <w:i/>
          <w:lang w:val="en-US"/>
        </w:rPr>
        <w:t>rt</w:t>
      </w:r>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XBeach does not reuse time-varying spectrum files. Therefore the total duration of all spectra should at least match the duration of the simulation.</w:t>
      </w:r>
    </w:p>
    <w:p w:rsidR="00620A54" w:rsidRPr="00752797" w:rsidRDefault="00620A54" w:rsidP="002603CC">
      <w:pPr>
        <w:pStyle w:val="BodyText"/>
        <w:rPr>
          <w:lang w:val="en-US"/>
        </w:rPr>
      </w:pPr>
      <w:r w:rsidRPr="00752797">
        <w:rPr>
          <w:lang w:val="en-US"/>
        </w:rPr>
        <w:t>A typical input file contains the following:</w:t>
      </w:r>
    </w:p>
    <w:p w:rsidR="00620A54" w:rsidRPr="00D826E0" w:rsidRDefault="00620A54" w:rsidP="002603CC">
      <w:pPr>
        <w:pStyle w:val="Codeheader"/>
      </w:pPr>
      <w:r w:rsidRPr="00D826E0">
        <w:t>filelist.txt</w:t>
      </w:r>
    </w:p>
    <w:p w:rsidR="00620A54" w:rsidRPr="00D826E0" w:rsidRDefault="00620A54" w:rsidP="002603CC">
      <w:pPr>
        <w:pStyle w:val="Code"/>
        <w:jc w:val="both"/>
        <w:rPr>
          <w:color w:val="auto"/>
          <w:lang w:val="nl-NL"/>
        </w:rPr>
      </w:pPr>
      <w:r w:rsidRPr="00D826E0">
        <w:rPr>
          <w:color w:val="auto"/>
          <w:lang w:val="nl-NL"/>
        </w:rPr>
        <w:t>FILELIST</w:t>
      </w:r>
    </w:p>
    <w:p w:rsidR="00620A54" w:rsidRPr="00D826E0" w:rsidRDefault="00620A54" w:rsidP="002603CC">
      <w:pPr>
        <w:pStyle w:val="Code"/>
        <w:jc w:val="both"/>
        <w:rPr>
          <w:color w:val="auto"/>
          <w:lang w:val="nl-NL"/>
        </w:rPr>
      </w:pPr>
      <w:r w:rsidRPr="00D826E0">
        <w:rPr>
          <w:color w:val="auto"/>
          <w:lang w:val="nl-NL"/>
        </w:rPr>
        <w:t>1800 0.2 jonswap1.inp</w:t>
      </w:r>
    </w:p>
    <w:p w:rsidR="00620A54" w:rsidRPr="00D826E0" w:rsidRDefault="00620A54" w:rsidP="002603CC">
      <w:pPr>
        <w:pStyle w:val="Code"/>
        <w:jc w:val="both"/>
        <w:rPr>
          <w:color w:val="auto"/>
          <w:lang w:val="nl-NL"/>
        </w:rPr>
      </w:pPr>
      <w:r w:rsidRPr="00D826E0">
        <w:rPr>
          <w:color w:val="auto"/>
          <w:lang w:val="nl-NL"/>
        </w:rPr>
        <w:t>1800 0.2 jonswap1.inp</w:t>
      </w:r>
    </w:p>
    <w:p w:rsidR="00620A54" w:rsidRPr="00D826E0" w:rsidRDefault="00620A54" w:rsidP="002603CC">
      <w:pPr>
        <w:pStyle w:val="Code"/>
        <w:jc w:val="both"/>
        <w:rPr>
          <w:color w:val="auto"/>
          <w:lang w:val="nl-NL"/>
        </w:rPr>
      </w:pPr>
      <w:r w:rsidRPr="00D826E0">
        <w:rPr>
          <w:color w:val="auto"/>
          <w:lang w:val="nl-NL"/>
        </w:rPr>
        <w:t>1350 0.2 jonswap2.inp</w:t>
      </w:r>
    </w:p>
    <w:p w:rsidR="00620A54" w:rsidRPr="00D826E0" w:rsidRDefault="00620A54" w:rsidP="002603CC">
      <w:pPr>
        <w:pStyle w:val="Code"/>
        <w:jc w:val="both"/>
        <w:rPr>
          <w:color w:val="auto"/>
          <w:lang w:val="nl-NL"/>
        </w:rPr>
      </w:pPr>
      <w:r w:rsidRPr="00D826E0">
        <w:rPr>
          <w:color w:val="auto"/>
          <w:lang w:val="nl-NL"/>
        </w:rPr>
        <w:t>1500 0.2 jonswap3.inp</w:t>
      </w:r>
    </w:p>
    <w:p w:rsidR="00620A54" w:rsidRPr="00D826E0" w:rsidRDefault="00620A54" w:rsidP="002603CC">
      <w:pPr>
        <w:pStyle w:val="Code"/>
        <w:jc w:val="both"/>
        <w:rPr>
          <w:color w:val="auto"/>
          <w:lang w:val="nl-NL"/>
        </w:rPr>
      </w:pPr>
      <w:r w:rsidRPr="00D826E0">
        <w:rPr>
          <w:color w:val="auto"/>
          <w:lang w:val="nl-NL"/>
        </w:rPr>
        <w:t>1200 0.2 jonswap2.inp</w:t>
      </w:r>
    </w:p>
    <w:p w:rsidR="00620A54" w:rsidRPr="005E51E7" w:rsidRDefault="00620A54" w:rsidP="002603CC">
      <w:pPr>
        <w:pStyle w:val="Code"/>
        <w:jc w:val="both"/>
        <w:rPr>
          <w:color w:val="auto"/>
        </w:rPr>
      </w:pPr>
      <w:r w:rsidRPr="005E51E7">
        <w:rPr>
          <w:color w:val="auto"/>
        </w:rPr>
        <w:t>3600 0.2 jonswap4.inp</w:t>
      </w:r>
    </w:p>
    <w:p w:rsidR="00620A54" w:rsidRPr="00752797" w:rsidRDefault="00620A54" w:rsidP="002603CC">
      <w:pPr>
        <w:pStyle w:val="BodyText"/>
        <w:rPr>
          <w:lang w:val="en-US"/>
        </w:rPr>
      </w:pPr>
      <w:r w:rsidRPr="00752797">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752797">
        <w:rPr>
          <w:i/>
          <w:lang w:val="en-US"/>
        </w:rPr>
        <w:t>wbcversion =3</w:t>
      </w:r>
      <w:r w:rsidRPr="00752797">
        <w:rPr>
          <w:lang w:val="en-US"/>
        </w:rPr>
        <w:t xml:space="preserve"> and </w:t>
      </w:r>
      <w:r w:rsidRPr="00752797">
        <w:rPr>
          <w:i/>
          <w:lang w:val="en-US"/>
        </w:rPr>
        <w:t>nspectrumloc=ns</w:t>
      </w:r>
      <w:r w:rsidRPr="00752797">
        <w:rPr>
          <w:lang w:val="en-US"/>
        </w:rPr>
        <w:t xml:space="preserve"> in </w:t>
      </w:r>
      <w:r w:rsidRPr="00752797">
        <w:rPr>
          <w:i/>
          <w:lang w:val="en-US"/>
        </w:rPr>
        <w:t>params.txt</w:t>
      </w:r>
      <w:r w:rsidRPr="00752797">
        <w:rPr>
          <w:lang w:val="en-US"/>
        </w:rPr>
        <w:t xml:space="preserve"> where </w:t>
      </w:r>
      <w:r w:rsidRPr="00752797">
        <w:rPr>
          <w:i/>
          <w:lang w:val="en-US"/>
        </w:rPr>
        <w:t>ns</w:t>
      </w:r>
      <w:r w:rsidRPr="00752797">
        <w:rPr>
          <w:lang w:val="en-US"/>
        </w:rPr>
        <w:t xml:space="preserve"> is the number of locations in which a spectrum is defined. By default the number of defined spectra is one.</w:t>
      </w:r>
    </w:p>
    <w:p w:rsidR="00620A54" w:rsidRPr="00752797" w:rsidRDefault="00620A54" w:rsidP="002603CC">
      <w:pPr>
        <w:pStyle w:val="BodyText"/>
        <w:rPr>
          <w:lang w:val="en-US"/>
        </w:rPr>
      </w:pPr>
      <w:r w:rsidRPr="00752797">
        <w:rPr>
          <w:lang w:val="en-US"/>
        </w:rPr>
        <w:t xml:space="preserve">Similar to time-varying spectral wave boundary conditions, its spatially varying sibling uses an extra file listing all relevant spectrum definition files. The first word in this extra file must be the keyword </w:t>
      </w:r>
      <w:r w:rsidRPr="00752797">
        <w:rPr>
          <w:i/>
          <w:lang w:val="en-US"/>
        </w:rPr>
        <w:t>LOCLIST</w:t>
      </w:r>
      <w:r w:rsidRPr="00752797">
        <w:rPr>
          <w:lang w:val="en-US"/>
        </w:rPr>
        <w:t xml:space="preserve">. This line should be followed by one line per spectrum definition </w:t>
      </w:r>
      <w:r w:rsidRPr="00752797">
        <w:rPr>
          <w:lang w:val="en-US"/>
        </w:rPr>
        <w:lastRenderedPageBreak/>
        <w:t>location containing the world x-coordinate and world y-coordinate of the location that the input spectrum should apply, and the name of the file containing spectral wave information.</w:t>
      </w:r>
    </w:p>
    <w:p w:rsidR="00620A54" w:rsidRPr="00752797" w:rsidRDefault="00620A54" w:rsidP="002603CC">
      <w:pPr>
        <w:pStyle w:val="BodyText"/>
        <w:rPr>
          <w:lang w:val="en-US"/>
        </w:rPr>
      </w:pPr>
      <w:r w:rsidRPr="00752797">
        <w:rPr>
          <w:lang w:val="en-US"/>
        </w:rPr>
        <w:t xml:space="preserve"> A typical input file for a run with three JONSWAP spectra contains the following:</w:t>
      </w:r>
    </w:p>
    <w:p w:rsidR="00620A54" w:rsidRPr="00752797" w:rsidRDefault="00620A54" w:rsidP="002603CC">
      <w:pPr>
        <w:pStyle w:val="Codeheader"/>
        <w:rPr>
          <w:lang w:val="en-US"/>
        </w:rPr>
      </w:pPr>
      <w:r w:rsidRPr="00752797">
        <w:rPr>
          <w:lang w:val="en-US"/>
        </w:rPr>
        <w:t>loclist.txt</w:t>
      </w:r>
    </w:p>
    <w:p w:rsidR="00620A54" w:rsidRPr="005E51E7" w:rsidRDefault="00620A54" w:rsidP="002603CC">
      <w:pPr>
        <w:pStyle w:val="Code"/>
        <w:jc w:val="both"/>
        <w:rPr>
          <w:color w:val="auto"/>
        </w:rPr>
      </w:pPr>
      <w:r w:rsidRPr="005E51E7">
        <w:rPr>
          <w:color w:val="auto"/>
        </w:rPr>
        <w:t>LOCLIST</w:t>
      </w:r>
    </w:p>
    <w:p w:rsidR="00620A54" w:rsidRPr="005E51E7" w:rsidRDefault="00620A54" w:rsidP="002603CC">
      <w:pPr>
        <w:pStyle w:val="Code"/>
        <w:jc w:val="both"/>
        <w:rPr>
          <w:color w:val="auto"/>
        </w:rPr>
      </w:pPr>
      <w:r w:rsidRPr="005E51E7">
        <w:rPr>
          <w:color w:val="auto"/>
        </w:rPr>
        <w:t>0. 0.    jonswap1.inp</w:t>
      </w:r>
    </w:p>
    <w:p w:rsidR="00620A54" w:rsidRPr="005E51E7" w:rsidRDefault="00620A54" w:rsidP="002603CC">
      <w:pPr>
        <w:pStyle w:val="Code"/>
        <w:jc w:val="both"/>
        <w:rPr>
          <w:color w:val="auto"/>
        </w:rPr>
      </w:pPr>
      <w:r w:rsidRPr="005E51E7">
        <w:rPr>
          <w:color w:val="auto"/>
        </w:rPr>
        <w:t>0. 100.  jonswap2.inp</w:t>
      </w:r>
    </w:p>
    <w:p w:rsidR="00620A54" w:rsidRPr="005E51E7" w:rsidRDefault="00620A54" w:rsidP="002603CC">
      <w:pPr>
        <w:pStyle w:val="Code"/>
        <w:jc w:val="both"/>
        <w:rPr>
          <w:color w:val="auto"/>
        </w:rPr>
      </w:pPr>
      <w:r w:rsidRPr="005E51E7">
        <w:rPr>
          <w:color w:val="auto"/>
        </w:rPr>
        <w:t>0. 200.  jonswap3.inp</w:t>
      </w:r>
    </w:p>
    <w:p w:rsidR="00620A54" w:rsidRPr="00752797" w:rsidRDefault="00620A54" w:rsidP="002603CC">
      <w:pPr>
        <w:pStyle w:val="BodyText"/>
        <w:rPr>
          <w:lang w:val="en-US"/>
        </w:rPr>
      </w:pPr>
      <w:r w:rsidRPr="00752797">
        <w:rPr>
          <w:lang w:val="en-US"/>
        </w:rPr>
        <w:t xml:space="preserve">Note that it is not possible to use a mix of JONSWAP, SWAN and variance density files in either a </w:t>
      </w:r>
      <w:r w:rsidRPr="00752797">
        <w:rPr>
          <w:i/>
          <w:lang w:val="en-US"/>
        </w:rPr>
        <w:t>FILELIST</w:t>
      </w:r>
      <w:r w:rsidRPr="00752797">
        <w:rPr>
          <w:lang w:val="en-US"/>
        </w:rPr>
        <w:t xml:space="preserve"> or a </w:t>
      </w:r>
      <w:r w:rsidRPr="00752797">
        <w:rPr>
          <w:i/>
          <w:lang w:val="en-US"/>
        </w:rPr>
        <w:t>LOCLIST</w:t>
      </w:r>
      <w:r w:rsidRPr="00752797">
        <w:rPr>
          <w:lang w:val="en-US"/>
        </w:rPr>
        <w:t xml:space="preserve"> construction. It is also not possible to vary </w:t>
      </w:r>
      <w:r w:rsidRPr="00752797">
        <w:rPr>
          <w:i/>
          <w:lang w:val="en-US"/>
        </w:rPr>
        <w:t>dthetaS_XB</w:t>
      </w:r>
      <w:r w:rsidRPr="00752797">
        <w:rPr>
          <w:lang w:val="en-US"/>
        </w:rPr>
        <w:t xml:space="preserve"> between files in case of non-nautical SWAN spectra. However, it is possible to combine </w:t>
      </w:r>
      <w:r w:rsidRPr="00752797">
        <w:rPr>
          <w:i/>
          <w:lang w:val="en-US"/>
        </w:rPr>
        <w:t>FILELIST</w:t>
      </w:r>
      <w:r w:rsidRPr="00752797">
        <w:rPr>
          <w:lang w:val="en-US"/>
        </w:rPr>
        <w:t xml:space="preserve"> and </w:t>
      </w:r>
      <w:r w:rsidRPr="00752797">
        <w:rPr>
          <w:i/>
          <w:lang w:val="en-US"/>
        </w:rPr>
        <w:t>LOCLIST</w:t>
      </w:r>
      <w:r w:rsidRPr="00752797">
        <w:rPr>
          <w:lang w:val="en-US"/>
        </w:rPr>
        <w:t xml:space="preserve"> files by referencing </w:t>
      </w:r>
      <w:r w:rsidRPr="00752797">
        <w:rPr>
          <w:i/>
          <w:lang w:val="en-US"/>
        </w:rPr>
        <w:t>FILELIST</w:t>
      </w:r>
      <w:r w:rsidRPr="00752797">
        <w:rPr>
          <w:lang w:val="en-US"/>
        </w:rPr>
        <w:t xml:space="preserve"> files from the </w:t>
      </w:r>
      <w:r w:rsidRPr="00752797">
        <w:rPr>
          <w:i/>
          <w:lang w:val="en-US"/>
        </w:rPr>
        <w:t>LOCLIST</w:t>
      </w:r>
      <w:r w:rsidRPr="00752797">
        <w:rPr>
          <w:lang w:val="en-US"/>
        </w:rPr>
        <w:t xml:space="preserve"> file. In this case all </w:t>
      </w:r>
      <w:r w:rsidRPr="00752797">
        <w:rPr>
          <w:i/>
          <w:lang w:val="en-US"/>
        </w:rPr>
        <w:t>FILELIST</w:t>
      </w:r>
      <w:r w:rsidRPr="00752797">
        <w:rPr>
          <w:lang w:val="en-US"/>
        </w:rPr>
        <w:t xml:space="preserve"> files should adhere to the same time </w:t>
      </w:r>
      <w:r w:rsidR="00EA4470" w:rsidRPr="00752797">
        <w:rPr>
          <w:lang w:val="en-US"/>
        </w:rPr>
        <w:t>discretization</w:t>
      </w:r>
      <w:r w:rsidRPr="00752797">
        <w:rPr>
          <w:lang w:val="en-US"/>
        </w:rPr>
        <w:t xml:space="preserve">, so the duration and </w:t>
      </w:r>
      <w:r w:rsidR="00EA4470" w:rsidRPr="00752797">
        <w:rPr>
          <w:lang w:val="en-US"/>
        </w:rPr>
        <w:t>time step</w:t>
      </w:r>
      <w:r w:rsidRPr="00752797">
        <w:rPr>
          <w:lang w:val="en-US"/>
        </w:rPr>
        <w:t xml:space="preserve"> values should be constant over al </w:t>
      </w:r>
      <w:r w:rsidRPr="00752797">
        <w:rPr>
          <w:i/>
          <w:lang w:val="en-US"/>
        </w:rPr>
        <w:t>FILELIST</w:t>
      </w:r>
      <w:r w:rsidRPr="00752797">
        <w:rPr>
          <w:lang w:val="en-US"/>
        </w:rPr>
        <w:t xml:space="preserve"> files as well as the number of wave spectra definitions.</w:t>
      </w:r>
    </w:p>
    <w:p w:rsidR="00620A54" w:rsidRPr="00752797" w:rsidRDefault="00620A54" w:rsidP="002603CC">
      <w:pPr>
        <w:pStyle w:val="BodyText"/>
        <w:rPr>
          <w:lang w:val="en-US"/>
        </w:rPr>
      </w:pPr>
      <w:r w:rsidRPr="00752797">
        <w:rPr>
          <w:lang w:val="en-US"/>
        </w:rPr>
        <w:t>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752797" w:rsidRDefault="00620A54" w:rsidP="002603CC">
      <w:pPr>
        <w:pStyle w:val="Heading2"/>
        <w:spacing w:line="240" w:lineRule="auto"/>
        <w:jc w:val="both"/>
        <w:rPr>
          <w:lang w:val="en-US"/>
        </w:rPr>
      </w:pPr>
      <w:bookmarkStart w:id="270" w:name="_Toc285701673"/>
      <w:bookmarkStart w:id="271" w:name="_Toc413853439"/>
      <w:r w:rsidRPr="00752797">
        <w:rPr>
          <w:lang w:val="en-US"/>
        </w:rPr>
        <w:t>Flow, tide and surge input</w:t>
      </w:r>
      <w:bookmarkEnd w:id="270"/>
      <w:bookmarkEnd w:id="271"/>
    </w:p>
    <w:p w:rsidR="00620A54" w:rsidRPr="00752797" w:rsidRDefault="00620A54" w:rsidP="002603CC">
      <w:pPr>
        <w:pStyle w:val="BodyText"/>
        <w:rPr>
          <w:lang w:val="en-US"/>
        </w:rPr>
      </w:pPr>
      <w:r w:rsidRPr="00752797">
        <w:rPr>
          <w:lang w:val="en-US"/>
        </w:rPr>
        <w:t xml:space="preserve">An XBeach model needs flow boundary conditions on all boundaries of the model domain. Moreover, </w:t>
      </w:r>
      <w:r w:rsidR="000032BA" w:rsidRPr="00752797">
        <w:rPr>
          <w:lang w:val="en-US"/>
        </w:rPr>
        <w:t xml:space="preserve">on </w:t>
      </w:r>
      <w:r w:rsidRPr="00752797">
        <w:rPr>
          <w:lang w:val="en-US"/>
        </w:rPr>
        <w:t>each boundary  tid</w:t>
      </w:r>
      <w:r w:rsidR="000032BA" w:rsidRPr="00752797">
        <w:rPr>
          <w:lang w:val="en-US"/>
        </w:rPr>
        <w:t>al elevations and/</w:t>
      </w:r>
      <w:r w:rsidRPr="00752797">
        <w:rPr>
          <w:lang w:val="en-US"/>
        </w:rPr>
        <w:t xml:space="preserve"> or surges</w:t>
      </w:r>
      <w:r w:rsidR="000032BA" w:rsidRPr="00752797">
        <w:rPr>
          <w:lang w:val="en-US"/>
        </w:rPr>
        <w:t xml:space="preserve"> may be imposed</w:t>
      </w:r>
      <w:r w:rsidRPr="00752797">
        <w:rPr>
          <w:lang w:val="en-US"/>
        </w:rPr>
        <w:t>. The flow boundary conditions and time-varying tide or surge input are discussed in this section. The details on how the flow is computed within the model are described in the sections on bed friction and viscosity parameters (see</w:t>
      </w:r>
      <w:r w:rsidR="00003B05" w:rsidRPr="00752797">
        <w:rPr>
          <w:lang w:val="en-US"/>
        </w:rPr>
        <w:t xml:space="preserve"> </w:t>
      </w:r>
      <w:ins w:id="272" w:author="Ellen Quataert" w:date="2015-04-10T14:42:00Z">
        <w:r w:rsidR="00F20284">
          <w:rPr>
            <w:lang w:val="en-US"/>
          </w:rPr>
          <w:t xml:space="preserve">Section </w:t>
        </w:r>
      </w:ins>
      <w:r w:rsidR="007E1D7E" w:rsidRPr="00752797">
        <w:rPr>
          <w:lang w:val="en-US"/>
        </w:rPr>
        <w:fldChar w:fldCharType="begin"/>
      </w:r>
      <w:r w:rsidR="00003B05" w:rsidRPr="00752797">
        <w:rPr>
          <w:lang w:val="en-US"/>
        </w:rPr>
        <w:instrText xml:space="preserve"> REF _Ref413406030 \r \h </w:instrText>
      </w:r>
      <w:r w:rsidR="007E1D7E" w:rsidRPr="00752797">
        <w:rPr>
          <w:lang w:val="en-US"/>
        </w:rPr>
      </w:r>
      <w:r w:rsidR="007E1D7E" w:rsidRPr="00752797">
        <w:rPr>
          <w:lang w:val="en-US"/>
        </w:rPr>
        <w:fldChar w:fldCharType="separate"/>
      </w:r>
      <w:r w:rsidR="007E2FAA">
        <w:rPr>
          <w:lang w:val="en-US"/>
        </w:rPr>
        <w:t>2.4</w:t>
      </w:r>
      <w:r w:rsidR="007E1D7E" w:rsidRPr="00752797">
        <w:rPr>
          <w:lang w:val="en-US"/>
        </w:rPr>
        <w:fldChar w:fldCharType="end"/>
      </w:r>
      <w:r w:rsidRPr="00752797">
        <w:rPr>
          <w:lang w:val="en-US"/>
        </w:rPr>
        <w:t>)</w:t>
      </w:r>
      <w:r w:rsidR="00003B05" w:rsidRPr="00752797">
        <w:rPr>
          <w:lang w:val="en-US"/>
        </w:rPr>
        <w:t>.</w:t>
      </w:r>
    </w:p>
    <w:p w:rsidR="00620A54" w:rsidRPr="00752797" w:rsidRDefault="00620A54" w:rsidP="002603CC">
      <w:pPr>
        <w:pStyle w:val="Heading3"/>
        <w:jc w:val="both"/>
        <w:rPr>
          <w:lang w:val="en-US"/>
        </w:rPr>
      </w:pPr>
      <w:bookmarkStart w:id="273" w:name="_Ref285375281"/>
      <w:bookmarkStart w:id="274" w:name="_Toc285701674"/>
      <w:bookmarkStart w:id="275" w:name="_Toc413853440"/>
      <w:r w:rsidRPr="00752797">
        <w:rPr>
          <w:lang w:val="en-US"/>
        </w:rPr>
        <w:t>Flow boundary conditions</w:t>
      </w:r>
      <w:bookmarkEnd w:id="273"/>
      <w:bookmarkEnd w:id="274"/>
      <w:bookmarkEnd w:id="275"/>
    </w:p>
    <w:p w:rsidR="00620A54" w:rsidRPr="00752797" w:rsidRDefault="00620A54" w:rsidP="002603CC">
      <w:pPr>
        <w:pStyle w:val="BodyText"/>
        <w:rPr>
          <w:lang w:val="en-US"/>
        </w:rPr>
      </w:pPr>
      <w:r w:rsidRPr="00752797">
        <w:rPr>
          <w:lang w:val="en-US"/>
        </w:rPr>
        <w:t xml:space="preserve">Flow boundary conditions need to be specified on all sides of the domain. We will differentiate between the offshore, lateral and landward boundaries that are set using the keywords </w:t>
      </w:r>
      <w:r w:rsidRPr="00752797">
        <w:rPr>
          <w:i/>
          <w:lang w:val="en-US"/>
        </w:rPr>
        <w:t>front</w:t>
      </w:r>
      <w:r w:rsidRPr="00752797">
        <w:rPr>
          <w:lang w:val="en-US"/>
        </w:rPr>
        <w:t xml:space="preserve">, </w:t>
      </w:r>
      <w:r w:rsidRPr="00752797">
        <w:rPr>
          <w:i/>
          <w:lang w:val="en-US"/>
        </w:rPr>
        <w:t>back</w:t>
      </w:r>
      <w:r w:rsidRPr="00752797">
        <w:rPr>
          <w:lang w:val="en-US"/>
        </w:rPr>
        <w:t xml:space="preserve"> and </w:t>
      </w:r>
      <w:r w:rsidRPr="00752797">
        <w:rPr>
          <w:i/>
          <w:lang w:val="en-US"/>
        </w:rPr>
        <w:t>left</w:t>
      </w:r>
      <w:r w:rsidRPr="00752797">
        <w:rPr>
          <w:lang w:val="en-US"/>
        </w:rPr>
        <w:t>/</w:t>
      </w:r>
      <w:r w:rsidRPr="00752797">
        <w:rPr>
          <w:i/>
          <w:lang w:val="en-US"/>
        </w:rPr>
        <w:t>right</w:t>
      </w:r>
      <w:r w:rsidR="003A481D" w:rsidRPr="00752797">
        <w:rPr>
          <w:i/>
          <w:lang w:val="en-US"/>
        </w:rPr>
        <w:t>,</w:t>
      </w:r>
      <w:r w:rsidRPr="00752797">
        <w:rPr>
          <w:lang w:val="en-US"/>
        </w:rPr>
        <w:t xml:space="preserve"> respectively. </w:t>
      </w:r>
      <w:ins w:id="276" w:author="Ellen Quataert" w:date="2015-04-10T14:43:00Z">
        <w:r w:rsidR="00630B4B">
          <w:rPr>
            <w:lang w:val="en-US"/>
          </w:rPr>
          <w:t xml:space="preserve">From </w:t>
        </w:r>
      </w:ins>
      <w:r w:rsidR="007E1D7E" w:rsidRPr="00752797">
        <w:rPr>
          <w:highlight w:val="yellow"/>
          <w:lang w:val="en-US"/>
        </w:rPr>
        <w:fldChar w:fldCharType="begin"/>
      </w:r>
      <w:r w:rsidR="00003B05" w:rsidRPr="00752797">
        <w:rPr>
          <w:lang w:val="en-US"/>
        </w:rPr>
        <w:instrText xml:space="preserve"> REF _Ref413406159 \h </w:instrText>
      </w:r>
      <w:r w:rsidR="007E1D7E" w:rsidRPr="00752797">
        <w:rPr>
          <w:highlight w:val="yellow"/>
          <w:lang w:val="en-US"/>
        </w:rPr>
      </w:r>
      <w:r w:rsidR="007E1D7E" w:rsidRPr="00752797">
        <w:rPr>
          <w:highlight w:val="yellow"/>
          <w:lang w:val="en-US"/>
        </w:rPr>
        <w:fldChar w:fldCharType="separate"/>
      </w:r>
      <w:r w:rsidR="007E2FAA" w:rsidRPr="00752797">
        <w:rPr>
          <w:lang w:val="en-US"/>
        </w:rPr>
        <w:t xml:space="preserve">Table </w:t>
      </w:r>
      <w:r w:rsidR="007E2FAA">
        <w:rPr>
          <w:noProof/>
          <w:lang w:val="en-US"/>
        </w:rPr>
        <w:t>4</w:t>
      </w:r>
      <w:r w:rsidR="007E2FAA">
        <w:rPr>
          <w:lang w:val="en-US"/>
        </w:rPr>
        <w:t>.</w:t>
      </w:r>
      <w:r w:rsidR="007E2FAA">
        <w:rPr>
          <w:noProof/>
          <w:lang w:val="en-US"/>
        </w:rPr>
        <w:t>7</w:t>
      </w:r>
      <w:r w:rsidR="007E1D7E" w:rsidRPr="00752797">
        <w:rPr>
          <w:highlight w:val="yellow"/>
          <w:lang w:val="en-US"/>
        </w:rPr>
        <w:fldChar w:fldCharType="end"/>
      </w:r>
      <w:r w:rsidR="00003B05" w:rsidRPr="00752797">
        <w:rPr>
          <w:lang w:val="en-US"/>
        </w:rPr>
        <w:t xml:space="preserve"> </w:t>
      </w:r>
      <w:r w:rsidRPr="00752797">
        <w:rPr>
          <w:lang w:val="en-US"/>
        </w:rPr>
        <w:t xml:space="preserve">to </w:t>
      </w:r>
      <w:r w:rsidR="007E1D7E" w:rsidRPr="00752797">
        <w:rPr>
          <w:highlight w:val="yellow"/>
          <w:lang w:val="en-US"/>
        </w:rPr>
        <w:fldChar w:fldCharType="begin"/>
      </w:r>
      <w:r w:rsidR="00003B05" w:rsidRPr="00752797">
        <w:rPr>
          <w:lang w:val="en-US"/>
        </w:rPr>
        <w:instrText xml:space="preserve"> REF _Ref413406168 \h </w:instrText>
      </w:r>
      <w:r w:rsidR="007E1D7E" w:rsidRPr="00752797">
        <w:rPr>
          <w:highlight w:val="yellow"/>
          <w:lang w:val="en-US"/>
        </w:rPr>
      </w:r>
      <w:r w:rsidR="007E1D7E" w:rsidRPr="00752797">
        <w:rPr>
          <w:highlight w:val="yellow"/>
          <w:lang w:val="en-US"/>
        </w:rPr>
        <w:fldChar w:fldCharType="separate"/>
      </w:r>
      <w:r w:rsidR="007E2FAA" w:rsidRPr="00752797">
        <w:rPr>
          <w:lang w:val="en-US"/>
        </w:rPr>
        <w:t xml:space="preserve">Table </w:t>
      </w:r>
      <w:r w:rsidR="007E2FAA">
        <w:rPr>
          <w:noProof/>
          <w:lang w:val="en-US"/>
        </w:rPr>
        <w:t>4</w:t>
      </w:r>
      <w:r w:rsidR="007E2FAA">
        <w:rPr>
          <w:lang w:val="en-US"/>
        </w:rPr>
        <w:t>.</w:t>
      </w:r>
      <w:r w:rsidR="007E2FAA">
        <w:rPr>
          <w:noProof/>
          <w:lang w:val="en-US"/>
        </w:rPr>
        <w:t>10</w:t>
      </w:r>
      <w:r w:rsidR="007E1D7E" w:rsidRPr="00752797">
        <w:rPr>
          <w:highlight w:val="yellow"/>
          <w:lang w:val="en-US"/>
        </w:rPr>
        <w:fldChar w:fldCharType="end"/>
      </w:r>
      <w:r w:rsidR="00003B05" w:rsidRPr="00752797">
        <w:rPr>
          <w:lang w:val="en-US"/>
        </w:rPr>
        <w:t xml:space="preserve"> </w:t>
      </w:r>
      <w:del w:id="277" w:author="Ellen Quataert" w:date="2015-04-10T14:43:00Z">
        <w:r w:rsidRPr="00752797" w:rsidDel="00630B4B">
          <w:rPr>
            <w:lang w:val="en-US"/>
          </w:rPr>
          <w:delText xml:space="preserve">give </w:delText>
        </w:r>
      </w:del>
      <w:r w:rsidRPr="00752797">
        <w:rPr>
          <w:lang w:val="en-US"/>
        </w:rPr>
        <w:t xml:space="preserve">an overview </w:t>
      </w:r>
      <w:ins w:id="278" w:author="Ellen Quataert" w:date="2015-04-10T14:44:00Z">
        <w:r w:rsidR="00630B4B">
          <w:rPr>
            <w:lang w:val="en-US"/>
          </w:rPr>
          <w:t xml:space="preserve">is given </w:t>
        </w:r>
      </w:ins>
      <w:r w:rsidRPr="00752797">
        <w:rPr>
          <w:lang w:val="en-US"/>
        </w:rPr>
        <w:t>of the available flow boundary condition types for each of these boundaries.</w:t>
      </w:r>
    </w:p>
    <w:p w:rsidR="00620A54" w:rsidRPr="00752797" w:rsidRDefault="00620A54" w:rsidP="002603CC">
      <w:pPr>
        <w:pStyle w:val="BodyText"/>
        <w:rPr>
          <w:lang w:val="en-US"/>
        </w:rPr>
      </w:pPr>
      <w:r w:rsidRPr="00752797">
        <w:rPr>
          <w:lang w:val="en-US"/>
        </w:rPr>
        <w:t xml:space="preserve">The keyword </w:t>
      </w:r>
      <w:r w:rsidRPr="00752797">
        <w:rPr>
          <w:i/>
          <w:lang w:val="en-US"/>
        </w:rPr>
        <w:t>freewave</w:t>
      </w:r>
      <w:r w:rsidRPr="00752797">
        <w:rPr>
          <w:lang w:val="en-US"/>
        </w:rPr>
        <w:t xml:space="preserve"> can be used to switch from bound to free long waves, which can be useful when time series of </w:t>
      </w:r>
      <w:r w:rsidR="00752797" w:rsidRPr="00752797">
        <w:rPr>
          <w:lang w:val="en-US"/>
        </w:rPr>
        <w:t>the free long wave</w:t>
      </w:r>
      <w:r w:rsidRPr="00752797">
        <w:rPr>
          <w:lang w:val="en-US"/>
        </w:rPr>
        <w:t xml:space="preserve"> incident on the offshore boundary need to be specified. The file </w:t>
      </w:r>
      <w:r w:rsidRPr="00752797">
        <w:rPr>
          <w:i/>
          <w:lang w:val="en-US"/>
        </w:rPr>
        <w:t>bc/gen.ezs</w:t>
      </w:r>
      <w:r w:rsidRPr="00752797">
        <w:rPr>
          <w:lang w:val="en-US"/>
        </w:rPr>
        <w:t xml:space="preserve"> can be used to describe the free long waves at the offshore boundary as discussed in </w:t>
      </w:r>
      <w:ins w:id="279" w:author="Ellen Quataert" w:date="2015-04-10T14:44:00Z">
        <w:r w:rsidR="00630B4B">
          <w:rPr>
            <w:lang w:val="en-US"/>
          </w:rPr>
          <w:t xml:space="preserve">Section </w:t>
        </w:r>
      </w:ins>
      <w:r w:rsidR="007E1D7E" w:rsidRPr="00752797">
        <w:rPr>
          <w:lang w:val="en-US"/>
        </w:rPr>
        <w:fldChar w:fldCharType="begin"/>
      </w:r>
      <w:r w:rsidR="00003B05" w:rsidRPr="00752797">
        <w:rPr>
          <w:lang w:val="en-US"/>
        </w:rPr>
        <w:instrText xml:space="preserve"> REF _Ref413406232 \r \h </w:instrText>
      </w:r>
      <w:r w:rsidR="007E1D7E" w:rsidRPr="00752797">
        <w:rPr>
          <w:lang w:val="en-US"/>
        </w:rPr>
      </w:r>
      <w:r w:rsidR="007E1D7E" w:rsidRPr="00752797">
        <w:rPr>
          <w:lang w:val="en-US"/>
        </w:rPr>
        <w:fldChar w:fldCharType="separate"/>
      </w:r>
      <w:r w:rsidR="007E2FAA">
        <w:rPr>
          <w:lang w:val="en-US"/>
        </w:rPr>
        <w:t>3.1</w:t>
      </w:r>
      <w:r w:rsidR="007E1D7E" w:rsidRPr="00752797">
        <w:rPr>
          <w:lang w:val="en-US"/>
        </w:rPr>
        <w:fldChar w:fldCharType="end"/>
      </w:r>
      <w:r w:rsidR="00003B05" w:rsidRPr="00752797">
        <w:rPr>
          <w:lang w:val="en-US"/>
        </w:rPr>
        <w:t>.</w:t>
      </w:r>
    </w:p>
    <w:p w:rsidR="00620A54" w:rsidRPr="00752797" w:rsidRDefault="00003B05" w:rsidP="00003B05">
      <w:pPr>
        <w:pStyle w:val="Caption"/>
        <w:rPr>
          <w:lang w:val="en-US"/>
        </w:rPr>
      </w:pPr>
      <w:bookmarkStart w:id="280" w:name="_Ref413406159"/>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7</w:t>
      </w:r>
      <w:r w:rsidR="007E2FAA">
        <w:rPr>
          <w:lang w:val="en-US"/>
        </w:rPr>
        <w:fldChar w:fldCharType="end"/>
      </w:r>
      <w:bookmarkEnd w:id="280"/>
      <w:r w:rsidRPr="00752797">
        <w:rPr>
          <w:lang w:val="en-US"/>
        </w:rPr>
        <w:tab/>
      </w:r>
      <w:r w:rsidR="00620A54" w:rsidRPr="00752797">
        <w:rPr>
          <w:lang w:val="en-US"/>
        </w:rPr>
        <w:t>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i/>
              </w:rPr>
            </w:pPr>
            <w:r w:rsidRPr="00752797">
              <w:rPr>
                <w:i/>
              </w:rPr>
              <w:t>front</w:t>
            </w:r>
          </w:p>
        </w:tc>
        <w:tc>
          <w:tcPr>
            <w:tcW w:w="3828" w:type="pct"/>
          </w:tcPr>
          <w:p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pPr>
            <w:r w:rsidRPr="00752797">
              <w:t>description</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7F52C1" w:rsidP="007F52C1">
            <w:pPr>
              <w:pStyle w:val="BodyText"/>
            </w:pPr>
            <w:r>
              <w:t>abs_1d</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pPr>
            <w:r w:rsidRPr="00752797">
              <w:t>absorbing-generating (weakly-reflective) boundary in 1D</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7F52C1" w:rsidP="002603CC">
            <w:pPr>
              <w:pStyle w:val="BodyText"/>
            </w:pPr>
            <w:r>
              <w:t>abs_2d</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pPr>
            <w:r w:rsidRPr="00752797">
              <w:t>absorbing-generating (weakly-reflective) boundary in 2D</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wall</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pPr>
            <w:r w:rsidRPr="00752797">
              <w:t>no flux wall</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wlevel</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pPr>
            <w:r w:rsidRPr="00752797">
              <w:t>water level specification (from file)</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nonh_1d</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pPr>
            <w:r w:rsidRPr="00752797">
              <w:t>boundary condition for non-hydrostatic option</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lastRenderedPageBreak/>
              <w:t>waveflume</w:t>
            </w:r>
          </w:p>
        </w:tc>
        <w:tc>
          <w:tcPr>
            <w:tcW w:w="3828" w:type="pct"/>
          </w:tcPr>
          <w:p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pPr>
            <w:r w:rsidRPr="00752797">
              <w:t xml:space="preserve">boundary condition for flume experiments based on a continuity relation </w:t>
            </w:r>
          </w:p>
        </w:tc>
      </w:tr>
    </w:tbl>
    <w:p w:rsidR="00003B05" w:rsidRPr="00752797" w:rsidRDefault="00003B05" w:rsidP="00003B05">
      <w:pPr>
        <w:pStyle w:val="Caption"/>
        <w:rPr>
          <w:lang w:val="en-US"/>
        </w:rPr>
      </w:pPr>
    </w:p>
    <w:p w:rsidR="00620A54"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8</w:t>
      </w:r>
      <w:r w:rsidR="007E2FAA">
        <w:rPr>
          <w:lang w:val="en-US"/>
        </w:rPr>
        <w:fldChar w:fldCharType="end"/>
      </w:r>
      <w:r w:rsidRPr="00752797">
        <w:rPr>
          <w:lang w:val="en-US"/>
        </w:rPr>
        <w:tab/>
      </w:r>
      <w:r w:rsidR="00620A54" w:rsidRPr="00752797">
        <w:rPr>
          <w:lang w:val="en-US"/>
        </w:rPr>
        <w:t>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i/>
              </w:rPr>
            </w:pPr>
            <w:r w:rsidRPr="00752797">
              <w:rPr>
                <w:i/>
              </w:rPr>
              <w:t>back</w:t>
            </w:r>
          </w:p>
        </w:tc>
        <w:tc>
          <w:tcPr>
            <w:tcW w:w="3828" w:type="pct"/>
          </w:tcPr>
          <w:p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pPr>
            <w:r w:rsidRPr="00752797">
              <w:t>description</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wall</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pPr>
            <w:r w:rsidRPr="00752797">
              <w:t>no flux wall</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abs</w:t>
            </w:r>
            <w:r w:rsidR="007F52C1">
              <w:t>_</w:t>
            </w:r>
            <w:r w:rsidRPr="00752797">
              <w:t>1d</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pPr>
            <w:r w:rsidRPr="00752797">
              <w:t>absorbing-generating (weakly-reflective) boundary in 1D</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abs</w:t>
            </w:r>
            <w:r w:rsidR="007F52C1">
              <w:t>_</w:t>
            </w:r>
            <w:r w:rsidRPr="00752797">
              <w:t>2d</w:t>
            </w:r>
          </w:p>
        </w:tc>
        <w:tc>
          <w:tcPr>
            <w:tcW w:w="3828" w:type="pct"/>
          </w:tcPr>
          <w:p w:rsidR="00620A54" w:rsidRPr="00752797"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pPr>
            <w:r w:rsidRPr="00752797">
              <w:t>absorbing-generating (weakly-reflective) boundary in 2D</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wlevel</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pPr>
            <w:r w:rsidRPr="00752797">
              <w:t>water level specification (from file)</w:t>
            </w:r>
          </w:p>
        </w:tc>
      </w:tr>
    </w:tbl>
    <w:p w:rsidR="00003B05" w:rsidRPr="00752797" w:rsidRDefault="00003B05" w:rsidP="00003B05">
      <w:pPr>
        <w:pStyle w:val="Caption"/>
        <w:rPr>
          <w:lang w:val="en-US"/>
        </w:rPr>
      </w:pPr>
    </w:p>
    <w:p w:rsidR="00620A54"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9</w:t>
      </w:r>
      <w:r w:rsidR="007E2FAA">
        <w:rPr>
          <w:lang w:val="en-US"/>
        </w:rPr>
        <w:fldChar w:fldCharType="end"/>
      </w:r>
      <w:r w:rsidRPr="00752797">
        <w:rPr>
          <w:lang w:val="en-US"/>
        </w:rPr>
        <w:tab/>
      </w:r>
      <w:r w:rsidR="00620A54" w:rsidRPr="00752797">
        <w:rPr>
          <w:lang w:val="en-US"/>
        </w:rPr>
        <w:t>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i/>
              </w:rPr>
            </w:pPr>
            <w:r w:rsidRPr="00752797">
              <w:rPr>
                <w:i/>
              </w:rPr>
              <w:t>back</w:t>
            </w:r>
          </w:p>
        </w:tc>
        <w:tc>
          <w:tcPr>
            <w:tcW w:w="3828" w:type="pct"/>
          </w:tcPr>
          <w:p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pPr>
            <w:r w:rsidRPr="00752797">
              <w:t>description</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wall</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pPr>
            <w:r w:rsidRPr="00752797">
              <w:t>no flux wall</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neumann</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pPr>
            <w:r w:rsidRPr="00752797">
              <w:t>Neumann boundary condition (constant water level gradient)</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neumann_v</w:t>
            </w:r>
          </w:p>
        </w:tc>
        <w:tc>
          <w:tcPr>
            <w:tcW w:w="3828" w:type="pct"/>
          </w:tcPr>
          <w:p w:rsidR="00620A54" w:rsidRPr="00752797" w:rsidRDefault="00003B05" w:rsidP="002603CC">
            <w:pPr>
              <w:pStyle w:val="BodyText"/>
              <w:cnfStyle w:val="000000100000" w:firstRow="0" w:lastRow="0" w:firstColumn="0" w:lastColumn="0" w:oddVBand="0" w:evenVBand="0" w:oddHBand="1" w:evenHBand="0" w:firstRowFirstColumn="0" w:firstRowLastColumn="0" w:lastRowFirstColumn="0" w:lastRowLastColumn="0"/>
            </w:pPr>
            <w:r w:rsidRPr="00752797">
              <w:t>velocity is determined by the adjacent cell</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pPr>
            <w:r w:rsidRPr="00752797">
              <w:t>no_advec</w:t>
            </w:r>
          </w:p>
        </w:tc>
        <w:tc>
          <w:tcPr>
            <w:tcW w:w="3828" w:type="pct"/>
          </w:tcPr>
          <w:p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pPr>
            <w:r w:rsidRPr="00752797">
              <w:t>Neumann boundary condition, but only the advective terms are taken into account. Intermediate form between wall and neumann</w:t>
            </w:r>
          </w:p>
        </w:tc>
      </w:tr>
    </w:tbl>
    <w:p w:rsidR="00003B05" w:rsidRPr="00752797" w:rsidRDefault="00003B05" w:rsidP="00003B05">
      <w:pPr>
        <w:pStyle w:val="Caption"/>
        <w:rPr>
          <w:lang w:val="en-US"/>
        </w:rPr>
      </w:pPr>
    </w:p>
    <w:p w:rsidR="00003B05" w:rsidRPr="00752797" w:rsidRDefault="00003B05" w:rsidP="00003B05">
      <w:pPr>
        <w:pStyle w:val="Caption"/>
        <w:rPr>
          <w:lang w:val="en-US"/>
        </w:rPr>
      </w:pPr>
      <w:bookmarkStart w:id="281" w:name="_Ref413406168"/>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10</w:t>
      </w:r>
      <w:r w:rsidR="007E2FAA">
        <w:rPr>
          <w:lang w:val="en-US"/>
        </w:rPr>
        <w:fldChar w:fldCharType="end"/>
      </w:r>
      <w:bookmarkEnd w:id="281"/>
      <w:r w:rsidRPr="00752797">
        <w:rPr>
          <w:lang w:val="en-US"/>
        </w:rPr>
        <w:tab/>
        <w:t>Preview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keyword</w:t>
            </w:r>
          </w:p>
        </w:tc>
        <w:tc>
          <w:tcPr>
            <w:tcW w:w="226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30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1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ARC</w:t>
            </w:r>
            <w:r w:rsidR="001B6449" w:rsidRPr="00752797">
              <w: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active reflection compensation at seaward boundary</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1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back</w:t>
            </w:r>
          </w:p>
        </w:tc>
        <w:tc>
          <w:tcPr>
            <w:tcW w:w="226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boundary at bay side</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abs_2d</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wall, abs_1d, abs_2d, wlevel</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epsi</w:t>
            </w:r>
            <w:r w:rsidR="001B6449" w:rsidRPr="00752797">
              <w: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Ratio of mean current to time varying current through offshore boundary</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1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-1.0 - 0.2</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freewave</w:t>
            </w:r>
            <w:r w:rsidR="001B6449" w:rsidRPr="00752797">
              <w:t>+</w:t>
            </w:r>
          </w:p>
        </w:tc>
        <w:tc>
          <w:tcPr>
            <w:tcW w:w="2266" w:type="dxa"/>
          </w:tcPr>
          <w:p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free wave propagation 0 = use cg (default); 1 = use sqrt(gh) in </w:t>
            </w:r>
            <w:r w:rsidR="00400C16" w:rsidRPr="00752797">
              <w:t>wbctype</w:t>
            </w:r>
            <w:r w:rsidRPr="00752797">
              <w:t xml:space="preserve"> = ts_2</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front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seaward flow boundary</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abs_2d</w:t>
            </w:r>
          </w:p>
        </w:tc>
        <w:tc>
          <w:tcPr>
            <w:tcW w:w="161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abs_1d, abs_2d, wall, wlevel, nonh_1d, waveflume</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left</w:t>
            </w:r>
          </w:p>
        </w:tc>
        <w:tc>
          <w:tcPr>
            <w:tcW w:w="226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w:t>
            </w:r>
            <w:r w:rsidRPr="00752797">
              <w:lastRenderedPageBreak/>
              <w:t>lateral boundary at ny+1</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neumann</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neumann, </w:t>
            </w:r>
            <w:r w:rsidRPr="00752797">
              <w:lastRenderedPageBreak/>
              <w:t>wall, no_advec, neumann_v</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lastRenderedPageBreak/>
              <w:t>nc</w:t>
            </w:r>
            <w:r w:rsidR="001B6449" w:rsidRPr="00752797">
              <w: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Smoothing distance for estimating umean (defined as nr of cells)</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ny+1</w:t>
            </w:r>
          </w:p>
        </w:tc>
        <w:tc>
          <w:tcPr>
            <w:tcW w:w="1616" w:type="dxa"/>
          </w:tcPr>
          <w:p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r w:rsidR="00586C99" w:rsidRPr="00752797">
              <w:t xml:space="preserve"> - </w:t>
            </w:r>
            <w:r w:rsidRPr="00752797">
              <w:t>ny+1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order</w:t>
            </w:r>
            <w:r w:rsidR="001B6449" w:rsidRPr="00752797">
              <w:t>+</w:t>
            </w:r>
          </w:p>
        </w:tc>
        <w:tc>
          <w:tcPr>
            <w:tcW w:w="226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order of wave steering, 1 = first order wave steering (short wave energy only), 2 = second o</w:t>
            </w:r>
            <w:r w:rsidR="003A481D" w:rsidRPr="00752797">
              <w:t>r</w:t>
            </w:r>
            <w:r w:rsidRPr="00752797">
              <w:t>der wave steering (bound long wave corresponding to short wave forcing is added)</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right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lateral boundary at 0</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w:t>
            </w:r>
          </w:p>
        </w:tc>
        <w:tc>
          <w:tcPr>
            <w:tcW w:w="161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 wall, no_advec, neumann_v</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tidetype</w:t>
            </w:r>
            <w:r w:rsidR="001B6449" w:rsidRPr="00752797">
              <w:t>+</w:t>
            </w:r>
          </w:p>
        </w:tc>
        <w:tc>
          <w:tcPr>
            <w:tcW w:w="226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w:t>
            </w:r>
            <w:r w:rsidR="00EA4470" w:rsidRPr="00752797">
              <w:t>offshore</w:t>
            </w:r>
            <w:r w:rsidRPr="00752797">
              <w:t xml:space="preserve"> boundary, velocity boundary or instant water level boundary</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velocity</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instant, velocity</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3"/>
        <w:jc w:val="both"/>
        <w:rPr>
          <w:lang w:val="en-US"/>
        </w:rPr>
      </w:pPr>
      <w:bookmarkStart w:id="282" w:name="_Ref285440556"/>
      <w:bookmarkStart w:id="283" w:name="_Toc285701675"/>
      <w:bookmarkStart w:id="284" w:name="_Toc413853441"/>
      <w:r w:rsidRPr="00752797">
        <w:rPr>
          <w:lang w:val="en-US"/>
        </w:rPr>
        <w:t>Time-varying tide</w:t>
      </w:r>
      <w:del w:id="285" w:author="Ellen Quataert" w:date="2015-04-10T14:45:00Z">
        <w:r w:rsidRPr="00752797" w:rsidDel="00630B4B">
          <w:rPr>
            <w:lang w:val="en-US"/>
          </w:rPr>
          <w:delText>/</w:delText>
        </w:r>
      </w:del>
      <w:ins w:id="286" w:author="Ellen Quataert" w:date="2015-04-10T14:45:00Z">
        <w:r w:rsidR="00630B4B">
          <w:rPr>
            <w:lang w:val="en-US"/>
          </w:rPr>
          <w:t xml:space="preserve"> or </w:t>
        </w:r>
      </w:ins>
      <w:r w:rsidRPr="00752797">
        <w:rPr>
          <w:lang w:val="en-US"/>
        </w:rPr>
        <w:t>surge</w:t>
      </w:r>
      <w:bookmarkEnd w:id="282"/>
      <w:bookmarkEnd w:id="283"/>
      <w:bookmarkEnd w:id="284"/>
    </w:p>
    <w:p w:rsidR="003A481D" w:rsidRPr="00752797" w:rsidRDefault="003A481D" w:rsidP="002603CC">
      <w:pPr>
        <w:pStyle w:val="BodyText"/>
        <w:rPr>
          <w:rStyle w:val="IntenseEmphasis"/>
          <w:lang w:val="en-US"/>
        </w:rPr>
      </w:pPr>
      <w:r w:rsidRPr="00752797">
        <w:rPr>
          <w:rStyle w:val="IntenseEmphasis"/>
          <w:lang w:val="en-US"/>
        </w:rPr>
        <w:t>T</w:t>
      </w:r>
      <w:r w:rsidR="00620A54" w:rsidRPr="00752797">
        <w:rPr>
          <w:rStyle w:val="IntenseEmphasis"/>
          <w:lang w:val="en-US"/>
        </w:rPr>
        <w:t xml:space="preserve">ime-varying tidal (or surge) signals </w:t>
      </w:r>
      <w:r w:rsidRPr="00752797">
        <w:rPr>
          <w:rStyle w:val="IntenseEmphasis"/>
          <w:lang w:val="en-US"/>
        </w:rPr>
        <w:t xml:space="preserve">can be </w:t>
      </w:r>
      <w:r w:rsidR="00003B05" w:rsidRPr="00752797">
        <w:rPr>
          <w:rStyle w:val="IntenseEmphasis"/>
          <w:lang w:val="en-US"/>
        </w:rPr>
        <w:t>applied all four</w:t>
      </w:r>
      <w:r w:rsidR="00620A54" w:rsidRPr="00752797">
        <w:rPr>
          <w:rStyle w:val="IntenseEmphasis"/>
          <w:lang w:val="en-US"/>
        </w:rPr>
        <w:t xml:space="preserve"> boundaries</w:t>
      </w:r>
      <w:r w:rsidRPr="00752797">
        <w:rPr>
          <w:rStyle w:val="IntenseEmphasis"/>
          <w:lang w:val="en-US"/>
        </w:rPr>
        <w:t xml:space="preserve"> in a number of ways</w:t>
      </w:r>
      <w:r w:rsidR="00620A54" w:rsidRPr="00752797">
        <w:rPr>
          <w:rStyle w:val="IntenseEmphasis"/>
          <w:lang w:val="en-US"/>
        </w:rPr>
        <w:t xml:space="preserve">. </w:t>
      </w:r>
    </w:p>
    <w:p w:rsidR="00620A54" w:rsidRPr="00752797" w:rsidRDefault="00620A54" w:rsidP="002603CC">
      <w:pPr>
        <w:pStyle w:val="BodyText"/>
        <w:rPr>
          <w:rStyle w:val="IntenseEmphasis"/>
          <w:lang w:val="en-US"/>
        </w:rPr>
      </w:pPr>
      <w:r w:rsidRPr="00752797">
        <w:rPr>
          <w:rStyle w:val="IntenseEmphasis"/>
          <w:lang w:val="en-US"/>
        </w:rPr>
        <w:t xml:space="preserve">The number of tidal signals is determined by the keyword </w:t>
      </w:r>
      <w:r w:rsidRPr="00752797">
        <w:rPr>
          <w:rStyle w:val="IntenseEmphasis"/>
          <w:i/>
          <w:lang w:val="en-US"/>
        </w:rPr>
        <w:t>tideloc</w:t>
      </w:r>
      <w:r w:rsidRPr="00752797">
        <w:rPr>
          <w:rStyle w:val="IntenseEmphasis"/>
          <w:lang w:val="en-US"/>
        </w:rPr>
        <w:t xml:space="preserve"> that can take the values 0, 1, 2 or 4. Specifying three tidal signals is not an option. Setting </w:t>
      </w:r>
      <w:r w:rsidRPr="00752797">
        <w:rPr>
          <w:rStyle w:val="IntenseEmphasis"/>
          <w:i/>
          <w:lang w:val="en-US"/>
        </w:rPr>
        <w:t>tideloc=0</w:t>
      </w:r>
      <w:r w:rsidRPr="00752797">
        <w:rPr>
          <w:rStyle w:val="IntenseEmphasis"/>
          <w:lang w:val="en-US"/>
        </w:rPr>
        <w:t xml:space="preserve"> disables the time-varying tide/surge option. In this case a constant and uniform water level is used specified by the keyword </w:t>
      </w:r>
      <w:r w:rsidRPr="00752797">
        <w:rPr>
          <w:rStyle w:val="IntenseEmphasis"/>
          <w:i/>
          <w:lang w:val="en-US"/>
        </w:rPr>
        <w:t>zs0</w:t>
      </w:r>
      <w:r w:rsidRPr="00752797">
        <w:rPr>
          <w:rStyle w:val="IntenseEmphasis"/>
          <w:lang w:val="en-US"/>
        </w:rPr>
        <w:t>.</w:t>
      </w:r>
      <w:r w:rsidR="003A481D" w:rsidRPr="00752797">
        <w:rPr>
          <w:rStyle w:val="IntenseEmphasis"/>
          <w:lang w:val="en-US"/>
        </w:rPr>
        <w:t xml:space="preserve"> With </w:t>
      </w:r>
      <w:r w:rsidR="003A481D" w:rsidRPr="00752797">
        <w:rPr>
          <w:rStyle w:val="IntenseEmphasis"/>
          <w:i/>
          <w:lang w:val="en-US"/>
        </w:rPr>
        <w:t>tideloc =1</w:t>
      </w:r>
      <w:r w:rsidR="003A481D" w:rsidRPr="00752797">
        <w:rPr>
          <w:rStyle w:val="IntenseEmphasis"/>
          <w:lang w:val="en-US"/>
        </w:rPr>
        <w:t xml:space="preserve"> the specified tidal record is specified on all four corners of the domain and interpolated along the boundaries.</w:t>
      </w:r>
    </w:p>
    <w:p w:rsidR="003A481D" w:rsidRPr="00752797" w:rsidRDefault="00742DB2" w:rsidP="002603CC">
      <w:pPr>
        <w:pStyle w:val="BodyText"/>
        <w:rPr>
          <w:rStyle w:val="IntenseEmphasis"/>
          <w:lang w:val="en-US"/>
        </w:rPr>
      </w:pPr>
      <w:r w:rsidRPr="00752797">
        <w:rPr>
          <w:rStyle w:val="IntenseEmphasis"/>
          <w:lang w:val="en-US"/>
        </w:rPr>
        <w:t xml:space="preserve">Using </w:t>
      </w:r>
      <w:r w:rsidRPr="00752797">
        <w:rPr>
          <w:rStyle w:val="IntenseEmphasis"/>
          <w:i/>
          <w:lang w:val="en-US"/>
        </w:rPr>
        <w:t>tideloc = 2</w:t>
      </w:r>
      <w:r w:rsidRPr="00752797">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752797">
        <w:rPr>
          <w:rStyle w:val="IntenseEmphasis"/>
          <w:i/>
          <w:lang w:val="en-US"/>
        </w:rPr>
        <w:t>paulrevere</w:t>
      </w:r>
      <w:r w:rsidRPr="00752797">
        <w:rPr>
          <w:rStyle w:val="IntenseEmphasis"/>
          <w:lang w:val="en-US"/>
        </w:rPr>
        <w:t xml:space="preserve"> where a value </w:t>
      </w:r>
      <w:r w:rsidRPr="00752797">
        <w:rPr>
          <w:rStyle w:val="IntenseEmphasis"/>
          <w:i/>
          <w:lang w:val="en-US"/>
        </w:rPr>
        <w:t>0</w:t>
      </w:r>
      <w:r w:rsidRPr="00752797">
        <w:rPr>
          <w:rStyle w:val="IntenseEmphasis"/>
          <w:lang w:val="en-US"/>
        </w:rPr>
        <w:t xml:space="preserve"> indicates the first option and a value </w:t>
      </w:r>
      <w:r w:rsidRPr="00752797">
        <w:rPr>
          <w:rStyle w:val="IntenseEmphasis"/>
          <w:i/>
          <w:lang w:val="en-US"/>
        </w:rPr>
        <w:t>1</w:t>
      </w:r>
      <w:r w:rsidRPr="00752797">
        <w:rPr>
          <w:rStyle w:val="IntenseEmphasis"/>
          <w:lang w:val="en-US"/>
        </w:rPr>
        <w:t xml:space="preserve"> indicates the second option. Also in the case of two tidal signals the signals are spatially interpolated along the boundaries.</w:t>
      </w:r>
    </w:p>
    <w:p w:rsidR="003A481D" w:rsidRPr="00752797" w:rsidRDefault="003A481D" w:rsidP="002603CC">
      <w:pPr>
        <w:pStyle w:val="BodyText"/>
        <w:rPr>
          <w:rStyle w:val="IntenseEmphasis"/>
          <w:lang w:val="en-US"/>
        </w:rPr>
      </w:pPr>
      <w:r w:rsidRPr="00752797">
        <w:rPr>
          <w:rStyle w:val="IntenseEmphasis"/>
          <w:lang w:val="en-US"/>
        </w:rPr>
        <w:t xml:space="preserve">Using </w:t>
      </w:r>
      <w:r w:rsidRPr="00752797">
        <w:rPr>
          <w:rStyle w:val="IntenseEmphasis"/>
          <w:i/>
          <w:lang w:val="en-US"/>
        </w:rPr>
        <w:t xml:space="preserve">tideloc=4, </w:t>
      </w:r>
      <w:r w:rsidRPr="00752797">
        <w:rPr>
          <w:rStyle w:val="IntenseEmphasis"/>
          <w:lang w:val="en-US"/>
        </w:rPr>
        <w:t>four tide/surge signals are to be specified</w:t>
      </w:r>
      <w:r w:rsidRPr="00752797">
        <w:rPr>
          <w:rStyle w:val="IntenseEmphasis"/>
          <w:i/>
          <w:lang w:val="en-US"/>
        </w:rPr>
        <w:t xml:space="preserve"> </w:t>
      </w:r>
      <w:r w:rsidRPr="00752797">
        <w:rPr>
          <w:rStyle w:val="IntenseEmphasis"/>
          <w:lang w:val="en-US"/>
        </w:rPr>
        <w:t xml:space="preserve">on each corner of the model domain and spatially interpolated along the boundaries. The first signal is imposed to the left offshore boundary seen from sea (x=1,y=1) and the others according to a clockwise rotation. </w:t>
      </w:r>
      <w:r w:rsidRPr="00752797">
        <w:rPr>
          <w:rStyle w:val="IntenseEmphasis"/>
          <w:lang w:val="en-US"/>
        </w:rPr>
        <w:lastRenderedPageBreak/>
        <w:t xml:space="preserve">Therefore the columns in the </w:t>
      </w:r>
      <w:r w:rsidRPr="00752797">
        <w:rPr>
          <w:rStyle w:val="IntenseEmphasis"/>
          <w:i/>
          <w:lang w:val="en-US"/>
        </w:rPr>
        <w:t xml:space="preserve">zs0file </w:t>
      </w:r>
      <w:r w:rsidRPr="00752797">
        <w:rPr>
          <w:rStyle w:val="IntenseEmphasis"/>
          <w:lang w:val="en-US"/>
        </w:rPr>
        <w:t>must follow the order of: (x=1,y=1), (x=1,y=N), (x=N,y=N), (x=N,y=1).</w:t>
      </w:r>
    </w:p>
    <w:p w:rsidR="00620A54" w:rsidRPr="00752797" w:rsidRDefault="00620A54" w:rsidP="002603CC">
      <w:pPr>
        <w:pStyle w:val="BodyText"/>
        <w:rPr>
          <w:rStyle w:val="IntenseEmphasis"/>
          <w:lang w:val="en-US"/>
        </w:rPr>
      </w:pPr>
      <w:r w:rsidRPr="00752797">
        <w:rPr>
          <w:rStyle w:val="IntenseEmphasis"/>
          <w:lang w:val="en-US"/>
        </w:rPr>
        <w:t xml:space="preserve">The length of the tidal signals is determined by the keyword </w:t>
      </w:r>
      <w:r w:rsidRPr="00752797">
        <w:rPr>
          <w:rStyle w:val="IntenseEmphasis"/>
          <w:i/>
          <w:lang w:val="en-US"/>
        </w:rPr>
        <w:t>tidelen</w:t>
      </w:r>
      <w:r w:rsidRPr="00752797">
        <w:rPr>
          <w:rStyle w:val="IntenseEmphasis"/>
          <w:lang w:val="en-US"/>
        </w:rPr>
        <w:t xml:space="preserve">. This is the number of water levels specified in the file referenced with the </w:t>
      </w:r>
      <w:r w:rsidRPr="00752797">
        <w:rPr>
          <w:rStyle w:val="IntenseEmphasis"/>
          <w:i/>
          <w:lang w:val="en-US"/>
        </w:rPr>
        <w:t>zs0file</w:t>
      </w:r>
      <w:r w:rsidRPr="00752797">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sidRPr="00752797">
        <w:rPr>
          <w:rStyle w:val="IntenseEmphasis"/>
          <w:lang w:val="en-US"/>
        </w:rPr>
        <w:t>-</w:t>
      </w:r>
      <w:r w:rsidRPr="00752797">
        <w:rPr>
          <w:rStyle w:val="IntenseEmphasis"/>
          <w:lang w:val="en-US"/>
        </w:rPr>
        <w:t>used, therefore the signal should be at least as long as the simulation time.</w:t>
      </w:r>
    </w:p>
    <w:p w:rsidR="00620A54" w:rsidRPr="00752797" w:rsidRDefault="00620A54" w:rsidP="002603CC">
      <w:pPr>
        <w:pStyle w:val="BodyText"/>
        <w:rPr>
          <w:rStyle w:val="IntenseEmphasis"/>
          <w:lang w:val="en-US"/>
        </w:rPr>
      </w:pPr>
      <w:r w:rsidRPr="00752797">
        <w:rPr>
          <w:rStyle w:val="IntenseEmphasis"/>
          <w:lang w:val="en-US"/>
        </w:rPr>
        <w:t xml:space="preserve">The </w:t>
      </w:r>
      <w:r w:rsidRPr="00752797">
        <w:rPr>
          <w:rStyle w:val="IntenseEmphasis"/>
          <w:i/>
          <w:lang w:val="en-US"/>
        </w:rPr>
        <w:t>zs0file</w:t>
      </w:r>
      <w:r w:rsidRPr="00752797">
        <w:rPr>
          <w:rStyle w:val="IntenseEmphasis"/>
          <w:lang w:val="en-US"/>
        </w:rPr>
        <w:t xml:space="preserve"> file must adhere to the following format where the last three columns are optional depending on the value of </w:t>
      </w:r>
      <w:r w:rsidRPr="00752797">
        <w:rPr>
          <w:rStyle w:val="IntenseEmphasis"/>
          <w:i/>
          <w:lang w:val="en-US"/>
        </w:rPr>
        <w:t>tideloc</w:t>
      </w:r>
      <w:r w:rsidRPr="00752797">
        <w:rPr>
          <w:rStyle w:val="IntenseEmphasis"/>
          <w:lang w:val="en-US"/>
        </w:rPr>
        <w:t xml:space="preserve"> and </w:t>
      </w:r>
      <w:r w:rsidRPr="00752797">
        <w:rPr>
          <w:rStyle w:val="IntenseEmphasis"/>
          <w:i/>
          <w:lang w:val="en-US"/>
        </w:rPr>
        <w:t>tlen</w:t>
      </w:r>
      <w:r w:rsidRPr="00752797">
        <w:rPr>
          <w:rStyle w:val="IntenseEmphasis"/>
          <w:lang w:val="en-US"/>
        </w:rPr>
        <w:t xml:space="preserve"> represents the value of </w:t>
      </w:r>
      <w:r w:rsidRPr="00752797">
        <w:rPr>
          <w:rStyle w:val="IntenseEmphasis"/>
          <w:i/>
          <w:lang w:val="en-US"/>
        </w:rPr>
        <w:t>tidelen</w:t>
      </w:r>
      <w:r w:rsidRPr="00752797">
        <w:rPr>
          <w:rStyle w:val="IntenseEmphasis"/>
          <w:lang w:val="en-US"/>
        </w:rPr>
        <w:t>:</w:t>
      </w:r>
    </w:p>
    <w:p w:rsidR="00620A54" w:rsidRPr="00752797" w:rsidRDefault="00620A54" w:rsidP="002603CC">
      <w:pPr>
        <w:pStyle w:val="Codeheader"/>
        <w:rPr>
          <w:rStyle w:val="IntenseEmphasis"/>
          <w:lang w:val="en-US"/>
        </w:rPr>
      </w:pPr>
      <w:r w:rsidRPr="00752797">
        <w:rPr>
          <w:rStyle w:val="IntenseEmphasis"/>
          <w:lang w:val="en-US"/>
        </w:rPr>
        <w:t>tide.txt</w:t>
      </w:r>
    </w:p>
    <w:p w:rsidR="00620A54" w:rsidRPr="005E51E7" w:rsidRDefault="00620A54" w:rsidP="002603CC">
      <w:pPr>
        <w:pStyle w:val="Code"/>
        <w:jc w:val="both"/>
        <w:rPr>
          <w:color w:val="auto"/>
        </w:rPr>
      </w:pPr>
      <w:r w:rsidRPr="005E51E7">
        <w:rPr>
          <w:color w:val="auto"/>
        </w:rPr>
        <w:t>&lt;time 1&gt; &lt;zs 1,1&gt; [&lt;zs 2,1&gt; [&lt;zs 3,1&gt; &lt;zs 4,1&gt;]]</w:t>
      </w:r>
    </w:p>
    <w:p w:rsidR="00620A54" w:rsidRPr="005E51E7" w:rsidRDefault="00620A54" w:rsidP="002603CC">
      <w:pPr>
        <w:pStyle w:val="Code"/>
        <w:jc w:val="both"/>
        <w:rPr>
          <w:color w:val="auto"/>
        </w:rPr>
      </w:pPr>
      <w:r w:rsidRPr="005E51E7">
        <w:rPr>
          <w:color w:val="auto"/>
        </w:rPr>
        <w:t>&lt;time 2&gt; &lt;zs 1,2&gt; [&lt;zs 2,2&gt; [&lt;zs 3,2&gt; &lt;zs 4,2&gt;]]</w:t>
      </w:r>
    </w:p>
    <w:p w:rsidR="00620A54" w:rsidRPr="005E51E7" w:rsidRDefault="00620A54" w:rsidP="002603CC">
      <w:pPr>
        <w:pStyle w:val="Code"/>
        <w:jc w:val="both"/>
        <w:rPr>
          <w:color w:val="auto"/>
        </w:rPr>
      </w:pPr>
      <w:r w:rsidRPr="005E51E7">
        <w:rPr>
          <w:color w:val="auto"/>
        </w:rPr>
        <w:t>&lt;time 3&gt; &lt;zs 1,3&gt; [&lt;zs 2,3&gt; [&lt;zs 3,3&gt; &lt;zs 4,3&gt;]]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&lt;time tlen&gt; &lt;zs 1,tlen&gt; [&lt;zs 2,tlen&gt; [&lt;zs 3,tlen&gt; &lt;zs 4,tlen&gt;]]</w:t>
      </w:r>
    </w:p>
    <w:p w:rsidR="00620A54" w:rsidRPr="00752797" w:rsidRDefault="00620A54" w:rsidP="002603CC">
      <w:pPr>
        <w:pStyle w:val="BodyText"/>
        <w:rPr>
          <w:rStyle w:val="IntenseEmphasis"/>
          <w:lang w:val="en-US"/>
        </w:rPr>
      </w:pPr>
      <w:r w:rsidRPr="00752797">
        <w:rPr>
          <w:rStyle w:val="IntenseEmphasis"/>
          <w:lang w:val="en-US"/>
        </w:rPr>
        <w:t xml:space="preserve">In case of a single tidal signal, the signal is imposed on both offshore corners of the domain, while a constant water level defined by the keyword </w:t>
      </w:r>
      <w:r w:rsidRPr="00752797">
        <w:rPr>
          <w:rStyle w:val="IntenseEmphasis"/>
          <w:i/>
          <w:lang w:val="en-US"/>
        </w:rPr>
        <w:t>zs0</w:t>
      </w:r>
      <w:r w:rsidRPr="00752797">
        <w:rPr>
          <w:rStyle w:val="IntenseEmphasis"/>
          <w:lang w:val="en-US"/>
        </w:rPr>
        <w:t xml:space="preserve"> is imposed on the landward corners. </w:t>
      </w:r>
    </w:p>
    <w:p w:rsidR="00003B05" w:rsidRPr="00752797" w:rsidRDefault="00003B05" w:rsidP="00003B05">
      <w:pPr>
        <w:pStyle w:val="Caption"/>
        <w:rPr>
          <w:rStyle w:val="IntenseEmphasis"/>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11</w:t>
      </w:r>
      <w:r w:rsidR="007E2FAA">
        <w:rPr>
          <w:lang w:val="en-US"/>
        </w:rPr>
        <w:fldChar w:fldCharType="end"/>
      </w:r>
      <w:r w:rsidRPr="00752797">
        <w:rPr>
          <w:lang w:val="en-US"/>
        </w:rPr>
        <w:tab/>
        <w:t>Overview of all keywords related to the tide boundary conditions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keyword</w:t>
            </w:r>
          </w:p>
        </w:tc>
        <w:tc>
          <w:tcPr>
            <w:tcW w:w="221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5"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paulrevere</w:t>
            </w:r>
          </w:p>
        </w:tc>
        <w:tc>
          <w:tcPr>
            <w:tcW w:w="221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Specifies tide on sea and land or two sea points if tideloc = 2</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w:t>
            </w:r>
          </w:p>
        </w:tc>
        <w:tc>
          <w:tcPr>
            <w:tcW w:w="141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 sea</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tideloc</w:t>
            </w:r>
          </w:p>
        </w:tc>
        <w:tc>
          <w:tcPr>
            <w:tcW w:w="221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corner points on which a tide time series is specified</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0 - 4</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zs0</w:t>
            </w:r>
          </w:p>
        </w:tc>
        <w:tc>
          <w:tcPr>
            <w:tcW w:w="221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Init</w:t>
            </w:r>
            <w:r w:rsidR="00742DB2" w:rsidRPr="00752797">
              <w:t>i</w:t>
            </w:r>
            <w:r w:rsidRPr="00752797">
              <w:t>al water level</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41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-5.0 - 5.0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zs0file</w:t>
            </w:r>
          </w:p>
        </w:tc>
        <w:tc>
          <w:tcPr>
            <w:tcW w:w="221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tide boundary condition series</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87" w:name="_Toc285701676"/>
      <w:bookmarkStart w:id="288" w:name="_Toc413853442"/>
      <w:r w:rsidRPr="00752797">
        <w:rPr>
          <w:lang w:val="en-US"/>
        </w:rPr>
        <w:t>Water level (dam break)</w:t>
      </w:r>
      <w:bookmarkEnd w:id="287"/>
      <w:bookmarkEnd w:id="288"/>
    </w:p>
    <w:p w:rsidR="00620A54" w:rsidRPr="00752797" w:rsidRDefault="00620A54" w:rsidP="002603CC">
      <w:pPr>
        <w:pStyle w:val="BodyText"/>
        <w:rPr>
          <w:lang w:val="en-US"/>
        </w:rPr>
      </w:pPr>
      <w:r w:rsidRPr="00752797">
        <w:rPr>
          <w:lang w:val="en-US"/>
        </w:rPr>
        <w:t xml:space="preserve">Water levels can be imposed on the model boundaries as explained in </w:t>
      </w:r>
      <w:ins w:id="289" w:author="Ellen Quataert" w:date="2015-04-10T14:45:00Z">
        <w:r w:rsidR="00630B4B">
          <w:rPr>
            <w:lang w:val="en-US"/>
          </w:rPr>
          <w:t xml:space="preserve">Section </w:t>
        </w:r>
      </w:ins>
      <w:r w:rsidR="00055F7E">
        <w:fldChar w:fldCharType="begin"/>
      </w:r>
      <w:r w:rsidR="00055F7E">
        <w:instrText xml:space="preserve"> REF _Ref285440556 \w \h  \* MERGEFORMAT </w:instrText>
      </w:r>
      <w:r w:rsidR="00055F7E">
        <w:fldChar w:fldCharType="separate"/>
      </w:r>
      <w:r w:rsidR="007E2FAA" w:rsidRPr="007E2FAA">
        <w:rPr>
          <w:lang w:val="en-US"/>
        </w:rPr>
        <w:t>4.5.2</w:t>
      </w:r>
      <w:r w:rsidR="00055F7E">
        <w:fldChar w:fldCharType="end"/>
      </w:r>
      <w:r w:rsidRPr="00752797">
        <w:rPr>
          <w:lang w:val="en-US"/>
        </w:rPr>
        <w:t xml:space="preserve"> </w:t>
      </w:r>
      <w:r w:rsidR="00055F7E">
        <w:fldChar w:fldCharType="begin"/>
      </w:r>
      <w:r w:rsidR="00055F7E">
        <w:instrText xml:space="preserve"> REF _Ref285440556 \h  \* MERGEFORMAT </w:instrText>
      </w:r>
      <w:r w:rsidR="00055F7E">
        <w:fldChar w:fldCharType="separate"/>
      </w:r>
      <w:r w:rsidR="007E2FAA" w:rsidRPr="00752797">
        <w:rPr>
          <w:lang w:val="en-US"/>
        </w:rPr>
        <w:t>Time-varying tide/surge</w:t>
      </w:r>
      <w:r w:rsidR="00055F7E">
        <w:fldChar w:fldCharType="end"/>
      </w:r>
      <w:r w:rsidRPr="00752797">
        <w:rPr>
          <w:lang w:val="en-US"/>
        </w:rPr>
        <w:t xml:space="preserve"> after which the shallow water equations force the water body in the model domain. Specific applications may require the </w:t>
      </w:r>
      <w:r w:rsidR="00742DB2" w:rsidRPr="00752797">
        <w:rPr>
          <w:lang w:val="en-US"/>
        </w:rPr>
        <w:t>initialization</w:t>
      </w:r>
      <w:r w:rsidRPr="00752797">
        <w:rPr>
          <w:lang w:val="en-US"/>
        </w:rPr>
        <w:t xml:space="preserve"> of the entire water body in the model domain at the start of the simulation. For example, an initial significant gradient in the water level that “collapses” at the start of the simulation may simulate a dam break. The </w:t>
      </w:r>
      <w:r w:rsidR="00EA4470" w:rsidRPr="00752797">
        <w:rPr>
          <w:lang w:val="en-US"/>
        </w:rPr>
        <w:t>initialization</w:t>
      </w:r>
      <w:r w:rsidRPr="00752797">
        <w:rPr>
          <w:lang w:val="en-US"/>
        </w:rPr>
        <w:t xml:space="preserve"> of the water level in the model domain is governed by the keywords listed in the table below.</w:t>
      </w:r>
    </w:p>
    <w:p w:rsidR="00620A54" w:rsidRPr="00752797" w:rsidRDefault="00620A54" w:rsidP="002603CC">
      <w:pPr>
        <w:pStyle w:val="BodyText"/>
        <w:rPr>
          <w:lang w:val="en-US"/>
        </w:rPr>
      </w:pPr>
      <w:r w:rsidRPr="00752797">
        <w:rPr>
          <w:lang w:val="en-US"/>
        </w:rPr>
        <w:t xml:space="preserve">The keyword </w:t>
      </w:r>
      <w:r w:rsidRPr="00752797">
        <w:rPr>
          <w:i/>
          <w:lang w:val="en-US"/>
        </w:rPr>
        <w:t>zsinitfile</w:t>
      </w:r>
      <w:r w:rsidRPr="00752797">
        <w:rPr>
          <w:lang w:val="en-US"/>
        </w:rPr>
        <w:t xml:space="preserve"> references an external file describing the initial water levels in the entire model domain. The file should </w:t>
      </w:r>
      <w:r w:rsidR="00EA4470" w:rsidRPr="00752797">
        <w:rPr>
          <w:lang w:val="en-US"/>
        </w:rPr>
        <w:t xml:space="preserve">have </w:t>
      </w:r>
      <w:r w:rsidRPr="00752797">
        <w:rPr>
          <w:lang w:val="en-US"/>
        </w:rPr>
        <w:t>the same format as the bathymetry input file</w:t>
      </w:r>
      <w:r w:rsidR="00EA4470" w:rsidRPr="00752797">
        <w:rPr>
          <w:lang w:val="en-US"/>
        </w:rPr>
        <w:t>s</w:t>
      </w:r>
      <w:r w:rsidRPr="00752797">
        <w:rPr>
          <w:lang w:val="en-US"/>
        </w:rPr>
        <w:t xml:space="preserve"> described in </w:t>
      </w:r>
      <w:ins w:id="290" w:author="Ellen Quataert" w:date="2015-04-10T14:46:00Z">
        <w:r w:rsidR="00630B4B">
          <w:rPr>
            <w:lang w:val="en-US"/>
          </w:rPr>
          <w:t xml:space="preserve">Section </w:t>
        </w:r>
      </w:ins>
      <w:r w:rsidR="00055F7E">
        <w:fldChar w:fldCharType="begin"/>
      </w:r>
      <w:r w:rsidR="00055F7E">
        <w:instrText xml:space="preserve"> REF _Ref285440913 \w \h  \* MERGEFORMAT </w:instrText>
      </w:r>
      <w:r w:rsidR="00055F7E">
        <w:fldChar w:fldCharType="separate"/>
      </w:r>
      <w:r w:rsidR="007E2FAA" w:rsidRPr="007E2FAA">
        <w:rPr>
          <w:lang w:val="en-US"/>
        </w:rPr>
        <w:t>4.3</w:t>
      </w:r>
      <w:r w:rsidR="00055F7E">
        <w:fldChar w:fldCharType="end"/>
      </w:r>
      <w:r w:rsidRPr="00752797">
        <w:rPr>
          <w:lang w:val="en-US"/>
        </w:rPr>
        <w:t xml:space="preserve"> </w:t>
      </w:r>
      <w:r w:rsidR="00EA4470" w:rsidRPr="00752797">
        <w:rPr>
          <w:lang w:val="en-US"/>
        </w:rPr>
        <w:t>(</w:t>
      </w:r>
      <w:r w:rsidR="00055F7E">
        <w:fldChar w:fldCharType="begin"/>
      </w:r>
      <w:r w:rsidR="00055F7E">
        <w:instrText xml:space="preserve"> REF _Ref285440915 \h  \* MERGEFORMAT </w:instrText>
      </w:r>
      <w:r w:rsidR="00055F7E">
        <w:fldChar w:fldCharType="separate"/>
      </w:r>
      <w:r w:rsidR="007E2FAA" w:rsidRPr="00752797">
        <w:rPr>
          <w:lang w:val="en-US"/>
        </w:rPr>
        <w:t>Grid and bathymetry</w:t>
      </w:r>
      <w:r w:rsidR="00055F7E">
        <w:fldChar w:fldCharType="end"/>
      </w:r>
      <w:r w:rsidR="00EA4470" w:rsidRPr="00752797">
        <w:rPr>
          <w:lang w:val="en-US"/>
        </w:rPr>
        <w:t>)</w:t>
      </w:r>
      <w:r w:rsidRPr="00752797">
        <w:rPr>
          <w:lang w:val="en-US"/>
        </w:rPr>
        <w:t>.</w:t>
      </w:r>
    </w:p>
    <w:p w:rsidR="00EA4470" w:rsidRPr="00752797" w:rsidRDefault="00EA4470">
      <w:pPr>
        <w:spacing w:line="240" w:lineRule="auto"/>
        <w:jc w:val="left"/>
        <w:rPr>
          <w:bCs/>
          <w:i/>
          <w:sz w:val="17"/>
          <w:szCs w:val="20"/>
          <w:lang w:val="en-US"/>
        </w:rPr>
      </w:pPr>
      <w:r w:rsidRPr="00752797">
        <w:rPr>
          <w:lang w:val="en-US"/>
        </w:rPr>
        <w:br w:type="page"/>
      </w:r>
    </w:p>
    <w:p w:rsidR="00003B05" w:rsidRPr="00752797" w:rsidRDefault="00003B05" w:rsidP="00003B05">
      <w:pPr>
        <w:pStyle w:val="Caption"/>
        <w:rPr>
          <w:lang w:val="en-US"/>
        </w:rPr>
      </w:pPr>
      <w:r w:rsidRPr="00752797">
        <w:rPr>
          <w:lang w:val="en-US"/>
        </w:rPr>
        <w:lastRenderedPageBreak/>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12</w:t>
      </w:r>
      <w:r w:rsidR="007E2FAA">
        <w:rPr>
          <w:lang w:val="en-US"/>
        </w:rPr>
        <w:fldChar w:fldCharType="end"/>
      </w:r>
      <w:r w:rsidRPr="00752797">
        <w:rPr>
          <w:lang w:val="en-US"/>
        </w:rPr>
        <w:tab/>
        <w:t>Overview of all keywords related to the water levels</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hotstartflow</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hotstart flow conditions with pressure gradient balanced by wind and bed stress</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zs0</w:t>
            </w:r>
          </w:p>
        </w:tc>
        <w:tc>
          <w:tcPr>
            <w:tcW w:w="2834" w:type="dxa"/>
          </w:tcPr>
          <w:p w:rsidR="00620A54" w:rsidRPr="00752797" w:rsidRDefault="00EA4470"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Initial</w:t>
            </w:r>
            <w:r w:rsidR="00620A54" w:rsidRPr="00752797">
              <w:t xml:space="preserve"> water level</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zsinitfile</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init</w:t>
            </w:r>
            <w:r w:rsidR="00742DB2" w:rsidRPr="00752797">
              <w:t>i</w:t>
            </w:r>
            <w:r w:rsidRPr="00752797">
              <w:t>al water level file</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91" w:name="_Toc285701677"/>
      <w:bookmarkStart w:id="292" w:name="_Toc413853443"/>
      <w:r w:rsidRPr="00752797">
        <w:rPr>
          <w:lang w:val="en-US"/>
        </w:rPr>
        <w:t>Wind input</w:t>
      </w:r>
      <w:bookmarkEnd w:id="291"/>
      <w:bookmarkEnd w:id="292"/>
    </w:p>
    <w:p w:rsidR="00620A54" w:rsidRPr="00752797" w:rsidRDefault="00742DB2" w:rsidP="002603CC">
      <w:pPr>
        <w:pStyle w:val="BodyText"/>
        <w:rPr>
          <w:lang w:val="en-US"/>
        </w:rPr>
      </w:pPr>
      <w:r w:rsidRPr="00752797">
        <w:rPr>
          <w:lang w:val="en-US"/>
        </w:rPr>
        <w:t xml:space="preserve">Spatially-uniform </w:t>
      </w:r>
      <w:r w:rsidR="00620A54" w:rsidRPr="00752797">
        <w:rPr>
          <w:lang w:val="en-US"/>
        </w:rPr>
        <w:t xml:space="preserve">winds can parametrically defined using the keywords </w:t>
      </w:r>
      <w:r w:rsidR="00620A54" w:rsidRPr="00752797">
        <w:rPr>
          <w:i/>
          <w:lang w:val="en-US"/>
        </w:rPr>
        <w:t>windv</w:t>
      </w:r>
      <w:r w:rsidR="00620A54" w:rsidRPr="00752797">
        <w:rPr>
          <w:lang w:val="en-US"/>
        </w:rPr>
        <w:t xml:space="preserve"> and </w:t>
      </w:r>
      <w:r w:rsidR="00EA4470" w:rsidRPr="00752797">
        <w:rPr>
          <w:i/>
          <w:lang w:val="en-US"/>
        </w:rPr>
        <w:t>width</w:t>
      </w:r>
      <w:r w:rsidR="00620A54" w:rsidRPr="00752797">
        <w:rPr>
          <w:lang w:val="en-US"/>
        </w:rPr>
        <w:t xml:space="preserve"> that represent the wind velocity and direction (nautical convention) respectively. Time-varying winds can be defined in an external file referenced by the </w:t>
      </w:r>
      <w:r w:rsidR="00620A54" w:rsidRPr="00752797">
        <w:rPr>
          <w:i/>
          <w:lang w:val="en-US"/>
        </w:rPr>
        <w:t>windfile</w:t>
      </w:r>
      <w:r w:rsidR="00620A54" w:rsidRPr="00752797">
        <w:rPr>
          <w:lang w:val="en-US"/>
        </w:rPr>
        <w:t xml:space="preserve"> keyword. The file should adhere to the format indicated below. The total length of the time series is automatically determined and should be at least as long as the simulation time.</w:t>
      </w:r>
    </w:p>
    <w:p w:rsidR="00620A54" w:rsidRPr="00752797" w:rsidRDefault="00620A54" w:rsidP="002603CC">
      <w:pPr>
        <w:pStyle w:val="Codeheader"/>
        <w:rPr>
          <w:lang w:val="en-US"/>
        </w:rPr>
      </w:pPr>
      <w:r w:rsidRPr="00752797">
        <w:rPr>
          <w:lang w:val="en-US"/>
        </w:rPr>
        <w:t>wind.txt</w:t>
      </w:r>
    </w:p>
    <w:p w:rsidR="00620A54" w:rsidRPr="005E51E7" w:rsidRDefault="00620A54" w:rsidP="002603CC">
      <w:pPr>
        <w:pStyle w:val="Code"/>
        <w:jc w:val="both"/>
        <w:rPr>
          <w:color w:val="auto"/>
        </w:rPr>
      </w:pPr>
      <w:r w:rsidRPr="005E51E7">
        <w:rPr>
          <w:color w:val="auto"/>
        </w:rPr>
        <w:t>&lt;time 1&gt; &lt;windv 1&gt; &lt;windth 1&gt;</w:t>
      </w:r>
    </w:p>
    <w:p w:rsidR="00620A54" w:rsidRPr="005E51E7" w:rsidRDefault="00620A54" w:rsidP="002603CC">
      <w:pPr>
        <w:pStyle w:val="Code"/>
        <w:jc w:val="both"/>
        <w:rPr>
          <w:color w:val="auto"/>
        </w:rPr>
      </w:pPr>
      <w:r w:rsidRPr="005E51E7">
        <w:rPr>
          <w:color w:val="auto"/>
        </w:rPr>
        <w:t>&lt;time 2&gt; &lt;windv 2&gt; &lt;windth 2&gt;</w:t>
      </w:r>
    </w:p>
    <w:p w:rsidR="00620A54" w:rsidRPr="005E51E7" w:rsidRDefault="00620A54" w:rsidP="002603CC">
      <w:pPr>
        <w:pStyle w:val="Code"/>
        <w:jc w:val="both"/>
        <w:rPr>
          <w:color w:val="auto"/>
        </w:rPr>
      </w:pPr>
      <w:r w:rsidRPr="005E51E7">
        <w:rPr>
          <w:color w:val="auto"/>
        </w:rPr>
        <w:t>&lt;time 3&gt; &lt;windv 3&gt; &lt;windth 3&gt;</w:t>
      </w:r>
    </w:p>
    <w:p w:rsidR="00620A54" w:rsidRPr="005E51E7" w:rsidRDefault="00620A54" w:rsidP="002603CC">
      <w:pPr>
        <w:pStyle w:val="Code"/>
        <w:jc w:val="both"/>
        <w:rPr>
          <w:color w:val="auto"/>
        </w:rPr>
      </w:pPr>
      <w:r w:rsidRPr="005E51E7">
        <w:rPr>
          <w:color w:val="auto"/>
        </w:rPr>
        <w:t>...</w:t>
      </w:r>
    </w:p>
    <w:p w:rsidR="00620A54" w:rsidRPr="00752797" w:rsidRDefault="00620A54" w:rsidP="002603CC">
      <w:pPr>
        <w:pStyle w:val="BodyText"/>
        <w:rPr>
          <w:lang w:val="en-US"/>
        </w:rPr>
      </w:pPr>
      <w:r w:rsidRPr="00752797">
        <w:rPr>
          <w:lang w:val="en-US"/>
        </w:rPr>
        <w:t>The table below gives an overview of all keywords related to the wind:</w:t>
      </w:r>
    </w:p>
    <w:p w:rsidR="00003B05"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13</w:t>
      </w:r>
      <w:r w:rsidR="007E2FAA">
        <w:rPr>
          <w:lang w:val="en-US"/>
        </w:rPr>
        <w:fldChar w:fldCharType="end"/>
      </w:r>
      <w:r w:rsidRPr="00752797">
        <w:rPr>
          <w:lang w:val="en-US"/>
        </w:rPr>
        <w:tab/>
        <w:t>Overview of all keywords related to the wind input</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Cd</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drag coefficient</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0.002</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0.0001 - 0.01</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rhoa</w:t>
            </w:r>
            <w:r w:rsidR="001B6449" w:rsidRPr="00752797">
              <w:t>+</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Air density</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1.25</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windfile</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file with non-stationary wind data</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windth</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Nautical wind direction, in case of stationary wind</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-360.0 - 360.0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windv</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velocity, in case of stationary wind</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0.0 - 200.0</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93" w:name="_Toc285701678"/>
      <w:bookmarkStart w:id="294" w:name="_Toc413853444"/>
      <w:r w:rsidRPr="00752797">
        <w:rPr>
          <w:lang w:val="en-US"/>
        </w:rPr>
        <w:t>Sediment input</w:t>
      </w:r>
      <w:bookmarkEnd w:id="293"/>
      <w:bookmarkEnd w:id="294"/>
    </w:p>
    <w:p w:rsidR="00620A54" w:rsidRPr="00752797" w:rsidRDefault="00620A54" w:rsidP="002603CC">
      <w:pPr>
        <w:pStyle w:val="BodyText"/>
        <w:rPr>
          <w:lang w:val="en-US"/>
        </w:rPr>
      </w:pPr>
      <w:r w:rsidRPr="00752797">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007E1D7E" w:rsidRPr="00752797">
        <w:rPr>
          <w:lang w:val="en-US"/>
        </w:rPr>
        <w:fldChar w:fldCharType="begin"/>
      </w:r>
      <w:r w:rsidR="0042185A" w:rsidRPr="00752797">
        <w:rPr>
          <w:lang w:val="en-US"/>
        </w:rPr>
        <w:instrText xml:space="preserve"> REF _Ref413406902 \r \h </w:instrText>
      </w:r>
      <w:r w:rsidR="007E1D7E" w:rsidRPr="00752797">
        <w:rPr>
          <w:lang w:val="en-US"/>
        </w:rPr>
      </w:r>
      <w:r w:rsidR="007E1D7E" w:rsidRPr="00752797">
        <w:rPr>
          <w:lang w:val="en-US"/>
        </w:rPr>
        <w:fldChar w:fldCharType="separate"/>
      </w:r>
      <w:r w:rsidR="007E2FAA">
        <w:rPr>
          <w:lang w:val="en-US"/>
        </w:rPr>
        <w:t>2.7</w:t>
      </w:r>
      <w:r w:rsidR="007E1D7E" w:rsidRPr="00752797">
        <w:rPr>
          <w:lang w:val="en-US"/>
        </w:rPr>
        <w:fldChar w:fldCharType="end"/>
      </w:r>
      <w:r w:rsidR="0042185A" w:rsidRPr="00752797">
        <w:rPr>
          <w:lang w:val="en-US"/>
        </w:rPr>
        <w:t xml:space="preserve"> and </w:t>
      </w:r>
      <w:r w:rsidR="007E1D7E" w:rsidRPr="00752797">
        <w:rPr>
          <w:lang w:val="en-US"/>
        </w:rPr>
        <w:fldChar w:fldCharType="begin"/>
      </w:r>
      <w:r w:rsidR="0042185A" w:rsidRPr="00752797">
        <w:rPr>
          <w:lang w:val="en-US"/>
        </w:rPr>
        <w:instrText xml:space="preserve"> REF _Ref413406912 \r \h </w:instrText>
      </w:r>
      <w:r w:rsidR="007E1D7E" w:rsidRPr="00752797">
        <w:rPr>
          <w:lang w:val="en-US"/>
        </w:rPr>
      </w:r>
      <w:r w:rsidR="007E1D7E" w:rsidRPr="00752797">
        <w:rPr>
          <w:lang w:val="en-US"/>
        </w:rPr>
        <w:fldChar w:fldCharType="separate"/>
      </w:r>
      <w:r w:rsidR="007E2FAA">
        <w:rPr>
          <w:lang w:val="en-US"/>
        </w:rPr>
        <w:t>2.8</w:t>
      </w:r>
      <w:r w:rsidR="007E1D7E" w:rsidRPr="00752797">
        <w:rPr>
          <w:lang w:val="en-US"/>
        </w:rPr>
        <w:fldChar w:fldCharType="end"/>
      </w:r>
    </w:p>
    <w:p w:rsidR="00620A54" w:rsidRPr="00752797" w:rsidRDefault="00620A54" w:rsidP="002603CC">
      <w:pPr>
        <w:pStyle w:val="BodyText"/>
        <w:rPr>
          <w:lang w:val="en-US"/>
        </w:rPr>
      </w:pPr>
      <w:r w:rsidRPr="00752797">
        <w:rPr>
          <w:lang w:val="en-US"/>
        </w:rPr>
        <w:lastRenderedPageBreak/>
        <w:t xml:space="preserve">The simplest situation is an XBeach simulation with uniform sediment. In this case it is sufficient to specify the uniform grain size using the keyword </w:t>
      </w:r>
      <w:r w:rsidRPr="00752797">
        <w:rPr>
          <w:i/>
          <w:lang w:val="en-US"/>
        </w:rPr>
        <w:t>D50</w:t>
      </w:r>
      <w:r w:rsidRPr="00752797">
        <w:rPr>
          <w:lang w:val="en-US"/>
        </w:rPr>
        <w:t xml:space="preserve"> indicating the median grain size. The effects of a specific sediment distribution can be parametrically defined by additionally specifying values for </w:t>
      </w:r>
      <w:r w:rsidRPr="00752797">
        <w:rPr>
          <w:i/>
          <w:lang w:val="en-US"/>
        </w:rPr>
        <w:t xml:space="preserve">D15 </w:t>
      </w:r>
      <w:r w:rsidRPr="00752797">
        <w:rPr>
          <w:lang w:val="en-US"/>
        </w:rPr>
        <w:t xml:space="preserve">and </w:t>
      </w:r>
      <w:r w:rsidRPr="00752797">
        <w:rPr>
          <w:i/>
          <w:lang w:val="en-US"/>
        </w:rPr>
        <w:t>D90</w:t>
      </w:r>
      <w:r w:rsidRPr="00752797">
        <w:rPr>
          <w:lang w:val="en-US"/>
        </w:rPr>
        <w:t xml:space="preserve"> and optionally the bed composition can be fine-tuned by specifying the porosity and sediment density using the keywords </w:t>
      </w:r>
      <w:r w:rsidRPr="00752797">
        <w:rPr>
          <w:i/>
          <w:lang w:val="en-US"/>
        </w:rPr>
        <w:t>por</w:t>
      </w:r>
      <w:r w:rsidRPr="00752797">
        <w:rPr>
          <w:lang w:val="en-US"/>
        </w:rPr>
        <w:t xml:space="preserve"> and </w:t>
      </w:r>
      <w:r w:rsidRPr="00752797">
        <w:rPr>
          <w:i/>
          <w:lang w:val="en-US"/>
        </w:rPr>
        <w:t xml:space="preserve">rhos </w:t>
      </w:r>
      <w:r w:rsidRPr="00752797">
        <w:rPr>
          <w:lang w:val="en-US"/>
        </w:rPr>
        <w:t>respectively. In this case no sorting of sediment will be simulated.</w:t>
      </w:r>
    </w:p>
    <w:p w:rsidR="00620A54" w:rsidRPr="00752797" w:rsidRDefault="00620A54" w:rsidP="002603CC">
      <w:pPr>
        <w:pStyle w:val="BodyText"/>
        <w:rPr>
          <w:lang w:val="en-US"/>
        </w:rPr>
      </w:pPr>
      <w:r w:rsidRPr="00752797">
        <w:rPr>
          <w:lang w:val="en-US"/>
        </w:rPr>
        <w:t xml:space="preserve">If the effect of different sediment fractions, sorting and </w:t>
      </w:r>
      <w:r w:rsidR="0042185A" w:rsidRPr="00752797">
        <w:rPr>
          <w:lang w:val="en-US"/>
        </w:rPr>
        <w:t>armoring</w:t>
      </w:r>
      <w:r w:rsidRPr="00752797">
        <w:rPr>
          <w:lang w:val="en-US"/>
        </w:rPr>
        <w:t xml:space="preserve"> are of importance, multiple sediment fractions can be defined. The number of sediment fraction is determined by the keyword </w:t>
      </w:r>
      <w:r w:rsidRPr="00752797">
        <w:rPr>
          <w:i/>
          <w:lang w:val="en-US"/>
        </w:rPr>
        <w:t>ngd</w:t>
      </w:r>
      <w:r w:rsidRPr="00752797">
        <w:rPr>
          <w:lang w:val="en-US"/>
        </w:rPr>
        <w:t xml:space="preserve">. For each sediment fraction a value for </w:t>
      </w:r>
      <w:r w:rsidRPr="00752797">
        <w:rPr>
          <w:i/>
          <w:lang w:val="en-US"/>
        </w:rPr>
        <w:t>D50,</w:t>
      </w:r>
      <w:r w:rsidRPr="00752797">
        <w:rPr>
          <w:lang w:val="en-US"/>
        </w:rPr>
        <w:t xml:space="preserve"> and optionally </w:t>
      </w:r>
      <w:r w:rsidRPr="00752797">
        <w:rPr>
          <w:i/>
          <w:lang w:val="en-US"/>
        </w:rPr>
        <w:t>D15</w:t>
      </w:r>
      <w:r w:rsidRPr="00752797">
        <w:rPr>
          <w:lang w:val="en-US"/>
        </w:rPr>
        <w:t xml:space="preserve"> and </w:t>
      </w:r>
      <w:r w:rsidRPr="00752797">
        <w:rPr>
          <w:i/>
          <w:lang w:val="en-US"/>
        </w:rPr>
        <w:t>D90</w:t>
      </w:r>
      <w:r w:rsidRPr="00752797">
        <w:rPr>
          <w:lang w:val="en-US"/>
        </w:rPr>
        <w:t xml:space="preserve">, should be defined separated by a space. Moreover, when using multiple sediment fractions, multiple bed layers are needed as well. The number of bed layers can be defined using the keyword </w:t>
      </w:r>
      <w:r w:rsidRPr="00752797">
        <w:rPr>
          <w:i/>
          <w:lang w:val="en-US"/>
        </w:rPr>
        <w:t>nd</w:t>
      </w:r>
      <w:r w:rsidRPr="00752797">
        <w:rPr>
          <w:lang w:val="en-US"/>
        </w:rPr>
        <w:t xml:space="preserve">. </w:t>
      </w:r>
    </w:p>
    <w:p w:rsidR="00620A54" w:rsidRPr="00752797" w:rsidRDefault="00620A54" w:rsidP="002603CC">
      <w:pPr>
        <w:pStyle w:val="BodyText"/>
        <w:rPr>
          <w:lang w:val="en-US"/>
        </w:rPr>
      </w:pPr>
      <w:r w:rsidRPr="00752797">
        <w:rPr>
          <w:lang w:val="en-US"/>
        </w:rPr>
        <w:t xml:space="preserve">Three types of bed layers are distinguished: 1) the top layer 2) the variable or “breathing” layer and 3) the bottom layers. At least one of each type of bed layer is needed, which makes that at least three bed layers are required (see </w:t>
      </w:r>
      <w:ins w:id="295" w:author="Ellen Quataert" w:date="2015-04-10T14:46:00Z">
        <w:r w:rsidR="00630B4B">
          <w:rPr>
            <w:lang w:val="en-US"/>
          </w:rPr>
          <w:t xml:space="preserve">Section </w:t>
        </w:r>
      </w:ins>
      <w:r w:rsidR="007E1D7E" w:rsidRPr="00752797">
        <w:rPr>
          <w:lang w:val="en-US"/>
        </w:rPr>
        <w:fldChar w:fldCharType="begin"/>
      </w:r>
      <w:r w:rsidR="0042185A" w:rsidRPr="00752797">
        <w:rPr>
          <w:lang w:val="en-US"/>
        </w:rPr>
        <w:instrText xml:space="preserve"> REF _Ref413406934 \r \h </w:instrText>
      </w:r>
      <w:r w:rsidR="007E1D7E" w:rsidRPr="00752797">
        <w:rPr>
          <w:lang w:val="en-US"/>
        </w:rPr>
      </w:r>
      <w:r w:rsidR="007E1D7E" w:rsidRPr="00752797">
        <w:rPr>
          <w:lang w:val="en-US"/>
        </w:rPr>
        <w:fldChar w:fldCharType="separate"/>
      </w:r>
      <w:r w:rsidR="007E2FAA">
        <w:rPr>
          <w:lang w:val="en-US"/>
        </w:rPr>
        <w:t>2.8.3</w:t>
      </w:r>
      <w:r w:rsidR="007E1D7E" w:rsidRPr="00752797">
        <w:rPr>
          <w:lang w:val="en-US"/>
        </w:rPr>
        <w:fldChar w:fldCharType="end"/>
      </w:r>
      <w:r w:rsidRPr="00752797">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752797">
        <w:rPr>
          <w:lang w:val="en-US"/>
        </w:rPr>
        <w:t>behavior</w:t>
      </w:r>
      <w:r w:rsidRPr="00752797">
        <w:rPr>
          <w:lang w:val="en-US"/>
        </w:rPr>
        <w:t xml:space="preserve">, while a bed layer thickness that is too small will result in a lot of shifting and thus numerical mixing. The bed layer thicknesses are determined by the three keywords </w:t>
      </w:r>
      <w:r w:rsidRPr="00752797">
        <w:rPr>
          <w:i/>
          <w:lang w:val="en-US"/>
        </w:rPr>
        <w:t>dzg1</w:t>
      </w:r>
      <w:r w:rsidRPr="00752797">
        <w:rPr>
          <w:lang w:val="en-US"/>
        </w:rPr>
        <w:t xml:space="preserve">, </w:t>
      </w:r>
      <w:r w:rsidRPr="00752797">
        <w:rPr>
          <w:i/>
          <w:lang w:val="en-US"/>
        </w:rPr>
        <w:t>dzg2</w:t>
      </w:r>
      <w:r w:rsidRPr="00752797">
        <w:rPr>
          <w:lang w:val="en-US"/>
        </w:rPr>
        <w:t xml:space="preserve"> and </w:t>
      </w:r>
      <w:r w:rsidRPr="00752797">
        <w:rPr>
          <w:i/>
          <w:lang w:val="en-US"/>
        </w:rPr>
        <w:t>dzg3</w:t>
      </w:r>
      <w:r w:rsidRPr="00752797">
        <w:rPr>
          <w:lang w:val="en-US"/>
        </w:rPr>
        <w:t xml:space="preserve"> for the top, variable and bottom layers respectively.</w:t>
      </w:r>
    </w:p>
    <w:p w:rsidR="00620A54" w:rsidRPr="00752797" w:rsidRDefault="00620A54" w:rsidP="002603CC">
      <w:pPr>
        <w:pStyle w:val="BodyText"/>
        <w:rPr>
          <w:lang w:val="en-US"/>
        </w:rPr>
      </w:pPr>
      <w:r w:rsidRPr="00752797">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752797">
        <w:rPr>
          <w:i/>
          <w:lang w:val="en-US"/>
        </w:rPr>
        <w:t>params.txt</w:t>
      </w:r>
      <w:r w:rsidRPr="00752797">
        <w:rPr>
          <w:lang w:val="en-US"/>
        </w:rPr>
        <w:t xml:space="preserve">, but are assumed to be located in the working directory of the model (next to </w:t>
      </w:r>
      <w:r w:rsidRPr="00752797">
        <w:rPr>
          <w:i/>
          <w:lang w:val="en-US"/>
        </w:rPr>
        <w:t>params.txt</w:t>
      </w:r>
      <w:r w:rsidRPr="00752797">
        <w:rPr>
          <w:lang w:val="en-US"/>
        </w:rPr>
        <w:t xml:space="preserve">). There is one file for each sediment fraction specified by </w:t>
      </w:r>
      <w:r w:rsidRPr="00752797">
        <w:rPr>
          <w:i/>
          <w:lang w:val="en-US"/>
        </w:rPr>
        <w:t>ngd</w:t>
      </w:r>
      <w:r w:rsidRPr="00752797">
        <w:rPr>
          <w:lang w:val="en-US"/>
        </w:rPr>
        <w:t xml:space="preserve">. The file corresponding to the first sediment fraction is named </w:t>
      </w:r>
      <w:r w:rsidRPr="00752797">
        <w:rPr>
          <w:i/>
          <w:lang w:val="en-US"/>
        </w:rPr>
        <w:t>gdist1.inp</w:t>
      </w:r>
      <w:r w:rsidRPr="00752797">
        <w:rPr>
          <w:lang w:val="en-US"/>
        </w:rPr>
        <w:t xml:space="preserve">, the second </w:t>
      </w:r>
      <w:r w:rsidRPr="00752797">
        <w:rPr>
          <w:i/>
          <w:lang w:val="en-US"/>
        </w:rPr>
        <w:t>gdist2</w:t>
      </w:r>
      <w:r w:rsidRPr="00752797">
        <w:rPr>
          <w:lang w:val="en-US"/>
        </w:rPr>
        <w:t>.inp, et cetera.</w:t>
      </w:r>
    </w:p>
    <w:p w:rsidR="00620A54" w:rsidRPr="00752797" w:rsidRDefault="00620A54" w:rsidP="002603CC">
      <w:pPr>
        <w:pStyle w:val="BodyText"/>
        <w:rPr>
          <w:lang w:val="en-US"/>
        </w:rPr>
      </w:pPr>
      <w:r w:rsidRPr="00752797">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752797">
        <w:rPr>
          <w:i/>
          <w:lang w:val="en-US"/>
        </w:rPr>
        <w:t>gdist1.inp</w:t>
      </w:r>
      <w:r w:rsidRPr="00752797">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752797">
        <w:rPr>
          <w:i/>
          <w:lang w:val="en-US"/>
        </w:rPr>
        <w:t>gidst&lt;N&gt;.inp</w:t>
      </w:r>
      <w:r w:rsidRPr="00752797">
        <w:rPr>
          <w:lang w:val="en-US"/>
        </w:rPr>
        <w:t xml:space="preserve"> files are formatted comparable to the bathymetry files (see </w:t>
      </w:r>
      <w:r w:rsidR="00055F7E">
        <w:fldChar w:fldCharType="begin"/>
      </w:r>
      <w:r w:rsidR="00055F7E">
        <w:instrText xml:space="preserve"> REF _Ref285440913 \w \h  \* MERGEFORMAT </w:instrText>
      </w:r>
      <w:r w:rsidR="00055F7E">
        <w:fldChar w:fldCharType="separate"/>
      </w:r>
      <w:r w:rsidR="007E2FAA" w:rsidRPr="007E2FAA">
        <w:rPr>
          <w:lang w:val="en-US"/>
        </w:rPr>
        <w:t>4.3</w:t>
      </w:r>
      <w:r w:rsidR="00055F7E">
        <w:fldChar w:fldCharType="end"/>
      </w:r>
      <w:r w:rsidRPr="00752797">
        <w:rPr>
          <w:lang w:val="en-US"/>
        </w:rPr>
        <w:t xml:space="preserve"> </w:t>
      </w:r>
      <w:r w:rsidR="00055F7E">
        <w:fldChar w:fldCharType="begin"/>
      </w:r>
      <w:r w:rsidR="00055F7E">
        <w:instrText xml:space="preserve"> REF _Ref285440915 \h  \* MERGEFORMAT </w:instrText>
      </w:r>
      <w:r w:rsidR="00055F7E">
        <w:fldChar w:fldCharType="separate"/>
      </w:r>
      <w:r w:rsidR="007E2FAA" w:rsidRPr="00752797">
        <w:rPr>
          <w:lang w:val="en-US"/>
        </w:rPr>
        <w:t>Grid and bathymetry</w:t>
      </w:r>
      <w:r w:rsidR="00055F7E">
        <w:fldChar w:fldCharType="end"/>
      </w:r>
      <w:r w:rsidRPr="00752797">
        <w:rPr>
          <w:lang w:val="en-US"/>
        </w:rPr>
        <w:t>), but now holds values over the three dimensions x (nx+1), y (ny+1) and the bed layers (nd). The file format is as follows:</w:t>
      </w:r>
    </w:p>
    <w:p w:rsidR="00620A54" w:rsidRPr="00752797" w:rsidRDefault="00620A54" w:rsidP="002603CC">
      <w:pPr>
        <w:pStyle w:val="Codeheader"/>
        <w:rPr>
          <w:lang w:val="en-US"/>
        </w:rPr>
      </w:pPr>
      <w:r w:rsidRPr="00752797">
        <w:rPr>
          <w:lang w:val="en-US"/>
        </w:rPr>
        <w:t>gdist1.inp</w:t>
      </w:r>
    </w:p>
    <w:p w:rsidR="00620A54" w:rsidRPr="005E51E7" w:rsidRDefault="00620A54" w:rsidP="002603CC">
      <w:pPr>
        <w:pStyle w:val="Code"/>
        <w:jc w:val="both"/>
        <w:rPr>
          <w:color w:val="auto"/>
        </w:rPr>
      </w:pPr>
      <w:r w:rsidRPr="005E51E7">
        <w:rPr>
          <w:color w:val="auto"/>
        </w:rPr>
        <w:t>&lt;p 1,1,1&gt; &lt;p 1,2,1&gt; &lt;p 1,3,1&gt; ... &lt;p 1,nx,1&gt; &lt;p 1,nx+1,1&gt;</w:t>
      </w:r>
    </w:p>
    <w:p w:rsidR="00620A54" w:rsidRPr="005E51E7" w:rsidRDefault="00620A54" w:rsidP="002603CC">
      <w:pPr>
        <w:pStyle w:val="Code"/>
        <w:jc w:val="both"/>
        <w:rPr>
          <w:color w:val="auto"/>
        </w:rPr>
      </w:pPr>
      <w:r w:rsidRPr="005E51E7">
        <w:rPr>
          <w:color w:val="auto"/>
        </w:rPr>
        <w:t>&lt;p 1,1,2&gt; &lt;p 1,2,2&gt; &lt;p 1,3,2&gt; ... &lt;p 1,nx,2&gt; &lt;p 1,nx+1,2&gt;</w:t>
      </w:r>
    </w:p>
    <w:p w:rsidR="00620A54" w:rsidRPr="005E51E7" w:rsidRDefault="00620A54" w:rsidP="002603CC">
      <w:pPr>
        <w:pStyle w:val="Code"/>
        <w:jc w:val="both"/>
        <w:rPr>
          <w:color w:val="auto"/>
        </w:rPr>
      </w:pPr>
      <w:r w:rsidRPr="005E51E7">
        <w:rPr>
          <w:color w:val="auto"/>
        </w:rPr>
        <w:t>&lt;p 1,1,3&gt; &lt;p 1,2,3&gt; &lt;p 1,3,3&gt; ... &lt;p 1,nx,3&gt; &lt;p 1,nx+1,3&gt;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&lt;p 1,1,ny&gt; &lt;p 1,2,ny&gt; &lt;p 1,3,ny&gt; ... &lt;p 1,nx,ny&gt; &lt;p 1,nx+1,ny&gt;</w:t>
      </w:r>
    </w:p>
    <w:p w:rsidR="00620A54" w:rsidRPr="005E51E7" w:rsidRDefault="00620A54" w:rsidP="002603CC">
      <w:pPr>
        <w:pStyle w:val="Code"/>
        <w:jc w:val="both"/>
        <w:rPr>
          <w:color w:val="auto"/>
        </w:rPr>
      </w:pPr>
      <w:r w:rsidRPr="005E51E7">
        <w:rPr>
          <w:color w:val="auto"/>
        </w:rPr>
        <w:t>&lt;p 1,1,ny+1&gt; &lt;p 1,2,ny+1&gt; &lt;p 1,3,ny+1&gt; ... &lt;p 1,nx,ny+1&gt; &lt;p 1,nx+1,ny+1&gt;</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&lt;p 2,1,1&gt; &lt;p 2,2,1&gt; &lt;p 2,3,1&gt; ... &lt;p 2,nx,1&gt; &lt;p 2,nx+1,1&gt;</w:t>
      </w:r>
    </w:p>
    <w:p w:rsidR="00620A54" w:rsidRPr="005E51E7" w:rsidRDefault="00620A54" w:rsidP="002603CC">
      <w:pPr>
        <w:pStyle w:val="Code"/>
        <w:jc w:val="both"/>
        <w:rPr>
          <w:color w:val="auto"/>
        </w:rPr>
      </w:pPr>
      <w:r w:rsidRPr="005E51E7">
        <w:rPr>
          <w:color w:val="auto"/>
        </w:rPr>
        <w:t>&lt;p 2,1,2&gt; &lt;p 2,2,2&gt; &lt;p 2,3,2&gt; ... &lt;p 2,nx,2&gt; &lt;p 2,nx+1,2&gt;</w:t>
      </w:r>
    </w:p>
    <w:p w:rsidR="00620A54" w:rsidRPr="005E51E7" w:rsidRDefault="00620A54" w:rsidP="002603CC">
      <w:pPr>
        <w:pStyle w:val="Code"/>
        <w:jc w:val="both"/>
        <w:rPr>
          <w:color w:val="auto"/>
        </w:rPr>
      </w:pPr>
      <w:r w:rsidRPr="005E51E7">
        <w:rPr>
          <w:color w:val="auto"/>
        </w:rPr>
        <w:lastRenderedPageBreak/>
        <w:t>&lt;p 2,1,3&gt; &lt;p 2,2,3&gt; &lt;p 2,3,3&gt; ... &lt;p 2,nx,3&gt; &lt;p 2,nx+1,3&gt;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&lt;p 2,1,ny&gt; &lt;p 2,2,ny&gt; &lt;p 2,3,ny&gt; ... &lt;p 2,nx,ny&gt; &lt;p 2,nx+1,ny&gt;</w:t>
      </w:r>
    </w:p>
    <w:p w:rsidR="00620A54" w:rsidRPr="005E51E7" w:rsidRDefault="00620A54" w:rsidP="002603CC">
      <w:pPr>
        <w:pStyle w:val="Code"/>
        <w:jc w:val="both"/>
        <w:rPr>
          <w:color w:val="auto"/>
        </w:rPr>
      </w:pPr>
      <w:r w:rsidRPr="005E51E7">
        <w:rPr>
          <w:color w:val="auto"/>
        </w:rPr>
        <w:t>&lt;p 2,1,ny+1&gt; &lt;p 2,2,ny+1&gt; &lt;p 2,3,ny+1&gt; ... &lt;p 2,nx,ny+1&gt; &lt;p 2,nx+1,ny+1&gt;</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p>
    <w:p w:rsidR="00620A54" w:rsidRPr="005E51E7" w:rsidRDefault="00620A54" w:rsidP="002603CC">
      <w:pPr>
        <w:pStyle w:val="Code"/>
        <w:jc w:val="both"/>
        <w:rPr>
          <w:color w:val="auto"/>
        </w:rPr>
      </w:pPr>
      <w:r w:rsidRPr="005E51E7">
        <w:rPr>
          <w:color w:val="auto"/>
        </w:rPr>
        <w:t>&lt;p nd,1,1&gt; &lt;p nd,2,1&gt; &lt;p nd,3,1&gt; ... &lt;p nd,nx,1&gt; &lt;p nd,nx+1,1&gt;</w:t>
      </w:r>
    </w:p>
    <w:p w:rsidR="00620A54" w:rsidRPr="005E51E7" w:rsidRDefault="00620A54" w:rsidP="002603CC">
      <w:pPr>
        <w:pStyle w:val="Code"/>
        <w:jc w:val="both"/>
        <w:rPr>
          <w:color w:val="auto"/>
        </w:rPr>
      </w:pPr>
      <w:r w:rsidRPr="005E51E7">
        <w:rPr>
          <w:color w:val="auto"/>
        </w:rPr>
        <w:t>&lt;p nd,1,2&gt; &lt;p nd,2,2&gt; &lt;p nd,3,2&gt; ... &lt;p nd,nx,2&gt; &lt;p nd,nx+1,2&gt;</w:t>
      </w:r>
    </w:p>
    <w:p w:rsidR="00620A54" w:rsidRPr="005E51E7" w:rsidRDefault="00620A54" w:rsidP="002603CC">
      <w:pPr>
        <w:pStyle w:val="Code"/>
        <w:jc w:val="both"/>
        <w:rPr>
          <w:color w:val="auto"/>
        </w:rPr>
      </w:pPr>
      <w:r w:rsidRPr="005E51E7">
        <w:rPr>
          <w:color w:val="auto"/>
        </w:rPr>
        <w:t>&lt;p nd,1,3&gt; &lt;p nd,2,3&gt; &lt;p nd,3,3&gt; ... &lt;p nd,nx,3&gt; &lt;p nd,nx+1,3&gt;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&lt;p nd,1,ny&gt; &lt;p nd,2,ny&gt; &lt;p nd,3,ny&gt; ... &lt;p nd,nx,ny&gt; &lt;p nd,nx+1,ny&gt;</w:t>
      </w:r>
    </w:p>
    <w:p w:rsidR="00620A54" w:rsidRPr="005E51E7" w:rsidRDefault="00620A54" w:rsidP="002603CC">
      <w:pPr>
        <w:pStyle w:val="Code"/>
        <w:jc w:val="both"/>
        <w:rPr>
          <w:color w:val="auto"/>
        </w:rPr>
      </w:pPr>
      <w:r w:rsidRPr="005E51E7">
        <w:rPr>
          <w:color w:val="auto"/>
        </w:rPr>
        <w:t>&lt;p nd,1,ny+1&gt; &lt;p nd,2,ny+1&gt; ... &lt;p nd,nx,ny+1&gt; &lt;p nd,nx+1,ny+1&gt;</w:t>
      </w:r>
    </w:p>
    <w:p w:rsidR="00620A54" w:rsidRPr="00752797" w:rsidRDefault="00620A54" w:rsidP="002603CC">
      <w:pPr>
        <w:pStyle w:val="BodyText"/>
        <w:rPr>
          <w:lang w:val="en-US"/>
        </w:rPr>
      </w:pPr>
      <w:r w:rsidRPr="00752797">
        <w:rPr>
          <w:lang w:val="en-US"/>
        </w:rPr>
        <w:t>The table below gives an overview of all keywords related to working with multiple sediment fractions and bed layers:</w:t>
      </w:r>
    </w:p>
    <w:p w:rsidR="00003B05"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14</w:t>
      </w:r>
      <w:r w:rsidR="007E2FAA">
        <w:rPr>
          <w:lang w:val="en-US"/>
        </w:rPr>
        <w:fldChar w:fldCharType="end"/>
      </w:r>
      <w:r w:rsidRPr="00752797">
        <w:rPr>
          <w:lang w:val="en-US"/>
        </w:rPr>
        <w:tab/>
        <w:t>Overview of all keywords related to the sediment input</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75279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0" w:type="dxa"/>
          </w:tcPr>
          <w:p w:rsidR="00620A54" w:rsidRPr="00752797" w:rsidRDefault="00620A54" w:rsidP="002603CC">
            <w:pPr>
              <w:pStyle w:val="PlainText"/>
              <w:jc w:val="both"/>
            </w:pPr>
            <w:r w:rsidRPr="00752797">
              <w:t>keyword</w:t>
            </w:r>
          </w:p>
        </w:tc>
        <w:tc>
          <w:tcPr>
            <w:tcW w:w="2145"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82"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10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D15</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D15 grain size per grain type</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0.00015</w:t>
            </w:r>
          </w:p>
        </w:tc>
        <w:tc>
          <w:tcPr>
            <w:tcW w:w="2107" w:type="dxa"/>
          </w:tcPr>
          <w:p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0.0001-0.0008</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D50</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D50 grain size per grain type</w:t>
            </w:r>
          </w:p>
        </w:tc>
        <w:tc>
          <w:tcPr>
            <w:tcW w:w="1282"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0.0002</w:t>
            </w:r>
          </w:p>
        </w:tc>
        <w:tc>
          <w:tcPr>
            <w:tcW w:w="2107" w:type="dxa"/>
          </w:tcPr>
          <w:p w:rsidR="00E7730C" w:rsidRPr="00752797" w:rsidRDefault="00E7730C" w:rsidP="00E7730C">
            <w:pPr>
              <w:pStyle w:val="PlainText"/>
              <w:jc w:val="both"/>
              <w:cnfStyle w:val="000000000000" w:firstRow="0" w:lastRow="0" w:firstColumn="0" w:lastColumn="0" w:oddVBand="0" w:evenVBand="0" w:oddHBand="0" w:evenHBand="0" w:firstRowFirstColumn="0" w:firstRowLastColumn="0" w:lastRowFirstColumn="0" w:lastRowLastColumn="0"/>
            </w:pPr>
            <w:r w:rsidRPr="00752797">
              <w:t>0.0001-0.0008</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D90</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D90 grain size per grain type</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0.0003</w:t>
            </w:r>
          </w:p>
        </w:tc>
        <w:tc>
          <w:tcPr>
            <w:tcW w:w="2107" w:type="dxa"/>
          </w:tcPr>
          <w:p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0.0001-0.0015</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dzg+</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top sediment class layers</w:t>
            </w:r>
          </w:p>
        </w:tc>
        <w:tc>
          <w:tcPr>
            <w:tcW w:w="1282" w:type="dxa"/>
          </w:tcPr>
          <w:p w:rsidR="00E7730C" w:rsidRPr="00752797" w:rsidRDefault="008C0DD1" w:rsidP="008C0DD1">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dzg2+</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Nominal thickness of variable sediment class layer</w:t>
            </w:r>
          </w:p>
        </w:tc>
        <w:tc>
          <w:tcPr>
            <w:tcW w:w="1282" w:type="dxa"/>
          </w:tcPr>
          <w:p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2107"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dzg3+</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bottom sediment class layers</w:t>
            </w:r>
          </w:p>
        </w:tc>
        <w:tc>
          <w:tcPr>
            <w:tcW w:w="1282" w:type="dxa"/>
          </w:tcPr>
          <w:p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nd+</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layers in the bed</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w:t>
            </w:r>
          </w:p>
        </w:tc>
        <w:tc>
          <w:tcPr>
            <w:tcW w:w="2107"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3 - 1000</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ngd</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sediment classes</w:t>
            </w:r>
          </w:p>
        </w:tc>
        <w:tc>
          <w:tcPr>
            <w:tcW w:w="1282"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2107"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1 - 20</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por</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Porosity</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w:t>
            </w:r>
          </w:p>
        </w:tc>
        <w:tc>
          <w:tcPr>
            <w:tcW w:w="2107"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0.3 - 0.5</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rhos</w:t>
            </w:r>
          </w:p>
        </w:tc>
        <w:tc>
          <w:tcPr>
            <w:tcW w:w="2145" w:type="dxa"/>
          </w:tcPr>
          <w:p w:rsidR="00E7730C" w:rsidRPr="00D826E0"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lang w:val="es-ES"/>
              </w:rPr>
            </w:pPr>
            <w:r w:rsidRPr="00D826E0">
              <w:rPr>
                <w:lang w:val="es-ES"/>
              </w:rPr>
              <w:t>Solid sediment density (no pores)</w:t>
            </w:r>
          </w:p>
        </w:tc>
        <w:tc>
          <w:tcPr>
            <w:tcW w:w="1282"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2650.0</w:t>
            </w:r>
          </w:p>
        </w:tc>
        <w:tc>
          <w:tcPr>
            <w:tcW w:w="2107"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2400.0 - 2800.0</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sedcal+</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Sediment transport calibration coefficient per grain type</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2107" w:type="dxa"/>
          </w:tcPr>
          <w:p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t>None</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ucrcal+</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Critical velocity </w:t>
            </w:r>
            <w:r w:rsidRPr="00752797">
              <w:lastRenderedPageBreak/>
              <w:t>calibration coefficient per grain type</w:t>
            </w:r>
          </w:p>
        </w:tc>
        <w:tc>
          <w:tcPr>
            <w:tcW w:w="1282"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1</w:t>
            </w:r>
          </w:p>
        </w:tc>
        <w:tc>
          <w:tcPr>
            <w:tcW w:w="2107" w:type="dxa"/>
          </w:tcPr>
          <w:p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t>None</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FA6759" w:rsidRPr="00752797" w:rsidRDefault="00FA6759" w:rsidP="00FA6759">
      <w:pPr>
        <w:pStyle w:val="Heading2"/>
        <w:spacing w:line="240" w:lineRule="auto"/>
        <w:jc w:val="both"/>
        <w:rPr>
          <w:lang w:val="en-US"/>
        </w:rPr>
      </w:pPr>
      <w:bookmarkStart w:id="296" w:name="_Toc285701679"/>
      <w:bookmarkStart w:id="297" w:name="_Toc412623869"/>
      <w:bookmarkStart w:id="298" w:name="_Toc413853445"/>
      <w:r w:rsidRPr="00752797">
        <w:rPr>
          <w:lang w:val="en-US"/>
        </w:rPr>
        <w:lastRenderedPageBreak/>
        <w:t>Vegetation input</w:t>
      </w:r>
      <w:bookmarkEnd w:id="296"/>
      <w:bookmarkEnd w:id="297"/>
      <w:bookmarkEnd w:id="298"/>
    </w:p>
    <w:p w:rsidR="00FA6759" w:rsidRPr="00752797" w:rsidRDefault="00FA6759" w:rsidP="00FA6759">
      <w:pPr>
        <w:pStyle w:val="BodyText"/>
        <w:rPr>
          <w:lang w:val="en-US"/>
        </w:rPr>
      </w:pPr>
      <w:r w:rsidRPr="00752797">
        <w:rPr>
          <w:lang w:val="en-US"/>
        </w:rPr>
        <w:t xml:space="preserve">Short wave dissipation, long wave dissipation and flow interaction due to vegetation is supported. The user can define multiple vegetation species. The number of vegetation species is set by the keyword </w:t>
      </w:r>
      <w:r w:rsidRPr="00752797">
        <w:rPr>
          <w:i/>
          <w:lang w:val="en-US"/>
        </w:rPr>
        <w:t>nveg</w:t>
      </w:r>
      <w:r w:rsidRPr="00752797">
        <w:rPr>
          <w:lang w:val="en-US"/>
        </w:rPr>
        <w:t xml:space="preserve">. Furthermore, two files should be created and specified in the params.txt-file: a vegetation characteristics file (keyword </w:t>
      </w:r>
      <w:r w:rsidRPr="00752797">
        <w:rPr>
          <w:i/>
          <w:lang w:val="en-US"/>
        </w:rPr>
        <w:t>veggiefile</w:t>
      </w:r>
      <w:r w:rsidRPr="00752797">
        <w:rPr>
          <w:lang w:val="en-US"/>
        </w:rPr>
        <w:t xml:space="preserve">) and a vegetation location file (keyword </w:t>
      </w:r>
      <w:r w:rsidRPr="00752797">
        <w:rPr>
          <w:i/>
          <w:lang w:val="en-US"/>
        </w:rPr>
        <w:t>veggiemapfile</w:t>
      </w:r>
      <w:r w:rsidRPr="00752797">
        <w:rPr>
          <w:lang w:val="en-US"/>
        </w:rPr>
        <w:t xml:space="preserve">). </w:t>
      </w:r>
    </w:p>
    <w:p w:rsidR="00FA6759" w:rsidRPr="00752797" w:rsidRDefault="00FA6759" w:rsidP="00FA6759">
      <w:pPr>
        <w:pStyle w:val="BodyText"/>
        <w:rPr>
          <w:lang w:val="en-US"/>
        </w:rPr>
      </w:pPr>
      <w:r w:rsidRPr="00752797">
        <w:rPr>
          <w:lang w:val="en-US"/>
        </w:rPr>
        <w:t xml:space="preserve">The veggiefile is a </w:t>
      </w:r>
      <w:r w:rsidR="00EA4470" w:rsidRPr="00752797">
        <w:rPr>
          <w:lang w:val="en-US"/>
        </w:rPr>
        <w:t>text file</w:t>
      </w:r>
      <w:r w:rsidRPr="00752797">
        <w:rPr>
          <w:lang w:val="en-US"/>
        </w:rPr>
        <w:t xml:space="preserve"> listing the names of the vegetation characteristics files that should be created for every individual vegetation species that should be accounted for. These property files contain the vegetation parameters </w:t>
      </w:r>
      <w:r w:rsidRPr="00752797">
        <w:rPr>
          <w:i/>
          <w:lang w:val="en-US"/>
        </w:rPr>
        <w:t>nsec</w:t>
      </w:r>
      <w:r w:rsidRPr="00752797">
        <w:rPr>
          <w:lang w:val="en-US"/>
        </w:rPr>
        <w:t xml:space="preserve">, </w:t>
      </w:r>
      <w:r w:rsidRPr="00752797">
        <w:rPr>
          <w:i/>
          <w:lang w:val="en-US"/>
        </w:rPr>
        <w:t>ah</w:t>
      </w:r>
      <w:r w:rsidRPr="00752797">
        <w:rPr>
          <w:lang w:val="en-US"/>
        </w:rPr>
        <w:t xml:space="preserve">, </w:t>
      </w:r>
      <w:r w:rsidRPr="00752797">
        <w:rPr>
          <w:i/>
          <w:lang w:val="en-US"/>
        </w:rPr>
        <w:t>C</w:t>
      </w:r>
      <w:r w:rsidRPr="00752797">
        <w:rPr>
          <w:i/>
          <w:vertAlign w:val="subscript"/>
          <w:lang w:val="en-US"/>
        </w:rPr>
        <w:t>d</w:t>
      </w:r>
      <w:r w:rsidRPr="00752797">
        <w:rPr>
          <w:lang w:val="en-US"/>
        </w:rPr>
        <w:t xml:space="preserve">, </w:t>
      </w:r>
      <w:r w:rsidRPr="00752797">
        <w:rPr>
          <w:i/>
          <w:lang w:val="en-US"/>
        </w:rPr>
        <w:t>b</w:t>
      </w:r>
      <w:r w:rsidRPr="00752797">
        <w:rPr>
          <w:i/>
          <w:vertAlign w:val="subscript"/>
          <w:lang w:val="en-US"/>
        </w:rPr>
        <w:t>v</w:t>
      </w:r>
      <w:r w:rsidRPr="00752797">
        <w:rPr>
          <w:lang w:val="en-US"/>
        </w:rPr>
        <w:t xml:space="preserve"> and </w:t>
      </w:r>
      <w:r w:rsidRPr="00752797">
        <w:rPr>
          <w:i/>
          <w:lang w:val="en-US"/>
        </w:rPr>
        <w:t>N</w:t>
      </w:r>
      <w:r w:rsidRPr="00752797">
        <w:rPr>
          <w:lang w:val="en-US"/>
        </w:rPr>
        <w:t xml:space="preserve"> that represent the number of vertical sections, height of vegetation section relative to the bed , the drag coefficient, stem diameter and vegetation density per vegetation section, respectively. An example of a set of files describing two different vegetation species is given below.</w:t>
      </w:r>
    </w:p>
    <w:p w:rsidR="00FA6759" w:rsidRPr="00752797" w:rsidRDefault="00FA6759" w:rsidP="00FA6759">
      <w:pPr>
        <w:pStyle w:val="Codeheader"/>
        <w:rPr>
          <w:lang w:val="en-US"/>
        </w:rPr>
      </w:pPr>
      <w:r w:rsidRPr="00752797">
        <w:rPr>
          <w:lang w:val="en-US"/>
        </w:rPr>
        <w:t>veggiefile.txt</w:t>
      </w:r>
    </w:p>
    <w:p w:rsidR="00FA6759" w:rsidRPr="005E51E7" w:rsidRDefault="00FA6759" w:rsidP="00FA6759">
      <w:pPr>
        <w:pStyle w:val="Code"/>
        <w:jc w:val="both"/>
        <w:rPr>
          <w:color w:val="auto"/>
        </w:rPr>
      </w:pPr>
      <w:r w:rsidRPr="005E51E7">
        <w:rPr>
          <w:color w:val="auto"/>
        </w:rPr>
        <w:t>seagrass.txt</w:t>
      </w:r>
    </w:p>
    <w:p w:rsidR="00FA6759" w:rsidRPr="005E51E7" w:rsidRDefault="00FA6759" w:rsidP="00FA6759">
      <w:pPr>
        <w:pStyle w:val="Code"/>
        <w:jc w:val="both"/>
        <w:rPr>
          <w:color w:val="auto"/>
        </w:rPr>
      </w:pPr>
      <w:r w:rsidRPr="005E51E7">
        <w:rPr>
          <w:color w:val="auto"/>
        </w:rPr>
        <w:t>mangrove.txt</w:t>
      </w:r>
    </w:p>
    <w:p w:rsidR="00FA6759" w:rsidRPr="00752797" w:rsidRDefault="00FA6759" w:rsidP="00FA6759">
      <w:pPr>
        <w:pStyle w:val="Codeheader"/>
        <w:rPr>
          <w:lang w:val="en-US"/>
        </w:rPr>
      </w:pPr>
      <w:r w:rsidRPr="00752797">
        <w:rPr>
          <w:lang w:val="en-US"/>
        </w:rPr>
        <w:t>seagrass.txt</w:t>
      </w:r>
    </w:p>
    <w:p w:rsidR="00FA6759" w:rsidRPr="005E51E7" w:rsidRDefault="00FA6759" w:rsidP="00FA6759">
      <w:pPr>
        <w:pStyle w:val="Code"/>
        <w:jc w:val="both"/>
        <w:rPr>
          <w:color w:val="auto"/>
        </w:rPr>
      </w:pPr>
      <w:r w:rsidRPr="005E51E7">
        <w:rPr>
          <w:color w:val="auto"/>
        </w:rPr>
        <w:t>ah = 0.2</w:t>
      </w:r>
    </w:p>
    <w:p w:rsidR="00FA6759" w:rsidRPr="005E51E7" w:rsidRDefault="00FA6759" w:rsidP="00FA6759">
      <w:pPr>
        <w:pStyle w:val="Code"/>
        <w:jc w:val="both"/>
        <w:rPr>
          <w:color w:val="auto"/>
        </w:rPr>
      </w:pPr>
      <w:r w:rsidRPr="005E51E7">
        <w:rPr>
          <w:color w:val="auto"/>
        </w:rPr>
        <w:t>Cd = 1.0</w:t>
      </w:r>
    </w:p>
    <w:p w:rsidR="00FA6759" w:rsidRPr="005E51E7" w:rsidRDefault="00FA6759" w:rsidP="00FA6759">
      <w:pPr>
        <w:pStyle w:val="Code"/>
        <w:jc w:val="both"/>
        <w:rPr>
          <w:color w:val="auto"/>
        </w:rPr>
      </w:pPr>
      <w:r w:rsidRPr="005E51E7">
        <w:rPr>
          <w:color w:val="auto"/>
        </w:rPr>
        <w:t>bv = 0.02</w:t>
      </w:r>
    </w:p>
    <w:p w:rsidR="00FA6759" w:rsidRPr="005E51E7" w:rsidRDefault="00FA6759" w:rsidP="00FA6759">
      <w:pPr>
        <w:pStyle w:val="Code"/>
        <w:jc w:val="both"/>
        <w:rPr>
          <w:color w:val="auto"/>
        </w:rPr>
      </w:pPr>
      <w:r w:rsidRPr="005E51E7">
        <w:rPr>
          <w:color w:val="auto"/>
        </w:rPr>
        <w:t>N = 1200</w:t>
      </w:r>
    </w:p>
    <w:p w:rsidR="00FA6759" w:rsidRPr="00752797" w:rsidRDefault="00FA6759" w:rsidP="00FA6759">
      <w:pPr>
        <w:pStyle w:val="Codeheader"/>
        <w:rPr>
          <w:lang w:val="en-US"/>
        </w:rPr>
      </w:pPr>
      <w:r w:rsidRPr="00752797">
        <w:rPr>
          <w:lang w:val="en-US"/>
        </w:rPr>
        <w:t>mangrove.txt</w:t>
      </w:r>
    </w:p>
    <w:p w:rsidR="00FA6759" w:rsidRPr="005E51E7" w:rsidRDefault="00FA6759" w:rsidP="00FA6759">
      <w:pPr>
        <w:pStyle w:val="Code"/>
        <w:jc w:val="both"/>
        <w:rPr>
          <w:color w:val="auto"/>
        </w:rPr>
      </w:pPr>
      <w:r w:rsidRPr="005E51E7">
        <w:rPr>
          <w:color w:val="auto"/>
        </w:rPr>
        <w:t>nsec = 3</w:t>
      </w:r>
    </w:p>
    <w:p w:rsidR="00FA6759" w:rsidRPr="005E51E7" w:rsidRDefault="00FA6759" w:rsidP="00FA6759">
      <w:pPr>
        <w:pStyle w:val="Code"/>
        <w:jc w:val="both"/>
        <w:rPr>
          <w:color w:val="auto"/>
        </w:rPr>
      </w:pPr>
      <w:r w:rsidRPr="005E51E7">
        <w:rPr>
          <w:color w:val="auto"/>
        </w:rPr>
        <w:t>ah = 0.5 0.8 1.3</w:t>
      </w:r>
    </w:p>
    <w:p w:rsidR="00FA6759" w:rsidRPr="005E51E7" w:rsidRDefault="00FA6759" w:rsidP="00FA6759">
      <w:pPr>
        <w:pStyle w:val="Code"/>
        <w:jc w:val="both"/>
        <w:rPr>
          <w:color w:val="auto"/>
        </w:rPr>
      </w:pPr>
      <w:r w:rsidRPr="005E51E7">
        <w:rPr>
          <w:color w:val="auto"/>
        </w:rPr>
        <w:t>Cd = 2.0 1.0 2.0</w:t>
      </w:r>
    </w:p>
    <w:p w:rsidR="00FA6759" w:rsidRPr="005E51E7" w:rsidRDefault="00FA6759" w:rsidP="00FA6759">
      <w:pPr>
        <w:pStyle w:val="Code"/>
        <w:jc w:val="both"/>
        <w:rPr>
          <w:color w:val="auto"/>
        </w:rPr>
      </w:pPr>
      <w:r w:rsidRPr="005E51E7">
        <w:rPr>
          <w:color w:val="auto"/>
        </w:rPr>
        <w:t>bv = 0.05 0.15 0.1</w:t>
      </w:r>
    </w:p>
    <w:p w:rsidR="00FA6759" w:rsidRPr="005E51E7" w:rsidRDefault="00FA6759" w:rsidP="00FA6759">
      <w:pPr>
        <w:pStyle w:val="Code"/>
        <w:jc w:val="both"/>
        <w:rPr>
          <w:color w:val="auto"/>
        </w:rPr>
      </w:pPr>
      <w:r w:rsidRPr="005E51E7">
        <w:rPr>
          <w:color w:val="auto"/>
        </w:rPr>
        <w:t>N = 1000 50 500</w:t>
      </w:r>
    </w:p>
    <w:p w:rsidR="00FA6759" w:rsidRPr="00752797" w:rsidRDefault="00FA6759" w:rsidP="00FA6759">
      <w:pPr>
        <w:pStyle w:val="BodyText"/>
        <w:rPr>
          <w:lang w:val="en-US"/>
        </w:rPr>
      </w:pPr>
      <w:r w:rsidRPr="00752797">
        <w:rPr>
          <w:lang w:val="en-US"/>
        </w:rPr>
        <w:t xml:space="preserve">The </w:t>
      </w:r>
      <w:r w:rsidRPr="00752797">
        <w:rPr>
          <w:i/>
          <w:lang w:val="en-US"/>
        </w:rPr>
        <w:t>nsec</w:t>
      </w:r>
      <w:r w:rsidRPr="00752797">
        <w:rPr>
          <w:lang w:val="en-US"/>
        </w:rPr>
        <w:t xml:space="preserve"> keyword in the species property file allows the user to define multiple height segments of the species with different properties. The height per vegetation section is defined relative to the bed level. For all properties, the values are given from bottom to top. A definition sketch is given in Figure </w:t>
      </w:r>
      <w:commentRangeStart w:id="299"/>
      <w:r w:rsidRPr="00752797">
        <w:rPr>
          <w:lang w:val="en-US"/>
        </w:rPr>
        <w:t>XX</w:t>
      </w:r>
      <w:commentRangeEnd w:id="299"/>
      <w:r w:rsidR="00630B4B">
        <w:rPr>
          <w:rStyle w:val="CommentReference"/>
        </w:rPr>
        <w:commentReference w:id="299"/>
      </w:r>
      <w:r w:rsidRPr="00752797">
        <w:rPr>
          <w:lang w:val="en-US"/>
        </w:rPr>
        <w:t>.</w:t>
      </w:r>
    </w:p>
    <w:p w:rsidR="00FA6759" w:rsidRPr="00752797" w:rsidRDefault="00FA6759" w:rsidP="00FA6759">
      <w:pPr>
        <w:pStyle w:val="BodyText"/>
        <w:jc w:val="center"/>
        <w:rPr>
          <w:lang w:val="en-US"/>
        </w:rPr>
      </w:pPr>
      <w:r w:rsidRPr="00752797">
        <w:rPr>
          <w:noProof/>
          <w:lang w:eastAsia="zh-CN"/>
        </w:rPr>
        <w:lastRenderedPageBreak/>
        <w:drawing>
          <wp:inline distT="0" distB="0" distL="0" distR="0" wp14:anchorId="575C5C6F" wp14:editId="0D5300F8">
            <wp:extent cx="3650673" cy="2040595"/>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3650917" cy="2040731"/>
                    </a:xfrm>
                    <a:prstGeom prst="rect">
                      <a:avLst/>
                    </a:prstGeom>
                    <a:noFill/>
                  </pic:spPr>
                </pic:pic>
              </a:graphicData>
            </a:graphic>
          </wp:inline>
        </w:drawing>
      </w:r>
    </w:p>
    <w:p w:rsidR="00FA6759" w:rsidRPr="00752797" w:rsidRDefault="00FA6759" w:rsidP="00FA6759">
      <w:pPr>
        <w:pStyle w:val="Caption"/>
        <w:rPr>
          <w:lang w:val="en-US"/>
        </w:rPr>
      </w:pPr>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3</w:t>
      </w:r>
      <w:r w:rsidR="007E2FAA">
        <w:rPr>
          <w:lang w:val="en-US"/>
        </w:rPr>
        <w:fldChar w:fldCharType="end"/>
      </w:r>
      <w:r w:rsidRPr="00752797">
        <w:rPr>
          <w:lang w:val="en-US"/>
        </w:rPr>
        <w:tab/>
        <w:t>Definition sketch of vegetation specification in XBeach (example for mangrove type vegetation schematized in three vertical sections).</w:t>
      </w:r>
    </w:p>
    <w:p w:rsidR="00FA6759" w:rsidRPr="00752797" w:rsidRDefault="00FA6759" w:rsidP="00FA6759">
      <w:pPr>
        <w:pStyle w:val="BodyText"/>
        <w:rPr>
          <w:lang w:val="en-US"/>
        </w:rPr>
      </w:pPr>
    </w:p>
    <w:p w:rsidR="00FA6759" w:rsidRPr="00752797" w:rsidRDefault="00FA6759" w:rsidP="00FA6759">
      <w:pPr>
        <w:pStyle w:val="BodyText"/>
        <w:rPr>
          <w:lang w:val="en-US"/>
        </w:rPr>
      </w:pPr>
      <w:r w:rsidRPr="00752797">
        <w:rPr>
          <w:lang w:val="en-US"/>
        </w:rPr>
        <w:t xml:space="preserve">Finally,  the </w:t>
      </w:r>
      <w:r w:rsidRPr="00752797">
        <w:rPr>
          <w:i/>
          <w:lang w:val="en-US"/>
        </w:rPr>
        <w:t>veggiemapfile</w:t>
      </w:r>
      <w:r w:rsidRPr="00752797">
        <w:rPr>
          <w:lang w:val="en-US"/>
        </w:rPr>
        <w:t xml:space="preserve"> indicates in what grid cell which vegetation species can be found. The format of this file is similar to the bathymetry files described in </w:t>
      </w:r>
      <w:ins w:id="300" w:author="Ellen Quataert" w:date="2015-04-10T14:47:00Z">
        <w:r w:rsidR="00630B4B">
          <w:rPr>
            <w:lang w:val="en-US"/>
          </w:rPr>
          <w:t xml:space="preserve">Section </w:t>
        </w:r>
      </w:ins>
      <w:r w:rsidR="00055F7E">
        <w:fldChar w:fldCharType="begin"/>
      </w:r>
      <w:r w:rsidR="00055F7E">
        <w:instrText xml:space="preserve"> REF _Ref285440913 \w \h  \* MERGEFORMAT </w:instrText>
      </w:r>
      <w:r w:rsidR="00055F7E">
        <w:fldChar w:fldCharType="separate"/>
      </w:r>
      <w:r w:rsidR="007E2FAA" w:rsidRPr="007E2FAA">
        <w:rPr>
          <w:lang w:val="en-US"/>
        </w:rPr>
        <w:t>4.3</w:t>
      </w:r>
      <w:r w:rsidR="00055F7E">
        <w:fldChar w:fldCharType="end"/>
      </w:r>
      <w:r w:rsidRPr="00752797">
        <w:rPr>
          <w:lang w:val="en-US"/>
        </w:rPr>
        <w:t xml:space="preserve"> </w:t>
      </w:r>
      <w:r w:rsidR="00055F7E">
        <w:fldChar w:fldCharType="begin"/>
      </w:r>
      <w:r w:rsidR="00055F7E">
        <w:instrText xml:space="preserve"> REF _Ref285440915 \h  \* MERGEFORMAT </w:instrText>
      </w:r>
      <w:r w:rsidR="00055F7E">
        <w:fldChar w:fldCharType="separate"/>
      </w:r>
      <w:r w:rsidR="007E2FAA" w:rsidRPr="00752797">
        <w:rPr>
          <w:lang w:val="en-US"/>
        </w:rPr>
        <w:t>Grid and bathymetry</w:t>
      </w:r>
      <w:r w:rsidR="00055F7E">
        <w:fldChar w:fldCharType="end"/>
      </w:r>
      <w:r w:rsidRPr="00752797">
        <w:rPr>
          <w:lang w:val="en-US"/>
        </w:rPr>
        <w:t>, but the values are integers referring to a species where 1 refers to the first listed species, 2 to the second, et cetera. A zero indicates no vegetation at that particular location.</w:t>
      </w:r>
    </w:p>
    <w:p w:rsidR="00FA6759" w:rsidRPr="00752797" w:rsidRDefault="00FA6759" w:rsidP="00FA6759">
      <w:pPr>
        <w:pStyle w:val="BodyText"/>
        <w:rPr>
          <w:lang w:val="en-US"/>
        </w:rPr>
      </w:pPr>
      <w:r w:rsidRPr="00752797">
        <w:rPr>
          <w:lang w:val="en-US"/>
        </w:rPr>
        <w:t>In summary, the following files should be created when the effect of vegetation is modeled:</w:t>
      </w:r>
    </w:p>
    <w:p w:rsidR="00FA6759" w:rsidRPr="00752797" w:rsidRDefault="00FA6759" w:rsidP="00FA6759">
      <w:pPr>
        <w:numPr>
          <w:ilvl w:val="0"/>
          <w:numId w:val="4"/>
        </w:numPr>
        <w:rPr>
          <w:lang w:val="en-US"/>
        </w:rPr>
      </w:pPr>
      <w:r w:rsidRPr="00752797">
        <w:rPr>
          <w:lang w:val="en-US"/>
        </w:rPr>
        <w:t xml:space="preserve">1 x Veggiemapfile: file similar to bathymetry file containing 0, 1 etc. (up to </w:t>
      </w:r>
      <w:r w:rsidRPr="00752797">
        <w:rPr>
          <w:i/>
          <w:lang w:val="en-US"/>
        </w:rPr>
        <w:t>nveg</w:t>
      </w:r>
      <w:r w:rsidRPr="00752797">
        <w:rPr>
          <w:lang w:val="en-US"/>
        </w:rPr>
        <w:t>)</w:t>
      </w:r>
    </w:p>
    <w:p w:rsidR="00FA6759" w:rsidRPr="00752797" w:rsidRDefault="00FA6759" w:rsidP="00FA6759">
      <w:pPr>
        <w:numPr>
          <w:ilvl w:val="0"/>
          <w:numId w:val="4"/>
        </w:numPr>
        <w:rPr>
          <w:lang w:val="en-US"/>
        </w:rPr>
      </w:pPr>
      <w:r w:rsidRPr="00752797">
        <w:rPr>
          <w:lang w:val="en-US"/>
        </w:rPr>
        <w:t>1 x Veggiefile: list of file names of vegetation property files per species</w:t>
      </w:r>
    </w:p>
    <w:p w:rsidR="00FA6759" w:rsidRPr="00752797" w:rsidRDefault="00FA6759" w:rsidP="00FA6759">
      <w:pPr>
        <w:numPr>
          <w:ilvl w:val="0"/>
          <w:numId w:val="4"/>
        </w:numPr>
        <w:rPr>
          <w:lang w:val="en-US"/>
        </w:rPr>
      </w:pPr>
      <w:r w:rsidRPr="00752797">
        <w:rPr>
          <w:i/>
          <w:lang w:val="en-US"/>
        </w:rPr>
        <w:t xml:space="preserve">Nveg </w:t>
      </w:r>
      <w:r w:rsidRPr="00752797">
        <w:rPr>
          <w:lang w:val="en-US"/>
        </w:rPr>
        <w:t>x vegetation property file(s): describing vegetation properties per species</w:t>
      </w:r>
    </w:p>
    <w:p w:rsidR="00FA6759" w:rsidRPr="00752797" w:rsidRDefault="00FA6759" w:rsidP="00FA6759">
      <w:pPr>
        <w:pStyle w:val="BodyText"/>
        <w:rPr>
          <w:lang w:val="en-US"/>
        </w:rPr>
      </w:pPr>
    </w:p>
    <w:p w:rsidR="00FA6759" w:rsidRPr="00752797" w:rsidRDefault="00FA6759" w:rsidP="00FA6759">
      <w:pPr>
        <w:pStyle w:val="BodyText"/>
        <w:rPr>
          <w:lang w:val="en-US"/>
        </w:rPr>
      </w:pPr>
      <w:r w:rsidRPr="00752797">
        <w:rPr>
          <w:lang w:val="en-US"/>
        </w:rPr>
        <w:t xml:space="preserve">Below the relevant keywords in the params.txt are given. In addition, the keyword </w:t>
      </w:r>
      <w:r w:rsidRPr="00752797">
        <w:rPr>
          <w:i/>
          <w:lang w:val="en-US"/>
        </w:rPr>
        <w:t>vegetation</w:t>
      </w:r>
      <w:r w:rsidRPr="00752797">
        <w:rPr>
          <w:lang w:val="en-US"/>
        </w:rPr>
        <w:t xml:space="preserve"> should be set to 1.</w:t>
      </w:r>
    </w:p>
    <w:p w:rsidR="00FA6759"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15</w:t>
      </w:r>
      <w:r w:rsidR="007E2FAA">
        <w:rPr>
          <w:lang w:val="en-US"/>
        </w:rPr>
        <w:fldChar w:fldCharType="end"/>
      </w:r>
      <w:r w:rsidRPr="00752797">
        <w:rPr>
          <w:lang w:val="en-US"/>
        </w:rPr>
        <w:tab/>
        <w:t>Overview of all keywords related to the vegetation module</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FA6759" w:rsidRPr="00752797" w:rsidTr="009957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FA6759" w:rsidRPr="00752797" w:rsidRDefault="00FA6759" w:rsidP="00995779">
            <w:pPr>
              <w:pStyle w:val="PlainText"/>
              <w:jc w:val="both"/>
            </w:pPr>
            <w:r w:rsidRPr="00752797">
              <w:t>keyword</w:t>
            </w:r>
          </w:p>
        </w:tc>
        <w:tc>
          <w:tcPr>
            <w:tcW w:w="2834"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FA6759" w:rsidRPr="0075279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FA6759" w:rsidRPr="00752797" w:rsidRDefault="00FA6759" w:rsidP="00995779">
            <w:pPr>
              <w:pStyle w:val="PlainText"/>
              <w:jc w:val="both"/>
            </w:pPr>
            <w:r w:rsidRPr="00752797">
              <w:t>nveg</w:t>
            </w:r>
          </w:p>
        </w:tc>
        <w:tc>
          <w:tcPr>
            <w:tcW w:w="2834"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vegetation species</w:t>
            </w:r>
          </w:p>
        </w:tc>
        <w:tc>
          <w:tcPr>
            <w:tcW w:w="1417"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r w:rsidR="00FA6759" w:rsidRPr="00752797" w:rsidTr="00995779">
        <w:tc>
          <w:tcPr>
            <w:cnfStyle w:val="001000000000" w:firstRow="0" w:lastRow="0" w:firstColumn="1" w:lastColumn="0" w:oddVBand="0" w:evenVBand="0" w:oddHBand="0" w:evenHBand="0" w:firstRowFirstColumn="0" w:firstRowLastColumn="0" w:lastRowFirstColumn="0" w:lastRowLastColumn="0"/>
            <w:tcW w:w="1984" w:type="dxa"/>
          </w:tcPr>
          <w:p w:rsidR="00FA6759" w:rsidRPr="00752797" w:rsidRDefault="00FA6759" w:rsidP="00995779">
            <w:pPr>
              <w:pStyle w:val="PlainText"/>
              <w:jc w:val="both"/>
            </w:pPr>
            <w:r w:rsidRPr="00752797">
              <w:t>veggiefile</w:t>
            </w:r>
          </w:p>
        </w:tc>
        <w:tc>
          <w:tcPr>
            <w:tcW w:w="2834"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vegetation species list file</w:t>
            </w:r>
          </w:p>
        </w:tc>
        <w:tc>
          <w:tcPr>
            <w:tcW w:w="1417"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r>
      <w:tr w:rsidR="00FA6759" w:rsidRPr="0075279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FA6759" w:rsidRPr="00752797" w:rsidRDefault="00FA6759" w:rsidP="00995779">
            <w:pPr>
              <w:pStyle w:val="PlainText"/>
              <w:jc w:val="both"/>
            </w:pPr>
            <w:r w:rsidRPr="00752797">
              <w:t>veggiemapfile</w:t>
            </w:r>
          </w:p>
        </w:tc>
        <w:tc>
          <w:tcPr>
            <w:tcW w:w="2834"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vegetation species map file</w:t>
            </w:r>
          </w:p>
        </w:tc>
        <w:tc>
          <w:tcPr>
            <w:tcW w:w="1417"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bl>
    <w:p w:rsidR="00FA6759" w:rsidRPr="00752797" w:rsidRDefault="00FA6759" w:rsidP="00FA6759">
      <w:pPr>
        <w:pStyle w:val="Heading2"/>
        <w:spacing w:line="240" w:lineRule="auto"/>
        <w:jc w:val="both"/>
        <w:rPr>
          <w:lang w:val="en-US"/>
        </w:rPr>
      </w:pPr>
      <w:bookmarkStart w:id="301" w:name="_Toc285701680"/>
      <w:bookmarkStart w:id="302" w:name="_Toc412623870"/>
      <w:bookmarkStart w:id="303" w:name="_Toc413853446"/>
      <w:r w:rsidRPr="00752797">
        <w:rPr>
          <w:lang w:val="en-US"/>
        </w:rPr>
        <w:t>Discharge input</w:t>
      </w:r>
      <w:bookmarkEnd w:id="301"/>
      <w:bookmarkEnd w:id="302"/>
      <w:bookmarkEnd w:id="303"/>
    </w:p>
    <w:p w:rsidR="00620A54" w:rsidRPr="00752797" w:rsidRDefault="00620A54" w:rsidP="002603CC">
      <w:pPr>
        <w:pStyle w:val="BodyText"/>
        <w:rPr>
          <w:lang w:val="en-US"/>
        </w:rPr>
      </w:pPr>
      <w:r w:rsidRPr="00752797">
        <w:rPr>
          <w:lang w:val="en-US"/>
        </w:rPr>
        <w:t xml:space="preserve">Discharge of water at the model boundaries or directly in the model domain is defined along specific grid sections. The keywords </w:t>
      </w:r>
      <w:r w:rsidRPr="00752797">
        <w:rPr>
          <w:i/>
          <w:lang w:val="en-US"/>
        </w:rPr>
        <w:t>ndischarge</w:t>
      </w:r>
      <w:r w:rsidRPr="00752797">
        <w:rPr>
          <w:lang w:val="en-US"/>
        </w:rPr>
        <w:t xml:space="preserve"> and </w:t>
      </w:r>
      <w:r w:rsidRPr="00752797">
        <w:rPr>
          <w:i/>
          <w:lang w:val="en-US"/>
        </w:rPr>
        <w:t>ntdischarge</w:t>
      </w:r>
      <w:r w:rsidRPr="00752797">
        <w:rPr>
          <w:lang w:val="en-US"/>
        </w:rPr>
        <w:t xml:space="preserve"> define the number of discharge sections and the length of the discharge time series respectively. The </w:t>
      </w:r>
      <w:r w:rsidRPr="00752797">
        <w:rPr>
          <w:i/>
          <w:lang w:val="en-US"/>
        </w:rPr>
        <w:t xml:space="preserve">disch_loc_file </w:t>
      </w:r>
      <w:r w:rsidRPr="00752797">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752797">
        <w:rPr>
          <w:i/>
          <w:lang w:val="en-US"/>
        </w:rPr>
        <w:t>ndisch</w:t>
      </w:r>
      <w:r w:rsidRPr="00752797">
        <w:rPr>
          <w:lang w:val="en-US"/>
        </w:rPr>
        <w:t xml:space="preserve"> refers to the keyword </w:t>
      </w:r>
      <w:r w:rsidRPr="00752797">
        <w:rPr>
          <w:i/>
          <w:lang w:val="en-US"/>
        </w:rPr>
        <w:t>ndischarge</w:t>
      </w:r>
      <w:r w:rsidRPr="00752797">
        <w:rPr>
          <w:lang w:val="en-US"/>
        </w:rPr>
        <w:t>:</w:t>
      </w:r>
    </w:p>
    <w:p w:rsidR="00620A54" w:rsidRPr="00752797" w:rsidRDefault="00620A54" w:rsidP="002603CC">
      <w:pPr>
        <w:pStyle w:val="Codeheader"/>
        <w:rPr>
          <w:lang w:val="en-US"/>
        </w:rPr>
      </w:pPr>
      <w:r w:rsidRPr="00752797">
        <w:rPr>
          <w:lang w:val="en-US"/>
        </w:rPr>
        <w:lastRenderedPageBreak/>
        <w:t>disch_loc.txt</w:t>
      </w:r>
    </w:p>
    <w:p w:rsidR="00620A54" w:rsidRPr="005E51E7" w:rsidRDefault="00620A54" w:rsidP="002603CC">
      <w:pPr>
        <w:pStyle w:val="Code"/>
        <w:jc w:val="both"/>
        <w:rPr>
          <w:color w:val="auto"/>
        </w:rPr>
      </w:pPr>
      <w:r w:rsidRPr="005E51E7">
        <w:rPr>
          <w:color w:val="auto"/>
        </w:rPr>
        <w:t>&lt;x_start 1&gt; &lt;y_start 1&gt; &lt;x_end 1&gt; &lt;y_end 1&gt;</w:t>
      </w:r>
    </w:p>
    <w:p w:rsidR="00620A54" w:rsidRPr="005E51E7" w:rsidRDefault="00620A54" w:rsidP="002603CC">
      <w:pPr>
        <w:pStyle w:val="Code"/>
        <w:jc w:val="both"/>
        <w:rPr>
          <w:color w:val="auto"/>
        </w:rPr>
      </w:pPr>
      <w:r w:rsidRPr="005E51E7">
        <w:rPr>
          <w:color w:val="auto"/>
        </w:rPr>
        <w:t>&lt;x_start 2&gt; &lt;y_start 2&gt; &lt;x_end 2&gt; &lt;y_end 2&gt;</w:t>
      </w:r>
    </w:p>
    <w:p w:rsidR="00620A54" w:rsidRPr="005E51E7" w:rsidRDefault="00620A54" w:rsidP="002603CC">
      <w:pPr>
        <w:pStyle w:val="Code"/>
        <w:jc w:val="both"/>
        <w:rPr>
          <w:color w:val="auto"/>
        </w:rPr>
      </w:pPr>
      <w:r w:rsidRPr="005E51E7">
        <w:rPr>
          <w:color w:val="auto"/>
        </w:rPr>
        <w:t>&lt;x_start 3&gt; &lt;y_start 3&gt; &lt;x_end 3&gt; &lt;y_end 3&gt;</w:t>
      </w:r>
    </w:p>
    <w:p w:rsidR="00620A54" w:rsidRPr="005E51E7" w:rsidRDefault="00620A54" w:rsidP="002603CC">
      <w:pPr>
        <w:pStyle w:val="Code"/>
        <w:jc w:val="both"/>
        <w:rPr>
          <w:color w:val="auto"/>
        </w:rPr>
      </w:pPr>
      <w:r w:rsidRPr="005E51E7">
        <w:rPr>
          <w:color w:val="auto"/>
        </w:rPr>
        <w:t>...</w:t>
      </w:r>
    </w:p>
    <w:p w:rsidR="00620A54" w:rsidRPr="005E51E7" w:rsidRDefault="00620A54" w:rsidP="002603CC">
      <w:pPr>
        <w:pStyle w:val="Code"/>
        <w:jc w:val="both"/>
        <w:rPr>
          <w:color w:val="auto"/>
        </w:rPr>
      </w:pPr>
      <w:r w:rsidRPr="005E51E7">
        <w:rPr>
          <w:color w:val="auto"/>
        </w:rPr>
        <w:t>&lt;x_start ndisch&gt; &lt;y_start ndisch&gt; &lt;x_end ndisch&gt; &lt;y_end ndisch&gt;</w:t>
      </w:r>
    </w:p>
    <w:p w:rsidR="00620A54" w:rsidRPr="00752797" w:rsidRDefault="00620A54" w:rsidP="002603CC">
      <w:pPr>
        <w:pStyle w:val="BodyText"/>
        <w:rPr>
          <w:lang w:val="en-US"/>
        </w:rPr>
      </w:pPr>
      <w:r w:rsidRPr="00752797">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r w:rsidR="00752797" w:rsidRPr="00752797">
        <w:rPr>
          <w:lang w:val="en-US"/>
        </w:rPr>
        <w:t>either the start or</w:t>
      </w:r>
      <w:r w:rsidRPr="00752797">
        <w:rPr>
          <w:lang w:val="en-US"/>
        </w:rPr>
        <w:t xml:space="preserve"> end x-coordinates are equal</w:t>
      </w:r>
      <w:r w:rsidR="00C87E94" w:rsidRPr="00752797">
        <w:rPr>
          <w:lang w:val="en-US"/>
        </w:rPr>
        <w:t>,</w:t>
      </w:r>
      <w:r w:rsidRPr="00752797">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p>
    <w:p w:rsidR="00620A54" w:rsidRPr="00752797" w:rsidRDefault="00620A54" w:rsidP="002603CC">
      <w:pPr>
        <w:pStyle w:val="BodyText"/>
        <w:rPr>
          <w:lang w:val="en-US"/>
        </w:rPr>
      </w:pPr>
      <w:r w:rsidRPr="00752797">
        <w:rPr>
          <w:lang w:val="en-US"/>
        </w:rPr>
        <w:t xml:space="preserve">The keyword </w:t>
      </w:r>
      <w:r w:rsidRPr="00752797">
        <w:rPr>
          <w:i/>
          <w:lang w:val="en-US"/>
        </w:rPr>
        <w:t>disch_</w:t>
      </w:r>
      <w:r w:rsidR="00AB1A16" w:rsidRPr="00752797">
        <w:rPr>
          <w:i/>
          <w:lang w:val="en-US"/>
        </w:rPr>
        <w:t>time series</w:t>
      </w:r>
      <w:r w:rsidRPr="00752797">
        <w:rPr>
          <w:i/>
          <w:lang w:val="en-US"/>
        </w:rPr>
        <w:t>_file</w:t>
      </w:r>
      <w:r w:rsidRPr="00752797">
        <w:rPr>
          <w:lang w:val="en-US"/>
        </w:rPr>
        <w:t xml:space="preserve"> references a file defining the time series imposed on the discharge locations. The file lists the timings in the first column and a discharge value in m</w:t>
      </w:r>
      <w:r w:rsidRPr="00752797">
        <w:rPr>
          <w:vertAlign w:val="superscript"/>
          <w:lang w:val="en-US"/>
        </w:rPr>
        <w:t>3</w:t>
      </w:r>
      <w:r w:rsidRPr="00752797">
        <w:rPr>
          <w:lang w:val="en-US"/>
        </w:rPr>
        <w:t xml:space="preserve">/s for each discharge section as follows, where </w:t>
      </w:r>
      <w:r w:rsidRPr="00752797">
        <w:rPr>
          <w:i/>
          <w:lang w:val="en-US"/>
        </w:rPr>
        <w:t>ntdisch</w:t>
      </w:r>
      <w:r w:rsidRPr="00752797">
        <w:rPr>
          <w:lang w:val="en-US"/>
        </w:rPr>
        <w:t xml:space="preserve"> refers to the keyword </w:t>
      </w:r>
      <w:r w:rsidRPr="00752797">
        <w:rPr>
          <w:i/>
          <w:lang w:val="en-US"/>
        </w:rPr>
        <w:t>ntdischarge</w:t>
      </w:r>
      <w:r w:rsidRPr="00752797">
        <w:rPr>
          <w:lang w:val="en-US"/>
        </w:rPr>
        <w:t>:</w:t>
      </w:r>
    </w:p>
    <w:p w:rsidR="00620A54" w:rsidRPr="00D826E0" w:rsidRDefault="00620A54" w:rsidP="002603CC">
      <w:pPr>
        <w:pStyle w:val="Codeheader"/>
        <w:rPr>
          <w:lang w:val="de-DE"/>
        </w:rPr>
      </w:pPr>
      <w:r w:rsidRPr="00D826E0">
        <w:rPr>
          <w:lang w:val="de-DE"/>
        </w:rPr>
        <w:t>disch_</w:t>
      </w:r>
      <w:r w:rsidR="00AB1A16" w:rsidRPr="00D826E0">
        <w:rPr>
          <w:lang w:val="de-DE"/>
        </w:rPr>
        <w:t>time series</w:t>
      </w:r>
      <w:r w:rsidRPr="00D826E0">
        <w:rPr>
          <w:lang w:val="de-DE"/>
        </w:rPr>
        <w:t>.txt</w:t>
      </w:r>
    </w:p>
    <w:p w:rsidR="00620A54" w:rsidRPr="00D826E0" w:rsidRDefault="00620A54" w:rsidP="002603CC">
      <w:pPr>
        <w:pStyle w:val="Code"/>
        <w:jc w:val="both"/>
        <w:rPr>
          <w:color w:val="auto"/>
          <w:lang w:val="de-DE"/>
        </w:rPr>
      </w:pPr>
      <w:r w:rsidRPr="00D826E0">
        <w:rPr>
          <w:color w:val="auto"/>
          <w:lang w:val="de-DE"/>
        </w:rPr>
        <w:t>&lt;t 1&gt; &lt;Q 1,1&gt; &lt;Q 2,1&gt; ... &lt;Q ndisch,1&gt;</w:t>
      </w:r>
    </w:p>
    <w:p w:rsidR="00620A54" w:rsidRPr="00D826E0" w:rsidRDefault="00620A54" w:rsidP="002603CC">
      <w:pPr>
        <w:pStyle w:val="Code"/>
        <w:jc w:val="both"/>
        <w:rPr>
          <w:color w:val="auto"/>
          <w:lang w:val="de-DE"/>
        </w:rPr>
      </w:pPr>
      <w:r w:rsidRPr="00D826E0">
        <w:rPr>
          <w:color w:val="auto"/>
          <w:lang w:val="de-DE"/>
        </w:rPr>
        <w:t>&lt;t 2&gt; &lt;Q 1,2&gt; &lt;Q 2,2&gt; ... &lt;Q ndisch,2&gt;</w:t>
      </w:r>
    </w:p>
    <w:p w:rsidR="00620A54" w:rsidRPr="00D826E0" w:rsidRDefault="00620A54" w:rsidP="002603CC">
      <w:pPr>
        <w:pStyle w:val="Code"/>
        <w:jc w:val="both"/>
        <w:rPr>
          <w:color w:val="auto"/>
          <w:lang w:val="de-DE"/>
        </w:rPr>
      </w:pPr>
      <w:r w:rsidRPr="00D826E0">
        <w:rPr>
          <w:color w:val="auto"/>
          <w:lang w:val="de-DE"/>
        </w:rPr>
        <w:t>&lt;t 3&gt; &lt;Q 1,3&gt; &lt;Q 2,3&gt; ... &lt;Q ndisch,3&gt;</w:t>
      </w:r>
    </w:p>
    <w:p w:rsidR="00620A54" w:rsidRPr="00D826E0" w:rsidRDefault="00620A54" w:rsidP="002603CC">
      <w:pPr>
        <w:pStyle w:val="Code"/>
        <w:jc w:val="both"/>
        <w:rPr>
          <w:color w:val="auto"/>
          <w:lang w:val="de-DE"/>
        </w:rPr>
      </w:pPr>
      <w:r w:rsidRPr="00D826E0">
        <w:rPr>
          <w:color w:val="auto"/>
          <w:lang w:val="de-DE"/>
        </w:rPr>
        <w:t>...</w:t>
      </w:r>
    </w:p>
    <w:p w:rsidR="00620A54" w:rsidRPr="005E51E7" w:rsidRDefault="00620A54" w:rsidP="002603CC">
      <w:pPr>
        <w:pStyle w:val="Code"/>
        <w:jc w:val="both"/>
        <w:rPr>
          <w:color w:val="auto"/>
        </w:rPr>
      </w:pPr>
      <w:r w:rsidRPr="00D826E0">
        <w:rPr>
          <w:color w:val="auto"/>
          <w:lang w:val="de-DE"/>
        </w:rPr>
        <w:t xml:space="preserve">&lt;t ntdisch&gt; &lt;Q 1,ntdisch&gt; &lt;Q 2,ntdisch&gt; ... </w:t>
      </w:r>
      <w:r w:rsidRPr="005E51E7">
        <w:rPr>
          <w:color w:val="auto"/>
        </w:rPr>
        <w:t>&lt;Q ndisch,ntdisch&gt;</w:t>
      </w:r>
    </w:p>
    <w:p w:rsidR="00620A54" w:rsidRPr="00752797" w:rsidRDefault="00620A54" w:rsidP="002603CC">
      <w:pPr>
        <w:pStyle w:val="BodyText"/>
        <w:rPr>
          <w:lang w:val="en-US"/>
        </w:rPr>
      </w:pPr>
      <w:r w:rsidRPr="00752797">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0F7A3E" w:rsidRPr="00752797" w:rsidRDefault="000F7A3E" w:rsidP="000F7A3E">
      <w:pPr>
        <w:pStyle w:val="BodyText"/>
        <w:jc w:val="center"/>
        <w:rPr>
          <w:lang w:val="en-US"/>
        </w:rPr>
      </w:pPr>
      <w:r w:rsidRPr="00752797">
        <w:rPr>
          <w:noProof/>
          <w:lang w:eastAsia="zh-CN"/>
        </w:rPr>
        <w:drawing>
          <wp:inline distT="0" distB="0" distL="0" distR="0" wp14:anchorId="63BB7EDD" wp14:editId="2AFECD43">
            <wp:extent cx="4680000" cy="2796494"/>
            <wp:effectExtent l="0" t="0" r="6350" b="4445"/>
            <wp:docPr id="25" name="Picture 25" descr="D:\nederhof\Documents\Repository_XBeach\trunk\doc\manual\new\dis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nederhof\Documents\Repository_XBeach\trunk\doc\manual\new\discharge.png"/>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4680000" cy="2796494"/>
                    </a:xfrm>
                    <a:prstGeom prst="rect">
                      <a:avLst/>
                    </a:prstGeom>
                    <a:noFill/>
                    <a:ln>
                      <a:noFill/>
                    </a:ln>
                  </pic:spPr>
                </pic:pic>
              </a:graphicData>
            </a:graphic>
          </wp:inline>
        </w:drawing>
      </w:r>
    </w:p>
    <w:p w:rsidR="000F7A3E" w:rsidRPr="00752797" w:rsidRDefault="000F7A3E" w:rsidP="000F7A3E">
      <w:pPr>
        <w:pStyle w:val="Caption"/>
        <w:rPr>
          <w:lang w:val="en-US"/>
        </w:rPr>
      </w:pPr>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4</w:t>
      </w:r>
      <w:r w:rsidR="007E2FAA">
        <w:rPr>
          <w:lang w:val="en-US"/>
        </w:rPr>
        <w:fldChar w:fldCharType="end"/>
      </w:r>
      <w:r w:rsidRPr="00752797">
        <w:rPr>
          <w:lang w:val="en-US"/>
        </w:rPr>
        <w:tab/>
        <w:t>Possible discharge orifices. A discharge orifice is defined as line in between two points (red). The resulting discharge orifice constitutes out of full abreast grid cells (green). The discharge direction is in positive grid direction (s or n), except at the domain border where the discharge is an influx in the domain (green arrows).</w:t>
      </w:r>
    </w:p>
    <w:p w:rsidR="00620A54" w:rsidRPr="00752797" w:rsidRDefault="00620A54" w:rsidP="002603CC">
      <w:pPr>
        <w:pStyle w:val="BodyText"/>
        <w:rPr>
          <w:lang w:val="en-US"/>
        </w:rPr>
      </w:pPr>
      <w:r w:rsidRPr="00752797">
        <w:rPr>
          <w:lang w:val="en-US"/>
        </w:rPr>
        <w:lastRenderedPageBreak/>
        <w:t>The table below gives an overview of all keywords related to discharges:</w:t>
      </w:r>
    </w:p>
    <w:p w:rsidR="00003B05"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16</w:t>
      </w:r>
      <w:r w:rsidR="007E2FAA">
        <w:rPr>
          <w:lang w:val="en-US"/>
        </w:rPr>
        <w:fldChar w:fldCharType="end"/>
      </w:r>
      <w:r w:rsidRPr="00752797">
        <w:rPr>
          <w:lang w:val="en-US"/>
        </w:rPr>
        <w:tab/>
        <w:t>Overview of all keywords related to the discharge input</w:t>
      </w:r>
    </w:p>
    <w:tbl>
      <w:tblPr>
        <w:tblStyle w:val="LightShading-Accent1"/>
        <w:tblW w:w="0" w:type="auto"/>
        <w:tblLook w:val="04A0" w:firstRow="1" w:lastRow="0" w:firstColumn="1" w:lastColumn="0" w:noHBand="0" w:noVBand="1"/>
      </w:tblPr>
      <w:tblGrid>
        <w:gridCol w:w="2107"/>
        <w:gridCol w:w="2082"/>
        <w:gridCol w:w="1223"/>
        <w:gridCol w:w="1289"/>
        <w:gridCol w:w="973"/>
        <w:gridCol w:w="1256"/>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disch_loc_file</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discharge locations file</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disch_</w:t>
            </w:r>
            <w:r w:rsidR="00AB1A16" w:rsidRPr="00752797">
              <w:t>time series</w:t>
            </w:r>
            <w:r w:rsidRPr="00752797">
              <w:t>_file</w:t>
            </w:r>
            <w:r w:rsidR="001B6449" w:rsidRPr="00752797">
              <w:t>+</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Name of discharge </w:t>
            </w:r>
            <w:r w:rsidR="00AB1A16" w:rsidRPr="00752797">
              <w:t>time series</w:t>
            </w:r>
            <w:r w:rsidRPr="00752797">
              <w:t xml:space="preserve"> file</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ndischarge</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discharge locations</w:t>
            </w:r>
          </w:p>
        </w:tc>
        <w:tc>
          <w:tcPr>
            <w:tcW w:w="1417" w:type="dxa"/>
          </w:tcPr>
          <w:p w:rsidR="00620A54"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rPr>
                <w:highlight w:val="yellow"/>
              </w:rPr>
              <w:t xml:space="preserve"> </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ntdischarge</w:t>
            </w:r>
            <w:r w:rsidR="001B6449" w:rsidRPr="00752797">
              <w:t>+</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Length of discharge time series</w:t>
            </w:r>
          </w:p>
        </w:tc>
        <w:tc>
          <w:tcPr>
            <w:tcW w:w="1417" w:type="dxa"/>
          </w:tcPr>
          <w:p w:rsidR="00620A54"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rPr>
                <w:highlight w:val="yellow"/>
              </w:rPr>
              <w:t xml:space="preserve"> </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0 - 100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304" w:name="_Toc285701681"/>
      <w:bookmarkStart w:id="305" w:name="_Toc413853447"/>
      <w:r w:rsidRPr="00752797">
        <w:rPr>
          <w:lang w:val="en-US"/>
        </w:rPr>
        <w:t>Drifters input</w:t>
      </w:r>
      <w:bookmarkEnd w:id="304"/>
      <w:bookmarkEnd w:id="305"/>
    </w:p>
    <w:p w:rsidR="00620A54" w:rsidRPr="00752797" w:rsidRDefault="00620A54" w:rsidP="002603CC">
      <w:pPr>
        <w:pStyle w:val="BodyText"/>
        <w:rPr>
          <w:lang w:val="en-US"/>
        </w:rPr>
      </w:pPr>
      <w:r w:rsidRPr="00752797">
        <w:rPr>
          <w:lang w:val="en-US"/>
        </w:rPr>
        <w:t xml:space="preserve">Drifters can be deployed during the model simulation by specifying the number of drifters using the keyword </w:t>
      </w:r>
      <w:r w:rsidRPr="00752797">
        <w:rPr>
          <w:i/>
          <w:lang w:val="en-US"/>
        </w:rPr>
        <w:t>ndrifter</w:t>
      </w:r>
      <w:r w:rsidRPr="00752797">
        <w:rPr>
          <w:lang w:val="en-US"/>
        </w:rPr>
        <w:t xml:space="preserve"> and the location, start and end time of the drifter deployment in a separate file referenced by the </w:t>
      </w:r>
      <w:r w:rsidRPr="00752797">
        <w:rPr>
          <w:i/>
          <w:lang w:val="en-US"/>
        </w:rPr>
        <w:t>drifterfile</w:t>
      </w:r>
      <w:r w:rsidRPr="00752797">
        <w:rPr>
          <w:lang w:val="en-US"/>
        </w:rPr>
        <w:t xml:space="preserve"> keyword. The file format is as follows:</w:t>
      </w:r>
    </w:p>
    <w:p w:rsidR="00620A54" w:rsidRPr="00752797" w:rsidRDefault="00620A54" w:rsidP="002603CC">
      <w:pPr>
        <w:pStyle w:val="Codeheader"/>
        <w:rPr>
          <w:lang w:val="en-US"/>
        </w:rPr>
      </w:pPr>
      <w:r w:rsidRPr="00752797">
        <w:rPr>
          <w:lang w:val="en-US"/>
        </w:rPr>
        <w:t>drifter.txt</w:t>
      </w:r>
    </w:p>
    <w:p w:rsidR="00620A54" w:rsidRPr="005E51E7" w:rsidRDefault="00620A54" w:rsidP="002603CC">
      <w:pPr>
        <w:pStyle w:val="Code"/>
        <w:jc w:val="both"/>
        <w:rPr>
          <w:color w:val="auto"/>
        </w:rPr>
      </w:pPr>
      <w:r w:rsidRPr="005E51E7">
        <w:rPr>
          <w:color w:val="auto"/>
        </w:rPr>
        <w:t>&lt;x 1&gt; &lt;y 1&gt; &lt;t_start 1&gt; &lt;t_end 1&gt;</w:t>
      </w:r>
    </w:p>
    <w:p w:rsidR="00620A54" w:rsidRPr="00D826E0" w:rsidRDefault="00620A54" w:rsidP="002603CC">
      <w:pPr>
        <w:pStyle w:val="Code"/>
        <w:jc w:val="both"/>
        <w:rPr>
          <w:color w:val="auto"/>
          <w:lang w:val="fr-FR"/>
        </w:rPr>
      </w:pPr>
      <w:r w:rsidRPr="00D826E0">
        <w:rPr>
          <w:color w:val="auto"/>
          <w:lang w:val="fr-FR"/>
        </w:rPr>
        <w:t>&lt;x 2&gt; &lt;y 2&gt; &lt;t_start 2&gt; &lt;t_end 2&gt;</w:t>
      </w:r>
    </w:p>
    <w:p w:rsidR="00620A54" w:rsidRPr="00D826E0" w:rsidRDefault="00620A54" w:rsidP="002603CC">
      <w:pPr>
        <w:pStyle w:val="Code"/>
        <w:jc w:val="both"/>
        <w:rPr>
          <w:color w:val="auto"/>
          <w:lang w:val="fr-FR"/>
        </w:rPr>
      </w:pPr>
      <w:r w:rsidRPr="00D826E0">
        <w:rPr>
          <w:color w:val="auto"/>
          <w:lang w:val="fr-FR"/>
        </w:rPr>
        <w:t>&lt;x 3&gt; &lt;y 3&gt; &lt;t_start 3&gt; &lt;t_end 3&gt;</w:t>
      </w:r>
    </w:p>
    <w:p w:rsidR="00620A54" w:rsidRPr="00D826E0" w:rsidRDefault="00620A54" w:rsidP="002603CC">
      <w:pPr>
        <w:pStyle w:val="Code"/>
        <w:jc w:val="both"/>
        <w:rPr>
          <w:color w:val="auto"/>
          <w:lang w:val="de-DE"/>
        </w:rPr>
      </w:pPr>
      <w:r w:rsidRPr="00D826E0">
        <w:rPr>
          <w:color w:val="auto"/>
          <w:lang w:val="de-DE"/>
        </w:rPr>
        <w:t>...</w:t>
      </w:r>
    </w:p>
    <w:p w:rsidR="00620A54" w:rsidRPr="00D826E0" w:rsidRDefault="00620A54" w:rsidP="002603CC">
      <w:pPr>
        <w:pStyle w:val="Code"/>
        <w:jc w:val="both"/>
        <w:rPr>
          <w:color w:val="auto"/>
          <w:lang w:val="de-DE"/>
        </w:rPr>
      </w:pPr>
      <w:r w:rsidRPr="00D826E0">
        <w:rPr>
          <w:color w:val="auto"/>
          <w:lang w:val="de-DE"/>
        </w:rPr>
        <w:t>&lt;x ndrifter&gt; &lt;y ndrifter&gt; &lt;t_start ndrifter&gt; &lt;t_end ndrifter&gt;</w:t>
      </w:r>
    </w:p>
    <w:p w:rsidR="00620A54" w:rsidRPr="00752797" w:rsidRDefault="00620A54" w:rsidP="002603CC">
      <w:pPr>
        <w:pStyle w:val="BodyText"/>
        <w:rPr>
          <w:lang w:val="en-US"/>
        </w:rPr>
      </w:pPr>
      <w:r w:rsidRPr="00752797">
        <w:rPr>
          <w:lang w:val="en-US"/>
        </w:rPr>
        <w:t>The table below gives an overview of all keywords related to drifters:</w:t>
      </w:r>
    </w:p>
    <w:p w:rsidR="00003B05"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17</w:t>
      </w:r>
      <w:r w:rsidR="007E2FAA">
        <w:rPr>
          <w:lang w:val="en-US"/>
        </w:rPr>
        <w:fldChar w:fldCharType="end"/>
      </w:r>
      <w:r w:rsidRPr="00752797">
        <w:rPr>
          <w:lang w:val="en-US"/>
        </w:rPr>
        <w:tab/>
        <w:t>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75279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5" w:type="dxa"/>
          </w:tcPr>
          <w:p w:rsidR="00620A54" w:rsidRPr="00752797" w:rsidRDefault="00620A54" w:rsidP="002603CC">
            <w:pPr>
              <w:pStyle w:val="PlainText"/>
              <w:jc w:val="both"/>
            </w:pPr>
            <w:r w:rsidRPr="00752797">
              <w:t>keyword</w:t>
            </w:r>
          </w:p>
        </w:tc>
        <w:tc>
          <w:tcPr>
            <w:tcW w:w="2029"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729"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24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2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rsidR="00620A54" w:rsidRPr="00752797" w:rsidRDefault="00620A54" w:rsidP="002603CC">
            <w:pPr>
              <w:pStyle w:val="PlainText"/>
              <w:jc w:val="both"/>
            </w:pPr>
            <w:r w:rsidRPr="00752797">
              <w:t>drifterfile</w:t>
            </w:r>
          </w:p>
        </w:tc>
        <w:tc>
          <w:tcPr>
            <w:tcW w:w="2029"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drifter data file</w:t>
            </w:r>
          </w:p>
        </w:tc>
        <w:tc>
          <w:tcPr>
            <w:tcW w:w="1729"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4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2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FA6759">
        <w:tc>
          <w:tcPr>
            <w:cnfStyle w:val="001000000000" w:firstRow="0" w:lastRow="0" w:firstColumn="1" w:lastColumn="0" w:oddVBand="0" w:evenVBand="0" w:oddHBand="0" w:evenHBand="0" w:firstRowFirstColumn="0" w:firstRowLastColumn="0" w:lastRowFirstColumn="0" w:lastRowLastColumn="0"/>
            <w:tcW w:w="1735" w:type="dxa"/>
          </w:tcPr>
          <w:p w:rsidR="00620A54" w:rsidRPr="00752797" w:rsidRDefault="00620A54" w:rsidP="002603CC">
            <w:pPr>
              <w:pStyle w:val="PlainText"/>
              <w:jc w:val="both"/>
            </w:pPr>
            <w:r w:rsidRPr="00752797">
              <w:t>ndrifter</w:t>
            </w:r>
          </w:p>
        </w:tc>
        <w:tc>
          <w:tcPr>
            <w:tcW w:w="2029"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Number of </w:t>
            </w:r>
            <w:r w:rsidR="00EA4470" w:rsidRPr="00752797">
              <w:t>drifters</w:t>
            </w:r>
          </w:p>
        </w:tc>
        <w:tc>
          <w:tcPr>
            <w:tcW w:w="1729"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ndrifter</w:t>
            </w:r>
          </w:p>
        </w:tc>
        <w:tc>
          <w:tcPr>
            <w:tcW w:w="124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2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FA6759" w:rsidRPr="00752797" w:rsidRDefault="00FA6759" w:rsidP="00FA6759">
      <w:pPr>
        <w:pStyle w:val="Heading2"/>
        <w:spacing w:line="240" w:lineRule="auto"/>
        <w:jc w:val="both"/>
        <w:rPr>
          <w:lang w:val="en-US"/>
        </w:rPr>
      </w:pPr>
      <w:bookmarkStart w:id="306" w:name="_Toc285701682"/>
      <w:bookmarkStart w:id="307" w:name="_Toc412623872"/>
      <w:bookmarkStart w:id="308" w:name="_Toc413853448"/>
      <w:r w:rsidRPr="00752797">
        <w:rPr>
          <w:lang w:val="en-US"/>
        </w:rPr>
        <w:t>Ship-induced wave</w:t>
      </w:r>
      <w:bookmarkEnd w:id="306"/>
      <w:bookmarkEnd w:id="307"/>
      <w:r w:rsidRPr="00752797">
        <w:rPr>
          <w:lang w:val="en-US"/>
        </w:rPr>
        <w:t xml:space="preserve"> motions</w:t>
      </w:r>
      <w:bookmarkEnd w:id="308"/>
    </w:p>
    <w:p w:rsidR="00FA6759" w:rsidRPr="00752797" w:rsidRDefault="00FA6759" w:rsidP="00FA6759">
      <w:pPr>
        <w:pStyle w:val="BodyText"/>
        <w:rPr>
          <w:lang w:val="en-US"/>
        </w:rPr>
      </w:pPr>
      <w:r w:rsidRPr="00752797">
        <w:rPr>
          <w:lang w:val="en-US"/>
        </w:rPr>
        <w:t xml:space="preserve">Ship waves can be simulated by defining the ships' geometries and trajectories in a collection of files. The user can define multiple ships. The number of ships is set by the keyword </w:t>
      </w:r>
      <w:r w:rsidRPr="00752797">
        <w:rPr>
          <w:i/>
          <w:lang w:val="en-US"/>
        </w:rPr>
        <w:t>nship</w:t>
      </w:r>
      <w:r w:rsidRPr="00752797">
        <w:rPr>
          <w:lang w:val="en-US"/>
        </w:rPr>
        <w:t xml:space="preserve">. In the file referenced by the keyword </w:t>
      </w:r>
      <w:r w:rsidRPr="00752797">
        <w:rPr>
          <w:i/>
          <w:lang w:val="en-US"/>
        </w:rPr>
        <w:t>shipfile</w:t>
      </w:r>
      <w:r w:rsidRPr="00752797">
        <w:rPr>
          <w:lang w:val="en-US"/>
        </w:rPr>
        <w:t xml:space="preserve"> each ship is given a name. The properties of each ship are summarized in another textfile with the name of the ship (</w:t>
      </w:r>
      <w:r w:rsidRPr="00752797">
        <w:rPr>
          <w:i/>
          <w:lang w:val="en-US"/>
        </w:rPr>
        <w:t>shipname.txt</w:t>
      </w:r>
      <w:r w:rsidRPr="00752797">
        <w:rPr>
          <w:lang w:val="en-US"/>
        </w:rPr>
        <w:t xml:space="preserve">). This properties file defines the parameters for the discretization of the ships geometry. The ship grid is determined by the keywords </w:t>
      </w:r>
      <w:r w:rsidRPr="00752797">
        <w:rPr>
          <w:i/>
          <w:lang w:val="en-US"/>
        </w:rPr>
        <w:t>dx, dy, nx</w:t>
      </w:r>
      <w:r w:rsidRPr="00752797">
        <w:rPr>
          <w:lang w:val="en-US"/>
        </w:rPr>
        <w:t xml:space="preserve">, and </w:t>
      </w:r>
      <w:r w:rsidRPr="00752797">
        <w:rPr>
          <w:i/>
          <w:lang w:val="en-US"/>
        </w:rPr>
        <w:t>ny</w:t>
      </w:r>
      <w:r w:rsidRPr="00752797">
        <w:rPr>
          <w:lang w:val="en-US"/>
        </w:rPr>
        <w:t xml:space="preserve">, and the ship geometry itself is given in a separate file, referenced bythe keyword </w:t>
      </w:r>
      <w:r w:rsidRPr="00752797">
        <w:rPr>
          <w:i/>
          <w:lang w:val="en-US"/>
        </w:rPr>
        <w:t>shipgeom</w:t>
      </w:r>
      <w:r w:rsidR="00EA4470" w:rsidRPr="00752797">
        <w:rPr>
          <w:lang w:val="en-US"/>
        </w:rPr>
        <w:t>.</w:t>
      </w:r>
      <w:r w:rsidRPr="00752797">
        <w:rPr>
          <w:lang w:val="en-US"/>
        </w:rPr>
        <w:t xml:space="preserve"> This file contains the ship draft per ship grid point, and should have a size of </w:t>
      </w:r>
      <w:r w:rsidRPr="00752797">
        <w:rPr>
          <w:i/>
          <w:lang w:val="en-US"/>
        </w:rPr>
        <w:t>nx</w:t>
      </w:r>
      <w:r w:rsidRPr="00752797">
        <w:rPr>
          <w:lang w:val="en-US"/>
        </w:rPr>
        <w:t xml:space="preserve">+1 by </w:t>
      </w:r>
      <w:r w:rsidRPr="00752797">
        <w:rPr>
          <w:i/>
          <w:lang w:val="en-US"/>
        </w:rPr>
        <w:t>ny</w:t>
      </w:r>
      <w:r w:rsidRPr="00752797">
        <w:rPr>
          <w:lang w:val="en-US"/>
        </w:rPr>
        <w:t xml:space="preserve">+1. The center of gravity of the ship is also defined in the ship properties file using the keywords </w:t>
      </w:r>
      <w:r w:rsidRPr="00752797">
        <w:rPr>
          <w:i/>
          <w:lang w:val="en-US"/>
        </w:rPr>
        <w:t>xCG, yCG</w:t>
      </w:r>
      <w:r w:rsidRPr="00752797">
        <w:rPr>
          <w:lang w:val="en-US"/>
        </w:rPr>
        <w:t xml:space="preserve"> and </w:t>
      </w:r>
      <w:r w:rsidRPr="00752797">
        <w:rPr>
          <w:i/>
          <w:lang w:val="en-US"/>
        </w:rPr>
        <w:t>zCG</w:t>
      </w:r>
      <w:r w:rsidRPr="00752797">
        <w:rPr>
          <w:lang w:val="en-US"/>
        </w:rPr>
        <w:t>. The ships trajectory is defined in a file referenced from the ship properties file by the keyword</w:t>
      </w:r>
      <w:r w:rsidRPr="00752797">
        <w:rPr>
          <w:i/>
          <w:lang w:val="en-US"/>
        </w:rPr>
        <w:t xml:space="preserve"> shiptrack</w:t>
      </w:r>
      <w:r w:rsidRPr="00752797">
        <w:rPr>
          <w:lang w:val="en-US"/>
        </w:rPr>
        <w:t xml:space="preserve">. Each row in this file contains a time, x- and y-coordinate indicating the ships  position as function of time.  </w:t>
      </w:r>
    </w:p>
    <w:p w:rsidR="00FA6759" w:rsidRPr="00752797" w:rsidRDefault="00FA6759" w:rsidP="00FA6759">
      <w:pPr>
        <w:pStyle w:val="BodyText"/>
        <w:rPr>
          <w:lang w:val="en-US"/>
        </w:rPr>
      </w:pPr>
      <w:r w:rsidRPr="00752797">
        <w:rPr>
          <w:lang w:val="en-US"/>
        </w:rPr>
        <w:lastRenderedPageBreak/>
        <w:t>To avoid numerical problems, the full ship track should be within the model domain (i.e. a vessel cannot sail through the model boundary). Furthermore, it is advised to start the ship track with a very low velocity and gradually increase the sailing speed. When not taking into account such spin up period, the impact of the ship on the water level can be too abrupt, resulting in unrealistic wave patterns. In addition, it is advised to maintain a relatively deep edge of a few grid cells at both model boundaries (i.e. front and back side).</w:t>
      </w:r>
    </w:p>
    <w:p w:rsidR="00FA6759" w:rsidRPr="00752797" w:rsidRDefault="00FA6759" w:rsidP="00FA6759">
      <w:pPr>
        <w:pStyle w:val="BodyText"/>
        <w:rPr>
          <w:lang w:val="en-US"/>
        </w:rPr>
      </w:pPr>
      <w:r w:rsidRPr="00752797">
        <w:rPr>
          <w:lang w:val="en-US"/>
        </w:rPr>
        <w:t>Another way to avoid numerical issues at the initialization of a ship simulation is to use the 'flying' option, which can be specified in the ship file (</w:t>
      </w:r>
      <w:r w:rsidRPr="00752797">
        <w:rPr>
          <w:i/>
          <w:lang w:val="en-US"/>
        </w:rPr>
        <w:t xml:space="preserve">flying </w:t>
      </w:r>
      <w:r w:rsidRPr="00752797">
        <w:rPr>
          <w:lang w:val="en-US"/>
        </w:rPr>
        <w:t xml:space="preserve">= 1). In case the option </w:t>
      </w:r>
      <w:r w:rsidRPr="00752797">
        <w:rPr>
          <w:i/>
          <w:lang w:val="en-US"/>
        </w:rPr>
        <w:t>flying</w:t>
      </w:r>
      <w:r w:rsidRPr="00752797">
        <w:rPr>
          <w:lang w:val="en-US"/>
        </w:rPr>
        <w:t xml:space="preserve"> is enabled, also a z-coordinate is defined in the shiptrack-file indicating the vertical position of the ship. In this way, the vessel can ‘land’ on the water with its correct sailing speed, thereby avoiding unwanted disturbance to the water level. Also, the ship can ‘fly out’ of the model domain before reaching the back boundary. By using this method the spin-up time can be reduced considerably and both inflow and outflow boundaries are unaffected by the ship</w:t>
      </w:r>
    </w:p>
    <w:p w:rsidR="00FA6759" w:rsidRPr="00752797" w:rsidRDefault="00FA6759" w:rsidP="00FA6759">
      <w:pPr>
        <w:pStyle w:val="BodyText"/>
        <w:rPr>
          <w:lang w:val="en-US"/>
        </w:rPr>
      </w:pPr>
      <w:r w:rsidRPr="00752797">
        <w:rPr>
          <w:lang w:val="en-US"/>
        </w:rPr>
        <w:t>The two keywords</w:t>
      </w:r>
      <w:r w:rsidRPr="00752797">
        <w:rPr>
          <w:i/>
          <w:lang w:val="en-US"/>
        </w:rPr>
        <w:t xml:space="preserve"> compute_force</w:t>
      </w:r>
      <w:r w:rsidRPr="00752797">
        <w:rPr>
          <w:lang w:val="en-US"/>
        </w:rPr>
        <w:t xml:space="preserve"> and</w:t>
      </w:r>
      <w:r w:rsidRPr="00752797">
        <w:rPr>
          <w:i/>
          <w:lang w:val="en-US"/>
        </w:rPr>
        <w:t xml:space="preserve"> compute_motion </w:t>
      </w:r>
      <w:r w:rsidRPr="00752797">
        <w:rPr>
          <w:lang w:val="en-US"/>
        </w:rPr>
        <w:t>enable the computation of forces on the ship and the ships motions due to wave forcing respectively; the latter has not been implemented yet. Forces on a ship in motion may be unreliable due to near-field effects; forces on a ship at rest are much more reliable.</w:t>
      </w:r>
      <w:r w:rsidR="00EA4470" w:rsidRPr="00752797">
        <w:rPr>
          <w:lang w:val="en-US"/>
        </w:rPr>
        <w:t xml:space="preserve"> </w:t>
      </w:r>
      <w:r w:rsidRPr="00752797">
        <w:rPr>
          <w:lang w:val="en-US"/>
        </w:rPr>
        <w:t>An example of ship definition files is:</w:t>
      </w:r>
    </w:p>
    <w:p w:rsidR="00FA6759" w:rsidRPr="00752797" w:rsidRDefault="00FA6759" w:rsidP="00FA6759">
      <w:pPr>
        <w:pStyle w:val="Codeheader"/>
        <w:rPr>
          <w:lang w:val="en-US"/>
        </w:rPr>
      </w:pPr>
      <w:r w:rsidRPr="00752797">
        <w:rPr>
          <w:lang w:val="en-US"/>
        </w:rPr>
        <w:t>shipfile.txt</w:t>
      </w:r>
    </w:p>
    <w:p w:rsidR="00FA6759" w:rsidRPr="005E51E7" w:rsidRDefault="00FA6759" w:rsidP="00FA6759">
      <w:pPr>
        <w:pStyle w:val="Code"/>
        <w:jc w:val="both"/>
        <w:rPr>
          <w:color w:val="auto"/>
        </w:rPr>
      </w:pPr>
      <w:r w:rsidRPr="005E51E7">
        <w:rPr>
          <w:color w:val="auto"/>
        </w:rPr>
        <w:t>containership.txt</w:t>
      </w:r>
    </w:p>
    <w:p w:rsidR="00FA6759" w:rsidRPr="005E51E7" w:rsidRDefault="00FA6759" w:rsidP="00FA6759">
      <w:pPr>
        <w:pStyle w:val="Code"/>
        <w:jc w:val="both"/>
        <w:rPr>
          <w:color w:val="auto"/>
        </w:rPr>
      </w:pPr>
      <w:r w:rsidRPr="005E51E7">
        <w:rPr>
          <w:color w:val="auto"/>
        </w:rPr>
        <w:t>oiltanker.txt</w:t>
      </w:r>
    </w:p>
    <w:p w:rsidR="00FA6759" w:rsidRPr="00752797" w:rsidRDefault="00FA6759" w:rsidP="00FA6759">
      <w:pPr>
        <w:pStyle w:val="Codeheader"/>
        <w:rPr>
          <w:lang w:val="en-US"/>
        </w:rPr>
      </w:pPr>
      <w:r w:rsidRPr="00752797">
        <w:rPr>
          <w:lang w:val="en-US"/>
        </w:rPr>
        <w:t>containership.txt</w:t>
      </w:r>
    </w:p>
    <w:p w:rsidR="00FA6759" w:rsidRPr="005E51E7" w:rsidRDefault="00FA6759" w:rsidP="00FA6759">
      <w:pPr>
        <w:pStyle w:val="Code"/>
        <w:jc w:val="both"/>
        <w:rPr>
          <w:color w:val="auto"/>
        </w:rPr>
      </w:pPr>
      <w:r w:rsidRPr="005E51E7">
        <w:rPr>
          <w:color w:val="auto"/>
        </w:rPr>
        <w:t>dx = 10</w:t>
      </w:r>
    </w:p>
    <w:p w:rsidR="00FA6759" w:rsidRPr="005E51E7" w:rsidRDefault="00FA6759" w:rsidP="00FA6759">
      <w:pPr>
        <w:pStyle w:val="Code"/>
        <w:jc w:val="both"/>
        <w:rPr>
          <w:color w:val="auto"/>
        </w:rPr>
      </w:pPr>
      <w:r w:rsidRPr="005E51E7">
        <w:rPr>
          <w:color w:val="auto"/>
        </w:rPr>
        <w:t>dy = 10</w:t>
      </w:r>
    </w:p>
    <w:p w:rsidR="00FA6759" w:rsidRPr="005E51E7" w:rsidRDefault="00FA6759" w:rsidP="00FA6759">
      <w:pPr>
        <w:pStyle w:val="Code"/>
        <w:jc w:val="both"/>
        <w:rPr>
          <w:color w:val="auto"/>
        </w:rPr>
      </w:pPr>
      <w:r w:rsidRPr="005E51E7">
        <w:rPr>
          <w:color w:val="auto"/>
        </w:rPr>
        <w:t>nx = 30</w:t>
      </w:r>
    </w:p>
    <w:p w:rsidR="00FA6759" w:rsidRPr="005E51E7" w:rsidRDefault="00FA6759" w:rsidP="00FA6759">
      <w:pPr>
        <w:pStyle w:val="Code"/>
        <w:jc w:val="both"/>
        <w:rPr>
          <w:color w:val="auto"/>
        </w:rPr>
      </w:pPr>
      <w:r w:rsidRPr="005E51E7">
        <w:rPr>
          <w:color w:val="auto"/>
        </w:rPr>
        <w:t>ny = 10</w:t>
      </w:r>
    </w:p>
    <w:p w:rsidR="00FA6759" w:rsidRPr="005E51E7" w:rsidRDefault="00FA6759" w:rsidP="00FA6759">
      <w:pPr>
        <w:pStyle w:val="Code"/>
        <w:jc w:val="both"/>
        <w:rPr>
          <w:color w:val="auto"/>
        </w:rPr>
      </w:pPr>
      <w:r w:rsidRPr="005E51E7">
        <w:rPr>
          <w:color w:val="auto"/>
        </w:rPr>
        <w:t>shipgeom = container_geom.dep</w:t>
      </w:r>
    </w:p>
    <w:p w:rsidR="00FA6759" w:rsidRPr="005E51E7" w:rsidRDefault="00FA6759" w:rsidP="00FA6759">
      <w:pPr>
        <w:pStyle w:val="Code"/>
        <w:jc w:val="both"/>
        <w:rPr>
          <w:color w:val="auto"/>
        </w:rPr>
      </w:pPr>
      <w:r w:rsidRPr="005E51E7">
        <w:rPr>
          <w:color w:val="auto"/>
        </w:rPr>
        <w:t>xCG = 120</w:t>
      </w:r>
    </w:p>
    <w:p w:rsidR="00FA6759" w:rsidRPr="005E51E7" w:rsidRDefault="00FA6759" w:rsidP="00FA6759">
      <w:pPr>
        <w:pStyle w:val="Code"/>
        <w:jc w:val="both"/>
        <w:rPr>
          <w:color w:val="auto"/>
        </w:rPr>
      </w:pPr>
      <w:r w:rsidRPr="005E51E7">
        <w:rPr>
          <w:color w:val="auto"/>
        </w:rPr>
        <w:t>yCG = 50</w:t>
      </w:r>
    </w:p>
    <w:p w:rsidR="00FA6759" w:rsidRPr="005E51E7" w:rsidRDefault="00FA6759" w:rsidP="00FA6759">
      <w:pPr>
        <w:pStyle w:val="Code"/>
        <w:jc w:val="both"/>
        <w:rPr>
          <w:color w:val="auto"/>
        </w:rPr>
      </w:pPr>
      <w:r w:rsidRPr="005E51E7">
        <w:rPr>
          <w:color w:val="auto"/>
        </w:rPr>
        <w:t>zCG = 30</w:t>
      </w:r>
    </w:p>
    <w:p w:rsidR="00FA6759" w:rsidRPr="005E51E7" w:rsidRDefault="00FA6759" w:rsidP="00FA6759">
      <w:pPr>
        <w:pStyle w:val="Code"/>
        <w:jc w:val="both"/>
        <w:rPr>
          <w:color w:val="auto"/>
        </w:rPr>
      </w:pPr>
      <w:r w:rsidRPr="005E51E7">
        <w:rPr>
          <w:color w:val="auto"/>
        </w:rPr>
        <w:t>shiptrack = container_track.txt</w:t>
      </w:r>
    </w:p>
    <w:p w:rsidR="00FA6759" w:rsidRPr="005E51E7" w:rsidRDefault="00FA6759" w:rsidP="00FA6759">
      <w:pPr>
        <w:pStyle w:val="Code"/>
        <w:jc w:val="both"/>
        <w:rPr>
          <w:color w:val="auto"/>
        </w:rPr>
      </w:pPr>
      <w:r w:rsidRPr="005E51E7">
        <w:rPr>
          <w:color w:val="auto"/>
        </w:rPr>
        <w:t>flying = 1</w:t>
      </w:r>
    </w:p>
    <w:p w:rsidR="00FA6759" w:rsidRPr="005E51E7" w:rsidRDefault="00FA6759" w:rsidP="00FA6759">
      <w:pPr>
        <w:pStyle w:val="Code"/>
        <w:jc w:val="both"/>
        <w:rPr>
          <w:color w:val="auto"/>
        </w:rPr>
      </w:pPr>
      <w:r w:rsidRPr="005E51E7">
        <w:rPr>
          <w:color w:val="auto"/>
        </w:rPr>
        <w:t>compute_force = 1</w:t>
      </w:r>
    </w:p>
    <w:p w:rsidR="00FA6759" w:rsidRPr="005E51E7" w:rsidRDefault="00FA6759" w:rsidP="00FA6759">
      <w:pPr>
        <w:pStyle w:val="Code"/>
        <w:jc w:val="both"/>
        <w:rPr>
          <w:color w:val="auto"/>
        </w:rPr>
      </w:pPr>
      <w:r w:rsidRPr="005E51E7">
        <w:rPr>
          <w:color w:val="auto"/>
        </w:rPr>
        <w:t>compute_motion = 1</w:t>
      </w:r>
    </w:p>
    <w:p w:rsidR="00FA6759" w:rsidRPr="00752797" w:rsidRDefault="00FA6759" w:rsidP="00FA6759">
      <w:pPr>
        <w:pStyle w:val="Codeheader"/>
        <w:rPr>
          <w:lang w:val="en-US"/>
        </w:rPr>
      </w:pPr>
      <w:r w:rsidRPr="00752797">
        <w:rPr>
          <w:lang w:val="en-US"/>
        </w:rPr>
        <w:t>pannamax_geom.txt</w:t>
      </w:r>
    </w:p>
    <w:p w:rsidR="00FA6759" w:rsidRPr="005E51E7" w:rsidRDefault="00FA6759" w:rsidP="00FA6759">
      <w:pPr>
        <w:pStyle w:val="Code"/>
        <w:jc w:val="both"/>
        <w:rPr>
          <w:color w:val="auto"/>
        </w:rPr>
      </w:pPr>
      <w:r w:rsidRPr="005E51E7">
        <w:rPr>
          <w:color w:val="auto"/>
        </w:rPr>
        <w:t>&lt;z 0,0&gt; &lt;z 1,0&gt; &lt;z 2,0&gt; &lt;z 3,0&gt; ... &lt;z nx,0&gt; &lt;z nx+1,0&gt;</w:t>
      </w:r>
    </w:p>
    <w:p w:rsidR="00FA6759" w:rsidRPr="005E51E7" w:rsidRDefault="00FA6759" w:rsidP="00FA6759">
      <w:pPr>
        <w:pStyle w:val="Code"/>
        <w:jc w:val="both"/>
        <w:rPr>
          <w:color w:val="auto"/>
        </w:rPr>
      </w:pPr>
      <w:r w:rsidRPr="005E51E7">
        <w:rPr>
          <w:color w:val="auto"/>
        </w:rPr>
        <w:t>&lt;z 0,1&gt; &lt;z 1,1&gt; &lt;z 2,1&gt; &lt;z 3,1&gt; ... &lt;z nx,1&gt; &lt;z nx+1,1&gt;</w:t>
      </w:r>
    </w:p>
    <w:p w:rsidR="00FA6759" w:rsidRPr="005E51E7" w:rsidRDefault="00FA6759" w:rsidP="00FA6759">
      <w:pPr>
        <w:pStyle w:val="Code"/>
        <w:jc w:val="both"/>
        <w:rPr>
          <w:color w:val="auto"/>
        </w:rPr>
      </w:pPr>
      <w:r w:rsidRPr="005E51E7">
        <w:rPr>
          <w:color w:val="auto"/>
        </w:rPr>
        <w:t>...</w:t>
      </w:r>
    </w:p>
    <w:p w:rsidR="00FA6759" w:rsidRPr="005E51E7" w:rsidRDefault="00FA6759" w:rsidP="00FA6759">
      <w:pPr>
        <w:pStyle w:val="Code"/>
        <w:jc w:val="both"/>
        <w:rPr>
          <w:color w:val="auto"/>
        </w:rPr>
      </w:pPr>
      <w:r w:rsidRPr="005E51E7">
        <w:rPr>
          <w:color w:val="auto"/>
        </w:rPr>
        <w:t>&lt;z 0,ny&gt; &lt;z 1,ny&gt; &lt;z 2,ny&gt; &lt;z 3,ny&gt; ... &lt;z nx,ny&gt; &lt;z nx+1,ny&gt;</w:t>
      </w:r>
    </w:p>
    <w:p w:rsidR="00FA6759" w:rsidRPr="005E51E7" w:rsidRDefault="00FA6759" w:rsidP="00FA6759">
      <w:pPr>
        <w:pStyle w:val="Code"/>
        <w:jc w:val="both"/>
        <w:rPr>
          <w:color w:val="auto"/>
        </w:rPr>
      </w:pPr>
      <w:r w:rsidRPr="005E51E7">
        <w:rPr>
          <w:color w:val="auto"/>
        </w:rPr>
        <w:t>&lt;z 0,ny+1&gt; &lt;z 1,ny+1&gt; &lt;z 2,ny+1&gt; &lt;z 3,ny+1&gt; ... &lt;z nx,ny+1&gt; &lt;z nx+1,ny+1&gt;</w:t>
      </w:r>
    </w:p>
    <w:p w:rsidR="00FA6759" w:rsidRPr="00D826E0" w:rsidRDefault="00FA6759" w:rsidP="00FA6759">
      <w:pPr>
        <w:pStyle w:val="Codeheader"/>
        <w:rPr>
          <w:lang w:val="fr-FR"/>
        </w:rPr>
      </w:pPr>
      <w:r w:rsidRPr="00D826E0">
        <w:rPr>
          <w:lang w:val="fr-FR"/>
        </w:rPr>
        <w:t>pannamax_track.txt</w:t>
      </w:r>
    </w:p>
    <w:p w:rsidR="00FA6759" w:rsidRPr="00D826E0" w:rsidRDefault="00FA6759" w:rsidP="00FA6759">
      <w:pPr>
        <w:pStyle w:val="Code"/>
        <w:jc w:val="both"/>
        <w:rPr>
          <w:color w:val="auto"/>
          <w:lang w:val="fr-FR"/>
        </w:rPr>
      </w:pPr>
      <w:r w:rsidRPr="00D826E0">
        <w:rPr>
          <w:color w:val="auto"/>
          <w:lang w:val="fr-FR"/>
        </w:rPr>
        <w:t>&lt;t 1&gt; &lt;x 1&gt; &lt;y 1&gt; &lt;z 1&gt;</w:t>
      </w:r>
    </w:p>
    <w:p w:rsidR="00FA6759" w:rsidRPr="00D826E0" w:rsidRDefault="00FA6759" w:rsidP="00FA6759">
      <w:pPr>
        <w:pStyle w:val="Code"/>
        <w:jc w:val="both"/>
        <w:rPr>
          <w:color w:val="auto"/>
          <w:lang w:val="fr-FR"/>
        </w:rPr>
      </w:pPr>
      <w:r w:rsidRPr="00D826E0">
        <w:rPr>
          <w:color w:val="auto"/>
          <w:lang w:val="fr-FR"/>
        </w:rPr>
        <w:t>&lt;t 2&gt; &lt;x 2&gt; &lt;y 2&gt; &lt;z 2&gt;</w:t>
      </w:r>
    </w:p>
    <w:p w:rsidR="00FA6759" w:rsidRPr="00D826E0" w:rsidRDefault="00FA6759" w:rsidP="00FA6759">
      <w:pPr>
        <w:pStyle w:val="Code"/>
        <w:jc w:val="both"/>
        <w:rPr>
          <w:color w:val="auto"/>
          <w:lang w:val="fr-FR"/>
        </w:rPr>
      </w:pPr>
      <w:r w:rsidRPr="00D826E0">
        <w:rPr>
          <w:color w:val="auto"/>
          <w:lang w:val="fr-FR"/>
        </w:rPr>
        <w:t>&lt;t 3&gt; &lt;x 3&gt; &lt;y 3&gt; &lt;z 3&gt;</w:t>
      </w:r>
    </w:p>
    <w:p w:rsidR="00FA6759" w:rsidRPr="00D826E0" w:rsidRDefault="00FA6759" w:rsidP="00FA6759">
      <w:pPr>
        <w:pStyle w:val="Code"/>
        <w:jc w:val="both"/>
        <w:rPr>
          <w:color w:val="auto"/>
          <w:lang w:val="fr-FR"/>
        </w:rPr>
      </w:pPr>
      <w:r w:rsidRPr="00D826E0">
        <w:rPr>
          <w:color w:val="auto"/>
          <w:lang w:val="fr-FR"/>
        </w:rPr>
        <w:t>...</w:t>
      </w:r>
    </w:p>
    <w:p w:rsidR="00FA6759" w:rsidRPr="00D826E0" w:rsidRDefault="00FA6759" w:rsidP="00FA6759">
      <w:pPr>
        <w:pStyle w:val="Codeheader"/>
        <w:rPr>
          <w:lang w:val="fr-FR"/>
        </w:rPr>
      </w:pPr>
      <w:r w:rsidRPr="00D826E0">
        <w:rPr>
          <w:lang w:val="fr-FR"/>
        </w:rPr>
        <w:lastRenderedPageBreak/>
        <w:t>oiltanker.txt</w:t>
      </w:r>
    </w:p>
    <w:p w:rsidR="00FA6759" w:rsidRPr="005E51E7" w:rsidRDefault="00FA6759" w:rsidP="00FA6759">
      <w:pPr>
        <w:pStyle w:val="Code"/>
        <w:jc w:val="both"/>
        <w:rPr>
          <w:color w:val="auto"/>
        </w:rPr>
      </w:pPr>
      <w:r w:rsidRPr="005E51E7">
        <w:rPr>
          <w:color w:val="auto"/>
        </w:rPr>
        <w:t>dx = 2</w:t>
      </w:r>
    </w:p>
    <w:p w:rsidR="00FA6759" w:rsidRPr="005E51E7" w:rsidRDefault="00FA6759" w:rsidP="00FA6759">
      <w:pPr>
        <w:pStyle w:val="Code"/>
        <w:jc w:val="both"/>
        <w:rPr>
          <w:color w:val="auto"/>
        </w:rPr>
      </w:pPr>
      <w:r w:rsidRPr="005E51E7">
        <w:rPr>
          <w:color w:val="auto"/>
        </w:rPr>
        <w:t>dy = 2</w:t>
      </w:r>
    </w:p>
    <w:p w:rsidR="00FA6759" w:rsidRPr="005E51E7" w:rsidRDefault="00FA6759" w:rsidP="00FA6759">
      <w:pPr>
        <w:pStyle w:val="Code"/>
        <w:jc w:val="both"/>
        <w:rPr>
          <w:color w:val="auto"/>
        </w:rPr>
      </w:pPr>
      <w:r w:rsidRPr="005E51E7">
        <w:rPr>
          <w:color w:val="auto"/>
        </w:rPr>
        <w:t>nx = 20</w:t>
      </w:r>
    </w:p>
    <w:p w:rsidR="00FA6759" w:rsidRPr="005E51E7" w:rsidRDefault="00FA6759" w:rsidP="00FA6759">
      <w:pPr>
        <w:pStyle w:val="Code"/>
        <w:jc w:val="both"/>
        <w:rPr>
          <w:color w:val="auto"/>
        </w:rPr>
      </w:pPr>
      <w:r w:rsidRPr="005E51E7">
        <w:rPr>
          <w:color w:val="auto"/>
        </w:rPr>
        <w:t>ny = 4</w:t>
      </w:r>
    </w:p>
    <w:p w:rsidR="00FA6759" w:rsidRPr="005E51E7" w:rsidRDefault="00FA6759" w:rsidP="00FA6759">
      <w:pPr>
        <w:pStyle w:val="Code"/>
        <w:jc w:val="both"/>
        <w:rPr>
          <w:color w:val="auto"/>
        </w:rPr>
      </w:pPr>
      <w:r w:rsidRPr="005E51E7">
        <w:rPr>
          <w:color w:val="auto"/>
        </w:rPr>
        <w:t>shipgeom = tanker_geom.dep</w:t>
      </w:r>
    </w:p>
    <w:p w:rsidR="00FA6759" w:rsidRPr="005E51E7" w:rsidRDefault="00FA6759" w:rsidP="00FA6759">
      <w:pPr>
        <w:pStyle w:val="Code"/>
        <w:jc w:val="both"/>
        <w:rPr>
          <w:color w:val="auto"/>
        </w:rPr>
      </w:pPr>
      <w:r w:rsidRPr="005E51E7">
        <w:rPr>
          <w:color w:val="auto"/>
        </w:rPr>
        <w:t>xCG = 20</w:t>
      </w:r>
    </w:p>
    <w:p w:rsidR="00FA6759" w:rsidRPr="005E51E7" w:rsidRDefault="00FA6759" w:rsidP="00FA6759">
      <w:pPr>
        <w:pStyle w:val="Code"/>
        <w:jc w:val="both"/>
        <w:rPr>
          <w:color w:val="auto"/>
        </w:rPr>
      </w:pPr>
      <w:r w:rsidRPr="005E51E7">
        <w:rPr>
          <w:color w:val="auto"/>
        </w:rPr>
        <w:t>yCG = 40</w:t>
      </w:r>
    </w:p>
    <w:p w:rsidR="00FA6759" w:rsidRPr="005E51E7" w:rsidRDefault="00FA6759" w:rsidP="00FA6759">
      <w:pPr>
        <w:pStyle w:val="Code"/>
        <w:jc w:val="both"/>
        <w:rPr>
          <w:color w:val="auto"/>
        </w:rPr>
      </w:pPr>
      <w:r w:rsidRPr="005E51E7">
        <w:rPr>
          <w:color w:val="auto"/>
        </w:rPr>
        <w:t>zCG = 1.5</w:t>
      </w:r>
    </w:p>
    <w:p w:rsidR="00FA6759" w:rsidRPr="005E51E7" w:rsidRDefault="00FA6759" w:rsidP="00FA6759">
      <w:pPr>
        <w:pStyle w:val="Code"/>
        <w:jc w:val="both"/>
        <w:rPr>
          <w:color w:val="auto"/>
        </w:rPr>
      </w:pPr>
      <w:r w:rsidRPr="005E51E7">
        <w:rPr>
          <w:color w:val="auto"/>
        </w:rPr>
        <w:t>shiptrack = tanker_track.txt</w:t>
      </w:r>
    </w:p>
    <w:p w:rsidR="00FA6759" w:rsidRPr="005E51E7" w:rsidRDefault="00FA6759" w:rsidP="00FA6759">
      <w:pPr>
        <w:pStyle w:val="Code"/>
        <w:jc w:val="both"/>
        <w:rPr>
          <w:color w:val="auto"/>
        </w:rPr>
      </w:pPr>
      <w:r w:rsidRPr="005E51E7">
        <w:rPr>
          <w:color w:val="auto"/>
        </w:rPr>
        <w:t>flying = 0</w:t>
      </w:r>
    </w:p>
    <w:p w:rsidR="00FA6759" w:rsidRPr="00752797" w:rsidRDefault="00FA6759" w:rsidP="00FA6759">
      <w:pPr>
        <w:pStyle w:val="Codeheader"/>
        <w:rPr>
          <w:lang w:val="en-US"/>
        </w:rPr>
      </w:pPr>
      <w:r w:rsidRPr="00752797">
        <w:rPr>
          <w:lang w:val="en-US"/>
        </w:rPr>
        <w:t>tanker_track.txt</w:t>
      </w:r>
    </w:p>
    <w:p w:rsidR="00FA6759" w:rsidRPr="005E51E7" w:rsidRDefault="00FA6759" w:rsidP="00FA6759">
      <w:pPr>
        <w:pStyle w:val="Code"/>
        <w:jc w:val="both"/>
        <w:rPr>
          <w:color w:val="auto"/>
        </w:rPr>
      </w:pPr>
      <w:r w:rsidRPr="005E51E7">
        <w:rPr>
          <w:color w:val="auto"/>
        </w:rPr>
        <w:t>&lt;t 1&gt; &lt;x 1&gt; &lt;y 1&gt;</w:t>
      </w:r>
    </w:p>
    <w:p w:rsidR="00FA6759" w:rsidRPr="00D826E0" w:rsidRDefault="00FA6759" w:rsidP="00FA6759">
      <w:pPr>
        <w:pStyle w:val="Code"/>
        <w:jc w:val="both"/>
        <w:rPr>
          <w:color w:val="auto"/>
          <w:lang w:val="fr-FR"/>
        </w:rPr>
      </w:pPr>
      <w:r w:rsidRPr="00D826E0">
        <w:rPr>
          <w:color w:val="auto"/>
          <w:lang w:val="fr-FR"/>
        </w:rPr>
        <w:t>&lt;t 2&gt; &lt;x 2&gt; &lt;y 2&gt;</w:t>
      </w:r>
    </w:p>
    <w:p w:rsidR="00FA6759" w:rsidRPr="00D826E0" w:rsidRDefault="00FA6759" w:rsidP="00FA6759">
      <w:pPr>
        <w:pStyle w:val="Code"/>
        <w:jc w:val="both"/>
        <w:rPr>
          <w:color w:val="auto"/>
          <w:lang w:val="fr-FR"/>
        </w:rPr>
      </w:pPr>
      <w:r w:rsidRPr="00D826E0">
        <w:rPr>
          <w:color w:val="auto"/>
          <w:lang w:val="fr-FR"/>
        </w:rPr>
        <w:t>&lt;t 3&gt; &lt;x 3&gt; &lt;y 3&gt;</w:t>
      </w:r>
    </w:p>
    <w:p w:rsidR="00FA6759" w:rsidRPr="00D826E0" w:rsidRDefault="00FA6759" w:rsidP="00FA6759">
      <w:pPr>
        <w:pStyle w:val="Code"/>
        <w:jc w:val="both"/>
        <w:rPr>
          <w:color w:val="auto"/>
          <w:lang w:val="fr-FR"/>
        </w:rPr>
      </w:pPr>
      <w:r w:rsidRPr="00D826E0">
        <w:rPr>
          <w:color w:val="auto"/>
          <w:lang w:val="fr-FR"/>
        </w:rPr>
        <w:t>...</w:t>
      </w:r>
    </w:p>
    <w:p w:rsidR="00003B05" w:rsidRPr="00752797" w:rsidRDefault="00003B05" w:rsidP="00003B05">
      <w:pPr>
        <w:pStyle w:val="Caption"/>
        <w:rPr>
          <w:lang w:val="en-US"/>
        </w:rPr>
      </w:pPr>
      <w:bookmarkStart w:id="309" w:name="_Ref285455080"/>
      <w:bookmarkStart w:id="310" w:name="_Ref285455082"/>
      <w:bookmarkStart w:id="311" w:name="_Toc285701683"/>
      <w:bookmarkStart w:id="312" w:name="_Toc412623873"/>
      <w:r w:rsidRPr="00D826E0">
        <w:rPr>
          <w:lang w:val="fr-FR"/>
        </w:rPr>
        <w:t xml:space="preserve">Table </w:t>
      </w:r>
      <w:r w:rsidR="007E2FAA">
        <w:rPr>
          <w:lang w:val="en-US"/>
        </w:rPr>
        <w:fldChar w:fldCharType="begin"/>
      </w:r>
      <w:r w:rsidR="007E2FAA" w:rsidRPr="00D826E0">
        <w:rPr>
          <w:lang w:val="fr-FR"/>
        </w:rPr>
        <w:instrText xml:space="preserve"> STYLEREF 1 \s </w:instrText>
      </w:r>
      <w:r w:rsidR="007E2FAA">
        <w:rPr>
          <w:lang w:val="en-US"/>
        </w:rPr>
        <w:fldChar w:fldCharType="separate"/>
      </w:r>
      <w:r w:rsidR="007E2FAA" w:rsidRPr="00D826E0">
        <w:rPr>
          <w:noProof/>
          <w:lang w:val="fr-FR"/>
        </w:rPr>
        <w:t>4</w:t>
      </w:r>
      <w:r w:rsidR="007E2FAA">
        <w:rPr>
          <w:lang w:val="en-US"/>
        </w:rPr>
        <w:fldChar w:fldCharType="end"/>
      </w:r>
      <w:r w:rsidR="007E2FAA" w:rsidRPr="00D826E0">
        <w:rPr>
          <w:lang w:val="fr-FR"/>
        </w:rPr>
        <w:t>.</w:t>
      </w:r>
      <w:r w:rsidR="007E2FAA">
        <w:rPr>
          <w:lang w:val="en-US"/>
        </w:rPr>
        <w:fldChar w:fldCharType="begin"/>
      </w:r>
      <w:r w:rsidR="007E2FAA" w:rsidRPr="00D826E0">
        <w:rPr>
          <w:lang w:val="fr-FR"/>
        </w:rPr>
        <w:instrText xml:space="preserve"> SEQ Table \* ARABIC \s 1 </w:instrText>
      </w:r>
      <w:r w:rsidR="007E2FAA">
        <w:rPr>
          <w:lang w:val="en-US"/>
        </w:rPr>
        <w:fldChar w:fldCharType="separate"/>
      </w:r>
      <w:r w:rsidR="007E2FAA">
        <w:rPr>
          <w:noProof/>
          <w:lang w:val="en-US"/>
        </w:rPr>
        <w:t>18</w:t>
      </w:r>
      <w:r w:rsidR="007E2FAA">
        <w:rPr>
          <w:lang w:val="en-US"/>
        </w:rPr>
        <w:fldChar w:fldCharType="end"/>
      </w:r>
      <w:r w:rsidRPr="00752797">
        <w:rPr>
          <w:lang w:val="en-US"/>
        </w:rPr>
        <w:tab/>
        <w:t>Overview of all keywords related to the ship module</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003B05" w:rsidRPr="00752797" w:rsidTr="00003B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003B05" w:rsidRPr="00752797" w:rsidRDefault="00003B05" w:rsidP="00003B05">
            <w:pPr>
              <w:pStyle w:val="PlainText"/>
              <w:jc w:val="both"/>
            </w:pPr>
            <w:r w:rsidRPr="00752797">
              <w:t>Keyword</w:t>
            </w:r>
          </w:p>
        </w:tc>
        <w:tc>
          <w:tcPr>
            <w:tcW w:w="2834"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003B05" w:rsidRPr="00752797" w:rsidTr="00003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003B05" w:rsidRPr="00752797" w:rsidRDefault="00003B05" w:rsidP="00003B05">
            <w:pPr>
              <w:pStyle w:val="PlainText"/>
              <w:jc w:val="both"/>
            </w:pPr>
            <w:r w:rsidRPr="00752797">
              <w:t>nship*</w:t>
            </w:r>
          </w:p>
        </w:tc>
        <w:tc>
          <w:tcPr>
            <w:tcW w:w="2834"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ships</w:t>
            </w:r>
          </w:p>
        </w:tc>
        <w:tc>
          <w:tcPr>
            <w:tcW w:w="1417"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r>
      <w:tr w:rsidR="00003B05" w:rsidRPr="00752797" w:rsidTr="00003B05">
        <w:tc>
          <w:tcPr>
            <w:cnfStyle w:val="001000000000" w:firstRow="0" w:lastRow="0" w:firstColumn="1" w:lastColumn="0" w:oddVBand="0" w:evenVBand="0" w:oddHBand="0" w:evenHBand="0" w:firstRowFirstColumn="0" w:firstRowLastColumn="0" w:lastRowFirstColumn="0" w:lastRowLastColumn="0"/>
            <w:tcW w:w="1984" w:type="dxa"/>
          </w:tcPr>
          <w:p w:rsidR="00003B05" w:rsidRPr="00752797" w:rsidRDefault="00003B05" w:rsidP="00003B05">
            <w:pPr>
              <w:pStyle w:val="PlainText"/>
              <w:jc w:val="both"/>
            </w:pPr>
            <w:r w:rsidRPr="00752797">
              <w:t>shipfile</w:t>
            </w:r>
          </w:p>
        </w:tc>
        <w:tc>
          <w:tcPr>
            <w:tcW w:w="2834"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ship data file</w:t>
            </w:r>
          </w:p>
        </w:tc>
        <w:tc>
          <w:tcPr>
            <w:tcW w:w="1417"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r>
    </w:tbl>
    <w:p w:rsidR="00FA6759" w:rsidRPr="00752797" w:rsidRDefault="00FA6759" w:rsidP="00FA6759">
      <w:pPr>
        <w:pStyle w:val="Heading2"/>
        <w:spacing w:line="240" w:lineRule="auto"/>
        <w:jc w:val="both"/>
        <w:rPr>
          <w:lang w:val="en-US"/>
        </w:rPr>
      </w:pPr>
      <w:bookmarkStart w:id="313" w:name="_Toc413853449"/>
      <w:r w:rsidRPr="00752797">
        <w:rPr>
          <w:lang w:val="en-US"/>
        </w:rPr>
        <w:t>Output selection</w:t>
      </w:r>
      <w:bookmarkEnd w:id="309"/>
      <w:bookmarkEnd w:id="310"/>
      <w:bookmarkEnd w:id="311"/>
      <w:bookmarkEnd w:id="312"/>
      <w:bookmarkEnd w:id="313"/>
    </w:p>
    <w:p w:rsidR="00620A54" w:rsidRPr="00752797" w:rsidRDefault="00620A54" w:rsidP="002603CC">
      <w:pPr>
        <w:pStyle w:val="BodyText"/>
        <w:rPr>
          <w:lang w:val="en-US"/>
        </w:rPr>
      </w:pPr>
      <w:r w:rsidRPr="00752797">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p w:rsidR="00003B05"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19</w:t>
      </w:r>
      <w:r w:rsidR="007E2FAA">
        <w:rPr>
          <w:lang w:val="en-US"/>
        </w:rPr>
        <w:fldChar w:fldCharType="end"/>
      </w:r>
      <w:r w:rsidRPr="00752797">
        <w:rPr>
          <w:lang w:val="en-US"/>
        </w:rPr>
        <w:tab/>
        <w:t>Overview of all keywords related to the output definitions</w:t>
      </w:r>
    </w:p>
    <w:tbl>
      <w:tblPr>
        <w:tblStyle w:val="LightShading-Accent1"/>
        <w:tblW w:w="0" w:type="auto"/>
        <w:tblLook w:val="04A0" w:firstRow="1" w:lastRow="0" w:firstColumn="1" w:lastColumn="0" w:noHBand="0" w:noVBand="1"/>
      </w:tblPr>
      <w:tblGrid>
        <w:gridCol w:w="2101"/>
        <w:gridCol w:w="2068"/>
        <w:gridCol w:w="1168"/>
        <w:gridCol w:w="1489"/>
        <w:gridCol w:w="973"/>
        <w:gridCol w:w="1131"/>
      </w:tblGrid>
      <w:tr w:rsidR="00620A54" w:rsidRPr="00752797" w:rsidTr="00586C9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keyword</w:t>
            </w:r>
          </w:p>
        </w:tc>
        <w:tc>
          <w:tcPr>
            <w:tcW w:w="2145"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193"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53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globalvars</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Mnems of global output variables, not per se the same size as nglobalvar (invalid variables, defaults)</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'abc'</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meanvars</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Mnems of mean output variables (by variables)</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'abc'</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ncfilename</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Xbeach netcdf output file name</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ncross</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output cross sections</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nglobalvar</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Number of global output </w:t>
            </w:r>
            <w:r w:rsidRPr="00752797">
              <w:lastRenderedPageBreak/>
              <w:t>variables (as specified by user)</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-1</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-1 - 20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lastRenderedPageBreak/>
              <w:t>nmeanvar</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mean, min, max, var output variables</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0 - 15</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npoints</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point locations</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npointvar</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point output variables</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nrugauge</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runup gauge locations</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nrugdepth</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depths to compute runup in runup gauge</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outputformat</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Output file format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 netcdf, debug</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commentRangeStart w:id="314"/>
            <w:r w:rsidRPr="00752797">
              <w:t>pointtypes</w:t>
            </w:r>
            <w:commentRangeEnd w:id="314"/>
            <w:r w:rsidR="00EB23AD">
              <w:rPr>
                <w:rStyle w:val="CommentReference"/>
                <w:rFonts w:ascii="Arial" w:eastAsia="Times New Roman" w:hAnsi="Arial" w:cs="Arial"/>
                <w:b w:val="0"/>
                <w:bCs w:val="0"/>
                <w:color w:val="auto"/>
                <w:lang w:val="nl-NL"/>
              </w:rPr>
              <w:commentReference w:id="314"/>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Point types (0 = point, 1 = rugauge)</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&gt; NULL()</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pointvars</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Mnems of point output variables (by variables)</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'abc'</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rugdepth</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Minimum depth for determination of last wet point in runup gauge</w:t>
            </w:r>
          </w:p>
        </w:tc>
        <w:tc>
          <w:tcPr>
            <w:tcW w:w="1193" w:type="dxa"/>
          </w:tcPr>
          <w:p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commentRangeStart w:id="315"/>
            <w:r w:rsidRPr="00752797">
              <w:t>0.0.1</w:t>
            </w:r>
            <w:commentRangeEnd w:id="315"/>
            <w:r w:rsidR="00AB278D">
              <w:rPr>
                <w:rStyle w:val="CommentReference"/>
                <w:rFonts w:ascii="Arial" w:eastAsia="Times New Roman" w:hAnsi="Arial" w:cs="Arial"/>
                <w:color w:val="auto"/>
                <w:lang w:val="nl-NL"/>
              </w:rPr>
              <w:commentReference w:id="315"/>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timings</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enable progress output to screen</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tintc</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cross section output</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0.01 - 100000.0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tintg</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global output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0.01 - 100000.0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586C99"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586C99" w:rsidRPr="00752797" w:rsidRDefault="00586C99" w:rsidP="002603CC">
            <w:pPr>
              <w:pStyle w:val="PlainText"/>
              <w:jc w:val="both"/>
            </w:pPr>
            <w:r w:rsidRPr="00752797">
              <w:t>tintm</w:t>
            </w:r>
          </w:p>
        </w:tc>
        <w:tc>
          <w:tcPr>
            <w:tcW w:w="2145" w:type="dxa"/>
          </w:tcPr>
          <w:p w:rsidR="00586C99"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mean, var, max, min output</w:t>
            </w:r>
          </w:p>
        </w:tc>
        <w:tc>
          <w:tcPr>
            <w:tcW w:w="1193" w:type="dxa"/>
          </w:tcPr>
          <w:p w:rsidR="00586C99" w:rsidRPr="00752797" w:rsidRDefault="00586C99"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tstop- tstart</w:t>
            </w:r>
          </w:p>
        </w:tc>
        <w:tc>
          <w:tcPr>
            <w:tcW w:w="1538" w:type="dxa"/>
          </w:tcPr>
          <w:p w:rsidR="00586C99" w:rsidRPr="00752797" w:rsidRDefault="00586C99"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1 – [tstop – start]</w:t>
            </w:r>
          </w:p>
        </w:tc>
        <w:tc>
          <w:tcPr>
            <w:tcW w:w="973" w:type="dxa"/>
          </w:tcPr>
          <w:p w:rsidR="00586C99" w:rsidRPr="00752797" w:rsidRDefault="00586C99" w:rsidP="00EA4470">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rsidR="00586C99"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tintp</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Interval time of point and </w:t>
            </w:r>
            <w:r w:rsidRPr="00752797">
              <w:lastRenderedPageBreak/>
              <w:t>runup gauge output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1.0</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0.01 - 100000.0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lastRenderedPageBreak/>
              <w:t>tscross</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file containing timings of cross section output</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tsglobal</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global output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tsmean</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file containing timings of mean, max, min and var output</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tspoints</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point output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tstart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Start time of output, in morphological time</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3"/>
        <w:jc w:val="both"/>
        <w:rPr>
          <w:lang w:val="en-US"/>
        </w:rPr>
      </w:pPr>
      <w:bookmarkStart w:id="316" w:name="_Toc285701684"/>
      <w:bookmarkStart w:id="317" w:name="_Toc413853450"/>
      <w:r w:rsidRPr="00752797">
        <w:rPr>
          <w:lang w:val="en-US"/>
        </w:rPr>
        <w:t>Output types</w:t>
      </w:r>
      <w:bookmarkEnd w:id="316"/>
      <w:bookmarkEnd w:id="317"/>
    </w:p>
    <w:p w:rsidR="00620A54" w:rsidRPr="00752797" w:rsidRDefault="00620A54" w:rsidP="002603CC">
      <w:pPr>
        <w:pStyle w:val="BodyText"/>
        <w:rPr>
          <w:lang w:val="en-US"/>
        </w:rPr>
      </w:pPr>
      <w:r w:rsidRPr="00752797">
        <w:rPr>
          <w:lang w:val="en-US"/>
        </w:rPr>
        <w:t xml:space="preserve">XBeach supports four different types of output: 1) instantaneous spatial output 2) time-averaged spatial output 3) fixed point output or 4) </w:t>
      </w:r>
      <w:del w:id="318" w:author="Ellen Quataert" w:date="2015-04-10T13:12:00Z">
        <w:r w:rsidRPr="00752797" w:rsidDel="0003503C">
          <w:rPr>
            <w:lang w:val="en-US"/>
          </w:rPr>
          <w:delText>run-up</w:delText>
        </w:r>
      </w:del>
      <w:ins w:id="319" w:author="Ellen Quataert" w:date="2015-04-10T13:12:00Z">
        <w:r w:rsidR="0003503C">
          <w:rPr>
            <w:lang w:val="en-US"/>
          </w:rPr>
          <w:t>runup</w:t>
        </w:r>
      </w:ins>
      <w:r w:rsidRPr="00752797">
        <w:rPr>
          <w:lang w:val="en-US"/>
        </w:rPr>
        <w:t xml:space="preserve"> gauge output. In principle any variable in XBeach can be outputted as long as it is part of the </w:t>
      </w:r>
      <w:r w:rsidRPr="00752797">
        <w:rPr>
          <w:i/>
          <w:lang w:val="en-US"/>
        </w:rPr>
        <w:t>spaceparams</w:t>
      </w:r>
      <w:r w:rsidRPr="00752797">
        <w:rPr>
          <w:lang w:val="en-US"/>
        </w:rPr>
        <w:t xml:space="preserve"> structure defined in </w:t>
      </w:r>
      <w:r w:rsidRPr="00752797">
        <w:rPr>
          <w:i/>
          <w:lang w:val="en-US"/>
        </w:rPr>
        <w:t>spaceparams.tmpl</w:t>
      </w:r>
      <w:r w:rsidRPr="00752797">
        <w:rPr>
          <w:lang w:val="en-US"/>
        </w:rPr>
        <w:t xml:space="preserve"> in the XBeach source code. An overview of all currently supported paramete</w:t>
      </w:r>
      <w:r w:rsidR="0042185A" w:rsidRPr="00752797">
        <w:rPr>
          <w:lang w:val="en-US"/>
        </w:rPr>
        <w:t>r</w:t>
      </w:r>
      <w:r w:rsidR="0005330B" w:rsidRPr="00752797">
        <w:rPr>
          <w:lang w:val="en-US"/>
        </w:rPr>
        <w:t xml:space="preserve">s in this file is presented in </w:t>
      </w:r>
      <w:r w:rsidR="007E1D7E" w:rsidRPr="00752797">
        <w:rPr>
          <w:lang w:val="en-US"/>
        </w:rPr>
        <w:fldChar w:fldCharType="begin"/>
      </w:r>
      <w:r w:rsidR="0005330B" w:rsidRPr="00752797">
        <w:rPr>
          <w:lang w:val="en-US"/>
        </w:rPr>
        <w:instrText xml:space="preserve"> REF _Ref413596327 \h </w:instrText>
      </w:r>
      <w:r w:rsidR="007E1D7E" w:rsidRPr="00752797">
        <w:rPr>
          <w:lang w:val="en-US"/>
        </w:rPr>
      </w:r>
      <w:r w:rsidR="007E1D7E" w:rsidRPr="00752797">
        <w:rPr>
          <w:lang w:val="en-US"/>
        </w:rPr>
        <w:fldChar w:fldCharType="separate"/>
      </w:r>
      <w:r w:rsidR="007E2FAA" w:rsidRPr="00752797">
        <w:rPr>
          <w:lang w:val="en-US"/>
        </w:rPr>
        <w:t xml:space="preserve">Table </w:t>
      </w:r>
      <w:r w:rsidR="007E2FAA">
        <w:rPr>
          <w:noProof/>
          <w:lang w:val="en-US"/>
        </w:rPr>
        <w:t>4</w:t>
      </w:r>
      <w:r w:rsidR="007E2FAA">
        <w:rPr>
          <w:lang w:val="en-US"/>
        </w:rPr>
        <w:t>.</w:t>
      </w:r>
      <w:r w:rsidR="007E2FAA">
        <w:rPr>
          <w:noProof/>
          <w:lang w:val="en-US"/>
        </w:rPr>
        <w:t>20</w:t>
      </w:r>
      <w:r w:rsidR="007E1D7E" w:rsidRPr="00752797">
        <w:rPr>
          <w:lang w:val="en-US"/>
        </w:rPr>
        <w:fldChar w:fldCharType="end"/>
      </w:r>
      <w:r w:rsidRPr="00752797">
        <w:rPr>
          <w:lang w:val="en-US"/>
        </w:rPr>
        <w:t>.</w:t>
      </w:r>
    </w:p>
    <w:p w:rsidR="0005330B" w:rsidRPr="00752797" w:rsidRDefault="00620A54" w:rsidP="002603CC">
      <w:pPr>
        <w:pStyle w:val="BodyText"/>
        <w:rPr>
          <w:lang w:val="en-US"/>
        </w:rPr>
      </w:pPr>
      <w:r w:rsidRPr="00752797">
        <w:rPr>
          <w:lang w:val="en-US"/>
        </w:rPr>
        <w:t xml:space="preserve">The </w:t>
      </w:r>
      <w:r w:rsidR="007F52C1">
        <w:rPr>
          <w:lang w:val="en-US"/>
        </w:rPr>
        <w:t>number</w:t>
      </w:r>
      <w:r w:rsidR="007F52C1" w:rsidRPr="00752797">
        <w:rPr>
          <w:lang w:val="en-US"/>
        </w:rPr>
        <w:t xml:space="preserve"> </w:t>
      </w:r>
      <w:r w:rsidRPr="00752797">
        <w:rPr>
          <w:lang w:val="en-US"/>
        </w:rPr>
        <w:t xml:space="preserve">of output variables used for each type is determined by the keywords </w:t>
      </w:r>
      <w:r w:rsidRPr="00752797">
        <w:rPr>
          <w:i/>
          <w:lang w:val="en-US"/>
        </w:rPr>
        <w:t>nglobalvar</w:t>
      </w:r>
      <w:r w:rsidRPr="00752797">
        <w:rPr>
          <w:lang w:val="en-US"/>
        </w:rPr>
        <w:t xml:space="preserve">, </w:t>
      </w:r>
      <w:r w:rsidRPr="00752797">
        <w:rPr>
          <w:i/>
          <w:lang w:val="en-US"/>
        </w:rPr>
        <w:t>nmeanvar</w:t>
      </w:r>
      <w:r w:rsidRPr="00752797">
        <w:rPr>
          <w:lang w:val="en-US"/>
        </w:rPr>
        <w:t xml:space="preserve">, </w:t>
      </w:r>
      <w:r w:rsidRPr="00752797">
        <w:rPr>
          <w:i/>
          <w:lang w:val="en-US"/>
        </w:rPr>
        <w:t>npoints</w:t>
      </w:r>
      <w:r w:rsidRPr="00752797">
        <w:rPr>
          <w:lang w:val="en-US"/>
        </w:rPr>
        <w:t xml:space="preserve"> and </w:t>
      </w:r>
      <w:r w:rsidRPr="00752797">
        <w:rPr>
          <w:i/>
          <w:lang w:val="en-US"/>
        </w:rPr>
        <w:t>nrugauge</w:t>
      </w:r>
      <w:r w:rsidRPr="00752797">
        <w:rPr>
          <w:lang w:val="en-US"/>
        </w:rPr>
        <w:t xml:space="preserve">. Each of these keywords takes a number indicating the number of parameters or locations that should be written to file. If any of the keywords is set to zero, the output type is effectively disabled. If </w:t>
      </w:r>
      <w:r w:rsidRPr="00752797">
        <w:rPr>
          <w:i/>
          <w:lang w:val="en-US"/>
        </w:rPr>
        <w:t>nglovalvar</w:t>
      </w:r>
      <w:r w:rsidRPr="00752797">
        <w:rPr>
          <w:lang w:val="en-US"/>
        </w:rPr>
        <w:t xml:space="preserve"> is set to </w:t>
      </w:r>
      <w:r w:rsidRPr="00752797">
        <w:rPr>
          <w:i/>
          <w:lang w:val="en-US"/>
        </w:rPr>
        <w:t>-1</w:t>
      </w:r>
      <w:r w:rsidRPr="00752797">
        <w:rPr>
          <w:lang w:val="en-US"/>
        </w:rPr>
        <w:t xml:space="preserve"> then a standard set of output variables is used, being </w:t>
      </w:r>
      <w:r w:rsidRPr="00752797">
        <w:rPr>
          <w:i/>
          <w:lang w:val="en-US"/>
        </w:rPr>
        <w:t>H, zs, zs0, zb, hh, u, v, ue, ve, urms, Fc, Fy, ccg, ceqsg, ceqbg, Susg, Svsg, E, R, D</w:t>
      </w:r>
      <w:r w:rsidRPr="00752797">
        <w:rPr>
          <w:lang w:val="en-US"/>
        </w:rPr>
        <w:t xml:space="preserve"> and </w:t>
      </w:r>
      <w:r w:rsidRPr="00752797">
        <w:rPr>
          <w:i/>
          <w:lang w:val="en-US"/>
        </w:rPr>
        <w:t>DR</w:t>
      </w:r>
      <w:r w:rsidRPr="00752797">
        <w:rPr>
          <w:lang w:val="en-US"/>
        </w:rPr>
        <w:t xml:space="preserve">. If </w:t>
      </w:r>
      <w:r w:rsidRPr="00752797">
        <w:rPr>
          <w:i/>
          <w:lang w:val="en-US"/>
        </w:rPr>
        <w:t>nglobalvar</w:t>
      </w:r>
      <w:r w:rsidRPr="00752797">
        <w:rPr>
          <w:lang w:val="en-US"/>
        </w:rPr>
        <w:t xml:space="preserve"> is not set it defaults to </w:t>
      </w:r>
      <w:r w:rsidRPr="00752797">
        <w:rPr>
          <w:i/>
          <w:lang w:val="en-US"/>
        </w:rPr>
        <w:t>-1</w:t>
      </w:r>
      <w:r w:rsidRPr="00752797">
        <w:rPr>
          <w:lang w:val="en-US"/>
        </w:rPr>
        <w:t xml:space="preserve">. The lines in the </w:t>
      </w:r>
      <w:r w:rsidRPr="00752797">
        <w:rPr>
          <w:i/>
          <w:lang w:val="en-US"/>
        </w:rPr>
        <w:t>params.txt</w:t>
      </w:r>
      <w:r w:rsidRPr="00752797">
        <w:rPr>
          <w:lang w:val="en-US"/>
        </w:rPr>
        <w:t xml:space="preserve"> file immediately following these keywords determine what parameters or locations are used, as will be explained in more detail in the following subsections.</w:t>
      </w:r>
    </w:p>
    <w:p w:rsidR="0005330B" w:rsidRPr="00752797" w:rsidRDefault="0005330B" w:rsidP="0005330B">
      <w:pPr>
        <w:pStyle w:val="Caption"/>
        <w:rPr>
          <w:lang w:val="en-US"/>
        </w:rPr>
      </w:pPr>
      <w:bookmarkStart w:id="320" w:name="_Ref413596327"/>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20</w:t>
      </w:r>
      <w:r w:rsidR="007E2FAA">
        <w:rPr>
          <w:lang w:val="en-US"/>
        </w:rPr>
        <w:fldChar w:fldCharType="end"/>
      </w:r>
      <w:bookmarkEnd w:id="320"/>
      <w:r w:rsidRPr="00752797">
        <w:rPr>
          <w:lang w:val="en-US"/>
        </w:rPr>
        <w:tab/>
        <w:t>Possible output parameters</w:t>
      </w:r>
    </w:p>
    <w:tbl>
      <w:tblPr>
        <w:tblStyle w:val="MediumList1-Accent1"/>
        <w:tblW w:w="8930" w:type="dxa"/>
        <w:tblLook w:val="04A0" w:firstRow="1" w:lastRow="0" w:firstColumn="1" w:lastColumn="0" w:noHBand="0" w:noVBand="1"/>
      </w:tblPr>
      <w:tblGrid>
        <w:gridCol w:w="1607"/>
        <w:gridCol w:w="5337"/>
        <w:gridCol w:w="1986"/>
      </w:tblGrid>
      <w:tr w:rsidR="0005330B" w:rsidRPr="00752797" w:rsidTr="0005330B">
        <w:trPr>
          <w:cnfStyle w:val="100000000000" w:firstRow="1" w:lastRow="0" w:firstColumn="0" w:lastColumn="0" w:oddVBand="0" w:evenVBand="0" w:oddHBand="0" w:evenHBand="0" w:firstRowFirstColumn="0" w:firstRowLastColumn="0" w:lastRowFirstColumn="0" w:lastRowLastColumn="0"/>
          <w:trHeight w:val="319"/>
          <w:tblHeader/>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Name</w:t>
            </w:r>
          </w:p>
        </w:tc>
        <w:tc>
          <w:tcPr>
            <w:tcW w:w="5337" w:type="dxa"/>
            <w:noWrap/>
            <w:hideMark/>
          </w:tcPr>
          <w:p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Explanation</w:t>
            </w:r>
          </w:p>
        </w:tc>
        <w:tc>
          <w:tcPr>
            <w:tcW w:w="1986" w:type="dxa"/>
            <w:noWrap/>
            <w:hideMark/>
          </w:tcPr>
          <w:p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Unit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As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asymmetry of short waves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bi</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incoming bound long wave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BR</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wave surface slope used in roller dissipation formulation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ccbg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concentration for each sediment fraction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ccg</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concentration for each sediment fraction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cctot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concentration integrated over bed load and suspended and for all sediment grains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ceqbg</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equilibrium concentration for each sediment class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ceqsg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equilibrium concentration for each sediment class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cf</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cgx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group velocity,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cgy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costh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cos of wave angles relative to grid 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ctheta</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theta-direction (refraction)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D50</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D50 grain diameters for all sediment classes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D50top</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D90</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D90 grain diameters for all sediment classes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D90top</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diffusion coefficient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dcbdx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concentration gradient x-dir.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dcbdy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concentration gradient y-dir.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dcsdx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suspended concentration gradient x-dir.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dcsdy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suspended concentration gradient y-dir.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depo_ex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explicit bed deposition rate per fraction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depo_im</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implicit bed deposition rate per fraction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Df</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rate due to bed friction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dinfil</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Infiltration layer depth used in quasi-vertical flow model for groundwater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dnc</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c-point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dnu</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dnv</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v-point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dnz</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z-point (=eta-point)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Dp</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dissipation rate in the swash due to transformation of kinetic wave energy to potential wave energy</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DR</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dissipation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dsc</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centered around c-point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dsdnui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dsdnvi</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dsdnzi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z-point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dsz</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z-point (=eta-point)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dzav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total bed level change due to avalanching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dzbdt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bed 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dzbdx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x-direction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dzbdy</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y-direction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dzbed</w:t>
            </w:r>
          </w:p>
        </w:tc>
        <w:tc>
          <w:tcPr>
            <w:tcW w:w="5337" w:type="dxa"/>
            <w:noWrap/>
            <w:hideMark/>
          </w:tcPr>
          <w:p w:rsidR="0005330B" w:rsidRPr="00752797" w:rsidRDefault="00752797"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bed level gradient</w:t>
            </w:r>
            <w:r w:rsidR="0005330B" w:rsidRPr="00752797">
              <w:rPr>
                <w:color w:val="365F91" w:themeColor="accent1" w:themeShade="BF"/>
              </w:rPr>
              <w:t xml:space="preserv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dzsdt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water 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dzsdx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x-direction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dzsdy</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y-direction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E</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energy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ee</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wave energy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ero</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erosion rate per fraction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Fx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force,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Fy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force,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gw0back</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boundary condition back boundary for groundwater head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gwbottom</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level of the bottom of the aquifer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gwhead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head (differs from gwlevel)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gwheight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size of aquifer through which groundwater can flow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gwlevel</w:t>
            </w:r>
          </w:p>
        </w:tc>
        <w:tc>
          <w:tcPr>
            <w:tcW w:w="5337" w:type="dxa"/>
            <w:noWrap/>
            <w:hideMark/>
          </w:tcPr>
          <w:p w:rsidR="0005330B" w:rsidRPr="00752797" w:rsidRDefault="0005330B" w:rsidP="00752797">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table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gwu</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x-direction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gwv</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y-direction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gww</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z-direction (interaction between surface and ground water)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Hrms wave height based on instantaneous wave energy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hh</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hold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previous time step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hu</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hum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hv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hvm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idrift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Drifter x-coordinate in grid space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jdrift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y-coordinate in grid space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k</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number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kb</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near bed turbulence intensity due to depth induces breaking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kturb</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 averaged turbulence intensity due to long wave breaking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L1</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length (used in dispersion relation)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maxzs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elevation in simulation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minzs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elevation in simulation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ratio group velocity/wave celerity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number of bed layers (can be different for each computational cell)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ndist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right boundary along n-direction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nuh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horizontal viscosity coefficient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pdisch</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locations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pressure head due to ship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pntdisch</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Point discharge locations (no momentum)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pres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normalized dynamic pressure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Qb</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fraction breaking waves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qdisch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qy</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R</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rolthick</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 wave roller thickness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rr</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roller energy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sdist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offshore boundary along s-direction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sedero</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sedimentation/erosion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sigm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frequency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sigt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relative frequency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sinth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sin of wave angles relative to grid 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Sk</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skewness of short waves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structdepth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 of structure in relation to instantaneous bed 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Subg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class (excluding pores),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Susg</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suspended sediment transport for each sediment class (excluding pores),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Sutot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Svbg</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class (excluding pores),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Svsg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suspended sediment transport for each sediment class (excluding pores),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Svtot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Sxx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Sxy</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Syy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taubx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tauby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Tbore</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period interval associated with breaking induced turbulence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tdisch</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time series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tdrifte</w:t>
            </w:r>
            <w:r w:rsidR="00752797">
              <w:rPr>
                <w:color w:val="365F91" w:themeColor="accent1" w:themeShade="BF"/>
              </w:rPr>
              <w:t>r</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retrieval time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w:t>
            </w:r>
            <w:r w:rsidR="00752797">
              <w:rPr>
                <w:color w:val="365F91" w:themeColor="accent1" w:themeShade="BF"/>
              </w:rPr>
              <w:t>a</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angles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angles directional distribution w.r.t. comp. x-axis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theta0</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incident wave angle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thetamax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thetamean</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wave angle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thetamin</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tideinpt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tidal signal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tideinpz</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tidal signal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tidelen</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wave 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Tsg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response time for each sediment class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ua</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averaged flow velocity due to wave asymmetry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ucrcal</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calibration factor for u critical for each sediment class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ue</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ueu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umean</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long-term mean velocity at bnds in u-points,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umwci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reflected velocity at bnds in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urepb</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ureps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urms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orbital velocity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usd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after breaker delay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ust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ustr</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uu</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uv</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uwf</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vardx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0 = uniform grid size, 1 = variable grid size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ve</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vev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vi</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magnitude in cell </w:t>
            </w:r>
            <w:r w:rsidR="00752797" w:rsidRPr="00752797">
              <w:rPr>
                <w:color w:val="365F91" w:themeColor="accent1" w:themeShade="BF"/>
              </w:rPr>
              <w:t>center</w:t>
            </w:r>
            <w:r w:rsidRPr="00752797">
              <w:rPr>
                <w:color w:val="365F91" w:themeColor="accent1" w:themeShade="BF"/>
              </w:rPr>
              <w:t xml:space="preserv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vmageu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vmagev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v-points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v-points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vmean</w:t>
            </w:r>
          </w:p>
        </w:tc>
        <w:tc>
          <w:tcPr>
            <w:tcW w:w="5337" w:type="dxa"/>
            <w:noWrap/>
            <w:hideMark/>
          </w:tcPr>
          <w:p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long-term</w:t>
            </w:r>
            <w:r w:rsidR="0005330B" w:rsidRPr="00752797">
              <w:rPr>
                <w:color w:val="365F91" w:themeColor="accent1" w:themeShade="BF"/>
              </w:rPr>
              <w:t xml:space="preserve"> mean velocity at bnds in u-points,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vmwci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vrepb</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vreps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vwf</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Stokes drift,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wb</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bottom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wetu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wetv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mask wet/dry v-points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wetz</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eta-points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boundary due to (short) waves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winddirts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wind 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[deg nautical]</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windinpt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wind signal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windlen</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windnv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N direction in v point at current time step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windsu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S direction in u point at current time step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windvelts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wind velocity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windxts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S direction),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windyts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N direction),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abs frequency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free surface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zb</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zb0</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initial bed level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zi</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Surface elevation at boundary due to (short) waves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level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zswci</w:t>
            </w:r>
          </w:p>
        </w:tc>
        <w:tc>
          <w:tcPr>
            <w:tcW w:w="5337" w:type="dxa"/>
            <w:noWrap/>
            <w:hideMark/>
          </w:tcPr>
          <w:p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water level</w:t>
            </w:r>
            <w:r w:rsidR="0005330B" w:rsidRPr="00752797">
              <w:rPr>
                <w:color w:val="365F91" w:themeColor="accent1" w:themeShade="BF"/>
              </w:rPr>
              <w:t xml:space="preserve"> (time-averaged) for wci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bl>
    <w:p w:rsidR="00620A54" w:rsidRPr="00752797" w:rsidRDefault="0005330B" w:rsidP="002603CC">
      <w:pPr>
        <w:pStyle w:val="Heading4"/>
        <w:jc w:val="both"/>
        <w:rPr>
          <w:lang w:val="en-US"/>
        </w:rPr>
      </w:pPr>
      <w:r w:rsidRPr="00752797">
        <w:rPr>
          <w:lang w:val="en-US"/>
        </w:rPr>
        <w:t>I</w:t>
      </w:r>
      <w:r w:rsidR="00620A54" w:rsidRPr="00752797">
        <w:rPr>
          <w:lang w:val="en-US"/>
        </w:rPr>
        <w:t>nstantaneous spatial output</w:t>
      </w:r>
    </w:p>
    <w:p w:rsidR="00620A54" w:rsidRPr="00752797" w:rsidRDefault="00620A54" w:rsidP="002603CC">
      <w:pPr>
        <w:pStyle w:val="BodyText"/>
        <w:rPr>
          <w:lang w:val="en-US"/>
        </w:rPr>
      </w:pPr>
      <w:r w:rsidRPr="00752797">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752797">
        <w:rPr>
          <w:i/>
          <w:lang w:val="en-US"/>
        </w:rPr>
        <w:t>nglobalvar</w:t>
      </w:r>
      <w:r w:rsidRPr="00752797">
        <w:rPr>
          <w:lang w:val="en-US"/>
        </w:rPr>
        <w:t xml:space="preserve"> keyword in </w:t>
      </w:r>
      <w:r w:rsidRPr="00752797">
        <w:rPr>
          <w:i/>
          <w:lang w:val="en-US"/>
        </w:rPr>
        <w:t>params.txt</w:t>
      </w:r>
      <w:r w:rsidRPr="00752797">
        <w:rPr>
          <w:lang w:val="en-US"/>
        </w:rPr>
        <w:t>, immediately followed by the names of the requested variables on a separate line each. The output of three instantaneous grids can look as follows:</w:t>
      </w:r>
    </w:p>
    <w:p w:rsidR="00620A54" w:rsidRPr="00D826E0" w:rsidRDefault="00620A54" w:rsidP="002603CC">
      <w:pPr>
        <w:pStyle w:val="Codeheader"/>
        <w:rPr>
          <w:lang w:val="es-ES"/>
        </w:rPr>
      </w:pPr>
      <w:r w:rsidRPr="00D826E0">
        <w:rPr>
          <w:lang w:val="es-ES"/>
        </w:rPr>
        <w:t>params.txt</w:t>
      </w:r>
    </w:p>
    <w:p w:rsidR="00620A54" w:rsidRPr="00D826E0" w:rsidRDefault="00620A54" w:rsidP="002603CC">
      <w:pPr>
        <w:pStyle w:val="Code"/>
        <w:jc w:val="both"/>
        <w:rPr>
          <w:color w:val="auto"/>
          <w:lang w:val="es-ES"/>
        </w:rPr>
      </w:pPr>
      <w:r w:rsidRPr="00D826E0">
        <w:rPr>
          <w:color w:val="auto"/>
          <w:lang w:val="es-ES"/>
        </w:rPr>
        <w:t>nglobalvar = 3</w:t>
      </w:r>
    </w:p>
    <w:p w:rsidR="00620A54" w:rsidRPr="00D826E0" w:rsidRDefault="00620A54" w:rsidP="002603CC">
      <w:pPr>
        <w:pStyle w:val="Code"/>
        <w:jc w:val="both"/>
        <w:rPr>
          <w:color w:val="auto"/>
          <w:lang w:val="es-ES"/>
        </w:rPr>
      </w:pPr>
      <w:r w:rsidRPr="00D826E0">
        <w:rPr>
          <w:color w:val="auto"/>
          <w:lang w:val="es-ES"/>
        </w:rPr>
        <w:t>zs</w:t>
      </w:r>
    </w:p>
    <w:p w:rsidR="00620A54" w:rsidRPr="00D826E0" w:rsidRDefault="00620A54" w:rsidP="002603CC">
      <w:pPr>
        <w:pStyle w:val="Code"/>
        <w:jc w:val="both"/>
        <w:rPr>
          <w:color w:val="auto"/>
          <w:lang w:val="es-ES"/>
        </w:rPr>
      </w:pPr>
      <w:r w:rsidRPr="00D826E0">
        <w:rPr>
          <w:color w:val="auto"/>
          <w:lang w:val="es-ES"/>
        </w:rPr>
        <w:t>zb</w:t>
      </w:r>
    </w:p>
    <w:p w:rsidR="00620A54" w:rsidRPr="00D826E0" w:rsidRDefault="00620A54" w:rsidP="002603CC">
      <w:pPr>
        <w:pStyle w:val="Code"/>
        <w:jc w:val="both"/>
        <w:rPr>
          <w:color w:val="auto"/>
          <w:lang w:val="es-ES"/>
        </w:rPr>
      </w:pPr>
      <w:r w:rsidRPr="00D826E0">
        <w:rPr>
          <w:color w:val="auto"/>
          <w:lang w:val="es-ES"/>
        </w:rPr>
        <w:t>H</w:t>
      </w:r>
    </w:p>
    <w:p w:rsidR="00C96CBA" w:rsidRPr="004F2B4F" w:rsidRDefault="00C96CBA" w:rsidP="00C96CBA">
      <w:pPr>
        <w:pStyle w:val="Heading4"/>
        <w:jc w:val="both"/>
        <w:rPr>
          <w:lang w:val="en-US"/>
        </w:rPr>
      </w:pPr>
      <w:bookmarkStart w:id="321" w:name="_Ref285459027"/>
      <w:bookmarkStart w:id="322" w:name="_Toc285701685"/>
      <w:commentRangeStart w:id="323"/>
      <w:r w:rsidRPr="004F2B4F">
        <w:rPr>
          <w:lang w:val="en-US"/>
        </w:rPr>
        <w:t>Time</w:t>
      </w:r>
      <w:commentRangeEnd w:id="323"/>
      <w:r w:rsidR="00160C4C">
        <w:rPr>
          <w:rStyle w:val="CommentReference"/>
          <w:i w:val="0"/>
          <w:iCs w:val="0"/>
        </w:rPr>
        <w:commentReference w:id="323"/>
      </w:r>
      <w:r w:rsidRPr="004F2B4F">
        <w:rPr>
          <w:lang w:val="en-US"/>
        </w:rPr>
        <w:t>-averaged spatial output</w:t>
      </w:r>
    </w:p>
    <w:p w:rsidR="00C96CBA" w:rsidRPr="004F2B4F" w:rsidRDefault="00C96CBA" w:rsidP="00C96CBA">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Pr>
          <w:lang w:val="en-US"/>
        </w:rPr>
        <w:t xml:space="preserve">. </w:t>
      </w:r>
      <w:r w:rsidRPr="004F2B4F">
        <w:rPr>
          <w:lang w:val="en-US"/>
        </w:rPr>
        <w:t xml:space="preserve">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C96CBA" w:rsidRPr="004F2B4F" w:rsidRDefault="00C96CBA" w:rsidP="00C96CBA">
      <w:pPr>
        <w:pStyle w:val="Codeheader"/>
        <w:rPr>
          <w:lang w:val="en-US"/>
        </w:rPr>
      </w:pPr>
      <w:r w:rsidRPr="004F2B4F">
        <w:rPr>
          <w:lang w:val="en-US"/>
        </w:rPr>
        <w:t>params.txt</w:t>
      </w:r>
    </w:p>
    <w:p w:rsidR="00C96CBA" w:rsidRPr="005E51E7" w:rsidRDefault="00C96CBA" w:rsidP="00C96CBA">
      <w:pPr>
        <w:pStyle w:val="Code"/>
        <w:jc w:val="both"/>
        <w:rPr>
          <w:color w:val="auto"/>
        </w:rPr>
      </w:pPr>
      <w:r w:rsidRPr="005E51E7">
        <w:rPr>
          <w:color w:val="auto"/>
        </w:rPr>
        <w:t>nmeanvar = 2</w:t>
      </w:r>
    </w:p>
    <w:p w:rsidR="00C96CBA" w:rsidRPr="005E51E7" w:rsidRDefault="00C96CBA" w:rsidP="00C96CBA">
      <w:pPr>
        <w:pStyle w:val="Code"/>
        <w:jc w:val="both"/>
        <w:rPr>
          <w:color w:val="auto"/>
        </w:rPr>
      </w:pPr>
      <w:r w:rsidRPr="005E51E7">
        <w:rPr>
          <w:color w:val="auto"/>
        </w:rPr>
        <w:t>u</w:t>
      </w:r>
    </w:p>
    <w:p w:rsidR="00C96CBA" w:rsidRPr="005E51E7" w:rsidRDefault="00C96CBA" w:rsidP="00C96CBA">
      <w:pPr>
        <w:pStyle w:val="Code"/>
        <w:jc w:val="both"/>
        <w:rPr>
          <w:color w:val="auto"/>
        </w:rPr>
      </w:pPr>
      <w:r w:rsidRPr="005E51E7">
        <w:rPr>
          <w:color w:val="auto"/>
        </w:rPr>
        <w:lastRenderedPageBreak/>
        <w:t>v</w:t>
      </w:r>
    </w:p>
    <w:p w:rsidR="00C96CBA" w:rsidRDefault="00C96CBA">
      <w:pPr>
        <w:spacing w:line="240" w:lineRule="auto"/>
        <w:jc w:val="left"/>
        <w:rPr>
          <w:i/>
          <w:iCs/>
          <w:szCs w:val="28"/>
          <w:lang w:val="en-US"/>
        </w:rPr>
      </w:pPr>
      <w:r>
        <w:rPr>
          <w:lang w:val="en-US"/>
        </w:rPr>
        <w:br w:type="page"/>
      </w:r>
    </w:p>
    <w:p w:rsidR="00270CE6" w:rsidRPr="00752797" w:rsidRDefault="00270CE6" w:rsidP="00270CE6">
      <w:pPr>
        <w:pStyle w:val="Heading4"/>
        <w:jc w:val="both"/>
        <w:rPr>
          <w:lang w:val="en-US"/>
        </w:rPr>
      </w:pPr>
      <w:r w:rsidRPr="00752797">
        <w:rPr>
          <w:lang w:val="en-US"/>
        </w:rPr>
        <w:lastRenderedPageBreak/>
        <w:t>Fixed point output</w:t>
      </w:r>
    </w:p>
    <w:p w:rsidR="00270CE6" w:rsidRPr="00752797" w:rsidRDefault="00270CE6" w:rsidP="00270CE6">
      <w:pPr>
        <w:pStyle w:val="BodyText"/>
        <w:rPr>
          <w:lang w:val="en-US"/>
        </w:rPr>
      </w:pPr>
      <w:r w:rsidRPr="00752797">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752797">
        <w:rPr>
          <w:i/>
          <w:lang w:val="en-US"/>
        </w:rPr>
        <w:t>npoints</w:t>
      </w:r>
      <w:r w:rsidRPr="00752797">
        <w:rPr>
          <w:lang w:val="en-US"/>
        </w:rPr>
        <w:t xml:space="preserve"> keyword in </w:t>
      </w:r>
      <w:r w:rsidRPr="00752797">
        <w:rPr>
          <w:i/>
          <w:lang w:val="en-US"/>
        </w:rPr>
        <w:t>params.txt</w:t>
      </w:r>
      <w:r w:rsidRPr="00752797">
        <w:rPr>
          <w:lang w:val="en-US"/>
        </w:rPr>
        <w:t>, immediately followed by one line per output location describing the location coordinates given as the x-coordinate and y-coordinate and in world coordinates. XBeach will link the output location to the nearest computational point.</w:t>
      </w:r>
    </w:p>
    <w:p w:rsidR="00270CE6" w:rsidRPr="00752797" w:rsidRDefault="00270CE6" w:rsidP="00270CE6">
      <w:pPr>
        <w:pStyle w:val="BodyText"/>
        <w:rPr>
          <w:lang w:val="en-US"/>
        </w:rPr>
      </w:pPr>
      <w:r w:rsidRPr="00752797">
        <w:rPr>
          <w:lang w:val="en-US"/>
        </w:rPr>
        <w:t xml:space="preserve">The user can specify the number and selection of output variables for all points (and </w:t>
      </w:r>
      <w:del w:id="324" w:author="Ellen Quataert" w:date="2015-04-10T13:12:00Z">
        <w:r w:rsidRPr="00752797" w:rsidDel="0003503C">
          <w:rPr>
            <w:lang w:val="en-US"/>
          </w:rPr>
          <w:delText>run-up</w:delText>
        </w:r>
      </w:del>
      <w:ins w:id="325" w:author="Ellen Quataert" w:date="2015-04-10T13:12:00Z">
        <w:r w:rsidR="0003503C">
          <w:rPr>
            <w:lang w:val="en-US"/>
          </w:rPr>
          <w:t>runup</w:t>
        </w:r>
      </w:ins>
      <w:r w:rsidRPr="00752797">
        <w:rPr>
          <w:lang w:val="en-US"/>
        </w:rPr>
        <w:t xml:space="preserve"> gauges, discussed in the following section) using the </w:t>
      </w:r>
      <w:r w:rsidRPr="00752797">
        <w:rPr>
          <w:i/>
          <w:lang w:val="en-US"/>
        </w:rPr>
        <w:t>npointvar</w:t>
      </w:r>
      <w:r w:rsidRPr="00752797">
        <w:rPr>
          <w:lang w:val="en-US"/>
        </w:rPr>
        <w:t xml:space="preserve"> keyword in </w:t>
      </w:r>
      <w:r w:rsidRPr="00752797">
        <w:rPr>
          <w:i/>
          <w:lang w:val="en-US"/>
        </w:rPr>
        <w:t xml:space="preserve">params.txt </w:t>
      </w:r>
      <w:r w:rsidRPr="00752797">
        <w:rPr>
          <w:lang w:val="en-US"/>
        </w:rPr>
        <w:t>to specify the number of output variables, immediately followed by the names of the requested variables on a separate line each.</w:t>
      </w:r>
    </w:p>
    <w:p w:rsidR="00270CE6" w:rsidRPr="00752797" w:rsidRDefault="00270CE6" w:rsidP="00270CE6">
      <w:pPr>
        <w:pStyle w:val="BodyText"/>
        <w:rPr>
          <w:lang w:val="en-US"/>
        </w:rPr>
      </w:pPr>
      <w:r w:rsidRPr="00752797">
        <w:rPr>
          <w:lang w:val="en-US"/>
        </w:rPr>
        <w:t>Fixed point output significantly reduces the amount of data written to file in each time step and is therefore particularly suitable for high temporal resolution output.</w:t>
      </w:r>
    </w:p>
    <w:p w:rsidR="00270CE6" w:rsidRPr="00752797" w:rsidRDefault="00270CE6" w:rsidP="00270CE6">
      <w:pPr>
        <w:pStyle w:val="BodyText"/>
        <w:rPr>
          <w:lang w:val="en-US"/>
        </w:rPr>
      </w:pPr>
      <w:r w:rsidRPr="00752797">
        <w:rPr>
          <w:lang w:val="en-US"/>
        </w:rPr>
        <w:t xml:space="preserve">An example with two output locations is given below. The first point is located on the offshore boundary (x = 0.0) and somewhere in the middle of the model domain in y-direction (y = 800.0). The second point is located on the lateral boundary (y = 1600.0) and somewhere in the middle of the domain in x-direction (x = 2000.0). Both locations have four output variables: </w:t>
      </w:r>
      <w:r w:rsidRPr="00752797">
        <w:rPr>
          <w:i/>
          <w:lang w:val="en-US"/>
        </w:rPr>
        <w:t xml:space="preserve">H, zs, zb </w:t>
      </w:r>
      <w:r w:rsidRPr="00752797">
        <w:rPr>
          <w:lang w:val="en-US"/>
        </w:rPr>
        <w:t>and</w:t>
      </w:r>
      <w:r w:rsidRPr="00752797">
        <w:rPr>
          <w:i/>
          <w:lang w:val="en-US"/>
        </w:rPr>
        <w:t xml:space="preserve"> D</w:t>
      </w:r>
      <w:r w:rsidRPr="00752797">
        <w:rPr>
          <w:lang w:val="en-US"/>
        </w:rPr>
        <w:t>.</w:t>
      </w:r>
    </w:p>
    <w:p w:rsidR="00270CE6" w:rsidRPr="00752797" w:rsidRDefault="00270CE6" w:rsidP="00270CE6">
      <w:pPr>
        <w:pStyle w:val="Codeheader"/>
        <w:rPr>
          <w:lang w:val="en-US"/>
        </w:rPr>
      </w:pPr>
      <w:r w:rsidRPr="00752797">
        <w:rPr>
          <w:lang w:val="en-US"/>
        </w:rPr>
        <w:t>params.txt</w:t>
      </w:r>
    </w:p>
    <w:p w:rsidR="00270CE6" w:rsidRPr="005E51E7" w:rsidRDefault="00270CE6" w:rsidP="00270CE6">
      <w:pPr>
        <w:pStyle w:val="Code"/>
        <w:jc w:val="both"/>
        <w:rPr>
          <w:color w:val="auto"/>
        </w:rPr>
      </w:pPr>
      <w:r w:rsidRPr="005E51E7">
        <w:rPr>
          <w:color w:val="auto"/>
        </w:rPr>
        <w:t>npoints = 2</w:t>
      </w:r>
    </w:p>
    <w:p w:rsidR="00270CE6" w:rsidRPr="005E51E7" w:rsidRDefault="00270CE6" w:rsidP="00270CE6">
      <w:pPr>
        <w:pStyle w:val="Code"/>
        <w:jc w:val="both"/>
        <w:rPr>
          <w:color w:val="auto"/>
        </w:rPr>
      </w:pPr>
      <w:r w:rsidRPr="005E51E7">
        <w:rPr>
          <w:color w:val="auto"/>
        </w:rPr>
        <w:t xml:space="preserve">0. 800. </w:t>
      </w:r>
    </w:p>
    <w:p w:rsidR="00270CE6" w:rsidRPr="005E51E7" w:rsidRDefault="00270CE6" w:rsidP="00270CE6">
      <w:pPr>
        <w:pStyle w:val="Code"/>
        <w:jc w:val="both"/>
        <w:rPr>
          <w:color w:val="auto"/>
        </w:rPr>
      </w:pPr>
      <w:r w:rsidRPr="005E51E7">
        <w:rPr>
          <w:color w:val="auto"/>
        </w:rPr>
        <w:t xml:space="preserve">2000. 1600. </w:t>
      </w:r>
    </w:p>
    <w:p w:rsidR="00270CE6" w:rsidRPr="005E51E7" w:rsidRDefault="00270CE6" w:rsidP="00270CE6">
      <w:pPr>
        <w:pStyle w:val="Code"/>
        <w:jc w:val="both"/>
        <w:rPr>
          <w:color w:val="auto"/>
        </w:rPr>
      </w:pPr>
    </w:p>
    <w:p w:rsidR="00270CE6" w:rsidRPr="005E51E7" w:rsidRDefault="00270CE6" w:rsidP="00270CE6">
      <w:pPr>
        <w:pStyle w:val="Code"/>
        <w:jc w:val="both"/>
        <w:rPr>
          <w:color w:val="auto"/>
        </w:rPr>
      </w:pPr>
      <w:r w:rsidRPr="005E51E7">
        <w:rPr>
          <w:color w:val="auto"/>
        </w:rPr>
        <w:t>npointvar = 4</w:t>
      </w:r>
    </w:p>
    <w:p w:rsidR="00270CE6" w:rsidRPr="005E51E7" w:rsidRDefault="00270CE6" w:rsidP="00270CE6">
      <w:pPr>
        <w:pStyle w:val="Code"/>
        <w:jc w:val="both"/>
        <w:rPr>
          <w:color w:val="auto"/>
        </w:rPr>
      </w:pPr>
      <w:r w:rsidRPr="005E51E7">
        <w:rPr>
          <w:color w:val="auto"/>
        </w:rPr>
        <w:t>H</w:t>
      </w:r>
    </w:p>
    <w:p w:rsidR="00270CE6" w:rsidRPr="005E51E7" w:rsidRDefault="00270CE6" w:rsidP="00270CE6">
      <w:pPr>
        <w:pStyle w:val="Code"/>
        <w:jc w:val="both"/>
        <w:rPr>
          <w:color w:val="auto"/>
        </w:rPr>
      </w:pPr>
      <w:r w:rsidRPr="005E51E7">
        <w:rPr>
          <w:color w:val="auto"/>
        </w:rPr>
        <w:t>zs</w:t>
      </w:r>
    </w:p>
    <w:p w:rsidR="00270CE6" w:rsidRPr="005E51E7" w:rsidRDefault="00270CE6" w:rsidP="00270CE6">
      <w:pPr>
        <w:pStyle w:val="Code"/>
        <w:jc w:val="both"/>
        <w:rPr>
          <w:color w:val="auto"/>
        </w:rPr>
      </w:pPr>
      <w:r w:rsidRPr="005E51E7">
        <w:rPr>
          <w:color w:val="auto"/>
        </w:rPr>
        <w:t>zb</w:t>
      </w:r>
    </w:p>
    <w:p w:rsidR="00270CE6" w:rsidRPr="005E51E7" w:rsidRDefault="00270CE6" w:rsidP="00270CE6">
      <w:pPr>
        <w:pStyle w:val="Code"/>
        <w:jc w:val="both"/>
        <w:rPr>
          <w:color w:val="auto"/>
        </w:rPr>
      </w:pPr>
      <w:r w:rsidRPr="005E51E7">
        <w:rPr>
          <w:color w:val="auto"/>
        </w:rPr>
        <w:t>D</w:t>
      </w:r>
    </w:p>
    <w:p w:rsidR="00270CE6" w:rsidRPr="00752797" w:rsidRDefault="00270CE6" w:rsidP="00270CE6">
      <w:pPr>
        <w:pStyle w:val="Heading4"/>
        <w:jc w:val="both"/>
        <w:rPr>
          <w:lang w:val="en-US"/>
        </w:rPr>
      </w:pPr>
      <w:commentRangeStart w:id="326"/>
      <w:r w:rsidRPr="00752797">
        <w:rPr>
          <w:lang w:val="en-US"/>
        </w:rPr>
        <w:t>Run</w:t>
      </w:r>
      <w:commentRangeEnd w:id="326"/>
      <w:r w:rsidR="00433399">
        <w:rPr>
          <w:rStyle w:val="CommentReference"/>
          <w:i w:val="0"/>
          <w:iCs w:val="0"/>
        </w:rPr>
        <w:commentReference w:id="326"/>
      </w:r>
      <w:del w:id="327" w:author="Ellen Quataert" w:date="2015-04-10T13:13:00Z">
        <w:r w:rsidRPr="00752797" w:rsidDel="0003503C">
          <w:rPr>
            <w:lang w:val="en-US"/>
          </w:rPr>
          <w:delText>-</w:delText>
        </w:r>
      </w:del>
      <w:r w:rsidRPr="00752797">
        <w:rPr>
          <w:lang w:val="en-US"/>
        </w:rPr>
        <w:t>up gauge output</w:t>
      </w:r>
    </w:p>
    <w:p w:rsidR="00270CE6" w:rsidRPr="00752797" w:rsidRDefault="00270CE6" w:rsidP="00270CE6">
      <w:pPr>
        <w:pStyle w:val="BodyText"/>
        <w:rPr>
          <w:lang w:val="en-US"/>
        </w:rPr>
      </w:pPr>
      <w:del w:id="328" w:author="Ellen Quataert" w:date="2015-04-10T13:13:00Z">
        <w:r w:rsidRPr="00752797" w:rsidDel="0003503C">
          <w:rPr>
            <w:lang w:val="en-US"/>
          </w:rPr>
          <w:delText>Run-up</w:delText>
        </w:r>
      </w:del>
      <w:ins w:id="329" w:author="Ellen Quataert" w:date="2015-04-10T13:13:00Z">
        <w:r w:rsidR="0003503C">
          <w:rPr>
            <w:lang w:val="en-US"/>
          </w:rPr>
          <w:t>Runup</w:t>
        </w:r>
      </w:ins>
      <w:r w:rsidRPr="00752797">
        <w:rPr>
          <w:lang w:val="en-US"/>
        </w:rPr>
        <w:t xml:space="preserve"> gauge output describes a time-series of a number of variables at the (moving) waterline. In this case XBeach scans in an x-directional transect defined by the user for the location of the waterline. Output information is recorded for this moving point. This is particularly useful to keep track of </w:t>
      </w:r>
      <w:del w:id="330" w:author="Ellen Quataert" w:date="2015-04-10T13:12:00Z">
        <w:r w:rsidRPr="00752797" w:rsidDel="0003503C">
          <w:rPr>
            <w:lang w:val="en-US"/>
          </w:rPr>
          <w:delText>run-up</w:delText>
        </w:r>
      </w:del>
      <w:ins w:id="331" w:author="Ellen Quataert" w:date="2015-04-10T13:12:00Z">
        <w:r w:rsidR="0003503C">
          <w:rPr>
            <w:lang w:val="en-US"/>
          </w:rPr>
          <w:t>runup</w:t>
        </w:r>
      </w:ins>
      <w:r w:rsidRPr="00752797">
        <w:rPr>
          <w:lang w:val="en-US"/>
        </w:rPr>
        <w:t xml:space="preserve"> levels in cross-shore transects.</w:t>
      </w:r>
    </w:p>
    <w:p w:rsidR="00270CE6" w:rsidRPr="00752797" w:rsidRDefault="00270CE6" w:rsidP="00270CE6">
      <w:pPr>
        <w:pStyle w:val="BodyText"/>
        <w:rPr>
          <w:lang w:val="en-US"/>
        </w:rPr>
      </w:pPr>
      <w:r w:rsidRPr="00752797">
        <w:rPr>
          <w:lang w:val="en-US"/>
        </w:rPr>
        <w:t xml:space="preserve">The definition of </w:t>
      </w:r>
      <w:del w:id="332" w:author="Ellen Quataert" w:date="2015-04-10T13:12:00Z">
        <w:r w:rsidRPr="00752797" w:rsidDel="0003503C">
          <w:rPr>
            <w:lang w:val="en-US"/>
          </w:rPr>
          <w:delText>run-up</w:delText>
        </w:r>
      </w:del>
      <w:ins w:id="333" w:author="Ellen Quataert" w:date="2015-04-10T13:12:00Z">
        <w:r w:rsidR="0003503C">
          <w:rPr>
            <w:lang w:val="en-US"/>
          </w:rPr>
          <w:t>runup</w:t>
        </w:r>
      </w:ins>
      <w:r w:rsidRPr="00752797">
        <w:rPr>
          <w:lang w:val="en-US"/>
        </w:rPr>
        <w:t xml:space="preserve"> gauges is similar to the definition of fixed point output. The user needs to specify the number of </w:t>
      </w:r>
      <w:del w:id="334" w:author="Ellen Quataert" w:date="2015-04-10T13:12:00Z">
        <w:r w:rsidRPr="00752797" w:rsidDel="0003503C">
          <w:rPr>
            <w:lang w:val="en-US"/>
          </w:rPr>
          <w:delText>run-up</w:delText>
        </w:r>
      </w:del>
      <w:ins w:id="335" w:author="Ellen Quataert" w:date="2015-04-10T13:12:00Z">
        <w:r w:rsidR="0003503C">
          <w:rPr>
            <w:lang w:val="en-US"/>
          </w:rPr>
          <w:t>runup</w:t>
        </w:r>
      </w:ins>
      <w:r w:rsidRPr="00752797">
        <w:rPr>
          <w:lang w:val="en-US"/>
        </w:rPr>
        <w:t xml:space="preserve"> gauges using the </w:t>
      </w:r>
      <w:r w:rsidRPr="00752797">
        <w:rPr>
          <w:i/>
          <w:lang w:val="en-US"/>
        </w:rPr>
        <w:t>nrugauge</w:t>
      </w:r>
      <w:r w:rsidRPr="00752797">
        <w:rPr>
          <w:lang w:val="en-US"/>
        </w:rPr>
        <w:t xml:space="preserve"> keyword in </w:t>
      </w:r>
      <w:r w:rsidRPr="00752797">
        <w:rPr>
          <w:i/>
          <w:lang w:val="en-US"/>
        </w:rPr>
        <w:t>params.txt</w:t>
      </w:r>
      <w:r w:rsidRPr="00752797">
        <w:rPr>
          <w:lang w:val="en-US"/>
        </w:rPr>
        <w:t xml:space="preserve">, immediately followed by one line per </w:t>
      </w:r>
      <w:del w:id="336" w:author="Ellen Quataert" w:date="2015-04-10T13:12:00Z">
        <w:r w:rsidRPr="00752797" w:rsidDel="0003503C">
          <w:rPr>
            <w:lang w:val="en-US"/>
          </w:rPr>
          <w:delText>run-up</w:delText>
        </w:r>
      </w:del>
      <w:ins w:id="337" w:author="Ellen Quataert" w:date="2015-04-10T13:12:00Z">
        <w:r w:rsidR="0003503C">
          <w:rPr>
            <w:lang w:val="en-US"/>
          </w:rPr>
          <w:t>runup</w:t>
        </w:r>
      </w:ins>
      <w:r w:rsidRPr="00752797">
        <w:rPr>
          <w:lang w:val="en-US"/>
        </w:rPr>
        <w:t xml:space="preserve"> gauge location describing the coordinates of the initial location of the </w:t>
      </w:r>
      <w:del w:id="338" w:author="Ellen Quataert" w:date="2015-04-10T13:12:00Z">
        <w:r w:rsidRPr="00752797" w:rsidDel="0003503C">
          <w:rPr>
            <w:lang w:val="en-US"/>
          </w:rPr>
          <w:delText>run-up</w:delText>
        </w:r>
      </w:del>
      <w:ins w:id="339" w:author="Ellen Quataert" w:date="2015-04-10T13:12:00Z">
        <w:r w:rsidR="0003503C">
          <w:rPr>
            <w:lang w:val="en-US"/>
          </w:rPr>
          <w:t>runup</w:t>
        </w:r>
      </w:ins>
      <w:r w:rsidRPr="00752797">
        <w:rPr>
          <w:lang w:val="en-US"/>
        </w:rPr>
        <w:t xml:space="preserve"> gauge. XBeach will subsequently link the initial </w:t>
      </w:r>
      <w:del w:id="340" w:author="Ellen Quataert" w:date="2015-04-10T13:12:00Z">
        <w:r w:rsidRPr="00752797" w:rsidDel="0003503C">
          <w:rPr>
            <w:lang w:val="en-US"/>
          </w:rPr>
          <w:delText>run-up</w:delText>
        </w:r>
      </w:del>
      <w:ins w:id="341" w:author="Ellen Quataert" w:date="2015-04-10T13:12:00Z">
        <w:r w:rsidR="0003503C">
          <w:rPr>
            <w:lang w:val="en-US"/>
          </w:rPr>
          <w:t>runup</w:t>
        </w:r>
      </w:ins>
      <w:r w:rsidRPr="00752797">
        <w:rPr>
          <w:lang w:val="en-US"/>
        </w:rPr>
        <w:t xml:space="preserve"> gauge location to the nearest computational cross-shore transect rather than just the nearest computational point.</w:t>
      </w:r>
    </w:p>
    <w:p w:rsidR="00270CE6" w:rsidRPr="00752797" w:rsidRDefault="00270CE6" w:rsidP="00270CE6">
      <w:pPr>
        <w:pStyle w:val="BodyText"/>
        <w:rPr>
          <w:lang w:val="en-US"/>
        </w:rPr>
      </w:pPr>
      <w:del w:id="342" w:author="Ellen Quataert" w:date="2015-04-10T13:12:00Z">
        <w:r w:rsidRPr="00752797" w:rsidDel="0003503C">
          <w:rPr>
            <w:lang w:val="en-US"/>
          </w:rPr>
          <w:delText>Run-up</w:delText>
        </w:r>
      </w:del>
      <w:ins w:id="343" w:author="Ellen Quataert" w:date="2015-04-10T13:12:00Z">
        <w:r w:rsidR="0003503C">
          <w:rPr>
            <w:lang w:val="en-US"/>
          </w:rPr>
          <w:t>Runup</w:t>
        </w:r>
      </w:ins>
      <w:r w:rsidRPr="00752797">
        <w:rPr>
          <w:lang w:val="en-US"/>
        </w:rPr>
        <w:t xml:space="preserve"> gauges share their selection of output variables with regular point output. However, in the case of </w:t>
      </w:r>
      <w:del w:id="344" w:author="Ellen Quataert" w:date="2015-04-10T13:12:00Z">
        <w:r w:rsidRPr="00752797" w:rsidDel="0003503C">
          <w:rPr>
            <w:lang w:val="en-US"/>
          </w:rPr>
          <w:delText>run-up</w:delText>
        </w:r>
      </w:del>
      <w:ins w:id="345" w:author="Ellen Quataert" w:date="2015-04-10T13:12:00Z">
        <w:r w:rsidR="0003503C">
          <w:rPr>
            <w:lang w:val="en-US"/>
          </w:rPr>
          <w:t>runup</w:t>
        </w:r>
      </w:ins>
      <w:r w:rsidRPr="00752797">
        <w:rPr>
          <w:lang w:val="en-US"/>
        </w:rPr>
        <w:t xml:space="preserve"> gauges, XBeach will automatically also include the variables </w:t>
      </w:r>
      <w:r w:rsidRPr="00752797">
        <w:rPr>
          <w:i/>
          <w:lang w:val="en-US"/>
        </w:rPr>
        <w:t>xw</w:t>
      </w:r>
      <w:r w:rsidRPr="00752797">
        <w:rPr>
          <w:lang w:val="en-US"/>
        </w:rPr>
        <w:t xml:space="preserve">, </w:t>
      </w:r>
      <w:r w:rsidRPr="00752797">
        <w:rPr>
          <w:i/>
          <w:lang w:val="en-US"/>
        </w:rPr>
        <w:t>yw</w:t>
      </w:r>
      <w:r w:rsidRPr="00752797">
        <w:rPr>
          <w:lang w:val="en-US"/>
        </w:rPr>
        <w:t xml:space="preserve"> and </w:t>
      </w:r>
      <w:r w:rsidRPr="00752797">
        <w:rPr>
          <w:i/>
          <w:lang w:val="en-US"/>
        </w:rPr>
        <w:t>zs</w:t>
      </w:r>
      <w:r w:rsidRPr="00752797">
        <w:rPr>
          <w:lang w:val="en-US"/>
        </w:rPr>
        <w:t xml:space="preserve"> to the point output variables, if these variables were not specified using the </w:t>
      </w:r>
      <w:r w:rsidRPr="00752797">
        <w:rPr>
          <w:i/>
          <w:lang w:val="en-US"/>
        </w:rPr>
        <w:t>npointvar</w:t>
      </w:r>
      <w:r w:rsidRPr="00752797">
        <w:rPr>
          <w:lang w:val="en-US"/>
        </w:rPr>
        <w:t xml:space="preserve"> keyword in </w:t>
      </w:r>
      <w:r w:rsidRPr="00752797">
        <w:rPr>
          <w:i/>
          <w:lang w:val="en-US"/>
        </w:rPr>
        <w:t>params.txt</w:t>
      </w:r>
      <w:r w:rsidRPr="00752797">
        <w:rPr>
          <w:lang w:val="en-US"/>
        </w:rPr>
        <w:t xml:space="preserve">. </w:t>
      </w:r>
      <w:commentRangeStart w:id="346"/>
      <w:r w:rsidRPr="00752797">
        <w:rPr>
          <w:lang w:val="en-US"/>
        </w:rPr>
        <w:t xml:space="preserve">Note that the user should refer to the </w:t>
      </w:r>
      <w:r w:rsidRPr="00752797">
        <w:rPr>
          <w:i/>
          <w:lang w:val="en-US"/>
        </w:rPr>
        <w:t>pointvars.idx</w:t>
      </w:r>
      <w:r w:rsidRPr="00752797">
        <w:rPr>
          <w:lang w:val="en-US"/>
        </w:rPr>
        <w:t xml:space="preserve"> output file to check order of output variables for points and </w:t>
      </w:r>
      <w:del w:id="347" w:author="Ellen Quataert" w:date="2015-04-10T13:12:00Z">
        <w:r w:rsidRPr="00752797" w:rsidDel="0003503C">
          <w:rPr>
            <w:lang w:val="en-US"/>
          </w:rPr>
          <w:delText>run-up</w:delText>
        </w:r>
      </w:del>
      <w:ins w:id="348" w:author="Ellen Quataert" w:date="2015-04-10T13:12:00Z">
        <w:r w:rsidR="0003503C">
          <w:rPr>
            <w:lang w:val="en-US"/>
          </w:rPr>
          <w:t>runup</w:t>
        </w:r>
      </w:ins>
      <w:r w:rsidRPr="00752797">
        <w:rPr>
          <w:lang w:val="en-US"/>
        </w:rPr>
        <w:t xml:space="preserve"> gauges</w:t>
      </w:r>
      <w:commentRangeEnd w:id="346"/>
      <w:r w:rsidR="0003503C">
        <w:rPr>
          <w:rStyle w:val="CommentReference"/>
        </w:rPr>
        <w:commentReference w:id="346"/>
      </w:r>
      <w:r w:rsidRPr="00752797">
        <w:rPr>
          <w:lang w:val="en-US"/>
        </w:rPr>
        <w:t>.</w:t>
      </w:r>
    </w:p>
    <w:p w:rsidR="00270CE6" w:rsidRPr="00752797" w:rsidRDefault="00270CE6" w:rsidP="00270CE6">
      <w:pPr>
        <w:pStyle w:val="BodyText"/>
        <w:rPr>
          <w:lang w:val="en-US"/>
        </w:rPr>
      </w:pPr>
      <w:r w:rsidRPr="00752797">
        <w:rPr>
          <w:lang w:val="en-US"/>
        </w:rPr>
        <w:lastRenderedPageBreak/>
        <w:t xml:space="preserve">An example of a </w:t>
      </w:r>
      <w:del w:id="349" w:author="Ellen Quataert" w:date="2015-04-10T13:12:00Z">
        <w:r w:rsidRPr="00752797" w:rsidDel="0003503C">
          <w:rPr>
            <w:lang w:val="en-US"/>
          </w:rPr>
          <w:delText>run-up</w:delText>
        </w:r>
      </w:del>
      <w:ins w:id="350" w:author="Ellen Quataert" w:date="2015-04-10T13:12:00Z">
        <w:r w:rsidR="0003503C">
          <w:rPr>
            <w:lang w:val="en-US"/>
          </w:rPr>
          <w:t>runup</w:t>
        </w:r>
      </w:ins>
      <w:r w:rsidRPr="00752797">
        <w:rPr>
          <w:lang w:val="en-US"/>
        </w:rPr>
        <w:t xml:space="preserve"> gauge input is given below. The </w:t>
      </w:r>
      <w:del w:id="351" w:author="Ellen Quataert" w:date="2015-04-10T13:12:00Z">
        <w:r w:rsidRPr="00752797" w:rsidDel="0003503C">
          <w:rPr>
            <w:lang w:val="en-US"/>
          </w:rPr>
          <w:delText>run-up</w:delText>
        </w:r>
      </w:del>
      <w:ins w:id="352" w:author="Ellen Quataert" w:date="2015-04-10T13:12:00Z">
        <w:r w:rsidR="0003503C">
          <w:rPr>
            <w:lang w:val="en-US"/>
          </w:rPr>
          <w:t>runup</w:t>
        </w:r>
      </w:ins>
      <w:r w:rsidRPr="00752797">
        <w:rPr>
          <w:lang w:val="en-US"/>
        </w:rPr>
        <w:t xml:space="preserve"> gauge is initially located on the offshore boundary (x = 0.0) and somewhere in the middle of the model domain in y-direction (y = 800.0). The </w:t>
      </w:r>
      <w:del w:id="353" w:author="Ellen Quataert" w:date="2015-04-10T13:12:00Z">
        <w:r w:rsidRPr="00752797" w:rsidDel="0003503C">
          <w:rPr>
            <w:lang w:val="en-US"/>
          </w:rPr>
          <w:delText>run-up</w:delText>
        </w:r>
      </w:del>
      <w:ins w:id="354" w:author="Ellen Quataert" w:date="2015-04-10T13:12:00Z">
        <w:r w:rsidR="0003503C">
          <w:rPr>
            <w:lang w:val="en-US"/>
          </w:rPr>
          <w:t>runup</w:t>
        </w:r>
      </w:ins>
      <w:r w:rsidRPr="00752797">
        <w:rPr>
          <w:lang w:val="en-US"/>
        </w:rPr>
        <w:t xml:space="preserve"> gauge will display standard output variables (</w:t>
      </w:r>
      <w:r w:rsidRPr="00752797">
        <w:rPr>
          <w:i/>
          <w:lang w:val="en-US"/>
        </w:rPr>
        <w:t>xw</w:t>
      </w:r>
      <w:r w:rsidRPr="00752797">
        <w:rPr>
          <w:lang w:val="en-US"/>
        </w:rPr>
        <w:t xml:space="preserve">, </w:t>
      </w:r>
      <w:r w:rsidRPr="00752797">
        <w:rPr>
          <w:i/>
          <w:lang w:val="en-US"/>
        </w:rPr>
        <w:t>yw</w:t>
      </w:r>
      <w:r w:rsidRPr="00752797">
        <w:rPr>
          <w:lang w:val="en-US"/>
        </w:rPr>
        <w:t xml:space="preserve"> and </w:t>
      </w:r>
      <w:r w:rsidRPr="00752797">
        <w:rPr>
          <w:i/>
          <w:lang w:val="en-US"/>
        </w:rPr>
        <w:t>zs</w:t>
      </w:r>
      <w:r w:rsidRPr="00752797">
        <w:rPr>
          <w:lang w:val="en-US"/>
        </w:rPr>
        <w:t xml:space="preserve">, as well as any output variables specified by the </w:t>
      </w:r>
      <w:r w:rsidRPr="00752797">
        <w:rPr>
          <w:i/>
          <w:lang w:val="en-US"/>
        </w:rPr>
        <w:t>npointvar</w:t>
      </w:r>
      <w:r w:rsidRPr="00752797">
        <w:rPr>
          <w:lang w:val="en-US"/>
        </w:rPr>
        <w:t xml:space="preserve"> keyword).</w:t>
      </w:r>
    </w:p>
    <w:p w:rsidR="00270CE6" w:rsidRPr="00752797" w:rsidRDefault="00270CE6" w:rsidP="00270CE6">
      <w:pPr>
        <w:pStyle w:val="Codeheader"/>
        <w:rPr>
          <w:lang w:val="en-US"/>
        </w:rPr>
      </w:pPr>
      <w:r w:rsidRPr="00752797">
        <w:rPr>
          <w:lang w:val="en-US"/>
        </w:rPr>
        <w:t>params.txt</w:t>
      </w:r>
    </w:p>
    <w:p w:rsidR="00270CE6" w:rsidRPr="005E51E7" w:rsidRDefault="00270CE6" w:rsidP="00270CE6">
      <w:pPr>
        <w:pStyle w:val="Code"/>
        <w:jc w:val="both"/>
        <w:rPr>
          <w:color w:val="auto"/>
        </w:rPr>
      </w:pPr>
      <w:r w:rsidRPr="005E51E7">
        <w:rPr>
          <w:color w:val="auto"/>
        </w:rPr>
        <w:t>nrugauge = 1</w:t>
      </w:r>
    </w:p>
    <w:p w:rsidR="00270CE6" w:rsidRPr="005E51E7" w:rsidRDefault="00270CE6" w:rsidP="00270CE6">
      <w:pPr>
        <w:pStyle w:val="Code"/>
        <w:jc w:val="both"/>
        <w:rPr>
          <w:color w:val="auto"/>
        </w:rPr>
      </w:pPr>
      <w:r w:rsidRPr="005E51E7">
        <w:rPr>
          <w:color w:val="auto"/>
        </w:rPr>
        <w:t xml:space="preserve">0. 800. </w:t>
      </w:r>
    </w:p>
    <w:p w:rsidR="00620A54" w:rsidRPr="00752797" w:rsidRDefault="00620A54" w:rsidP="002603CC">
      <w:pPr>
        <w:pStyle w:val="Heading3"/>
        <w:jc w:val="both"/>
        <w:rPr>
          <w:lang w:val="en-US"/>
        </w:rPr>
      </w:pPr>
      <w:bookmarkStart w:id="355" w:name="_Toc413853451"/>
      <w:r w:rsidRPr="00752797">
        <w:rPr>
          <w:lang w:val="en-US"/>
        </w:rPr>
        <w:t>Output times</w:t>
      </w:r>
      <w:bookmarkEnd w:id="321"/>
      <w:bookmarkEnd w:id="322"/>
      <w:bookmarkEnd w:id="355"/>
    </w:p>
    <w:p w:rsidR="00620A54" w:rsidRPr="00752797" w:rsidRDefault="00620A54" w:rsidP="002603CC">
      <w:pPr>
        <w:pStyle w:val="BodyText"/>
        <w:rPr>
          <w:lang w:val="en-US"/>
        </w:rPr>
      </w:pPr>
      <w:r w:rsidRPr="00752797">
        <w:rPr>
          <w:lang w:val="en-US"/>
        </w:rPr>
        <w:t xml:space="preserve">The user may determine the output times for regular spatial output variables, time averaged spatial variables and point location variables individually. </w:t>
      </w:r>
      <w:del w:id="356" w:author="Ellen Quataert" w:date="2015-04-10T13:13:00Z">
        <w:r w:rsidRPr="00752797" w:rsidDel="0003503C">
          <w:rPr>
            <w:lang w:val="en-US"/>
          </w:rPr>
          <w:delText>Run-up</w:delText>
        </w:r>
      </w:del>
      <w:ins w:id="357" w:author="Ellen Quataert" w:date="2015-04-10T13:13:00Z">
        <w:r w:rsidR="0003503C">
          <w:rPr>
            <w:lang w:val="en-US"/>
          </w:rPr>
          <w:t>Runup</w:t>
        </w:r>
      </w:ins>
      <w:r w:rsidRPr="00752797">
        <w:rPr>
          <w:lang w:val="en-US"/>
        </w:rPr>
        <w:t xml:space="preserve">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752797" w:rsidRDefault="00620A54" w:rsidP="002603CC">
      <w:pPr>
        <w:pStyle w:val="Heading4"/>
        <w:jc w:val="both"/>
        <w:rPr>
          <w:lang w:val="en-US"/>
        </w:rPr>
      </w:pPr>
      <w:r w:rsidRPr="00752797">
        <w:rPr>
          <w:lang w:val="en-US"/>
        </w:rPr>
        <w:t>Output at fixed intervals</w:t>
      </w:r>
    </w:p>
    <w:p w:rsidR="00620A54" w:rsidRPr="00752797" w:rsidRDefault="00620A54" w:rsidP="002603CC">
      <w:pPr>
        <w:pStyle w:val="BodyText"/>
        <w:rPr>
          <w:lang w:val="en-US"/>
        </w:rPr>
      </w:pPr>
      <w:r w:rsidRPr="00752797">
        <w:rPr>
          <w:lang w:val="en-US"/>
        </w:rPr>
        <w:t xml:space="preserve">The user should define a point in time after the start of the simulation at which the first output is generated for fixed interval output. The user can do this by using the </w:t>
      </w:r>
      <w:r w:rsidRPr="00752797">
        <w:rPr>
          <w:i/>
          <w:lang w:val="en-US"/>
        </w:rPr>
        <w:t>tstart</w:t>
      </w:r>
      <w:r w:rsidRPr="00752797">
        <w:rPr>
          <w:lang w:val="en-US"/>
        </w:rPr>
        <w:t xml:space="preserve"> keyword in </w:t>
      </w:r>
      <w:r w:rsidRPr="00752797">
        <w:rPr>
          <w:i/>
          <w:lang w:val="en-US"/>
        </w:rPr>
        <w:t>params.txt</w:t>
      </w:r>
      <w:r w:rsidRPr="00752797">
        <w:rPr>
          <w:lang w:val="en-US"/>
        </w:rPr>
        <w:t xml:space="preserve">. All output that is being generated at fixed intervals uses </w:t>
      </w:r>
      <w:r w:rsidRPr="00752797">
        <w:rPr>
          <w:i/>
          <w:lang w:val="en-US"/>
        </w:rPr>
        <w:t>tstart</w:t>
      </w:r>
      <w:r w:rsidRPr="00752797">
        <w:rPr>
          <w:lang w:val="en-US"/>
        </w:rPr>
        <w:t xml:space="preserve"> as their base. The interval for instantaneous spatial output is given by the </w:t>
      </w:r>
      <w:r w:rsidRPr="00752797">
        <w:rPr>
          <w:i/>
          <w:lang w:val="en-US"/>
        </w:rPr>
        <w:t>tintg</w:t>
      </w:r>
      <w:r w:rsidRPr="00752797">
        <w:rPr>
          <w:lang w:val="en-US"/>
        </w:rPr>
        <w:t xml:space="preserve"> keyword. The keywords for the interval of time-averaged spatial output and point output are </w:t>
      </w:r>
      <w:r w:rsidRPr="00752797">
        <w:rPr>
          <w:i/>
          <w:lang w:val="en-US"/>
        </w:rPr>
        <w:t>tintm</w:t>
      </w:r>
      <w:r w:rsidRPr="00752797">
        <w:rPr>
          <w:lang w:val="en-US"/>
        </w:rPr>
        <w:t xml:space="preserve"> and </w:t>
      </w:r>
      <w:r w:rsidRPr="00752797">
        <w:rPr>
          <w:i/>
          <w:lang w:val="en-US"/>
        </w:rPr>
        <w:t>tintp</w:t>
      </w:r>
      <w:r w:rsidRPr="00752797">
        <w:rPr>
          <w:lang w:val="en-US"/>
        </w:rPr>
        <w:t xml:space="preserve"> respectively, where </w:t>
      </w:r>
      <w:r w:rsidRPr="00752797">
        <w:rPr>
          <w:i/>
          <w:lang w:val="en-US"/>
        </w:rPr>
        <w:t>tintp</w:t>
      </w:r>
      <w:r w:rsidRPr="00752797">
        <w:rPr>
          <w:lang w:val="en-US"/>
        </w:rPr>
        <w:t xml:space="preserve"> is used both for fixed point and </w:t>
      </w:r>
      <w:del w:id="358" w:author="Ellen Quataert" w:date="2015-04-10T13:13:00Z">
        <w:r w:rsidRPr="00752797" w:rsidDel="0003503C">
          <w:rPr>
            <w:lang w:val="en-US"/>
          </w:rPr>
          <w:delText>run-up</w:delText>
        </w:r>
      </w:del>
      <w:ins w:id="359" w:author="Ellen Quataert" w:date="2015-04-10T13:13:00Z">
        <w:r w:rsidR="0003503C">
          <w:rPr>
            <w:lang w:val="en-US"/>
          </w:rPr>
          <w:t>runup</w:t>
        </w:r>
      </w:ins>
      <w:r w:rsidRPr="00752797">
        <w:rPr>
          <w:lang w:val="en-US"/>
        </w:rPr>
        <w:t xml:space="preserve"> gauge output. Note that </w:t>
      </w:r>
      <w:r w:rsidRPr="00752797">
        <w:rPr>
          <w:i/>
          <w:lang w:val="en-US"/>
        </w:rPr>
        <w:t>tintg</w:t>
      </w:r>
      <w:r w:rsidRPr="00752797">
        <w:rPr>
          <w:lang w:val="en-US"/>
        </w:rPr>
        <w:t xml:space="preserve">, </w:t>
      </w:r>
      <w:r w:rsidRPr="00752797">
        <w:rPr>
          <w:i/>
          <w:lang w:val="en-US"/>
        </w:rPr>
        <w:t>tintm</w:t>
      </w:r>
      <w:r w:rsidRPr="00752797">
        <w:rPr>
          <w:lang w:val="en-US"/>
        </w:rPr>
        <w:t xml:space="preserve"> and </w:t>
      </w:r>
      <w:r w:rsidRPr="00752797">
        <w:rPr>
          <w:i/>
          <w:lang w:val="en-US"/>
        </w:rPr>
        <w:t>tintp</w:t>
      </w:r>
      <w:r w:rsidRPr="00752797">
        <w:rPr>
          <w:lang w:val="en-US"/>
        </w:rPr>
        <w:t xml:space="preserve"> supersede the older </w:t>
      </w:r>
      <w:r w:rsidRPr="00752797">
        <w:rPr>
          <w:i/>
          <w:lang w:val="en-US"/>
        </w:rPr>
        <w:t>tint</w:t>
      </w:r>
      <w:r w:rsidRPr="00752797">
        <w:rPr>
          <w:lang w:val="en-US"/>
        </w:rPr>
        <w:t xml:space="preserve"> parameter that is valid for all types of output. The default value of </w:t>
      </w:r>
      <w:r w:rsidRPr="00752797">
        <w:rPr>
          <w:i/>
          <w:lang w:val="en-US"/>
        </w:rPr>
        <w:t>tintg</w:t>
      </w:r>
      <w:r w:rsidRPr="00752797">
        <w:rPr>
          <w:lang w:val="en-US"/>
        </w:rPr>
        <w:t xml:space="preserve"> is one second. If </w:t>
      </w:r>
      <w:r w:rsidRPr="00752797">
        <w:rPr>
          <w:i/>
          <w:lang w:val="en-US"/>
        </w:rPr>
        <w:t>tintp</w:t>
      </w:r>
      <w:r w:rsidRPr="00752797">
        <w:rPr>
          <w:lang w:val="en-US"/>
        </w:rPr>
        <w:t xml:space="preserve"> or </w:t>
      </w:r>
      <w:r w:rsidRPr="00752797">
        <w:rPr>
          <w:i/>
          <w:lang w:val="en-US"/>
        </w:rPr>
        <w:t>tintm</w:t>
      </w:r>
      <w:r w:rsidRPr="00752797">
        <w:rPr>
          <w:lang w:val="en-US"/>
        </w:rPr>
        <w:t xml:space="preserve"> is not stated, but output is declared (</w:t>
      </w:r>
      <w:r w:rsidRPr="00752797">
        <w:rPr>
          <w:i/>
          <w:lang w:val="en-US"/>
        </w:rPr>
        <w:t>npoints</w:t>
      </w:r>
      <w:r w:rsidRPr="00752797">
        <w:rPr>
          <w:lang w:val="en-US"/>
        </w:rPr>
        <w:t xml:space="preserve">, </w:t>
      </w:r>
      <w:r w:rsidRPr="00752797">
        <w:rPr>
          <w:i/>
          <w:lang w:val="en-US"/>
        </w:rPr>
        <w:t>nrugauge</w:t>
      </w:r>
      <w:r w:rsidRPr="00752797">
        <w:rPr>
          <w:lang w:val="en-US"/>
        </w:rPr>
        <w:t xml:space="preserve"> or </w:t>
      </w:r>
      <w:r w:rsidRPr="00752797">
        <w:rPr>
          <w:i/>
          <w:lang w:val="en-US"/>
        </w:rPr>
        <w:t>nmeanvar</w:t>
      </w:r>
      <w:r w:rsidRPr="00752797">
        <w:rPr>
          <w:lang w:val="en-US"/>
        </w:rPr>
        <w:t xml:space="preserve"> is stated larger than zero), XBeach assumes the same output interval as </w:t>
      </w:r>
      <w:r w:rsidRPr="00752797">
        <w:rPr>
          <w:i/>
          <w:lang w:val="en-US"/>
        </w:rPr>
        <w:t>tintg</w:t>
      </w:r>
      <w:r w:rsidRPr="00752797">
        <w:rPr>
          <w:lang w:val="en-US"/>
        </w:rPr>
        <w:t>. An example of the definition of fixed intervals is given below.</w:t>
      </w:r>
      <w:bookmarkStart w:id="360" w:name="_GoBack"/>
      <w:bookmarkEnd w:id="360"/>
    </w:p>
    <w:p w:rsidR="00620A54" w:rsidRPr="00752797" w:rsidRDefault="00620A54" w:rsidP="002603CC">
      <w:pPr>
        <w:pStyle w:val="Codeheader"/>
        <w:rPr>
          <w:lang w:val="en-US"/>
        </w:rPr>
      </w:pPr>
      <w:r w:rsidRPr="00752797">
        <w:rPr>
          <w:lang w:val="en-US"/>
        </w:rPr>
        <w:t>params.txt</w:t>
      </w:r>
    </w:p>
    <w:p w:rsidR="00620A54" w:rsidRPr="005E51E7" w:rsidRDefault="00620A54" w:rsidP="002603CC">
      <w:pPr>
        <w:pStyle w:val="Code"/>
        <w:jc w:val="both"/>
        <w:rPr>
          <w:color w:val="auto"/>
        </w:rPr>
      </w:pPr>
      <w:r w:rsidRPr="005E51E7">
        <w:rPr>
          <w:color w:val="auto"/>
        </w:rPr>
        <w:t>tstart = 100.</w:t>
      </w:r>
    </w:p>
    <w:p w:rsidR="00620A54" w:rsidRPr="005E51E7" w:rsidRDefault="00620A54" w:rsidP="002603CC">
      <w:pPr>
        <w:pStyle w:val="Code"/>
        <w:jc w:val="both"/>
        <w:rPr>
          <w:color w:val="auto"/>
        </w:rPr>
      </w:pPr>
      <w:r w:rsidRPr="005E51E7">
        <w:rPr>
          <w:color w:val="auto"/>
        </w:rPr>
        <w:t>tintg = 100.</w:t>
      </w:r>
    </w:p>
    <w:p w:rsidR="00620A54" w:rsidRPr="005E51E7" w:rsidRDefault="00620A54" w:rsidP="002603CC">
      <w:pPr>
        <w:pStyle w:val="Code"/>
        <w:jc w:val="both"/>
        <w:rPr>
          <w:color w:val="auto"/>
        </w:rPr>
      </w:pPr>
      <w:r w:rsidRPr="005E51E7">
        <w:rPr>
          <w:color w:val="auto"/>
        </w:rPr>
        <w:t>tintp = 2.</w:t>
      </w:r>
    </w:p>
    <w:p w:rsidR="00620A54" w:rsidRPr="005E51E7" w:rsidRDefault="00620A54" w:rsidP="002603CC">
      <w:pPr>
        <w:pStyle w:val="Code"/>
        <w:jc w:val="both"/>
        <w:rPr>
          <w:color w:val="auto"/>
        </w:rPr>
      </w:pPr>
      <w:r w:rsidRPr="005E51E7">
        <w:rPr>
          <w:color w:val="auto"/>
        </w:rPr>
        <w:t>tintm = 3600.</w:t>
      </w:r>
    </w:p>
    <w:p w:rsidR="00620A54" w:rsidRPr="00752797" w:rsidRDefault="00620A54" w:rsidP="002603CC">
      <w:pPr>
        <w:pStyle w:val="BodyText"/>
        <w:rPr>
          <w:lang w:val="en-US"/>
        </w:rPr>
      </w:pPr>
      <w:r w:rsidRPr="00752797">
        <w:rPr>
          <w:lang w:val="en-US"/>
        </w:rPr>
        <w:t xml:space="preserve">In the case of instantaneous spatial output and point output, the first output is given at </w:t>
      </w:r>
      <w:r w:rsidRPr="00752797">
        <w:rPr>
          <w:i/>
          <w:lang w:val="en-US"/>
        </w:rPr>
        <w:t>tstart</w:t>
      </w:r>
      <w:r w:rsidRPr="00752797">
        <w:rPr>
          <w:lang w:val="en-US"/>
        </w:rPr>
        <w:t xml:space="preserve">. In the case of time-averaged spatial variables, the first output is given at </w:t>
      </w:r>
      <w:r w:rsidRPr="00752797">
        <w:rPr>
          <w:i/>
          <w:lang w:val="en-US"/>
        </w:rPr>
        <w:t>tstart</w:t>
      </w:r>
      <w:r w:rsidRPr="00752797">
        <w:rPr>
          <w:lang w:val="en-US"/>
        </w:rPr>
        <w:t>+</w:t>
      </w:r>
      <w:r w:rsidRPr="00752797">
        <w:rPr>
          <w:i/>
          <w:lang w:val="en-US"/>
        </w:rPr>
        <w:t>tintm</w:t>
      </w:r>
      <w:r w:rsidRPr="00752797">
        <w:rPr>
          <w:lang w:val="en-US"/>
        </w:rPr>
        <w:t xml:space="preserve">. This output represents the average condition over the interval between </w:t>
      </w:r>
      <w:r w:rsidRPr="00752797">
        <w:rPr>
          <w:i/>
          <w:lang w:val="en-US"/>
        </w:rPr>
        <w:t>tstart</w:t>
      </w:r>
      <w:r w:rsidRPr="00752797">
        <w:rPr>
          <w:lang w:val="en-US"/>
        </w:rPr>
        <w:t xml:space="preserve"> and </w:t>
      </w:r>
      <w:r w:rsidRPr="00752797">
        <w:rPr>
          <w:i/>
          <w:lang w:val="en-US"/>
        </w:rPr>
        <w:t>tstart</w:t>
      </w:r>
      <w:r w:rsidRPr="00752797">
        <w:rPr>
          <w:lang w:val="en-US"/>
        </w:rPr>
        <w:t>+</w:t>
      </w:r>
      <w:r w:rsidRPr="00752797">
        <w:rPr>
          <w:i/>
          <w:lang w:val="en-US"/>
        </w:rPr>
        <w:t>tintm</w:t>
      </w:r>
      <w:r w:rsidRPr="00752797">
        <w:rPr>
          <w:lang w:val="en-US"/>
        </w:rPr>
        <w:t xml:space="preserve">. </w:t>
      </w:r>
    </w:p>
    <w:p w:rsidR="00620A54" w:rsidRPr="00752797" w:rsidRDefault="00620A54" w:rsidP="002603CC">
      <w:pPr>
        <w:pStyle w:val="Heading4"/>
        <w:jc w:val="both"/>
        <w:rPr>
          <w:lang w:val="en-US"/>
        </w:rPr>
      </w:pPr>
      <w:r w:rsidRPr="00752797">
        <w:rPr>
          <w:lang w:val="en-US"/>
        </w:rPr>
        <w:t>Output times defined by external file</w:t>
      </w:r>
    </w:p>
    <w:p w:rsidR="00620A54" w:rsidRPr="00752797" w:rsidRDefault="00620A54" w:rsidP="002603CC">
      <w:pPr>
        <w:pStyle w:val="BodyText"/>
        <w:rPr>
          <w:lang w:val="en-US"/>
        </w:rPr>
      </w:pPr>
      <w:r w:rsidRPr="00752797">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752797">
        <w:rPr>
          <w:i/>
          <w:lang w:val="en-US"/>
        </w:rPr>
        <w:t>tsglobal</w:t>
      </w:r>
      <w:r w:rsidRPr="00752797">
        <w:rPr>
          <w:lang w:val="en-US"/>
        </w:rPr>
        <w:t xml:space="preserve"> keyword. The keywords for time series files for time-averaged spatial output and point output are </w:t>
      </w:r>
      <w:r w:rsidRPr="00752797">
        <w:rPr>
          <w:i/>
          <w:lang w:val="en-US"/>
        </w:rPr>
        <w:t>tsmean</w:t>
      </w:r>
      <w:r w:rsidRPr="00752797">
        <w:rPr>
          <w:lang w:val="en-US"/>
        </w:rPr>
        <w:t xml:space="preserve"> and </w:t>
      </w:r>
      <w:r w:rsidRPr="00752797">
        <w:rPr>
          <w:i/>
          <w:lang w:val="en-US"/>
        </w:rPr>
        <w:t>tspoint</w:t>
      </w:r>
      <w:r w:rsidRPr="00752797">
        <w:rPr>
          <w:lang w:val="en-US"/>
        </w:rPr>
        <w:t xml:space="preserve"> respectively, where </w:t>
      </w:r>
      <w:r w:rsidRPr="00752797">
        <w:rPr>
          <w:i/>
          <w:lang w:val="en-US"/>
        </w:rPr>
        <w:t>tspoint</w:t>
      </w:r>
      <w:r w:rsidRPr="00752797">
        <w:rPr>
          <w:lang w:val="en-US"/>
        </w:rPr>
        <w:t xml:space="preserve"> is again used for both fixed point and </w:t>
      </w:r>
      <w:del w:id="361" w:author="Ellen Quataert" w:date="2015-04-10T13:13:00Z">
        <w:r w:rsidRPr="00752797" w:rsidDel="0003503C">
          <w:rPr>
            <w:lang w:val="en-US"/>
          </w:rPr>
          <w:delText>run-up</w:delText>
        </w:r>
      </w:del>
      <w:ins w:id="362" w:author="Ellen Quataert" w:date="2015-04-10T13:13:00Z">
        <w:r w:rsidR="0003503C">
          <w:rPr>
            <w:lang w:val="en-US"/>
          </w:rPr>
          <w:t>runup</w:t>
        </w:r>
      </w:ins>
      <w:r w:rsidRPr="00752797">
        <w:rPr>
          <w:lang w:val="en-US"/>
        </w:rPr>
        <w:t xml:space="preserve"> gauge output. All time series files must contain on the first line the number of output times followed by every output time on a new line. An example of such irregular output time definition is given below.</w:t>
      </w:r>
    </w:p>
    <w:p w:rsidR="00620A54" w:rsidRPr="00752797" w:rsidRDefault="00620A54" w:rsidP="002603CC">
      <w:pPr>
        <w:pStyle w:val="Codeheader"/>
        <w:rPr>
          <w:lang w:val="en-US"/>
        </w:rPr>
      </w:pPr>
      <w:r w:rsidRPr="00752797">
        <w:rPr>
          <w:lang w:val="en-US"/>
        </w:rPr>
        <w:t>params.txt</w:t>
      </w:r>
    </w:p>
    <w:p w:rsidR="00620A54" w:rsidRPr="005E51E7" w:rsidRDefault="00620A54" w:rsidP="002603CC">
      <w:pPr>
        <w:pStyle w:val="Code"/>
        <w:jc w:val="both"/>
        <w:rPr>
          <w:color w:val="auto"/>
        </w:rPr>
      </w:pPr>
      <w:r w:rsidRPr="005E51E7">
        <w:rPr>
          <w:color w:val="auto"/>
        </w:rPr>
        <w:t xml:space="preserve">tsglobal= </w:t>
      </w:r>
      <w:r w:rsidR="00AB1A16" w:rsidRPr="005E51E7">
        <w:rPr>
          <w:color w:val="auto"/>
        </w:rPr>
        <w:t>time series</w:t>
      </w:r>
      <w:r w:rsidRPr="005E51E7">
        <w:rPr>
          <w:color w:val="auto"/>
        </w:rPr>
        <w:t>1.txt</w:t>
      </w:r>
    </w:p>
    <w:p w:rsidR="00620A54" w:rsidRPr="005E51E7" w:rsidRDefault="00620A54" w:rsidP="002603CC">
      <w:pPr>
        <w:pStyle w:val="Code"/>
        <w:jc w:val="both"/>
        <w:rPr>
          <w:color w:val="auto"/>
        </w:rPr>
      </w:pPr>
      <w:r w:rsidRPr="005E51E7">
        <w:rPr>
          <w:color w:val="auto"/>
        </w:rPr>
        <w:t xml:space="preserve">tspoints = </w:t>
      </w:r>
      <w:r w:rsidR="00AB1A16" w:rsidRPr="005E51E7">
        <w:rPr>
          <w:color w:val="auto"/>
        </w:rPr>
        <w:t>time series</w:t>
      </w:r>
      <w:r w:rsidRPr="005E51E7">
        <w:rPr>
          <w:color w:val="auto"/>
        </w:rPr>
        <w:t>2.txt</w:t>
      </w:r>
    </w:p>
    <w:p w:rsidR="00620A54" w:rsidRPr="005E51E7" w:rsidRDefault="00620A54" w:rsidP="002603CC">
      <w:pPr>
        <w:pStyle w:val="Code"/>
        <w:jc w:val="both"/>
        <w:rPr>
          <w:color w:val="auto"/>
        </w:rPr>
      </w:pPr>
      <w:r w:rsidRPr="005E51E7">
        <w:rPr>
          <w:color w:val="auto"/>
        </w:rPr>
        <w:lastRenderedPageBreak/>
        <w:t xml:space="preserve">tsmean= </w:t>
      </w:r>
      <w:r w:rsidR="00AB1A16" w:rsidRPr="005E51E7">
        <w:rPr>
          <w:color w:val="auto"/>
        </w:rPr>
        <w:t>time series</w:t>
      </w:r>
      <w:r w:rsidRPr="005E51E7">
        <w:rPr>
          <w:color w:val="auto"/>
        </w:rPr>
        <w:t>3.txt</w:t>
      </w:r>
    </w:p>
    <w:p w:rsidR="00620A54" w:rsidRPr="00752797" w:rsidRDefault="00AB1A16" w:rsidP="002603CC">
      <w:pPr>
        <w:pStyle w:val="Codeheader"/>
        <w:rPr>
          <w:lang w:val="en-US"/>
        </w:rPr>
      </w:pPr>
      <w:r w:rsidRPr="00752797">
        <w:rPr>
          <w:lang w:val="en-US"/>
        </w:rPr>
        <w:t>time series</w:t>
      </w:r>
      <w:r w:rsidR="00620A54" w:rsidRPr="00752797">
        <w:rPr>
          <w:lang w:val="en-US"/>
        </w:rPr>
        <w:t>1.txt</w:t>
      </w:r>
    </w:p>
    <w:p w:rsidR="00620A54" w:rsidRPr="005E51E7" w:rsidRDefault="00620A54" w:rsidP="002603CC">
      <w:pPr>
        <w:pStyle w:val="Code"/>
        <w:jc w:val="both"/>
        <w:rPr>
          <w:color w:val="auto"/>
        </w:rPr>
      </w:pPr>
      <w:r w:rsidRPr="005E51E7">
        <w:rPr>
          <w:color w:val="auto"/>
        </w:rPr>
        <w:t>18</w:t>
      </w:r>
    </w:p>
    <w:p w:rsidR="00620A54" w:rsidRPr="005E51E7" w:rsidRDefault="00620A54" w:rsidP="002603CC">
      <w:pPr>
        <w:pStyle w:val="Code"/>
        <w:jc w:val="both"/>
        <w:rPr>
          <w:color w:val="auto"/>
        </w:rPr>
      </w:pPr>
      <w:r w:rsidRPr="005E51E7">
        <w:rPr>
          <w:color w:val="auto"/>
        </w:rPr>
        <w:t>0.05</w:t>
      </w:r>
    </w:p>
    <w:p w:rsidR="00620A54" w:rsidRPr="005E51E7" w:rsidRDefault="00620A54" w:rsidP="002603CC">
      <w:pPr>
        <w:pStyle w:val="Code"/>
        <w:jc w:val="both"/>
        <w:rPr>
          <w:color w:val="auto"/>
        </w:rPr>
      </w:pPr>
      <w:r w:rsidRPr="005E51E7">
        <w:rPr>
          <w:color w:val="auto"/>
        </w:rPr>
        <w:t>0.15</w:t>
      </w:r>
    </w:p>
    <w:p w:rsidR="00620A54" w:rsidRPr="005E51E7" w:rsidRDefault="00620A54" w:rsidP="002603CC">
      <w:pPr>
        <w:pStyle w:val="Code"/>
        <w:jc w:val="both"/>
        <w:rPr>
          <w:color w:val="auto"/>
        </w:rPr>
      </w:pPr>
      <w:r w:rsidRPr="005E51E7">
        <w:rPr>
          <w:color w:val="auto"/>
        </w:rPr>
        <w:t>0.2</w:t>
      </w:r>
    </w:p>
    <w:p w:rsidR="00620A54" w:rsidRPr="005E51E7" w:rsidRDefault="00620A54" w:rsidP="002603CC">
      <w:pPr>
        <w:pStyle w:val="Code"/>
        <w:jc w:val="both"/>
        <w:rPr>
          <w:color w:val="auto"/>
        </w:rPr>
      </w:pPr>
      <w:r w:rsidRPr="005E51E7">
        <w:rPr>
          <w:color w:val="auto"/>
        </w:rPr>
        <w:t>0.8</w:t>
      </w:r>
    </w:p>
    <w:p w:rsidR="00620A54" w:rsidRPr="005E51E7" w:rsidRDefault="00620A54" w:rsidP="002603CC">
      <w:pPr>
        <w:pStyle w:val="Code"/>
        <w:jc w:val="both"/>
        <w:rPr>
          <w:color w:val="auto"/>
        </w:rPr>
      </w:pPr>
      <w:r w:rsidRPr="005E51E7">
        <w:rPr>
          <w:color w:val="auto"/>
        </w:rPr>
        <w:t>12.0</w:t>
      </w:r>
    </w:p>
    <w:p w:rsidR="00620A54" w:rsidRPr="005E51E7" w:rsidRDefault="00620A54" w:rsidP="002603CC">
      <w:pPr>
        <w:pStyle w:val="Code"/>
        <w:jc w:val="both"/>
        <w:rPr>
          <w:color w:val="auto"/>
        </w:rPr>
      </w:pPr>
      <w:r w:rsidRPr="005E51E7">
        <w:rPr>
          <w:color w:val="auto"/>
        </w:rPr>
        <w:t>12.5</w:t>
      </w:r>
    </w:p>
    <w:p w:rsidR="00620A54" w:rsidRPr="005E51E7" w:rsidRDefault="00620A54" w:rsidP="002603CC">
      <w:pPr>
        <w:pStyle w:val="Code"/>
        <w:jc w:val="both"/>
        <w:rPr>
          <w:color w:val="auto"/>
        </w:rPr>
      </w:pPr>
      <w:r w:rsidRPr="005E51E7">
        <w:rPr>
          <w:color w:val="auto"/>
        </w:rPr>
        <w:t>19.124</w:t>
      </w:r>
    </w:p>
    <w:p w:rsidR="00620A54" w:rsidRPr="005E51E7" w:rsidRDefault="00620A54" w:rsidP="002603CC">
      <w:pPr>
        <w:pStyle w:val="Code"/>
        <w:jc w:val="both"/>
        <w:rPr>
          <w:color w:val="auto"/>
        </w:rPr>
      </w:pPr>
      <w:r w:rsidRPr="005E51E7">
        <w:rPr>
          <w:color w:val="auto"/>
        </w:rPr>
        <w:t>30.</w:t>
      </w:r>
    </w:p>
    <w:p w:rsidR="00620A54" w:rsidRPr="005E51E7" w:rsidRDefault="00620A54" w:rsidP="002603CC">
      <w:pPr>
        <w:pStyle w:val="Code"/>
        <w:jc w:val="both"/>
        <w:rPr>
          <w:color w:val="auto"/>
        </w:rPr>
      </w:pPr>
      <w:r w:rsidRPr="005E51E7">
        <w:rPr>
          <w:color w:val="auto"/>
        </w:rPr>
        <w:t>60.</w:t>
      </w:r>
    </w:p>
    <w:p w:rsidR="00620A54" w:rsidRPr="005E51E7" w:rsidRDefault="00620A54" w:rsidP="002603CC">
      <w:pPr>
        <w:pStyle w:val="Code"/>
        <w:jc w:val="both"/>
        <w:rPr>
          <w:color w:val="auto"/>
        </w:rPr>
      </w:pPr>
      <w:r w:rsidRPr="005E51E7">
        <w:rPr>
          <w:color w:val="auto"/>
        </w:rPr>
        <w:t>90.</w:t>
      </w:r>
    </w:p>
    <w:p w:rsidR="00620A54" w:rsidRPr="005E51E7" w:rsidRDefault="00620A54" w:rsidP="002603CC">
      <w:pPr>
        <w:pStyle w:val="Code"/>
        <w:jc w:val="both"/>
        <w:rPr>
          <w:color w:val="auto"/>
        </w:rPr>
      </w:pPr>
      <w:r w:rsidRPr="005E51E7">
        <w:rPr>
          <w:color w:val="auto"/>
        </w:rPr>
        <w:t>120.</w:t>
      </w:r>
    </w:p>
    <w:p w:rsidR="00620A54" w:rsidRPr="005E51E7" w:rsidRDefault="00620A54" w:rsidP="002603CC">
      <w:pPr>
        <w:pStyle w:val="Code"/>
        <w:jc w:val="both"/>
        <w:rPr>
          <w:color w:val="auto"/>
        </w:rPr>
      </w:pPr>
      <w:r w:rsidRPr="005E51E7">
        <w:rPr>
          <w:color w:val="auto"/>
        </w:rPr>
        <w:t>150.</w:t>
      </w:r>
    </w:p>
    <w:p w:rsidR="00620A54" w:rsidRPr="005E51E7" w:rsidRDefault="00620A54" w:rsidP="002603CC">
      <w:pPr>
        <w:pStyle w:val="Code"/>
        <w:jc w:val="both"/>
        <w:rPr>
          <w:color w:val="auto"/>
        </w:rPr>
      </w:pPr>
      <w:r w:rsidRPr="005E51E7">
        <w:rPr>
          <w:color w:val="auto"/>
        </w:rPr>
        <w:t>160.</w:t>
      </w:r>
    </w:p>
    <w:p w:rsidR="00620A54" w:rsidRPr="005E51E7" w:rsidRDefault="00620A54" w:rsidP="002603CC">
      <w:pPr>
        <w:pStyle w:val="Code"/>
        <w:jc w:val="both"/>
        <w:rPr>
          <w:color w:val="auto"/>
        </w:rPr>
      </w:pPr>
      <w:r w:rsidRPr="005E51E7">
        <w:rPr>
          <w:color w:val="auto"/>
        </w:rPr>
        <w:t>170.</w:t>
      </w:r>
    </w:p>
    <w:p w:rsidR="00620A54" w:rsidRPr="005E51E7" w:rsidRDefault="00620A54" w:rsidP="002603CC">
      <w:pPr>
        <w:pStyle w:val="Code"/>
        <w:jc w:val="both"/>
        <w:rPr>
          <w:color w:val="auto"/>
        </w:rPr>
      </w:pPr>
      <w:r w:rsidRPr="005E51E7">
        <w:rPr>
          <w:color w:val="auto"/>
        </w:rPr>
        <w:t>177.</w:t>
      </w:r>
    </w:p>
    <w:p w:rsidR="00620A54" w:rsidRPr="005E51E7" w:rsidRDefault="00620A54" w:rsidP="002603CC">
      <w:pPr>
        <w:pStyle w:val="Code"/>
        <w:jc w:val="both"/>
        <w:rPr>
          <w:color w:val="auto"/>
        </w:rPr>
      </w:pPr>
      <w:r w:rsidRPr="005E51E7">
        <w:rPr>
          <w:color w:val="auto"/>
        </w:rPr>
        <w:t>178.</w:t>
      </w:r>
    </w:p>
    <w:p w:rsidR="00620A54" w:rsidRPr="005E51E7" w:rsidRDefault="00620A54" w:rsidP="002603CC">
      <w:pPr>
        <w:pStyle w:val="Code"/>
        <w:jc w:val="both"/>
        <w:rPr>
          <w:color w:val="auto"/>
        </w:rPr>
      </w:pPr>
      <w:r w:rsidRPr="005E51E7">
        <w:rPr>
          <w:color w:val="auto"/>
        </w:rPr>
        <w:t>179.</w:t>
      </w:r>
    </w:p>
    <w:p w:rsidR="00620A54" w:rsidRPr="005E51E7" w:rsidRDefault="00620A54" w:rsidP="002603CC">
      <w:pPr>
        <w:pStyle w:val="Code"/>
        <w:jc w:val="both"/>
        <w:rPr>
          <w:color w:val="auto"/>
        </w:rPr>
      </w:pPr>
      <w:r w:rsidRPr="005E51E7">
        <w:rPr>
          <w:color w:val="auto"/>
        </w:rPr>
        <w:t>180.</w:t>
      </w:r>
    </w:p>
    <w:p w:rsidR="00620A54" w:rsidRPr="00752797" w:rsidRDefault="00620A54" w:rsidP="002603CC">
      <w:pPr>
        <w:pStyle w:val="BodyText"/>
        <w:rPr>
          <w:lang w:val="en-US"/>
        </w:rPr>
      </w:pPr>
      <w:r w:rsidRPr="00752797">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752797" w:rsidRDefault="00620A54" w:rsidP="002603CC">
      <w:pPr>
        <w:pStyle w:val="Heading4"/>
        <w:jc w:val="both"/>
        <w:rPr>
          <w:lang w:val="en-US"/>
        </w:rPr>
      </w:pPr>
      <w:r w:rsidRPr="00752797">
        <w:rPr>
          <w:lang w:val="en-US"/>
        </w:rPr>
        <w:t xml:space="preserve">Combinations of fixed </w:t>
      </w:r>
      <w:r w:rsidR="00C96CBA" w:rsidRPr="00752797">
        <w:rPr>
          <w:lang w:val="en-US"/>
        </w:rPr>
        <w:t>internal</w:t>
      </w:r>
      <w:r w:rsidRPr="00752797">
        <w:rPr>
          <w:lang w:val="en-US"/>
        </w:rPr>
        <w:t xml:space="preserve"> and external files</w:t>
      </w:r>
    </w:p>
    <w:p w:rsidR="00620A54" w:rsidRPr="00752797" w:rsidRDefault="00620A54" w:rsidP="002603CC">
      <w:pPr>
        <w:pStyle w:val="BodyText"/>
        <w:rPr>
          <w:lang w:val="en-US"/>
        </w:rPr>
      </w:pPr>
      <w:r w:rsidRPr="00752797">
        <w:rPr>
          <w:lang w:val="en-US"/>
        </w:rPr>
        <w:t xml:space="preserve">The user is allowed to define certain types of output using fixed intervals and others using external files. The use of an external file supersedes the use of fixed intervals. Note that </w:t>
      </w:r>
      <w:r w:rsidRPr="00752797">
        <w:rPr>
          <w:i/>
          <w:lang w:val="en-US"/>
        </w:rPr>
        <w:t>tstart</w:t>
      </w:r>
      <w:r w:rsidRPr="00752797">
        <w:rPr>
          <w:lang w:val="en-US"/>
        </w:rPr>
        <w:t xml:space="preserve"> will only apply to output of fixed interval type. An example of mixing fixed and varying output time intervals is given below.</w:t>
      </w:r>
    </w:p>
    <w:p w:rsidR="00620A54" w:rsidRPr="00752797" w:rsidRDefault="00620A54" w:rsidP="002603CC">
      <w:pPr>
        <w:pStyle w:val="Codeheader"/>
        <w:rPr>
          <w:lang w:val="en-US"/>
        </w:rPr>
      </w:pPr>
      <w:r w:rsidRPr="00752797">
        <w:rPr>
          <w:lang w:val="en-US"/>
        </w:rPr>
        <w:t>param.txt</w:t>
      </w:r>
    </w:p>
    <w:p w:rsidR="00620A54" w:rsidRPr="005E51E7" w:rsidRDefault="00620A54" w:rsidP="002603CC">
      <w:pPr>
        <w:pStyle w:val="Code"/>
        <w:jc w:val="both"/>
        <w:rPr>
          <w:color w:val="auto"/>
        </w:rPr>
      </w:pPr>
      <w:r w:rsidRPr="005E51E7">
        <w:rPr>
          <w:color w:val="auto"/>
        </w:rPr>
        <w:t>tstart = 100.</w:t>
      </w:r>
    </w:p>
    <w:p w:rsidR="00620A54" w:rsidRPr="005E51E7" w:rsidRDefault="00620A54" w:rsidP="002603CC">
      <w:pPr>
        <w:pStyle w:val="Code"/>
        <w:jc w:val="both"/>
        <w:rPr>
          <w:color w:val="auto"/>
        </w:rPr>
      </w:pPr>
      <w:r w:rsidRPr="005E51E7">
        <w:rPr>
          <w:color w:val="auto"/>
        </w:rPr>
        <w:t>tintg = 100.</w:t>
      </w:r>
    </w:p>
    <w:p w:rsidR="00620A54" w:rsidRPr="005E51E7" w:rsidRDefault="00620A54" w:rsidP="002603CC">
      <w:pPr>
        <w:pStyle w:val="Code"/>
        <w:jc w:val="both"/>
        <w:rPr>
          <w:color w:val="auto"/>
        </w:rPr>
      </w:pPr>
      <w:r w:rsidRPr="005E51E7">
        <w:rPr>
          <w:color w:val="auto"/>
        </w:rPr>
        <w:t xml:space="preserve">tspoints = </w:t>
      </w:r>
      <w:r w:rsidR="00AB1A16" w:rsidRPr="005E51E7">
        <w:rPr>
          <w:color w:val="auto"/>
        </w:rPr>
        <w:t>time series</w:t>
      </w:r>
      <w:r w:rsidRPr="005E51E7">
        <w:rPr>
          <w:color w:val="auto"/>
        </w:rPr>
        <w:t>2.txt</w:t>
      </w:r>
    </w:p>
    <w:p w:rsidR="00620A54" w:rsidRPr="005E51E7" w:rsidRDefault="00620A54" w:rsidP="002603CC">
      <w:pPr>
        <w:pStyle w:val="Code"/>
        <w:jc w:val="both"/>
        <w:rPr>
          <w:color w:val="auto"/>
        </w:rPr>
      </w:pPr>
      <w:r w:rsidRPr="005E51E7">
        <w:rPr>
          <w:color w:val="auto"/>
        </w:rPr>
        <w:t>tintm = 3600.</w:t>
      </w:r>
    </w:p>
    <w:p w:rsidR="00620A54" w:rsidRPr="00752797" w:rsidRDefault="00620A54" w:rsidP="002603CC">
      <w:pPr>
        <w:pStyle w:val="Heading3"/>
        <w:jc w:val="both"/>
        <w:rPr>
          <w:lang w:val="en-US"/>
        </w:rPr>
      </w:pPr>
      <w:bookmarkStart w:id="363" w:name="_Toc285701686"/>
      <w:bookmarkStart w:id="364" w:name="_Toc413853452"/>
      <w:r w:rsidRPr="00752797">
        <w:rPr>
          <w:lang w:val="en-US"/>
        </w:rPr>
        <w:t>Output format</w:t>
      </w:r>
      <w:bookmarkEnd w:id="363"/>
      <w:bookmarkEnd w:id="364"/>
    </w:p>
    <w:p w:rsidR="00620A54" w:rsidRPr="00752797" w:rsidRDefault="00620A54" w:rsidP="002603CC">
      <w:pPr>
        <w:pStyle w:val="BodyText"/>
        <w:rPr>
          <w:lang w:val="en-US"/>
        </w:rPr>
      </w:pPr>
      <w:r w:rsidRPr="00752797">
        <w:rPr>
          <w:lang w:val="en-US"/>
        </w:rPr>
        <w:t xml:space="preserve">XBeach supports two types of output: 1) Fortran binary and 2) netCDF. The output format used is determined by the keyword </w:t>
      </w:r>
      <w:r w:rsidRPr="00752797">
        <w:rPr>
          <w:i/>
          <w:lang w:val="en-US"/>
        </w:rPr>
        <w:t>outputformat</w:t>
      </w:r>
      <w:r w:rsidRPr="00752797">
        <w:rPr>
          <w:lang w:val="en-US"/>
        </w:rPr>
        <w:t xml:space="preserve">. The use of netCDF output </w:t>
      </w:r>
      <w:r w:rsidR="00EC32E0" w:rsidRPr="00752797">
        <w:rPr>
          <w:lang w:val="en-US"/>
        </w:rPr>
        <w:t xml:space="preserve">is </w:t>
      </w:r>
      <w:r w:rsidRPr="00752797">
        <w:rPr>
          <w:lang w:val="en-US"/>
        </w:rPr>
        <w:t>more convenient since all output (and input) is stored in a single, eas</w:t>
      </w:r>
      <w:r w:rsidR="0016627B">
        <w:rPr>
          <w:lang w:val="en-US"/>
        </w:rPr>
        <w:t>il</w:t>
      </w:r>
      <w:r w:rsidRPr="00752797">
        <w:rPr>
          <w:lang w:val="en-US"/>
        </w:rPr>
        <w:t xml:space="preserve">y accessible file. Also the netCDF file format is compatible with many programming languages (e.g. Matlab, Python) as well as many </w:t>
      </w:r>
      <w:r w:rsidR="00C96CBA" w:rsidRPr="00752797">
        <w:rPr>
          <w:lang w:val="en-US"/>
        </w:rPr>
        <w:t>visualization</w:t>
      </w:r>
      <w:r w:rsidRPr="00752797">
        <w:rPr>
          <w:lang w:val="en-US"/>
        </w:rPr>
        <w:t xml:space="preserve"> tools (e.g. QuickPlot, Morphan). It should be noted that the support for output types in netCDF could be limited for recent functionalities of the XBeach model.</w:t>
      </w:r>
    </w:p>
    <w:p w:rsidR="00620A54" w:rsidRPr="00752797" w:rsidRDefault="00620A54" w:rsidP="002603CC">
      <w:pPr>
        <w:pStyle w:val="Heading4"/>
        <w:jc w:val="both"/>
        <w:rPr>
          <w:lang w:val="en-US"/>
        </w:rPr>
      </w:pPr>
      <w:r w:rsidRPr="00752797">
        <w:rPr>
          <w:lang w:val="en-US"/>
        </w:rPr>
        <w:lastRenderedPageBreak/>
        <w:t>Fortran binary</w:t>
      </w:r>
    </w:p>
    <w:p w:rsidR="00620A54" w:rsidRPr="00752797" w:rsidRDefault="00620A54" w:rsidP="002603CC">
      <w:pPr>
        <w:pStyle w:val="BodyText"/>
        <w:rPr>
          <w:lang w:val="en-US"/>
        </w:rPr>
      </w:pPr>
      <w:r w:rsidRPr="00752797">
        <w:rPr>
          <w:lang w:val="en-US"/>
        </w:rPr>
        <w:t xml:space="preserve">Output files in Fortran binary format are bare matrix dumps of XBeach’ computational matrices. At each output time, one such matrix block is added to the output file. These files can generally be read by binary read functions, like </w:t>
      </w:r>
      <w:r w:rsidRPr="00752797">
        <w:rPr>
          <w:i/>
          <w:lang w:val="en-US"/>
        </w:rPr>
        <w:t>fread</w:t>
      </w:r>
      <w:r w:rsidRPr="00752797">
        <w:rPr>
          <w:lang w:val="en-US"/>
        </w:rPr>
        <w:t xml:space="preserve"> in Matlab and the </w:t>
      </w:r>
      <w:r w:rsidRPr="00752797">
        <w:rPr>
          <w:i/>
          <w:lang w:val="en-US"/>
        </w:rPr>
        <w:t>struct</w:t>
      </w:r>
      <w:r w:rsidRPr="00752797">
        <w:rPr>
          <w:lang w:val="en-US"/>
        </w:rPr>
        <w:t xml:space="preserve"> package in Python.</w:t>
      </w:r>
    </w:p>
    <w:p w:rsidR="00620A54" w:rsidRPr="00752797" w:rsidRDefault="00620A54" w:rsidP="002603CC">
      <w:pPr>
        <w:pStyle w:val="BodyText"/>
        <w:rPr>
          <w:lang w:val="en-US"/>
        </w:rPr>
      </w:pPr>
      <w:r w:rsidRPr="00752797">
        <w:rPr>
          <w:lang w:val="en-US"/>
        </w:rPr>
        <w:t xml:space="preserve">Output files written in Fortran binary format are given the name </w:t>
      </w:r>
      <w:r w:rsidRPr="00752797">
        <w:rPr>
          <w:i/>
          <w:lang w:val="en-US"/>
        </w:rPr>
        <w:t>&lt;variable&gt;.dat</w:t>
      </w:r>
      <w:r w:rsidRPr="00752797">
        <w:rPr>
          <w:lang w:val="en-US"/>
        </w:rPr>
        <w:t xml:space="preserve">, for example </w:t>
      </w:r>
      <w:r w:rsidRPr="00752797">
        <w:rPr>
          <w:i/>
          <w:lang w:val="en-US"/>
        </w:rPr>
        <w:t>zs.dat</w:t>
      </w:r>
      <w:r w:rsidRPr="00752797">
        <w:rPr>
          <w:lang w:val="en-US"/>
        </w:rPr>
        <w:t xml:space="preserve">, for instantaneous spatial output. The only exception is that files containing information about the wave height of the short waves are called </w:t>
      </w:r>
      <w:r w:rsidRPr="00752797">
        <w:rPr>
          <w:i/>
          <w:lang w:val="en-US"/>
        </w:rPr>
        <w:t>hrms.dat</w:t>
      </w:r>
      <w:r w:rsidRPr="00752797">
        <w:rPr>
          <w:lang w:val="en-US"/>
        </w:rPr>
        <w:t xml:space="preserve"> instead of </w:t>
      </w:r>
      <w:r w:rsidRPr="00752797">
        <w:rPr>
          <w:i/>
          <w:lang w:val="en-US"/>
        </w:rPr>
        <w:t>H.dat</w:t>
      </w:r>
      <w:r w:rsidRPr="00752797">
        <w:rPr>
          <w:lang w:val="en-US"/>
        </w:rPr>
        <w:t xml:space="preserve"> to maintain backward compatibility. Time-averaged spatial output is stored similarly, but the file names have a suffix indicating the type of averaging </w:t>
      </w:r>
      <w:r w:rsidRPr="00752797">
        <w:rPr>
          <w:i/>
          <w:lang w:val="en-US"/>
        </w:rPr>
        <w:t>&lt;variable&gt;_mean.dat</w:t>
      </w:r>
      <w:r w:rsidRPr="00752797">
        <w:rPr>
          <w:lang w:val="en-US"/>
        </w:rPr>
        <w:t>. For time-averaged spatial output also the variance, minimum and maximum values are stored using the suffixes _</w:t>
      </w:r>
      <w:r w:rsidRPr="00752797">
        <w:rPr>
          <w:i/>
          <w:lang w:val="en-US"/>
        </w:rPr>
        <w:t>var</w:t>
      </w:r>
      <w:r w:rsidRPr="00752797">
        <w:rPr>
          <w:lang w:val="en-US"/>
        </w:rPr>
        <w:t>, _</w:t>
      </w:r>
      <w:r w:rsidRPr="00752797">
        <w:rPr>
          <w:i/>
          <w:lang w:val="en-US"/>
        </w:rPr>
        <w:t>min</w:t>
      </w:r>
      <w:r w:rsidRPr="00752797">
        <w:rPr>
          <w:lang w:val="en-US"/>
        </w:rPr>
        <w:t xml:space="preserve"> and _</w:t>
      </w:r>
      <w:r w:rsidRPr="00752797">
        <w:rPr>
          <w:i/>
          <w:lang w:val="en-US"/>
        </w:rPr>
        <w:t>max</w:t>
      </w:r>
      <w:r w:rsidRPr="00752797">
        <w:rPr>
          <w:lang w:val="en-US"/>
        </w:rPr>
        <w:t xml:space="preserve"> respectively.</w:t>
      </w:r>
    </w:p>
    <w:p w:rsidR="00620A54" w:rsidRPr="00752797" w:rsidRDefault="00620A54" w:rsidP="002603CC">
      <w:pPr>
        <w:pStyle w:val="BodyText"/>
        <w:rPr>
          <w:lang w:val="en-US"/>
        </w:rPr>
      </w:pPr>
      <w:r w:rsidRPr="00752797">
        <w:rPr>
          <w:lang w:val="en-US"/>
        </w:rPr>
        <w:t xml:space="preserve">All data corresponding to fixed point locations will be stored in files called </w:t>
      </w:r>
      <w:r w:rsidRPr="00752797">
        <w:rPr>
          <w:i/>
          <w:lang w:val="en-US"/>
        </w:rPr>
        <w:t>point&lt;NNN&gt;.dat</w:t>
      </w:r>
      <w:r w:rsidRPr="00752797">
        <w:rPr>
          <w:lang w:val="en-US"/>
        </w:rPr>
        <w:t xml:space="preserve">. </w:t>
      </w:r>
      <w:r w:rsidRPr="00752797">
        <w:rPr>
          <w:i/>
          <w:lang w:val="en-US"/>
        </w:rPr>
        <w:t>&lt;NNN&gt;</w:t>
      </w:r>
      <w:r w:rsidRPr="00752797">
        <w:rPr>
          <w:lang w:val="en-US"/>
        </w:rPr>
        <w:t xml:space="preserve"> represents a number between 001 and 999 corresponding to the order in which the points are declared in </w:t>
      </w:r>
      <w:r w:rsidRPr="00752797">
        <w:rPr>
          <w:i/>
          <w:lang w:val="en-US"/>
        </w:rPr>
        <w:t>params.txt</w:t>
      </w:r>
      <w:r w:rsidRPr="00752797">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752797">
        <w:rPr>
          <w:i/>
          <w:lang w:val="en-US"/>
        </w:rPr>
        <w:t>params.txt</w:t>
      </w:r>
      <w:r w:rsidRPr="00752797">
        <w:rPr>
          <w:lang w:val="en-US"/>
        </w:rPr>
        <w:t xml:space="preserve">. Data corresponding to </w:t>
      </w:r>
      <w:del w:id="365" w:author="Ellen Quataert" w:date="2015-04-10T13:13:00Z">
        <w:r w:rsidRPr="00752797" w:rsidDel="0003503C">
          <w:rPr>
            <w:lang w:val="en-US"/>
          </w:rPr>
          <w:delText>run-up</w:delText>
        </w:r>
      </w:del>
      <w:ins w:id="366" w:author="Ellen Quataert" w:date="2015-04-10T13:13:00Z">
        <w:r w:rsidR="0003503C">
          <w:rPr>
            <w:lang w:val="en-US"/>
          </w:rPr>
          <w:t>runup</w:t>
        </w:r>
      </w:ins>
      <w:r w:rsidRPr="00752797">
        <w:rPr>
          <w:lang w:val="en-US"/>
        </w:rPr>
        <w:t xml:space="preserve"> gauge locations are stored in the same format as fixed point output, but the files are named </w:t>
      </w:r>
      <w:r w:rsidRPr="00752797">
        <w:rPr>
          <w:i/>
          <w:lang w:val="en-US"/>
        </w:rPr>
        <w:t>rugau&lt;NNN&gt;.dat</w:t>
      </w:r>
      <w:r w:rsidRPr="00752797">
        <w:rPr>
          <w:lang w:val="en-US"/>
        </w:rPr>
        <w:t>.</w:t>
      </w:r>
    </w:p>
    <w:p w:rsidR="00620A54" w:rsidRPr="00752797" w:rsidRDefault="00620A54" w:rsidP="002603CC">
      <w:pPr>
        <w:pStyle w:val="BodyText"/>
        <w:rPr>
          <w:lang w:val="en-US"/>
        </w:rPr>
      </w:pPr>
      <w:r w:rsidRPr="00752797">
        <w:rPr>
          <w:lang w:val="en-US"/>
        </w:rPr>
        <w:t xml:space="preserve">An extra file called </w:t>
      </w:r>
      <w:r w:rsidRPr="00752797">
        <w:rPr>
          <w:i/>
          <w:lang w:val="en-US"/>
        </w:rPr>
        <w:t>dims.dat</w:t>
      </w:r>
      <w:r w:rsidRPr="00752797">
        <w:rPr>
          <w:lang w:val="en-US"/>
        </w:rPr>
        <w:t xml:space="preserve"> is always written at the start of the simulation in Fortran binary output mode. This file contains the dimensions of the XBeach model. It simply states the following dimensions in order: </w:t>
      </w:r>
      <w:r w:rsidRPr="00752797">
        <w:rPr>
          <w:i/>
          <w:lang w:val="en-US"/>
        </w:rPr>
        <w:t xml:space="preserve">nt </w:t>
      </w:r>
      <w:r w:rsidRPr="00752797">
        <w:rPr>
          <w:lang w:val="en-US"/>
        </w:rPr>
        <w:t>(number of output time steps)</w:t>
      </w:r>
      <w:r w:rsidRPr="00752797">
        <w:rPr>
          <w:i/>
          <w:lang w:val="en-US"/>
        </w:rPr>
        <w:t xml:space="preserve">, nx </w:t>
      </w:r>
      <w:r w:rsidRPr="00752797">
        <w:rPr>
          <w:lang w:val="en-US"/>
        </w:rPr>
        <w:t>(number of grid cells in x-direction)</w:t>
      </w:r>
      <w:r w:rsidRPr="00752797">
        <w:rPr>
          <w:i/>
          <w:lang w:val="en-US"/>
        </w:rPr>
        <w:t xml:space="preserve">, ny </w:t>
      </w:r>
      <w:r w:rsidRPr="00752797">
        <w:rPr>
          <w:lang w:val="en-US"/>
        </w:rPr>
        <w:t>(number of grid cells in y-direction)</w:t>
      </w:r>
      <w:r w:rsidRPr="00752797">
        <w:rPr>
          <w:i/>
          <w:lang w:val="en-US"/>
        </w:rPr>
        <w:t>, ngd</w:t>
      </w:r>
      <w:r w:rsidRPr="00752797">
        <w:rPr>
          <w:lang w:val="en-US"/>
        </w:rPr>
        <w:t xml:space="preserve"> (number of sediment fractions)</w:t>
      </w:r>
      <w:r w:rsidRPr="00752797">
        <w:rPr>
          <w:i/>
          <w:lang w:val="en-US"/>
        </w:rPr>
        <w:t xml:space="preserve">, nd </w:t>
      </w:r>
      <w:r w:rsidRPr="00752797">
        <w:rPr>
          <w:lang w:val="en-US"/>
        </w:rPr>
        <w:t>(number of bed layers)</w:t>
      </w:r>
      <w:r w:rsidRPr="00752797">
        <w:rPr>
          <w:i/>
          <w:lang w:val="en-US"/>
        </w:rPr>
        <w:t xml:space="preserve">, ntp </w:t>
      </w:r>
      <w:r w:rsidRPr="00752797">
        <w:rPr>
          <w:lang w:val="en-US"/>
        </w:rPr>
        <w:t>(number of point output time steps)</w:t>
      </w:r>
      <w:r w:rsidRPr="00752797">
        <w:rPr>
          <w:i/>
          <w:lang w:val="en-US"/>
        </w:rPr>
        <w:t xml:space="preserve">, ntm </w:t>
      </w:r>
      <w:r w:rsidRPr="00752797">
        <w:rPr>
          <w:lang w:val="en-US"/>
        </w:rPr>
        <w:t>(number of time-averaged output time steps). Subsequently, the irregular time series are stored, if applicable:</w:t>
      </w:r>
      <w:r w:rsidRPr="00752797">
        <w:rPr>
          <w:i/>
          <w:lang w:val="en-US"/>
        </w:rPr>
        <w:t xml:space="preserve"> tsglobal </w:t>
      </w:r>
      <w:r w:rsidRPr="00752797">
        <w:rPr>
          <w:lang w:val="en-US"/>
        </w:rPr>
        <w:t>(irregular output times)</w:t>
      </w:r>
      <w:r w:rsidRPr="00752797">
        <w:rPr>
          <w:i/>
          <w:lang w:val="en-US"/>
        </w:rPr>
        <w:t xml:space="preserve">, tspoints </w:t>
      </w:r>
      <w:r w:rsidRPr="00752797">
        <w:rPr>
          <w:lang w:val="en-US"/>
        </w:rPr>
        <w:t>(irregular point output times)</w:t>
      </w:r>
      <w:r w:rsidRPr="00752797">
        <w:rPr>
          <w:i/>
          <w:lang w:val="en-US"/>
        </w:rPr>
        <w:t xml:space="preserve"> </w:t>
      </w:r>
      <w:r w:rsidRPr="00752797">
        <w:rPr>
          <w:lang w:val="en-US"/>
        </w:rPr>
        <w:t>and</w:t>
      </w:r>
      <w:r w:rsidRPr="00752797">
        <w:rPr>
          <w:i/>
          <w:lang w:val="en-US"/>
        </w:rPr>
        <w:t xml:space="preserve"> tsmean </w:t>
      </w:r>
      <w:r w:rsidRPr="00752797">
        <w:rPr>
          <w:lang w:val="en-US"/>
        </w:rPr>
        <w:t xml:space="preserve">(irregular time-averaged output times). Similarly, a file </w:t>
      </w:r>
      <w:r w:rsidRPr="00752797">
        <w:rPr>
          <w:i/>
          <w:lang w:val="en-US"/>
        </w:rPr>
        <w:t>xy.dat</w:t>
      </w:r>
      <w:r w:rsidRPr="00752797">
        <w:rPr>
          <w:lang w:val="en-US"/>
        </w:rPr>
        <w:t xml:space="preserve"> is written containing the x- and y- coordinates of the full computational grid.</w:t>
      </w:r>
    </w:p>
    <w:p w:rsidR="00620A54" w:rsidRPr="00752797" w:rsidRDefault="00620A54" w:rsidP="002603CC">
      <w:pPr>
        <w:pStyle w:val="Heading4"/>
        <w:jc w:val="both"/>
        <w:rPr>
          <w:lang w:val="en-US"/>
        </w:rPr>
      </w:pPr>
      <w:r w:rsidRPr="00752797">
        <w:rPr>
          <w:lang w:val="en-US"/>
        </w:rPr>
        <w:t>netCDF</w:t>
      </w:r>
    </w:p>
    <w:p w:rsidR="00620A54" w:rsidRPr="00752797" w:rsidRDefault="00620A54" w:rsidP="002603CC">
      <w:pPr>
        <w:pStyle w:val="BodyText"/>
        <w:rPr>
          <w:lang w:val="en-US"/>
        </w:rPr>
      </w:pPr>
      <w:r w:rsidRPr="00752797">
        <w:rPr>
          <w:lang w:val="en-US"/>
        </w:rPr>
        <w:t xml:space="preserve">All data in netCDF output is stored in a single output file. By default this file is named </w:t>
      </w:r>
      <w:r w:rsidRPr="00752797">
        <w:rPr>
          <w:i/>
          <w:lang w:val="en-US"/>
        </w:rPr>
        <w:t>xboutput.nc</w:t>
      </w:r>
      <w:r w:rsidRPr="00752797">
        <w:rPr>
          <w:lang w:val="en-US"/>
        </w:rPr>
        <w:t xml:space="preserve">, but this name can be chosen freely using the keyword </w:t>
      </w:r>
      <w:r w:rsidRPr="00752797">
        <w:rPr>
          <w:i/>
          <w:lang w:val="en-US"/>
        </w:rPr>
        <w:t>ncfilename</w:t>
      </w:r>
      <w:r w:rsidRPr="00752797">
        <w:rPr>
          <w:lang w:val="en-US"/>
        </w:rPr>
        <w:t>. The netCDF file holds all output data, dimensions and input data in a single file. It should be noted that netCDF files</w:t>
      </w:r>
      <w:r w:rsidR="0004283C" w:rsidRPr="00752797">
        <w:rPr>
          <w:lang w:val="en-US"/>
        </w:rPr>
        <w:t xml:space="preserve"> can</w:t>
      </w:r>
      <w:r w:rsidRPr="00752797">
        <w:rPr>
          <w:lang w:val="en-US"/>
        </w:rPr>
        <w:t xml:space="preserve"> hold a </w:t>
      </w:r>
      <w:r w:rsidR="0004283C" w:rsidRPr="00752797">
        <w:rPr>
          <w:lang w:val="en-US"/>
        </w:rPr>
        <w:t>multiple time axe</w:t>
      </w:r>
      <w:r w:rsidRPr="00752797">
        <w:rPr>
          <w:lang w:val="en-US"/>
        </w:rPr>
        <w:t xml:space="preserve">s. The temporal unit can be specified in the </w:t>
      </w:r>
      <w:r w:rsidRPr="00752797">
        <w:rPr>
          <w:i/>
          <w:lang w:val="en-US"/>
        </w:rPr>
        <w:t>params.txt</w:t>
      </w:r>
      <w:r w:rsidRPr="00752797">
        <w:rPr>
          <w:lang w:val="en-US"/>
        </w:rPr>
        <w:t xml:space="preserve"> file using the keyword </w:t>
      </w:r>
      <w:r w:rsidRPr="00752797">
        <w:rPr>
          <w:i/>
          <w:lang w:val="en-US"/>
        </w:rPr>
        <w:t>tunits</w:t>
      </w:r>
      <w:r w:rsidRPr="00752797">
        <w:rPr>
          <w:lang w:val="en-US"/>
        </w:rPr>
        <w:t>. This unit does not affect calculations and is only used for output. An example of the layout of the netcdf file is given below:</w:t>
      </w:r>
    </w:p>
    <w:p w:rsidR="00620A54" w:rsidRPr="00752797" w:rsidRDefault="00620A54" w:rsidP="002603CC">
      <w:pPr>
        <w:pStyle w:val="Codeheader"/>
        <w:rPr>
          <w:lang w:val="en-US"/>
        </w:rPr>
      </w:pPr>
      <w:r w:rsidRPr="00752797">
        <w:rPr>
          <w:lang w:val="en-US"/>
        </w:rPr>
        <w:t>xboutput.nc (structure only, no real contents)</w:t>
      </w:r>
    </w:p>
    <w:p w:rsidR="00620A54" w:rsidRPr="00D826E0" w:rsidRDefault="00620A54" w:rsidP="002603CC">
      <w:pPr>
        <w:pStyle w:val="Code"/>
        <w:jc w:val="both"/>
        <w:rPr>
          <w:color w:val="auto"/>
          <w:lang w:val="fr-FR"/>
        </w:rPr>
      </w:pPr>
      <w:r w:rsidRPr="00D826E0">
        <w:rPr>
          <w:color w:val="auto"/>
          <w:lang w:val="fr-FR"/>
        </w:rPr>
        <w:t>netcdf xboutput {</w:t>
      </w:r>
    </w:p>
    <w:p w:rsidR="00620A54" w:rsidRPr="00D826E0" w:rsidRDefault="00620A54" w:rsidP="002603CC">
      <w:pPr>
        <w:pStyle w:val="Code"/>
        <w:jc w:val="both"/>
        <w:rPr>
          <w:color w:val="auto"/>
          <w:lang w:val="fr-FR"/>
        </w:rPr>
      </w:pPr>
      <w:r w:rsidRPr="00D826E0">
        <w:rPr>
          <w:color w:val="auto"/>
          <w:lang w:val="fr-FR"/>
        </w:rPr>
        <w:t>dimensions:</w:t>
      </w:r>
    </w:p>
    <w:p w:rsidR="00620A54" w:rsidRPr="00D826E0" w:rsidRDefault="00620A54" w:rsidP="002603CC">
      <w:pPr>
        <w:pStyle w:val="Code"/>
        <w:jc w:val="both"/>
        <w:rPr>
          <w:color w:val="auto"/>
          <w:lang w:val="fr-FR"/>
        </w:rPr>
      </w:pPr>
      <w:r w:rsidRPr="00D826E0">
        <w:rPr>
          <w:color w:val="auto"/>
          <w:lang w:val="fr-FR"/>
        </w:rPr>
        <w:tab/>
        <w:t>x = 565 ;</w:t>
      </w:r>
    </w:p>
    <w:p w:rsidR="00620A54" w:rsidRPr="00D826E0" w:rsidRDefault="00620A54" w:rsidP="002603CC">
      <w:pPr>
        <w:pStyle w:val="Code"/>
        <w:jc w:val="both"/>
        <w:rPr>
          <w:color w:val="auto"/>
          <w:lang w:val="fr-FR"/>
        </w:rPr>
      </w:pPr>
      <w:r w:rsidRPr="00D826E0">
        <w:rPr>
          <w:color w:val="auto"/>
          <w:lang w:val="fr-FR"/>
        </w:rPr>
        <w:tab/>
        <w:t>y = 101 ;</w:t>
      </w:r>
    </w:p>
    <w:p w:rsidR="00620A54" w:rsidRPr="005E51E7" w:rsidRDefault="00620A54" w:rsidP="002603CC">
      <w:pPr>
        <w:pStyle w:val="Code"/>
        <w:jc w:val="both"/>
        <w:rPr>
          <w:color w:val="auto"/>
        </w:rPr>
      </w:pPr>
      <w:r w:rsidRPr="00D826E0">
        <w:rPr>
          <w:color w:val="auto"/>
          <w:lang w:val="fr-FR"/>
        </w:rPr>
        <w:tab/>
      </w:r>
      <w:r w:rsidRPr="005E51E7">
        <w:rPr>
          <w:color w:val="auto"/>
        </w:rPr>
        <w:t>wave_angle = 9 ;</w:t>
      </w:r>
    </w:p>
    <w:p w:rsidR="00620A54" w:rsidRPr="005E51E7" w:rsidRDefault="00620A54" w:rsidP="002603CC">
      <w:pPr>
        <w:pStyle w:val="Code"/>
        <w:jc w:val="both"/>
        <w:rPr>
          <w:color w:val="auto"/>
        </w:rPr>
      </w:pPr>
      <w:r w:rsidRPr="005E51E7">
        <w:rPr>
          <w:color w:val="auto"/>
        </w:rPr>
        <w:tab/>
        <w:t>bed_layers = 3 ;</w:t>
      </w:r>
    </w:p>
    <w:p w:rsidR="00620A54" w:rsidRPr="005E51E7" w:rsidRDefault="00620A54" w:rsidP="002603CC">
      <w:pPr>
        <w:pStyle w:val="Code"/>
        <w:jc w:val="both"/>
        <w:rPr>
          <w:color w:val="auto"/>
        </w:rPr>
      </w:pPr>
      <w:r w:rsidRPr="005E51E7">
        <w:rPr>
          <w:color w:val="auto"/>
        </w:rPr>
        <w:tab/>
        <w:t>sediment_classes = 1 ;</w:t>
      </w:r>
    </w:p>
    <w:p w:rsidR="00620A54" w:rsidRPr="005E51E7" w:rsidRDefault="00620A54" w:rsidP="002603CC">
      <w:pPr>
        <w:pStyle w:val="Code"/>
        <w:jc w:val="both"/>
        <w:rPr>
          <w:color w:val="auto"/>
        </w:rPr>
      </w:pPr>
      <w:r w:rsidRPr="005E51E7">
        <w:rPr>
          <w:color w:val="auto"/>
        </w:rPr>
        <w:tab/>
        <w:t>inout = 2 ;</w:t>
      </w:r>
    </w:p>
    <w:p w:rsidR="00620A54" w:rsidRPr="005E51E7" w:rsidRDefault="00620A54" w:rsidP="002603CC">
      <w:pPr>
        <w:pStyle w:val="Code"/>
        <w:jc w:val="both"/>
        <w:rPr>
          <w:color w:val="auto"/>
        </w:rPr>
      </w:pPr>
      <w:r w:rsidRPr="005E51E7">
        <w:rPr>
          <w:color w:val="auto"/>
        </w:rPr>
        <w:tab/>
        <w:t>globaltime = 2 ;</w:t>
      </w:r>
    </w:p>
    <w:p w:rsidR="00620A54" w:rsidRPr="005E51E7" w:rsidRDefault="00620A54" w:rsidP="002603CC">
      <w:pPr>
        <w:pStyle w:val="Code"/>
        <w:jc w:val="both"/>
        <w:rPr>
          <w:color w:val="auto"/>
        </w:rPr>
      </w:pPr>
      <w:r w:rsidRPr="005E51E7">
        <w:rPr>
          <w:color w:val="auto"/>
        </w:rPr>
        <w:tab/>
        <w:t>tidetime = 435 ;</w:t>
      </w:r>
    </w:p>
    <w:p w:rsidR="00620A54" w:rsidRPr="005E51E7" w:rsidRDefault="00620A54" w:rsidP="002603CC">
      <w:pPr>
        <w:pStyle w:val="Code"/>
        <w:jc w:val="both"/>
        <w:rPr>
          <w:color w:val="auto"/>
        </w:rPr>
      </w:pPr>
      <w:r w:rsidRPr="005E51E7">
        <w:rPr>
          <w:color w:val="auto"/>
        </w:rPr>
        <w:tab/>
        <w:t>tidecorners = 2 ;</w:t>
      </w:r>
    </w:p>
    <w:p w:rsidR="00620A54" w:rsidRPr="005E51E7" w:rsidRDefault="00620A54" w:rsidP="002603CC">
      <w:pPr>
        <w:pStyle w:val="Code"/>
        <w:jc w:val="both"/>
        <w:rPr>
          <w:color w:val="auto"/>
        </w:rPr>
      </w:pPr>
      <w:r w:rsidRPr="005E51E7">
        <w:rPr>
          <w:color w:val="auto"/>
        </w:rPr>
        <w:lastRenderedPageBreak/>
        <w:tab/>
        <w:t>windtime = 2 ;</w:t>
      </w:r>
    </w:p>
    <w:p w:rsidR="00620A54" w:rsidRPr="00D826E0" w:rsidRDefault="00620A54" w:rsidP="002603CC">
      <w:pPr>
        <w:pStyle w:val="Code"/>
        <w:jc w:val="both"/>
        <w:rPr>
          <w:color w:val="auto"/>
          <w:lang w:val="fr-FR"/>
        </w:rPr>
      </w:pPr>
      <w:r w:rsidRPr="00D826E0">
        <w:rPr>
          <w:color w:val="auto"/>
          <w:lang w:val="fr-FR"/>
        </w:rPr>
        <w:t>variables:</w:t>
      </w:r>
    </w:p>
    <w:p w:rsidR="00620A54" w:rsidRPr="00D826E0" w:rsidRDefault="00620A54" w:rsidP="002603CC">
      <w:pPr>
        <w:pStyle w:val="Code"/>
        <w:jc w:val="both"/>
        <w:rPr>
          <w:color w:val="auto"/>
          <w:lang w:val="fr-FR"/>
        </w:rPr>
      </w:pPr>
      <w:r w:rsidRPr="00D826E0">
        <w:rPr>
          <w:color w:val="auto"/>
          <w:lang w:val="fr-FR"/>
        </w:rPr>
        <w:tab/>
        <w:t>double x(x) ;</w:t>
      </w:r>
    </w:p>
    <w:p w:rsidR="00620A54" w:rsidRPr="00D826E0" w:rsidRDefault="00620A54" w:rsidP="002603CC">
      <w:pPr>
        <w:pStyle w:val="Code"/>
        <w:jc w:val="both"/>
        <w:rPr>
          <w:color w:val="auto"/>
          <w:lang w:val="fr-FR"/>
        </w:rPr>
      </w:pPr>
      <w:r w:rsidRPr="00D826E0">
        <w:rPr>
          <w:color w:val="auto"/>
          <w:lang w:val="fr-FR"/>
        </w:rPr>
        <w:tab/>
      </w:r>
      <w:r w:rsidRPr="00D826E0">
        <w:rPr>
          <w:color w:val="auto"/>
          <w:lang w:val="fr-FR"/>
        </w:rPr>
        <w:tab/>
        <w:t>x:units = "m" ;</w:t>
      </w:r>
    </w:p>
    <w:p w:rsidR="00620A54" w:rsidRPr="005E51E7" w:rsidRDefault="00620A54" w:rsidP="002603CC">
      <w:pPr>
        <w:pStyle w:val="Code"/>
        <w:jc w:val="both"/>
        <w:rPr>
          <w:color w:val="auto"/>
        </w:rPr>
      </w:pPr>
      <w:r w:rsidRPr="00D826E0">
        <w:rPr>
          <w:color w:val="auto"/>
          <w:lang w:val="fr-FR"/>
        </w:rPr>
        <w:tab/>
      </w:r>
      <w:r w:rsidRPr="00D826E0">
        <w:rPr>
          <w:color w:val="auto"/>
          <w:lang w:val="fr-FR"/>
        </w:rPr>
        <w:tab/>
      </w:r>
      <w:r w:rsidRPr="005E51E7">
        <w:rPr>
          <w:color w:val="auto"/>
        </w:rPr>
        <w:t>x:long_name = "local x coordinate" ;</w:t>
      </w:r>
    </w:p>
    <w:p w:rsidR="00620A54" w:rsidRPr="00D826E0" w:rsidRDefault="00620A54" w:rsidP="002603CC">
      <w:pPr>
        <w:pStyle w:val="Code"/>
        <w:jc w:val="both"/>
        <w:rPr>
          <w:color w:val="auto"/>
          <w:lang w:val="es-ES"/>
        </w:rPr>
      </w:pPr>
      <w:r w:rsidRPr="005E51E7">
        <w:rPr>
          <w:color w:val="auto"/>
        </w:rPr>
        <w:tab/>
      </w:r>
      <w:r w:rsidRPr="00D826E0">
        <w:rPr>
          <w:color w:val="auto"/>
          <w:lang w:val="es-ES"/>
        </w:rPr>
        <w:t>double y(y) ;</w:t>
      </w:r>
    </w:p>
    <w:p w:rsidR="00620A54" w:rsidRPr="00D826E0" w:rsidRDefault="00620A54" w:rsidP="002603CC">
      <w:pPr>
        <w:pStyle w:val="Code"/>
        <w:jc w:val="both"/>
        <w:rPr>
          <w:color w:val="auto"/>
          <w:lang w:val="es-ES"/>
        </w:rPr>
      </w:pPr>
      <w:r w:rsidRPr="00D826E0">
        <w:rPr>
          <w:color w:val="auto"/>
          <w:lang w:val="es-ES"/>
        </w:rPr>
        <w:tab/>
      </w:r>
      <w:r w:rsidRPr="00D826E0">
        <w:rPr>
          <w:color w:val="auto"/>
          <w:lang w:val="es-ES"/>
        </w:rPr>
        <w:tab/>
        <w:t>y:units = "m" ;</w:t>
      </w:r>
    </w:p>
    <w:p w:rsidR="00620A54" w:rsidRPr="005E51E7" w:rsidRDefault="00620A54" w:rsidP="002603CC">
      <w:pPr>
        <w:pStyle w:val="Code"/>
        <w:jc w:val="both"/>
        <w:rPr>
          <w:color w:val="auto"/>
        </w:rPr>
      </w:pPr>
      <w:r w:rsidRPr="00D826E0">
        <w:rPr>
          <w:color w:val="auto"/>
          <w:lang w:val="es-ES"/>
        </w:rPr>
        <w:tab/>
      </w:r>
      <w:r w:rsidRPr="00D826E0">
        <w:rPr>
          <w:color w:val="auto"/>
          <w:lang w:val="es-ES"/>
        </w:rPr>
        <w:tab/>
      </w:r>
      <w:r w:rsidRPr="005E51E7">
        <w:rPr>
          <w:color w:val="auto"/>
        </w:rPr>
        <w:t>y:long_name = "local y coordinate" ;</w:t>
      </w:r>
    </w:p>
    <w:p w:rsidR="00620A54" w:rsidRPr="005E51E7" w:rsidRDefault="00620A54" w:rsidP="002603CC">
      <w:pPr>
        <w:pStyle w:val="Code"/>
        <w:jc w:val="both"/>
        <w:rPr>
          <w:color w:val="auto"/>
        </w:rPr>
      </w:pPr>
      <w:r w:rsidRPr="005E51E7">
        <w:rPr>
          <w:color w:val="auto"/>
        </w:rPr>
        <w:tab/>
        <w:t>double globaltime(globaltime) ;</w:t>
      </w:r>
    </w:p>
    <w:p w:rsidR="00620A54" w:rsidRPr="005E51E7" w:rsidRDefault="00620A54" w:rsidP="002603CC">
      <w:pPr>
        <w:pStyle w:val="Code"/>
        <w:jc w:val="both"/>
        <w:rPr>
          <w:color w:val="auto"/>
        </w:rPr>
      </w:pPr>
      <w:r w:rsidRPr="005E51E7">
        <w:rPr>
          <w:color w:val="auto"/>
        </w:rPr>
        <w:tab/>
      </w:r>
      <w:r w:rsidRPr="005E51E7">
        <w:rPr>
          <w:color w:val="auto"/>
        </w:rPr>
        <w:tab/>
        <w:t>globaltime:units = "s" ;</w:t>
      </w:r>
    </w:p>
    <w:p w:rsidR="00620A54" w:rsidRPr="005E51E7" w:rsidRDefault="00620A54" w:rsidP="002603CC">
      <w:pPr>
        <w:pStyle w:val="Code"/>
        <w:jc w:val="both"/>
        <w:rPr>
          <w:color w:val="auto"/>
        </w:rPr>
      </w:pPr>
      <w:r w:rsidRPr="005E51E7">
        <w:rPr>
          <w:color w:val="auto"/>
        </w:rPr>
        <w:tab/>
        <w:t>double H(globaltime, y, x) ;</w:t>
      </w:r>
    </w:p>
    <w:p w:rsidR="00620A54" w:rsidRPr="005E51E7" w:rsidRDefault="00620A54" w:rsidP="002603CC">
      <w:pPr>
        <w:pStyle w:val="Code"/>
        <w:jc w:val="both"/>
        <w:rPr>
          <w:color w:val="auto"/>
        </w:rPr>
      </w:pPr>
      <w:r w:rsidRPr="005E51E7">
        <w:rPr>
          <w:color w:val="auto"/>
        </w:rPr>
        <w:tab/>
      </w:r>
      <w:r w:rsidRPr="005E51E7">
        <w:rPr>
          <w:color w:val="auto"/>
        </w:rPr>
        <w:tab/>
        <w:t>H:units = "m" ;</w:t>
      </w:r>
    </w:p>
    <w:p w:rsidR="00620A54" w:rsidRPr="005E51E7" w:rsidRDefault="00620A54" w:rsidP="002603CC">
      <w:pPr>
        <w:pStyle w:val="Code"/>
        <w:jc w:val="both"/>
        <w:rPr>
          <w:color w:val="auto"/>
        </w:rPr>
      </w:pPr>
      <w:r w:rsidRPr="005E51E7">
        <w:rPr>
          <w:color w:val="auto"/>
        </w:rPr>
        <w:tab/>
      </w:r>
      <w:r w:rsidRPr="005E51E7">
        <w:rPr>
          <w:color w:val="auto"/>
        </w:rPr>
        <w:tab/>
        <w:t>H:long_name = "wave height" ;</w:t>
      </w:r>
    </w:p>
    <w:p w:rsidR="00620A54" w:rsidRPr="00D826E0" w:rsidRDefault="00620A54" w:rsidP="002603CC">
      <w:pPr>
        <w:pStyle w:val="Code"/>
        <w:jc w:val="both"/>
        <w:rPr>
          <w:color w:val="auto"/>
          <w:lang w:val="fr-FR"/>
        </w:rPr>
      </w:pPr>
      <w:r w:rsidRPr="005E51E7">
        <w:rPr>
          <w:color w:val="auto"/>
        </w:rPr>
        <w:tab/>
      </w:r>
      <w:r w:rsidRPr="00D826E0">
        <w:rPr>
          <w:color w:val="auto"/>
          <w:lang w:val="fr-FR"/>
        </w:rPr>
        <w:t>double zs(globaltime, y, x) ;</w:t>
      </w:r>
    </w:p>
    <w:p w:rsidR="00620A54" w:rsidRPr="005E51E7" w:rsidRDefault="00620A54" w:rsidP="002603CC">
      <w:pPr>
        <w:pStyle w:val="Code"/>
        <w:jc w:val="both"/>
        <w:rPr>
          <w:color w:val="auto"/>
        </w:rPr>
      </w:pPr>
      <w:r w:rsidRPr="00D826E0">
        <w:rPr>
          <w:color w:val="auto"/>
          <w:lang w:val="fr-FR"/>
        </w:rPr>
        <w:tab/>
      </w:r>
      <w:r w:rsidRPr="00D826E0">
        <w:rPr>
          <w:color w:val="auto"/>
          <w:lang w:val="fr-FR"/>
        </w:rPr>
        <w:tab/>
      </w:r>
      <w:r w:rsidRPr="005E51E7">
        <w:rPr>
          <w:color w:val="auto"/>
        </w:rPr>
        <w:t>zs:units = "m" ;</w:t>
      </w:r>
    </w:p>
    <w:p w:rsidR="00620A54" w:rsidRPr="005E51E7" w:rsidRDefault="00620A54" w:rsidP="002603CC">
      <w:pPr>
        <w:pStyle w:val="Code"/>
        <w:jc w:val="both"/>
        <w:rPr>
          <w:color w:val="auto"/>
        </w:rPr>
      </w:pPr>
      <w:r w:rsidRPr="005E51E7">
        <w:rPr>
          <w:color w:val="auto"/>
        </w:rPr>
        <w:tab/>
      </w:r>
      <w:r w:rsidRPr="005E51E7">
        <w:rPr>
          <w:color w:val="auto"/>
        </w:rPr>
        <w:tab/>
        <w:t>zs:long_name = "water level" ;</w:t>
      </w:r>
    </w:p>
    <w:p w:rsidR="00620A54" w:rsidRPr="00D826E0" w:rsidRDefault="00620A54" w:rsidP="002603CC">
      <w:pPr>
        <w:pStyle w:val="Code"/>
        <w:jc w:val="both"/>
        <w:rPr>
          <w:color w:val="auto"/>
          <w:lang w:val="fr-FR"/>
        </w:rPr>
      </w:pPr>
      <w:r w:rsidRPr="005E51E7">
        <w:rPr>
          <w:color w:val="auto"/>
        </w:rPr>
        <w:tab/>
      </w:r>
      <w:r w:rsidRPr="00D826E0">
        <w:rPr>
          <w:color w:val="auto"/>
          <w:lang w:val="fr-FR"/>
        </w:rPr>
        <w:t>double zb(globaltime, y, x) ;</w:t>
      </w:r>
    </w:p>
    <w:p w:rsidR="00620A54" w:rsidRPr="005E51E7" w:rsidRDefault="00620A54" w:rsidP="002603CC">
      <w:pPr>
        <w:pStyle w:val="Code"/>
        <w:jc w:val="both"/>
        <w:rPr>
          <w:color w:val="auto"/>
        </w:rPr>
      </w:pPr>
      <w:r w:rsidRPr="00D826E0">
        <w:rPr>
          <w:color w:val="auto"/>
          <w:lang w:val="fr-FR"/>
        </w:rPr>
        <w:tab/>
      </w:r>
      <w:r w:rsidRPr="00D826E0">
        <w:rPr>
          <w:color w:val="auto"/>
          <w:lang w:val="fr-FR"/>
        </w:rPr>
        <w:tab/>
      </w:r>
      <w:r w:rsidRPr="005E51E7">
        <w:rPr>
          <w:color w:val="auto"/>
        </w:rPr>
        <w:t>zb:units = "m" ;</w:t>
      </w:r>
    </w:p>
    <w:p w:rsidR="00620A54" w:rsidRPr="005E51E7" w:rsidRDefault="00620A54" w:rsidP="002603CC">
      <w:pPr>
        <w:pStyle w:val="Code"/>
        <w:jc w:val="both"/>
        <w:rPr>
          <w:color w:val="auto"/>
        </w:rPr>
      </w:pPr>
      <w:r w:rsidRPr="005E51E7">
        <w:rPr>
          <w:color w:val="auto"/>
        </w:rPr>
        <w:tab/>
      </w:r>
      <w:r w:rsidRPr="005E51E7">
        <w:rPr>
          <w:color w:val="auto"/>
        </w:rPr>
        <w:tab/>
        <w:t>zb:long_name = "bed level" ;</w:t>
      </w:r>
    </w:p>
    <w:p w:rsidR="00620A54" w:rsidRPr="005E51E7" w:rsidRDefault="00620A54" w:rsidP="002603CC">
      <w:pPr>
        <w:pStyle w:val="Code"/>
        <w:jc w:val="both"/>
        <w:rPr>
          <w:color w:val="auto"/>
        </w:rPr>
      </w:pPr>
      <w:r w:rsidRPr="005E51E7">
        <w:rPr>
          <w:color w:val="auto"/>
        </w:rPr>
        <w:tab/>
        <w:t>double ue(globaltime, y, x) ;</w:t>
      </w:r>
    </w:p>
    <w:p w:rsidR="00620A54" w:rsidRPr="005E51E7" w:rsidRDefault="00620A54" w:rsidP="002603CC">
      <w:pPr>
        <w:pStyle w:val="Code"/>
        <w:jc w:val="both"/>
        <w:rPr>
          <w:color w:val="auto"/>
        </w:rPr>
      </w:pPr>
      <w:r w:rsidRPr="005E51E7">
        <w:rPr>
          <w:color w:val="auto"/>
        </w:rPr>
        <w:tab/>
      </w:r>
      <w:r w:rsidRPr="005E51E7">
        <w:rPr>
          <w:color w:val="auto"/>
        </w:rPr>
        <w:tab/>
        <w:t>ue:units = "m/s" ;</w:t>
      </w:r>
    </w:p>
    <w:p w:rsidR="00620A54" w:rsidRPr="00752797" w:rsidRDefault="00620A54" w:rsidP="002603CC">
      <w:pPr>
        <w:pStyle w:val="Heading2"/>
        <w:spacing w:line="240" w:lineRule="auto"/>
        <w:jc w:val="both"/>
        <w:rPr>
          <w:lang w:val="en-US"/>
        </w:rPr>
      </w:pPr>
      <w:bookmarkStart w:id="367" w:name="_Toc285701687"/>
      <w:bookmarkStart w:id="368" w:name="_Toc413853453"/>
      <w:r w:rsidRPr="00752797">
        <w:rPr>
          <w:lang w:val="en-US"/>
        </w:rPr>
        <w:t>Time parameters</w:t>
      </w:r>
      <w:bookmarkEnd w:id="367"/>
      <w:bookmarkEnd w:id="368"/>
    </w:p>
    <w:p w:rsidR="001F0864" w:rsidRDefault="00620A54" w:rsidP="007E2FAA">
      <w:pPr>
        <w:pStyle w:val="BodyText"/>
        <w:rPr>
          <w:ins w:id="369" w:author="Ellen Quataert" w:date="2015-04-10T14:02:00Z"/>
          <w:lang w:val="en-US"/>
        </w:rPr>
      </w:pPr>
      <w:r w:rsidRPr="00752797">
        <w:rPr>
          <w:lang w:val="en-US"/>
        </w:rPr>
        <w:t xml:space="preserve">In all XBeach simulations the hydrodynamic simulation starts at time 0. Model output can be postponed until the time specified by the keyword </w:t>
      </w:r>
      <w:r w:rsidRPr="00752797">
        <w:rPr>
          <w:i/>
          <w:lang w:val="en-US"/>
        </w:rPr>
        <w:t xml:space="preserve">tstart </w:t>
      </w:r>
      <w:r w:rsidRPr="00752797">
        <w:rPr>
          <w:lang w:val="en-US"/>
        </w:rPr>
        <w:t xml:space="preserve">(see </w:t>
      </w:r>
      <w:commentRangeStart w:id="370"/>
      <w:r w:rsidR="00055F7E">
        <w:fldChar w:fldCharType="begin"/>
      </w:r>
      <w:r w:rsidR="00055F7E">
        <w:instrText xml:space="preserve"> REF _Ref285455080 \w \h  \* MERGEFORMAT </w:instrText>
      </w:r>
      <w:r w:rsidR="00055F7E">
        <w:fldChar w:fldCharType="separate"/>
      </w:r>
      <w:r w:rsidR="007E2FAA">
        <w:t>0</w:t>
      </w:r>
      <w:r w:rsidR="00055F7E">
        <w:fldChar w:fldCharType="end"/>
      </w:r>
      <w:commentRangeEnd w:id="370"/>
      <w:r w:rsidR="001F0864">
        <w:rPr>
          <w:rStyle w:val="CommentReference"/>
        </w:rPr>
        <w:commentReference w:id="370"/>
      </w:r>
      <w:r w:rsidRPr="00752797">
        <w:rPr>
          <w:lang w:val="en-US"/>
        </w:rPr>
        <w:t xml:space="preserve"> </w:t>
      </w:r>
    </w:p>
    <w:p w:rsidR="007E2FAA" w:rsidRPr="00752797" w:rsidRDefault="007E1D7E" w:rsidP="007E2FAA">
      <w:pPr>
        <w:pStyle w:val="BodyText"/>
        <w:rPr>
          <w:lang w:val="en-US"/>
        </w:rPr>
      </w:pPr>
      <w:r w:rsidRPr="00752797">
        <w:rPr>
          <w:lang w:val="en-US"/>
        </w:rPr>
        <w:fldChar w:fldCharType="begin"/>
      </w:r>
      <w:r w:rsidR="00620A54" w:rsidRPr="00752797">
        <w:rPr>
          <w:lang w:val="en-US"/>
        </w:rPr>
        <w:instrText xml:space="preserve"> REF _Ref285455082 \h </w:instrText>
      </w:r>
      <w:r w:rsidR="004D7B46" w:rsidRPr="00752797">
        <w:rPr>
          <w:lang w:val="en-US"/>
        </w:rPr>
        <w:instrText xml:space="preserve"> \* MERGEFORMAT </w:instrText>
      </w:r>
      <w:r w:rsidRPr="00752797">
        <w:rPr>
          <w:lang w:val="en-US"/>
        </w:rPr>
      </w:r>
      <w:r w:rsidRPr="00752797">
        <w:rPr>
          <w:lang w:val="en-US"/>
        </w:rPr>
        <w:fldChar w:fldCharType="separate"/>
      </w:r>
      <w:r w:rsidR="007E2FAA" w:rsidRPr="00752797">
        <w:rPr>
          <w:lang w:val="en-US"/>
        </w:rPr>
        <w:t xml:space="preserve">Table </w:t>
      </w:r>
      <w:r w:rsidR="007E2FAA">
        <w:rPr>
          <w:lang w:val="en-US"/>
        </w:rPr>
        <w:t>4.18</w:t>
      </w:r>
      <w:r w:rsidR="007E2FAA" w:rsidRPr="00752797">
        <w:rPr>
          <w:lang w:val="en-US"/>
        </w:rPr>
        <w:tab/>
        <w:t>Overview of all keywords related to the ship module</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7E2FAA" w:rsidRPr="00752797" w:rsidTr="00003B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7E2FAA" w:rsidRPr="00752797" w:rsidRDefault="007E2FAA" w:rsidP="00003B05">
            <w:pPr>
              <w:pStyle w:val="PlainText"/>
              <w:jc w:val="both"/>
            </w:pPr>
            <w:r w:rsidRPr="00752797">
              <w:t>Keyword</w:t>
            </w:r>
          </w:p>
        </w:tc>
        <w:tc>
          <w:tcPr>
            <w:tcW w:w="2834" w:type="dxa"/>
          </w:tcPr>
          <w:p w:rsidR="007E2FAA" w:rsidRPr="00752797" w:rsidRDefault="007E2FAA"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7E2FAA" w:rsidRPr="00752797" w:rsidRDefault="007E2FAA"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7E2FAA" w:rsidRPr="00752797" w:rsidRDefault="007E2FAA"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7E2FAA" w:rsidRPr="00752797" w:rsidRDefault="007E2FAA"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7E2FAA" w:rsidRPr="00752797" w:rsidRDefault="007E2FAA"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7E2FAA" w:rsidRPr="00752797" w:rsidTr="00003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7E2FAA" w:rsidRPr="00752797" w:rsidRDefault="007E2FAA" w:rsidP="00003B05">
            <w:pPr>
              <w:pStyle w:val="PlainText"/>
              <w:jc w:val="both"/>
            </w:pPr>
            <w:r w:rsidRPr="00752797">
              <w:t>nship*</w:t>
            </w:r>
          </w:p>
        </w:tc>
        <w:tc>
          <w:tcPr>
            <w:tcW w:w="2834" w:type="dxa"/>
          </w:tcPr>
          <w:p w:rsidR="007E2FAA" w:rsidRPr="00752797" w:rsidRDefault="007E2FAA"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ships</w:t>
            </w:r>
          </w:p>
        </w:tc>
        <w:tc>
          <w:tcPr>
            <w:tcW w:w="1417" w:type="dxa"/>
          </w:tcPr>
          <w:p w:rsidR="007E2FAA" w:rsidRPr="00752797" w:rsidRDefault="007E2FAA"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rsidR="007E2FAA" w:rsidRPr="00752797" w:rsidRDefault="007E2FAA" w:rsidP="00003B05">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7E2FAA" w:rsidRPr="00752797" w:rsidRDefault="007E2FAA"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7E2FAA" w:rsidRPr="00752797" w:rsidRDefault="007E2FAA" w:rsidP="00003B05">
            <w:pPr>
              <w:pStyle w:val="PlainText"/>
              <w:jc w:val="both"/>
              <w:cnfStyle w:val="000000100000" w:firstRow="0" w:lastRow="0" w:firstColumn="0" w:lastColumn="0" w:oddVBand="0" w:evenVBand="0" w:oddHBand="1" w:evenHBand="0" w:firstRowFirstColumn="0" w:firstRowLastColumn="0" w:lastRowFirstColumn="0" w:lastRowLastColumn="0"/>
            </w:pPr>
          </w:p>
        </w:tc>
      </w:tr>
      <w:tr w:rsidR="007E2FAA" w:rsidRPr="00752797" w:rsidTr="00003B05">
        <w:tc>
          <w:tcPr>
            <w:cnfStyle w:val="001000000000" w:firstRow="0" w:lastRow="0" w:firstColumn="1" w:lastColumn="0" w:oddVBand="0" w:evenVBand="0" w:oddHBand="0" w:evenHBand="0" w:firstRowFirstColumn="0" w:firstRowLastColumn="0" w:lastRowFirstColumn="0" w:lastRowLastColumn="0"/>
            <w:tcW w:w="1984" w:type="dxa"/>
          </w:tcPr>
          <w:p w:rsidR="007E2FAA" w:rsidRPr="00752797" w:rsidRDefault="007E2FAA" w:rsidP="00003B05">
            <w:pPr>
              <w:pStyle w:val="PlainText"/>
              <w:jc w:val="both"/>
            </w:pPr>
            <w:r w:rsidRPr="00752797">
              <w:t>shipfile</w:t>
            </w:r>
          </w:p>
        </w:tc>
        <w:tc>
          <w:tcPr>
            <w:tcW w:w="2834" w:type="dxa"/>
          </w:tcPr>
          <w:p w:rsidR="007E2FAA" w:rsidRPr="00752797" w:rsidRDefault="007E2FAA"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ship data file</w:t>
            </w:r>
          </w:p>
        </w:tc>
        <w:tc>
          <w:tcPr>
            <w:tcW w:w="1417" w:type="dxa"/>
          </w:tcPr>
          <w:p w:rsidR="007E2FAA" w:rsidRPr="00752797" w:rsidRDefault="007E2FAA"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7E2FAA" w:rsidRPr="00752797" w:rsidRDefault="007E2FAA"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7E2FAA" w:rsidRPr="00752797" w:rsidRDefault="007E2FAA"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7E2FAA" w:rsidRPr="00752797" w:rsidRDefault="007E2FAA" w:rsidP="00003B05">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7E2FAA" w:rsidP="002603CC">
      <w:pPr>
        <w:pStyle w:val="BodyText"/>
        <w:rPr>
          <w:lang w:val="en-US"/>
        </w:rPr>
      </w:pPr>
      <w:r w:rsidRPr="00752797">
        <w:rPr>
          <w:lang w:val="en-US"/>
        </w:rPr>
        <w:t>Output selection</w:t>
      </w:r>
      <w:r w:rsidR="007E1D7E" w:rsidRPr="00752797">
        <w:rPr>
          <w:lang w:val="en-US"/>
        </w:rPr>
        <w:fldChar w:fldCharType="end"/>
      </w:r>
      <w:r w:rsidR="00620A54" w:rsidRPr="00752797">
        <w:rPr>
          <w:lang w:val="en-US"/>
        </w:rPr>
        <w:t xml:space="preserve">). The simulation stops at the time specified by </w:t>
      </w:r>
      <w:r w:rsidR="00620A54" w:rsidRPr="00752797">
        <w:rPr>
          <w:i/>
          <w:lang w:val="en-US"/>
        </w:rPr>
        <w:t>tstop</w:t>
      </w:r>
      <w:r w:rsidR="00620A54" w:rsidRPr="00752797">
        <w:rPr>
          <w:lang w:val="en-US"/>
        </w:rPr>
        <w:t xml:space="preserve">. The time step used in the hydrodynamic simulation is determined based on a given maximum Courant number using the keyword </w:t>
      </w:r>
      <w:r w:rsidR="00620A54" w:rsidRPr="00752797">
        <w:rPr>
          <w:i/>
          <w:lang w:val="en-US"/>
        </w:rPr>
        <w:t>CFL</w:t>
      </w:r>
      <w:r w:rsidR="00620A54" w:rsidRPr="00752797">
        <w:rPr>
          <w:lang w:val="en-US"/>
        </w:rPr>
        <w:t>. The table below gives an overview of all keywords related to time management:</w:t>
      </w:r>
    </w:p>
    <w:p w:rsidR="00003B05" w:rsidRPr="00752797" w:rsidRDefault="00003B05" w:rsidP="00003B05">
      <w:pPr>
        <w:pStyle w:val="Caption"/>
        <w:rPr>
          <w:lang w:val="en-US"/>
        </w:rPr>
      </w:pPr>
      <w:r w:rsidRPr="00752797">
        <w:rPr>
          <w:lang w:val="en-US"/>
        </w:rPr>
        <w:t xml:space="preserve">Table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4</w:t>
      </w:r>
      <w:r w:rsidR="007E2FAA">
        <w:rPr>
          <w:lang w:val="en-US"/>
        </w:rPr>
        <w:fldChar w:fldCharType="end"/>
      </w:r>
      <w:r w:rsidR="007E2FAA">
        <w:rPr>
          <w:lang w:val="en-US"/>
        </w:rPr>
        <w:t>.</w:t>
      </w:r>
      <w:r w:rsidR="007E2FAA">
        <w:rPr>
          <w:lang w:val="en-US"/>
        </w:rPr>
        <w:fldChar w:fldCharType="begin"/>
      </w:r>
      <w:r w:rsidR="007E2FAA">
        <w:rPr>
          <w:lang w:val="en-US"/>
        </w:rPr>
        <w:instrText xml:space="preserve"> SEQ Table \* ARABIC \s 1 </w:instrText>
      </w:r>
      <w:r w:rsidR="007E2FAA">
        <w:rPr>
          <w:lang w:val="en-US"/>
        </w:rPr>
        <w:fldChar w:fldCharType="separate"/>
      </w:r>
      <w:r w:rsidR="007E2FAA">
        <w:rPr>
          <w:noProof/>
          <w:lang w:val="en-US"/>
        </w:rPr>
        <w:t>21</w:t>
      </w:r>
      <w:r w:rsidR="007E2FAA">
        <w:rPr>
          <w:lang w:val="en-US"/>
        </w:rPr>
        <w:fldChar w:fldCharType="end"/>
      </w:r>
      <w:r w:rsidRPr="00752797">
        <w:rPr>
          <w:lang w:val="en-US"/>
        </w:rPr>
        <w:tab/>
        <w:t>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CFL</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Courant-Friedrichs-Lewy number</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0.1 - 0.9</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tstop</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Stop time of simulation, in morphological time</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2000.0</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1.0 - 1000000.0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tunits</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Time units in udunits format (seconds since 1970-01-01 00:00:00.00 +1:00)</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752797" w:rsidRDefault="00620A54" w:rsidP="002603CC">
      <w:pPr>
        <w:spacing w:line="240" w:lineRule="auto"/>
        <w:rPr>
          <w:b/>
          <w:bCs/>
          <w:sz w:val="30"/>
          <w:szCs w:val="32"/>
          <w:lang w:val="en-US"/>
        </w:rPr>
      </w:pPr>
      <w:r w:rsidRPr="00752797">
        <w:rPr>
          <w:lang w:val="en-US"/>
        </w:rPr>
        <w:br w:type="page"/>
      </w:r>
    </w:p>
    <w:p w:rsidR="00620A54" w:rsidRPr="00752797" w:rsidRDefault="00620A54" w:rsidP="002603CC">
      <w:pPr>
        <w:pStyle w:val="Heading1"/>
        <w:jc w:val="both"/>
        <w:rPr>
          <w:lang w:val="en-US"/>
        </w:rPr>
      </w:pPr>
      <w:bookmarkStart w:id="371" w:name="_Toc413853454"/>
      <w:r w:rsidRPr="00752797">
        <w:rPr>
          <w:lang w:val="en-US"/>
        </w:rPr>
        <w:lastRenderedPageBreak/>
        <w:t>Bibliography</w:t>
      </w:r>
      <w:bookmarkEnd w:id="371"/>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Andrews, D. G., &amp; Mcintyre, M. E. (1978). An exact theory of nonlinear waves on a Lagrangian-mean flow. Journal of Fluid Mechanics, 89, 609. doi:10.1017/S0022112078002773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Baldock, T. E., Holmes, P., Bunker, S., &amp; van Weert, P. (1998). Cross-shore hydrodynamics within an unsaturated surfzone. Coastal Engineering, 34, 173–196.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Battjes, J. A. (1975). Modelling of turbulence in the surfzone. Symposium on Modelling Techniques, San Francisco, 1050–1061.</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rPr>
        <w:t xml:space="preserve">Daly, C., Roelvink, J. A., van Dongeren, A. R., &amp; McCall, R. T. (2010). </w:t>
      </w:r>
      <w:r w:rsidRPr="002D6E55">
        <w:rPr>
          <w:rFonts w:ascii="Arial" w:hAnsi="Arial" w:cs="Arial"/>
          <w:sz w:val="21"/>
          <w:szCs w:val="21"/>
          <w:lang w:val="en-US"/>
        </w:rPr>
        <w:t>Short wave breaking effects on law frequency waves. Proceedings 30th International Conference on Coastal Engineering, San Diego, 1–13.</w:t>
      </w:r>
    </w:p>
    <w:p w:rsidR="002D6E55" w:rsidRPr="00D826E0" w:rsidRDefault="002D6E55" w:rsidP="002D6E55">
      <w:pPr>
        <w:pStyle w:val="NormalWeb"/>
        <w:ind w:left="480" w:hanging="480"/>
        <w:rPr>
          <w:rFonts w:ascii="Arial" w:hAnsi="Arial" w:cs="Arial"/>
          <w:sz w:val="21"/>
          <w:szCs w:val="21"/>
          <w:lang w:val="fr-FR"/>
        </w:rPr>
      </w:pPr>
      <w:r w:rsidRPr="00D826E0">
        <w:rPr>
          <w:rFonts w:ascii="Arial" w:hAnsi="Arial" w:cs="Arial"/>
          <w:sz w:val="21"/>
          <w:szCs w:val="21"/>
        </w:rPr>
        <w:t xml:space="preserve">Daly, C., Roelvink, J. A., van Dongeren, A. R., van Thiel de Vries, J. S. M., &amp; McCall, R. T. (2012). </w:t>
      </w:r>
      <w:r w:rsidRPr="002D6E55">
        <w:rPr>
          <w:rFonts w:ascii="Arial" w:hAnsi="Arial" w:cs="Arial"/>
          <w:sz w:val="21"/>
          <w:szCs w:val="21"/>
          <w:lang w:val="en-US"/>
        </w:rPr>
        <w:t xml:space="preserve">Validation of an advective-deterministic approach to short wave breaking in a surf-beat model. </w:t>
      </w:r>
      <w:r w:rsidRPr="00D826E0">
        <w:rPr>
          <w:rFonts w:ascii="Arial" w:hAnsi="Arial" w:cs="Arial"/>
          <w:sz w:val="21"/>
          <w:szCs w:val="21"/>
          <w:lang w:val="fr-FR"/>
        </w:rPr>
        <w:t>Coastal Engineering, 60, 69–83. doi:10.1016/j.coastaleng.2011.08.001</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lang w:val="fr-FR"/>
        </w:rPr>
        <w:t xml:space="preserve">Darcy, H. (1856). Les fontaines publiques de la ville de dijon. </w:t>
      </w:r>
      <w:r w:rsidRPr="002D6E55">
        <w:rPr>
          <w:rFonts w:ascii="Arial" w:hAnsi="Arial" w:cs="Arial"/>
          <w:sz w:val="21"/>
          <w:szCs w:val="21"/>
          <w:lang w:val="en-US"/>
        </w:rPr>
        <w:t>Tech. Rep., Dalmont, Paris.</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 Jong, M. P. C., Roelvink, J. A., &amp; Breederveld, C. (2013). Numerical modelling of passing-ship effects in complex geometries and on shallow water. Pianc Smart Rivers 2013.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 Vet, P. L. M. (2014). Modelling sediment transport and morphology during overwash and breaching events. MSc thesis, Delft University of Technology, Delft.</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Deigaard, R. (1993). A note on the three-dimensional shear stress distribution in a surf zone. Coastal Engineering, 20, 157–171. doi:10.1016/0378-3839(93)90059-H</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Deltares. (2011). Delft3D-FLOW: user manual.</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Den Adel, H. (1987). </w:t>
      </w:r>
      <w:r w:rsidRPr="00D826E0">
        <w:rPr>
          <w:rFonts w:ascii="Arial" w:hAnsi="Arial" w:cs="Arial"/>
          <w:sz w:val="21"/>
          <w:szCs w:val="21"/>
        </w:rPr>
        <w:t xml:space="preserve">Heranalyse doorlatendheidsmetingen door middel van de forchheimer relatie. </w:t>
      </w:r>
      <w:r w:rsidRPr="002D6E55">
        <w:rPr>
          <w:rFonts w:ascii="Arial" w:hAnsi="Arial" w:cs="Arial"/>
          <w:sz w:val="21"/>
          <w:szCs w:val="21"/>
          <w:lang w:val="en-US"/>
        </w:rPr>
        <w:t>Technical Report M 1795/H 195, CO 272550/56, Grondmechanica Delft, Waterloopkundig Laboratorium. Dutch.</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Galappatti, R., &amp; Vreugdenhill, C. B. (1985). A depth integrated model for suspended transport. Journal for Hydraulic Research, 23(4), 359–377.</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Guza, R. T., &amp; Thornton, E. B. (1985). Velocity moments in the nearshore. Coastal Engineering, 111(2), 235–256.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Halford, K. (2000). Simulation and interpretation of borehole flowmeter results under laminar and turbulent flow conditions. Proceedings of the Seventh International Symposium on Logging for Minerals and Geotechnical Applications, Golden, Colorado, The Minerals and Geotechnical Logging Society, 157–168.</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Hallermeier, R. J. (1981). Terminal settling velocity of commonly occurring sand grains. Sedimentology, 28, 859–865.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Harbaugh, A. W. (2005). MODFLOW-2005 , The USGS Modular Ground-Water Model. U.S. Geological Survey Techniques and Methods, 253.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Holthuijsen, L. H., Booij, N., &amp; Herbers, T. H. C. (1989). A prediction model for stationary, short-crested waves in shallow water with ambient currents. Coastal Engineering, 13(1), 23–54. doi:10.1016/0378-3839(89)90031-8</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Janssen, T. T., &amp; Battjes, J. A. (2007). A note on wave energy dissipation over steep beaches. Coastal Engineering, 54, 711–716. doi:10.1016/j.coastaleng.2007.05.006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Komar, P. D., &amp; Miller, M. C. (1975). On the comparison between the threshold of sediment motion under waves under unidirectional currents with a discussion of the practical evaluation of the threshold. Journal of Sedimentary Research, 362–367.</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Lam, D. C. L., &amp; Simpson, R. B. (1976). Centered differencing and the box scheme for diffusion convection problems. Journal of Computational Physics, 22, 486–500.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Lee, K. H., Mizutani, N., Hur, D. S., &amp; Kamiya, A. (2007). The effect of groundwater on topographic changes in a gravel beach. Ocean Engineering, 34, 605–615. doi:10.1016/j.oceaneng.2005.10.026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Li, L., &amp; Barry, D. A. (2000). Wave-induced beach groundwater flow. Advances in Water Resources, 23, 325–337. doi:10.1016/S0309-1708(99)00032-9</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Stewart, R. W. (1962). Radiation stress and mass transport in gravity waves, with application to “surf beats.” Journal of Fluid Mechanics, 13, 481–504.</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Stewart, R. W. (1964). Radiation stress in water waves: a physical discussion with applications. Deep-Sea Research, 529–562.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Turner, J. S. (1974). An “entraining plume” model of a spilling breaker. Journal of Fluid Mechanics, 63(01), 1–20.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Lowe, R. J., Falter, J. L., Koseff, J. R., Monismith, S. G., &amp; Atkinson, M. J. (2007). Spectral wave flow attenuation within submerged canopies: Implications for wave energy dissipation. Journal of Geophysical Research: Oceans, 112, 1–14. doi:10.1029/2006JC003605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McCall, R. T., Masselink, G., Poate, T. G., Roelvink, J. a., Almeida, L. P., Davidson, M., &amp; Russell, P. E. (2014). Modelling storm hydrodynamics on gravel beaches with XBeach-G. Coastal Engineering, 91, 231–250. doi:10.1016/j.coastaleng.2014.06.007</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lang w:val="es-ES"/>
        </w:rPr>
        <w:t xml:space="preserve">Mendez, F. J., &amp; Losada, I. J. (2004). </w:t>
      </w:r>
      <w:r w:rsidRPr="002D6E55">
        <w:rPr>
          <w:rFonts w:ascii="Arial" w:hAnsi="Arial" w:cs="Arial"/>
          <w:sz w:val="21"/>
          <w:szCs w:val="21"/>
          <w:lang w:val="en-US"/>
        </w:rPr>
        <w:t>An empirical model to estimate the propagation of random breaking and nonbreaking waves over vegetation fields. Coastal Engineering, 51, 103–118. doi:10.1016/j.coastaleng.2003.11.003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Nairn, R. B., Roelvink, J. A., &amp; Southgate, H. N. (1990). Transition zone width and implications for modeling surfzone hydrodynamics. Proceedings 22th International Conference on Coastal Engineering, 68–81. doi:10.9753/icce.v22.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Nederhoff, C. M., Lodder, Q. J., Boers, M., Den Bieman, J. P., &amp; Miller, J. K. (2015). Modeling the effects of hard structures on dune erosion and overwash - a case study of the impact </w:t>
      </w:r>
      <w:r w:rsidRPr="002D6E55">
        <w:rPr>
          <w:rFonts w:ascii="Arial" w:hAnsi="Arial" w:cs="Arial"/>
          <w:sz w:val="21"/>
          <w:szCs w:val="21"/>
          <w:lang w:val="en-US"/>
        </w:rPr>
        <w:lastRenderedPageBreak/>
        <w:t>of Hurricane Sandy on the New Jersey coast. Proceedings Coastal Sediments, San Diego, CA.</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Phan, L., van Thiel de Vries, J. S. M., &amp; Stive, M. J. F. (2014). Coastal Mangrove Squeeze in the Mekong Delta. Journal of Coastal Research.</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Phillips, O. M. (1977). The dynamics of the upper ocean. Cambridge University Press, 366.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Raubenheimer, B., Guza, R. T., &amp; Elgar, S. (1999). Tidal water table fluctuations in a sandy ocean beach. Water Resources Research, 35(8), 2313. doi:10.1029/1999WR900105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Reniers, A. J. H. M., MacMahan, J. H., Thornton, E. B., &amp; Stanton, T. P. (2007). Modeling of very low frequency motions during RIPEX. Journal of Geophysical Research: Oceans, 112(February), 1–14. doi:10.1029/2005JC003122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Reniers, A. J. H. M., Roelvink, J. A., &amp; Thornton, E. B. (2004). Morphodynamic modeling of an embayed beach under wave group forcing. Journal of Geophysical Research, 109, 1–22. doi:10.1029/2002JC001586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Rienecker, M. M., &amp; Fenton, J. D. (1981). A Fourier approximation method for steady water waves. Journal of Fluid Mechanics, 104, 119. doi:10.1017/S0022112081002851</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(1993a). Dissipation in random wave group incident on a beach. Coastal Engineering, 19, 127–150.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(1993b). Surf beat and its effect on cross-shore profiles. PhD thesis, Delft Unversity of Technology, Delft.</w:t>
      </w:r>
    </w:p>
    <w:p w:rsid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(2006). Coastal morphodynamic evolution techniques. Coastal Engineering, 53, 277–287. doi:10.1016/j.coastaleng.2005.10.015</w:t>
      </w:r>
    </w:p>
    <w:p w:rsidR="005E51E7" w:rsidRDefault="005E51E7" w:rsidP="002D6E55">
      <w:pPr>
        <w:pStyle w:val="NormalWeb"/>
        <w:ind w:left="480" w:hanging="480"/>
        <w:rPr>
          <w:rFonts w:ascii="Arial" w:hAnsi="Arial" w:cs="Arial"/>
          <w:sz w:val="21"/>
          <w:szCs w:val="21"/>
          <w:lang w:val="en-US"/>
        </w:rPr>
      </w:pPr>
      <w:r w:rsidRPr="00D826E0">
        <w:rPr>
          <w:rFonts w:ascii="Arial" w:hAnsi="Arial" w:cs="Arial"/>
          <w:sz w:val="21"/>
          <w:szCs w:val="21"/>
        </w:rPr>
        <w:t xml:space="preserve">Roelvink, J. A., Reniers, A. J. H. M., van Dongeren, A. R., van Thiel de Vries, J. S. M., McCall, R. T., &amp; Lescinski, J. (2009). </w:t>
      </w:r>
      <w:r w:rsidRPr="005E51E7">
        <w:rPr>
          <w:rFonts w:ascii="Arial" w:hAnsi="Arial" w:cs="Arial"/>
          <w:sz w:val="21"/>
          <w:szCs w:val="21"/>
          <w:lang w:val="en-US"/>
        </w:rPr>
        <w:t>Modelling storm impacts on beaches, dunes and barrier islands. Coastal Engineering, 56(11-12), 1133–1152. doi:10.1016/j.coastaleng.2009.08.006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&amp; Stive, M. J. F. (1989). Bar-generating cross-shore flow mechanisms on a beach. Journal of Geophysical Research, 94, 4785–4800.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Rowe, P. N. (1987). A convenient empirical equation for estimation of the richardson-zaki exponent. Chemical Engineering Science, 42(11), 2795 – 2796.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Ruessink, B. G., Miles, J. R., Feddersen, F., Guza, R. T., &amp; Elgar, S. (2001). Modeling the alongshore current on barred beaches. Journal of Geophysical Research, 106(22), 451–463.</w:t>
      </w:r>
    </w:p>
    <w:p w:rsidR="002D6E55" w:rsidRPr="00D826E0" w:rsidRDefault="002D6E55" w:rsidP="002D6E55">
      <w:pPr>
        <w:pStyle w:val="NormalWeb"/>
        <w:ind w:left="480" w:hanging="480"/>
        <w:rPr>
          <w:rFonts w:ascii="Arial" w:hAnsi="Arial" w:cs="Arial"/>
          <w:sz w:val="21"/>
          <w:szCs w:val="21"/>
        </w:rPr>
      </w:pPr>
      <w:r w:rsidRPr="00D826E0">
        <w:rPr>
          <w:rFonts w:ascii="Arial" w:hAnsi="Arial" w:cs="Arial"/>
          <w:sz w:val="21"/>
          <w:szCs w:val="21"/>
        </w:rPr>
        <w:t xml:space="preserve">Ruessink, B. G., Ramaekers, G., &amp; van Rijn, L. C. (2012). </w:t>
      </w:r>
      <w:r w:rsidRPr="002D6E55">
        <w:rPr>
          <w:rFonts w:ascii="Arial" w:hAnsi="Arial" w:cs="Arial"/>
          <w:sz w:val="21"/>
          <w:szCs w:val="21"/>
          <w:lang w:val="en-US"/>
        </w:rPr>
        <w:t xml:space="preserve">On the parameterization of the free-stream non-linear wave orbital motion in nearshore morphodynamic models. </w:t>
      </w:r>
      <w:r w:rsidRPr="00D826E0">
        <w:rPr>
          <w:rFonts w:ascii="Arial" w:hAnsi="Arial" w:cs="Arial"/>
          <w:sz w:val="21"/>
          <w:szCs w:val="21"/>
        </w:rPr>
        <w:t>Coastal Engineering, 65, 56–63. doi:10.1016/j.coastaleng.2012.03.006</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rPr>
        <w:lastRenderedPageBreak/>
        <w:t xml:space="preserve">Schroevers, M., Huisman, B. J., van der Wal, A., &amp; Terwindt, J. (2011). </w:t>
      </w:r>
      <w:r w:rsidRPr="002D6E55">
        <w:rPr>
          <w:rFonts w:ascii="Arial" w:hAnsi="Arial" w:cs="Arial"/>
          <w:sz w:val="21"/>
          <w:szCs w:val="21"/>
          <w:lang w:val="en-US"/>
        </w:rPr>
        <w:t>Measuring ship induced waves and currents on a tidal flat in the Western Scheldt Estuary. Current, Waves and Turbulence Measurements (CWTM), 2011 IEEE/OES 10th, 123–129.</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Shields, A. (1936). </w:t>
      </w:r>
      <w:r w:rsidRPr="00D826E0">
        <w:rPr>
          <w:rFonts w:ascii="Arial" w:hAnsi="Arial" w:cs="Arial"/>
          <w:sz w:val="21"/>
          <w:szCs w:val="21"/>
          <w:lang w:val="de-DE"/>
        </w:rPr>
        <w:t xml:space="preserve">Anwendung der Aehnlichkeitsmechanik under der Turbulenzforschung auf die Geschiebebewegung. </w:t>
      </w:r>
      <w:r w:rsidRPr="002D6E55">
        <w:rPr>
          <w:rFonts w:ascii="Arial" w:hAnsi="Arial" w:cs="Arial"/>
          <w:sz w:val="21"/>
          <w:szCs w:val="21"/>
          <w:lang w:val="en-US"/>
        </w:rPr>
        <w:t>Preussischen Versuchsanstalt Fur Wasserbau and Schiffbau, 26, 524–526.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Smagorinsky, J. (1963). General circulation experiments wiht the primitive equations I. The basic experiment. Monthly Weather Review, 91, 99–164. doi:10.1126/science.27.693.594</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rPr>
        <w:t xml:space="preserve">Smit, P. B., Janssen, T. T., Holthuijsen, L. H., &amp; Smith, J. (2014). </w:t>
      </w:r>
      <w:r w:rsidRPr="002D6E55">
        <w:rPr>
          <w:rFonts w:ascii="Arial" w:hAnsi="Arial" w:cs="Arial"/>
          <w:sz w:val="21"/>
          <w:szCs w:val="21"/>
          <w:lang w:val="en-US"/>
        </w:rPr>
        <w:t>Non-hydrostatic modeling of surf zone wave dynamics. Coastal Engineering, 83, 36–48. doi:10.1016/j.coastaleng.2013.09.005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Soulsby, R. L. (1997). Dynamics of Marine Sands. London: Thomas Telford Publications.</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Stelling, G. S., &amp; Zijlema, M. (2003). An accurate and efficient finite-difference algorithm for non-hydrostatic free-surface flow with application to wave propagation. International Journal for Numerical Methods in Fluids, 43(1), 1–23.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Stive, M. J. F., &amp; De Vriend, H. J. (1994). Shear stresses and mean flow in shoaling and breaking waves. Proceedings 24th International Conference on Coastal Engineering, 594–608. doi:10.9753/icce.v24.</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lang w:val="es-ES"/>
        </w:rPr>
        <w:t xml:space="preserve">Suzuki, T., Zijlema, M., Burger, B., Meijer, M. C., &amp; Narayan, S. (2012). </w:t>
      </w:r>
      <w:r w:rsidRPr="002D6E55">
        <w:rPr>
          <w:rFonts w:ascii="Arial" w:hAnsi="Arial" w:cs="Arial"/>
          <w:sz w:val="21"/>
          <w:szCs w:val="21"/>
          <w:lang w:val="en-US"/>
        </w:rPr>
        <w:t>Wave dissipation by vegetation with layer schematization in SWAN. Coastal Engineering, 59(1), 64–71. doi:10.1016/j.coastaleng.2011.07.006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Svendsen, I. A. (1984a). Mass flux and undertow in a surf zone. Coastal Engineering, 8, 347–365.</w:t>
      </w:r>
    </w:p>
    <w:p w:rsidR="002D6E55" w:rsidRPr="00D826E0" w:rsidRDefault="002D6E55" w:rsidP="002D6E55">
      <w:pPr>
        <w:pStyle w:val="NormalWeb"/>
        <w:ind w:left="480" w:hanging="480"/>
        <w:rPr>
          <w:rFonts w:ascii="Arial" w:hAnsi="Arial" w:cs="Arial"/>
          <w:sz w:val="21"/>
          <w:szCs w:val="21"/>
        </w:rPr>
      </w:pPr>
      <w:r w:rsidRPr="002D6E55">
        <w:rPr>
          <w:rFonts w:ascii="Arial" w:hAnsi="Arial" w:cs="Arial"/>
          <w:sz w:val="21"/>
          <w:szCs w:val="21"/>
          <w:lang w:val="en-US"/>
        </w:rPr>
        <w:t xml:space="preserve">Svendsen, I. A. (1984b). Wave heights and set-up in a surf zone. </w:t>
      </w:r>
      <w:r w:rsidRPr="00D826E0">
        <w:rPr>
          <w:rFonts w:ascii="Arial" w:hAnsi="Arial" w:cs="Arial"/>
          <w:sz w:val="21"/>
          <w:szCs w:val="21"/>
        </w:rPr>
        <w:t>Coastal Engineering, 8, 303–329. doi:10.1016/0378-3839(84)90028-0</w:t>
      </w:r>
    </w:p>
    <w:p w:rsidR="002D6E55" w:rsidRPr="00D826E0" w:rsidRDefault="002D6E55" w:rsidP="002D6E55">
      <w:pPr>
        <w:pStyle w:val="NormalWeb"/>
        <w:ind w:left="480" w:hanging="480"/>
        <w:rPr>
          <w:rFonts w:ascii="Arial" w:hAnsi="Arial" w:cs="Arial"/>
          <w:sz w:val="21"/>
          <w:szCs w:val="21"/>
        </w:rPr>
      </w:pPr>
      <w:r w:rsidRPr="00D826E0">
        <w:rPr>
          <w:rFonts w:ascii="Arial" w:hAnsi="Arial" w:cs="Arial"/>
          <w:sz w:val="21"/>
          <w:szCs w:val="21"/>
        </w:rPr>
        <w:t xml:space="preserve">Talmon, A. M., van Mierlo, M. C., &amp; Struiksma, N. (1995). </w:t>
      </w:r>
      <w:r w:rsidRPr="002D6E55">
        <w:rPr>
          <w:rFonts w:ascii="Arial" w:hAnsi="Arial" w:cs="Arial"/>
          <w:sz w:val="21"/>
          <w:szCs w:val="21"/>
          <w:lang w:val="en-US"/>
        </w:rPr>
        <w:t xml:space="preserve">Laboratory measurements of the direction of sediment transport on transverse alluvial-bed slope. </w:t>
      </w:r>
      <w:r w:rsidRPr="00D826E0">
        <w:rPr>
          <w:rFonts w:ascii="Arial" w:hAnsi="Arial" w:cs="Arial"/>
          <w:sz w:val="21"/>
          <w:szCs w:val="21"/>
        </w:rPr>
        <w:t>Journal of Hydraulic Research, 33(4), 495–517.</w:t>
      </w:r>
    </w:p>
    <w:p w:rsidR="002D6E55" w:rsidRPr="00D826E0" w:rsidRDefault="002D6E55" w:rsidP="002D6E55">
      <w:pPr>
        <w:pStyle w:val="NormalWeb"/>
        <w:ind w:left="480" w:hanging="480"/>
        <w:rPr>
          <w:rFonts w:ascii="Arial" w:hAnsi="Arial" w:cs="Arial"/>
          <w:sz w:val="21"/>
          <w:szCs w:val="21"/>
        </w:rPr>
      </w:pPr>
      <w:r w:rsidRPr="00D826E0">
        <w:rPr>
          <w:rFonts w:ascii="Arial" w:hAnsi="Arial" w:cs="Arial"/>
          <w:sz w:val="21"/>
          <w:szCs w:val="21"/>
        </w:rPr>
        <w:t>Van Bendegom, L. (1947). Enige beschouwingen over riviermorphologie en rivierverbetering.</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der Zwaag, J. (2014). Modelling sediment sorting near the large scale nourishment ’ The Sand Motor ’. MSc thesis, Delft University of Technology, Delft.</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Dongeren, A. R., &amp; Svendsen, I. A. (1997). Absorbing-generating boundary condition for shallow water models. Journal of Waterway, Port, Coastal and Ocean Engeering, (123), 303–313.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Rhee, C. (2010). Sediment entrainment at high flow velocity. Journal of Hydraulic Engineering, 136, 572–582.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Van Rijn, L. C. (1985). Sediment transport, part III: bed forms and alluvial roughness. Journal of Hydraulic Engineering, 110(12), 1733–1754.</w:t>
      </w:r>
    </w:p>
    <w:p w:rsidR="002D6E55" w:rsidRPr="00D826E0" w:rsidRDefault="002D6E55" w:rsidP="002D6E55">
      <w:pPr>
        <w:pStyle w:val="NormalWeb"/>
        <w:ind w:left="480" w:hanging="480"/>
        <w:rPr>
          <w:rFonts w:ascii="Arial" w:hAnsi="Arial" w:cs="Arial"/>
          <w:sz w:val="21"/>
          <w:szCs w:val="21"/>
        </w:rPr>
      </w:pPr>
      <w:r w:rsidRPr="002D6E55">
        <w:rPr>
          <w:rFonts w:ascii="Arial" w:hAnsi="Arial" w:cs="Arial"/>
          <w:sz w:val="21"/>
          <w:szCs w:val="21"/>
          <w:lang w:val="en-US"/>
        </w:rPr>
        <w:t xml:space="preserve">Van Rijn, L. C. (2007). Unified View of Sediment Transport by Currents and Waves: part I and II. </w:t>
      </w:r>
      <w:r w:rsidRPr="00D826E0">
        <w:rPr>
          <w:rFonts w:ascii="Arial" w:hAnsi="Arial" w:cs="Arial"/>
          <w:sz w:val="21"/>
          <w:szCs w:val="21"/>
        </w:rPr>
        <w:t>Journal of Hydraulic Engineering, (June), 649–667.</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rPr>
        <w:t xml:space="preserve">Van Rooijen, A. A., Van Thiel de Vries, J. S. M., McCall, R. T., van Dongeren, A. R., Roelvink, J. A., &amp; Reniers, A. J. H. M. (2015). </w:t>
      </w:r>
      <w:r w:rsidRPr="002D6E55">
        <w:rPr>
          <w:rFonts w:ascii="Arial" w:hAnsi="Arial" w:cs="Arial"/>
          <w:sz w:val="21"/>
          <w:szCs w:val="21"/>
          <w:lang w:val="en-US"/>
        </w:rPr>
        <w:t>Modeling of wave attenuation by vegetation with XBeach. E-Proceedings of the 36th IAHR World Congress 28 June – 3 July, 2015, The Hague, The Netherlands.</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rPr>
        <w:t xml:space="preserve">Van Thiel de Vries, J. S. M. (2009). </w:t>
      </w:r>
      <w:r w:rsidRPr="002D6E55">
        <w:rPr>
          <w:rFonts w:ascii="Arial" w:hAnsi="Arial" w:cs="Arial"/>
          <w:sz w:val="21"/>
          <w:szCs w:val="21"/>
          <w:lang w:val="en-US"/>
        </w:rPr>
        <w:t>Dune erosion during storm surges. PhD thesis, Delft Unversity of Technology, Delft.</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Verboom, G. K., Stelling, G. S., &amp; Officer, M. J. (1981). Boundary conditions for the shallow water equations. Engineering Applications of Computational Hydraulics, 230–262.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Walstra, D. J. R., Roelvink, J. A., &amp; Groeneweg, J. (2000). Calculation of wave-driven currents in a 3D mean flow model. In Proceedings 27th International Conference on Coastal Engineering (pp. 1050–1063).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Walstra, D. J. R., van Rijn, L. C., Van Ormondt, M., Briere, C., &amp; Talmon, A. M. (2007). The Effects of Bed Slope and Wave Skewness on Sediment Transport and Morphology (pp. 137–150).</w:t>
      </w:r>
    </w:p>
    <w:p w:rsidR="002D6E55" w:rsidRPr="00D826E0" w:rsidRDefault="002D6E55" w:rsidP="002D6E55">
      <w:pPr>
        <w:pStyle w:val="NormalWeb"/>
        <w:ind w:left="480" w:hanging="480"/>
        <w:rPr>
          <w:rFonts w:ascii="Arial" w:hAnsi="Arial" w:cs="Arial"/>
          <w:sz w:val="21"/>
          <w:szCs w:val="21"/>
        </w:rPr>
      </w:pPr>
      <w:r w:rsidRPr="00D826E0">
        <w:rPr>
          <w:rFonts w:ascii="Arial" w:hAnsi="Arial" w:cs="Arial"/>
          <w:sz w:val="21"/>
          <w:szCs w:val="21"/>
        </w:rPr>
        <w:t xml:space="preserve">Zhou, M., Roelvink, J. A., Verheij, H. J., &amp; Ligteringen, H. (2013). </w:t>
      </w:r>
      <w:r w:rsidRPr="002D6E55">
        <w:rPr>
          <w:rFonts w:ascii="Arial" w:hAnsi="Arial" w:cs="Arial"/>
          <w:sz w:val="21"/>
          <w:szCs w:val="21"/>
          <w:lang w:val="en-US"/>
        </w:rPr>
        <w:t xml:space="preserve">Study of Passing Ship Effects along a Bank by Delft3D-FLOW and XBeach. International Workshop on Nautical Traffic Models 2013, Delft, The Netherlands, July 5-7, 2013. </w:t>
      </w:r>
      <w:r w:rsidRPr="00D826E0">
        <w:rPr>
          <w:rFonts w:ascii="Arial" w:hAnsi="Arial" w:cs="Arial"/>
          <w:sz w:val="21"/>
          <w:szCs w:val="21"/>
        </w:rPr>
        <w:t>Delft University of Technology.</w:t>
      </w:r>
    </w:p>
    <w:p w:rsidR="002D6E55" w:rsidRPr="002D6E55" w:rsidRDefault="002D6E55" w:rsidP="002D6E55">
      <w:pPr>
        <w:pStyle w:val="NormalWeb"/>
        <w:ind w:left="480" w:hanging="480"/>
        <w:rPr>
          <w:rFonts w:ascii="Arial" w:hAnsi="Arial" w:cs="Arial"/>
          <w:sz w:val="21"/>
          <w:szCs w:val="21"/>
          <w:lang w:val="en-US"/>
        </w:rPr>
      </w:pPr>
      <w:r w:rsidRPr="00D826E0">
        <w:rPr>
          <w:rFonts w:ascii="Arial" w:hAnsi="Arial" w:cs="Arial"/>
          <w:sz w:val="21"/>
          <w:szCs w:val="21"/>
        </w:rPr>
        <w:t xml:space="preserve">Zhou, M., Roelvink, J. A., Zou, Z., &amp; van Wijhe, H. J. (2014). </w:t>
      </w:r>
      <w:r w:rsidRPr="002D6E55">
        <w:rPr>
          <w:rFonts w:ascii="Arial" w:hAnsi="Arial" w:cs="Arial"/>
          <w:sz w:val="21"/>
          <w:szCs w:val="21"/>
          <w:lang w:val="en-US"/>
        </w:rPr>
        <w:t>Effects of Passing Ship With a Drift Angle on a Moored Ship. ASME 2014 33rd International Conference on Ocean, Offshore and Arctic Engineering.</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Zijlema, M., Stelling, G. S., &amp; Smit, P. B. (2011). SWASH: An operational public domain code for simulating wave fields and rapidly varied flows in coastal waters. Coastal Engineering, 58(10), 992–1012. doi:10.1016/j.coastaleng.2011.05.015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br w:type="page"/>
      </w:r>
    </w:p>
    <w:p w:rsidR="00C170C9" w:rsidRPr="00752797" w:rsidRDefault="00ED3482" w:rsidP="002603CC">
      <w:pPr>
        <w:pStyle w:val="Heading1"/>
        <w:jc w:val="both"/>
        <w:rPr>
          <w:lang w:val="en-US"/>
        </w:rPr>
      </w:pPr>
      <w:bookmarkStart w:id="372" w:name="_Toc413853455"/>
      <w:r w:rsidRPr="00752797">
        <w:rPr>
          <w:lang w:val="en-US"/>
        </w:rPr>
        <w:lastRenderedPageBreak/>
        <w:t>Appendices</w:t>
      </w:r>
      <w:bookmarkEnd w:id="372"/>
    </w:p>
    <w:p w:rsidR="00691D3B" w:rsidRPr="00752797" w:rsidRDefault="00691D3B" w:rsidP="002603CC">
      <w:pPr>
        <w:pStyle w:val="Heading2"/>
        <w:jc w:val="both"/>
        <w:rPr>
          <w:lang w:val="en-US"/>
        </w:rPr>
      </w:pPr>
      <w:bookmarkStart w:id="373" w:name="_Toc412196416"/>
      <w:bookmarkStart w:id="374" w:name="_Toc413853456"/>
      <w:r w:rsidRPr="00752797">
        <w:rPr>
          <w:lang w:val="en-US"/>
        </w:rPr>
        <w:t xml:space="preserve">Hands on exercises (based on basic XBeach </w:t>
      </w:r>
      <w:r w:rsidR="00931B2C">
        <w:rPr>
          <w:lang w:val="en-US"/>
        </w:rPr>
        <w:t>of the Delft Software Days 2014</w:t>
      </w:r>
      <w:r w:rsidRPr="00752797">
        <w:rPr>
          <w:lang w:val="en-US"/>
        </w:rPr>
        <w:t>)</w:t>
      </w:r>
      <w:bookmarkEnd w:id="373"/>
      <w:bookmarkEnd w:id="374"/>
    </w:p>
    <w:p w:rsidR="00C96CBA" w:rsidRDefault="00C96CBA" w:rsidP="002603CC">
      <w:pPr>
        <w:rPr>
          <w:lang w:val="en-US"/>
        </w:rPr>
      </w:pPr>
      <w:r>
        <w:rPr>
          <w:lang w:val="en-US"/>
        </w:rPr>
        <w:t xml:space="preserve">The hands-on </w:t>
      </w:r>
      <w:r w:rsidR="00931B2C">
        <w:rPr>
          <w:lang w:val="en-US"/>
        </w:rPr>
        <w:t xml:space="preserve">exercises can be downloaded via subversion. </w:t>
      </w:r>
      <w:r>
        <w:rPr>
          <w:lang w:val="en-US"/>
        </w:rPr>
        <w:t xml:space="preserve"> </w:t>
      </w:r>
      <w:r w:rsidR="00931B2C" w:rsidRPr="00931B2C">
        <w:rPr>
          <w:lang w:val="en-US"/>
        </w:rPr>
        <w:t>Subversion is a well-known version management system that allows you to always have the most recent source code at hand. It also allows developers to commit changes to the source code, without interfering with other developers. In order to use Subversion, you will need a Subversion client. A well-known client for Windows is Tortoise. If you have registered, you can download the source code via the following URL:</w:t>
      </w:r>
      <w:r w:rsidR="00931B2C" w:rsidRPr="00931B2C">
        <w:rPr>
          <w:i/>
          <w:lang w:val="en-US"/>
        </w:rPr>
        <w:t xml:space="preserve"> </w:t>
      </w:r>
      <w:r w:rsidRPr="00931B2C">
        <w:rPr>
          <w:i/>
          <w:lang w:val="en-US"/>
        </w:rPr>
        <w:t xml:space="preserve">https://svn.oss.deltares.nl/repos/xbeach/Courses/DSD_2014/Examples </w:t>
      </w:r>
      <w:r w:rsidR="00931B2C" w:rsidRPr="00931B2C">
        <w:rPr>
          <w:i/>
          <w:lang w:val="en-US"/>
        </w:rPr>
        <w:t>–</w:t>
      </w:r>
      <w:r w:rsidRPr="00931B2C">
        <w:rPr>
          <w:i/>
          <w:lang w:val="en-US"/>
        </w:rPr>
        <w:t xml:space="preserve"> Basic</w:t>
      </w:r>
      <w:r w:rsidR="00931B2C">
        <w:rPr>
          <w:lang w:val="en-US"/>
        </w:rPr>
        <w:t xml:space="preserve">. For the tools like </w:t>
      </w:r>
      <w:r w:rsidR="00931B2C" w:rsidRPr="00752797">
        <w:rPr>
          <w:lang w:val="en-US"/>
        </w:rPr>
        <w:t>Quickplot</w:t>
      </w:r>
      <w:r w:rsidR="00931B2C">
        <w:rPr>
          <w:lang w:val="en-US"/>
        </w:rPr>
        <w:t xml:space="preserve"> and Quickin the </w:t>
      </w:r>
      <w:r w:rsidR="00931B2C" w:rsidRPr="00752797">
        <w:rPr>
          <w:lang w:val="en-US"/>
        </w:rPr>
        <w:t>Delft3D environment</w:t>
      </w:r>
      <w:r w:rsidR="00931B2C">
        <w:rPr>
          <w:lang w:val="en-US"/>
        </w:rPr>
        <w:t xml:space="preserve"> is needed.</w:t>
      </w:r>
    </w:p>
    <w:p w:rsidR="00691D3B" w:rsidRPr="00752797" w:rsidRDefault="00691D3B" w:rsidP="002603CC">
      <w:pPr>
        <w:pStyle w:val="Heading3"/>
        <w:jc w:val="both"/>
        <w:rPr>
          <w:lang w:val="en-US"/>
        </w:rPr>
      </w:pPr>
      <w:bookmarkStart w:id="375" w:name="_Toc412196417"/>
      <w:bookmarkStart w:id="376" w:name="_Toc413853457"/>
      <w:r w:rsidRPr="00752797">
        <w:rPr>
          <w:lang w:val="en-US"/>
        </w:rPr>
        <w:t>Dune erosion at Delfland, Netherlands (1D)</w:t>
      </w:r>
      <w:bookmarkEnd w:id="375"/>
      <w:bookmarkEnd w:id="376"/>
    </w:p>
    <w:p w:rsidR="00691D3B" w:rsidRPr="00752797" w:rsidRDefault="00691D3B" w:rsidP="002603CC">
      <w:pPr>
        <w:rPr>
          <w:lang w:val="en-US"/>
        </w:rPr>
      </w:pPr>
      <w:r w:rsidRPr="00752797">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lang w:val="en-US"/>
        </w:rPr>
      </w:pPr>
    </w:p>
    <w:p w:rsidR="00691D3B" w:rsidRPr="00752797" w:rsidRDefault="00691D3B" w:rsidP="00C96CBA">
      <w:pPr>
        <w:numPr>
          <w:ilvl w:val="0"/>
          <w:numId w:val="47"/>
        </w:numPr>
        <w:rPr>
          <w:lang w:val="en-US"/>
        </w:rPr>
      </w:pPr>
      <w:r w:rsidRPr="00752797">
        <w:rPr>
          <w:lang w:val="en-US"/>
        </w:rPr>
        <w:t>Go to the folder “Examples\DelflandStorm” and double click the file “run_model.bat”. The simulation will start. The model will run for a few minutes, but in the meantime you can already work on question 2 to 5.</w:t>
      </w:r>
    </w:p>
    <w:p w:rsidR="00691D3B" w:rsidRPr="00752797" w:rsidRDefault="00691D3B" w:rsidP="002603CC">
      <w:pPr>
        <w:numPr>
          <w:ilvl w:val="0"/>
          <w:numId w:val="6"/>
        </w:numPr>
        <w:rPr>
          <w:lang w:val="en-US"/>
        </w:rPr>
      </w:pPr>
      <w:r w:rsidRPr="00752797">
        <w:rPr>
          <w:lang w:val="en-US"/>
        </w:rPr>
        <w:t xml:space="preserve">Open params.txt in which you specify the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Check the filenames in which you specify the wave conditions (keyword: </w:t>
      </w:r>
      <w:r w:rsidRPr="00752797">
        <w:rPr>
          <w:i/>
          <w:lang w:val="en-US"/>
        </w:rPr>
        <w:t>bcfile</w:t>
      </w:r>
      <w:r w:rsidRPr="00752797">
        <w:rPr>
          <w:lang w:val="en-US"/>
        </w:rPr>
        <w:t xml:space="preserve">) and the storm surge level (SSL) (keyword: </w:t>
      </w:r>
      <w:r w:rsidRPr="00752797">
        <w:rPr>
          <w:i/>
          <w:lang w:val="en-US"/>
        </w:rPr>
        <w:t>zs0file</w:t>
      </w:r>
      <w:r w:rsidRPr="00752797">
        <w:rPr>
          <w:lang w:val="en-US"/>
        </w:rPr>
        <w:t xml:space="preserve">). </w:t>
      </w:r>
    </w:p>
    <w:p w:rsidR="00691D3B" w:rsidRPr="00752797" w:rsidRDefault="00691D3B" w:rsidP="002603CC">
      <w:pPr>
        <w:numPr>
          <w:ilvl w:val="0"/>
          <w:numId w:val="6"/>
        </w:numPr>
        <w:rPr>
          <w:lang w:val="en-US"/>
        </w:rPr>
      </w:pPr>
      <w:r w:rsidRPr="00752797">
        <w:rPr>
          <w:lang w:val="en-US"/>
        </w:rPr>
        <w:t>Do the wave conditions change during the simulation? What is/are the wave height(s) and wave period(s) applied in the simulation?</w:t>
      </w:r>
    </w:p>
    <w:p w:rsidR="00691D3B" w:rsidRPr="00752797" w:rsidRDefault="00691D3B" w:rsidP="002603CC">
      <w:pPr>
        <w:numPr>
          <w:ilvl w:val="0"/>
          <w:numId w:val="6"/>
        </w:numPr>
        <w:rPr>
          <w:lang w:val="en-US"/>
        </w:rPr>
      </w:pPr>
      <w:r w:rsidRPr="00752797">
        <w:rPr>
          <w:lang w:val="en-US"/>
        </w:rPr>
        <w:t xml:space="preserve">Does the storm surge level change during the simulation? What is the maximum surge height in the </w:t>
      </w:r>
      <w:r w:rsidR="00C96CBA" w:rsidRPr="00752797">
        <w:rPr>
          <w:lang w:val="en-US"/>
        </w:rPr>
        <w:t>simulation. Surge</w:t>
      </w:r>
      <w:r w:rsidRPr="00752797">
        <w:rPr>
          <w:lang w:val="en-US"/>
        </w:rPr>
        <w:t xml:space="preserve"> height is defined with respect to the mean sea level (MSL)?</w:t>
      </w:r>
    </w:p>
    <w:p w:rsidR="00691D3B" w:rsidRPr="00752797" w:rsidRDefault="00691D3B" w:rsidP="002603CC">
      <w:pPr>
        <w:numPr>
          <w:ilvl w:val="0"/>
          <w:numId w:val="6"/>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rsidR="00691D3B" w:rsidRPr="00752797" w:rsidRDefault="00691D3B" w:rsidP="002603CC">
      <w:pPr>
        <w:numPr>
          <w:ilvl w:val="0"/>
          <w:numId w:val="6"/>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rsidR="00691D3B" w:rsidRPr="00752797" w:rsidRDefault="00691D3B" w:rsidP="002603CC">
      <w:pPr>
        <w:numPr>
          <w:ilvl w:val="0"/>
          <w:numId w:val="6"/>
        </w:numPr>
        <w:rPr>
          <w:lang w:val="en-US"/>
        </w:rPr>
      </w:pPr>
      <w:r w:rsidRPr="00752797">
        <w:rPr>
          <w:lang w:val="en-US"/>
        </w:rPr>
        <w:t xml:space="preserve">To check out the simulation results we make use of the Quickplot tool (A brief tutorial is attached to this document). You can start Quickplot via the Delft3D environment we installed (Start </w:t>
      </w:r>
      <w:r w:rsidRPr="00752797">
        <w:rPr>
          <w:lang w:val="en-US"/>
        </w:rPr>
        <w:sym w:font="Wingdings" w:char="F0E0"/>
      </w:r>
      <w:r w:rsidRPr="00752797">
        <w:rPr>
          <w:lang w:val="en-US"/>
        </w:rPr>
        <w:t xml:space="preserve"> Programs </w:t>
      </w:r>
      <w:r w:rsidRPr="00752797">
        <w:rPr>
          <w:lang w:val="en-US"/>
        </w:rPr>
        <w:sym w:font="Wingdings" w:char="F0E0"/>
      </w:r>
      <w:r w:rsidRPr="00752797">
        <w:rPr>
          <w:lang w:val="en-US"/>
        </w:rPr>
        <w:t xml:space="preserve"> Deltares </w:t>
      </w:r>
      <w:r w:rsidRPr="00752797">
        <w:rPr>
          <w:lang w:val="en-US"/>
        </w:rPr>
        <w:sym w:font="Wingdings" w:char="F0E0"/>
      </w:r>
      <w:r w:rsidRPr="00752797">
        <w:rPr>
          <w:lang w:val="en-US"/>
        </w:rPr>
        <w:t xml:space="preserve"> Delft3D </w:t>
      </w:r>
      <w:r w:rsidRPr="00752797">
        <w:rPr>
          <w:lang w:val="en-US"/>
        </w:rPr>
        <w:sym w:font="Wingdings" w:char="F0E0"/>
      </w:r>
      <w:r w:rsidRPr="00752797">
        <w:rPr>
          <w:lang w:val="en-US"/>
        </w:rPr>
        <w:t xml:space="preserve"> Delft3D). In the Delft 3D menu choose Utilities </w:t>
      </w:r>
      <w:r w:rsidRPr="00752797">
        <w:rPr>
          <w:lang w:val="en-US"/>
        </w:rPr>
        <w:sym w:font="Wingdings" w:char="F0E0"/>
      </w:r>
      <w:r w:rsidRPr="00752797">
        <w:rPr>
          <w:lang w:val="en-US"/>
        </w:rPr>
        <w:t xml:space="preserve"> Quickplot. Choose Files of type “NetCDF files and GRIB files” and open “xboutput.nc” in the simulation folder. </w:t>
      </w:r>
    </w:p>
    <w:p w:rsidR="00691D3B" w:rsidRPr="00752797" w:rsidRDefault="00691D3B" w:rsidP="002603CC">
      <w:pPr>
        <w:numPr>
          <w:ilvl w:val="0"/>
          <w:numId w:val="6"/>
        </w:numPr>
        <w:rPr>
          <w:lang w:val="en-US"/>
        </w:rPr>
      </w:pPr>
      <w:r w:rsidRPr="00752797">
        <w:rPr>
          <w:lang w:val="en-US"/>
        </w:rPr>
        <w:t>Use the Quickplot tutorial and try to make an animation in which you plot short wave height (H), water level (including long wave variations, zs) and bed level (zb) as function of time.</w:t>
      </w:r>
    </w:p>
    <w:p w:rsidR="00691D3B" w:rsidRPr="00752797" w:rsidRDefault="00691D3B" w:rsidP="002603CC">
      <w:pPr>
        <w:numPr>
          <w:ilvl w:val="0"/>
          <w:numId w:val="6"/>
        </w:numPr>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rsidR="00691D3B" w:rsidRPr="00752797" w:rsidRDefault="00691D3B" w:rsidP="002603CC">
      <w:pPr>
        <w:numPr>
          <w:ilvl w:val="0"/>
          <w:numId w:val="6"/>
        </w:numPr>
        <w:rPr>
          <w:lang w:val="en-US"/>
        </w:rPr>
      </w:pPr>
      <w:r w:rsidRPr="00752797">
        <w:rPr>
          <w:lang w:val="en-US"/>
        </w:rPr>
        <w:t>Copy all model files to a new folder named “superfast”. Edit params.txt and set ny=0 (instead of ny=2), and run the model. What is the simulation time compare to the original simulation?</w:t>
      </w:r>
    </w:p>
    <w:p w:rsidR="00691D3B" w:rsidRPr="00752797" w:rsidRDefault="00691D3B" w:rsidP="002603CC">
      <w:pPr>
        <w:numPr>
          <w:ilvl w:val="0"/>
          <w:numId w:val="6"/>
        </w:numPr>
        <w:rPr>
          <w:lang w:val="en-US"/>
        </w:rPr>
      </w:pPr>
      <w:r w:rsidRPr="00752797">
        <w:rPr>
          <w:lang w:val="en-US"/>
        </w:rPr>
        <w:lastRenderedPageBreak/>
        <w:t xml:space="preserve">Compare simulation results for the “superfast” and “default” simulation. Are these the same? What option will you use in the future?  </w:t>
      </w:r>
    </w:p>
    <w:p w:rsidR="00691D3B" w:rsidRPr="00752797" w:rsidRDefault="00691D3B" w:rsidP="002603CC">
      <w:pPr>
        <w:pStyle w:val="Heading3"/>
        <w:jc w:val="both"/>
        <w:rPr>
          <w:lang w:val="en-US"/>
        </w:rPr>
      </w:pPr>
      <w:bookmarkStart w:id="377" w:name="_Toc412196418"/>
      <w:bookmarkStart w:id="378" w:name="_Toc413853458"/>
      <w:r w:rsidRPr="00752797">
        <w:rPr>
          <w:lang w:val="en-US"/>
        </w:rPr>
        <w:t>Nourishment scenarios near Kijkduin, Holland (1D)</w:t>
      </w:r>
      <w:bookmarkEnd w:id="377"/>
      <w:bookmarkEnd w:id="378"/>
      <w:r w:rsidRPr="00752797">
        <w:rPr>
          <w:lang w:val="en-US"/>
        </w:rPr>
        <w:t xml:space="preserve"> </w:t>
      </w:r>
    </w:p>
    <w:p w:rsidR="00691D3B" w:rsidRPr="00752797" w:rsidRDefault="00691D3B" w:rsidP="002603CC">
      <w:pPr>
        <w:rPr>
          <w:lang w:val="en-US"/>
        </w:rPr>
      </w:pPr>
      <w:r w:rsidRPr="00752797">
        <w:rPr>
          <w:lang w:val="en-US"/>
        </w:rPr>
        <w:t>This case concerns the exploration of a nourishment strategy near Kijkduin along the Holland coast in the Netherlands. At this location a mega nourishment of 21 Mm</w:t>
      </w:r>
      <w:r w:rsidRPr="00752797">
        <w:rPr>
          <w:vertAlign w:val="superscript"/>
          <w:lang w:val="en-US"/>
        </w:rPr>
        <w:t>3</w:t>
      </w:r>
      <w:r w:rsidRPr="00752797">
        <w:rPr>
          <w:lang w:val="en-US"/>
        </w:rPr>
        <w:t xml:space="preserve"> named the Sand Engine was constructed. In this case we will explore to what extent nourishments can reduce the (dune and beach) erosion during a storm event.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lang w:val="en-US"/>
        </w:rPr>
      </w:pPr>
    </w:p>
    <w:p w:rsidR="00691D3B" w:rsidRPr="00752797" w:rsidRDefault="00691D3B" w:rsidP="002603CC">
      <w:pPr>
        <w:numPr>
          <w:ilvl w:val="0"/>
          <w:numId w:val="14"/>
        </w:numPr>
        <w:spacing w:line="240" w:lineRule="auto"/>
        <w:rPr>
          <w:lang w:val="en-US"/>
        </w:rPr>
      </w:pPr>
      <w:r w:rsidRPr="00752797">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752797" w:rsidRDefault="00691D3B" w:rsidP="002603CC">
      <w:pPr>
        <w:numPr>
          <w:ilvl w:val="0"/>
          <w:numId w:val="14"/>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rsidR="00691D3B" w:rsidRPr="00752797" w:rsidRDefault="00691D3B" w:rsidP="002603CC">
      <w:pPr>
        <w:numPr>
          <w:ilvl w:val="0"/>
          <w:numId w:val="14"/>
        </w:numPr>
        <w:rPr>
          <w:lang w:val="en-US"/>
        </w:rPr>
      </w:pPr>
      <w:r w:rsidRPr="00752797">
        <w:rPr>
          <w:lang w:val="en-US"/>
        </w:rPr>
        <w:t>Do the wave conditions change during the simulation? What is/are the wave height(s) and wave period(s) applied in the simulation?</w:t>
      </w:r>
    </w:p>
    <w:p w:rsidR="00691D3B" w:rsidRPr="00752797" w:rsidRDefault="00691D3B" w:rsidP="002603CC">
      <w:pPr>
        <w:numPr>
          <w:ilvl w:val="0"/>
          <w:numId w:val="14"/>
        </w:numPr>
        <w:rPr>
          <w:lang w:val="en-US"/>
        </w:rPr>
      </w:pPr>
      <w:r w:rsidRPr="00752797">
        <w:rPr>
          <w:lang w:val="en-US"/>
        </w:rPr>
        <w:t xml:space="preserve">Does the storm surge level change during the simulation? What is the maximum surge height in the </w:t>
      </w:r>
      <w:r w:rsidR="001935AF" w:rsidRPr="00752797">
        <w:rPr>
          <w:lang w:val="en-US"/>
        </w:rPr>
        <w:t>simulation. Surge</w:t>
      </w:r>
      <w:r w:rsidRPr="00752797">
        <w:rPr>
          <w:lang w:val="en-US"/>
        </w:rPr>
        <w:t xml:space="preserve"> height is defined with respect to the mean sea level (MSL)?</w:t>
      </w:r>
    </w:p>
    <w:p w:rsidR="00691D3B" w:rsidRPr="00752797" w:rsidRDefault="00691D3B" w:rsidP="002603CC">
      <w:pPr>
        <w:numPr>
          <w:ilvl w:val="0"/>
          <w:numId w:val="14"/>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rsidR="00691D3B" w:rsidRPr="00752797" w:rsidRDefault="00691D3B" w:rsidP="002603CC">
      <w:pPr>
        <w:numPr>
          <w:ilvl w:val="0"/>
          <w:numId w:val="14"/>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rsidR="00691D3B" w:rsidRPr="00752797" w:rsidRDefault="00691D3B" w:rsidP="002603CC">
      <w:pPr>
        <w:numPr>
          <w:ilvl w:val="0"/>
          <w:numId w:val="14"/>
        </w:numPr>
        <w:spacing w:line="240" w:lineRule="auto"/>
        <w:rPr>
          <w:lang w:val="en-US"/>
        </w:rPr>
      </w:pPr>
      <w:r w:rsidRPr="00752797">
        <w:rPr>
          <w:lang w:val="en-US"/>
        </w:rPr>
        <w:t xml:space="preserve">Inspect the initial bathymetries of each simulation with QUICKPLOT. Choose Files of type “NetCDF files and GRIB files” and open “xboutput.nc” in the simulation folder). </w:t>
      </w:r>
    </w:p>
    <w:p w:rsidR="00691D3B" w:rsidRPr="00752797" w:rsidRDefault="00691D3B" w:rsidP="002603CC">
      <w:pPr>
        <w:numPr>
          <w:ilvl w:val="1"/>
          <w:numId w:val="14"/>
        </w:numPr>
        <w:spacing w:line="240" w:lineRule="auto"/>
        <w:rPr>
          <w:lang w:val="en-US"/>
        </w:rPr>
      </w:pPr>
      <w:r w:rsidRPr="00752797">
        <w:rPr>
          <w:lang w:val="en-US"/>
        </w:rPr>
        <w:t xml:space="preserve">At what cross-shore position were the shoreface nourishment and beach nourishment placed? </w:t>
      </w:r>
    </w:p>
    <w:p w:rsidR="00691D3B" w:rsidRPr="00752797" w:rsidRDefault="00691D3B" w:rsidP="002603CC">
      <w:pPr>
        <w:numPr>
          <w:ilvl w:val="1"/>
          <w:numId w:val="14"/>
        </w:numPr>
        <w:spacing w:line="240" w:lineRule="auto"/>
        <w:rPr>
          <w:lang w:val="en-US"/>
        </w:rPr>
      </w:pPr>
      <w:r w:rsidRPr="00752797">
        <w:rPr>
          <w:lang w:val="en-US"/>
        </w:rPr>
        <w:t xml:space="preserve">What is the (average) thickness of the nourishments? </w:t>
      </w:r>
    </w:p>
    <w:p w:rsidR="00691D3B" w:rsidRPr="00752797" w:rsidRDefault="00691D3B" w:rsidP="002603CC">
      <w:pPr>
        <w:numPr>
          <w:ilvl w:val="1"/>
          <w:numId w:val="14"/>
        </w:numPr>
        <w:spacing w:line="240" w:lineRule="auto"/>
        <w:rPr>
          <w:lang w:val="en-US"/>
        </w:rPr>
      </w:pPr>
      <w:r w:rsidRPr="00752797">
        <w:rPr>
          <w:lang w:val="en-US"/>
        </w:rPr>
        <w:t xml:space="preserve">Is the volume of the nourishments comparable? </w:t>
      </w:r>
    </w:p>
    <w:p w:rsidR="00691D3B" w:rsidRPr="00752797" w:rsidRDefault="00691D3B" w:rsidP="002603CC">
      <w:pPr>
        <w:numPr>
          <w:ilvl w:val="1"/>
          <w:numId w:val="14"/>
        </w:numPr>
        <w:spacing w:line="240" w:lineRule="auto"/>
        <w:rPr>
          <w:lang w:val="en-US"/>
        </w:rPr>
      </w:pPr>
      <w:r w:rsidRPr="00752797">
        <w:rPr>
          <w:lang w:val="en-US"/>
        </w:rPr>
        <w:t xml:space="preserve">Plot the reference profile with markers; does the grid resolution vary in cross-shore direction?    </w:t>
      </w:r>
    </w:p>
    <w:p w:rsidR="00691D3B" w:rsidRPr="00752797" w:rsidRDefault="00691D3B" w:rsidP="002603CC">
      <w:pPr>
        <w:numPr>
          <w:ilvl w:val="0"/>
          <w:numId w:val="14"/>
        </w:numPr>
        <w:spacing w:line="240" w:lineRule="auto"/>
        <w:rPr>
          <w:lang w:val="en-US"/>
        </w:rPr>
      </w:pPr>
      <w:r w:rsidRPr="00752797">
        <w:rPr>
          <w:lang w:val="en-US"/>
        </w:rPr>
        <w:t>Use the Quickplot tutorial and try to make an animation in which you plot short wave height (H), water level (including long wave variations, zs) and bed level (zb) as function of time.</w:t>
      </w:r>
    </w:p>
    <w:p w:rsidR="00691D3B" w:rsidRPr="00752797" w:rsidRDefault="00691D3B" w:rsidP="002603CC">
      <w:pPr>
        <w:numPr>
          <w:ilvl w:val="0"/>
          <w:numId w:val="14"/>
        </w:numPr>
        <w:spacing w:line="240" w:lineRule="auto"/>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rsidR="00691D3B" w:rsidRPr="00752797" w:rsidRDefault="00691D3B" w:rsidP="002603CC">
      <w:pPr>
        <w:numPr>
          <w:ilvl w:val="0"/>
          <w:numId w:val="14"/>
        </w:numPr>
        <w:spacing w:line="240" w:lineRule="auto"/>
        <w:rPr>
          <w:lang w:val="en-US"/>
        </w:rPr>
      </w:pPr>
      <w:r w:rsidRPr="00752797">
        <w:rPr>
          <w:lang w:val="en-US"/>
        </w:rPr>
        <w:t>Inspect the final bathymetries of each simulation.</w:t>
      </w:r>
    </w:p>
    <w:p w:rsidR="00691D3B" w:rsidRPr="00752797" w:rsidRDefault="00691D3B" w:rsidP="002603CC">
      <w:pPr>
        <w:numPr>
          <w:ilvl w:val="1"/>
          <w:numId w:val="14"/>
        </w:numPr>
        <w:spacing w:line="240" w:lineRule="auto"/>
        <w:rPr>
          <w:lang w:val="en-US"/>
        </w:rPr>
      </w:pPr>
      <w:r w:rsidRPr="00752797">
        <w:rPr>
          <w:lang w:val="en-US"/>
        </w:rPr>
        <w:t>What is the dune face retreat in the three simulations you have carried out?</w:t>
      </w:r>
    </w:p>
    <w:p w:rsidR="00691D3B" w:rsidRPr="00752797" w:rsidRDefault="00691D3B" w:rsidP="002603CC">
      <w:pPr>
        <w:numPr>
          <w:ilvl w:val="1"/>
          <w:numId w:val="14"/>
        </w:numPr>
        <w:spacing w:line="240" w:lineRule="auto"/>
        <w:rPr>
          <w:lang w:val="en-US"/>
        </w:rPr>
      </w:pPr>
      <w:r w:rsidRPr="00752797">
        <w:rPr>
          <w:lang w:val="en-US"/>
        </w:rPr>
        <w:t>Where does the eroded sediment form the dunes deposit?</w:t>
      </w:r>
    </w:p>
    <w:p w:rsidR="00691D3B" w:rsidRPr="00752797" w:rsidRDefault="00691D3B" w:rsidP="002603CC">
      <w:pPr>
        <w:numPr>
          <w:ilvl w:val="1"/>
          <w:numId w:val="14"/>
        </w:numPr>
        <w:spacing w:line="240" w:lineRule="auto"/>
        <w:rPr>
          <w:lang w:val="en-US"/>
        </w:rPr>
      </w:pPr>
      <w:r w:rsidRPr="00752797">
        <w:rPr>
          <w:lang w:val="en-US"/>
        </w:rPr>
        <w:t>What nourishment type is most effective in reducing the impact of a storm and do you have an explanation for this?</w:t>
      </w:r>
    </w:p>
    <w:p w:rsidR="00691D3B" w:rsidRPr="00752797" w:rsidRDefault="00691D3B" w:rsidP="002603CC">
      <w:pPr>
        <w:numPr>
          <w:ilvl w:val="0"/>
          <w:numId w:val="14"/>
        </w:numPr>
        <w:spacing w:line="240" w:lineRule="auto"/>
        <w:rPr>
          <w:lang w:val="en-US"/>
        </w:rPr>
      </w:pPr>
      <w:r w:rsidRPr="00752797">
        <w:rPr>
          <w:lang w:val="en-US"/>
        </w:rPr>
        <w:lastRenderedPageBreak/>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752797" w:rsidRDefault="00691D3B" w:rsidP="002603CC">
      <w:pPr>
        <w:numPr>
          <w:ilvl w:val="1"/>
          <w:numId w:val="14"/>
        </w:numPr>
        <w:spacing w:line="240" w:lineRule="auto"/>
        <w:rPr>
          <w:lang w:val="en-US"/>
        </w:rPr>
      </w:pPr>
      <w:r w:rsidRPr="00752797">
        <w:rPr>
          <w:lang w:val="en-US"/>
        </w:rPr>
        <w:t>Run the model and compare in Quickplot the banquette design with the beach nourishment design we have evaluated before. Do you expect more or less erosion?</w:t>
      </w:r>
    </w:p>
    <w:p w:rsidR="00691D3B" w:rsidRPr="00752797" w:rsidRDefault="00691D3B" w:rsidP="002603CC">
      <w:pPr>
        <w:numPr>
          <w:ilvl w:val="1"/>
          <w:numId w:val="14"/>
        </w:numPr>
        <w:spacing w:line="240" w:lineRule="auto"/>
        <w:rPr>
          <w:lang w:val="en-US"/>
        </w:rPr>
      </w:pPr>
      <w:r w:rsidRPr="00752797">
        <w:rPr>
          <w:lang w:val="en-US"/>
        </w:rPr>
        <w:t>Check your hypothesis by comparing the final profile of the banquette simulation to the other simulations.</w:t>
      </w:r>
    </w:p>
    <w:p w:rsidR="00691D3B" w:rsidRPr="00752797" w:rsidRDefault="00691D3B" w:rsidP="002603CC">
      <w:pPr>
        <w:numPr>
          <w:ilvl w:val="1"/>
          <w:numId w:val="14"/>
        </w:numPr>
        <w:spacing w:line="240" w:lineRule="auto"/>
        <w:rPr>
          <w:lang w:val="en-US"/>
        </w:rPr>
      </w:pPr>
      <w:r w:rsidRPr="00752797">
        <w:rPr>
          <w:lang w:val="en-US"/>
        </w:rPr>
        <w:t xml:space="preserve">What would be your approach to further reduce beach and dune erosion? </w:t>
      </w:r>
    </w:p>
    <w:p w:rsidR="00691D3B" w:rsidRPr="00752797" w:rsidRDefault="00691D3B" w:rsidP="002603CC">
      <w:pPr>
        <w:pStyle w:val="Heading3"/>
        <w:jc w:val="both"/>
        <w:rPr>
          <w:lang w:val="en-US"/>
        </w:rPr>
      </w:pPr>
      <w:bookmarkStart w:id="379" w:name="_Toc412196419"/>
      <w:bookmarkStart w:id="380" w:name="_Toc413853459"/>
      <w:r w:rsidRPr="00752797">
        <w:rPr>
          <w:lang w:val="en-US"/>
        </w:rPr>
        <w:t>Overwash at Santa Rosa Island , USA (2DH)</w:t>
      </w:r>
      <w:bookmarkEnd w:id="379"/>
      <w:bookmarkEnd w:id="380"/>
      <w:r w:rsidRPr="00752797">
        <w:rPr>
          <w:lang w:val="en-US"/>
        </w:rPr>
        <w:t xml:space="preserve"> </w:t>
      </w:r>
    </w:p>
    <w:p w:rsidR="00691D3B" w:rsidRPr="00752797" w:rsidRDefault="00691D3B" w:rsidP="002603CC">
      <w:pPr>
        <w:rPr>
          <w:lang w:val="en-US"/>
        </w:rPr>
      </w:pPr>
      <w:r w:rsidRPr="00752797">
        <w:rPr>
          <w:lang w:val="en-US"/>
        </w:rPr>
        <w:t xml:space="preserve">This case concerns overwash at Santa Rosa island in the Gulf of Mexico during hurricane Ivan in 2004.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b/>
          <w:lang w:val="en-US"/>
        </w:rPr>
      </w:pPr>
    </w:p>
    <w:p w:rsidR="00691D3B" w:rsidRPr="00752797" w:rsidRDefault="00691D3B" w:rsidP="00C96CBA">
      <w:pPr>
        <w:numPr>
          <w:ilvl w:val="0"/>
          <w:numId w:val="48"/>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rsidR="00691D3B" w:rsidRPr="00752797" w:rsidRDefault="00691D3B" w:rsidP="002603CC">
      <w:pPr>
        <w:numPr>
          <w:ilvl w:val="0"/>
          <w:numId w:val="6"/>
        </w:numPr>
        <w:rPr>
          <w:lang w:val="en-US"/>
        </w:rPr>
      </w:pPr>
      <w:r w:rsidRPr="00752797">
        <w:rPr>
          <w:lang w:val="en-US"/>
        </w:rPr>
        <w:t xml:space="preserve">In this simulation the grid is specified in Delft3D format. Open Quickin in the Delft 3D menu (Grid </w:t>
      </w:r>
      <w:r w:rsidRPr="00752797">
        <w:rPr>
          <w:lang w:val="en-US"/>
        </w:rPr>
        <w:sym w:font="Wingdings" w:char="F0E0"/>
      </w:r>
      <w:r w:rsidRPr="00752797">
        <w:rPr>
          <w:lang w:val="en-US"/>
        </w:rPr>
        <w:t xml:space="preserve"> Quickin) and use the brief tutorial to read in the grid and bathymetry. Does the grid resolution vary in cross-shore direction? And in longshore direction? What are the minimum dx and dy? Why can the grid be coarse offshore?</w:t>
      </w:r>
    </w:p>
    <w:p w:rsidR="00691D3B" w:rsidRPr="00752797" w:rsidRDefault="00691D3B" w:rsidP="002603CC">
      <w:pPr>
        <w:numPr>
          <w:ilvl w:val="0"/>
          <w:numId w:val="6"/>
        </w:numPr>
        <w:rPr>
          <w:lang w:val="en-US"/>
        </w:rPr>
      </w:pPr>
      <w:r w:rsidRPr="00752797">
        <w:rPr>
          <w:lang w:val="en-US"/>
        </w:rPr>
        <w:t>How many wave conditions do we apply in this simulation? What is the offshore mean wave direction? Does the surge level change in the simulation?</w:t>
      </w:r>
    </w:p>
    <w:p w:rsidR="00691D3B" w:rsidRPr="00752797" w:rsidRDefault="00691D3B" w:rsidP="002603CC">
      <w:pPr>
        <w:numPr>
          <w:ilvl w:val="0"/>
          <w:numId w:val="6"/>
        </w:numPr>
        <w:rPr>
          <w:lang w:val="en-US"/>
        </w:rPr>
      </w:pPr>
      <w:r w:rsidRPr="00752797">
        <w:rPr>
          <w:lang w:val="en-US"/>
        </w:rPr>
        <w:t>What is the simulation time (hydrodynamic and morphologic)?</w:t>
      </w:r>
    </w:p>
    <w:p w:rsidR="00691D3B" w:rsidRPr="00752797" w:rsidRDefault="00691D3B" w:rsidP="002603CC">
      <w:pPr>
        <w:numPr>
          <w:ilvl w:val="0"/>
          <w:numId w:val="6"/>
        </w:numPr>
        <w:rPr>
          <w:lang w:val="en-US"/>
        </w:rPr>
      </w:pPr>
      <w:r w:rsidRPr="00752797">
        <w:rPr>
          <w:lang w:val="en-US"/>
        </w:rPr>
        <w:t>Inspect the model results and make an animation of the short wave height (H) and the water levels (including long wave, zs). Describe what is happening.</w:t>
      </w:r>
    </w:p>
    <w:p w:rsidR="00691D3B" w:rsidRPr="00752797" w:rsidRDefault="00691D3B" w:rsidP="002603CC">
      <w:pPr>
        <w:pStyle w:val="ListParagraph"/>
        <w:numPr>
          <w:ilvl w:val="0"/>
          <w:numId w:val="20"/>
        </w:numPr>
        <w:rPr>
          <w:lang w:val="en-US"/>
        </w:rPr>
      </w:pPr>
      <w:r w:rsidRPr="00752797">
        <w:rPr>
          <w:lang w:val="en-US"/>
        </w:rPr>
        <w:t>For the water levels set the color limits manual between -0.5 and 3.5.</w:t>
      </w:r>
    </w:p>
    <w:p w:rsidR="00691D3B" w:rsidRPr="00752797" w:rsidRDefault="00691D3B" w:rsidP="002603CC">
      <w:pPr>
        <w:numPr>
          <w:ilvl w:val="0"/>
          <w:numId w:val="6"/>
        </w:numPr>
        <w:rPr>
          <w:lang w:val="en-US"/>
        </w:rPr>
      </w:pPr>
      <w:r w:rsidRPr="00752797">
        <w:rPr>
          <w:lang w:val="en-US"/>
        </w:rPr>
        <w:t>Make an animation of cumulative sedimentation/erosion. Describe what is happening.</w:t>
      </w:r>
    </w:p>
    <w:p w:rsidR="00691D3B" w:rsidRPr="00752797" w:rsidRDefault="00691D3B" w:rsidP="002603CC">
      <w:pPr>
        <w:pStyle w:val="ListParagraph"/>
        <w:numPr>
          <w:ilvl w:val="0"/>
          <w:numId w:val="20"/>
        </w:numPr>
        <w:rPr>
          <w:lang w:val="en-US"/>
        </w:rPr>
      </w:pPr>
      <w:r w:rsidRPr="00752797">
        <w:rPr>
          <w:lang w:val="en-US"/>
        </w:rPr>
        <w:t>For the sedimentation/erosion set the color limits manual between -3 and 3</w:t>
      </w:r>
    </w:p>
    <w:p w:rsidR="00691D3B" w:rsidRPr="00752797" w:rsidRDefault="00691D3B" w:rsidP="002603CC">
      <w:pPr>
        <w:numPr>
          <w:ilvl w:val="0"/>
          <w:numId w:val="6"/>
        </w:numPr>
        <w:rPr>
          <w:lang w:val="en-US"/>
        </w:rPr>
      </w:pPr>
      <w:r w:rsidRPr="00752797">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752797" w:rsidRDefault="00691D3B" w:rsidP="002603CC">
      <w:pPr>
        <w:rPr>
          <w:lang w:val="en-US"/>
        </w:rPr>
      </w:pPr>
    </w:p>
    <w:p w:rsidR="00691D3B" w:rsidRPr="00752797" w:rsidRDefault="00691D3B" w:rsidP="002603CC">
      <w:pPr>
        <w:rPr>
          <w:lang w:val="en-US"/>
        </w:rPr>
      </w:pPr>
      <w:r w:rsidRPr="00752797">
        <w:rPr>
          <w:lang w:val="en-US"/>
        </w:rPr>
        <w:t xml:space="preserve">If you have time left feel free to: </w:t>
      </w:r>
    </w:p>
    <w:p w:rsidR="00691D3B" w:rsidRPr="00752797" w:rsidRDefault="00691D3B" w:rsidP="002603CC">
      <w:pPr>
        <w:pStyle w:val="ListParagraph"/>
        <w:numPr>
          <w:ilvl w:val="0"/>
          <w:numId w:val="20"/>
        </w:numPr>
        <w:rPr>
          <w:lang w:val="en-US"/>
        </w:rPr>
      </w:pPr>
      <w:r w:rsidRPr="00752797">
        <w:rPr>
          <w:lang w:val="en-US"/>
        </w:rPr>
        <w:t>Narrow or broaden the imposed spectrum by changing the parameter directional spreading (</w:t>
      </w:r>
      <w:r w:rsidRPr="00752797">
        <w:rPr>
          <w:i/>
          <w:lang w:val="en-US"/>
        </w:rPr>
        <w:t>s</w:t>
      </w:r>
      <w:r w:rsidRPr="00752797">
        <w:rPr>
          <w:lang w:val="en-US"/>
        </w:rPr>
        <w:t xml:space="preserve">) in ‘jonswap.inp’ (you could for example set s = 100 and s = 2 respectively). Make animations of the instantaneous short wave height to see what is happening to the size of the wave groups.  </w:t>
      </w:r>
    </w:p>
    <w:p w:rsidR="00691D3B" w:rsidRPr="00752797" w:rsidRDefault="00691D3B" w:rsidP="002603CC">
      <w:pPr>
        <w:pStyle w:val="ListParagraph"/>
        <w:numPr>
          <w:ilvl w:val="0"/>
          <w:numId w:val="20"/>
        </w:numPr>
        <w:rPr>
          <w:lang w:val="en-US"/>
        </w:rPr>
      </w:pPr>
      <w:r w:rsidRPr="00752797">
        <w:rPr>
          <w:lang w:val="en-US"/>
        </w:rPr>
        <w:t>Design a nourishment in Quickin to reduce the impact of the storm on Santa Rosa Island. Change the depth file in params.txt to make a simulation with the updated bathymetry.</w:t>
      </w:r>
    </w:p>
    <w:p w:rsidR="00691D3B" w:rsidRPr="00752797" w:rsidRDefault="00691D3B" w:rsidP="002603CC">
      <w:pPr>
        <w:pStyle w:val="Heading3"/>
        <w:jc w:val="both"/>
        <w:rPr>
          <w:lang w:val="en-US"/>
        </w:rPr>
      </w:pPr>
      <w:bookmarkStart w:id="381" w:name="_Toc412196420"/>
      <w:bookmarkStart w:id="382" w:name="_Toc413853460"/>
      <w:r w:rsidRPr="00752797">
        <w:rPr>
          <w:lang w:val="en-US"/>
        </w:rPr>
        <w:t>Yanchep perched beach and natural breakwater (2DH)</w:t>
      </w:r>
      <w:bookmarkEnd w:id="381"/>
      <w:bookmarkEnd w:id="382"/>
      <w:r w:rsidRPr="00752797">
        <w:rPr>
          <w:lang w:val="en-US"/>
        </w:rPr>
        <w:t xml:space="preserve"> </w:t>
      </w:r>
    </w:p>
    <w:p w:rsidR="00691D3B" w:rsidRPr="00752797" w:rsidRDefault="00691D3B" w:rsidP="002603CC">
      <w:pPr>
        <w:rPr>
          <w:lang w:val="en-US"/>
        </w:rPr>
      </w:pPr>
      <w:r w:rsidRPr="00752797">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b/>
          <w:lang w:val="en-US"/>
        </w:rPr>
      </w:pPr>
    </w:p>
    <w:p w:rsidR="00691D3B" w:rsidRPr="00752797" w:rsidRDefault="00691D3B" w:rsidP="002603CC">
      <w:pPr>
        <w:pStyle w:val="ListParagraph"/>
        <w:numPr>
          <w:ilvl w:val="0"/>
          <w:numId w:val="21"/>
        </w:numPr>
        <w:rPr>
          <w:lang w:val="en-US"/>
        </w:rPr>
      </w:pPr>
      <w:r w:rsidRPr="00752797">
        <w:rPr>
          <w:lang w:val="en-US"/>
        </w:rPr>
        <w:lastRenderedPageBreak/>
        <w:t>Go to the folder “Examples\YanchepBeach” and double click the file “run_model.bat”. The simulation will start (and will run about 15 minutes).</w:t>
      </w:r>
    </w:p>
    <w:p w:rsidR="00691D3B" w:rsidRPr="00752797" w:rsidRDefault="00691D3B" w:rsidP="002603CC">
      <w:pPr>
        <w:pStyle w:val="ListParagraph"/>
        <w:numPr>
          <w:ilvl w:val="0"/>
          <w:numId w:val="21"/>
        </w:numPr>
        <w:rPr>
          <w:lang w:val="en-US"/>
        </w:rPr>
      </w:pPr>
      <w:r w:rsidRPr="00752797">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752797" w:rsidRDefault="00691D3B" w:rsidP="002603CC">
      <w:pPr>
        <w:pStyle w:val="ListParagraph"/>
        <w:numPr>
          <w:ilvl w:val="0"/>
          <w:numId w:val="21"/>
        </w:numPr>
        <w:rPr>
          <w:lang w:val="en-US"/>
        </w:rPr>
      </w:pPr>
      <w:r w:rsidRPr="00752797">
        <w:rPr>
          <w:lang w:val="en-US"/>
        </w:rPr>
        <w:t xml:space="preserve">Use  Quickplot and try to make an animation in which you plot short wave height (H), water level (including long wave variations) (zs) and Eulerian velocities (ue and ve) as function of </w:t>
      </w:r>
      <w:r w:rsidR="001935AF" w:rsidRPr="00752797">
        <w:rPr>
          <w:lang w:val="en-US"/>
        </w:rPr>
        <w:t>time. What</w:t>
      </w:r>
      <w:r w:rsidRPr="00752797">
        <w:rPr>
          <w:lang w:val="en-US"/>
        </w:rPr>
        <w:t xml:space="preserve"> happens in the lagoon?</w:t>
      </w:r>
    </w:p>
    <w:p w:rsidR="00691D3B" w:rsidRPr="00752797" w:rsidRDefault="00691D3B" w:rsidP="002603CC">
      <w:pPr>
        <w:pStyle w:val="ListParagraph"/>
        <w:numPr>
          <w:ilvl w:val="0"/>
          <w:numId w:val="21"/>
        </w:numPr>
        <w:rPr>
          <w:lang w:val="en-US"/>
        </w:rPr>
      </w:pPr>
      <w:r w:rsidRPr="00752797">
        <w:rPr>
          <w:lang w:val="en-US"/>
        </w:rPr>
        <w:t>Use  Quickplot and try to make</w:t>
      </w:r>
      <w:r w:rsidRPr="00752797" w:rsidDel="005A2E1E">
        <w:rPr>
          <w:lang w:val="en-US"/>
        </w:rPr>
        <w:t xml:space="preserve"> </w:t>
      </w:r>
      <w:r w:rsidRPr="00752797">
        <w:rPr>
          <w:lang w:val="en-US"/>
        </w:rPr>
        <w:t>an animation of cumulative sedimentation/erosion. What happens in the lagoon?</w:t>
      </w:r>
    </w:p>
    <w:p w:rsidR="00691D3B" w:rsidRPr="00752797" w:rsidRDefault="00691D3B" w:rsidP="002603CC">
      <w:pPr>
        <w:pStyle w:val="ListParagraph"/>
        <w:numPr>
          <w:ilvl w:val="0"/>
          <w:numId w:val="21"/>
        </w:numPr>
        <w:rPr>
          <w:lang w:val="en-US"/>
        </w:rPr>
      </w:pPr>
      <w:r w:rsidRPr="00752797">
        <w:rPr>
          <w:lang w:val="en-US"/>
        </w:rPr>
        <w:t xml:space="preserve">How is the lagoon affected by the mean water level? Increase or decrease the mean water level condition (‘tide.tx’), run the model again (maybe for a shorter time by reducing keyword: </w:t>
      </w:r>
      <w:r w:rsidRPr="00752797">
        <w:rPr>
          <w:i/>
          <w:lang w:val="en-US"/>
        </w:rPr>
        <w:t>tstop</w:t>
      </w:r>
      <w:r w:rsidRPr="00752797">
        <w:rPr>
          <w:lang w:val="en-US"/>
        </w:rPr>
        <w:t>). How are the circulation and sediment transport affected?</w:t>
      </w:r>
    </w:p>
    <w:p w:rsidR="00691D3B" w:rsidRPr="00752797" w:rsidRDefault="00691D3B" w:rsidP="002603CC">
      <w:pPr>
        <w:pStyle w:val="ListParagraph"/>
        <w:numPr>
          <w:ilvl w:val="0"/>
          <w:numId w:val="21"/>
        </w:numPr>
        <w:rPr>
          <w:lang w:val="en-US"/>
        </w:rPr>
      </w:pPr>
      <w:r w:rsidRPr="00752797">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752797">
        <w:rPr>
          <w:i/>
          <w:lang w:val="en-US"/>
        </w:rPr>
        <w:t>struct=0</w:t>
      </w:r>
      <w:r w:rsidRPr="00752797">
        <w:rPr>
          <w:lang w:val="en-US"/>
        </w:rPr>
        <w:t>.</w:t>
      </w:r>
    </w:p>
    <w:p w:rsidR="00691D3B" w:rsidRPr="00752797" w:rsidRDefault="00691D3B" w:rsidP="002603CC">
      <w:pPr>
        <w:rPr>
          <w:lang w:val="en-US"/>
        </w:rPr>
      </w:pPr>
    </w:p>
    <w:p w:rsidR="00691D3B" w:rsidRPr="00752797" w:rsidRDefault="00691D3B" w:rsidP="002603CC">
      <w:pPr>
        <w:rPr>
          <w:lang w:val="en-US"/>
        </w:rPr>
      </w:pPr>
      <w:r w:rsidRPr="00752797">
        <w:rPr>
          <w:lang w:val="en-US"/>
        </w:rPr>
        <w:t>If you still have time;</w:t>
      </w:r>
    </w:p>
    <w:p w:rsidR="00691D3B" w:rsidRPr="00752797" w:rsidRDefault="00691D3B" w:rsidP="002603CC">
      <w:pPr>
        <w:pStyle w:val="ListParagraph"/>
        <w:numPr>
          <w:ilvl w:val="0"/>
          <w:numId w:val="22"/>
        </w:numPr>
        <w:rPr>
          <w:lang w:val="en-US"/>
        </w:rPr>
      </w:pPr>
      <w:r w:rsidRPr="00752797">
        <w:rPr>
          <w:lang w:val="en-US"/>
        </w:rPr>
        <w:t xml:space="preserve">Reefs are very rough what happens in the model when the friction is increased? Reduce the Chezy roughness and increase the value of </w:t>
      </w:r>
      <w:r w:rsidRPr="00752797">
        <w:rPr>
          <w:i/>
          <w:lang w:val="en-US"/>
        </w:rPr>
        <w:t>f</w:t>
      </w:r>
      <w:r w:rsidRPr="00752797">
        <w:rPr>
          <w:i/>
          <w:vertAlign w:val="subscript"/>
          <w:lang w:val="en-US"/>
        </w:rPr>
        <w:t>w</w:t>
      </w:r>
      <w:r w:rsidRPr="00752797">
        <w:rPr>
          <w:lang w:val="en-US"/>
        </w:rPr>
        <w:t>. Rerun the model what do you observe?</w:t>
      </w:r>
    </w:p>
    <w:p w:rsidR="00691D3B" w:rsidRPr="00752797" w:rsidRDefault="00691D3B" w:rsidP="002603CC">
      <w:pPr>
        <w:pStyle w:val="ListParagraph"/>
        <w:numPr>
          <w:ilvl w:val="0"/>
          <w:numId w:val="22"/>
        </w:numPr>
        <w:rPr>
          <w:lang w:val="en-US"/>
        </w:rPr>
      </w:pPr>
      <w:r w:rsidRPr="00752797">
        <w:rPr>
          <w:lang w:val="en-US"/>
        </w:rPr>
        <w:t xml:space="preserve">Is wave/current interaction (keyword: </w:t>
      </w:r>
      <w:r w:rsidRPr="00752797">
        <w:rPr>
          <w:i/>
          <w:lang w:val="en-US"/>
        </w:rPr>
        <w:t>wci=1</w:t>
      </w:r>
      <w:r w:rsidRPr="00752797">
        <w:rPr>
          <w:lang w:val="en-US"/>
        </w:rPr>
        <w:t>) switched on? Rerun the model with the wave/current switch on/off. Compare the output with model you ran previously. How much effect do you see on the morphology?</w:t>
      </w:r>
    </w:p>
    <w:p w:rsidR="00691D3B" w:rsidRPr="00752797" w:rsidRDefault="00691D3B" w:rsidP="002603CC">
      <w:pPr>
        <w:rPr>
          <w:b/>
          <w:iCs/>
          <w:szCs w:val="28"/>
          <w:lang w:val="en-US"/>
        </w:rPr>
      </w:pPr>
      <w:r w:rsidRPr="00752797">
        <w:rPr>
          <w:lang w:val="en-US"/>
        </w:rPr>
        <w:br w:type="page"/>
      </w:r>
    </w:p>
    <w:p w:rsidR="00691D3B" w:rsidRPr="00752797" w:rsidRDefault="00691D3B" w:rsidP="002603CC">
      <w:pPr>
        <w:pStyle w:val="Heading2"/>
        <w:jc w:val="both"/>
        <w:rPr>
          <w:lang w:val="en-US"/>
        </w:rPr>
      </w:pPr>
      <w:bookmarkStart w:id="383" w:name="_Toc412196421"/>
      <w:bookmarkStart w:id="384" w:name="_Toc413853461"/>
      <w:r w:rsidRPr="00752797">
        <w:rPr>
          <w:lang w:val="en-US"/>
        </w:rPr>
        <w:lastRenderedPageBreak/>
        <w:t>Advanced model coefficients</w:t>
      </w:r>
      <w:bookmarkEnd w:id="383"/>
      <w:bookmarkEnd w:id="384"/>
    </w:p>
    <w:p w:rsidR="00691D3B" w:rsidRPr="00752797" w:rsidRDefault="00691D3B" w:rsidP="002603CC">
      <w:pPr>
        <w:pStyle w:val="BodyText"/>
        <w:rPr>
          <w:lang w:val="en-US"/>
        </w:rPr>
      </w:pPr>
      <w:r w:rsidRPr="00752797">
        <w:rPr>
          <w:lang w:val="en-US"/>
        </w:rPr>
        <w:t xml:space="preserve">In </w:t>
      </w:r>
      <w:r w:rsidR="007E1D7E" w:rsidRPr="00752797">
        <w:rPr>
          <w:lang w:val="en-US"/>
        </w:rPr>
        <w:fldChar w:fldCharType="begin"/>
      </w:r>
      <w:r w:rsidR="0022667E" w:rsidRPr="00752797">
        <w:rPr>
          <w:lang w:val="en-US"/>
        </w:rPr>
        <w:instrText xml:space="preserve"> REF _Ref413526116 \r \h </w:instrText>
      </w:r>
      <w:r w:rsidR="007E1D7E" w:rsidRPr="00752797">
        <w:rPr>
          <w:lang w:val="en-US"/>
        </w:rPr>
      </w:r>
      <w:r w:rsidR="007E1D7E" w:rsidRPr="00752797">
        <w:rPr>
          <w:lang w:val="en-US"/>
        </w:rPr>
        <w:fldChar w:fldCharType="separate"/>
      </w:r>
      <w:r w:rsidR="007E2FAA">
        <w:rPr>
          <w:lang w:val="en-US"/>
        </w:rPr>
        <w:t>4.1</w:t>
      </w:r>
      <w:r w:rsidR="007E1D7E" w:rsidRPr="00752797">
        <w:rPr>
          <w:lang w:val="en-US"/>
        </w:rPr>
        <w:fldChar w:fldCharType="end"/>
      </w:r>
      <w:r w:rsidRPr="00752797">
        <w:rPr>
          <w:lang w:val="en-US"/>
        </w:rPr>
        <w:t xml:space="preserve">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w:t>
      </w:r>
      <w:r w:rsidR="0022667E" w:rsidRPr="00752797">
        <w:rPr>
          <w:lang w:val="en-US"/>
        </w:rPr>
        <w:t>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 options that are recommended to stay untouched unless you know what you are doing.</w:t>
      </w:r>
    </w:p>
    <w:p w:rsidR="00691D3B" w:rsidRPr="00752797" w:rsidRDefault="00691D3B" w:rsidP="002603CC">
      <w:pPr>
        <w:pStyle w:val="Heading3"/>
        <w:jc w:val="both"/>
        <w:rPr>
          <w:lang w:val="en-US"/>
        </w:rPr>
      </w:pPr>
      <w:bookmarkStart w:id="385" w:name="_Toc412196422"/>
      <w:bookmarkStart w:id="386" w:name="_Toc413853462"/>
      <w:r w:rsidRPr="00752797">
        <w:rPr>
          <w:lang w:val="en-US"/>
        </w:rPr>
        <w:t>Wave numerics</w:t>
      </w:r>
      <w:bookmarkEnd w:id="385"/>
      <w:bookmarkEnd w:id="386"/>
    </w:p>
    <w:p w:rsidR="00691D3B" w:rsidRDefault="00691D3B" w:rsidP="002603CC">
      <w:pPr>
        <w:pStyle w:val="BodyText"/>
        <w:rPr>
          <w:lang w:val="en-US"/>
        </w:rPr>
      </w:pPr>
      <w:r w:rsidRPr="00752797">
        <w:rPr>
          <w:lang w:val="en-US"/>
        </w:rPr>
        <w:t xml:space="preserve">The parameters listed in the table below involve the numerical aspects of the wave action balance that solves the wave propagation in the model. The keyword </w:t>
      </w:r>
      <w:r w:rsidRPr="00752797">
        <w:rPr>
          <w:i/>
          <w:lang w:val="en-US"/>
        </w:rPr>
        <w:t xml:space="preserve">scheme </w:t>
      </w:r>
      <w:r w:rsidRPr="00752797">
        <w:rPr>
          <w:lang w:val="en-US"/>
        </w:rPr>
        <w:t>can be used to set the numerical scheme. By default a higher-order upwind scheme is used to minimize numerical dissipation.</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w:t>
      </w:r>
      <w:r w:rsidR="007E2FAA">
        <w:fldChar w:fldCharType="end"/>
      </w:r>
      <w:r w:rsidRPr="00D826E0">
        <w:tab/>
      </w:r>
      <w:r w:rsidRPr="00752797">
        <w:rPr>
          <w:lang w:val="en-US"/>
        </w:rPr>
        <w:t xml:space="preserve">Overview of available </w:t>
      </w:r>
      <w:r>
        <w:rPr>
          <w:lang w:val="en-US"/>
        </w:rPr>
        <w:t>keyword related to wave numerics</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maxerror</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wave height error in wave stationary iteration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5e-05</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1e-05 - 0.001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maxiter</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wave stationary</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scheme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Numerical scheme for wave propagation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upwind_2</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upwind_1, lax_wendroff, upwind_2</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wavint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Interval between wave module calls (only in stationary wave mode)</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60.0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1.0 - 3600.0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387" w:name="_Toc412196423"/>
      <w:bookmarkStart w:id="388" w:name="_Toc413853463"/>
      <w:r w:rsidRPr="00752797">
        <w:rPr>
          <w:lang w:val="en-US"/>
        </w:rPr>
        <w:t>Wave dissipation</w:t>
      </w:r>
      <w:bookmarkEnd w:id="387"/>
      <w:bookmarkEnd w:id="388"/>
    </w:p>
    <w:p w:rsidR="00691D3B" w:rsidRDefault="00691D3B" w:rsidP="002603CC">
      <w:pPr>
        <w:pStyle w:val="BodyText"/>
        <w:rPr>
          <w:lang w:val="en-US"/>
        </w:rPr>
      </w:pPr>
      <w:r w:rsidRPr="00752797">
        <w:rPr>
          <w:lang w:val="en-US"/>
        </w:rPr>
        <w:t xml:space="preserve">The parameters listed in the table below involve the wave dissipation process. For instationary model runs use either </w:t>
      </w:r>
      <w:r w:rsidRPr="00752797">
        <w:rPr>
          <w:i/>
          <w:lang w:val="en-US"/>
        </w:rPr>
        <w:t>break=roelvink1</w:t>
      </w:r>
      <w:r w:rsidRPr="00752797">
        <w:rPr>
          <w:lang w:val="en-US"/>
        </w:rPr>
        <w:t>,</w:t>
      </w:r>
      <w:r w:rsidRPr="00752797">
        <w:rPr>
          <w:i/>
          <w:lang w:val="en-US"/>
        </w:rPr>
        <w:t xml:space="preserve"> roelvink2</w:t>
      </w:r>
      <w:r w:rsidRPr="00752797">
        <w:rPr>
          <w:lang w:val="en-US"/>
        </w:rPr>
        <w:t xml:space="preserve"> or</w:t>
      </w:r>
      <w:r w:rsidRPr="00752797">
        <w:rPr>
          <w:i/>
          <w:lang w:val="en-US"/>
        </w:rPr>
        <w:t xml:space="preserve"> roelvink_daly.</w:t>
      </w:r>
      <w:r w:rsidRPr="00752797">
        <w:rPr>
          <w:lang w:val="en-US"/>
        </w:rPr>
        <w:t xml:space="preserve"> Note that the standard value </w:t>
      </w:r>
      <w:r w:rsidRPr="00752797">
        <w:rPr>
          <w:i/>
          <w:lang w:val="en-US"/>
        </w:rPr>
        <w:t>gamma=0.55</w:t>
      </w:r>
      <w:r w:rsidRPr="00752797">
        <w:rPr>
          <w:lang w:val="en-US"/>
        </w:rPr>
        <w:t xml:space="preserve"> and </w:t>
      </w:r>
      <w:r w:rsidRPr="00752797">
        <w:rPr>
          <w:i/>
          <w:lang w:val="en-US"/>
        </w:rPr>
        <w:t>n=10</w:t>
      </w:r>
      <w:r w:rsidRPr="00752797">
        <w:rPr>
          <w:lang w:val="en-US"/>
        </w:rPr>
        <w:t xml:space="preserve"> was calibrated for option </w:t>
      </w:r>
      <w:r w:rsidRPr="00752797">
        <w:rPr>
          <w:i/>
          <w:lang w:val="en-US"/>
        </w:rPr>
        <w:t>break=roelvink1</w:t>
      </w:r>
      <w:r w:rsidRPr="00752797">
        <w:rPr>
          <w:lang w:val="en-US"/>
        </w:rPr>
        <w:t xml:space="preserve">. For </w:t>
      </w:r>
      <w:r w:rsidRPr="00752797">
        <w:rPr>
          <w:i/>
          <w:lang w:val="en-US"/>
        </w:rPr>
        <w:t>break=roelvink2</w:t>
      </w:r>
      <w:r w:rsidRPr="00752797">
        <w:rPr>
          <w:lang w:val="en-US"/>
        </w:rPr>
        <w:t xml:space="preserve"> the wave dissipation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 xml:space="preserve">; this affects the calibration. For stationary runs the </w:t>
      </w:r>
      <w:r w:rsidRPr="00752797">
        <w:rPr>
          <w:i/>
          <w:lang w:val="en-US"/>
        </w:rPr>
        <w:t>break=baldock</w:t>
      </w:r>
      <w:r w:rsidRPr="00752797">
        <w:rPr>
          <w:lang w:val="en-US"/>
        </w:rPr>
        <w:t xml:space="preserve"> option is suitable. The </w:t>
      </w:r>
      <w:r w:rsidRPr="00752797">
        <w:rPr>
          <w:i/>
          <w:lang w:val="en-US"/>
        </w:rPr>
        <w:t>break=roelvink_daly</w:t>
      </w:r>
      <w:r w:rsidRPr="00752797">
        <w:rPr>
          <w:lang w:val="en-US"/>
        </w:rPr>
        <w:t xml:space="preserve"> option is a model in which waves start and stop breaking. Reducing </w:t>
      </w:r>
      <w:r w:rsidRPr="00752797">
        <w:rPr>
          <w:i/>
          <w:lang w:val="en-US"/>
        </w:rPr>
        <w:t>gammax</w:t>
      </w:r>
      <w:r w:rsidRPr="00752797">
        <w:rPr>
          <w:lang w:val="en-US"/>
        </w:rPr>
        <w:t xml:space="preserve"> will reduce wave heights in very shallow water, probably 2 is a reasonable value.</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2</w:t>
      </w:r>
      <w:r w:rsidR="007E2FAA">
        <w:fldChar w:fldCharType="end"/>
      </w:r>
      <w:r w:rsidRPr="00D826E0">
        <w:tab/>
      </w:r>
      <w:r w:rsidRPr="00752797">
        <w:rPr>
          <w:lang w:val="en-US"/>
        </w:rPr>
        <w:t xml:space="preserve">Overview of available </w:t>
      </w:r>
      <w:r>
        <w:rPr>
          <w:lang w:val="en-US"/>
        </w:rPr>
        <w:t>keyword related to the wave dissipation model</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alpha</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dissipation coefficient in Roelvink formulation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0.5 - 2.0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break</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Type of </w:t>
            </w:r>
            <w:r w:rsidRPr="00752797">
              <w:lastRenderedPageBreak/>
              <w:t>breaker formulation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roelvink2</w:t>
            </w:r>
          </w:p>
        </w:tc>
        <w:tc>
          <w:tcPr>
            <w:tcW w:w="1984" w:type="dxa"/>
          </w:tcPr>
          <w:p w:rsidR="00691D3B" w:rsidRPr="00D826E0"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D826E0">
              <w:rPr>
                <w:lang w:val="nl-NL"/>
              </w:rPr>
              <w:t xml:space="preserve">roelvink1, </w:t>
            </w:r>
            <w:r w:rsidRPr="00D826E0">
              <w:rPr>
                <w:lang w:val="nl-NL"/>
              </w:rPr>
              <w:lastRenderedPageBreak/>
              <w:t>baldock, roelvink2, roelvink_daly, janssen</w:t>
            </w:r>
          </w:p>
        </w:tc>
        <w:tc>
          <w:tcPr>
            <w:tcW w:w="850" w:type="dxa"/>
          </w:tcPr>
          <w:p w:rsidR="00691D3B" w:rsidRPr="00D826E0"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91D3B" w:rsidRPr="00D826E0"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lastRenderedPageBreak/>
              <w:t>breakerdelay</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breaker delay model</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delta</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wave height to add to water depth</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facrun</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coefficient for short wave runup</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facsd</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the local wave length to use for shoaling delay depth</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0.0 - 2.0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fw</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factor</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fwcutoff</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Depth greater than which the bed friction factor is not applied</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gamma</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parameter in Baldock or Roelvink formulation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0.55</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0.4 - 0.9</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gamma2</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End of breaking parameter in Roelvink Daly formulation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0.0 - 0.5</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gammax</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ratio wave height to water depth</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0.4 - 5.0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n</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Power in Roelvink dissipation model</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5.0 - 20.0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shoaldelay</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shoaling delay</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389" w:name="_Toc412196424"/>
      <w:bookmarkStart w:id="390" w:name="_Toc413853464"/>
      <w:r w:rsidRPr="00752797">
        <w:rPr>
          <w:lang w:val="en-US"/>
        </w:rPr>
        <w:lastRenderedPageBreak/>
        <w:t>Rollers</w:t>
      </w:r>
      <w:bookmarkEnd w:id="389"/>
      <w:bookmarkEnd w:id="390"/>
    </w:p>
    <w:p w:rsidR="00691D3B" w:rsidRDefault="00691D3B" w:rsidP="002603CC">
      <w:pPr>
        <w:pStyle w:val="BodyText"/>
        <w:rPr>
          <w:lang w:val="en-US"/>
        </w:rPr>
      </w:pPr>
      <w:r w:rsidRPr="00752797">
        <w:rPr>
          <w:lang w:val="en-US"/>
        </w:rPr>
        <w:t xml:space="preserve">The parameters listed in the table below involve the wave roller model. Using the roller model will give a shoreward shift in wave-induced setup, return flow and alongshore current. This shift becomes greater for lower </w:t>
      </w:r>
      <w:r w:rsidRPr="00752797">
        <w:rPr>
          <w:i/>
          <w:lang w:val="en-US"/>
        </w:rPr>
        <w:t>beta</w:t>
      </w:r>
      <w:r w:rsidRPr="00752797">
        <w:rPr>
          <w:lang w:val="en-US"/>
        </w:rPr>
        <w:t xml:space="preserve"> values.</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3</w:t>
      </w:r>
      <w:r w:rsidR="007E2FAA">
        <w:fldChar w:fldCharType="end"/>
      </w:r>
      <w:r w:rsidRPr="00D826E0">
        <w:tab/>
      </w:r>
      <w:r w:rsidRPr="00752797">
        <w:rPr>
          <w:lang w:val="en-US"/>
        </w:rPr>
        <w:t xml:space="preserve">Overview of available </w:t>
      </w:r>
      <w:r>
        <w:rPr>
          <w:lang w:val="en-US"/>
        </w:rPr>
        <w:t>keyword related to the roller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beta</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slope coefficient in roller model</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0.05 - 0.3</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rfb</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w:t>
            </w:r>
            <w:r w:rsidR="004D2752" w:rsidRPr="00752797">
              <w:t>feedback</w:t>
            </w:r>
            <w:r w:rsidRPr="00752797">
              <w:t xml:space="preserve"> maximum wave surface slope in roller ener</w:t>
            </w:r>
            <w:r w:rsidR="00586C99" w:rsidRPr="00752797">
              <w:t xml:space="preserve">gy balance, otherwise rfb = </w:t>
            </w:r>
            <w:r w:rsidRPr="00752797">
              <w:t>Beta</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roller</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roller model</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391" w:name="_Toc412196425"/>
      <w:bookmarkStart w:id="392" w:name="_Toc413853465"/>
      <w:r w:rsidRPr="00752797">
        <w:rPr>
          <w:lang w:val="en-US"/>
        </w:rPr>
        <w:t>Wave-current interaction</w:t>
      </w:r>
      <w:bookmarkEnd w:id="391"/>
      <w:bookmarkEnd w:id="392"/>
    </w:p>
    <w:p w:rsidR="00691D3B" w:rsidRDefault="00691D3B" w:rsidP="002603CC">
      <w:pPr>
        <w:pStyle w:val="BodyText"/>
        <w:rPr>
          <w:lang w:val="en-US"/>
        </w:rPr>
      </w:pPr>
      <w:r w:rsidRPr="00752797">
        <w:rPr>
          <w:lang w:val="en-US"/>
        </w:rPr>
        <w:t xml:space="preserve">The parameters listed in the table below involve the process of wave-current interaction. With the switch </w:t>
      </w:r>
      <w:r w:rsidRPr="00752797">
        <w:rPr>
          <w:i/>
          <w:lang w:val="en-US"/>
        </w:rPr>
        <w:t>wci</w:t>
      </w:r>
      <w:r w:rsidRPr="00752797">
        <w:rPr>
          <w:lang w:val="en-US"/>
        </w:rPr>
        <w:t xml:space="preserve"> one can turn off or on the wave-current interaction, </w:t>
      </w:r>
      <w:r w:rsidR="004D2752" w:rsidRPr="00752797">
        <w:rPr>
          <w:lang w:val="en-US"/>
        </w:rPr>
        <w:t>the</w:t>
      </w:r>
      <w:r w:rsidRPr="00752797">
        <w:rPr>
          <w:lang w:val="en-US"/>
        </w:rPr>
        <w:t xml:space="preserve"> wave current </w:t>
      </w:r>
      <w:r w:rsidR="001935AF" w:rsidRPr="00752797">
        <w:rPr>
          <w:lang w:val="en-US"/>
        </w:rPr>
        <w:t>interaction</w:t>
      </w:r>
      <w:r w:rsidRPr="00752797">
        <w:rPr>
          <w:lang w:val="en-US"/>
        </w:rPr>
        <w:t xml:space="preserve"> will result in a feedback of currents on the wave propagation. </w:t>
      </w:r>
      <w:r w:rsidR="004D2752">
        <w:rPr>
          <w:lang w:val="en-US"/>
        </w:rPr>
        <w:t xml:space="preserve">On top of that, </w:t>
      </w:r>
      <w:r w:rsidRPr="00752797">
        <w:rPr>
          <w:i/>
          <w:lang w:val="en-US"/>
        </w:rPr>
        <w:t>hwci</w:t>
      </w:r>
      <w:r w:rsidRPr="00752797">
        <w:rPr>
          <w:lang w:val="en-US"/>
        </w:rPr>
        <w:t xml:space="preserve"> limits the computation of wave-current interaction in very shallow water where the procedure may not converge.</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4</w:t>
      </w:r>
      <w:r w:rsidR="007E2FAA">
        <w:fldChar w:fldCharType="end"/>
      </w:r>
      <w:r w:rsidRPr="00D826E0">
        <w:tab/>
      </w:r>
      <w:r w:rsidRPr="00752797">
        <w:rPr>
          <w:lang w:val="en-US"/>
        </w:rPr>
        <w:t xml:space="preserve">Overview of available </w:t>
      </w:r>
      <w:r>
        <w:rPr>
          <w:lang w:val="en-US"/>
        </w:rPr>
        <w:t>keyword related to the wave-current interaction (wci)</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cats</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Current averaging time scale for wci, in terms of mean wave periods</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1.0 - 50.0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Trep</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hwci</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Minimum depth until which wave-current interaction is used</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0.001 - 1.0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wci</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Turns on wave-current interaction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393" w:name="_Toc412196426"/>
      <w:bookmarkStart w:id="394" w:name="_Toc413853466"/>
      <w:r w:rsidRPr="00752797">
        <w:rPr>
          <w:lang w:val="en-US"/>
        </w:rPr>
        <w:t>Bed friction and viscosity</w:t>
      </w:r>
      <w:bookmarkEnd w:id="393"/>
      <w:bookmarkEnd w:id="394"/>
    </w:p>
    <w:p w:rsidR="00691D3B" w:rsidRPr="00752797" w:rsidRDefault="00691D3B" w:rsidP="002603CC">
      <w:pPr>
        <w:pStyle w:val="BodyText"/>
        <w:rPr>
          <w:lang w:val="en-US"/>
        </w:rPr>
      </w:pPr>
      <w:r w:rsidRPr="00752797">
        <w:rPr>
          <w:lang w:val="en-US"/>
        </w:rPr>
        <w:t xml:space="preserve">The parameters listed in the table below involve the settings for bed friction and viscosity influencing the flow in XBeach. The bed friction is influenced by the dimensionless friction coefficient </w:t>
      </w:r>
      <w:r w:rsidRPr="00752797">
        <w:rPr>
          <w:i/>
          <w:lang w:val="en-US"/>
        </w:rPr>
        <w:t>cf</w:t>
      </w:r>
      <w:r w:rsidRPr="00752797">
        <w:rPr>
          <w:lang w:val="en-US"/>
        </w:rPr>
        <w:t xml:space="preserve"> or other formulation like the dimensional Ch</w:t>
      </w:r>
      <w:r w:rsidRPr="00752797">
        <w:rPr>
          <w:color w:val="000000"/>
          <w:lang w:val="en-US"/>
        </w:rPr>
        <w:t>é</w:t>
      </w:r>
      <w:r w:rsidRPr="00752797">
        <w:rPr>
          <w:lang w:val="en-US"/>
        </w:rPr>
        <w:t xml:space="preserve">zy or Manning. The bed friction formulation applied needs to be determined with the keyword </w:t>
      </w:r>
      <w:r w:rsidRPr="00752797">
        <w:rPr>
          <w:i/>
          <w:lang w:val="en-US"/>
        </w:rPr>
        <w:t>bedfriction</w:t>
      </w:r>
      <w:r w:rsidRPr="00752797">
        <w:rPr>
          <w:lang w:val="en-US"/>
        </w:rPr>
        <w:t xml:space="preserve">. It is possible both </w:t>
      </w:r>
      <w:r w:rsidR="001935AF">
        <w:rPr>
          <w:lang w:val="en-US"/>
        </w:rPr>
        <w:t>to</w:t>
      </w:r>
      <w:r w:rsidRPr="00752797">
        <w:rPr>
          <w:lang w:val="en-US"/>
        </w:rPr>
        <w:t xml:space="preserve"> define one value (keyword: </w:t>
      </w:r>
      <w:r w:rsidRPr="001935AF">
        <w:rPr>
          <w:i/>
          <w:lang w:val="en-US"/>
        </w:rPr>
        <w:t>bedfriccoef</w:t>
      </w:r>
      <w:r w:rsidRPr="00752797">
        <w:rPr>
          <w:lang w:val="en-US"/>
        </w:rPr>
        <w:t xml:space="preserve">) or to </w:t>
      </w:r>
      <w:r w:rsidR="001935AF" w:rsidRPr="00752797">
        <w:rPr>
          <w:lang w:val="en-US"/>
        </w:rPr>
        <w:t>apply,</w:t>
      </w:r>
      <w:r w:rsidRPr="00752797">
        <w:rPr>
          <w:lang w:val="en-US"/>
        </w:rPr>
        <w:t xml:space="preserve"> spatially varying values for the bed friction. A spatial varying friction can be provided through an external file referenced via the keyword </w:t>
      </w:r>
      <w:r w:rsidRPr="00752797">
        <w:rPr>
          <w:i/>
          <w:lang w:val="en-US"/>
        </w:rPr>
        <w:t>bedfricfile</w:t>
      </w:r>
      <w:r w:rsidRPr="00752797">
        <w:rPr>
          <w:lang w:val="en-US"/>
        </w:rPr>
        <w:t xml:space="preserve">. The file has the same format as the bathymetry file explained in </w:t>
      </w:r>
      <w:r w:rsidR="00055F7E">
        <w:fldChar w:fldCharType="begin"/>
      </w:r>
      <w:r w:rsidR="00055F7E">
        <w:instrText xml:space="preserve"> REF _Ref285465495 \w \h  \* MERGEFORMAT </w:instrText>
      </w:r>
      <w:r w:rsidR="00055F7E">
        <w:fldChar w:fldCharType="separate"/>
      </w:r>
      <w:r w:rsidR="007E2FAA" w:rsidRPr="007E2FAA">
        <w:rPr>
          <w:lang w:val="en-US"/>
        </w:rPr>
        <w:t>4.3</w:t>
      </w:r>
      <w:r w:rsidR="00055F7E">
        <w:fldChar w:fldCharType="end"/>
      </w:r>
      <w:r w:rsidRPr="00752797">
        <w:rPr>
          <w:lang w:val="en-US"/>
        </w:rPr>
        <w:t xml:space="preserve"> (</w:t>
      </w:r>
      <w:r w:rsidR="00055F7E">
        <w:fldChar w:fldCharType="begin"/>
      </w:r>
      <w:r w:rsidR="00055F7E">
        <w:instrText xml:space="preserve"> REF _Ref285465497 \h  \* MERGEFORMAT </w:instrText>
      </w:r>
      <w:r w:rsidR="00055F7E">
        <w:fldChar w:fldCharType="separate"/>
      </w:r>
      <w:r w:rsidR="007E2FAA" w:rsidRPr="00752797">
        <w:rPr>
          <w:lang w:val="en-US"/>
        </w:rPr>
        <w:t>Grid and bathymetry</w:t>
      </w:r>
      <w:r w:rsidR="00055F7E">
        <w:fldChar w:fldCharType="end"/>
      </w:r>
      <w:r w:rsidRPr="00752797">
        <w:rPr>
          <w:lang w:val="en-US"/>
        </w:rPr>
        <w:t>).</w:t>
      </w:r>
    </w:p>
    <w:p w:rsidR="00691D3B" w:rsidRDefault="00691D3B" w:rsidP="002603CC">
      <w:pPr>
        <w:pStyle w:val="BodyText"/>
        <w:rPr>
          <w:lang w:val="en-US"/>
        </w:rPr>
      </w:pPr>
      <w:r w:rsidRPr="00752797">
        <w:rPr>
          <w:lang w:val="en-US"/>
        </w:rPr>
        <w:lastRenderedPageBreak/>
        <w:t xml:space="preserve">The horizontal viscosity is composed of an overall background viscosity </w:t>
      </w:r>
      <w:r w:rsidRPr="00752797">
        <w:rPr>
          <w:i/>
          <w:lang w:val="en-US"/>
        </w:rPr>
        <w:t>nuh</w:t>
      </w:r>
      <w:r w:rsidRPr="00752797">
        <w:rPr>
          <w:lang w:val="en-US"/>
        </w:rPr>
        <w:t xml:space="preserve"> and a viscosity depending on the roller dissipation tuned by </w:t>
      </w:r>
      <w:r w:rsidRPr="00752797">
        <w:rPr>
          <w:i/>
          <w:lang w:val="en-US"/>
        </w:rPr>
        <w:t>nuhfac</w:t>
      </w:r>
      <w:r w:rsidRPr="00752797">
        <w:rPr>
          <w:lang w:val="en-US"/>
        </w:rPr>
        <w:t xml:space="preserve">. In the alongshore direction the viscosity may be multiplied by a factor </w:t>
      </w:r>
      <w:r w:rsidRPr="00752797">
        <w:rPr>
          <w:i/>
          <w:lang w:val="en-US"/>
        </w:rPr>
        <w:t>nuhv</w:t>
      </w:r>
      <w:r w:rsidRPr="00752797">
        <w:rPr>
          <w:lang w:val="en-US"/>
        </w:rPr>
        <w:t xml:space="preserve"> to account for additional advective mixing. It is also possible to use a user-defined value for the horizontal viscosity (keyword </w:t>
      </w:r>
      <w:r w:rsidRPr="00752797">
        <w:rPr>
          <w:i/>
          <w:lang w:val="en-US"/>
        </w:rPr>
        <w:t>smag = 0</w:t>
      </w:r>
      <w:r w:rsidRPr="00752797">
        <w:rPr>
          <w:lang w:val="en-US"/>
        </w:rPr>
        <w:t>)</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5</w:t>
      </w:r>
      <w:r w:rsidR="007E2FAA">
        <w:fldChar w:fldCharType="end"/>
      </w:r>
      <w:r w:rsidRPr="00D826E0">
        <w:tab/>
      </w:r>
      <w:r w:rsidRPr="00752797">
        <w:rPr>
          <w:lang w:val="en-US"/>
        </w:rPr>
        <w:t xml:space="preserve">Overview of available </w:t>
      </w:r>
      <w:r>
        <w:rPr>
          <w:lang w:val="en-US"/>
        </w:rPr>
        <w:t xml:space="preserve">keyword related to the bed friction and viscosity </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752797" w:rsidTr="007363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keyword</w:t>
            </w:r>
          </w:p>
        </w:tc>
        <w:tc>
          <w:tcPr>
            <w:tcW w:w="197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29"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1225"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1"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bedfriccoef</w:t>
            </w:r>
          </w:p>
        </w:tc>
        <w:tc>
          <w:tcPr>
            <w:tcW w:w="1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coefficient</w:t>
            </w:r>
          </w:p>
        </w:tc>
        <w:tc>
          <w:tcPr>
            <w:tcW w:w="119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w:t>
            </w:r>
          </w:p>
        </w:tc>
        <w:tc>
          <w:tcPr>
            <w:tcW w:w="16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3.5e-05 - 0.9</w:t>
            </w:r>
          </w:p>
        </w:tc>
        <w:tc>
          <w:tcPr>
            <w:tcW w:w="12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73638B">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bedfricfile</w:t>
            </w:r>
          </w:p>
        </w:tc>
        <w:tc>
          <w:tcPr>
            <w:tcW w:w="1973" w:type="dxa"/>
          </w:tcPr>
          <w:p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Bed friction file </w:t>
            </w:r>
          </w:p>
        </w:tc>
        <w:tc>
          <w:tcPr>
            <w:tcW w:w="119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191"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D826E0"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bedfriction</w:t>
            </w:r>
          </w:p>
        </w:tc>
        <w:tc>
          <w:tcPr>
            <w:tcW w:w="1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formulation</w:t>
            </w:r>
          </w:p>
        </w:tc>
        <w:tc>
          <w:tcPr>
            <w:tcW w:w="119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w:t>
            </w:r>
          </w:p>
        </w:tc>
        <w:tc>
          <w:tcPr>
            <w:tcW w:w="16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 cf, white-colebrook, manning, white-colebrook-grainsize</w:t>
            </w:r>
          </w:p>
        </w:tc>
        <w:tc>
          <w:tcPr>
            <w:tcW w:w="12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73638B">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nuh</w:t>
            </w:r>
          </w:p>
        </w:tc>
        <w:tc>
          <w:tcPr>
            <w:tcW w:w="1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Horizontal background viscosity</w:t>
            </w:r>
          </w:p>
        </w:tc>
        <w:tc>
          <w:tcPr>
            <w:tcW w:w="119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6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12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m^2s^-1</w:t>
            </w:r>
          </w:p>
        </w:tc>
        <w:tc>
          <w:tcPr>
            <w:tcW w:w="1191"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nuhfac</w:t>
            </w:r>
            <w:r w:rsidR="001B6449" w:rsidRPr="00752797">
              <w:t>+</w:t>
            </w:r>
          </w:p>
        </w:tc>
        <w:tc>
          <w:tcPr>
            <w:tcW w:w="1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Viscosity switch for roller induced turbulent horizontal viscosity</w:t>
            </w:r>
          </w:p>
        </w:tc>
        <w:tc>
          <w:tcPr>
            <w:tcW w:w="119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12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73638B">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nuhv</w:t>
            </w:r>
            <w:r w:rsidR="001B6449" w:rsidRPr="00752797">
              <w:t>+</w:t>
            </w:r>
          </w:p>
        </w:tc>
        <w:tc>
          <w:tcPr>
            <w:tcW w:w="1973" w:type="dxa"/>
          </w:tcPr>
          <w:p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Longshore viscosity enhancement factor, following Svendsen </w:t>
            </w:r>
          </w:p>
        </w:tc>
        <w:tc>
          <w:tcPr>
            <w:tcW w:w="119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1.0 - 20.0</w:t>
            </w:r>
          </w:p>
        </w:tc>
        <w:tc>
          <w:tcPr>
            <w:tcW w:w="12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1"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smag</w:t>
            </w:r>
            <w:r w:rsidR="001B6449" w:rsidRPr="00752797">
              <w:t>+</w:t>
            </w:r>
          </w:p>
        </w:tc>
        <w:tc>
          <w:tcPr>
            <w:tcW w:w="1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Switch for smagorinsky </w:t>
            </w:r>
            <w:r w:rsidR="004D2752" w:rsidRPr="00752797">
              <w:t>sub grid</w:t>
            </w:r>
            <w:r w:rsidRPr="00752797">
              <w:t xml:space="preserve"> model for </w:t>
            </w:r>
            <w:r w:rsidR="004D2752" w:rsidRPr="00752797">
              <w:t>viscosity</w:t>
            </w:r>
          </w:p>
        </w:tc>
        <w:tc>
          <w:tcPr>
            <w:tcW w:w="119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12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395" w:name="_Toc412196427"/>
      <w:bookmarkStart w:id="396" w:name="_Toc413853467"/>
      <w:r w:rsidRPr="00752797">
        <w:rPr>
          <w:lang w:val="en-US"/>
        </w:rPr>
        <w:t>Flow numerics</w:t>
      </w:r>
      <w:bookmarkEnd w:id="395"/>
      <w:bookmarkEnd w:id="396"/>
    </w:p>
    <w:p w:rsidR="00691D3B" w:rsidRDefault="00691D3B" w:rsidP="002603CC">
      <w:pPr>
        <w:pStyle w:val="BodyText"/>
        <w:rPr>
          <w:lang w:val="en-US"/>
        </w:rPr>
      </w:pPr>
      <w:r w:rsidRPr="00752797">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752797">
        <w:rPr>
          <w:i/>
          <w:lang w:val="en-US"/>
        </w:rPr>
        <w:t>hmin</w:t>
      </w:r>
      <w:r w:rsidRPr="00752797">
        <w:rPr>
          <w:lang w:val="en-US"/>
        </w:rPr>
        <w:t xml:space="preserve"> prevents very strong return flows or high concentrations and the</w:t>
      </w:r>
      <w:r w:rsidR="001935AF">
        <w:rPr>
          <w:lang w:val="en-US"/>
        </w:rPr>
        <w:t xml:space="preserve"> </w:t>
      </w:r>
      <w:r w:rsidRPr="00752797">
        <w:rPr>
          <w:i/>
          <w:lang w:val="en-US"/>
        </w:rPr>
        <w:t>eps</w:t>
      </w:r>
      <w:r w:rsidRPr="00752797">
        <w:rPr>
          <w:lang w:val="en-US"/>
        </w:rPr>
        <w:t xml:space="preserve"> determines whether points are dry or wet and can be taken quite small. </w:t>
      </w:r>
    </w:p>
    <w:p w:rsidR="001935AF" w:rsidRDefault="001935AF">
      <w:pPr>
        <w:spacing w:line="240" w:lineRule="auto"/>
        <w:jc w:val="left"/>
        <w:rPr>
          <w:lang w:val="en-US"/>
        </w:rPr>
      </w:pPr>
      <w:r>
        <w:rPr>
          <w:lang w:val="en-US"/>
        </w:rPr>
        <w:br w:type="page"/>
      </w:r>
    </w:p>
    <w:p w:rsidR="001935AF" w:rsidRPr="00752797" w:rsidRDefault="001935AF" w:rsidP="001935AF">
      <w:pPr>
        <w:pStyle w:val="Caption"/>
        <w:rPr>
          <w:lang w:val="en-US"/>
        </w:rPr>
      </w:pPr>
      <w:r w:rsidRPr="00D826E0">
        <w:lastRenderedPageBreak/>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6</w:t>
      </w:r>
      <w:r w:rsidR="007E2FAA">
        <w:fldChar w:fldCharType="end"/>
      </w:r>
      <w:r w:rsidRPr="00D826E0">
        <w:tab/>
      </w:r>
      <w:r w:rsidRPr="00752797">
        <w:rPr>
          <w:lang w:val="en-US"/>
        </w:rPr>
        <w:t xml:space="preserve">Overview of available </w:t>
      </w:r>
      <w:r>
        <w:rPr>
          <w:lang w:val="en-US"/>
        </w:rPr>
        <w:t>keyword related to flow numerics</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eps</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cells are considered wet</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0.005</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0.001 - 0.1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eps_sd</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difference to determine conservation of energy head versus momentum</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hmin</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Stokes drift is included</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0.2</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oldhu</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old hu calculation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secorder</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Use second order corrections to advection/non-linear terms based on MacCormack scheme</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umin</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for upwind velocity detection and for vmag2 in equilibrium sediment concentration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0.0 - 0.2</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397" w:name="_Toc412196428"/>
      <w:bookmarkStart w:id="398" w:name="_Toc413853468"/>
      <w:r w:rsidRPr="00752797">
        <w:rPr>
          <w:lang w:val="en-US"/>
        </w:rPr>
        <w:t>Sediment transport</w:t>
      </w:r>
      <w:bookmarkEnd w:id="397"/>
      <w:bookmarkEnd w:id="398"/>
    </w:p>
    <w:p w:rsidR="00691D3B" w:rsidRDefault="00691D3B" w:rsidP="002603CC">
      <w:pPr>
        <w:pStyle w:val="BodyText"/>
        <w:rPr>
          <w:lang w:val="en-US"/>
        </w:rPr>
      </w:pPr>
      <w:r w:rsidRPr="00752797">
        <w:rPr>
          <w:lang w:val="en-US"/>
        </w:rPr>
        <w:t xml:space="preserve">The parameters listed in the table below involve the process of sediment transport. The keywords </w:t>
      </w:r>
      <w:r w:rsidRPr="00752797">
        <w:rPr>
          <w:i/>
          <w:lang w:val="en-US"/>
        </w:rPr>
        <w:t xml:space="preserve">facAs </w:t>
      </w:r>
      <w:r w:rsidRPr="00752797">
        <w:rPr>
          <w:lang w:val="en-US"/>
        </w:rPr>
        <w:t xml:space="preserve">and </w:t>
      </w:r>
      <w:r w:rsidRPr="00752797">
        <w:rPr>
          <w:i/>
          <w:lang w:val="en-US"/>
        </w:rPr>
        <w:t>facSk</w:t>
      </w:r>
      <w:r w:rsidRPr="00752797">
        <w:rPr>
          <w:lang w:val="en-US"/>
        </w:rPr>
        <w:t xml:space="preserve"> determine the effect of the wave form on the sediment transport, this is especially important in the nearshore. The </w:t>
      </w:r>
      <w:r w:rsidRPr="00752797">
        <w:rPr>
          <w:i/>
          <w:lang w:val="en-US"/>
        </w:rPr>
        <w:t xml:space="preserve">facua </w:t>
      </w:r>
      <w:r w:rsidRPr="00752797">
        <w:rPr>
          <w:lang w:val="en-US"/>
        </w:rPr>
        <w:t xml:space="preserve">is an alias setting in which both parameters can be varied at once. The wave form model itself is selected using the keyword </w:t>
      </w:r>
      <w:r w:rsidRPr="00752797">
        <w:rPr>
          <w:i/>
          <w:lang w:val="en-US"/>
        </w:rPr>
        <w:t>waveform</w:t>
      </w:r>
      <w:r w:rsidRPr="00752797">
        <w:rPr>
          <w:lang w:val="en-US"/>
        </w:rPr>
        <w:t xml:space="preserve">. Processes like short- and long-wave stirring and turbulence can be switched on or off using the keywords </w:t>
      </w:r>
      <w:r w:rsidRPr="00752797">
        <w:rPr>
          <w:i/>
          <w:lang w:val="en-US"/>
        </w:rPr>
        <w:t xml:space="preserve">sws, </w:t>
      </w:r>
      <w:r w:rsidR="001935AF" w:rsidRPr="00752797">
        <w:rPr>
          <w:i/>
          <w:lang w:val="en-US"/>
        </w:rPr>
        <w:t xml:space="preserve">lws </w:t>
      </w:r>
      <w:r w:rsidR="001935AF" w:rsidRPr="00752797">
        <w:rPr>
          <w:lang w:val="en-US"/>
        </w:rPr>
        <w:t>and</w:t>
      </w:r>
      <w:r w:rsidRPr="00752797">
        <w:rPr>
          <w:lang w:val="en-US"/>
        </w:rPr>
        <w:t xml:space="preserve"> </w:t>
      </w:r>
      <w:r w:rsidRPr="00752797">
        <w:rPr>
          <w:i/>
          <w:lang w:val="en-US"/>
        </w:rPr>
        <w:t>lwt</w:t>
      </w:r>
      <w:r w:rsidRPr="00752797">
        <w:rPr>
          <w:lang w:val="en-US"/>
        </w:rPr>
        <w:t>. Several options for calibrating the sediment transport formulations are available as well as keywords to incorporate the bed slope effect.</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7</w:t>
      </w:r>
      <w:r w:rsidR="007E2FAA">
        <w:fldChar w:fldCharType="end"/>
      </w:r>
      <w:r w:rsidRPr="00D826E0">
        <w:tab/>
      </w:r>
      <w:r w:rsidRPr="00752797">
        <w:rPr>
          <w:lang w:val="en-US"/>
        </w:rPr>
        <w:t xml:space="preserve">Overview of available </w:t>
      </w:r>
      <w:r>
        <w:rPr>
          <w:lang w:val="en-US"/>
        </w:rPr>
        <w:t>keyword related to the sediment transport model</w:t>
      </w:r>
    </w:p>
    <w:tbl>
      <w:tblPr>
        <w:tblStyle w:val="LightShading-Accent1"/>
        <w:tblW w:w="0" w:type="auto"/>
        <w:tblLayout w:type="fixed"/>
        <w:tblLook w:val="04A0" w:firstRow="1" w:lastRow="0" w:firstColumn="1" w:lastColumn="0" w:noHBand="0" w:noVBand="1"/>
      </w:tblPr>
      <w:tblGrid>
        <w:gridCol w:w="1700"/>
        <w:gridCol w:w="1700"/>
        <w:gridCol w:w="1670"/>
        <w:gridCol w:w="1842"/>
        <w:gridCol w:w="993"/>
        <w:gridCol w:w="1025"/>
      </w:tblGrid>
      <w:tr w:rsidR="00691D3B" w:rsidRPr="00752797" w:rsidTr="001935A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keyword</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67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842"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9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025"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BRfac</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surface slope</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Tbfac</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Calibration factor for bore interval </w:t>
            </w:r>
            <w:r w:rsidRPr="00752797">
              <w:lastRenderedPageBreak/>
              <w:t>Tbore: Tbore = Tbfac</w:t>
            </w:r>
            <w:r w:rsidR="001B6449" w:rsidRPr="00752797">
              <w:t>+</w:t>
            </w:r>
            <w:r w:rsidRPr="00752797">
              <w:t>Tbore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1.0</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lastRenderedPageBreak/>
              <w:t>Tsmin</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adaptation time scale in advection diffusion equation sediment</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bdslpeffdir</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direction of the sediment transport based on the bed slope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talmon</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bdslpeffdirfac</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in the modification of the direction</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bdslpeffini</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critical shields parameter based on the bed slope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total, bed</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D826E0"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bdslpeffmag</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Modify the magnitude of the sediment transport based on the bed slope, uses facsl</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roelvink_total</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roelvink_total, roelvink_bed, soulsby_total, soulsby_bed</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bed</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bed transports</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betad</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Dissipation parameter long wave breaking turbulence</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bulk</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compute bulk transport </w:t>
            </w:r>
            <w:r w:rsidRPr="00752797">
              <w:lastRenderedPageBreak/>
              <w:t>rather than bed and suspended load separately</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0</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lastRenderedPageBreak/>
              <w:t>dilatancy</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critical shields number due dilatancy</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facAs</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asymmetry</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facDc</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Option to control sediment diffusion coefficient</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facSk</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facsl</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Factor bedslope effect</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1.6</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0.0 - 1.6</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facua</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 and asymmetry</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fallvelred</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fall velocity for high concentrations</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form</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Equilibrium sediment concentration formulation</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vanthiel_vanrijn</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soulsby_vanrijn, vanthiel_vanrijn</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jetfac</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Option to mimic turbulence production </w:t>
            </w:r>
            <w:r w:rsidRPr="00752797">
              <w:lastRenderedPageBreak/>
              <w:t>near revetments</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lastRenderedPageBreak/>
              <w:t>lws</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long wave stirring</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lwt</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long wave turbulence</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pormax</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Max porosity used in the </w:t>
            </w:r>
            <w:r w:rsidR="001935AF" w:rsidRPr="00752797">
              <w:t>expression</w:t>
            </w:r>
            <w:r w:rsidRPr="00752797">
              <w:t xml:space="preserve"> of Van Rhee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0.3 - 0.6</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reposeangle</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Angle of internal friction</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30.0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0.0 - 45.0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rheeA</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A parameter in the Van Rhee expression </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0.75 - 2.0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smax</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Maximum Shields parameter for </w:t>
            </w:r>
            <w:r w:rsidR="001935AF" w:rsidRPr="00752797">
              <w:t>equilibrium</w:t>
            </w:r>
            <w:r w:rsidRPr="00752797">
              <w:t xml:space="preserve"> sediment concentration acc. Diane Foster</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-1.0 - 3.0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sus</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suspensions transports</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sws</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short wave and roller stirring and undertow</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tsfac</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Coefficient determining Ts = tsfac </w:t>
            </w:r>
            <w:r w:rsidR="001B6449" w:rsidRPr="00752797">
              <w:t>+</w:t>
            </w:r>
            <w:r w:rsidRPr="00752797">
              <w:t xml:space="preserve"> h/ws in sediment source term</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D826E0"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turb</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short wave turbulence</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bore_averaged</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wave_averaged, bore_averaged</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lastRenderedPageBreak/>
              <w:t>turbadv</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activate turbulence advection model for short and or long wave turbulence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lagrangian, eulerian</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waveform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shape model</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vanthiel</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ruessink_vanrijn, vanthiel</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z0</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Zero flow velocity level in Soulsby and van Rijn (1997) sediment concentration</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0.006</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0.0001 - 0.05</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399" w:name="_Toc412196429"/>
      <w:bookmarkStart w:id="400" w:name="_Toc413853469"/>
      <w:r w:rsidRPr="00752797">
        <w:rPr>
          <w:lang w:val="en-US"/>
        </w:rPr>
        <w:t>Sediment transport numerics</w:t>
      </w:r>
      <w:bookmarkEnd w:id="399"/>
      <w:bookmarkEnd w:id="400"/>
    </w:p>
    <w:p w:rsidR="00691D3B" w:rsidRDefault="00691D3B" w:rsidP="002603CC">
      <w:pPr>
        <w:pStyle w:val="BodyText"/>
        <w:rPr>
          <w:lang w:val="en-US"/>
        </w:rPr>
      </w:pPr>
      <w:r w:rsidRPr="00752797">
        <w:rPr>
          <w:lang w:val="en-US"/>
        </w:rPr>
        <w:t xml:space="preserve">The parameters listed in the table below involve the numerical aspects of sediment transport that are all considered advanced options. For example the maximum allowed sediment concentration can be varied with the keyword </w:t>
      </w:r>
      <w:r w:rsidRPr="004D2752">
        <w:rPr>
          <w:i/>
          <w:lang w:val="en-US"/>
        </w:rPr>
        <w:t>cmax</w:t>
      </w:r>
      <w:r w:rsidRPr="00752797">
        <w:rPr>
          <w:lang w:val="en-US"/>
        </w:rPr>
        <w:t xml:space="preserve">. It is however not </w:t>
      </w:r>
      <w:r w:rsidR="004D2752" w:rsidRPr="00752797">
        <w:rPr>
          <w:lang w:val="en-US"/>
        </w:rPr>
        <w:t>recommended</w:t>
      </w:r>
      <w:r w:rsidRPr="00752797">
        <w:rPr>
          <w:lang w:val="en-US"/>
        </w:rPr>
        <w:t xml:space="preserve"> </w:t>
      </w:r>
      <w:r w:rsidR="004D2752" w:rsidRPr="00752797">
        <w:rPr>
          <w:lang w:val="en-US"/>
        </w:rPr>
        <w:t>varying</w:t>
      </w:r>
      <w:r w:rsidRPr="00752797">
        <w:rPr>
          <w:lang w:val="en-US"/>
        </w:rPr>
        <w:t xml:space="preserve"> these settings.</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8</w:t>
      </w:r>
      <w:r w:rsidR="007E2FAA">
        <w:fldChar w:fldCharType="end"/>
      </w:r>
      <w:r w:rsidRPr="00D826E0">
        <w:tab/>
      </w:r>
      <w:r w:rsidRPr="00752797">
        <w:rPr>
          <w:lang w:val="en-US"/>
        </w:rPr>
        <w:t xml:space="preserve">Overview of available </w:t>
      </w:r>
      <w:r>
        <w:rPr>
          <w:lang w:val="en-US"/>
        </w:rPr>
        <w:t>keyword related to sediment transport numerics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cmax</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allowed sediment concentration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sourcesink</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source-sink terms to calculate bed level change rather than suspended transport gradients</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thetanum</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Coefficient determining whether upwind (1) or central scheme (0.5) is used.</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401" w:name="_Toc412196430"/>
      <w:bookmarkStart w:id="402" w:name="_Toc413853470"/>
      <w:r w:rsidRPr="00752797">
        <w:rPr>
          <w:lang w:val="en-US"/>
        </w:rPr>
        <w:t>Quasi-3D sediment transport</w:t>
      </w:r>
      <w:bookmarkEnd w:id="401"/>
      <w:bookmarkEnd w:id="402"/>
    </w:p>
    <w:p w:rsidR="00691D3B" w:rsidRDefault="00691D3B" w:rsidP="002603CC">
      <w:pPr>
        <w:pStyle w:val="BodyText"/>
        <w:rPr>
          <w:lang w:val="en-US"/>
        </w:rPr>
      </w:pPr>
      <w:r w:rsidRPr="00752797">
        <w:rPr>
          <w:lang w:val="en-US"/>
        </w:rPr>
        <w:t xml:space="preserve">The parameters listed in the table below involve the tuning of quasi-3D sediment transport, if enabled. The most important setting is the </w:t>
      </w:r>
      <w:r w:rsidRPr="004D2752">
        <w:rPr>
          <w:i/>
          <w:lang w:val="en-US"/>
        </w:rPr>
        <w:t>kmax</w:t>
      </w:r>
      <w:r w:rsidRPr="00752797">
        <w:rPr>
          <w:lang w:val="en-US"/>
        </w:rPr>
        <w:t xml:space="preserve"> in which the user specifies the number of layers used in the quasi 3D sediment model.</w:t>
      </w:r>
    </w:p>
    <w:p w:rsidR="001935AF" w:rsidRPr="00752797" w:rsidRDefault="001935AF" w:rsidP="001935AF">
      <w:pPr>
        <w:pStyle w:val="Caption"/>
        <w:rPr>
          <w:lang w:val="en-US"/>
        </w:rPr>
      </w:pPr>
      <w:r w:rsidRPr="00D826E0">
        <w:lastRenderedPageBreak/>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9</w:t>
      </w:r>
      <w:r w:rsidR="007E2FAA">
        <w:fldChar w:fldCharType="end"/>
      </w:r>
      <w:r w:rsidRPr="00D826E0">
        <w:tab/>
      </w:r>
      <w:r w:rsidRPr="00752797">
        <w:rPr>
          <w:lang w:val="en-US"/>
        </w:rPr>
        <w:t xml:space="preserve">Overview of available </w:t>
      </w:r>
      <w:r>
        <w:rPr>
          <w:lang w:val="en-US"/>
        </w:rPr>
        <w:t>keyword related to the quasi 3D sediment transport</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kmax</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sigma layers in Quasi-3D model; kmax = 1 is without vertical structure of flow and suspensions</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sigfac</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Dsig scales with log(sigfac)</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1.3</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vicmol</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Molecular viscosity</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1e-06</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0.0 - 0.001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vonkar</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Von Karman constant</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0.4</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403" w:name="_Toc412196431"/>
      <w:bookmarkStart w:id="404" w:name="_Toc413853471"/>
      <w:r w:rsidRPr="00752797">
        <w:rPr>
          <w:lang w:val="en-US"/>
        </w:rPr>
        <w:t>Morphology</w:t>
      </w:r>
      <w:bookmarkEnd w:id="403"/>
      <w:bookmarkEnd w:id="404"/>
    </w:p>
    <w:p w:rsidR="00691D3B" w:rsidRPr="00752797" w:rsidRDefault="00691D3B" w:rsidP="002603CC">
      <w:pPr>
        <w:pStyle w:val="BodyText"/>
        <w:rPr>
          <w:lang w:val="en-US"/>
        </w:rPr>
      </w:pPr>
      <w:r w:rsidRPr="00752797">
        <w:rPr>
          <w:lang w:val="en-US"/>
        </w:rPr>
        <w:t xml:space="preserve">The parameters listed in the table below involve the morphological processes. The </w:t>
      </w:r>
      <w:r w:rsidRPr="00752797">
        <w:rPr>
          <w:i/>
          <w:lang w:val="en-US"/>
        </w:rPr>
        <w:t>dryslp</w:t>
      </w:r>
      <w:r w:rsidRPr="00752797">
        <w:rPr>
          <w:lang w:val="en-US"/>
        </w:rPr>
        <w:t xml:space="preserve"> and </w:t>
      </w:r>
      <w:r w:rsidRPr="00752797">
        <w:rPr>
          <w:i/>
          <w:lang w:val="en-US"/>
        </w:rPr>
        <w:t>wetslp</w:t>
      </w:r>
      <w:r w:rsidRPr="00752797">
        <w:rPr>
          <w:lang w:val="en-US"/>
        </w:rPr>
        <w:t xml:space="preserve"> keyword define the critical avalanching slope above and below water respectively. If the bed exceeds the relevant critical slope it collapses and slides downward (avalanching). To reduce the impact of these </w:t>
      </w:r>
      <w:r w:rsidR="001935AF" w:rsidRPr="00752797">
        <w:rPr>
          <w:lang w:val="en-US"/>
        </w:rPr>
        <w:t>landslides</w:t>
      </w:r>
      <w:r w:rsidRPr="00752797">
        <w:rPr>
          <w:lang w:val="en-US"/>
        </w:rPr>
        <w:t xml:space="preserve"> the maximum bed level change due to avalanching is limited by the </w:t>
      </w:r>
      <w:r w:rsidRPr="00752797">
        <w:rPr>
          <w:i/>
          <w:lang w:val="en-US"/>
        </w:rPr>
        <w:t>dzmax</w:t>
      </w:r>
      <w:r w:rsidRPr="00752797">
        <w:rPr>
          <w:lang w:val="en-US"/>
        </w:rPr>
        <w:t xml:space="preserve"> value. Which of the two slopes is applied to a grid cell is determined by the </w:t>
      </w:r>
      <w:r w:rsidRPr="00752797">
        <w:rPr>
          <w:i/>
          <w:lang w:val="en-US"/>
        </w:rPr>
        <w:t>hswitch</w:t>
      </w:r>
      <w:r w:rsidRPr="00752797">
        <w:rPr>
          <w:lang w:val="en-US"/>
        </w:rPr>
        <w:t xml:space="preserve"> keyword.</w:t>
      </w:r>
    </w:p>
    <w:p w:rsidR="00691D3B" w:rsidRPr="00752797" w:rsidRDefault="00691D3B" w:rsidP="002603CC">
      <w:pPr>
        <w:pStyle w:val="BodyText"/>
        <w:rPr>
          <w:lang w:val="en-US"/>
        </w:rPr>
      </w:pPr>
      <w:r w:rsidRPr="00752797">
        <w:rPr>
          <w:lang w:val="en-US"/>
        </w:rPr>
        <w:t xml:space="preserve">The keyword </w:t>
      </w:r>
      <w:r w:rsidRPr="00752797">
        <w:rPr>
          <w:i/>
          <w:lang w:val="en-US"/>
        </w:rPr>
        <w:t>morfac</w:t>
      </w:r>
      <w:r w:rsidRPr="00752797">
        <w:rPr>
          <w:lang w:val="en-US"/>
        </w:rPr>
        <w:t xml:space="preserve"> enables the user to decouple the hydrodynamical and the morphological time. This is suitable for situations where the morphological process is much slower than the hydrodynamic process. The factor defined by the </w:t>
      </w:r>
      <w:r w:rsidRPr="00752797">
        <w:rPr>
          <w:i/>
          <w:lang w:val="en-US"/>
        </w:rPr>
        <w:t xml:space="preserve">morfac </w:t>
      </w:r>
      <w:r w:rsidRPr="00752797">
        <w:rPr>
          <w:lang w:val="en-US"/>
        </w:rPr>
        <w:t xml:space="preserve">keyword is applied to all morphological change. A </w:t>
      </w:r>
      <w:r w:rsidRPr="00752797">
        <w:rPr>
          <w:i/>
          <w:lang w:val="en-US"/>
        </w:rPr>
        <w:t>morfac=10</w:t>
      </w:r>
      <w:r w:rsidRPr="00752797">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752797">
        <w:rPr>
          <w:i/>
          <w:lang w:val="en-US"/>
        </w:rPr>
        <w:t>morfac</w:t>
      </w:r>
      <w:r w:rsidRPr="00752797">
        <w:rPr>
          <w:lang w:val="en-US"/>
        </w:rPr>
        <w:t xml:space="preserve"> value by setting </w:t>
      </w:r>
      <w:r w:rsidRPr="00752797">
        <w:rPr>
          <w:i/>
          <w:lang w:val="en-US"/>
        </w:rPr>
        <w:t>morfacopt</w:t>
      </w:r>
      <w:r w:rsidRPr="00752797">
        <w:rPr>
          <w:lang w:val="en-US"/>
        </w:rPr>
        <w:t xml:space="preserve"> to zero. The keywords </w:t>
      </w:r>
      <w:r w:rsidRPr="00752797">
        <w:rPr>
          <w:i/>
          <w:lang w:val="en-US"/>
        </w:rPr>
        <w:t>morstart</w:t>
      </w:r>
      <w:r w:rsidRPr="00752797">
        <w:rPr>
          <w:lang w:val="en-US"/>
        </w:rPr>
        <w:t xml:space="preserve"> and </w:t>
      </w:r>
      <w:r w:rsidRPr="00752797">
        <w:rPr>
          <w:i/>
          <w:lang w:val="en-US"/>
        </w:rPr>
        <w:t>morstop</w:t>
      </w:r>
      <w:r w:rsidRPr="00752797">
        <w:rPr>
          <w:lang w:val="en-US"/>
        </w:rPr>
        <w:t xml:space="preserve"> let the user enable the morphological processes in XBeach only for a particular period during the (hydrodynamic) simulation. These options can be</w:t>
      </w:r>
      <w:r w:rsidR="004D2752">
        <w:rPr>
          <w:lang w:val="en-US"/>
        </w:rPr>
        <w:t xml:space="preserve"> </w:t>
      </w:r>
      <w:r w:rsidRPr="00752797">
        <w:rPr>
          <w:lang w:val="en-US"/>
        </w:rPr>
        <w:t>useful if a spin-up time is needed for the hydrodynamics.</w:t>
      </w:r>
    </w:p>
    <w:p w:rsidR="00691D3B" w:rsidRDefault="00691D3B" w:rsidP="002603CC">
      <w:pPr>
        <w:pStyle w:val="BodyText"/>
        <w:rPr>
          <w:lang w:val="en-US"/>
        </w:rPr>
      </w:pPr>
      <w:r w:rsidRPr="00752797">
        <w:rPr>
          <w:lang w:val="en-US"/>
        </w:rPr>
        <w:t xml:space="preserve">The </w:t>
      </w:r>
      <w:r w:rsidRPr="00752797">
        <w:rPr>
          <w:i/>
          <w:lang w:val="en-US"/>
        </w:rPr>
        <w:t xml:space="preserve">struct </w:t>
      </w:r>
      <w:r w:rsidRPr="00752797">
        <w:rPr>
          <w:lang w:val="en-US"/>
        </w:rPr>
        <w:t xml:space="preserve">and </w:t>
      </w:r>
      <w:r w:rsidRPr="00752797">
        <w:rPr>
          <w:i/>
          <w:lang w:val="en-US"/>
        </w:rPr>
        <w:t>ne_layer</w:t>
      </w:r>
      <w:r w:rsidRPr="00752797">
        <w:rPr>
          <w:lang w:val="en-US"/>
        </w:rPr>
        <w:t xml:space="preserve"> keywords enable the user to specify non-erodible structures in the model. To switch on non-erodible structures use </w:t>
      </w:r>
      <w:r w:rsidRPr="00752797">
        <w:rPr>
          <w:i/>
          <w:lang w:val="en-US"/>
        </w:rPr>
        <w:t>struct=1</w:t>
      </w:r>
      <w:r w:rsidRPr="00752797">
        <w:rPr>
          <w:lang w:val="en-US"/>
        </w:rPr>
        <w:t xml:space="preserve">. The location of the structures is specified in an external file referenced by the </w:t>
      </w:r>
      <w:r w:rsidRPr="00752797">
        <w:rPr>
          <w:i/>
          <w:lang w:val="en-US"/>
        </w:rPr>
        <w:t xml:space="preserve">ne_layer </w:t>
      </w:r>
      <w:r w:rsidRPr="00752797">
        <w:rPr>
          <w:lang w:val="en-US"/>
        </w:rPr>
        <w:t xml:space="preserve">keyword. The file has the same format as the bathymetry file explained in </w:t>
      </w:r>
      <w:r w:rsidR="00055F7E">
        <w:fldChar w:fldCharType="begin"/>
      </w:r>
      <w:r w:rsidR="00055F7E">
        <w:instrText xml:space="preserve"> REF _Ref285465495 \w \h  \* MERGEFORMAT </w:instrText>
      </w:r>
      <w:r w:rsidR="00055F7E">
        <w:fldChar w:fldCharType="separate"/>
      </w:r>
      <w:r w:rsidR="007E2FAA" w:rsidRPr="007E2FAA">
        <w:rPr>
          <w:lang w:val="en-US"/>
        </w:rPr>
        <w:t>4.3</w:t>
      </w:r>
      <w:r w:rsidR="00055F7E">
        <w:fldChar w:fldCharType="end"/>
      </w:r>
      <w:r w:rsidRPr="00752797">
        <w:rPr>
          <w:lang w:val="en-US"/>
        </w:rPr>
        <w:t xml:space="preserve"> (</w:t>
      </w:r>
      <w:r w:rsidR="00055F7E">
        <w:fldChar w:fldCharType="begin"/>
      </w:r>
      <w:r w:rsidR="00055F7E">
        <w:instrText xml:space="preserve"> REF _Ref285465497 \h  \* MERGEFORMAT </w:instrText>
      </w:r>
      <w:r w:rsidR="00055F7E">
        <w:fldChar w:fldCharType="separate"/>
      </w:r>
      <w:r w:rsidR="007E2FAA" w:rsidRPr="00752797">
        <w:rPr>
          <w:lang w:val="en-US"/>
        </w:rPr>
        <w:t>Grid and bathymetry</w:t>
      </w:r>
      <w:r w:rsidR="00055F7E">
        <w:fldChar w:fldCharType="end"/>
      </w:r>
      <w:r w:rsidRPr="00752797">
        <w:rPr>
          <w:lang w:val="en-US"/>
        </w:rPr>
        <w:t xml:space="preserve">). The values of the file define the thickness of the erodible layer on top of the non-erodible layer. A </w:t>
      </w:r>
      <w:r w:rsidRPr="00752797">
        <w:rPr>
          <w:i/>
          <w:lang w:val="en-US"/>
        </w:rPr>
        <w:t>ne_layer</w:t>
      </w:r>
      <w:r w:rsidRPr="00752797">
        <w:rPr>
          <w:lang w:val="en-US"/>
        </w:rPr>
        <w:t xml:space="preserve"> file with only zeros therefore defines a fully non-erodible bathymetry and a file with only tens means a erodible layer of 10 meters. Only at the grid cells where the value in the </w:t>
      </w:r>
      <w:r w:rsidRPr="00752797">
        <w:rPr>
          <w:i/>
          <w:lang w:val="en-US"/>
        </w:rPr>
        <w:t xml:space="preserve">ne_layer </w:t>
      </w:r>
      <w:r w:rsidRPr="00752797">
        <w:rPr>
          <w:lang w:val="en-US"/>
        </w:rPr>
        <w:t>file is larger than zero erosion can occur. Non-erodible layers are infinitely deep and thus no erosion underneath these layers can occur.</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10</w:t>
      </w:r>
      <w:r w:rsidR="007E2FAA">
        <w:fldChar w:fldCharType="end"/>
      </w:r>
      <w:r w:rsidRPr="00D826E0">
        <w:tab/>
      </w:r>
      <w:r w:rsidRPr="00752797">
        <w:rPr>
          <w:lang w:val="en-US"/>
        </w:rPr>
        <w:t xml:space="preserve">Overview of available </w:t>
      </w:r>
      <w:r>
        <w:rPr>
          <w:lang w:val="en-US"/>
        </w:rPr>
        <w:t xml:space="preserve">keyword related to </w:t>
      </w:r>
      <w:r w:rsidR="004D2752">
        <w:rPr>
          <w:lang w:val="en-US"/>
        </w:rPr>
        <w:t>morphology</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752797" w:rsidTr="00270CE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keyword</w:t>
            </w:r>
          </w:p>
        </w:tc>
        <w:tc>
          <w:tcPr>
            <w:tcW w:w="2202"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12"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5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3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dryslp</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Critical avalanching slope above water (dz/dx and dz/dy)</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dzmax</w:t>
            </w:r>
            <w:r w:rsidR="001B6449" w:rsidRPr="00752797">
              <w:t>+</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Maximum bed </w:t>
            </w:r>
            <w:r w:rsidRPr="00752797">
              <w:lastRenderedPageBreak/>
              <w:t>level change due to avalanching</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0.05</w:t>
            </w: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m/s/m</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lastRenderedPageBreak/>
              <w:t>hswitch</w:t>
            </w:r>
            <w:r w:rsidR="001B6449" w:rsidRPr="00752797">
              <w:t>+</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Water depth at which is switched from wetslp to dryslp</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morfac</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Morphological acceleration factor</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morfacopt</w:t>
            </w:r>
            <w:r w:rsidR="001B6449" w:rsidRPr="00752797">
              <w:t>+</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adjusting output times for morfac</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morstart</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Start time morphology, in morphological time</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120.0</w:t>
            </w: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morstop</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Stop time morphology, in morphological time</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2000.0</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ne_layer</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file containing depth of hard structure</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struct</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enabling hard structures</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wetslp</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Critical avalanching slope under water (dz/dx and dz/dy)</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0.1 - 1.0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270CE6" w:rsidRPr="00752797" w:rsidRDefault="00270CE6" w:rsidP="00270CE6">
      <w:pPr>
        <w:pStyle w:val="Heading3"/>
        <w:jc w:val="both"/>
        <w:rPr>
          <w:lang w:val="en-US"/>
        </w:rPr>
      </w:pPr>
      <w:bookmarkStart w:id="405" w:name="_Toc412196432"/>
      <w:bookmarkStart w:id="406" w:name="_Toc412623896"/>
      <w:bookmarkStart w:id="407" w:name="_Ref413405375"/>
      <w:bookmarkStart w:id="408" w:name="_Toc413853472"/>
      <w:r w:rsidRPr="00752797">
        <w:rPr>
          <w:lang w:val="en-US"/>
        </w:rPr>
        <w:t>Bed update</w:t>
      </w:r>
      <w:bookmarkEnd w:id="405"/>
      <w:bookmarkEnd w:id="406"/>
      <w:bookmarkEnd w:id="407"/>
      <w:bookmarkEnd w:id="408"/>
    </w:p>
    <w:p w:rsidR="00270CE6" w:rsidRPr="00752797" w:rsidRDefault="00270CE6" w:rsidP="00270CE6">
      <w:pPr>
        <w:pStyle w:val="BodyText"/>
        <w:rPr>
          <w:lang w:val="en-US"/>
        </w:rPr>
      </w:pPr>
      <w:r w:rsidRPr="00752797">
        <w:rPr>
          <w:lang w:val="en-US"/>
        </w:rPr>
        <w:t xml:space="preserve">The parameters listed in the table below involve the settings for the bed update process especially in the case multiple sediment fractions and bed layers are involved. The </w:t>
      </w:r>
      <w:r w:rsidRPr="00752797">
        <w:rPr>
          <w:i/>
          <w:lang w:val="en-US"/>
        </w:rPr>
        <w:t>frac_dz, split</w:t>
      </w:r>
      <w:r w:rsidRPr="00752797">
        <w:rPr>
          <w:lang w:val="en-US"/>
        </w:rPr>
        <w:t xml:space="preserve"> and </w:t>
      </w:r>
      <w:r w:rsidRPr="00752797">
        <w:rPr>
          <w:i/>
          <w:lang w:val="en-US"/>
        </w:rPr>
        <w:t>merge</w:t>
      </w:r>
      <w:r w:rsidRPr="00752797">
        <w:rPr>
          <w:lang w:val="en-US"/>
        </w:rPr>
        <w:t xml:space="preserve"> keywords determine the fraction of the variable bed layer thickness at which the layer is split or merged respectively with the surrounding bottom layers. The variable layer is chosen using the </w:t>
      </w:r>
      <w:r w:rsidRPr="00752797">
        <w:rPr>
          <w:i/>
          <w:lang w:val="en-US"/>
        </w:rPr>
        <w:t>nd_var</w:t>
      </w:r>
      <w:r w:rsidRPr="00752797">
        <w:rPr>
          <w:lang w:val="en-US"/>
        </w:rPr>
        <w:t xml:space="preserve"> keyword.</w:t>
      </w:r>
    </w:p>
    <w:p w:rsidR="00270CE6" w:rsidRPr="00752797" w:rsidRDefault="00270CE6" w:rsidP="00270CE6">
      <w:pPr>
        <w:pStyle w:val="BodyText"/>
        <w:rPr>
          <w:lang w:val="en-US"/>
        </w:rPr>
      </w:pPr>
      <w:r w:rsidRPr="00752797">
        <w:rPr>
          <w:lang w:val="en-US"/>
        </w:rPr>
        <w:t xml:space="preserve">Pre-defined bed evolution can be used with the keywords </w:t>
      </w:r>
      <w:r w:rsidR="004D2752" w:rsidRPr="00752797">
        <w:rPr>
          <w:i/>
          <w:lang w:val="en-US"/>
        </w:rPr>
        <w:t>setbathy</w:t>
      </w:r>
      <w:r w:rsidR="004D2752" w:rsidRPr="00752797">
        <w:rPr>
          <w:lang w:val="en-US"/>
        </w:rPr>
        <w:t xml:space="preserve"> that</w:t>
      </w:r>
      <w:r w:rsidRPr="00752797">
        <w:rPr>
          <w:lang w:val="en-US"/>
        </w:rPr>
        <w:t xml:space="preserve"> is used to turn user-imposed bed level change on, </w:t>
      </w:r>
      <w:r w:rsidRPr="00752797">
        <w:rPr>
          <w:i/>
          <w:lang w:val="en-US"/>
        </w:rPr>
        <w:t>nsetbathy</w:t>
      </w:r>
      <w:r w:rsidRPr="00752797">
        <w:rPr>
          <w:lang w:val="en-US"/>
        </w:rPr>
        <w:t xml:space="preserve"> that determines the number of imposed bed level conditions and </w:t>
      </w:r>
      <w:r w:rsidRPr="00752797">
        <w:rPr>
          <w:i/>
          <w:lang w:val="en-US"/>
        </w:rPr>
        <w:t>setbathyfile</w:t>
      </w:r>
      <w:r w:rsidRPr="00752797">
        <w:rPr>
          <w:lang w:val="en-US"/>
        </w:rPr>
        <w:t xml:space="preserve"> that references a file that specifies the time series of imposed bed levels. If the </w:t>
      </w:r>
      <w:r w:rsidRPr="00752797">
        <w:rPr>
          <w:i/>
          <w:lang w:val="en-US"/>
        </w:rPr>
        <w:t>setbathy</w:t>
      </w:r>
      <w:r w:rsidRPr="00752797">
        <w:rPr>
          <w:lang w:val="en-US"/>
        </w:rPr>
        <w:t xml:space="preserve"> option is used, XBeach will automatically interpolate the bed level at each computational time step from the imposed bed level time series. </w:t>
      </w:r>
    </w:p>
    <w:p w:rsidR="00270CE6" w:rsidRPr="00752797" w:rsidRDefault="00270CE6" w:rsidP="00270CE6">
      <w:pPr>
        <w:pStyle w:val="BodyText"/>
        <w:rPr>
          <w:lang w:val="en-US"/>
        </w:rPr>
      </w:pPr>
      <w:r w:rsidRPr="00752797">
        <w:rPr>
          <w:lang w:val="en-US"/>
        </w:rPr>
        <w:t xml:space="preserve">The </w:t>
      </w:r>
      <w:r w:rsidRPr="00752797">
        <w:rPr>
          <w:i/>
          <w:lang w:val="en-US"/>
        </w:rPr>
        <w:t xml:space="preserve">setbathyfile </w:t>
      </w:r>
      <w:r w:rsidRPr="00752797">
        <w:rPr>
          <w:lang w:val="en-US"/>
        </w:rPr>
        <w:t xml:space="preserve">file must contain a time series (of length </w:t>
      </w:r>
      <w:r w:rsidRPr="00752797">
        <w:rPr>
          <w:i/>
          <w:lang w:val="en-US"/>
        </w:rPr>
        <w:t>nsetbathy</w:t>
      </w:r>
      <w:r w:rsidRPr="00752797">
        <w:rPr>
          <w:lang w:val="en-US"/>
        </w:rPr>
        <w:t xml:space="preserve">) of the bed level at every grid point in the XBeach model. The format of the </w:t>
      </w:r>
      <w:r w:rsidRPr="00752797">
        <w:rPr>
          <w:i/>
          <w:lang w:val="en-US"/>
        </w:rPr>
        <w:t>setbathyfile</w:t>
      </w:r>
      <w:r w:rsidRPr="00752797">
        <w:rPr>
          <w:lang w:val="en-US"/>
        </w:rPr>
        <w:t xml:space="preserve"> file is such that each imposed bed level starts with the time at which the bed level should be applied (in seconds relative to the start of the simulation), followed on a new line by the bed level in each grid cell in an identical manner to the normal initial bathymetry file (e.g., one line per transect in the x-</w:t>
      </w:r>
      <w:r w:rsidRPr="00752797">
        <w:rPr>
          <w:lang w:val="en-US"/>
        </w:rPr>
        <w:lastRenderedPageBreak/>
        <w:t xml:space="preserve">direction). The following imposed bed level condition starts on a new line with the time at which the condition is imposed and the bed levels at that time, etc. An example of a </w:t>
      </w:r>
      <w:r w:rsidRPr="00752797">
        <w:rPr>
          <w:i/>
          <w:lang w:val="en-US"/>
        </w:rPr>
        <w:t xml:space="preserve">setbathyfile </w:t>
      </w:r>
      <w:r w:rsidRPr="00752797">
        <w:rPr>
          <w:lang w:val="en-US"/>
        </w:rPr>
        <w:t>is given below.</w:t>
      </w:r>
    </w:p>
    <w:p w:rsidR="00270CE6" w:rsidRPr="00752797" w:rsidRDefault="00270CE6" w:rsidP="00270CE6">
      <w:pPr>
        <w:pStyle w:val="Codeheader"/>
        <w:rPr>
          <w:lang w:val="en-US"/>
        </w:rPr>
      </w:pPr>
      <w:r w:rsidRPr="00752797">
        <w:rPr>
          <w:lang w:val="en-US"/>
        </w:rPr>
        <w:t>setbathyfile.dep (generalized)</w:t>
      </w:r>
    </w:p>
    <w:p w:rsidR="00270CE6" w:rsidRPr="00D826E0" w:rsidRDefault="00270CE6" w:rsidP="00270CE6">
      <w:pPr>
        <w:pStyle w:val="Code"/>
        <w:jc w:val="both"/>
        <w:rPr>
          <w:color w:val="auto"/>
          <w:lang w:val="de-DE"/>
        </w:rPr>
      </w:pPr>
      <w:r w:rsidRPr="00D826E0">
        <w:rPr>
          <w:color w:val="auto"/>
          <w:lang w:val="de-DE"/>
        </w:rPr>
        <w:t>&lt;t 0&gt;</w:t>
      </w:r>
    </w:p>
    <w:p w:rsidR="00270CE6" w:rsidRPr="00D826E0" w:rsidRDefault="00270CE6" w:rsidP="00270CE6">
      <w:pPr>
        <w:pStyle w:val="Code"/>
        <w:jc w:val="both"/>
        <w:rPr>
          <w:color w:val="auto"/>
          <w:lang w:val="de-DE"/>
        </w:rPr>
      </w:pPr>
      <w:r w:rsidRPr="00D826E0">
        <w:rPr>
          <w:color w:val="auto"/>
          <w:lang w:val="de-DE"/>
        </w:rPr>
        <w:t>&lt;z 1,1&gt; &lt;z 2,1&gt; &lt;z 3,1&gt; ... &lt;z nx,1&gt; &lt;z nx+1,1&gt;</w:t>
      </w:r>
    </w:p>
    <w:p w:rsidR="00270CE6" w:rsidRPr="00D826E0" w:rsidRDefault="00270CE6" w:rsidP="00270CE6">
      <w:pPr>
        <w:pStyle w:val="Code"/>
        <w:jc w:val="both"/>
        <w:rPr>
          <w:color w:val="auto"/>
          <w:lang w:val="de-DE"/>
        </w:rPr>
      </w:pPr>
      <w:r w:rsidRPr="00D826E0">
        <w:rPr>
          <w:color w:val="auto"/>
          <w:lang w:val="de-DE"/>
        </w:rPr>
        <w:t>&lt;z 1,2&gt; &lt;z 2,2&gt; &lt;z 3,2&gt; ... &lt;z nx,2&gt; &lt;z nx+1,2&gt;</w:t>
      </w:r>
    </w:p>
    <w:p w:rsidR="00270CE6" w:rsidRPr="00D826E0" w:rsidRDefault="00270CE6" w:rsidP="00270CE6">
      <w:pPr>
        <w:pStyle w:val="Code"/>
        <w:jc w:val="both"/>
        <w:rPr>
          <w:color w:val="auto"/>
          <w:lang w:val="de-DE"/>
        </w:rPr>
      </w:pPr>
      <w:r w:rsidRPr="00D826E0">
        <w:rPr>
          <w:color w:val="auto"/>
          <w:lang w:val="de-DE"/>
        </w:rPr>
        <w:t>&lt;z 1,3&gt; &lt;z 2,3&gt; &lt;z 3,3&gt; ... &lt;z nx,3&gt; &lt;z nx+1,3&gt;</w:t>
      </w:r>
    </w:p>
    <w:p w:rsidR="00270CE6" w:rsidRPr="00D826E0" w:rsidRDefault="00270CE6" w:rsidP="00270CE6">
      <w:pPr>
        <w:pStyle w:val="Code"/>
        <w:jc w:val="both"/>
        <w:rPr>
          <w:color w:val="auto"/>
          <w:lang w:val="de-DE"/>
        </w:rPr>
      </w:pPr>
      <w:r w:rsidRPr="00D826E0">
        <w:rPr>
          <w:color w:val="auto"/>
          <w:lang w:val="de-DE"/>
        </w:rPr>
        <w:t>...</w:t>
      </w:r>
    </w:p>
    <w:p w:rsidR="00270CE6" w:rsidRPr="00D826E0" w:rsidRDefault="00270CE6" w:rsidP="00270CE6">
      <w:pPr>
        <w:pStyle w:val="Code"/>
        <w:jc w:val="both"/>
        <w:rPr>
          <w:color w:val="auto"/>
          <w:lang w:val="de-DE"/>
        </w:rPr>
      </w:pPr>
      <w:r w:rsidRPr="00D826E0">
        <w:rPr>
          <w:color w:val="auto"/>
          <w:lang w:val="de-DE"/>
        </w:rPr>
        <w:t>&lt;z 1,ny&gt; &lt;z 2,ny&gt; &lt;z 3,ny&gt; ... &lt;z nx,ny&gt; &lt;z nx+1,ny&gt;</w:t>
      </w:r>
    </w:p>
    <w:p w:rsidR="00270CE6" w:rsidRPr="00D826E0" w:rsidRDefault="00270CE6" w:rsidP="00270CE6">
      <w:pPr>
        <w:pStyle w:val="Code"/>
        <w:jc w:val="both"/>
        <w:rPr>
          <w:color w:val="auto"/>
          <w:lang w:val="de-DE"/>
        </w:rPr>
      </w:pPr>
      <w:r w:rsidRPr="00D826E0">
        <w:rPr>
          <w:color w:val="auto"/>
          <w:lang w:val="de-DE"/>
        </w:rPr>
        <w:t>&lt;z 1,ny+1&gt; &lt;z 2,ny+1&gt; &lt;z 3,ny+1&gt; ... &lt;z nx,ny+1&gt; &lt;z nx+1,ny+1&gt;</w:t>
      </w:r>
    </w:p>
    <w:p w:rsidR="00270CE6" w:rsidRPr="00D826E0" w:rsidRDefault="00270CE6" w:rsidP="00270CE6">
      <w:pPr>
        <w:pStyle w:val="Code"/>
        <w:jc w:val="both"/>
        <w:rPr>
          <w:color w:val="auto"/>
          <w:lang w:val="de-DE"/>
        </w:rPr>
      </w:pPr>
      <w:r w:rsidRPr="00D826E0">
        <w:rPr>
          <w:color w:val="auto"/>
          <w:lang w:val="de-DE"/>
        </w:rPr>
        <w:t>&lt;t 1&gt;</w:t>
      </w:r>
    </w:p>
    <w:p w:rsidR="00270CE6" w:rsidRPr="00D826E0" w:rsidRDefault="00270CE6" w:rsidP="00270CE6">
      <w:pPr>
        <w:pStyle w:val="Code"/>
        <w:jc w:val="both"/>
        <w:rPr>
          <w:color w:val="auto"/>
          <w:lang w:val="de-DE"/>
        </w:rPr>
      </w:pPr>
      <w:r w:rsidRPr="00D826E0">
        <w:rPr>
          <w:color w:val="auto"/>
          <w:lang w:val="de-DE"/>
        </w:rPr>
        <w:t>&lt;z 1,1&gt; &lt;z 2,1&gt; &lt;z 3,1&gt; ... &lt;z nx,1&gt; &lt;z nx+1,1&gt;</w:t>
      </w:r>
    </w:p>
    <w:p w:rsidR="00270CE6" w:rsidRPr="00D826E0" w:rsidRDefault="00270CE6" w:rsidP="00270CE6">
      <w:pPr>
        <w:pStyle w:val="Code"/>
        <w:jc w:val="both"/>
        <w:rPr>
          <w:color w:val="auto"/>
          <w:lang w:val="de-DE"/>
        </w:rPr>
      </w:pPr>
      <w:r w:rsidRPr="00D826E0">
        <w:rPr>
          <w:color w:val="auto"/>
          <w:lang w:val="de-DE"/>
        </w:rPr>
        <w:t>&lt;z 1,2&gt; &lt;z 2,2&gt; &lt;z 3,2&gt; ... &lt;z nx,2&gt; &lt;z nx+1,2&gt;</w:t>
      </w:r>
    </w:p>
    <w:p w:rsidR="00270CE6" w:rsidRPr="00D826E0" w:rsidRDefault="00270CE6" w:rsidP="00270CE6">
      <w:pPr>
        <w:pStyle w:val="Code"/>
        <w:jc w:val="both"/>
        <w:rPr>
          <w:color w:val="auto"/>
          <w:lang w:val="de-DE"/>
        </w:rPr>
      </w:pPr>
      <w:r w:rsidRPr="00D826E0">
        <w:rPr>
          <w:color w:val="auto"/>
          <w:lang w:val="de-DE"/>
        </w:rPr>
        <w:t>&lt;z 1,3&gt; &lt;z 2,3&gt; &lt;z 3,3&gt; ... &lt;z nx,3&gt; &lt;z nx+1,3&gt;</w:t>
      </w:r>
    </w:p>
    <w:p w:rsidR="00270CE6" w:rsidRPr="00D826E0" w:rsidRDefault="00270CE6" w:rsidP="00270CE6">
      <w:pPr>
        <w:pStyle w:val="Code"/>
        <w:jc w:val="both"/>
        <w:rPr>
          <w:color w:val="auto"/>
          <w:lang w:val="de-DE"/>
        </w:rPr>
      </w:pPr>
      <w:r w:rsidRPr="00D826E0">
        <w:rPr>
          <w:color w:val="auto"/>
          <w:lang w:val="de-DE"/>
        </w:rPr>
        <w:t>...</w:t>
      </w:r>
    </w:p>
    <w:p w:rsidR="00270CE6" w:rsidRPr="00D826E0" w:rsidRDefault="00270CE6" w:rsidP="00270CE6">
      <w:pPr>
        <w:pStyle w:val="Code"/>
        <w:jc w:val="both"/>
        <w:rPr>
          <w:color w:val="auto"/>
          <w:lang w:val="de-DE"/>
        </w:rPr>
      </w:pPr>
      <w:r w:rsidRPr="00D826E0">
        <w:rPr>
          <w:color w:val="auto"/>
          <w:lang w:val="de-DE"/>
        </w:rPr>
        <w:t>&lt;z 1,ny&gt; &lt;z 2,ny&gt; &lt;z 3,ny&gt; ... &lt;z nx,ny&gt; &lt;z nx+1,ny&gt;</w:t>
      </w:r>
    </w:p>
    <w:p w:rsidR="00270CE6" w:rsidRPr="00D826E0" w:rsidRDefault="00270CE6" w:rsidP="00270CE6">
      <w:pPr>
        <w:pStyle w:val="Code"/>
        <w:jc w:val="both"/>
        <w:rPr>
          <w:color w:val="auto"/>
          <w:lang w:val="de-DE"/>
        </w:rPr>
      </w:pPr>
      <w:r w:rsidRPr="00D826E0">
        <w:rPr>
          <w:color w:val="auto"/>
          <w:lang w:val="de-DE"/>
        </w:rPr>
        <w:t>&lt;z 1,ny+1&gt; &lt;z 2,ny+1&gt; &lt;z 3,ny+1&gt; ... &lt;z nx,ny+1&gt; &lt;z nx+1,ny+1&gt;</w:t>
      </w:r>
    </w:p>
    <w:p w:rsidR="00270CE6" w:rsidRPr="00D826E0" w:rsidRDefault="00270CE6" w:rsidP="00270CE6">
      <w:pPr>
        <w:pStyle w:val="Code"/>
        <w:jc w:val="both"/>
        <w:rPr>
          <w:color w:val="auto"/>
          <w:lang w:val="de-DE"/>
        </w:rPr>
      </w:pPr>
      <w:r w:rsidRPr="00D826E0">
        <w:rPr>
          <w:color w:val="auto"/>
          <w:lang w:val="de-DE"/>
        </w:rPr>
        <w:t>...</w:t>
      </w:r>
    </w:p>
    <w:p w:rsidR="00270CE6" w:rsidRPr="00D826E0" w:rsidRDefault="00270CE6" w:rsidP="00270CE6">
      <w:pPr>
        <w:pStyle w:val="Code"/>
        <w:jc w:val="both"/>
        <w:rPr>
          <w:color w:val="auto"/>
          <w:lang w:val="de-DE"/>
        </w:rPr>
      </w:pPr>
      <w:r w:rsidRPr="00D826E0">
        <w:rPr>
          <w:color w:val="auto"/>
          <w:lang w:val="de-DE"/>
        </w:rPr>
        <w:t>...</w:t>
      </w:r>
    </w:p>
    <w:p w:rsidR="00270CE6" w:rsidRPr="00D826E0" w:rsidRDefault="00270CE6" w:rsidP="00270CE6">
      <w:pPr>
        <w:pStyle w:val="Code"/>
        <w:jc w:val="both"/>
        <w:rPr>
          <w:color w:val="auto"/>
          <w:lang w:val="de-DE"/>
        </w:rPr>
      </w:pPr>
      <w:r w:rsidRPr="00D826E0">
        <w:rPr>
          <w:color w:val="auto"/>
          <w:lang w:val="de-DE"/>
        </w:rPr>
        <w:t>&lt;t nsetbathy&gt;</w:t>
      </w:r>
    </w:p>
    <w:p w:rsidR="00270CE6" w:rsidRPr="00D826E0" w:rsidRDefault="00270CE6" w:rsidP="00270CE6">
      <w:pPr>
        <w:pStyle w:val="Code"/>
        <w:jc w:val="both"/>
        <w:rPr>
          <w:color w:val="auto"/>
          <w:lang w:val="de-DE"/>
        </w:rPr>
      </w:pPr>
      <w:r w:rsidRPr="00D826E0">
        <w:rPr>
          <w:color w:val="auto"/>
          <w:lang w:val="de-DE"/>
        </w:rPr>
        <w:t>&lt;z 1,1&gt; &lt;z 2,1&gt; &lt;z 3,1&gt; ... &lt;z nx,1&gt; &lt;z nx+1,1&gt;</w:t>
      </w:r>
    </w:p>
    <w:p w:rsidR="00270CE6" w:rsidRPr="00D826E0" w:rsidRDefault="00270CE6" w:rsidP="00270CE6">
      <w:pPr>
        <w:pStyle w:val="Code"/>
        <w:jc w:val="both"/>
        <w:rPr>
          <w:color w:val="auto"/>
          <w:lang w:val="de-DE"/>
        </w:rPr>
      </w:pPr>
      <w:r w:rsidRPr="00D826E0">
        <w:rPr>
          <w:color w:val="auto"/>
          <w:lang w:val="de-DE"/>
        </w:rPr>
        <w:t>&lt;z 1,2&gt; &lt;z 2,2&gt; &lt;z 3,2&gt; ... &lt;z nx,2&gt; &lt;z nx+1,2&gt;</w:t>
      </w:r>
    </w:p>
    <w:p w:rsidR="00270CE6" w:rsidRPr="00D826E0" w:rsidRDefault="00270CE6" w:rsidP="00270CE6">
      <w:pPr>
        <w:pStyle w:val="Code"/>
        <w:jc w:val="both"/>
        <w:rPr>
          <w:color w:val="auto"/>
          <w:lang w:val="de-DE"/>
        </w:rPr>
      </w:pPr>
      <w:r w:rsidRPr="00D826E0">
        <w:rPr>
          <w:color w:val="auto"/>
          <w:lang w:val="de-DE"/>
        </w:rPr>
        <w:t>&lt;z 1,3&gt; &lt;z 2,3&gt; &lt;z 3,3&gt; ... &lt;z nx,3&gt; &lt;z nx+1,3&gt;</w:t>
      </w:r>
    </w:p>
    <w:p w:rsidR="00270CE6" w:rsidRPr="00D826E0" w:rsidRDefault="00270CE6" w:rsidP="00270CE6">
      <w:pPr>
        <w:pStyle w:val="Code"/>
        <w:jc w:val="both"/>
        <w:rPr>
          <w:color w:val="auto"/>
          <w:lang w:val="de-DE"/>
        </w:rPr>
      </w:pPr>
      <w:r w:rsidRPr="00D826E0">
        <w:rPr>
          <w:color w:val="auto"/>
          <w:lang w:val="de-DE"/>
        </w:rPr>
        <w:t>...</w:t>
      </w:r>
    </w:p>
    <w:p w:rsidR="00270CE6" w:rsidRPr="00D826E0" w:rsidRDefault="00270CE6" w:rsidP="00270CE6">
      <w:pPr>
        <w:pStyle w:val="Code"/>
        <w:jc w:val="both"/>
        <w:rPr>
          <w:color w:val="auto"/>
          <w:lang w:val="de-DE"/>
        </w:rPr>
      </w:pPr>
      <w:r w:rsidRPr="00D826E0">
        <w:rPr>
          <w:color w:val="auto"/>
          <w:lang w:val="de-DE"/>
        </w:rPr>
        <w:t>&lt;z 1,ny&gt; &lt;z 2,ny&gt; &lt;z 3,ny&gt; ... &lt;z nx,ny&gt; &lt;z nx+1,ny&gt;</w:t>
      </w:r>
    </w:p>
    <w:p w:rsidR="00270CE6" w:rsidRPr="00D826E0" w:rsidRDefault="00270CE6" w:rsidP="001935AF">
      <w:pPr>
        <w:pStyle w:val="Code"/>
        <w:jc w:val="both"/>
        <w:rPr>
          <w:color w:val="auto"/>
          <w:lang w:val="de-DE"/>
        </w:rPr>
      </w:pPr>
      <w:r w:rsidRPr="00D826E0">
        <w:rPr>
          <w:color w:val="auto"/>
          <w:lang w:val="de-DE"/>
        </w:rPr>
        <w:t>&lt;z 1,ny+1&gt; &lt;z 2,ny+1&gt; &lt;z 3,ny+1&gt; ... &lt;z nx,ny+1&gt; &lt;z nx+1,ny+1&gt;</w:t>
      </w:r>
    </w:p>
    <w:p w:rsidR="00270CE6" w:rsidRPr="00752797" w:rsidRDefault="00270CE6" w:rsidP="00270CE6">
      <w:pPr>
        <w:pStyle w:val="Codeheader"/>
        <w:rPr>
          <w:lang w:val="en-US"/>
        </w:rPr>
      </w:pPr>
      <w:r w:rsidRPr="00752797">
        <w:rPr>
          <w:lang w:val="en-US"/>
        </w:rPr>
        <w:t>setbathyfile.dep (short 1D example, nx = 20, ny = 0, nsetbathy = 4)</w:t>
      </w:r>
    </w:p>
    <w:p w:rsidR="00270CE6" w:rsidRPr="005E51E7" w:rsidRDefault="00270CE6" w:rsidP="00270CE6">
      <w:pPr>
        <w:pStyle w:val="Code"/>
        <w:jc w:val="both"/>
        <w:rPr>
          <w:color w:val="auto"/>
        </w:rPr>
      </w:pPr>
      <w:r w:rsidRPr="005E51E7">
        <w:rPr>
          <w:color w:val="auto"/>
        </w:rPr>
        <w:t>0</w:t>
      </w:r>
    </w:p>
    <w:p w:rsidR="00270CE6" w:rsidRPr="005E51E7" w:rsidRDefault="00270CE6" w:rsidP="00270CE6">
      <w:pPr>
        <w:pStyle w:val="Code"/>
        <w:jc w:val="both"/>
        <w:rPr>
          <w:color w:val="auto"/>
        </w:rPr>
      </w:pPr>
      <w:r w:rsidRPr="005E51E7">
        <w:rPr>
          <w:color w:val="auto"/>
        </w:rPr>
        <w:t>-20 -18 -16 -14 -12 -10 -8 -6 -5 -4 -3 -2 -1 -0.5 0 0.5 1 2 3 4 5</w:t>
      </w:r>
    </w:p>
    <w:p w:rsidR="00270CE6" w:rsidRPr="005E51E7" w:rsidRDefault="00270CE6" w:rsidP="00270CE6">
      <w:pPr>
        <w:pStyle w:val="Code"/>
        <w:jc w:val="both"/>
        <w:rPr>
          <w:color w:val="auto"/>
        </w:rPr>
      </w:pPr>
      <w:r w:rsidRPr="005E51E7">
        <w:rPr>
          <w:color w:val="auto"/>
        </w:rPr>
        <w:t>1200</w:t>
      </w:r>
    </w:p>
    <w:p w:rsidR="00270CE6" w:rsidRPr="005E51E7" w:rsidRDefault="00270CE6" w:rsidP="00270CE6">
      <w:pPr>
        <w:pStyle w:val="Code"/>
        <w:jc w:val="both"/>
        <w:rPr>
          <w:color w:val="auto"/>
        </w:rPr>
      </w:pPr>
      <w:r w:rsidRPr="005E51E7">
        <w:rPr>
          <w:color w:val="auto"/>
        </w:rPr>
        <w:t>-20 -18 -16 -14 -12 -10 -8 -6 -5 -4 -3 -1.8 -0.75 -0.25 0 0.2 0.7 2 3 4 5</w:t>
      </w:r>
    </w:p>
    <w:p w:rsidR="00270CE6" w:rsidRPr="005E51E7" w:rsidRDefault="00270CE6" w:rsidP="00270CE6">
      <w:pPr>
        <w:pStyle w:val="Code"/>
        <w:jc w:val="both"/>
        <w:rPr>
          <w:color w:val="auto"/>
        </w:rPr>
      </w:pPr>
      <w:r w:rsidRPr="005E51E7">
        <w:rPr>
          <w:color w:val="auto"/>
        </w:rPr>
        <w:t>2400</w:t>
      </w:r>
    </w:p>
    <w:p w:rsidR="00270CE6" w:rsidRPr="005E51E7" w:rsidRDefault="00270CE6" w:rsidP="00270CE6">
      <w:pPr>
        <w:pStyle w:val="Code"/>
        <w:jc w:val="both"/>
        <w:rPr>
          <w:color w:val="auto"/>
        </w:rPr>
      </w:pPr>
      <w:r w:rsidRPr="005E51E7">
        <w:rPr>
          <w:color w:val="auto"/>
        </w:rPr>
        <w:t>-20 -18 -16 -14 -12 -10 -8 -6 -5 -4 -2.5 -1.6 -0.5 -0.3 0 0.1 0.6 1.5 3 4 5</w:t>
      </w:r>
    </w:p>
    <w:p w:rsidR="00270CE6" w:rsidRPr="005E51E7" w:rsidRDefault="00270CE6" w:rsidP="00270CE6">
      <w:pPr>
        <w:pStyle w:val="Code"/>
        <w:jc w:val="both"/>
        <w:rPr>
          <w:color w:val="auto"/>
        </w:rPr>
      </w:pPr>
      <w:r w:rsidRPr="005E51E7">
        <w:rPr>
          <w:color w:val="auto"/>
        </w:rPr>
        <w:t>3600</w:t>
      </w:r>
    </w:p>
    <w:p w:rsidR="00270CE6" w:rsidRPr="005E51E7" w:rsidRDefault="00270CE6" w:rsidP="001935AF">
      <w:pPr>
        <w:pStyle w:val="Code"/>
        <w:jc w:val="both"/>
        <w:rPr>
          <w:color w:val="auto"/>
        </w:rPr>
      </w:pPr>
      <w:r w:rsidRPr="005E51E7">
        <w:rPr>
          <w:color w:val="auto"/>
        </w:rPr>
        <w:t>-20 -18 -16 -14 -12 -10 -8 -6 -5 -4 -2 -1.4 -0.3 0 0.05 0.1 0.6 1 2.2 3.5 5</w:t>
      </w:r>
    </w:p>
    <w:p w:rsidR="00270CE6" w:rsidRPr="00752797" w:rsidRDefault="00270CE6" w:rsidP="00270CE6">
      <w:pPr>
        <w:pStyle w:val="BodyText"/>
        <w:rPr>
          <w:lang w:val="en-US"/>
        </w:rPr>
      </w:pPr>
      <w:r w:rsidRPr="00752797">
        <w:rPr>
          <w:lang w:val="en-US"/>
        </w:rPr>
        <w:t xml:space="preserve">Note that if the </w:t>
      </w:r>
      <w:r w:rsidRPr="00752797">
        <w:rPr>
          <w:i/>
          <w:lang w:val="en-US"/>
        </w:rPr>
        <w:t>setbathy</w:t>
      </w:r>
      <w:r w:rsidRPr="00752797">
        <w:rPr>
          <w:lang w:val="en-US"/>
        </w:rPr>
        <w:t xml:space="preserve"> option is used, the initial bed level is derived from an interpolation of the </w:t>
      </w:r>
      <w:r w:rsidRPr="00752797">
        <w:rPr>
          <w:i/>
          <w:lang w:val="en-US"/>
        </w:rPr>
        <w:t xml:space="preserve">setbathyfile </w:t>
      </w:r>
      <w:r w:rsidRPr="00752797">
        <w:rPr>
          <w:lang w:val="en-US"/>
        </w:rPr>
        <w:t xml:space="preserve">file time series, not from the </w:t>
      </w:r>
      <w:r w:rsidRPr="00752797">
        <w:rPr>
          <w:i/>
          <w:lang w:val="en-US"/>
        </w:rPr>
        <w:t xml:space="preserve">depfile </w:t>
      </w:r>
      <w:r w:rsidRPr="00752797">
        <w:rPr>
          <w:lang w:val="en-US"/>
        </w:rPr>
        <w:t xml:space="preserve">file. It is strongly advised to turn of the computation of morphological updating (keyword: </w:t>
      </w:r>
      <w:r w:rsidRPr="00752797">
        <w:rPr>
          <w:i/>
          <w:lang w:val="en-US"/>
        </w:rPr>
        <w:t>morphology</w:t>
      </w:r>
      <w:r w:rsidRPr="00752797">
        <w:rPr>
          <w:lang w:val="en-US"/>
        </w:rPr>
        <w:t xml:space="preserve"> = </w:t>
      </w:r>
      <w:r w:rsidRPr="00752797">
        <w:rPr>
          <w:i/>
          <w:lang w:val="en-US"/>
        </w:rPr>
        <w:t>0</w:t>
      </w:r>
      <w:r w:rsidRPr="00752797">
        <w:rPr>
          <w:lang w:val="en-US"/>
        </w:rPr>
        <w:t xml:space="preserve">) if the </w:t>
      </w:r>
      <w:r w:rsidRPr="00752797">
        <w:rPr>
          <w:i/>
          <w:lang w:val="en-US"/>
        </w:rPr>
        <w:t>setbathy</w:t>
      </w:r>
      <w:r w:rsidRPr="00752797">
        <w:rPr>
          <w:lang w:val="en-US"/>
        </w:rPr>
        <w:t xml:space="preserve"> option is used, as the computed morphological change will be overridden by the imposed morphological change.</w:t>
      </w:r>
    </w:p>
    <w:p w:rsidR="00270CE6"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11</w:t>
      </w:r>
      <w:r w:rsidR="007E2FAA">
        <w:fldChar w:fldCharType="end"/>
      </w:r>
      <w:r w:rsidRPr="00D826E0">
        <w:tab/>
      </w:r>
      <w:r w:rsidRPr="00752797">
        <w:rPr>
          <w:lang w:val="en-US"/>
        </w:rPr>
        <w:t xml:space="preserve">Overview of available </w:t>
      </w:r>
      <w:r>
        <w:rPr>
          <w:lang w:val="en-US"/>
        </w:rPr>
        <w:t>keyword related to the bed update module</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270CE6" w:rsidRPr="00752797" w:rsidTr="009B7A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keyword</w:t>
            </w:r>
          </w:p>
        </w:tc>
        <w:tc>
          <w:tcPr>
            <w:tcW w:w="2127"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34"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03"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82"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270CE6" w:rsidRPr="0075279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frac_dz*</w:t>
            </w:r>
          </w:p>
        </w:tc>
        <w:tc>
          <w:tcPr>
            <w:tcW w:w="2127"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Relative thickness to split time step for bed updating</w:t>
            </w:r>
          </w:p>
        </w:tc>
        <w:tc>
          <w:tcPr>
            <w:tcW w:w="1234"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40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0.5 - 0.98</w:t>
            </w:r>
          </w:p>
        </w:tc>
        <w:tc>
          <w:tcPr>
            <w:tcW w:w="97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rsidTr="009B7A2D">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lastRenderedPageBreak/>
              <w:t>merge*</w:t>
            </w:r>
          </w:p>
        </w:tc>
        <w:tc>
          <w:tcPr>
            <w:tcW w:w="2127"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Merge threshold for variable sediment layer (ratio to nominal thickness)</w:t>
            </w:r>
          </w:p>
        </w:tc>
        <w:tc>
          <w:tcPr>
            <w:tcW w:w="1234"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0.01</w:t>
            </w:r>
          </w:p>
        </w:tc>
        <w:tc>
          <w:tcPr>
            <w:tcW w:w="140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0.005 - 0.1</w:t>
            </w:r>
          </w:p>
        </w:tc>
        <w:tc>
          <w:tcPr>
            <w:tcW w:w="97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nd_var*</w:t>
            </w:r>
          </w:p>
        </w:tc>
        <w:tc>
          <w:tcPr>
            <w:tcW w:w="2127"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Index of layer with variable thickness</w:t>
            </w:r>
          </w:p>
        </w:tc>
        <w:tc>
          <w:tcPr>
            <w:tcW w:w="1234"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403" w:type="dxa"/>
          </w:tcPr>
          <w:p w:rsidR="00270CE6" w:rsidRPr="00752797" w:rsidRDefault="00270CE6"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2 - nd</w:t>
            </w:r>
          </w:p>
        </w:tc>
        <w:tc>
          <w:tcPr>
            <w:tcW w:w="97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rsidTr="009B7A2D">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nsetbathy*</w:t>
            </w:r>
          </w:p>
        </w:tc>
        <w:tc>
          <w:tcPr>
            <w:tcW w:w="2127"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prescribed bed updates</w:t>
            </w:r>
          </w:p>
        </w:tc>
        <w:tc>
          <w:tcPr>
            <w:tcW w:w="1234"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0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97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setbathyfile*</w:t>
            </w:r>
          </w:p>
        </w:tc>
        <w:tc>
          <w:tcPr>
            <w:tcW w:w="2127"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prescribed bed update file</w:t>
            </w:r>
          </w:p>
        </w:tc>
        <w:tc>
          <w:tcPr>
            <w:tcW w:w="1234"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140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82"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rsidTr="009B7A2D">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split*</w:t>
            </w:r>
          </w:p>
        </w:tc>
        <w:tc>
          <w:tcPr>
            <w:tcW w:w="2127"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Split threshold for variable sediment layer (ratio to nominal thickness)</w:t>
            </w:r>
          </w:p>
        </w:tc>
        <w:tc>
          <w:tcPr>
            <w:tcW w:w="1234"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1.01</w:t>
            </w:r>
          </w:p>
        </w:tc>
        <w:tc>
          <w:tcPr>
            <w:tcW w:w="140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1.005 - 1.1</w:t>
            </w:r>
          </w:p>
        </w:tc>
        <w:tc>
          <w:tcPr>
            <w:tcW w:w="97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bl>
    <w:p w:rsidR="00270CE6" w:rsidRPr="00752797" w:rsidRDefault="00270CE6" w:rsidP="00270CE6">
      <w:pPr>
        <w:pStyle w:val="Heading3"/>
        <w:jc w:val="both"/>
        <w:rPr>
          <w:lang w:val="en-US"/>
        </w:rPr>
      </w:pPr>
      <w:bookmarkStart w:id="409" w:name="_Toc412196433"/>
      <w:bookmarkStart w:id="410" w:name="_Toc412623897"/>
      <w:bookmarkStart w:id="411" w:name="_Toc413853473"/>
      <w:r w:rsidRPr="00752797">
        <w:rPr>
          <w:lang w:val="en-US"/>
        </w:rPr>
        <w:t>Groundwater flow</w:t>
      </w:r>
      <w:bookmarkEnd w:id="409"/>
      <w:bookmarkEnd w:id="410"/>
      <w:bookmarkEnd w:id="411"/>
    </w:p>
    <w:p w:rsidR="00691D3B" w:rsidRDefault="00691D3B" w:rsidP="002603CC">
      <w:pPr>
        <w:pStyle w:val="BodyText"/>
        <w:rPr>
          <w:lang w:val="en-US"/>
        </w:rPr>
      </w:pPr>
      <w:r w:rsidRPr="00752797">
        <w:rPr>
          <w:lang w:val="en-US"/>
        </w:rPr>
        <w:t xml:space="preserve">The parameters listed in the table below involve the process of groundwater flow. The vertical permeability coefficient in the vertical can be set differently than that of the horizontal using the keywords </w:t>
      </w:r>
      <w:r w:rsidRPr="00752797">
        <w:rPr>
          <w:i/>
          <w:lang w:val="en-US"/>
        </w:rPr>
        <w:t xml:space="preserve">kz </w:t>
      </w:r>
      <w:r w:rsidRPr="00752797">
        <w:rPr>
          <w:lang w:val="en-US"/>
        </w:rPr>
        <w:t xml:space="preserve">and </w:t>
      </w:r>
      <w:r w:rsidRPr="00752797">
        <w:rPr>
          <w:i/>
          <w:lang w:val="en-US"/>
        </w:rPr>
        <w:t>kz</w:t>
      </w:r>
      <w:r w:rsidRPr="00752797">
        <w:rPr>
          <w:lang w:val="en-US"/>
        </w:rPr>
        <w:t xml:space="preserve"> respectively. The initial bed level of the aquifer is read from an external file referenced by the </w:t>
      </w:r>
      <w:r w:rsidRPr="00752797">
        <w:rPr>
          <w:i/>
          <w:lang w:val="en-US"/>
        </w:rPr>
        <w:t>aquiferbotfile</w:t>
      </w:r>
      <w:r w:rsidRPr="00752797">
        <w:rPr>
          <w:lang w:val="en-US"/>
        </w:rPr>
        <w:t xml:space="preserve"> keyword and the initial groundwater head can be set to either a uniform value using the </w:t>
      </w:r>
      <w:r w:rsidRPr="00752797">
        <w:rPr>
          <w:i/>
          <w:lang w:val="en-US"/>
        </w:rPr>
        <w:t>gw0</w:t>
      </w:r>
      <w:r w:rsidRPr="00752797">
        <w:rPr>
          <w:lang w:val="en-US"/>
        </w:rPr>
        <w:t xml:space="preserve"> keyword or to spatially varying values using an external file referenced by the </w:t>
      </w:r>
      <w:r w:rsidRPr="00752797">
        <w:rPr>
          <w:i/>
          <w:lang w:val="en-US"/>
        </w:rPr>
        <w:t xml:space="preserve">gw0file </w:t>
      </w:r>
      <w:r w:rsidRPr="00752797">
        <w:rPr>
          <w:lang w:val="en-US"/>
        </w:rPr>
        <w:t xml:space="preserve">keyword. Both files have the same format as the bathymetry file explained in </w:t>
      </w:r>
      <w:r w:rsidR="00055F7E">
        <w:fldChar w:fldCharType="begin"/>
      </w:r>
      <w:r w:rsidR="00055F7E">
        <w:instrText xml:space="preserve"> REF _Ref285465495 \w \h  \* MERGEFORMAT </w:instrText>
      </w:r>
      <w:r w:rsidR="00055F7E">
        <w:fldChar w:fldCharType="separate"/>
      </w:r>
      <w:r w:rsidR="007E2FAA" w:rsidRPr="007E2FAA">
        <w:rPr>
          <w:lang w:val="en-US"/>
        </w:rPr>
        <w:t>4.3</w:t>
      </w:r>
      <w:r w:rsidR="00055F7E">
        <w:fldChar w:fldCharType="end"/>
      </w:r>
      <w:r w:rsidRPr="00752797">
        <w:rPr>
          <w:lang w:val="en-US"/>
        </w:rPr>
        <w:t xml:space="preserve"> (</w:t>
      </w:r>
      <w:r w:rsidR="00055F7E">
        <w:fldChar w:fldCharType="begin"/>
      </w:r>
      <w:r w:rsidR="00055F7E">
        <w:instrText xml:space="preserve"> REF _Ref285465497 \h  \* MERGEFORMAT </w:instrText>
      </w:r>
      <w:r w:rsidR="00055F7E">
        <w:fldChar w:fldCharType="separate"/>
      </w:r>
      <w:r w:rsidR="007E2FAA" w:rsidRPr="00752797">
        <w:rPr>
          <w:lang w:val="en-US"/>
        </w:rPr>
        <w:t>Grid and bathymetry</w:t>
      </w:r>
      <w:r w:rsidR="00055F7E">
        <w:fldChar w:fldCharType="end"/>
      </w:r>
      <w:r w:rsidRPr="00752797">
        <w:rPr>
          <w:lang w:val="en-US"/>
        </w:rPr>
        <w:t>).</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12</w:t>
      </w:r>
      <w:r w:rsidR="007E2FAA">
        <w:fldChar w:fldCharType="end"/>
      </w:r>
      <w:r w:rsidRPr="00D826E0">
        <w:tab/>
      </w:r>
      <w:r w:rsidRPr="00752797">
        <w:rPr>
          <w:lang w:val="en-US"/>
        </w:rPr>
        <w:t xml:space="preserve">Overview of available </w:t>
      </w:r>
      <w:r>
        <w:rPr>
          <w:lang w:val="en-US"/>
        </w:rPr>
        <w:t>keyword related to the groundwater module</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aquiferbot</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Level of uniform aquifer bottom</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-100.0 - 100.0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aquiferbotfile</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the aquifer bottom file</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dwetlayer</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Thickness of the top soil layer interacting more freely with the surface water</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gw0</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Level initial groundwater level</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gw0file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Name of </w:t>
            </w:r>
            <w:r w:rsidRPr="00752797">
              <w:lastRenderedPageBreak/>
              <w:t>initial groundwater level file</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lastRenderedPageBreak/>
              <w:t>gwReturb</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Reynolds number for start of turbulent flow in case of gwscheme = turbulent</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1.0 - 600.0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gwfastsolve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Reduce full 2D non-hydrostatic solution to quasi-explicit in longshore direction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gwheadmodel</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Model to use for vertical groundwater head</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 exponential</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gwhorinfil</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horizontal infiltration from surface water to groundwater</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gwnonh</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turn on or off non-hydrostatic pressure for groundwater</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gwscheme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Scheme for momentum equation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 turbulent</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kx</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x-direction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ky</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Darcy-flow permeability coefficient in y-direction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kz</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z-direction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412" w:name="_Toc412196434"/>
      <w:bookmarkStart w:id="413" w:name="_Toc413853474"/>
      <w:r w:rsidRPr="00752797">
        <w:rPr>
          <w:lang w:val="en-US"/>
        </w:rPr>
        <w:lastRenderedPageBreak/>
        <w:t>Non-hydrostatic correction</w:t>
      </w:r>
      <w:bookmarkEnd w:id="412"/>
      <w:bookmarkEnd w:id="413"/>
    </w:p>
    <w:p w:rsidR="00691D3B" w:rsidRDefault="00691D3B" w:rsidP="002603CC">
      <w:pPr>
        <w:pStyle w:val="BodyText"/>
        <w:rPr>
          <w:lang w:val="en-US"/>
        </w:rPr>
      </w:pPr>
      <w:r w:rsidRPr="00752797">
        <w:rPr>
          <w:lang w:val="en-US"/>
        </w:rPr>
        <w:t>The parameters listed in the table below involve the settings for the non-hydrostatic option (</w:t>
      </w:r>
      <w:r w:rsidR="001635AB" w:rsidRPr="00752797">
        <w:rPr>
          <w:lang w:val="en-US"/>
        </w:rPr>
        <w:t xml:space="preserve">keyword: </w:t>
      </w:r>
      <w:r w:rsidR="001635AB" w:rsidRPr="004D2752">
        <w:rPr>
          <w:i/>
          <w:lang w:val="en-US"/>
        </w:rPr>
        <w:t>wavemodel</w:t>
      </w:r>
      <w:r w:rsidR="004D2752" w:rsidRPr="004D2752">
        <w:rPr>
          <w:i/>
          <w:lang w:val="en-US"/>
        </w:rPr>
        <w:t xml:space="preserve"> </w:t>
      </w:r>
      <w:r w:rsidR="001635AB" w:rsidRPr="004D2752">
        <w:rPr>
          <w:i/>
          <w:lang w:val="en-US"/>
        </w:rPr>
        <w:t>=</w:t>
      </w:r>
      <w:r w:rsidR="004D2752" w:rsidRPr="004D2752">
        <w:rPr>
          <w:i/>
          <w:lang w:val="en-US"/>
        </w:rPr>
        <w:t xml:space="preserve"> </w:t>
      </w:r>
      <w:r w:rsidR="001635AB" w:rsidRPr="004D2752">
        <w:rPr>
          <w:i/>
          <w:lang w:val="en-US"/>
        </w:rPr>
        <w:t>nonh</w:t>
      </w:r>
      <w:r w:rsidRPr="004D2752">
        <w:rPr>
          <w:lang w:val="en-US"/>
        </w:rPr>
        <w:t xml:space="preserve">). </w:t>
      </w:r>
      <w:r w:rsidRPr="00752797">
        <w:rPr>
          <w:lang w:val="en-US"/>
        </w:rPr>
        <w:t>These are all considered advanced options and it is thus recommended not to change these</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13</w:t>
      </w:r>
      <w:r w:rsidR="007E2FAA">
        <w:fldChar w:fldCharType="end"/>
      </w:r>
      <w:r w:rsidRPr="00D826E0">
        <w:tab/>
      </w:r>
      <w:r w:rsidRPr="00752797">
        <w:rPr>
          <w:lang w:val="en-US"/>
        </w:rPr>
        <w:t xml:space="preserve">Overview of available </w:t>
      </w:r>
      <w:r>
        <w:rPr>
          <w:lang w:val="en-US"/>
        </w:rPr>
        <w:t>keyword related to the non-hydrostatic module</w:t>
      </w:r>
    </w:p>
    <w:tbl>
      <w:tblPr>
        <w:tblStyle w:val="LightShading-Accent1"/>
        <w:tblW w:w="0" w:type="auto"/>
        <w:tblLayout w:type="fixed"/>
        <w:tblLook w:val="04A0" w:firstRow="1" w:lastRow="0" w:firstColumn="1" w:lastColumn="0" w:noHBand="0" w:noVBand="1"/>
      </w:tblPr>
      <w:tblGrid>
        <w:gridCol w:w="1721"/>
        <w:gridCol w:w="1829"/>
        <w:gridCol w:w="1764"/>
        <w:gridCol w:w="2000"/>
        <w:gridCol w:w="754"/>
        <w:gridCol w:w="862"/>
      </w:tblGrid>
      <w:tr w:rsidR="00691D3B" w:rsidRPr="00752797" w:rsidTr="00EA44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keyword</w:t>
            </w:r>
          </w:p>
        </w:tc>
        <w:tc>
          <w:tcPr>
            <w:tcW w:w="1829"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76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0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75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862"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Topt</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Absolute period to optimize coefficient</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breakviscfac</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Factor to increase viscosity during breaking</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1.5</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1.0 - 3.0</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breakvisclen</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Ratio between local depth and length scale in extra breaking viscosity</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0.75 - 3.0</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dispc</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Coefficient in front of the vertical pressure gradient</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kdmin</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value of kd (pi/dx &gt; min(kd))</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0.0 - 0.05</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maxbrsteep</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wave steepness criterium</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0.6</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0.3 - 0.8</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nhbreaker</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Non-hydrostatic breaker model</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0 - 3</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reformsteep</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Wave steepness criterium to reform after breaking</w:t>
            </w:r>
          </w:p>
        </w:tc>
        <w:tc>
          <w:tcPr>
            <w:tcW w:w="1764" w:type="dxa"/>
          </w:tcPr>
          <w:p w:rsidR="00691D3B" w:rsidRPr="00752797" w:rsidRDefault="00691D3B" w:rsidP="00EA4470">
            <w:pPr>
              <w:pStyle w:val="PlainText"/>
              <w:jc w:val="both"/>
              <w:cnfStyle w:val="000000000000" w:firstRow="0" w:lastRow="0" w:firstColumn="0" w:lastColumn="0" w:oddVBand="0" w:evenVBand="0" w:oddHBand="0" w:evenHBand="0" w:firstRowFirstColumn="0" w:firstRowLastColumn="0" w:lastRowFirstColumn="0" w:lastRowLastColumn="0"/>
            </w:pPr>
            <w:r w:rsidRPr="00752797">
              <w:t>0.25</w:t>
            </w:r>
            <w:r w:rsidR="00586C99" w:rsidRPr="00752797">
              <w:t xml:space="preserve"> </w:t>
            </w:r>
            <w:r w:rsidR="00586C99" w:rsidRPr="00752797">
              <w:br/>
            </w:r>
            <w:r w:rsidR="001B6449" w:rsidRPr="00752797">
              <w:t>+</w:t>
            </w:r>
            <w:r w:rsidR="00586C99" w:rsidRPr="00752797">
              <w:t xml:space="preserve"> </w:t>
            </w:r>
            <w:r w:rsidR="00EA4470" w:rsidRPr="00752797">
              <w:t>m</w:t>
            </w:r>
            <w:r w:rsidRPr="00752797">
              <w:t>axbrsteep</w:t>
            </w:r>
          </w:p>
        </w:tc>
        <w:tc>
          <w:tcPr>
            <w:tcW w:w="2000" w:type="dxa"/>
          </w:tcPr>
          <w:p w:rsidR="00691D3B" w:rsidRPr="00752797" w:rsidRDefault="00691D3B"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0.0 - 0.95</w:t>
            </w:r>
            <w:r w:rsidR="001B6449" w:rsidRPr="00752797">
              <w:t>+</w:t>
            </w:r>
            <w:r w:rsidR="00586C99" w:rsidRPr="00752797">
              <w:t xml:space="preserve"> </w:t>
            </w:r>
            <w:r w:rsidRPr="00752797">
              <w:t>maxbrsteep</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secbrsteep</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Secondary maximum wave steepness criterium</w:t>
            </w:r>
          </w:p>
        </w:tc>
        <w:tc>
          <w:tcPr>
            <w:tcW w:w="1764" w:type="dxa"/>
          </w:tcPr>
          <w:p w:rsidR="00691D3B" w:rsidRPr="00752797" w:rsidRDefault="00691D3B" w:rsidP="00EA4470">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r w:rsidR="00EA4470" w:rsidRPr="00752797">
              <w:t xml:space="preserve">5 </w:t>
            </w:r>
            <w:r w:rsidR="00EA4470" w:rsidRPr="00752797">
              <w:br/>
              <w:t xml:space="preserve">+ </w:t>
            </w:r>
            <w:r w:rsidRPr="00752797">
              <w:t>maxbrsteep</w:t>
            </w:r>
          </w:p>
        </w:tc>
        <w:tc>
          <w:tcPr>
            <w:tcW w:w="2000" w:type="dxa"/>
          </w:tcPr>
          <w:p w:rsidR="00691D3B" w:rsidRPr="00752797" w:rsidRDefault="00EA4470"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0.0 - 0.95+ maxbrsteep</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solver</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Solver used to solve the linear system</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tridiag</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sip, tridiag</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solver_acc</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Accuracy </w:t>
            </w:r>
            <w:r w:rsidRPr="00752797">
              <w:lastRenderedPageBreak/>
              <w:t>with respect to the right-hand side used</w:t>
            </w:r>
            <w:r w:rsidR="004D2752">
              <w:t xml:space="preserve"> </w:t>
            </w:r>
            <w:r w:rsidRPr="00752797">
              <w:t>in the following termination criterion: ||b-Ax || &lt; acc</w:t>
            </w:r>
            <w:r w:rsidR="001B6449" w:rsidRPr="00752797">
              <w:t>+</w:t>
            </w:r>
            <w:r w:rsidRPr="00752797">
              <w:t xml:space="preserve">||b|| </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0.005</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lastRenderedPageBreak/>
              <w:t>solver_maxit</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the linear sip solver</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30</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solver_urelax</w:t>
            </w:r>
            <w:r w:rsidR="001B6449" w:rsidRPr="00752797">
              <w:t>+</w:t>
            </w:r>
          </w:p>
        </w:tc>
        <w:tc>
          <w:tcPr>
            <w:tcW w:w="1829" w:type="dxa"/>
          </w:tcPr>
          <w:p w:rsidR="00691D3B" w:rsidRPr="00752797" w:rsidRDefault="004D2752"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Under relaxation</w:t>
            </w:r>
            <w:r w:rsidR="00691D3B" w:rsidRPr="00752797">
              <w:t xml:space="preserve"> parameter</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0.92</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0.5 - 0.99</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414" w:name="_Toc412196435"/>
      <w:bookmarkStart w:id="415" w:name="_Toc413853475"/>
      <w:r w:rsidRPr="00752797">
        <w:rPr>
          <w:lang w:val="en-US"/>
        </w:rPr>
        <w:t>Physical constants</w:t>
      </w:r>
      <w:bookmarkEnd w:id="414"/>
      <w:bookmarkEnd w:id="415"/>
    </w:p>
    <w:p w:rsidR="00691D3B" w:rsidRDefault="00691D3B" w:rsidP="002603CC">
      <w:pPr>
        <w:pStyle w:val="BodyText"/>
        <w:rPr>
          <w:lang w:val="en-US"/>
        </w:rPr>
      </w:pPr>
      <w:r w:rsidRPr="00752797">
        <w:rPr>
          <w:lang w:val="en-US"/>
        </w:rPr>
        <w:t xml:space="preserve">The parameters listed in the table below involve physical constants used by XBeach. The gravitational acceleration and density of water are universally used coefficient. The </w:t>
      </w:r>
      <w:r w:rsidRPr="001935AF">
        <w:rPr>
          <w:i/>
          <w:lang w:val="en-US"/>
        </w:rPr>
        <w:t>depthscale</w:t>
      </w:r>
      <w:r w:rsidRPr="00752797">
        <w:rPr>
          <w:lang w:val="en-US"/>
        </w:rPr>
        <w:t xml:space="preserve"> is a factor in order to set different cut-off values like </w:t>
      </w:r>
      <w:r w:rsidRPr="001935AF">
        <w:rPr>
          <w:i/>
          <w:lang w:val="en-US"/>
        </w:rPr>
        <w:t>eps</w:t>
      </w:r>
      <w:r w:rsidRPr="00752797">
        <w:rPr>
          <w:lang w:val="en-US"/>
        </w:rPr>
        <w:t xml:space="preserve"> and </w:t>
      </w:r>
      <w:r w:rsidRPr="001935AF">
        <w:rPr>
          <w:i/>
          <w:lang w:val="en-US"/>
        </w:rPr>
        <w:t>hswitch</w:t>
      </w:r>
      <w:r w:rsidRPr="00752797">
        <w:rPr>
          <w:lang w:val="en-US"/>
        </w:rPr>
        <w:t xml:space="preserve">. A value of the </w:t>
      </w:r>
      <w:r w:rsidRPr="001935AF">
        <w:rPr>
          <w:i/>
          <w:lang w:val="en-US"/>
        </w:rPr>
        <w:t>depthscale</w:t>
      </w:r>
      <w:r w:rsidRPr="00752797">
        <w:rPr>
          <w:lang w:val="en-US"/>
        </w:rPr>
        <w:t xml:space="preserve"> lower than one means the cut-off values will increase. </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14</w:t>
      </w:r>
      <w:r w:rsidR="007E2FAA">
        <w:fldChar w:fldCharType="end"/>
      </w:r>
      <w:r w:rsidRPr="00D826E0">
        <w:tab/>
      </w:r>
      <w:r w:rsidRPr="00752797">
        <w:rPr>
          <w:lang w:val="en-US"/>
        </w:rPr>
        <w:t xml:space="preserve">Overview of available </w:t>
      </w:r>
      <w:r>
        <w:rPr>
          <w:lang w:val="en-US"/>
        </w:rPr>
        <w:t>keyword related to physics</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depthscale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Depthscale of (lab)test simulated, affects eps, hmin, hswitch and dzmax</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rsidR="00691D3B" w:rsidRPr="00752797" w:rsidRDefault="001935AF" w:rsidP="001935AF">
            <w:pPr>
              <w:pStyle w:val="PlainText"/>
              <w:jc w:val="both"/>
              <w:cnfStyle w:val="000000100000" w:firstRow="0" w:lastRow="0" w:firstColumn="0" w:lastColumn="0" w:oddVBand="0" w:evenVBand="0" w:oddHBand="1" w:evenHBand="0" w:firstRowFirstColumn="0" w:firstRowLastColumn="0" w:lastRowFirstColumn="0" w:lastRowLastColumn="0"/>
            </w:pPr>
            <w:r>
              <w:t>0</w:t>
            </w:r>
            <w:r w:rsidR="00691D3B" w:rsidRPr="00752797">
              <w:t>.</w:t>
            </w:r>
            <w:r>
              <w:t>1</w:t>
            </w:r>
            <w:r w:rsidR="00691D3B" w:rsidRPr="00752797">
              <w:t xml:space="preserve"> - 200.0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Gravitational acceleration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9.81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9.7 - 9.9</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ms^-2</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rho</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Density of water</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1025.0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1000.0 - 1040.0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kgm^-3</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416" w:name="_Toc412196436"/>
      <w:bookmarkStart w:id="417" w:name="_Toc413853476"/>
      <w:r w:rsidRPr="00752797">
        <w:rPr>
          <w:lang w:val="en-US"/>
        </w:rPr>
        <w:t>Coriolis force</w:t>
      </w:r>
      <w:bookmarkEnd w:id="416"/>
      <w:bookmarkEnd w:id="417"/>
    </w:p>
    <w:p w:rsidR="00691D3B" w:rsidRDefault="00691D3B" w:rsidP="002603CC">
      <w:pPr>
        <w:pStyle w:val="BodyText"/>
        <w:rPr>
          <w:lang w:val="en-US"/>
        </w:rPr>
      </w:pPr>
      <w:r w:rsidRPr="00752797">
        <w:rPr>
          <w:lang w:val="en-US"/>
        </w:rPr>
        <w:t>The parameters listed in the table below involve the settings for incorporating the effect of Coriolis on the shallow water equations. The keywords are universally used coefficients.</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15</w:t>
      </w:r>
      <w:r w:rsidR="007E2FAA">
        <w:fldChar w:fldCharType="end"/>
      </w:r>
      <w:r w:rsidRPr="00D826E0">
        <w:tab/>
      </w:r>
      <w:r w:rsidRPr="00752797">
        <w:rPr>
          <w:lang w:val="en-US"/>
        </w:rPr>
        <w:t xml:space="preserve">Overview of available </w:t>
      </w:r>
      <w:r>
        <w:rPr>
          <w:lang w:val="en-US"/>
        </w:rPr>
        <w:t>keyword related to the Coriolis force</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752797" w:rsidRDefault="00691D3B" w:rsidP="002603CC">
            <w:pPr>
              <w:pStyle w:val="PlainText"/>
              <w:jc w:val="both"/>
            </w:pPr>
            <w:r w:rsidRPr="00752797">
              <w:t>keyword</w:t>
            </w:r>
          </w:p>
        </w:tc>
        <w:tc>
          <w:tcPr>
            <w:tcW w:w="2411"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7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32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752797" w:rsidRDefault="00691D3B" w:rsidP="002603CC">
            <w:pPr>
              <w:pStyle w:val="PlainText"/>
              <w:jc w:val="both"/>
            </w:pPr>
            <w:r w:rsidRPr="00752797">
              <w:t>lat</w:t>
            </w:r>
            <w:r w:rsidR="001B6449" w:rsidRPr="00752797">
              <w:t>+</w:t>
            </w:r>
          </w:p>
        </w:tc>
        <w:tc>
          <w:tcPr>
            <w:tcW w:w="241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Latitude at model location  for computing Coriolis</w:t>
            </w:r>
          </w:p>
        </w:tc>
        <w:tc>
          <w:tcPr>
            <w:tcW w:w="147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32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-90.0 - 90.0</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27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752797" w:rsidRDefault="00691D3B" w:rsidP="002603CC">
            <w:pPr>
              <w:pStyle w:val="PlainText"/>
              <w:jc w:val="both"/>
            </w:pPr>
            <w:r w:rsidRPr="00752797">
              <w:t>wearth</w:t>
            </w:r>
            <w:r w:rsidR="001B6449" w:rsidRPr="00752797">
              <w:t>+</w:t>
            </w:r>
          </w:p>
        </w:tc>
        <w:tc>
          <w:tcPr>
            <w:tcW w:w="2411"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Angular velocity of earth calculated as: </w:t>
            </w:r>
            <w:r w:rsidRPr="00752797">
              <w:lastRenderedPageBreak/>
              <w:t>1/rotation_time (in hours)</w:t>
            </w:r>
          </w:p>
        </w:tc>
        <w:tc>
          <w:tcPr>
            <w:tcW w:w="1477" w:type="dxa"/>
          </w:tcPr>
          <w:p w:rsidR="00691D3B" w:rsidRPr="00752797" w:rsidRDefault="004D2752" w:rsidP="002603CC">
            <w:pPr>
              <w:pStyle w:val="PlainText"/>
              <w:jc w:val="both"/>
              <w:cnfStyle w:val="000000000000" w:firstRow="0" w:lastRow="0" w:firstColumn="0" w:lastColumn="0" w:oddVBand="0" w:evenVBand="0" w:oddHBand="0" w:evenHBand="0" w:firstRowFirstColumn="0" w:firstRowLastColumn="0" w:lastRowFirstColumn="0" w:lastRowLastColumn="0"/>
            </w:pPr>
            <w:r>
              <w:lastRenderedPageBreak/>
              <w:t>0.0417</w:t>
            </w:r>
          </w:p>
        </w:tc>
        <w:tc>
          <w:tcPr>
            <w:tcW w:w="132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hour^-1</w:t>
            </w:r>
          </w:p>
        </w:tc>
        <w:tc>
          <w:tcPr>
            <w:tcW w:w="127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418" w:name="_Toc412196437"/>
      <w:bookmarkStart w:id="419" w:name="_Toc413853477"/>
      <w:r w:rsidRPr="00752797">
        <w:rPr>
          <w:lang w:val="en-US"/>
        </w:rPr>
        <w:lastRenderedPageBreak/>
        <w:t>MPI</w:t>
      </w:r>
      <w:bookmarkEnd w:id="418"/>
      <w:bookmarkEnd w:id="419"/>
    </w:p>
    <w:p w:rsidR="00691D3B" w:rsidRDefault="00691D3B" w:rsidP="002603CC">
      <w:pPr>
        <w:pStyle w:val="BodyText"/>
        <w:rPr>
          <w:lang w:val="en-US"/>
        </w:rPr>
      </w:pPr>
      <w:r w:rsidRPr="00752797">
        <w:rPr>
          <w:lang w:val="en-US"/>
        </w:rPr>
        <w:t>The parameters listed in the table below involve the setting</w:t>
      </w:r>
      <w:r w:rsidR="001935AF">
        <w:rPr>
          <w:lang w:val="en-US"/>
        </w:rPr>
        <w:t>s for parallelization of XBeach</w:t>
      </w:r>
      <w:r w:rsidRPr="00752797">
        <w:rPr>
          <w:lang w:val="en-US"/>
        </w:rPr>
        <w:t xml:space="preserve">. When running XBeach in parallel mode, the model domain is subdivided in </w:t>
      </w:r>
      <w:r w:rsidR="001935AF" w:rsidRPr="00752797">
        <w:rPr>
          <w:lang w:val="en-US"/>
        </w:rPr>
        <w:t>sub models</w:t>
      </w:r>
      <w:r w:rsidRPr="00752797">
        <w:rPr>
          <w:lang w:val="en-US"/>
        </w:rPr>
        <w:t xml:space="preserve"> and each </w:t>
      </w:r>
      <w:r w:rsidR="001935AF" w:rsidRPr="00752797">
        <w:rPr>
          <w:lang w:val="en-US"/>
        </w:rPr>
        <w:t>sub model</w:t>
      </w:r>
      <w:r w:rsidRPr="00752797">
        <w:rPr>
          <w:lang w:val="en-US"/>
        </w:rPr>
        <w:t xml:space="preserve"> is then computed on a separate core. This will </w:t>
      </w:r>
      <w:r w:rsidR="001935AF" w:rsidRPr="00752797">
        <w:rPr>
          <w:lang w:val="en-US"/>
        </w:rPr>
        <w:t>increase the</w:t>
      </w:r>
      <w:r w:rsidRPr="00752797">
        <w:rPr>
          <w:lang w:val="en-US"/>
        </w:rPr>
        <w:t xml:space="preserve"> computational speed of the model. The </w:t>
      </w:r>
      <w:r w:rsidR="001935AF" w:rsidRPr="00752797">
        <w:rPr>
          <w:lang w:val="en-US"/>
        </w:rPr>
        <w:t>sub models</w:t>
      </w:r>
      <w:r w:rsidRPr="00752797">
        <w:rPr>
          <w:lang w:val="en-US"/>
        </w:rPr>
        <w:t xml:space="preserve"> only exchange information over their boundaries when necessary. The MPI parameters determine how the model domain is subdivided. The keyword </w:t>
      </w:r>
      <w:r w:rsidRPr="00752797">
        <w:rPr>
          <w:i/>
          <w:lang w:val="en-US"/>
        </w:rPr>
        <w:t>mpiboundary</w:t>
      </w:r>
      <w:r w:rsidRPr="00752797">
        <w:rPr>
          <w:lang w:val="en-US"/>
        </w:rPr>
        <w:t xml:space="preserve"> can be set to </w:t>
      </w:r>
      <w:r w:rsidRPr="00752797">
        <w:rPr>
          <w:i/>
          <w:lang w:val="en-US"/>
        </w:rPr>
        <w:t xml:space="preserve">auto, x, y </w:t>
      </w:r>
      <w:r w:rsidRPr="00752797">
        <w:rPr>
          <w:lang w:val="en-US"/>
        </w:rPr>
        <w:t xml:space="preserve">or </w:t>
      </w:r>
      <w:r w:rsidRPr="00752797">
        <w:rPr>
          <w:i/>
          <w:lang w:val="en-US"/>
        </w:rPr>
        <w:t>man</w:t>
      </w:r>
      <w:r w:rsidRPr="00752797">
        <w:rPr>
          <w:lang w:val="en-US"/>
        </w:rPr>
        <w:t xml:space="preserve">. In </w:t>
      </w:r>
      <w:r w:rsidRPr="00752797">
        <w:rPr>
          <w:i/>
          <w:lang w:val="en-US"/>
        </w:rPr>
        <w:t>auto</w:t>
      </w:r>
      <w:r w:rsidRPr="00752797">
        <w:rPr>
          <w:lang w:val="en-US"/>
        </w:rPr>
        <w:t xml:space="preserve"> mode the model domain is subdivided such that the internal boundary is smallest. In </w:t>
      </w:r>
      <w:r w:rsidRPr="00752797">
        <w:rPr>
          <w:i/>
          <w:lang w:val="en-US"/>
        </w:rPr>
        <w:t>x</w:t>
      </w:r>
      <w:r w:rsidRPr="00752797">
        <w:rPr>
          <w:lang w:val="en-US"/>
        </w:rPr>
        <w:t xml:space="preserve"> or </w:t>
      </w:r>
      <w:r w:rsidRPr="00752797">
        <w:rPr>
          <w:i/>
          <w:lang w:val="en-US"/>
        </w:rPr>
        <w:t>y</w:t>
      </w:r>
      <w:r w:rsidRPr="00752797">
        <w:rPr>
          <w:lang w:val="en-US"/>
        </w:rPr>
        <w:t xml:space="preserve"> mode the model domain is subdivided in </w:t>
      </w:r>
      <w:r w:rsidR="004D2752" w:rsidRPr="00752797">
        <w:rPr>
          <w:lang w:val="en-US"/>
        </w:rPr>
        <w:t>sub models</w:t>
      </w:r>
      <w:r w:rsidRPr="00752797">
        <w:rPr>
          <w:lang w:val="en-US"/>
        </w:rPr>
        <w:t xml:space="preserve"> extending to either the full alongshore or the full cross-shore extent of the model domain. In </w:t>
      </w:r>
      <w:r w:rsidRPr="00752797">
        <w:rPr>
          <w:i/>
          <w:lang w:val="en-US"/>
        </w:rPr>
        <w:t>man</w:t>
      </w:r>
      <w:r w:rsidRPr="00752797">
        <w:rPr>
          <w:lang w:val="en-US"/>
        </w:rPr>
        <w:t xml:space="preserve"> mode the model domain is manually subdivided using the values specified with the </w:t>
      </w:r>
      <w:r w:rsidRPr="00752797">
        <w:rPr>
          <w:i/>
          <w:lang w:val="en-US"/>
        </w:rPr>
        <w:t>mmpi</w:t>
      </w:r>
      <w:r w:rsidRPr="00752797">
        <w:rPr>
          <w:lang w:val="en-US"/>
        </w:rPr>
        <w:t xml:space="preserve"> and </w:t>
      </w:r>
      <w:r w:rsidRPr="00752797">
        <w:rPr>
          <w:i/>
          <w:lang w:val="en-US"/>
        </w:rPr>
        <w:t>nmpi</w:t>
      </w:r>
      <w:r w:rsidRPr="00752797">
        <w:rPr>
          <w:lang w:val="en-US"/>
        </w:rPr>
        <w:t xml:space="preserve"> keywords. The number of </w:t>
      </w:r>
      <w:r w:rsidR="001935AF" w:rsidRPr="00752797">
        <w:rPr>
          <w:lang w:val="en-US"/>
        </w:rPr>
        <w:t>sub models</w:t>
      </w:r>
      <w:r w:rsidRPr="00752797">
        <w:rPr>
          <w:lang w:val="en-US"/>
        </w:rPr>
        <w:t xml:space="preserve"> is not determined by XBeach itself, but by the MPI wrapper (e.g. MPICH2 or OpenMPI). It is important to note that information about slopes isn’t exchanged over the </w:t>
      </w:r>
      <w:r w:rsidR="001935AF" w:rsidRPr="00752797">
        <w:rPr>
          <w:lang w:val="en-US"/>
        </w:rPr>
        <w:t>boundaries</w:t>
      </w:r>
      <w:r w:rsidRPr="00752797">
        <w:rPr>
          <w:lang w:val="en-US"/>
        </w:rPr>
        <w:t>. Therefore the avalanching algorithm will not function over MPI boundaries.</w:t>
      </w:r>
    </w:p>
    <w:p w:rsidR="001935AF" w:rsidRPr="00752797" w:rsidRDefault="001935AF" w:rsidP="001935AF">
      <w:pPr>
        <w:pStyle w:val="Caption"/>
        <w:rPr>
          <w:lang w:val="en-US"/>
        </w:rPr>
      </w:pPr>
      <w:r w:rsidRPr="00D826E0">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16</w:t>
      </w:r>
      <w:r w:rsidR="007E2FAA">
        <w:fldChar w:fldCharType="end"/>
      </w:r>
      <w:r w:rsidRPr="00D826E0">
        <w:tab/>
      </w:r>
      <w:r w:rsidRPr="00752797">
        <w:rPr>
          <w:lang w:val="en-US"/>
        </w:rPr>
        <w:t xml:space="preserve">Overview of available </w:t>
      </w:r>
      <w:r>
        <w:rPr>
          <w:lang w:val="en-US"/>
        </w:rPr>
        <w:t>keyword related to 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mmpi</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cross-shore direction when manually specifying mpi domains</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mpiboundary</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Fix mpi boundaries along y-lines, x-lines, use manual defined domains or find shortest boundary automatically</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 x, y, man</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nmpi</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alongshore direction when manually specifying mpi domains</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420" w:name="_Toc412196438"/>
      <w:bookmarkStart w:id="421" w:name="_Toc413853478"/>
      <w:r w:rsidRPr="00752797">
        <w:rPr>
          <w:lang w:val="en-US"/>
        </w:rPr>
        <w:t>Output projection</w:t>
      </w:r>
      <w:bookmarkEnd w:id="420"/>
      <w:bookmarkEnd w:id="421"/>
    </w:p>
    <w:p w:rsidR="00691D3B" w:rsidRDefault="00691D3B" w:rsidP="002603CC">
      <w:pPr>
        <w:pStyle w:val="BodyText"/>
        <w:rPr>
          <w:lang w:val="en-US"/>
        </w:rPr>
      </w:pPr>
      <w:r w:rsidRPr="00752797">
        <w:rPr>
          <w:lang w:val="en-US"/>
        </w:rPr>
        <w:t xml:space="preserve">The parameters listed in the table below involve the projection of the model output. These settings do not influence the model results in anyway. The </w:t>
      </w:r>
      <w:r w:rsidRPr="00752797">
        <w:rPr>
          <w:i/>
          <w:lang w:val="en-US"/>
        </w:rPr>
        <w:t>rotate</w:t>
      </w:r>
      <w:r w:rsidRPr="00752797">
        <w:rPr>
          <w:lang w:val="en-US"/>
        </w:rPr>
        <w:t xml:space="preserve"> keyword can be used to rotate the model output with an angle specified by the keyword </w:t>
      </w:r>
      <w:r w:rsidRPr="00752797">
        <w:rPr>
          <w:i/>
          <w:lang w:val="en-US"/>
        </w:rPr>
        <w:t>alfa</w:t>
      </w:r>
      <w:r w:rsidRPr="00752797">
        <w:rPr>
          <w:lang w:val="en-US"/>
        </w:rPr>
        <w:t xml:space="preserve">. The </w:t>
      </w:r>
      <w:r w:rsidRPr="00752797">
        <w:rPr>
          <w:i/>
          <w:lang w:val="en-US"/>
        </w:rPr>
        <w:t>projection</w:t>
      </w:r>
      <w:r w:rsidRPr="00752797">
        <w:rPr>
          <w:lang w:val="en-US"/>
        </w:rPr>
        <w:t xml:space="preserve"> string can hold a string specifying the coordinate reference system used and is stored in the netCDF output file as metadata.</w:t>
      </w:r>
    </w:p>
    <w:p w:rsidR="001935AF" w:rsidRDefault="001935AF" w:rsidP="002603CC">
      <w:pPr>
        <w:pStyle w:val="BodyText"/>
        <w:rPr>
          <w:lang w:val="en-US"/>
        </w:rPr>
      </w:pPr>
    </w:p>
    <w:p w:rsidR="001935AF" w:rsidRPr="00752797" w:rsidRDefault="001935AF" w:rsidP="001935AF">
      <w:pPr>
        <w:pStyle w:val="Caption"/>
        <w:rPr>
          <w:lang w:val="en-US"/>
        </w:rPr>
      </w:pPr>
      <w:r w:rsidRPr="00D826E0">
        <w:lastRenderedPageBreak/>
        <w:t xml:space="preserve">Table </w:t>
      </w:r>
      <w:r w:rsidR="007E2FAA">
        <w:fldChar w:fldCharType="begin"/>
      </w:r>
      <w:r w:rsidR="007E2FAA" w:rsidRPr="00D826E0">
        <w:instrText xml:space="preserve"> STYLEREF 1 \s </w:instrText>
      </w:r>
      <w:r w:rsidR="007E2FAA">
        <w:fldChar w:fldCharType="separate"/>
      </w:r>
      <w:r w:rsidR="007E2FAA" w:rsidRPr="00D826E0">
        <w:rPr>
          <w:noProof/>
        </w:rPr>
        <w:t>6</w:t>
      </w:r>
      <w:r w:rsidR="007E2FAA">
        <w:fldChar w:fldCharType="end"/>
      </w:r>
      <w:r w:rsidR="007E2FAA" w:rsidRPr="00D826E0">
        <w:t>.</w:t>
      </w:r>
      <w:r w:rsidR="007E2FAA">
        <w:fldChar w:fldCharType="begin"/>
      </w:r>
      <w:r w:rsidR="007E2FAA" w:rsidRPr="00D826E0">
        <w:instrText xml:space="preserve"> SEQ Table \* ARABIC \s 1 </w:instrText>
      </w:r>
      <w:r w:rsidR="007E2FAA">
        <w:fldChar w:fldCharType="separate"/>
      </w:r>
      <w:r w:rsidR="007E2FAA" w:rsidRPr="00D826E0">
        <w:rPr>
          <w:noProof/>
        </w:rPr>
        <w:t>17</w:t>
      </w:r>
      <w:r w:rsidR="007E2FAA">
        <w:fldChar w:fldCharType="end"/>
      </w:r>
      <w:r w:rsidRPr="00D826E0">
        <w:tab/>
      </w:r>
      <w:r w:rsidRPr="00752797">
        <w:rPr>
          <w:lang w:val="en-US"/>
        </w:rPr>
        <w:t xml:space="preserve">Overview of available </w:t>
      </w:r>
      <w:r>
        <w:rPr>
          <w:lang w:val="en-US"/>
        </w:rPr>
        <w:t>keyword related to the output projection</w:t>
      </w:r>
    </w:p>
    <w:tbl>
      <w:tblPr>
        <w:tblStyle w:val="LightShading-Accent1"/>
        <w:tblW w:w="0" w:type="auto"/>
        <w:tblLook w:val="04A0" w:firstRow="1" w:lastRow="0" w:firstColumn="1" w:lastColumn="0" w:noHBand="0" w:noVBand="1"/>
      </w:tblPr>
      <w:tblGrid>
        <w:gridCol w:w="1799"/>
        <w:gridCol w:w="2238"/>
        <w:gridCol w:w="1263"/>
        <w:gridCol w:w="1433"/>
        <w:gridCol w:w="849"/>
        <w:gridCol w:w="1348"/>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projection</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Projection string</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rotate</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Rotate output as </w:t>
            </w:r>
            <w:r w:rsidR="004D2752" w:rsidRPr="00752797">
              <w:t>post processing</w:t>
            </w:r>
            <w:r w:rsidRPr="00752797">
              <w:t xml:space="preserve"> with given angle</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9B7A2D" w:rsidRPr="00752797" w:rsidRDefault="009B7A2D" w:rsidP="009B7A2D">
      <w:pPr>
        <w:rPr>
          <w:lang w:val="en-US"/>
        </w:rPr>
      </w:pPr>
    </w:p>
    <w:p w:rsidR="009B7A2D" w:rsidRPr="00752797" w:rsidRDefault="009B7A2D" w:rsidP="009B7A2D">
      <w:pPr>
        <w:rPr>
          <w:b/>
          <w:iCs/>
          <w:szCs w:val="28"/>
          <w:lang w:val="en-US"/>
        </w:rPr>
      </w:pPr>
      <w:r w:rsidRPr="00752797">
        <w:rPr>
          <w:lang w:val="en-US"/>
        </w:rPr>
        <w:br w:type="page"/>
      </w:r>
    </w:p>
    <w:p w:rsidR="00A52150" w:rsidRPr="00752797" w:rsidRDefault="00734E22" w:rsidP="002603CC">
      <w:pPr>
        <w:pStyle w:val="Heading2"/>
        <w:jc w:val="both"/>
        <w:rPr>
          <w:lang w:val="en-US"/>
        </w:rPr>
      </w:pPr>
      <w:bookmarkStart w:id="422" w:name="_Toc413853479"/>
      <w:r w:rsidRPr="00752797">
        <w:rPr>
          <w:lang w:val="en-US"/>
        </w:rPr>
        <w:lastRenderedPageBreak/>
        <w:t>Numerical implementation</w:t>
      </w:r>
      <w:bookmarkEnd w:id="422"/>
      <w:r w:rsidRPr="00752797">
        <w:rPr>
          <w:lang w:val="en-US"/>
        </w:rPr>
        <w:t xml:space="preserve"> </w:t>
      </w:r>
    </w:p>
    <w:p w:rsidR="00313B40" w:rsidRPr="00752797" w:rsidRDefault="007E1D7E" w:rsidP="002603CC">
      <w:pPr>
        <w:pStyle w:val="Heading3"/>
        <w:jc w:val="both"/>
        <w:rPr>
          <w:lang w:val="en-US"/>
        </w:rPr>
      </w:pPr>
      <w:r>
        <w:rPr>
          <w:lang w:val="en-US"/>
        </w:rPr>
        <w:fldChar w:fldCharType="begin"/>
      </w:r>
      <w:r w:rsidR="007C40A3">
        <w:rPr>
          <w:lang w:val="en-US"/>
        </w:rPr>
        <w:instrText xml:space="preserve"> MACROBUTTON MTEditEquationSection2 </w:instrText>
      </w:r>
      <w:r w:rsidR="007C40A3" w:rsidRPr="007C40A3">
        <w:rPr>
          <w:rStyle w:val="MTEquationSection"/>
        </w:rPr>
        <w:instrText>Equation Section 6</w:instrText>
      </w:r>
      <w:r>
        <w:rPr>
          <w:lang w:val="en-US"/>
        </w:rPr>
        <w:fldChar w:fldCharType="begin"/>
      </w:r>
      <w:r w:rsidR="007C40A3">
        <w:rPr>
          <w:lang w:val="en-US"/>
        </w:rPr>
        <w:instrText xml:space="preserve"> SEQ MTEqn \r \h \* MERGEFORMAT </w:instrText>
      </w:r>
      <w:r>
        <w:rPr>
          <w:lang w:val="en-US"/>
        </w:rPr>
        <w:fldChar w:fldCharType="end"/>
      </w:r>
      <w:r>
        <w:rPr>
          <w:lang w:val="en-US"/>
        </w:rPr>
        <w:fldChar w:fldCharType="begin"/>
      </w:r>
      <w:r w:rsidR="007C40A3">
        <w:rPr>
          <w:lang w:val="en-US"/>
        </w:rPr>
        <w:instrText xml:space="preserve"> SEQ MTSec \r 6 \h \* MERGEFORMAT </w:instrText>
      </w:r>
      <w:r>
        <w:rPr>
          <w:lang w:val="en-US"/>
        </w:rPr>
        <w:fldChar w:fldCharType="end"/>
      </w:r>
      <w:bookmarkStart w:id="423" w:name="_Toc413853480"/>
      <w:r>
        <w:rPr>
          <w:lang w:val="en-US"/>
        </w:rPr>
        <w:fldChar w:fldCharType="end"/>
      </w:r>
      <w:r w:rsidR="00313B40" w:rsidRPr="00752797">
        <w:rPr>
          <w:lang w:val="en-US"/>
        </w:rPr>
        <w:t>Grid set-up</w:t>
      </w:r>
      <w:bookmarkEnd w:id="423"/>
    </w:p>
    <w:p w:rsidR="00313B40" w:rsidRPr="00752797" w:rsidRDefault="00313B40" w:rsidP="002603CC">
      <w:pPr>
        <w:tabs>
          <w:tab w:val="left" w:pos="7200"/>
          <w:tab w:val="left" w:pos="7470"/>
        </w:tabs>
        <w:spacing w:line="240" w:lineRule="exact"/>
        <w:rPr>
          <w:lang w:val="en-US"/>
        </w:rPr>
      </w:pPr>
      <w:r w:rsidRPr="00752797">
        <w:rPr>
          <w:lang w:val="en-US"/>
        </w:rPr>
        <w:t xml:space="preserve">The new implementation </w:t>
      </w:r>
      <w:r w:rsidR="001935AF" w:rsidRPr="00752797">
        <w:rPr>
          <w:lang w:val="en-US"/>
        </w:rPr>
        <w:t>utilizes</w:t>
      </w:r>
      <w:r w:rsidRPr="00752797">
        <w:rPr>
          <w:lang w:val="en-US"/>
        </w:rPr>
        <w:t xml:space="preserve"> a curvilinear, staggered grid where depths, water levels, wave action and sediment concentrations are given in the cell </w:t>
      </w:r>
      <w:r w:rsidR="001935AF" w:rsidRPr="00752797">
        <w:rPr>
          <w:lang w:val="en-US"/>
        </w:rPr>
        <w:t>centers</w:t>
      </w:r>
      <w:r w:rsidRPr="00752797">
        <w:rPr>
          <w:lang w:val="en-US"/>
        </w:rPr>
        <w:t xml:space="preserve"> (denoted by subscript z) and velocities and sediment fluxes at the cell interfaces (denoted by subscript u or v). In </w:t>
      </w:r>
      <w:r w:rsidR="00055F7E">
        <w:fldChar w:fldCharType="begin"/>
      </w:r>
      <w:r w:rsidR="00055F7E">
        <w:instrText xml:space="preserve"> REF _Ref411936920 \h  \* MERGEFORMAT </w:instrText>
      </w:r>
      <w:r w:rsidR="00055F7E">
        <w:fldChar w:fldCharType="separate"/>
      </w:r>
      <w:r w:rsidR="007E2FAA" w:rsidRPr="00752797">
        <w:rPr>
          <w:lang w:val="en-US"/>
        </w:rPr>
        <w:t xml:space="preserve">Figure </w:t>
      </w:r>
      <w:r w:rsidR="007E2FAA">
        <w:rPr>
          <w:lang w:val="en-US"/>
        </w:rPr>
        <w:t>6.1</w:t>
      </w:r>
      <w:r w:rsidR="00055F7E">
        <w:fldChar w:fldCharType="end"/>
      </w:r>
      <w:r w:rsidRPr="00752797">
        <w:rPr>
          <w:lang w:val="en-US"/>
        </w:rPr>
        <w:t xml:space="preserve"> the z, u, v and c (corner) points with the same numbering are shown. The grid directions are named s and n; grid distances are denoted by </w:t>
      </w:r>
      <w:r w:rsidRPr="00752797">
        <w:rPr>
          <w:position w:val="-6"/>
          <w:lang w:val="en-US"/>
        </w:rPr>
        <w:object w:dxaOrig="320" w:dyaOrig="279">
          <v:shape id="_x0000_i1153" type="#_x0000_t75" style="width:15.9pt;height:14.95pt" o:ole="">
            <v:imagedata r:id="rId299" o:title=""/>
          </v:shape>
          <o:OLEObject Type="Embed" ProgID="Equation.DSMT4" ShapeID="_x0000_i1153" DrawAspect="Content" ObjectID="_1490184726" r:id="rId300"/>
        </w:object>
      </w:r>
      <w:r w:rsidRPr="00752797">
        <w:rPr>
          <w:lang w:val="en-US"/>
        </w:rPr>
        <w:t xml:space="preserve">and </w:t>
      </w:r>
      <w:r w:rsidRPr="00752797">
        <w:rPr>
          <w:position w:val="-6"/>
          <w:lang w:val="en-US"/>
        </w:rPr>
        <w:object w:dxaOrig="340" w:dyaOrig="279">
          <v:shape id="_x0000_i1154" type="#_x0000_t75" style="width:17.75pt;height:14.95pt" o:ole="">
            <v:imagedata r:id="rId301" o:title=""/>
          </v:shape>
          <o:OLEObject Type="Embed" ProgID="Equation.DSMT4" ShapeID="_x0000_i1154" DrawAspect="Content" ObjectID="_1490184727" r:id="rId302"/>
        </w:object>
      </w:r>
      <w:r w:rsidRPr="00752797">
        <w:rPr>
          <w:lang w:val="en-US"/>
        </w:rPr>
        <w:t xml:space="preserve">, with subscripts referring to the point where they are defined. A finite-volume approach is utilized where mass, momentum and wave action are strictly conserved.  In the  middle panel of </w:t>
      </w:r>
      <w:r w:rsidR="00055F7E">
        <w:fldChar w:fldCharType="begin"/>
      </w:r>
      <w:r w:rsidR="00055F7E">
        <w:instrText xml:space="preserve"> REF _Ref411936920 \h  \* MERGEFORMAT </w:instrText>
      </w:r>
      <w:r w:rsidR="00055F7E">
        <w:fldChar w:fldCharType="separate"/>
      </w:r>
      <w:r w:rsidR="007E2FAA" w:rsidRPr="00752797">
        <w:rPr>
          <w:lang w:val="en-US"/>
        </w:rPr>
        <w:t xml:space="preserve">Figure </w:t>
      </w:r>
      <w:r w:rsidR="007E2FAA">
        <w:rPr>
          <w:lang w:val="en-US"/>
        </w:rPr>
        <w:t>6.1</w:t>
      </w:r>
      <w:r w:rsidR="00055F7E">
        <w:fldChar w:fldCharType="end"/>
      </w:r>
      <w:r w:rsidRPr="00752797">
        <w:rPr>
          <w:lang w:val="en-US"/>
        </w:rPr>
        <w:t xml:space="preserve">, the control volume for the mass balance is shown with the corresponding grid distances around the </w:t>
      </w:r>
      <w:r w:rsidRPr="00752797">
        <w:rPr>
          <w:i/>
          <w:lang w:val="en-US"/>
        </w:rPr>
        <w:t>u-</w:t>
      </w:r>
      <w:r w:rsidRPr="00752797">
        <w:rPr>
          <w:lang w:val="en-US"/>
        </w:rPr>
        <w:t xml:space="preserve"> and </w:t>
      </w:r>
      <w:r w:rsidRPr="00752797">
        <w:rPr>
          <w:i/>
          <w:lang w:val="en-US"/>
        </w:rPr>
        <w:t>v-</w:t>
      </w:r>
      <w:r w:rsidRPr="00752797">
        <w:rPr>
          <w:lang w:val="en-US"/>
        </w:rPr>
        <w:t xml:space="preserve">points. The right panel explains the numbering of the fluxes </w:t>
      </w:r>
      <w:r w:rsidRPr="00752797">
        <w:rPr>
          <w:i/>
          <w:lang w:val="en-US"/>
        </w:rPr>
        <w:t xml:space="preserve">Q </w:t>
      </w:r>
      <w:r w:rsidRPr="00752797">
        <w:rPr>
          <w:lang w:val="en-US"/>
        </w:rPr>
        <w:t xml:space="preserve">and the volume </w:t>
      </w:r>
      <w:r w:rsidRPr="00752797">
        <w:rPr>
          <w:i/>
          <w:lang w:val="en-US"/>
        </w:rPr>
        <w:t>V</w:t>
      </w:r>
      <w:r w:rsidRPr="00752797">
        <w:rPr>
          <w:lang w:val="en-US"/>
        </w:rPr>
        <w:t>.</w:t>
      </w:r>
    </w:p>
    <w:p w:rsidR="00313B40" w:rsidRPr="00752797" w:rsidRDefault="00313B40" w:rsidP="002603CC">
      <w:pPr>
        <w:keepNext/>
        <w:tabs>
          <w:tab w:val="left" w:pos="7200"/>
          <w:tab w:val="left" w:pos="7470"/>
        </w:tabs>
        <w:rPr>
          <w:lang w:val="en-US"/>
        </w:rPr>
      </w:pPr>
      <w:r w:rsidRPr="00752797">
        <w:rPr>
          <w:noProof/>
          <w:lang w:eastAsia="zh-CN"/>
        </w:rPr>
        <w:drawing>
          <wp:inline distT="0" distB="0" distL="0" distR="0" wp14:anchorId="7EBBA082" wp14:editId="7F0986AC">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3"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752797" w:rsidRDefault="00313B40" w:rsidP="002603CC">
      <w:pPr>
        <w:pStyle w:val="Caption"/>
        <w:jc w:val="both"/>
        <w:rPr>
          <w:lang w:val="en-US"/>
        </w:rPr>
      </w:pPr>
      <w:bookmarkStart w:id="424" w:name="_Ref411936920"/>
      <w:bookmarkStart w:id="425" w:name="_Ref411935479"/>
      <w:r w:rsidRPr="00752797">
        <w:rPr>
          <w:lang w:val="en-US"/>
        </w:rPr>
        <w:t xml:space="preserve">Figure </w:t>
      </w:r>
      <w:r w:rsidR="007E2FAA">
        <w:rPr>
          <w:lang w:val="en-US"/>
        </w:rPr>
        <w:fldChar w:fldCharType="begin"/>
      </w:r>
      <w:r w:rsidR="007E2FAA">
        <w:rPr>
          <w:lang w:val="en-US"/>
        </w:rPr>
        <w:instrText xml:space="preserve"> STYLEREF 1 \s </w:instrText>
      </w:r>
      <w:r w:rsidR="007E2FAA">
        <w:rPr>
          <w:lang w:val="en-US"/>
        </w:rPr>
        <w:fldChar w:fldCharType="separate"/>
      </w:r>
      <w:r w:rsidR="007E2FAA">
        <w:rPr>
          <w:noProof/>
          <w:lang w:val="en-US"/>
        </w:rPr>
        <w:t>6</w:t>
      </w:r>
      <w:r w:rsidR="007E2FAA">
        <w:rPr>
          <w:lang w:val="en-US"/>
        </w:rPr>
        <w:fldChar w:fldCharType="end"/>
      </w:r>
      <w:r w:rsidR="007E2FAA">
        <w:rPr>
          <w:lang w:val="en-US"/>
        </w:rPr>
        <w:t>.</w:t>
      </w:r>
      <w:r w:rsidR="007E2FAA">
        <w:rPr>
          <w:lang w:val="en-US"/>
        </w:rPr>
        <w:fldChar w:fldCharType="begin"/>
      </w:r>
      <w:r w:rsidR="007E2FAA">
        <w:rPr>
          <w:lang w:val="en-US"/>
        </w:rPr>
        <w:instrText xml:space="preserve"> SEQ Figure \* ARABIC \s 1 </w:instrText>
      </w:r>
      <w:r w:rsidR="007E2FAA">
        <w:rPr>
          <w:lang w:val="en-US"/>
        </w:rPr>
        <w:fldChar w:fldCharType="separate"/>
      </w:r>
      <w:r w:rsidR="007E2FAA">
        <w:rPr>
          <w:noProof/>
          <w:lang w:val="en-US"/>
        </w:rPr>
        <w:t>1</w:t>
      </w:r>
      <w:r w:rsidR="007E2FAA">
        <w:rPr>
          <w:lang w:val="en-US"/>
        </w:rPr>
        <w:fldChar w:fldCharType="end"/>
      </w:r>
      <w:bookmarkEnd w:id="424"/>
      <w:r w:rsidRPr="00752797">
        <w:rPr>
          <w:lang w:val="en-US"/>
        </w:rPr>
        <w:t xml:space="preserve"> Location of staggered grid points (left panel); definition of grid distances (middle) and terms in volume balance (right)</w:t>
      </w:r>
      <w:bookmarkEnd w:id="425"/>
    </w:p>
    <w:p w:rsidR="00313B40" w:rsidRPr="00752797" w:rsidRDefault="00313B40" w:rsidP="002603CC">
      <w:pPr>
        <w:pStyle w:val="Caption"/>
        <w:tabs>
          <w:tab w:val="left" w:pos="7200"/>
          <w:tab w:val="left" w:pos="7470"/>
        </w:tabs>
        <w:spacing w:after="120"/>
        <w:ind w:left="0" w:firstLine="0"/>
        <w:jc w:val="both"/>
        <w:rPr>
          <w:b/>
          <w:bCs w:val="0"/>
          <w:lang w:val="en-US"/>
        </w:rPr>
      </w:pPr>
    </w:p>
    <w:p w:rsidR="0073638B" w:rsidRPr="00752797" w:rsidRDefault="0073638B" w:rsidP="0073638B">
      <w:pPr>
        <w:pStyle w:val="Heading3"/>
        <w:jc w:val="both"/>
        <w:rPr>
          <w:lang w:val="en-US"/>
        </w:rPr>
      </w:pPr>
      <w:bookmarkStart w:id="426" w:name="_Toc413853481"/>
      <w:bookmarkStart w:id="427" w:name="_Toc410145831"/>
      <w:r w:rsidRPr="00752797">
        <w:rPr>
          <w:lang w:val="en-US"/>
        </w:rPr>
        <w:t>Wave action balance</w:t>
      </w:r>
      <w:bookmarkEnd w:id="426"/>
    </w:p>
    <w:p w:rsidR="0073638B" w:rsidRPr="00752797" w:rsidRDefault="0073638B" w:rsidP="0073638B">
      <w:pPr>
        <w:pStyle w:val="Heading4"/>
        <w:jc w:val="both"/>
        <w:rPr>
          <w:lang w:val="en-US"/>
        </w:rPr>
      </w:pPr>
      <w:bookmarkStart w:id="428" w:name="_Toc410145830"/>
      <w:r w:rsidRPr="00752797">
        <w:rPr>
          <w:lang w:val="en-US"/>
        </w:rPr>
        <w:t>Surfbeat solver</w:t>
      </w:r>
      <w:bookmarkEnd w:id="428"/>
    </w:p>
    <w:p w:rsidR="0073638B" w:rsidRPr="00752797" w:rsidRDefault="0073638B" w:rsidP="0073638B">
      <w:pPr>
        <w:rPr>
          <w:lang w:val="en-US"/>
        </w:rPr>
      </w:pPr>
      <w:r w:rsidRPr="00752797">
        <w:rPr>
          <w:lang w:val="en-US"/>
        </w:rPr>
        <w:t>The time-varying wave action balance solved in XBeach is as follows:</w:t>
      </w:r>
    </w:p>
    <w:p w:rsidR="0073638B" w:rsidRPr="00752797" w:rsidRDefault="0073638B" w:rsidP="0073638B">
      <w:pPr>
        <w:rPr>
          <w:lang w:val="en-US"/>
        </w:rPr>
      </w:pPr>
    </w:p>
    <w:p w:rsidR="0073638B" w:rsidRPr="00752797" w:rsidRDefault="0073638B" w:rsidP="0073638B">
      <w:pPr>
        <w:pStyle w:val="MTDisplayEquation"/>
        <w:tabs>
          <w:tab w:val="left" w:pos="7200"/>
          <w:tab w:val="left" w:pos="7470"/>
        </w:tabs>
        <w:rPr>
          <w:lang w:val="en-US"/>
        </w:rPr>
      </w:pPr>
      <w:r w:rsidRPr="00752797">
        <w:rPr>
          <w:position w:val="-24"/>
          <w:lang w:val="en-US"/>
        </w:rPr>
        <w:object w:dxaOrig="3780" w:dyaOrig="660">
          <v:shape id="_x0000_i1155" type="#_x0000_t75" style="width:190.75pt;height:34.6pt" o:ole="">
            <v:imagedata r:id="rId304" o:title=""/>
          </v:shape>
          <o:OLEObject Type="Embed" ProgID="Equation.DSMT4" ShapeID="_x0000_i1155" DrawAspect="Content" ObjectID="_1490184728" r:id="rId305"/>
        </w:object>
      </w:r>
      <w:r w:rsidRPr="00752797">
        <w:rPr>
          <w:lang w:val="en-US"/>
        </w:rPr>
        <w:tab/>
      </w:r>
      <w:r w:rsidRPr="00752797">
        <w:rPr>
          <w:lang w:val="en-US"/>
        </w:rPr>
        <w:tab/>
      </w:r>
      <w:r w:rsidR="007C40A3">
        <w:rPr>
          <w:lang w:val="en-US"/>
        </w:rPr>
        <w:tab/>
      </w:r>
      <w:r w:rsidR="007C40A3">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w:instrText>
        </w:r>
      </w:fldSimple>
      <w:r w:rsidRPr="00752797">
        <w:rPr>
          <w:lang w:val="en-US"/>
        </w:rPr>
        <w:instrText>)</w:instrText>
      </w:r>
      <w:r w:rsidR="007E1D7E" w:rsidRPr="00752797">
        <w:rPr>
          <w:lang w:val="en-US"/>
        </w:rPr>
        <w:fldChar w:fldCharType="end"/>
      </w:r>
    </w:p>
    <w:p w:rsidR="0073638B" w:rsidRPr="00752797" w:rsidRDefault="0073638B" w:rsidP="0073638B">
      <w:pPr>
        <w:rPr>
          <w:lang w:val="en-US"/>
        </w:rPr>
      </w:pPr>
    </w:p>
    <w:p w:rsidR="0073638B" w:rsidRPr="00752797" w:rsidRDefault="0073638B" w:rsidP="0073638B">
      <w:pPr>
        <w:rPr>
          <w:lang w:val="en-US"/>
        </w:rPr>
      </w:pPr>
      <w:r w:rsidRPr="00752797">
        <w:rPr>
          <w:lang w:val="en-US"/>
        </w:rPr>
        <w:t xml:space="preserve">Where </w:t>
      </w:r>
      <w:r w:rsidRPr="00752797">
        <w:rPr>
          <w:i/>
          <w:lang w:val="en-US"/>
        </w:rPr>
        <w:t>E</w:t>
      </w:r>
      <w:r w:rsidRPr="00752797">
        <w:rPr>
          <w:lang w:val="en-US"/>
        </w:rPr>
        <w:t xml:space="preserve"> is the wave energy or wave action, Cg is the group velocity, </w:t>
      </w:r>
      <w:r w:rsidRPr="00752797">
        <w:rPr>
          <w:position w:val="-12"/>
          <w:lang w:val="en-US"/>
        </w:rPr>
        <w:object w:dxaOrig="320" w:dyaOrig="360">
          <v:shape id="_x0000_i1156" type="#_x0000_t75" style="width:15.9pt;height:17.75pt" o:ole="">
            <v:imagedata r:id="rId306" o:title=""/>
          </v:shape>
          <o:OLEObject Type="Embed" ProgID="Equation.DSMT4" ShapeID="_x0000_i1156" DrawAspect="Content" ObjectID="_1490184729" r:id="rId307"/>
        </w:object>
      </w:r>
      <w:r w:rsidRPr="00752797">
        <w:rPr>
          <w:lang w:val="en-US"/>
        </w:rPr>
        <w:t xml:space="preserve">the refraction speed in theta-space and </w:t>
      </w:r>
      <w:r w:rsidRPr="00752797">
        <w:rPr>
          <w:i/>
          <w:lang w:val="en-US"/>
        </w:rPr>
        <w:t>Sink</w:t>
      </w:r>
      <w:r w:rsidRPr="00752797">
        <w:rPr>
          <w:lang w:val="en-US"/>
        </w:rPr>
        <w:t xml:space="preserve"> refers to effects of wave breaking and bottom friction.</w:t>
      </w:r>
    </w:p>
    <w:p w:rsidR="0073638B" w:rsidRPr="00752797" w:rsidRDefault="0073638B" w:rsidP="0073638B">
      <w:pPr>
        <w:rPr>
          <w:lang w:val="en-US"/>
        </w:rPr>
      </w:pPr>
      <w:r w:rsidRPr="00752797">
        <w:rPr>
          <w:lang w:val="en-US"/>
        </w:rPr>
        <w:t>Again, the advection terms are the only ones affected by the curvilinear scheme so we will discuss their treatment in detail. The control volume is the same as for the mass balance. In equation</w:t>
      </w:r>
      <w:r w:rsidR="007E1D7E" w:rsidRPr="00752797">
        <w:rPr>
          <w:lang w:val="en-US"/>
        </w:rPr>
        <w:fldChar w:fldCharType="begin"/>
      </w:r>
      <w:r w:rsidRPr="00752797">
        <w:rPr>
          <w:lang w:val="en-US"/>
        </w:rPr>
        <w:instrText xml:space="preserve"> GOTOBUTTON ZEqnNum633932  \* MERGEFORMAT </w:instrText>
      </w:r>
      <w:r w:rsidR="007E1D7E" w:rsidRPr="00752797">
        <w:rPr>
          <w:lang w:val="en-US"/>
        </w:rPr>
        <w:fldChar w:fldCharType="begin"/>
      </w:r>
      <w:r w:rsidRPr="00752797">
        <w:rPr>
          <w:lang w:val="en-US"/>
        </w:rPr>
        <w:instrText xml:space="preserve"> REF ZEqnNum633932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6</w:instrText>
      </w:r>
      <w:r w:rsidR="007E2FAA" w:rsidRPr="00752797">
        <w:rPr>
          <w:lang w:val="en-US"/>
        </w:rPr>
        <w:instrText>.</w:instrText>
      </w:r>
      <w:r w:rsidR="007E2FAA" w:rsidRPr="00055F7E">
        <w:rPr>
          <w:lang w:val="en-US"/>
        </w:rPr>
        <w:instrText>2</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procedure to compute the wave energy fluxes across the cell boundaries is outlined. All variables should also have an index </w:t>
      </w:r>
      <w:r w:rsidRPr="00752797">
        <w:rPr>
          <w:i/>
          <w:lang w:val="en-US"/>
        </w:rPr>
        <w:t>itheta</w:t>
      </w:r>
      <w:r w:rsidRPr="00752797">
        <w:rPr>
          <w:lang w:val="en-US"/>
        </w:rPr>
        <w:t xml:space="preserve"> referring to the directional grid, but for brevity these are omitted here. </w:t>
      </w:r>
    </w:p>
    <w:p w:rsidR="0073638B" w:rsidRPr="00752797" w:rsidRDefault="0073638B" w:rsidP="0073638B">
      <w:pPr>
        <w:rPr>
          <w:lang w:val="en-US"/>
        </w:rPr>
      </w:pPr>
    </w:p>
    <w:p w:rsidR="0073638B" w:rsidRPr="00752797" w:rsidRDefault="0073638B" w:rsidP="0073638B">
      <w:pPr>
        <w:rPr>
          <w:lang w:val="en-US"/>
        </w:rPr>
      </w:pPr>
      <w:r w:rsidRPr="00752797">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73638B" w:rsidRPr="00752797" w:rsidRDefault="0073638B" w:rsidP="0073638B">
      <w:pPr>
        <w:pStyle w:val="MTDisplayEquation"/>
        <w:tabs>
          <w:tab w:val="left" w:pos="7200"/>
          <w:tab w:val="left" w:pos="7470"/>
        </w:tabs>
        <w:rPr>
          <w:lang w:val="en-US"/>
        </w:rPr>
      </w:pPr>
    </w:p>
    <w:p w:rsidR="0073638B" w:rsidRPr="00752797" w:rsidRDefault="0073638B" w:rsidP="0073638B">
      <w:pPr>
        <w:pStyle w:val="MTDisplayEquation"/>
        <w:tabs>
          <w:tab w:val="left" w:pos="7200"/>
          <w:tab w:val="left" w:pos="7470"/>
        </w:tabs>
        <w:rPr>
          <w:lang w:val="en-US"/>
        </w:rPr>
      </w:pPr>
      <w:r w:rsidRPr="00752797">
        <w:rPr>
          <w:position w:val="-182"/>
          <w:lang w:val="en-US"/>
        </w:rPr>
        <w:object w:dxaOrig="5880" w:dyaOrig="4360">
          <v:shape id="_x0000_i1157" type="#_x0000_t75" style="width:293.6pt;height:217.85pt" o:ole="">
            <v:imagedata r:id="rId308" o:title=""/>
          </v:shape>
          <o:OLEObject Type="Embed" ProgID="Equation.DSMT4" ShapeID="_x0000_i1157" DrawAspect="Content" ObjectID="_1490184730" r:id="rId309"/>
        </w:object>
      </w:r>
      <w:r w:rsidRPr="00752797">
        <w:rPr>
          <w:lang w:val="en-US"/>
        </w:rPr>
        <w:tab/>
      </w:r>
      <w:r w:rsidR="007C40A3">
        <w:rPr>
          <w:lang w:val="en-US"/>
        </w:rPr>
        <w:tab/>
      </w:r>
      <w:r w:rsidR="007C40A3">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429" w:name="ZEqnNum633932"/>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2</w:instrText>
        </w:r>
      </w:fldSimple>
      <w:r w:rsidRPr="00752797">
        <w:rPr>
          <w:lang w:val="en-US"/>
        </w:rPr>
        <w:instrText>)</w:instrText>
      </w:r>
      <w:bookmarkEnd w:id="429"/>
      <w:r w:rsidR="007E1D7E" w:rsidRPr="00752797">
        <w:rPr>
          <w:lang w:val="en-US"/>
        </w:rPr>
        <w:fldChar w:fldCharType="end"/>
      </w:r>
    </w:p>
    <w:p w:rsidR="0073638B" w:rsidRPr="00752797" w:rsidRDefault="0073638B" w:rsidP="0073638B">
      <w:pPr>
        <w:rPr>
          <w:lang w:val="en-US"/>
        </w:rPr>
      </w:pPr>
    </w:p>
    <w:p w:rsidR="0073638B" w:rsidRPr="00752797" w:rsidRDefault="0073638B" w:rsidP="0073638B">
      <w:pPr>
        <w:rPr>
          <w:lang w:val="en-US"/>
        </w:rPr>
      </w:pPr>
      <w:r w:rsidRPr="00752797">
        <w:rPr>
          <w:lang w:val="en-US"/>
        </w:rPr>
        <w:t>The other three fluxes are computed in a similar way; for brevity we will not present all formulations.</w:t>
      </w:r>
    </w:p>
    <w:p w:rsidR="0073638B" w:rsidRPr="00752797" w:rsidRDefault="0073638B" w:rsidP="0073638B">
      <w:pPr>
        <w:rPr>
          <w:lang w:val="en-US"/>
        </w:rPr>
      </w:pPr>
    </w:p>
    <w:p w:rsidR="0073638B" w:rsidRPr="00752797" w:rsidRDefault="0073638B" w:rsidP="0073638B">
      <w:pPr>
        <w:rPr>
          <w:lang w:val="en-US"/>
        </w:rPr>
      </w:pPr>
      <w:r w:rsidRPr="00752797">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73638B" w:rsidRPr="00752797" w:rsidRDefault="0073638B" w:rsidP="0073638B">
      <w:pPr>
        <w:tabs>
          <w:tab w:val="left" w:pos="7200"/>
          <w:tab w:val="left" w:pos="7470"/>
        </w:tabs>
        <w:rPr>
          <w:lang w:val="en-US"/>
        </w:rPr>
      </w:pPr>
    </w:p>
    <w:p w:rsidR="0073638B" w:rsidRPr="00752797" w:rsidRDefault="0073638B" w:rsidP="0073638B">
      <w:pPr>
        <w:pStyle w:val="MTDisplayEquation"/>
        <w:tabs>
          <w:tab w:val="left" w:pos="7200"/>
          <w:tab w:val="left" w:pos="7470"/>
        </w:tabs>
        <w:rPr>
          <w:lang w:val="en-US"/>
        </w:rPr>
      </w:pPr>
      <w:r w:rsidRPr="00752797">
        <w:rPr>
          <w:position w:val="-30"/>
          <w:lang w:val="en-US"/>
        </w:rPr>
        <w:object w:dxaOrig="8040" w:dyaOrig="760">
          <v:shape id="_x0000_i1158" type="#_x0000_t75" style="width:402.1pt;height:37.4pt" o:ole="">
            <v:imagedata r:id="rId310" o:title=""/>
          </v:shape>
          <o:OLEObject Type="Embed" ProgID="Equation.DSMT4" ShapeID="_x0000_i1158" DrawAspect="Content" ObjectID="_1490184731" r:id="rId311"/>
        </w:object>
      </w:r>
    </w:p>
    <w:p w:rsidR="0073638B" w:rsidRPr="00752797" w:rsidRDefault="0073638B" w:rsidP="0073638B">
      <w:pPr>
        <w:pStyle w:val="MTDisplayEquation"/>
        <w:tabs>
          <w:tab w:val="left" w:pos="7200"/>
          <w:tab w:val="left" w:pos="7470"/>
        </w:tabs>
        <w:rPr>
          <w:lang w:val="en-US"/>
        </w:rPr>
      </w:pPr>
      <w:r w:rsidRPr="00752797">
        <w:rPr>
          <w:lang w:val="en-US"/>
        </w:rPr>
        <w:tab/>
      </w:r>
      <w:r w:rsidRPr="00752797">
        <w:rPr>
          <w:lang w:val="en-US"/>
        </w:rPr>
        <w:tab/>
      </w:r>
      <w:r w:rsidR="007C40A3">
        <w:rPr>
          <w:lang w:val="en-US"/>
        </w:rPr>
        <w:tab/>
      </w:r>
      <w:r w:rsidR="007C40A3">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430" w:name="ZEqnNum723168"/>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3</w:instrText>
        </w:r>
      </w:fldSimple>
      <w:r w:rsidRPr="00752797">
        <w:rPr>
          <w:lang w:val="en-US"/>
        </w:rPr>
        <w:instrText>)</w:instrText>
      </w:r>
      <w:bookmarkEnd w:id="430"/>
      <w:r w:rsidR="007E1D7E" w:rsidRPr="00752797">
        <w:rPr>
          <w:lang w:val="en-US"/>
        </w:rPr>
        <w:fldChar w:fldCharType="end"/>
      </w:r>
    </w:p>
    <w:p w:rsidR="0073638B" w:rsidRPr="00752797" w:rsidRDefault="0073638B" w:rsidP="0073638B">
      <w:pPr>
        <w:tabs>
          <w:tab w:val="left" w:pos="7200"/>
          <w:tab w:val="left" w:pos="7470"/>
        </w:tabs>
        <w:rPr>
          <w:lang w:val="en-US"/>
        </w:rPr>
      </w:pPr>
      <w:r w:rsidRPr="00752797">
        <w:rPr>
          <w:lang w:val="en-US"/>
        </w:rPr>
        <w:t>The procedure for the roller energy balance is identical to that for the wave energy balance and will not be repeated here.</w:t>
      </w:r>
    </w:p>
    <w:p w:rsidR="0073638B" w:rsidRPr="00752797" w:rsidRDefault="0073638B" w:rsidP="0073638B">
      <w:pPr>
        <w:tabs>
          <w:tab w:val="left" w:pos="7200"/>
          <w:tab w:val="left" w:pos="7470"/>
        </w:tabs>
        <w:rPr>
          <w:lang w:val="en-US"/>
        </w:rPr>
      </w:pPr>
    </w:p>
    <w:p w:rsidR="0073638B" w:rsidRPr="00752797" w:rsidRDefault="0073638B" w:rsidP="0073638B">
      <w:pPr>
        <w:pStyle w:val="Heading4"/>
        <w:jc w:val="both"/>
        <w:rPr>
          <w:lang w:val="en-US"/>
        </w:rPr>
      </w:pPr>
      <w:bookmarkStart w:id="431" w:name="_Toc410145829"/>
      <w:r w:rsidRPr="00752797">
        <w:rPr>
          <w:lang w:val="en-US"/>
        </w:rPr>
        <w:t>Stationary solver</w:t>
      </w:r>
      <w:bookmarkEnd w:id="431"/>
    </w:p>
    <w:p w:rsidR="0073638B" w:rsidRPr="00752797" w:rsidRDefault="0073638B" w:rsidP="0073638B">
      <w:pPr>
        <w:rPr>
          <w:lang w:val="en-US"/>
        </w:rPr>
      </w:pPr>
      <w:r w:rsidRPr="00752797">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007E1D7E" w:rsidRPr="00752797">
        <w:rPr>
          <w:lang w:val="en-US"/>
        </w:rPr>
        <w:fldChar w:fldCharType="begin"/>
      </w:r>
      <w:r w:rsidRPr="00752797">
        <w:rPr>
          <w:lang w:val="en-US"/>
        </w:rPr>
        <w:instrText xml:space="preserve"> GOTOBUTTON ZEqnNum723168  \* MERGEFORMAT </w:instrText>
      </w:r>
      <w:r w:rsidR="007E1D7E" w:rsidRPr="00752797">
        <w:rPr>
          <w:lang w:val="en-US"/>
        </w:rPr>
        <w:fldChar w:fldCharType="begin"/>
      </w:r>
      <w:r w:rsidRPr="00752797">
        <w:rPr>
          <w:lang w:val="en-US"/>
        </w:rPr>
        <w:instrText xml:space="preserve"> REF ZEqnNum723168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3</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is solved until convergence or the maximum number of iterations is reached, after which the solver moves to the next line. </w:t>
      </w:r>
    </w:p>
    <w:p w:rsidR="0073638B" w:rsidRPr="00752797" w:rsidRDefault="0073638B" w:rsidP="0073638B">
      <w:pPr>
        <w:rPr>
          <w:i/>
          <w:lang w:val="en-US"/>
        </w:rPr>
      </w:pPr>
      <w:r w:rsidRPr="00752797">
        <w:rPr>
          <w:lang w:val="en-US"/>
        </w:rPr>
        <w:t xml:space="preserve">The iteration is controlled by the parameters </w:t>
      </w:r>
      <w:r w:rsidRPr="00752797">
        <w:rPr>
          <w:i/>
          <w:lang w:val="en-US"/>
        </w:rPr>
        <w:t xml:space="preserve">maxiter </w:t>
      </w:r>
      <w:r w:rsidRPr="00752797">
        <w:rPr>
          <w:lang w:val="en-US"/>
        </w:rPr>
        <w:t xml:space="preserve"> and </w:t>
      </w:r>
      <w:r w:rsidRPr="00752797">
        <w:rPr>
          <w:i/>
          <w:lang w:val="en-US"/>
        </w:rPr>
        <w:t>maxerror.</w:t>
      </w:r>
    </w:p>
    <w:p w:rsidR="0073638B" w:rsidRPr="00752797" w:rsidRDefault="0073638B" w:rsidP="0073638B">
      <w:pPr>
        <w:spacing w:line="240" w:lineRule="auto"/>
        <w:rPr>
          <w:iCs/>
          <w:color w:val="FF0000"/>
          <w:szCs w:val="28"/>
          <w:lang w:val="en-US"/>
        </w:rPr>
      </w:pPr>
    </w:p>
    <w:p w:rsidR="00313B40" w:rsidRPr="00752797" w:rsidRDefault="00313B40" w:rsidP="002603CC">
      <w:pPr>
        <w:pStyle w:val="Heading3"/>
        <w:jc w:val="both"/>
        <w:rPr>
          <w:lang w:val="en-US"/>
        </w:rPr>
      </w:pPr>
      <w:bookmarkStart w:id="432" w:name="_Toc413853482"/>
      <w:r w:rsidRPr="00752797">
        <w:rPr>
          <w:lang w:val="en-US"/>
        </w:rPr>
        <w:t>Shallow water equations</w:t>
      </w:r>
      <w:bookmarkEnd w:id="427"/>
      <w:bookmarkEnd w:id="432"/>
    </w:p>
    <w:p w:rsidR="00313B40" w:rsidRPr="00752797" w:rsidRDefault="00313B40" w:rsidP="002603CC">
      <w:pPr>
        <w:pStyle w:val="Heading4"/>
        <w:jc w:val="both"/>
        <w:rPr>
          <w:lang w:val="en-US"/>
        </w:rPr>
      </w:pPr>
      <w:r w:rsidRPr="00752797">
        <w:rPr>
          <w:lang w:val="en-US"/>
        </w:rPr>
        <w:t>Mass balance equation</w:t>
      </w:r>
    </w:p>
    <w:p w:rsidR="00313B40" w:rsidRPr="00752797" w:rsidRDefault="00313B40" w:rsidP="002603CC">
      <w:pPr>
        <w:tabs>
          <w:tab w:val="left" w:pos="7200"/>
          <w:tab w:val="left" w:pos="7470"/>
        </w:tabs>
        <w:spacing w:line="240" w:lineRule="exact"/>
        <w:rPr>
          <w:lang w:val="en-US"/>
        </w:rPr>
      </w:pPr>
      <w:r w:rsidRPr="00752797">
        <w:rPr>
          <w:lang w:val="en-US"/>
        </w:rPr>
        <w:t>The mass balance reads as follows:</w:t>
      </w:r>
      <w:r w:rsidRPr="00752797">
        <w:rPr>
          <w:lang w:val="en-US"/>
        </w:rPr>
        <w:tab/>
      </w:r>
    </w:p>
    <w:p w:rsidR="00313B40" w:rsidRPr="00752797" w:rsidRDefault="00313B40" w:rsidP="002603CC">
      <w:pPr>
        <w:pStyle w:val="MTDisplayEquation"/>
        <w:tabs>
          <w:tab w:val="left" w:pos="90"/>
          <w:tab w:val="left" w:pos="7200"/>
          <w:tab w:val="left" w:pos="7470"/>
          <w:tab w:val="left" w:pos="7650"/>
        </w:tabs>
        <w:rPr>
          <w:lang w:val="en-US"/>
        </w:rPr>
      </w:pPr>
    </w:p>
    <w:p w:rsidR="00313B40" w:rsidRPr="00752797" w:rsidRDefault="00313B40" w:rsidP="002603CC">
      <w:pPr>
        <w:pStyle w:val="MTDisplayEquation"/>
        <w:tabs>
          <w:tab w:val="left" w:pos="90"/>
          <w:tab w:val="left" w:pos="7200"/>
          <w:tab w:val="left" w:pos="7470"/>
          <w:tab w:val="left" w:pos="7650"/>
        </w:tabs>
        <w:rPr>
          <w:lang w:val="en-US"/>
        </w:rPr>
      </w:pPr>
      <w:r w:rsidRPr="00752797">
        <w:rPr>
          <w:position w:val="-24"/>
          <w:lang w:val="en-US"/>
        </w:rPr>
        <w:object w:dxaOrig="2980" w:dyaOrig="620">
          <v:shape id="_x0000_i1159" type="#_x0000_t75" style="width:149.6pt;height:29.9pt" o:ole="">
            <v:imagedata r:id="rId312" o:title=""/>
          </v:shape>
          <o:OLEObject Type="Embed" ProgID="Equation.DSMT4" ShapeID="_x0000_i1159" DrawAspect="Content" ObjectID="_1490184732" r:id="rId313"/>
        </w:object>
      </w:r>
      <w:r w:rsidRPr="00752797">
        <w:rPr>
          <w:lang w:val="en-US"/>
        </w:rPr>
        <w:t xml:space="preserve">           </w:t>
      </w:r>
      <w:r w:rsidRPr="00752797">
        <w:rPr>
          <w:lang w:val="en-US"/>
        </w:rPr>
        <w:tab/>
      </w:r>
      <w:r w:rsidRPr="00752797">
        <w:rPr>
          <w:lang w:val="en-US"/>
        </w:rPr>
        <w:tab/>
        <w:t xml:space="preserve"> </w: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00801832"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4</w:instrText>
      </w:r>
      <w:r w:rsidR="00D826E0">
        <w:rPr>
          <w:noProof/>
          <w:lang w:val="en-US"/>
        </w:rPr>
        <w:fldChar w:fldCharType="end"/>
      </w:r>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This is discretized according to:</w:t>
      </w:r>
    </w:p>
    <w:p w:rsidR="00313B40" w:rsidRPr="00752797" w:rsidRDefault="00313B40" w:rsidP="002603CC">
      <w:pPr>
        <w:pStyle w:val="MTDisplayEquation"/>
        <w:tabs>
          <w:tab w:val="left" w:pos="90"/>
          <w:tab w:val="left" w:pos="7200"/>
          <w:tab w:val="left" w:pos="7470"/>
          <w:tab w:val="left" w:pos="7650"/>
        </w:tabs>
        <w:rPr>
          <w:lang w:val="en-US"/>
        </w:rPr>
      </w:pPr>
      <w:r w:rsidRPr="00752797">
        <w:rPr>
          <w:lang w:val="en-US"/>
        </w:rPr>
        <w:tab/>
      </w:r>
      <w:r w:rsidRPr="00752797">
        <w:rPr>
          <w:lang w:val="en-US"/>
        </w:rPr>
        <w:tab/>
      </w:r>
      <w:r w:rsidRPr="00752797">
        <w:rPr>
          <w:lang w:val="en-US"/>
        </w:rPr>
        <w:tab/>
      </w:r>
    </w:p>
    <w:p w:rsidR="00313B40" w:rsidRPr="00752797" w:rsidRDefault="00313B40" w:rsidP="002603CC">
      <w:pPr>
        <w:pStyle w:val="MTDisplayEquation"/>
        <w:tabs>
          <w:tab w:val="left" w:pos="7200"/>
          <w:tab w:val="left" w:pos="7470"/>
        </w:tabs>
        <w:rPr>
          <w:lang w:val="en-US"/>
        </w:rPr>
      </w:pPr>
      <w:r w:rsidRPr="00752797">
        <w:rPr>
          <w:position w:val="-46"/>
          <w:lang w:val="en-US"/>
        </w:rPr>
        <w:object w:dxaOrig="5640" w:dyaOrig="1040">
          <v:shape id="_x0000_i1160" type="#_x0000_t75" style="width:282.4pt;height:51.45pt" o:ole="">
            <v:imagedata r:id="rId314" o:title=""/>
          </v:shape>
          <o:OLEObject Type="Embed" ProgID="Equation.DSMT4" ShapeID="_x0000_i1160" DrawAspect="Content" ObjectID="_1490184733" r:id="rId315"/>
        </w:object>
      </w:r>
      <w:r w:rsidRPr="00752797">
        <w:rPr>
          <w:lang w:val="en-US"/>
        </w:rPr>
        <w:t xml:space="preserve">        </w:t>
      </w:r>
      <w:r w:rsidRPr="00752797">
        <w:rPr>
          <w:lang w:val="en-US"/>
        </w:rPr>
        <w:tab/>
        <w:t xml:space="preserve"> </w: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00801832"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5</w:instrText>
      </w:r>
      <w:r w:rsidR="00D826E0">
        <w:rPr>
          <w:noProof/>
          <w:lang w:val="en-US"/>
        </w:rPr>
        <w:fldChar w:fldCharType="end"/>
      </w:r>
      <w:r w:rsidR="00801832" w:rsidRPr="00752797">
        <w:rPr>
          <w:lang w:val="en-US"/>
        </w:rPr>
        <w:instrText>)</w:instrText>
      </w:r>
      <w:r w:rsidR="007E1D7E" w:rsidRPr="00752797">
        <w:rPr>
          <w:lang w:val="en-US"/>
        </w:rPr>
        <w:fldChar w:fldCharType="end"/>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tabs>
          <w:tab w:val="left" w:pos="7200"/>
          <w:tab w:val="left" w:pos="7470"/>
        </w:tabs>
        <w:spacing w:line="240" w:lineRule="exact"/>
        <w:rPr>
          <w:lang w:val="en-US"/>
        </w:rPr>
      </w:pPr>
      <w:r w:rsidRPr="00752797">
        <w:rPr>
          <w:lang w:val="en-US"/>
        </w:rPr>
        <w:t xml:space="preserve">Here, </w:t>
      </w:r>
      <w:r w:rsidRPr="00752797">
        <w:rPr>
          <w:i/>
          <w:lang w:val="en-US"/>
        </w:rPr>
        <w:t>A</w:t>
      </w:r>
      <w:r w:rsidRPr="00752797">
        <w:rPr>
          <w:i/>
          <w:vertAlign w:val="subscript"/>
          <w:lang w:val="en-US"/>
        </w:rPr>
        <w:t>z</w:t>
      </w:r>
      <w:r w:rsidRPr="00752797">
        <w:rPr>
          <w:i/>
          <w:lang w:val="en-US"/>
        </w:rPr>
        <w:t xml:space="preserve"> </w:t>
      </w:r>
      <w:r w:rsidRPr="00752797">
        <w:rPr>
          <w:lang w:val="en-US"/>
        </w:rPr>
        <w:t xml:space="preserve">is the area of the cell around  the cell centre, </w:t>
      </w:r>
      <w:r w:rsidRPr="00752797">
        <w:rPr>
          <w:i/>
          <w:lang w:val="en-US"/>
        </w:rPr>
        <w:t>z</w:t>
      </w:r>
      <w:r w:rsidRPr="00752797">
        <w:rPr>
          <w:i/>
          <w:vertAlign w:val="subscript"/>
          <w:lang w:val="en-US"/>
        </w:rPr>
        <w:t>s</w:t>
      </w:r>
      <w:r w:rsidRPr="00752797">
        <w:rPr>
          <w:i/>
          <w:lang w:val="en-US"/>
        </w:rPr>
        <w:t xml:space="preserve"> </w:t>
      </w:r>
      <w:r w:rsidRPr="00752797">
        <w:rPr>
          <w:lang w:val="en-US"/>
        </w:rPr>
        <w:t xml:space="preserve">is the surface elevation, </w:t>
      </w:r>
      <w:r w:rsidRPr="00752797">
        <w:rPr>
          <w:i/>
          <w:lang w:val="en-US"/>
        </w:rPr>
        <w:t>u</w:t>
      </w:r>
      <w:r w:rsidRPr="00752797">
        <w:rPr>
          <w:i/>
          <w:vertAlign w:val="subscript"/>
          <w:lang w:val="en-US"/>
        </w:rPr>
        <w:t>u</w:t>
      </w:r>
      <w:r w:rsidRPr="00752797">
        <w:rPr>
          <w:lang w:val="en-US"/>
        </w:rPr>
        <w:t xml:space="preserve"> is the u-velocity in the u-point, </w:t>
      </w:r>
      <w:r w:rsidRPr="00752797">
        <w:rPr>
          <w:i/>
          <w:lang w:val="en-US"/>
        </w:rPr>
        <w:t>h</w:t>
      </w:r>
      <w:r w:rsidRPr="00752797">
        <w:rPr>
          <w:i/>
          <w:vertAlign w:val="subscript"/>
          <w:lang w:val="en-US"/>
        </w:rPr>
        <w:t>u</w:t>
      </w:r>
      <w:r w:rsidRPr="00752797">
        <w:rPr>
          <w:lang w:val="en-US"/>
        </w:rPr>
        <w:t xml:space="preserve"> the water depth in the u-point and </w:t>
      </w:r>
      <w:r w:rsidRPr="00752797">
        <w:rPr>
          <w:i/>
          <w:lang w:val="en-US"/>
        </w:rPr>
        <w:t>v</w:t>
      </w:r>
      <w:r w:rsidRPr="00752797">
        <w:rPr>
          <w:i/>
          <w:vertAlign w:val="subscript"/>
          <w:lang w:val="en-US"/>
        </w:rPr>
        <w:t>v</w:t>
      </w:r>
      <w:r w:rsidRPr="00752797">
        <w:rPr>
          <w:lang w:val="en-US"/>
        </w:rPr>
        <w:t xml:space="preserve"> the v-velocity in the v-point. The indices </w:t>
      </w:r>
      <w:r w:rsidRPr="00752797">
        <w:rPr>
          <w:i/>
          <w:lang w:val="en-US"/>
        </w:rPr>
        <w:t>i,j</w:t>
      </w:r>
      <w:r w:rsidRPr="00752797">
        <w:rPr>
          <w:lang w:val="en-US"/>
        </w:rPr>
        <w:t xml:space="preserve"> refer to the grid number in u resp. v direction; the index </w:t>
      </w:r>
      <w:r w:rsidRPr="00752797">
        <w:rPr>
          <w:i/>
          <w:lang w:val="en-US"/>
        </w:rPr>
        <w:t>n</w:t>
      </w:r>
      <w:r w:rsidRPr="00752797">
        <w:rPr>
          <w:lang w:val="en-US"/>
        </w:rPr>
        <w:t xml:space="preserve"> refers to the time step.</w:t>
      </w:r>
    </w:p>
    <w:p w:rsidR="00313B40" w:rsidRPr="00752797" w:rsidRDefault="00313B40" w:rsidP="002603CC">
      <w:pPr>
        <w:pStyle w:val="Heading4"/>
        <w:jc w:val="both"/>
        <w:rPr>
          <w:lang w:val="en-US"/>
        </w:rPr>
      </w:pPr>
      <w:r w:rsidRPr="00752797">
        <w:rPr>
          <w:lang w:val="en-US"/>
        </w:rPr>
        <w:t>Momentum balance equation</w:t>
      </w:r>
    </w:p>
    <w:p w:rsidR="00313B40" w:rsidRPr="00752797" w:rsidRDefault="00313B40" w:rsidP="002603CC">
      <w:pPr>
        <w:tabs>
          <w:tab w:val="left" w:pos="7200"/>
          <w:tab w:val="left" w:pos="7470"/>
        </w:tabs>
        <w:spacing w:line="240" w:lineRule="exact"/>
        <w:rPr>
          <w:lang w:val="en-US"/>
        </w:rPr>
      </w:pPr>
      <w:r w:rsidRPr="00752797">
        <w:rPr>
          <w:lang w:val="en-US"/>
        </w:rPr>
        <w:t xml:space="preserve">Second, we will outline the derivation of the u-momentum balance. The control volume is given in </w:t>
      </w:r>
      <w:r w:rsidR="00D826E0">
        <w:rPr>
          <w:lang w:val="nl-NL"/>
        </w:rPr>
        <w:fldChar w:fldCharType="begin"/>
      </w:r>
      <w:r w:rsidR="00D826E0" w:rsidRPr="00D826E0">
        <w:instrText xml:space="preserve"> REF _Ref336832911  \* MERGEFORMAT </w:instrText>
      </w:r>
      <w:r w:rsidR="00D826E0">
        <w:rPr>
          <w:lang w:val="nl-NL"/>
        </w:rPr>
        <w:fldChar w:fldCharType="separate"/>
      </w:r>
      <w:r w:rsidR="007E2FAA" w:rsidRPr="007E2FAA">
        <w:rPr>
          <w:lang w:val="en-US"/>
        </w:rPr>
        <w:t>Figure 6.2</w:t>
      </w:r>
      <w:r w:rsidR="00D826E0">
        <w:rPr>
          <w:lang w:val="en-US"/>
        </w:rPr>
        <w:fldChar w:fldCharType="end"/>
      </w:r>
      <w:r w:rsidRPr="00752797">
        <w:rPr>
          <w:lang w:val="en-US"/>
        </w:rPr>
        <w:t xml:space="preserve">.  It is </w:t>
      </w:r>
      <w:r w:rsidR="0005330B" w:rsidRPr="00752797">
        <w:rPr>
          <w:lang w:val="en-US"/>
        </w:rPr>
        <w:t>centered</w:t>
      </w:r>
      <w:r w:rsidRPr="00752797">
        <w:rPr>
          <w:lang w:val="en-US"/>
        </w:rPr>
        <w:t>around the u-point. We now consider the rate of change of the momentum in the local u-direction as follows:</w:t>
      </w:r>
    </w:p>
    <w:p w:rsidR="00313B40" w:rsidRPr="00752797" w:rsidRDefault="00313B40" w:rsidP="002603CC">
      <w:pPr>
        <w:pStyle w:val="MTDisplayEquation"/>
        <w:tabs>
          <w:tab w:val="left" w:pos="7200"/>
          <w:tab w:val="left" w:pos="7470"/>
          <w:tab w:val="left" w:pos="7560"/>
        </w:tabs>
        <w:rPr>
          <w:position w:val="-28"/>
          <w:lang w:val="en-US"/>
        </w:rPr>
      </w:pPr>
    </w:p>
    <w:p w:rsidR="00313B40" w:rsidRPr="00752797" w:rsidRDefault="00313B40" w:rsidP="002603CC">
      <w:pPr>
        <w:pStyle w:val="MTDisplayEquation"/>
        <w:tabs>
          <w:tab w:val="left" w:pos="7200"/>
          <w:tab w:val="left" w:pos="7470"/>
          <w:tab w:val="left" w:pos="7560"/>
        </w:tabs>
        <w:rPr>
          <w:lang w:val="en-US"/>
        </w:rPr>
      </w:pPr>
      <w:r w:rsidRPr="00752797">
        <w:rPr>
          <w:position w:val="-28"/>
          <w:lang w:val="en-US"/>
        </w:rPr>
        <w:object w:dxaOrig="5780" w:dyaOrig="700">
          <v:shape id="_x0000_i1161" type="#_x0000_t75" style="width:4in;height:35.55pt" o:ole="">
            <v:imagedata r:id="rId316" o:title=""/>
          </v:shape>
          <o:OLEObject Type="Embed" ProgID="Equation.DSMT4" ShapeID="_x0000_i1161" DrawAspect="Content" ObjectID="_1490184734" r:id="rId317"/>
        </w:object>
      </w:r>
      <w:r w:rsidRPr="00752797">
        <w:rPr>
          <w:lang w:val="en-US"/>
        </w:rPr>
        <w:t xml:space="preserve">                 </w:t>
      </w:r>
      <w:r w:rsidRPr="00752797">
        <w:rPr>
          <w:lang w:val="en-US"/>
        </w:rPr>
        <w:tab/>
        <w:t xml:space="preserve"> </w: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6</w:instrText>
        </w:r>
      </w:fldSimple>
      <w:r w:rsidR="00801832" w:rsidRPr="00752797">
        <w:rPr>
          <w:lang w:val="en-US"/>
        </w:rPr>
        <w:instrText>)</w:instrText>
      </w:r>
      <w:r w:rsidR="007E1D7E" w:rsidRPr="00752797">
        <w:rPr>
          <w:lang w:val="en-US"/>
        </w:rPr>
        <w:fldChar w:fldCharType="end"/>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tabs>
          <w:tab w:val="left" w:pos="7200"/>
          <w:tab w:val="left" w:pos="7470"/>
        </w:tabs>
        <w:spacing w:line="240" w:lineRule="exact"/>
        <w:ind w:firstLine="720"/>
        <w:rPr>
          <w:lang w:val="en-US"/>
        </w:rPr>
      </w:pPr>
      <w:r w:rsidRPr="00752797">
        <w:rPr>
          <w:lang w:val="en-US"/>
        </w:rPr>
        <w:t>where V is the cell volume, u the velocity in local grid direction, Q the fluxes,</w:t>
      </w:r>
      <w:r w:rsidRPr="00752797">
        <w:rPr>
          <w:position w:val="-10"/>
          <w:lang w:val="en-US"/>
        </w:rPr>
        <w:object w:dxaOrig="240" w:dyaOrig="260">
          <v:shape id="_x0000_i1162" type="#_x0000_t75" style="width:12.15pt;height:12.15pt" o:ole="">
            <v:imagedata r:id="rId318" o:title=""/>
          </v:shape>
          <o:OLEObject Type="Embed" ProgID="Equation.DSMT4" ShapeID="_x0000_i1162" DrawAspect="Content" ObjectID="_1490184735" r:id="rId319"/>
        </w:object>
      </w:r>
      <w:r w:rsidRPr="00752797">
        <w:rPr>
          <w:lang w:val="en-US"/>
        </w:rPr>
        <w:t xml:space="preserve"> the density, g acceleration of gravity, </w:t>
      </w:r>
      <w:r w:rsidRPr="00752797">
        <w:rPr>
          <w:position w:val="-14"/>
          <w:lang w:val="en-US"/>
        </w:rPr>
        <w:object w:dxaOrig="1100" w:dyaOrig="380">
          <v:shape id="_x0000_i1163" type="#_x0000_t75" style="width:54.25pt;height:17.75pt" o:ole="">
            <v:imagedata r:id="rId320" o:title=""/>
          </v:shape>
          <o:OLEObject Type="Embed" ProgID="Equation.DSMT4" ShapeID="_x0000_i1163" DrawAspect="Content" ObjectID="_1490184736" r:id="rId321"/>
        </w:object>
      </w:r>
      <w:r w:rsidRPr="00752797">
        <w:rPr>
          <w:lang w:val="en-US"/>
        </w:rPr>
        <w:t xml:space="preserve"> the bed shear stress, wind shear stress and wave force in u-direction. We consider that the outgoing fluxes carry the velocity inside the cell, </w:t>
      </w:r>
      <w:r w:rsidRPr="00752797">
        <w:rPr>
          <w:i/>
          <w:lang w:val="en-US"/>
        </w:rPr>
        <w:t xml:space="preserve">u </w:t>
      </w:r>
      <w:r w:rsidRPr="00752797">
        <w:rPr>
          <w:lang w:val="en-US"/>
        </w:rPr>
        <w:t xml:space="preserve">and that </w:t>
      </w:r>
      <w:r w:rsidRPr="00752797">
        <w:rPr>
          <w:i/>
          <w:lang w:val="en-US"/>
        </w:rPr>
        <w:t>u</w:t>
      </w:r>
      <w:r w:rsidRPr="00752797">
        <w:rPr>
          <w:i/>
          <w:vertAlign w:val="subscript"/>
          <w:lang w:val="en-US"/>
        </w:rPr>
        <w:t>in</w:t>
      </w:r>
      <w:r w:rsidRPr="00752797">
        <w:rPr>
          <w:i/>
          <w:lang w:val="en-US"/>
        </w:rPr>
        <w:t xml:space="preserve"> </w:t>
      </w:r>
      <w:r w:rsidRPr="00752797">
        <w:rPr>
          <w:lang w:val="en-US"/>
        </w:rPr>
        <w:t xml:space="preserve">is determined at each inflow boundary by interpolation, reconstructing the component in the same direction as </w:t>
      </w:r>
      <w:r w:rsidRPr="00752797">
        <w:rPr>
          <w:i/>
          <w:lang w:val="en-US"/>
        </w:rPr>
        <w:t>u</w:t>
      </w:r>
      <w:r w:rsidRPr="00752797">
        <w:rPr>
          <w:lang w:val="en-US"/>
        </w:rPr>
        <w:t>.</w:t>
      </w:r>
    </w:p>
    <w:p w:rsidR="00313B40" w:rsidRPr="00752797" w:rsidRDefault="00313B40" w:rsidP="002603CC">
      <w:pPr>
        <w:tabs>
          <w:tab w:val="left" w:pos="7200"/>
          <w:tab w:val="left" w:pos="7470"/>
        </w:tabs>
        <w:spacing w:line="240" w:lineRule="exact"/>
        <w:ind w:firstLine="720"/>
        <w:rPr>
          <w:lang w:val="en-US"/>
        </w:rPr>
      </w:pPr>
      <w:r w:rsidRPr="00752797">
        <w:rPr>
          <w:lang w:val="en-US"/>
        </w:rPr>
        <w:t>The volume  balance for the same volume reads:</w:t>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pStyle w:val="MTDisplayEquation"/>
        <w:tabs>
          <w:tab w:val="left" w:pos="7200"/>
          <w:tab w:val="left" w:pos="7470"/>
        </w:tabs>
        <w:rPr>
          <w:lang w:val="en-US"/>
        </w:rPr>
      </w:pPr>
      <w:r w:rsidRPr="00752797">
        <w:rPr>
          <w:position w:val="-24"/>
          <w:lang w:val="en-US"/>
        </w:rPr>
        <w:object w:dxaOrig="2400" w:dyaOrig="620">
          <v:shape id="_x0000_i1164" type="#_x0000_t75" style="width:120.6pt;height:29.9pt" o:ole="">
            <v:imagedata r:id="rId322" o:title=""/>
          </v:shape>
          <o:OLEObject Type="Embed" ProgID="Equation.DSMT4" ShapeID="_x0000_i1164" DrawAspect="Content" ObjectID="_1490184737" r:id="rId323"/>
        </w:object>
      </w:r>
      <w:r w:rsidRPr="00752797">
        <w:rPr>
          <w:lang w:val="en-US"/>
        </w:rPr>
        <w:tab/>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7</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tabs>
          <w:tab w:val="left" w:pos="7200"/>
          <w:tab w:val="left" w:pos="7470"/>
        </w:tabs>
        <w:spacing w:line="240" w:lineRule="exact"/>
        <w:rPr>
          <w:lang w:val="en-US"/>
        </w:rPr>
      </w:pPr>
      <w:r w:rsidRPr="00752797">
        <w:rPr>
          <w:lang w:val="en-US"/>
        </w:rPr>
        <w:t xml:space="preserve">By multiplying the volume balance by </w:t>
      </w:r>
      <w:r w:rsidRPr="00752797">
        <w:rPr>
          <w:i/>
          <w:lang w:val="en-US"/>
        </w:rPr>
        <w:t>u</w:t>
      </w:r>
      <w:r w:rsidRPr="00752797">
        <w:rPr>
          <w:lang w:val="en-US"/>
        </w:rPr>
        <w:t xml:space="preserve">, subtracting it from the momentum balance and dividing the result by </w:t>
      </w:r>
      <w:r w:rsidRPr="00752797">
        <w:rPr>
          <w:i/>
          <w:lang w:val="en-US"/>
        </w:rPr>
        <w:t xml:space="preserve">V </w:t>
      </w:r>
      <w:r w:rsidRPr="00752797">
        <w:rPr>
          <w:lang w:val="en-US"/>
        </w:rPr>
        <w:t xml:space="preserve"> we arrive at the following equation:</w:t>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pStyle w:val="MTDisplayEquation"/>
        <w:tabs>
          <w:tab w:val="left" w:pos="7200"/>
          <w:tab w:val="left" w:pos="7470"/>
        </w:tabs>
        <w:rPr>
          <w:lang w:val="en-US"/>
        </w:rPr>
      </w:pPr>
      <w:r w:rsidRPr="00752797">
        <w:rPr>
          <w:position w:val="-30"/>
          <w:lang w:val="en-US"/>
        </w:rPr>
        <w:object w:dxaOrig="4880" w:dyaOrig="740">
          <v:shape id="_x0000_i1165" type="#_x0000_t75" style="width:243.1pt;height:36.45pt" o:ole="">
            <v:imagedata r:id="rId324" o:title=""/>
          </v:shape>
          <o:OLEObject Type="Embed" ProgID="Equation.DSMT4" ShapeID="_x0000_i1165" DrawAspect="Content" ObjectID="_1490184738" r:id="rId325"/>
        </w:object>
      </w:r>
      <w:r w:rsidRPr="00752797">
        <w:rPr>
          <w:lang w:val="en-US"/>
        </w:rPr>
        <w:tab/>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8</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tabs>
          <w:tab w:val="left" w:pos="7200"/>
          <w:tab w:val="left" w:pos="7470"/>
        </w:tabs>
        <w:rPr>
          <w:lang w:val="en-US"/>
        </w:rPr>
      </w:pPr>
      <w:r w:rsidRPr="00752797">
        <w:rPr>
          <w:lang w:val="en-US"/>
        </w:rPr>
        <w:t xml:space="preserve">where </w:t>
      </w:r>
      <w:r w:rsidRPr="00752797">
        <w:rPr>
          <w:i/>
          <w:lang w:val="en-US"/>
        </w:rPr>
        <w:t xml:space="preserve">A </w:t>
      </w:r>
      <w:r w:rsidRPr="00752797">
        <w:rPr>
          <w:lang w:val="en-US"/>
        </w:rPr>
        <w:t xml:space="preserve"> is the cell area and </w:t>
      </w:r>
      <w:r w:rsidRPr="00752797">
        <w:rPr>
          <w:i/>
          <w:lang w:val="en-US"/>
        </w:rPr>
        <w:t>h</w:t>
      </w:r>
      <w:r w:rsidRPr="00752797">
        <w:rPr>
          <w:i/>
          <w:vertAlign w:val="subscript"/>
          <w:lang w:val="en-US"/>
        </w:rPr>
        <w:t>um</w:t>
      </w:r>
      <w:r w:rsidRPr="00752797">
        <w:rPr>
          <w:lang w:val="en-US"/>
        </w:rPr>
        <w:t xml:space="preserve"> is the average depth of the cell around the </w:t>
      </w:r>
      <w:r w:rsidRPr="00752797">
        <w:rPr>
          <w:i/>
          <w:lang w:val="en-US"/>
        </w:rPr>
        <w:t>u</w:t>
      </w:r>
      <w:r w:rsidRPr="00752797">
        <w:rPr>
          <w:lang w:val="en-US"/>
        </w:rPr>
        <w:t xml:space="preserve">-point. The procedure for the second term (the others are straightforward) now boils down to integrating (only) the incoming fluxes over the interfaces and multiplying them with the difference between </w:t>
      </w:r>
      <w:r w:rsidRPr="00752797">
        <w:rPr>
          <w:i/>
          <w:lang w:val="en-US"/>
        </w:rPr>
        <w:t xml:space="preserve">u </w:t>
      </w:r>
      <w:r w:rsidRPr="00752797">
        <w:rPr>
          <w:lang w:val="en-US"/>
        </w:rPr>
        <w:t xml:space="preserve">in the cell and the component of velocity in the same direction at the upwind cell. </w:t>
      </w:r>
    </w:p>
    <w:p w:rsidR="00313B40" w:rsidRPr="00752797" w:rsidRDefault="00313B40" w:rsidP="002603CC">
      <w:pPr>
        <w:keepNext/>
        <w:tabs>
          <w:tab w:val="left" w:pos="7200"/>
          <w:tab w:val="left" w:pos="7470"/>
        </w:tabs>
        <w:rPr>
          <w:lang w:val="en-US"/>
        </w:rPr>
      </w:pPr>
      <w:r w:rsidRPr="00752797">
        <w:rPr>
          <w:noProof/>
          <w:lang w:eastAsia="zh-CN"/>
        </w:rPr>
        <w:lastRenderedPageBreak/>
        <w:drawing>
          <wp:inline distT="0" distB="0" distL="0" distR="0" wp14:anchorId="02A1E042" wp14:editId="1724EDDD">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6"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752797" w:rsidRDefault="00313B40" w:rsidP="002603CC">
      <w:pPr>
        <w:pStyle w:val="Caption"/>
        <w:jc w:val="both"/>
        <w:rPr>
          <w:b/>
          <w:bCs w:val="0"/>
          <w:lang w:val="en-US"/>
        </w:rPr>
      </w:pPr>
      <w:bookmarkStart w:id="433" w:name="_Ref336832911"/>
      <w:r w:rsidRPr="00752797">
        <w:rPr>
          <w:b/>
          <w:bCs w:val="0"/>
          <w:lang w:val="en-US"/>
        </w:rPr>
        <w:t xml:space="preserve">Figure </w:t>
      </w:r>
      <w:r w:rsidR="007E2FAA">
        <w:rPr>
          <w:b/>
          <w:bCs w:val="0"/>
          <w:lang w:val="en-US"/>
        </w:rPr>
        <w:fldChar w:fldCharType="begin"/>
      </w:r>
      <w:r w:rsidR="007E2FAA">
        <w:rPr>
          <w:b/>
          <w:bCs w:val="0"/>
          <w:lang w:val="en-US"/>
        </w:rPr>
        <w:instrText xml:space="preserve"> STYLEREF 1 \s </w:instrText>
      </w:r>
      <w:r w:rsidR="007E2FAA">
        <w:rPr>
          <w:b/>
          <w:bCs w:val="0"/>
          <w:lang w:val="en-US"/>
        </w:rPr>
        <w:fldChar w:fldCharType="separate"/>
      </w:r>
      <w:r w:rsidR="007E2FAA">
        <w:rPr>
          <w:b/>
          <w:bCs w:val="0"/>
          <w:noProof/>
          <w:lang w:val="en-US"/>
        </w:rPr>
        <w:t>6</w:t>
      </w:r>
      <w:r w:rsidR="007E2FAA">
        <w:rPr>
          <w:b/>
          <w:bCs w:val="0"/>
          <w:lang w:val="en-US"/>
        </w:rPr>
        <w:fldChar w:fldCharType="end"/>
      </w:r>
      <w:r w:rsidR="007E2FAA">
        <w:rPr>
          <w:b/>
          <w:bCs w:val="0"/>
          <w:lang w:val="en-US"/>
        </w:rPr>
        <w:t>.</w:t>
      </w:r>
      <w:r w:rsidR="007E2FAA">
        <w:rPr>
          <w:b/>
          <w:bCs w:val="0"/>
          <w:lang w:val="en-US"/>
        </w:rPr>
        <w:fldChar w:fldCharType="begin"/>
      </w:r>
      <w:r w:rsidR="007E2FAA">
        <w:rPr>
          <w:b/>
          <w:bCs w:val="0"/>
          <w:lang w:val="en-US"/>
        </w:rPr>
        <w:instrText xml:space="preserve"> SEQ Figure \* ARABIC \s 1 </w:instrText>
      </w:r>
      <w:r w:rsidR="007E2FAA">
        <w:rPr>
          <w:b/>
          <w:bCs w:val="0"/>
          <w:lang w:val="en-US"/>
        </w:rPr>
        <w:fldChar w:fldCharType="separate"/>
      </w:r>
      <w:r w:rsidR="007E2FAA">
        <w:rPr>
          <w:b/>
          <w:bCs w:val="0"/>
          <w:noProof/>
          <w:lang w:val="en-US"/>
        </w:rPr>
        <w:t>2</w:t>
      </w:r>
      <w:r w:rsidR="007E2FAA">
        <w:rPr>
          <w:b/>
          <w:bCs w:val="0"/>
          <w:lang w:val="en-US"/>
        </w:rPr>
        <w:fldChar w:fldCharType="end"/>
      </w:r>
      <w:bookmarkEnd w:id="433"/>
      <w:r w:rsidRPr="00752797">
        <w:rPr>
          <w:b/>
          <w:bCs w:val="0"/>
          <w:lang w:val="en-US"/>
        </w:rPr>
        <w:t xml:space="preserve"> Control volume u-momentum balance and definition of fluxes</w:t>
      </w:r>
    </w:p>
    <w:p w:rsidR="00313B40" w:rsidRPr="00752797" w:rsidRDefault="00313B40" w:rsidP="002603CC">
      <w:pPr>
        <w:tabs>
          <w:tab w:val="left" w:pos="7200"/>
          <w:tab w:val="left" w:pos="7470"/>
        </w:tabs>
        <w:rPr>
          <w:lang w:val="en-US"/>
        </w:rPr>
      </w:pPr>
    </w:p>
    <w:p w:rsidR="00313B40" w:rsidRPr="00752797" w:rsidRDefault="00313B40" w:rsidP="002603CC">
      <w:pPr>
        <w:tabs>
          <w:tab w:val="left" w:pos="7200"/>
          <w:tab w:val="left" w:pos="7470"/>
        </w:tabs>
        <w:rPr>
          <w:lang w:val="en-US"/>
        </w:rPr>
      </w:pPr>
      <w:r w:rsidRPr="00752797">
        <w:rPr>
          <w:lang w:val="en-US"/>
        </w:rPr>
        <w:t xml:space="preserve">In equations </w:t>
      </w:r>
      <w:r w:rsidR="007E1D7E" w:rsidRPr="00752797">
        <w:rPr>
          <w:lang w:val="en-US"/>
        </w:rPr>
        <w:fldChar w:fldCharType="begin"/>
      </w:r>
      <w:r w:rsidRPr="00752797">
        <w:rPr>
          <w:lang w:val="en-US"/>
        </w:rPr>
        <w:instrText xml:space="preserve"> GOTOBUTTON ZEqnNum256620  \* MERGEFORMAT </w:instrText>
      </w:r>
      <w:r w:rsidR="007E1D7E" w:rsidRPr="00752797">
        <w:rPr>
          <w:lang w:val="en-US"/>
        </w:rPr>
        <w:fldChar w:fldCharType="begin"/>
      </w:r>
      <w:r w:rsidRPr="00752797">
        <w:rPr>
          <w:lang w:val="en-US"/>
        </w:rPr>
        <w:instrText xml:space="preserve"> REF ZEqnNum256620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6</w:instrText>
      </w:r>
      <w:r w:rsidR="007E2FAA" w:rsidRPr="00752797">
        <w:rPr>
          <w:lang w:val="en-US"/>
        </w:rPr>
        <w:instrText>.</w:instrText>
      </w:r>
      <w:r w:rsidR="007E2FAA" w:rsidRPr="00055F7E">
        <w:rPr>
          <w:lang w:val="en-US"/>
        </w:rPr>
        <w:instrText>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GOTOBUTTON ZEqnNum823991  \* MERGEFORMAT </w:instrText>
      </w:r>
      <w:r w:rsidR="007E1D7E" w:rsidRPr="00752797">
        <w:rPr>
          <w:lang w:val="en-US"/>
        </w:rPr>
        <w:fldChar w:fldCharType="begin"/>
      </w:r>
      <w:r w:rsidRPr="00752797">
        <w:rPr>
          <w:lang w:val="en-US"/>
        </w:rPr>
        <w:instrText xml:space="preserve"> REF ZEqnNum823991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6</w:instrText>
      </w:r>
      <w:r w:rsidR="007E2FAA" w:rsidRPr="00752797">
        <w:rPr>
          <w:lang w:val="en-US"/>
        </w:rPr>
        <w:instrText>.</w:instrText>
      </w:r>
      <w:r w:rsidR="007E2FAA" w:rsidRPr="00055F7E">
        <w:rPr>
          <w:lang w:val="en-US"/>
        </w:rPr>
        <w:instrText>10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GOTOBUTTON ZEqnNum473828  \* MERGEFORMAT </w:instrText>
      </w:r>
      <w:r w:rsidR="007E1D7E" w:rsidRPr="00752797">
        <w:rPr>
          <w:lang w:val="en-US"/>
        </w:rPr>
        <w:fldChar w:fldCharType="begin"/>
      </w:r>
      <w:r w:rsidRPr="00752797">
        <w:rPr>
          <w:lang w:val="en-US"/>
        </w:rPr>
        <w:instrText xml:space="preserve"> REF ZEqnNum473828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6</w:instrText>
      </w:r>
      <w:r w:rsidR="007E2FAA" w:rsidRPr="00752797">
        <w:rPr>
          <w:lang w:val="en-US"/>
        </w:rPr>
        <w:instrText>.</w:instrText>
      </w:r>
      <w:r w:rsidR="007E2FAA" w:rsidRPr="00055F7E">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procedure for computing the u-momentum balance is outlined. The discharges in the u-points are computed by multiplying the velocity in the u- or v-point  by the water depth at that point. These discharges are then interpolated to the borders of the control volume around the u-point. The difference </w:t>
      </w:r>
      <w:r w:rsidRPr="00752797">
        <w:rPr>
          <w:position w:val="-6"/>
          <w:lang w:val="en-US"/>
        </w:rPr>
        <w:object w:dxaOrig="400" w:dyaOrig="279">
          <v:shape id="_x0000_i1166" type="#_x0000_t75" style="width:20.55pt;height:14.95pt" o:ole="">
            <v:imagedata r:id="rId327" o:title=""/>
          </v:shape>
          <o:OLEObject Type="Embed" ProgID="Equation.DSMT4" ShapeID="_x0000_i1166" DrawAspect="Content" ObjectID="_1490184739" r:id="rId328"/>
        </w:object>
      </w:r>
      <w:r w:rsidRPr="00752797">
        <w:rPr>
          <w:lang w:val="en-US"/>
        </w:rPr>
        <w:t>in grid orientation between the incoming cell and the u-point is computed and used to compute the component of the incoming velocity in the local u-direction, from the left and right side of the control volume.</w:t>
      </w:r>
    </w:p>
    <w:p w:rsidR="00313B40" w:rsidRPr="00752797" w:rsidRDefault="00313B40" w:rsidP="002603CC">
      <w:pPr>
        <w:pStyle w:val="MTDisplayEquation"/>
        <w:tabs>
          <w:tab w:val="left" w:pos="7200"/>
          <w:tab w:val="left" w:pos="7470"/>
        </w:tabs>
        <w:rPr>
          <w:lang w:val="en-US"/>
        </w:rPr>
      </w:pPr>
      <w:r w:rsidRPr="00752797">
        <w:rPr>
          <w:position w:val="-86"/>
          <w:lang w:val="en-US"/>
        </w:rPr>
        <w:object w:dxaOrig="7839" w:dyaOrig="1840">
          <v:shape id="_x0000_i1167" type="#_x0000_t75" style="width:392.75pt;height:92.55pt" o:ole="">
            <v:imagedata r:id="rId329" o:title=""/>
          </v:shape>
          <o:OLEObject Type="Embed" ProgID="Equation.DSMT4" ShapeID="_x0000_i1167" DrawAspect="Content" ObjectID="_1490184740" r:id="rId330"/>
        </w:objec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34" w:name="ZEqnNum256620"/>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9</w:instrText>
        </w:r>
      </w:fldSimple>
      <w:r w:rsidR="00801832" w:rsidRPr="00752797">
        <w:rPr>
          <w:lang w:val="en-US"/>
        </w:rPr>
        <w:instrText>)</w:instrText>
      </w:r>
      <w:bookmarkEnd w:id="434"/>
      <w:r w:rsidR="007E1D7E" w:rsidRPr="00752797">
        <w:rPr>
          <w:lang w:val="en-US"/>
        </w:rPr>
        <w:fldChar w:fldCharType="end"/>
      </w:r>
    </w:p>
    <w:p w:rsidR="00313B40" w:rsidRPr="00752797" w:rsidRDefault="00313B40" w:rsidP="002603CC">
      <w:pPr>
        <w:tabs>
          <w:tab w:val="left" w:pos="7200"/>
          <w:tab w:val="left" w:pos="7470"/>
        </w:tabs>
        <w:rPr>
          <w:lang w:val="en-US"/>
        </w:rPr>
      </w:pPr>
    </w:p>
    <w:p w:rsidR="00313B40" w:rsidRPr="00752797" w:rsidRDefault="00313B40" w:rsidP="002603CC">
      <w:pPr>
        <w:tabs>
          <w:tab w:val="left" w:pos="7200"/>
          <w:tab w:val="left" w:pos="7470"/>
        </w:tabs>
        <w:rPr>
          <w:lang w:val="en-US"/>
        </w:rPr>
      </w:pPr>
      <w:r w:rsidRPr="00752797">
        <w:rPr>
          <w:lang w:val="en-US"/>
        </w:rPr>
        <w:t>The same is done for the top and bottom of the control volume, based on the discharges in v-direction:</w:t>
      </w:r>
    </w:p>
    <w:p w:rsidR="00313B40" w:rsidRPr="00752797" w:rsidRDefault="00313B40" w:rsidP="002603CC">
      <w:pPr>
        <w:pStyle w:val="MTDisplayEquation"/>
        <w:tabs>
          <w:tab w:val="left" w:pos="7200"/>
          <w:tab w:val="left" w:pos="7470"/>
        </w:tabs>
        <w:rPr>
          <w:lang w:val="en-US"/>
        </w:rPr>
      </w:pPr>
      <w:r w:rsidRPr="00752797">
        <w:rPr>
          <w:position w:val="-84"/>
          <w:lang w:val="en-US"/>
        </w:rPr>
        <w:object w:dxaOrig="7720" w:dyaOrig="2140">
          <v:shape id="_x0000_i1168" type="#_x0000_t75" style="width:384.3pt;height:107.55pt" o:ole="">
            <v:imagedata r:id="rId331" o:title=""/>
          </v:shape>
          <o:OLEObject Type="Embed" ProgID="Equation.DSMT4" ShapeID="_x0000_i1168" DrawAspect="Content" ObjectID="_1490184741" r:id="rId332"/>
        </w:objec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35" w:name="ZEqnNum823991"/>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10</w:instrText>
        </w:r>
      </w:fldSimple>
      <w:r w:rsidR="00801832" w:rsidRPr="00752797">
        <w:rPr>
          <w:lang w:val="en-US"/>
        </w:rPr>
        <w:instrText>)</w:instrText>
      </w:r>
      <w:bookmarkEnd w:id="435"/>
      <w:r w:rsidR="007E1D7E" w:rsidRPr="00752797">
        <w:rPr>
          <w:lang w:val="en-US"/>
        </w:rPr>
        <w:fldChar w:fldCharType="end"/>
      </w:r>
    </w:p>
    <w:p w:rsidR="00313B40" w:rsidRPr="00752797" w:rsidRDefault="00313B40" w:rsidP="002603CC">
      <w:pPr>
        <w:rPr>
          <w:lang w:val="en-US"/>
        </w:rPr>
      </w:pPr>
      <w:r w:rsidRPr="00752797">
        <w:rPr>
          <w:lang w:val="en-US"/>
        </w:rPr>
        <w:t xml:space="preserve">Finally, the advective term in the momentum balance is given in equation </w:t>
      </w:r>
      <w:r w:rsidR="007E1D7E" w:rsidRPr="00752797">
        <w:rPr>
          <w:lang w:val="en-US"/>
        </w:rPr>
        <w:fldChar w:fldCharType="begin"/>
      </w:r>
      <w:r w:rsidRPr="00752797">
        <w:rPr>
          <w:lang w:val="en-US"/>
        </w:rPr>
        <w:instrText xml:space="preserve"> GOTOBUTTON ZEqnNum473828  \* MERGEFORMAT </w:instrText>
      </w:r>
      <w:r w:rsidR="007E1D7E" w:rsidRPr="00752797">
        <w:rPr>
          <w:lang w:val="en-US"/>
        </w:rPr>
        <w:fldChar w:fldCharType="begin"/>
      </w:r>
      <w:r w:rsidRPr="00752797">
        <w:rPr>
          <w:lang w:val="en-US"/>
        </w:rPr>
        <w:instrText xml:space="preserve"> REF ZEqnNum473828 \* Charformat \! \* MERGEFORMAT </w:instrText>
      </w:r>
      <w:r w:rsidR="007E1D7E" w:rsidRPr="00752797">
        <w:rPr>
          <w:lang w:val="en-US"/>
        </w:rPr>
        <w:fldChar w:fldCharType="separate"/>
      </w:r>
      <w:r w:rsidR="007E2FAA" w:rsidRPr="00752797">
        <w:rPr>
          <w:lang w:val="en-US"/>
        </w:rPr>
        <w:instrText>(</w:instrText>
      </w:r>
      <w:r w:rsidR="007E2FAA" w:rsidRPr="00055F7E">
        <w:rPr>
          <w:lang w:val="en-US"/>
        </w:rPr>
        <w:instrText>6</w:instrText>
      </w:r>
      <w:r w:rsidR="007E2FAA" w:rsidRPr="00752797">
        <w:rPr>
          <w:lang w:val="en-US"/>
        </w:rPr>
        <w:instrText>.</w:instrText>
      </w:r>
      <w:r w:rsidR="007E2FAA" w:rsidRPr="00055F7E">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
    <w:p w:rsidR="00313B40" w:rsidRPr="00752797" w:rsidRDefault="00313B40" w:rsidP="002603CC">
      <w:pPr>
        <w:pStyle w:val="MTDisplayEquation"/>
        <w:rPr>
          <w:lang w:val="en-US"/>
        </w:rPr>
      </w:pPr>
      <w:r w:rsidRPr="00752797">
        <w:rPr>
          <w:position w:val="-146"/>
          <w:lang w:val="en-US"/>
        </w:rPr>
        <w:object w:dxaOrig="5220" w:dyaOrig="3040">
          <v:shape id="_x0000_i1169" type="#_x0000_t75" style="width:262.75pt;height:153.35pt" o:ole="">
            <v:imagedata r:id="rId333" o:title=""/>
          </v:shape>
          <o:OLEObject Type="Embed" ProgID="Equation.DSMT4" ShapeID="_x0000_i1169" DrawAspect="Content" ObjectID="_1490184742" r:id="rId334"/>
        </w:object>
      </w:r>
      <w:r w:rsidRPr="00752797">
        <w:rPr>
          <w:lang w:val="en-US"/>
        </w:rPr>
        <w:t xml:space="preserve">                                                  </w: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36" w:name="ZEqnNum473828"/>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11</w:instrText>
        </w:r>
      </w:fldSimple>
      <w:r w:rsidR="00801832" w:rsidRPr="00752797">
        <w:rPr>
          <w:lang w:val="en-US"/>
        </w:rPr>
        <w:instrText>)</w:instrText>
      </w:r>
      <w:bookmarkEnd w:id="436"/>
      <w:r w:rsidR="007E1D7E" w:rsidRPr="00752797">
        <w:rPr>
          <w:lang w:val="en-US"/>
        </w:rPr>
        <w:fldChar w:fldCharType="end"/>
      </w:r>
    </w:p>
    <w:p w:rsidR="00313B40" w:rsidRPr="00752797" w:rsidRDefault="00313B40" w:rsidP="002603CC">
      <w:pPr>
        <w:tabs>
          <w:tab w:val="left" w:pos="7200"/>
          <w:tab w:val="left" w:pos="7470"/>
        </w:tabs>
        <w:rPr>
          <w:lang w:val="en-US"/>
        </w:rPr>
      </w:pPr>
    </w:p>
    <w:p w:rsidR="00313B40" w:rsidRPr="00752797" w:rsidRDefault="00313B40" w:rsidP="002603CC">
      <w:pPr>
        <w:pStyle w:val="Heading4"/>
        <w:jc w:val="both"/>
        <w:rPr>
          <w:lang w:val="en-US"/>
        </w:rPr>
      </w:pPr>
      <w:r w:rsidRPr="00752797">
        <w:rPr>
          <w:lang w:val="en-US"/>
        </w:rPr>
        <w:t>Time integration scheme</w:t>
      </w:r>
    </w:p>
    <w:p w:rsidR="00313B40" w:rsidRPr="00752797" w:rsidRDefault="00313B40" w:rsidP="002603CC">
      <w:pPr>
        <w:rPr>
          <w:lang w:val="en-US"/>
        </w:rPr>
      </w:pPr>
      <w:r w:rsidRPr="00752797">
        <w:rPr>
          <w:lang w:val="en-US"/>
        </w:rPr>
        <w:t xml:space="preserve">The time integration of the mass and momentum balance equations is combined in an explicit leap-frog scheme, as depicted in </w:t>
      </w:r>
      <w:r w:rsidR="00D826E0">
        <w:rPr>
          <w:lang w:val="nl-NL"/>
        </w:rPr>
        <w:fldChar w:fldCharType="begin"/>
      </w:r>
      <w:r w:rsidR="00D826E0" w:rsidRPr="00D826E0">
        <w:instrText xml:space="preserve"> REF _Ref336835302  \* MERGEFORMAT </w:instrText>
      </w:r>
      <w:r w:rsidR="00D826E0">
        <w:rPr>
          <w:lang w:val="nl-NL"/>
        </w:rPr>
        <w:fldChar w:fldCharType="separate"/>
      </w:r>
      <w:r w:rsidR="007E2FAA" w:rsidRPr="007E2FAA">
        <w:rPr>
          <w:lang w:val="en-US"/>
        </w:rPr>
        <w:t>Figure 6.3</w:t>
      </w:r>
      <w:r w:rsidR="00D826E0">
        <w:rPr>
          <w:lang w:val="en-US"/>
        </w:rPr>
        <w:fldChar w:fldCharType="end"/>
      </w:r>
      <w:r w:rsidRPr="00752797">
        <w:rPr>
          <w:lang w:val="en-US"/>
        </w:rPr>
        <w:t>. The velocities (in the '-' points) are updated using the momentum balance, the water levels are updated using the mass balance. The water level gradients influence the momentum balance and the velocities and derived discharges affect the mass balance. Because of the leap-frog scheme these influences are always computed at the half time step level, which  makes the scheme second order accurate.</w:t>
      </w:r>
    </w:p>
    <w:p w:rsidR="00313B40" w:rsidRPr="00752797" w:rsidRDefault="00313B40" w:rsidP="002603CC">
      <w:pPr>
        <w:rPr>
          <w:lang w:val="en-US"/>
        </w:rPr>
      </w:pPr>
    </w:p>
    <w:p w:rsidR="00313B40" w:rsidRPr="00752797" w:rsidRDefault="00313B40" w:rsidP="002603CC">
      <w:pPr>
        <w:keepNext/>
        <w:tabs>
          <w:tab w:val="left" w:pos="7200"/>
          <w:tab w:val="left" w:pos="7470"/>
        </w:tabs>
        <w:rPr>
          <w:lang w:val="en-US"/>
        </w:rPr>
      </w:pPr>
      <w:r w:rsidRPr="00752797">
        <w:rPr>
          <w:noProof/>
          <w:lang w:eastAsia="zh-CN"/>
        </w:rPr>
        <w:drawing>
          <wp:inline distT="0" distB="0" distL="0" distR="0" wp14:anchorId="7D18EE38" wp14:editId="4077C651">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35"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752797" w:rsidRDefault="00313B40" w:rsidP="002603CC">
      <w:pPr>
        <w:pStyle w:val="Caption"/>
        <w:tabs>
          <w:tab w:val="left" w:pos="7200"/>
          <w:tab w:val="left" w:pos="7470"/>
        </w:tabs>
        <w:spacing w:after="120"/>
        <w:jc w:val="both"/>
        <w:rPr>
          <w:b/>
          <w:bCs w:val="0"/>
          <w:lang w:val="en-US"/>
        </w:rPr>
      </w:pPr>
      <w:bookmarkStart w:id="437" w:name="_Ref336835302"/>
      <w:r w:rsidRPr="00752797">
        <w:rPr>
          <w:b/>
          <w:bCs w:val="0"/>
          <w:lang w:val="en-US"/>
        </w:rPr>
        <w:t xml:space="preserve">Figure </w:t>
      </w:r>
      <w:r w:rsidR="007E2FAA">
        <w:rPr>
          <w:b/>
          <w:bCs w:val="0"/>
          <w:lang w:val="en-US"/>
        </w:rPr>
        <w:fldChar w:fldCharType="begin"/>
      </w:r>
      <w:r w:rsidR="007E2FAA">
        <w:rPr>
          <w:b/>
          <w:bCs w:val="0"/>
          <w:lang w:val="en-US"/>
        </w:rPr>
        <w:instrText xml:space="preserve"> STYLEREF 1 \s </w:instrText>
      </w:r>
      <w:r w:rsidR="007E2FAA">
        <w:rPr>
          <w:b/>
          <w:bCs w:val="0"/>
          <w:lang w:val="en-US"/>
        </w:rPr>
        <w:fldChar w:fldCharType="separate"/>
      </w:r>
      <w:r w:rsidR="007E2FAA">
        <w:rPr>
          <w:b/>
          <w:bCs w:val="0"/>
          <w:noProof/>
          <w:lang w:val="en-US"/>
        </w:rPr>
        <w:t>6</w:t>
      </w:r>
      <w:r w:rsidR="007E2FAA">
        <w:rPr>
          <w:b/>
          <w:bCs w:val="0"/>
          <w:lang w:val="en-US"/>
        </w:rPr>
        <w:fldChar w:fldCharType="end"/>
      </w:r>
      <w:r w:rsidR="007E2FAA">
        <w:rPr>
          <w:b/>
          <w:bCs w:val="0"/>
          <w:lang w:val="en-US"/>
        </w:rPr>
        <w:t>.</w:t>
      </w:r>
      <w:r w:rsidR="007E2FAA">
        <w:rPr>
          <w:b/>
          <w:bCs w:val="0"/>
          <w:lang w:val="en-US"/>
        </w:rPr>
        <w:fldChar w:fldCharType="begin"/>
      </w:r>
      <w:r w:rsidR="007E2FAA">
        <w:rPr>
          <w:b/>
          <w:bCs w:val="0"/>
          <w:lang w:val="en-US"/>
        </w:rPr>
        <w:instrText xml:space="preserve"> SEQ Figure \* ARABIC \s 1 </w:instrText>
      </w:r>
      <w:r w:rsidR="007E2FAA">
        <w:rPr>
          <w:b/>
          <w:bCs w:val="0"/>
          <w:lang w:val="en-US"/>
        </w:rPr>
        <w:fldChar w:fldCharType="separate"/>
      </w:r>
      <w:r w:rsidR="007E2FAA">
        <w:rPr>
          <w:b/>
          <w:bCs w:val="0"/>
          <w:noProof/>
          <w:lang w:val="en-US"/>
        </w:rPr>
        <w:t>3</w:t>
      </w:r>
      <w:r w:rsidR="007E2FAA">
        <w:rPr>
          <w:b/>
          <w:bCs w:val="0"/>
          <w:lang w:val="en-US"/>
        </w:rPr>
        <w:fldChar w:fldCharType="end"/>
      </w:r>
      <w:bookmarkEnd w:id="437"/>
      <w:r w:rsidRPr="00752797">
        <w:rPr>
          <w:b/>
          <w:bCs w:val="0"/>
          <w:lang w:val="en-US"/>
        </w:rPr>
        <w:t xml:space="preserve"> Leap-frog time integration scheme</w:t>
      </w:r>
    </w:p>
    <w:p w:rsidR="00313B40" w:rsidRPr="00752797" w:rsidRDefault="00313B40" w:rsidP="002603CC">
      <w:pPr>
        <w:tabs>
          <w:tab w:val="left" w:pos="7200"/>
          <w:tab w:val="left" w:pos="7470"/>
        </w:tabs>
        <w:rPr>
          <w:lang w:val="en-US"/>
        </w:rPr>
      </w:pPr>
      <w:r w:rsidRPr="00752797">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752797" w:rsidRDefault="00313B40" w:rsidP="002603CC">
      <w:pPr>
        <w:rPr>
          <w:lang w:val="en-US"/>
        </w:rPr>
      </w:pPr>
    </w:p>
    <w:p w:rsidR="009B7A2D" w:rsidRPr="00752797" w:rsidRDefault="009B7A2D" w:rsidP="009B7A2D">
      <w:pPr>
        <w:pStyle w:val="Heading3"/>
        <w:jc w:val="both"/>
        <w:rPr>
          <w:lang w:val="en-US"/>
        </w:rPr>
      </w:pPr>
      <w:bookmarkStart w:id="438" w:name="_Toc412623909"/>
      <w:bookmarkStart w:id="439" w:name="_Toc413853483"/>
      <w:r w:rsidRPr="00752797">
        <w:rPr>
          <w:lang w:val="en-US"/>
        </w:rPr>
        <w:t>Groundwater flow</w:t>
      </w:r>
      <w:bookmarkEnd w:id="438"/>
      <w:bookmarkEnd w:id="439"/>
    </w:p>
    <w:p w:rsidR="009B7A2D" w:rsidRPr="00752797" w:rsidRDefault="009B7A2D" w:rsidP="009B7A2D">
      <w:pPr>
        <w:rPr>
          <w:lang w:val="en-US"/>
        </w:rPr>
      </w:pPr>
      <w:r w:rsidRPr="00752797">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center of the groundwater cells, and the fluxes (specific discharge, submarine exchange, infiltration and exfiltration) are calculated on the cell interfaces</w:t>
      </w:r>
    </w:p>
    <w:p w:rsidR="009B7A2D" w:rsidRPr="00752797" w:rsidRDefault="009B7A2D" w:rsidP="009B7A2D">
      <w:pPr>
        <w:rPr>
          <w:lang w:val="en-US"/>
        </w:rPr>
      </w:pPr>
    </w:p>
    <w:p w:rsidR="009B7A2D" w:rsidRPr="00752797" w:rsidRDefault="009B7A2D" w:rsidP="009B7A2D">
      <w:pPr>
        <w:rPr>
          <w:lang w:val="en-US"/>
        </w:rPr>
      </w:pPr>
      <w:r w:rsidRPr="00752797">
        <w:rPr>
          <w:lang w:val="en-US"/>
        </w:rPr>
        <w:t>At the start of the time step, every cell is evaluated whether the groundwater and surface water are connected:</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14"/>
          <w:lang w:val="en-US"/>
        </w:rPr>
        <w:object w:dxaOrig="3600" w:dyaOrig="380">
          <v:shape id="_x0000_i1170" type="#_x0000_t75" style="width:180.45pt;height:21.5pt" o:ole="">
            <v:imagedata r:id="rId336" o:title=""/>
          </v:shape>
          <o:OLEObject Type="Embed" ProgID="Equation.DSMT4" ShapeID="_x0000_i1170" DrawAspect="Content" ObjectID="_1490184743" r:id="rId33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440" w:name="ZEqnNum222755"/>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440"/>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lastRenderedPageBreak/>
        <w:t xml:space="preserve">In </w:t>
      </w:r>
      <w:r w:rsidR="007E1D7E" w:rsidRPr="00752797">
        <w:rPr>
          <w:lang w:val="en-US"/>
        </w:rPr>
        <w:fldChar w:fldCharType="begin"/>
      </w:r>
      <w:r w:rsidRPr="00752797">
        <w:rPr>
          <w:lang w:val="en-US"/>
        </w:rPr>
        <w:instrText xml:space="preserve"> GOTOBUTTON ZEqnNum222755  \* MERGEFORMAT </w:instrText>
      </w:r>
      <w:r w:rsidR="007E1D7E" w:rsidRPr="00752797">
        <w:rPr>
          <w:lang w:val="en-US"/>
        </w:rPr>
        <w:fldChar w:fldCharType="begin"/>
      </w:r>
      <w:r w:rsidRPr="00752797">
        <w:rPr>
          <w:lang w:val="en-US"/>
        </w:rPr>
        <w:instrText xml:space="preserve"> REF ZEqnNum222755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lang w:val="en-US"/>
        </w:rPr>
        <w:t>ε</w:t>
      </w:r>
      <w:r w:rsidRPr="00752797">
        <w:rPr>
          <w:lang w:val="en-US"/>
        </w:rPr>
        <w:t xml:space="preserve"> is a numerical smoothing constant used to deal with numerical round off errors near the bed (equal to the parameter </w:t>
      </w:r>
      <w:r w:rsidRPr="00752797">
        <w:rPr>
          <w:i/>
          <w:lang w:val="en-US"/>
        </w:rPr>
        <w:t>dwetlayer</w:t>
      </w:r>
      <w:r w:rsidRPr="00752797">
        <w:rPr>
          <w:lang w:val="en-US"/>
        </w:rPr>
        <w:t xml:space="preserve"> in the case of hydrostatic groundwater flow, and to the parameter </w:t>
      </w:r>
      <w:r w:rsidRPr="00752797">
        <w:rPr>
          <w:i/>
          <w:lang w:val="en-US"/>
        </w:rPr>
        <w:t>eps</w:t>
      </w:r>
      <w:r w:rsidRPr="00752797">
        <w:rPr>
          <w:lang w:val="en-US"/>
        </w:rPr>
        <w:t xml:space="preserve"> in the case of non-hydrostatic groundwater flow), and </w:t>
      </w:r>
      <w:r w:rsidRPr="00752797">
        <w:rPr>
          <w:i/>
          <w:lang w:val="en-US"/>
        </w:rPr>
        <w:t>i</w:t>
      </w:r>
      <w:r w:rsidRPr="00752797">
        <w:rPr>
          <w:lang w:val="en-US"/>
        </w:rPr>
        <w:t xml:space="preserve"> and </w:t>
      </w:r>
      <w:r w:rsidRPr="00752797">
        <w:rPr>
          <w:i/>
          <w:lang w:val="en-US"/>
        </w:rPr>
        <w:t>j</w:t>
      </w:r>
      <w:r w:rsidRPr="00752797">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007E1D7E" w:rsidRPr="00752797">
        <w:rPr>
          <w:lang w:val="en-US"/>
        </w:rPr>
        <w:fldChar w:fldCharType="begin"/>
      </w:r>
      <w:r w:rsidRPr="00752797">
        <w:rPr>
          <w:lang w:val="en-US"/>
        </w:rPr>
        <w:instrText xml:space="preserve"> GOTOBUTTON ZEqnNum418429  \* MERGEFORMAT </w:instrText>
      </w:r>
      <w:r w:rsidR="007E1D7E" w:rsidRPr="00752797">
        <w:rPr>
          <w:lang w:val="en-US"/>
        </w:rPr>
        <w:fldChar w:fldCharType="begin"/>
      </w:r>
      <w:r w:rsidRPr="00752797">
        <w:rPr>
          <w:lang w:val="en-US"/>
        </w:rPr>
        <w:instrText xml:space="preserve"> REF ZEqnNum418429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2</w:instrText>
      </w:r>
      <w:r w:rsidR="007E2FAA" w:rsidRPr="00752797">
        <w:rPr>
          <w:lang w:val="en-US"/>
        </w:rPr>
        <w:instrText>.</w:instrText>
      </w:r>
      <w:r w:rsidR="007E2FAA" w:rsidRPr="007E2FAA">
        <w:rPr>
          <w:lang w:val="en-US"/>
        </w:rPr>
        <w:instrText>70</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80"/>
          <w:lang w:val="en-US"/>
        </w:rPr>
        <w:object w:dxaOrig="2900" w:dyaOrig="1719">
          <v:shape id="_x0000_i1171" type="#_x0000_t75" style="width:2in;height:86.05pt" o:ole="">
            <v:imagedata r:id="rId338" o:title=""/>
          </v:shape>
          <o:OLEObject Type="Embed" ProgID="Equation.DSMT4" ShapeID="_x0000_i1171" DrawAspect="Content" ObjectID="_1490184744" r:id="rId33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441" w:name="ZEqnNum753693"/>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441"/>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ZEqnNum753693  \* MERGEFORMAT </w:instrText>
      </w:r>
      <w:r w:rsidR="007E1D7E" w:rsidRPr="00752797">
        <w:rPr>
          <w:lang w:val="en-US"/>
        </w:rPr>
        <w:fldChar w:fldCharType="begin"/>
      </w:r>
      <w:r w:rsidRPr="00752797">
        <w:rPr>
          <w:lang w:val="en-US"/>
        </w:rPr>
        <w:instrText xml:space="preserve"> REF ZEqnNum753693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pressure term </w:t>
      </w:r>
      <w:r w:rsidRPr="00752797">
        <w:rPr>
          <w:i/>
          <w:lang w:val="en-US"/>
        </w:rPr>
        <w:t>p</w:t>
      </w:r>
      <w:r w:rsidRPr="00752797">
        <w:rPr>
          <w:i/>
          <w:vertAlign w:val="subscript"/>
          <w:lang w:val="en-US"/>
        </w:rPr>
        <w:t>lpf</w:t>
      </w:r>
      <w:r w:rsidRPr="00752797">
        <w:rPr>
          <w:lang w:val="en-US"/>
        </w:rPr>
        <w:t xml:space="preserve">  is the surface water pressure at the bed, which in the case of non-hydrostatic surface water flow is high-pass filtered at 4/</w:t>
      </w:r>
      <w:r w:rsidRPr="00752797">
        <w:rPr>
          <w:i/>
          <w:lang w:val="en-US"/>
        </w:rPr>
        <w:t>T</w:t>
      </w:r>
      <w:r w:rsidRPr="00752797">
        <w:rPr>
          <w:i/>
          <w:vertAlign w:val="subscript"/>
          <w:lang w:val="en-US"/>
        </w:rPr>
        <w:t>rep</w:t>
      </w:r>
      <w:r w:rsidRPr="00752797">
        <w:rPr>
          <w:lang w:val="en-US"/>
        </w:rPr>
        <w:t xml:space="preserve">, the superscript </w:t>
      </w:r>
      <w:r w:rsidRPr="00752797">
        <w:rPr>
          <w:i/>
          <w:lang w:val="en-US"/>
        </w:rPr>
        <w:t>n</w:t>
      </w:r>
      <w:r w:rsidRPr="00752797">
        <w:rPr>
          <w:lang w:val="en-US"/>
        </w:rPr>
        <w:t xml:space="preserve"> corresponds to the time step number and</w:t>
      </w:r>
      <w:r w:rsidRPr="00752797">
        <w:rPr>
          <w:i/>
          <w:lang w:val="en-US"/>
        </w:rPr>
        <w:t xml:space="preserve"> Δt </w:t>
      </w:r>
      <w:r w:rsidRPr="00752797">
        <w:rPr>
          <w:lang w:val="en-US"/>
        </w:rPr>
        <w:t>is the size of the time step. The infiltration rate in the coupled relationship can be solved through substitution:</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62"/>
          <w:lang w:val="en-US"/>
        </w:rPr>
        <w:object w:dxaOrig="7620" w:dyaOrig="1500">
          <v:shape id="_x0000_i1172" type="#_x0000_t75" style="width:383.4pt;height:1in" o:ole="">
            <v:imagedata r:id="rId340" o:title=""/>
          </v:shape>
          <o:OLEObject Type="Embed" ProgID="Equation.DSMT4" ShapeID="_x0000_i1172" DrawAspect="Content" ObjectID="_1490184745" r:id="rId34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442" w:name="ZEqnNum918911"/>
      <w:r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11</w:instrText>
      </w:r>
      <w:r w:rsidR="00D826E0">
        <w:rPr>
          <w:noProof/>
          <w:lang w:val="en-US"/>
        </w:rPr>
        <w:fldChar w:fldCharType="end"/>
      </w:r>
      <w:r w:rsidRPr="00752797">
        <w:rPr>
          <w:lang w:val="en-US"/>
        </w:rPr>
        <w:instrText>)</w:instrText>
      </w:r>
      <w:bookmarkEnd w:id="442"/>
      <w:r w:rsidR="007E1D7E" w:rsidRPr="00752797">
        <w:rPr>
          <w:lang w:val="en-US"/>
        </w:rPr>
        <w:fldChar w:fldCharType="end"/>
      </w:r>
    </w:p>
    <w:p w:rsidR="009B7A2D" w:rsidRPr="00752797" w:rsidRDefault="009B7A2D" w:rsidP="009B7A2D">
      <w:pPr>
        <w:rPr>
          <w:lang w:val="en-US"/>
        </w:rPr>
      </w:pPr>
      <w:r w:rsidRPr="00752797">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34"/>
          <w:lang w:val="en-US"/>
        </w:rPr>
        <w:object w:dxaOrig="2940" w:dyaOrig="780">
          <v:shape id="_x0000_i1173" type="#_x0000_t75" style="width:2in;height:35.55pt" o:ole="">
            <v:imagedata r:id="rId342" o:title=""/>
          </v:shape>
          <o:OLEObject Type="Embed" ProgID="Equation.DSMT4" ShapeID="_x0000_i1173" DrawAspect="Content" ObjectID="_1490184746" r:id="rId34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443" w:name="ZEqnNum940656"/>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443"/>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XBeach iterates until a minimum threshold difference between iterations is found for </w:t>
      </w:r>
      <w:r w:rsidR="007E1D7E" w:rsidRPr="00752797">
        <w:rPr>
          <w:lang w:val="en-US"/>
        </w:rPr>
        <w:fldChar w:fldCharType="begin"/>
      </w:r>
      <w:r w:rsidRPr="00752797">
        <w:rPr>
          <w:lang w:val="en-US"/>
        </w:rPr>
        <w:instrText xml:space="preserve"> GOTOBUTTON ZEqnNum918911  \* MERGEFORMAT </w:instrText>
      </w:r>
      <w:r w:rsidR="007E1D7E" w:rsidRPr="00752797">
        <w:rPr>
          <w:lang w:val="en-US"/>
        </w:rPr>
        <w:fldChar w:fldCharType="begin"/>
      </w:r>
      <w:r w:rsidRPr="00752797">
        <w:rPr>
          <w:lang w:val="en-US"/>
        </w:rPr>
        <w:instrText xml:space="preserve"> REF ZEqnNum918911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GOTOBUTTON ZEqnNum940656  \* MERGEFORMAT </w:instrText>
      </w:r>
      <w:r w:rsidR="007E1D7E" w:rsidRPr="00752797">
        <w:rPr>
          <w:lang w:val="en-US"/>
        </w:rPr>
        <w:fldChar w:fldCharType="begin"/>
      </w:r>
      <w:r w:rsidRPr="00752797">
        <w:rPr>
          <w:lang w:val="en-US"/>
        </w:rPr>
        <w:instrText xml:space="preserve"> REF ZEqnNum940656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Infiltration in one time step is limited to the amount of surface water available in the cell and to the amount of water required to raise the groundwater level to the level of the bed:</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34"/>
          <w:lang w:val="en-US"/>
        </w:rPr>
        <w:object w:dxaOrig="4320" w:dyaOrig="800">
          <v:shape id="_x0000_i1174" type="#_x0000_t75" style="width:3in;height:43pt" o:ole="">
            <v:imagedata r:id="rId344" o:title=""/>
          </v:shape>
          <o:OLEObject Type="Embed" ProgID="Equation.DSMT4" ShapeID="_x0000_i1174" DrawAspect="Content" ObjectID="_1490184747" r:id="rId34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11</w:instrText>
      </w:r>
      <w:r w:rsidR="00D826E0">
        <w:rPr>
          <w:noProof/>
          <w:lang w:val="en-US"/>
        </w:rPr>
        <w:fldChar w:fldCharType="end"/>
      </w:r>
      <w:r w:rsidRPr="00752797">
        <w:rPr>
          <w:lang w:val="en-US"/>
        </w:rPr>
        <w:instrText>)</w:instrText>
      </w:r>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If during infiltration the groundwater level reaches the bed level, the fraction of the time step required to do so is estimated (x) and the remaining fraction is used in the submarine exchange.</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lastRenderedPageBreak/>
        <w:tab/>
      </w:r>
      <w:r w:rsidRPr="00752797">
        <w:rPr>
          <w:position w:val="-50"/>
          <w:lang w:val="en-US"/>
        </w:rPr>
        <w:object w:dxaOrig="3560" w:dyaOrig="2120">
          <v:shape id="_x0000_i1175" type="#_x0000_t75" style="width:179.55pt;height:109.4pt" o:ole="">
            <v:imagedata r:id="rId346" o:title=""/>
          </v:shape>
          <o:OLEObject Type="Embed" ProgID="Equation.DSMT4" ShapeID="_x0000_i1175" DrawAspect="Content" ObjectID="_1490184748" r:id="rId34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11</w:instrText>
      </w:r>
      <w:r w:rsidR="00D826E0">
        <w:rPr>
          <w:noProof/>
          <w:lang w:val="en-US"/>
        </w:rPr>
        <w:fldChar w:fldCharType="end"/>
      </w:r>
      <w:r w:rsidRPr="00752797">
        <w:rPr>
          <w:lang w:val="en-US"/>
        </w:rPr>
        <w:instrText>)</w:instrText>
      </w:r>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Exfiltration is calculated in cells where the groundwater and surface water are not connected and the groundwater level exceeds the bed level:</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24"/>
          <w:lang w:val="en-US"/>
        </w:rPr>
        <w:object w:dxaOrig="2299" w:dyaOrig="660">
          <v:shape id="_x0000_i1176" type="#_x0000_t75" style="width:115pt;height:36.45pt" o:ole="">
            <v:imagedata r:id="rId348" o:title=""/>
          </v:shape>
          <o:OLEObject Type="Embed" ProgID="Equation.DSMT4" ShapeID="_x0000_i1176" DrawAspect="Content" ObjectID="_1490184749" r:id="rId34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11</w:instrText>
      </w:r>
      <w:r w:rsidR="00D826E0">
        <w:rPr>
          <w:noProof/>
          <w:lang w:val="en-US"/>
        </w:rPr>
        <w:fldChar w:fldCharType="end"/>
      </w:r>
      <w:r w:rsidRPr="00752797">
        <w:rPr>
          <w:lang w:val="en-US"/>
        </w:rPr>
        <w:instrText>)</w:instrText>
      </w:r>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Horizontal infiltration and exfiltration (keyword: </w:t>
      </w:r>
      <w:r w:rsidRPr="00752797">
        <w:rPr>
          <w:i/>
          <w:lang w:val="en-US"/>
        </w:rPr>
        <w:t>gwhorinfil = 1</w:t>
      </w:r>
      <w:r w:rsidRPr="00752797">
        <w:rPr>
          <w:lang w:val="en-US"/>
        </w:rPr>
        <w:t>) is computed across the numerical vertical interface between the groundwater domain and the surface water domain in adjoining cells. The direction of exchange is determined by the head gradient, and the bed level slope direction:</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240"/>
          <w:lang w:val="en-US"/>
        </w:rPr>
        <w:object w:dxaOrig="6920" w:dyaOrig="4900">
          <v:shape id="_x0000_i1177" type="#_x0000_t75" style="width:345.95pt;height:245.9pt" o:ole="">
            <v:imagedata r:id="rId350" o:title=""/>
          </v:shape>
          <o:OLEObject Type="Embed" ProgID="Equation.DSMT4" ShapeID="_x0000_i1177" DrawAspect="Content" ObjectID="_1490184750" r:id="rId35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11</w:instrText>
      </w:r>
      <w:r w:rsidR="00D826E0">
        <w:rPr>
          <w:noProof/>
          <w:lang w:val="en-US"/>
        </w:rPr>
        <w:fldChar w:fldCharType="end"/>
      </w:r>
      <w:r w:rsidRPr="00752797">
        <w:rPr>
          <w:lang w:val="en-US"/>
        </w:rPr>
        <w:instrText>)</w:instrText>
      </w:r>
      <w:r w:rsidR="007E1D7E" w:rsidRPr="00752797">
        <w:rPr>
          <w:lang w:val="en-US"/>
        </w:rPr>
        <w:fldChar w:fldCharType="end"/>
      </w:r>
    </w:p>
    <w:p w:rsidR="009B7A2D" w:rsidRPr="00752797" w:rsidRDefault="009B7A2D" w:rsidP="009B7A2D">
      <w:pPr>
        <w:rPr>
          <w:lang w:val="en-US"/>
        </w:rPr>
      </w:pPr>
      <w:r w:rsidRPr="00752797">
        <w:rPr>
          <w:lang w:val="en-US"/>
        </w:rPr>
        <w:t xml:space="preserve"> </w:t>
      </w:r>
    </w:p>
    <w:p w:rsidR="009B7A2D" w:rsidRPr="00752797" w:rsidRDefault="009B7A2D" w:rsidP="009B7A2D">
      <w:pPr>
        <w:rPr>
          <w:lang w:val="en-US"/>
        </w:rPr>
      </w:pPr>
    </w:p>
    <w:p w:rsidR="009B7A2D" w:rsidRPr="00752797" w:rsidRDefault="009B7A2D" w:rsidP="009B7A2D">
      <w:pPr>
        <w:rPr>
          <w:lang w:val="en-US"/>
        </w:rPr>
      </w:pPr>
      <w:r w:rsidRPr="00752797">
        <w:rPr>
          <w:lang w:val="en-US"/>
        </w:rPr>
        <w:t>After infiltration and exfiltration have been calculated, the groundwater level and surface water level are updated:</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62"/>
          <w:lang w:val="en-US"/>
        </w:rPr>
        <w:object w:dxaOrig="3519" w:dyaOrig="1359">
          <v:shape id="_x0000_i1178" type="#_x0000_t75" style="width:173.9pt;height:65.45pt" o:ole="">
            <v:imagedata r:id="rId352" o:title=""/>
          </v:shape>
          <o:OLEObject Type="Embed" ProgID="Equation.DSMT4" ShapeID="_x0000_i1178" DrawAspect="Content" ObjectID="_1490184751" r:id="rId35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11</w:instrText>
      </w:r>
      <w:r w:rsidR="00D826E0">
        <w:rPr>
          <w:noProof/>
          <w:lang w:val="en-US"/>
        </w:rPr>
        <w:fldChar w:fldCharType="end"/>
      </w:r>
      <w:r w:rsidRPr="00752797">
        <w:rPr>
          <w:lang w:val="en-US"/>
        </w:rPr>
        <w:instrText>)</w:instrText>
      </w:r>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All updated cells are subsequently re-evaluated on whether the surface water and groundwater are connected or unconnected</w:t>
      </w:r>
    </w:p>
    <w:p w:rsidR="009B7A2D" w:rsidRPr="00752797" w:rsidRDefault="009B7A2D" w:rsidP="009B7A2D">
      <w:pPr>
        <w:spacing w:line="240" w:lineRule="auto"/>
        <w:rPr>
          <w:i/>
          <w:iCs/>
          <w:szCs w:val="28"/>
          <w:lang w:val="en-US"/>
        </w:rPr>
      </w:pPr>
      <w:r w:rsidRPr="00752797">
        <w:rPr>
          <w:lang w:val="en-US"/>
        </w:rPr>
        <w:br w:type="page"/>
      </w:r>
    </w:p>
    <w:p w:rsidR="009B7A2D" w:rsidRPr="00752797" w:rsidRDefault="009B7A2D" w:rsidP="009B7A2D">
      <w:pPr>
        <w:spacing w:line="240" w:lineRule="auto"/>
        <w:rPr>
          <w:lang w:val="en-US"/>
        </w:rPr>
      </w:pPr>
      <w:r w:rsidRPr="00752797">
        <w:rPr>
          <w:lang w:val="en-US"/>
        </w:rPr>
        <w:lastRenderedPageBreak/>
        <w:t>The cell height at the center of the groundwater cells (</w:t>
      </w:r>
      <w:r w:rsidRPr="00752797">
        <w:rPr>
          <w:i/>
          <w:lang w:val="en-US"/>
        </w:rPr>
        <w:t>Δz</w:t>
      </w:r>
      <w:r w:rsidRPr="00752797">
        <w:rPr>
          <w:i/>
          <w:vertAlign w:val="subscript"/>
          <w:lang w:val="en-US"/>
        </w:rPr>
        <w:t>H,i,j</w:t>
      </w:r>
      <w:r w:rsidRPr="00752797">
        <w:rPr>
          <w:lang w:val="en-US"/>
        </w:rPr>
        <w:t>) is calculated from the groundwater level and the bottom of the aquifer in the center of the cell, whereas the cell heights at the horizontal cell interfaces are calculated using an upwind procedure:</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120"/>
          <w:lang w:val="en-US"/>
        </w:rPr>
        <w:object w:dxaOrig="3120" w:dyaOrig="2520">
          <v:shape id="_x0000_i1179" type="#_x0000_t75" style="width:158.05pt;height:122.5pt" o:ole="">
            <v:imagedata r:id="rId354" o:title=""/>
          </v:shape>
          <o:OLEObject Type="Embed" ProgID="Equation.DSMT4" ShapeID="_x0000_i1179" DrawAspect="Content" ObjectID="_1490184752" r:id="rId35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444" w:name="ZEqnNum516818"/>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444"/>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ZEqnNum516818  \* MERGEFORMAT </w:instrText>
      </w:r>
      <w:r w:rsidR="007E1D7E" w:rsidRPr="00752797">
        <w:rPr>
          <w:lang w:val="en-US"/>
        </w:rPr>
        <w:fldChar w:fldCharType="begin"/>
      </w:r>
      <w:r w:rsidRPr="00752797">
        <w:rPr>
          <w:lang w:val="en-US"/>
        </w:rPr>
        <w:instrText xml:space="preserve"> REF ZEqnNum516818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lang w:val="en-US"/>
        </w:rPr>
        <w:t>z</w:t>
      </w:r>
      <w:r w:rsidRPr="00752797">
        <w:rPr>
          <w:i/>
          <w:vertAlign w:val="subscript"/>
          <w:lang w:val="en-US"/>
        </w:rPr>
        <w:t>aquifer</w:t>
      </w:r>
      <w:r w:rsidRPr="00752797">
        <w:rPr>
          <w:lang w:val="en-US"/>
        </w:rPr>
        <w:t xml:space="preserve"> is the level of the bottom of the aquifer. As described in Section 3.3.6, the head applied on the top boundary of the groundwater domain (</w:t>
      </w:r>
      <w:r w:rsidRPr="00752797">
        <w:rPr>
          <w:i/>
          <w:lang w:val="en-US"/>
        </w:rPr>
        <w:t>H</w:t>
      </w:r>
      <w:r w:rsidRPr="00752797">
        <w:rPr>
          <w:i/>
          <w:vertAlign w:val="subscript"/>
          <w:lang w:val="en-US"/>
        </w:rPr>
        <w:t>bc</w:t>
      </w:r>
      <w:r w:rsidRPr="00752797">
        <w:rPr>
          <w:lang w:val="en-US"/>
        </w:rPr>
        <w:t>) depends on whether the groundwater and surface water are connected or unconnected:</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76"/>
          <w:lang w:val="en-US"/>
        </w:rPr>
        <w:object w:dxaOrig="4480" w:dyaOrig="1640">
          <v:shape id="_x0000_i1180" type="#_x0000_t75" style="width:223.5pt;height:78.55pt" o:ole="">
            <v:imagedata r:id="rId356" o:title=""/>
          </v:shape>
          <o:OLEObject Type="Embed" ProgID="Equation.DSMT4" ShapeID="_x0000_i1180" DrawAspect="Content" ObjectID="_1490184753" r:id="rId35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445" w:name="ZEqnNum702689"/>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445"/>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ZEqnNum702689  \* MERGEFORMAT </w:instrText>
      </w:r>
      <w:r w:rsidR="007E1D7E" w:rsidRPr="00752797">
        <w:rPr>
          <w:lang w:val="en-US"/>
        </w:rPr>
        <w:fldChar w:fldCharType="begin"/>
      </w:r>
      <w:r w:rsidRPr="00752797">
        <w:rPr>
          <w:lang w:val="en-US"/>
        </w:rPr>
        <w:instrText xml:space="preserve"> REF ZEqnNum702689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parameter </w:t>
      </w:r>
      <w:r w:rsidRPr="00752797">
        <w:rPr>
          <w:i/>
          <w:lang w:val="en-US"/>
        </w:rPr>
        <w:t>κ</w:t>
      </w:r>
      <w:r w:rsidRPr="00752797">
        <w:rPr>
          <w:i/>
          <w:vertAlign w:val="subscript"/>
          <w:lang w:val="en-US"/>
        </w:rPr>
        <w:t>r</w:t>
      </w:r>
      <w:r w:rsidRPr="00752797">
        <w:rPr>
          <w:lang w:val="en-US"/>
        </w:rPr>
        <w:t xml:space="preserve"> is the relative numerical ‘connectedness’ of the groundwater and surface water head, determined by linear interpolation across the numerical smoothing constant </w:t>
      </w:r>
      <w:r w:rsidRPr="00752797">
        <w:rPr>
          <w:i/>
          <w:lang w:val="en-US"/>
        </w:rPr>
        <w:t>ε</w:t>
      </w:r>
      <w:r w:rsidRPr="00752797">
        <w:rPr>
          <w:lang w:val="en-US"/>
        </w:rPr>
        <w:t xml:space="preserve"> </w:t>
      </w:r>
      <w:r w:rsidR="007E1D7E" w:rsidRPr="00752797">
        <w:rPr>
          <w:lang w:val="en-US"/>
        </w:rPr>
        <w:fldChar w:fldCharType="begin"/>
      </w:r>
      <w:r w:rsidRPr="00752797">
        <w:rPr>
          <w:lang w:val="en-US"/>
        </w:rPr>
        <w:instrText xml:space="preserve"> GOTOBUTTON ZEqnNum222755  \* MERGEFORMAT </w:instrText>
      </w:r>
      <w:r w:rsidR="007E1D7E" w:rsidRPr="00752797">
        <w:rPr>
          <w:lang w:val="en-US"/>
        </w:rPr>
        <w:fldChar w:fldCharType="begin"/>
      </w:r>
      <w:r w:rsidRPr="00752797">
        <w:rPr>
          <w:lang w:val="en-US"/>
        </w:rPr>
        <w:instrText xml:space="preserve"> REF ZEqnNum222755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In the case of hydrostatic groundwater flow, the groundwater head in each cell is set equal to the head applied on the top boundary of the groundwater domain (</w:t>
      </w:r>
      <w:r w:rsidRPr="00752797">
        <w:rPr>
          <w:i/>
          <w:lang w:val="en-US"/>
        </w:rPr>
        <w:t>H</w:t>
      </w:r>
      <w:r w:rsidRPr="00752797">
        <w:rPr>
          <w:i/>
          <w:vertAlign w:val="subscript"/>
          <w:lang w:val="en-US"/>
        </w:rPr>
        <w:t>bc</w:t>
      </w:r>
      <w:r w:rsidRPr="00752797">
        <w:rPr>
          <w:lang w:val="en-US"/>
        </w:rPr>
        <w:t>) and the horizontal groundwater flux is computed from the groundwater head gradient:</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70"/>
          <w:lang w:val="en-US"/>
        </w:rPr>
        <w:object w:dxaOrig="5740" w:dyaOrig="1520">
          <v:shape id="_x0000_i1181" type="#_x0000_t75" style="width:4in;height:78.55pt" o:ole="">
            <v:imagedata r:id="rId358" o:title=""/>
          </v:shape>
          <o:OLEObject Type="Embed" ProgID="Equation.DSMT4" ShapeID="_x0000_i1181" DrawAspect="Content" ObjectID="_1490184754" r:id="rId35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446" w:name="ZEqnNum473196"/>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446"/>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ZEqnNum473196  \* MERGEFORMAT </w:instrText>
      </w:r>
      <w:r w:rsidR="007E1D7E" w:rsidRPr="00752797">
        <w:rPr>
          <w:lang w:val="en-US"/>
        </w:rPr>
        <w:fldChar w:fldCharType="begin"/>
      </w:r>
      <w:r w:rsidRPr="00752797">
        <w:rPr>
          <w:lang w:val="en-US"/>
        </w:rPr>
        <w:instrText xml:space="preserve"> REF ZEqnNum473196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007E1D7E" w:rsidRPr="00752797">
        <w:rPr>
          <w:lang w:val="en-US"/>
        </w:rPr>
        <w:fldChar w:fldCharType="begin"/>
      </w:r>
      <w:r w:rsidRPr="00752797">
        <w:rPr>
          <w:lang w:val="en-US"/>
        </w:rPr>
        <w:instrText xml:space="preserve"> GOTOBUTTON ZEqnNum464450  \* MERGEFORMAT </w:instrText>
      </w:r>
      <w:r w:rsidR="007E1D7E" w:rsidRPr="00752797">
        <w:rPr>
          <w:lang w:val="en-US"/>
        </w:rPr>
        <w:fldChar w:fldCharType="end"/>
      </w:r>
      <w:r w:rsidRPr="00752797">
        <w:rPr>
          <w:lang w:val="en-US"/>
        </w:rPr>
        <w:t xml:space="preserve"> the superscripts </w:t>
      </w:r>
      <w:r w:rsidRPr="00752797">
        <w:rPr>
          <w:i/>
          <w:lang w:val="en-US"/>
        </w:rPr>
        <w:t>x</w:t>
      </w:r>
      <w:r w:rsidRPr="00752797">
        <w:rPr>
          <w:lang w:val="en-US"/>
        </w:rPr>
        <w:t xml:space="preserve"> and </w:t>
      </w:r>
      <w:r w:rsidRPr="00752797">
        <w:rPr>
          <w:i/>
          <w:lang w:val="en-US"/>
        </w:rPr>
        <w:t>y</w:t>
      </w:r>
      <w:r w:rsidRPr="00752797">
        <w:rPr>
          <w:lang w:val="en-US"/>
        </w:rPr>
        <w:t xml:space="preserve"> refer to the components of the variable in the cross-shore and longshore direction, respectively, and the subscripts </w:t>
      </w:r>
      <w:r w:rsidRPr="00752797">
        <w:rPr>
          <w:i/>
          <w:lang w:val="en-US"/>
        </w:rPr>
        <w:t>u</w:t>
      </w:r>
      <w:r w:rsidRPr="00752797">
        <w:rPr>
          <w:lang w:val="en-US"/>
        </w:rPr>
        <w:t xml:space="preserve"> and </w:t>
      </w:r>
      <w:r w:rsidRPr="00752797">
        <w:rPr>
          <w:i/>
          <w:lang w:val="en-US"/>
        </w:rPr>
        <w:t>v</w:t>
      </w:r>
      <w:r w:rsidRPr="00752797">
        <w:rPr>
          <w:lang w:val="en-US"/>
        </w:rPr>
        <w:t xml:space="preserve"> refer to variables approximated at the horizontal cell interfaces in the cross-shore and longshore direction, respectively.</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In the case of non-hydrostatic groundwater flow, the horizontal specific discharge on each cell interface can be found through an approximation of the non-hydrostatic groundwater head gradient:</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lastRenderedPageBreak/>
        <w:tab/>
      </w:r>
      <w:r w:rsidRPr="00752797">
        <w:rPr>
          <w:position w:val="-94"/>
          <w:lang w:val="en-US"/>
        </w:rPr>
        <w:object w:dxaOrig="8640" w:dyaOrig="2000">
          <v:shape id="_x0000_i1182" type="#_x0000_t75" style="width:6in;height:101.9pt" o:ole="">
            <v:imagedata r:id="rId360" o:title=""/>
          </v:shape>
          <o:OLEObject Type="Embed" ProgID="Equation.DSMT4" ShapeID="_x0000_i1182" DrawAspect="Content" ObjectID="_1490184755" r:id="rId36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447" w:name="ZEqnNum628356"/>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447"/>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ZEqnNum464450  \* MERGEFORMAT </w:instrText>
      </w:r>
      <w:r w:rsidR="007E1D7E" w:rsidRPr="00752797">
        <w:rPr>
          <w:lang w:val="en-US"/>
        </w:rPr>
        <w:fldChar w:fldCharType="end"/>
      </w:r>
      <w:r w:rsidR="007E1D7E" w:rsidRPr="00752797">
        <w:rPr>
          <w:lang w:val="en-US"/>
        </w:rPr>
        <w:fldChar w:fldCharType="begin"/>
      </w:r>
      <w:r w:rsidRPr="00752797">
        <w:rPr>
          <w:lang w:val="en-US"/>
        </w:rPr>
        <w:instrText xml:space="preserve"> GOTOBUTTON ZEqnNum628356  \* MERGEFORMAT </w:instrText>
      </w:r>
      <w:r w:rsidR="007E1D7E" w:rsidRPr="00752797">
        <w:rPr>
          <w:lang w:val="en-US"/>
        </w:rPr>
        <w:fldChar w:fldCharType="begin"/>
      </w:r>
      <w:r w:rsidRPr="00752797">
        <w:rPr>
          <w:lang w:val="en-US"/>
        </w:rPr>
        <w:instrText xml:space="preserve"> REF ZEqnNum628356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subscript </w:t>
      </w:r>
      <w:r w:rsidRPr="00752797">
        <w:rPr>
          <w:i/>
          <w:lang w:val="en-US"/>
        </w:rPr>
        <w:t>H</w:t>
      </w:r>
      <w:r w:rsidRPr="00752797">
        <w:rPr>
          <w:lang w:val="en-US"/>
        </w:rPr>
        <w:t xml:space="preserve"> refers to variables approximated at the cell centers. The hydraulic conductivity may be different at each cell interface and is therefore computed at every interface where every K is calculated separately.</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Continuity in the groundwater cell is found following:</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14"/>
          <w:lang w:val="en-US"/>
        </w:rPr>
        <w:object w:dxaOrig="3960" w:dyaOrig="400">
          <v:shape id="_x0000_i1183" type="#_x0000_t75" style="width:201.95pt;height:21.5pt" o:ole="">
            <v:imagedata r:id="rId362" o:title=""/>
          </v:shape>
          <o:OLEObject Type="Embed" ProgID="Equation.DSMT4" ShapeID="_x0000_i1183" DrawAspect="Content" ObjectID="_1490184756" r:id="rId36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448" w:name="ZEqnNum299822"/>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448"/>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ZEqnNum299822  \* MERGEFORMAT </w:instrText>
      </w:r>
      <w:r w:rsidR="007E1D7E" w:rsidRPr="00752797">
        <w:rPr>
          <w:lang w:val="en-US"/>
        </w:rPr>
        <w:fldChar w:fldCharType="begin"/>
      </w:r>
      <w:r w:rsidRPr="00752797">
        <w:rPr>
          <w:lang w:val="en-US"/>
        </w:rPr>
        <w:instrText xml:space="preserve"> REF ZEqnNum299822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variable </w:t>
      </w:r>
      <w:r w:rsidRPr="00752797">
        <w:rPr>
          <w:i/>
          <w:lang w:val="en-US"/>
        </w:rPr>
        <w:t>q</w:t>
      </w:r>
      <w:r w:rsidRPr="00752797">
        <w:rPr>
          <w:i/>
          <w:vertAlign w:val="superscript"/>
          <w:lang w:val="en-US"/>
        </w:rPr>
        <w:t>z</w:t>
      </w:r>
      <w:r w:rsidRPr="00752797">
        <w:rPr>
          <w:lang w:val="en-US"/>
        </w:rPr>
        <w:t xml:space="preserve"> refers to the vertical groundwater discharge (e.g., submarine exchange if connected to the surface water, or groundwater level fluctuations if the groundwater is not connected to the surface water).</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the case of hydrostatic groundwater flow, the variable </w:t>
      </w:r>
      <w:r w:rsidRPr="00752797">
        <w:rPr>
          <w:i/>
          <w:lang w:val="en-US"/>
        </w:rPr>
        <w:t>q</w:t>
      </w:r>
      <w:r w:rsidRPr="00752797">
        <w:rPr>
          <w:i/>
          <w:vertAlign w:val="superscript"/>
          <w:lang w:val="en-US"/>
        </w:rPr>
        <w:t>z</w:t>
      </w:r>
      <w:r w:rsidRPr="00752797">
        <w:rPr>
          <w:lang w:val="en-US"/>
        </w:rPr>
        <w:t xml:space="preserve"> can be solved through the known variables </w:t>
      </w:r>
      <w:r w:rsidRPr="00752797">
        <w:rPr>
          <w:i/>
          <w:lang w:val="en-US"/>
        </w:rPr>
        <w:t>q</w:t>
      </w:r>
      <w:r w:rsidRPr="00752797">
        <w:rPr>
          <w:i/>
          <w:vertAlign w:val="superscript"/>
          <w:lang w:val="en-US"/>
        </w:rPr>
        <w:t>x</w:t>
      </w:r>
      <w:r w:rsidRPr="00752797">
        <w:rPr>
          <w:lang w:val="en-US"/>
        </w:rPr>
        <w:t xml:space="preserve"> and </w:t>
      </w:r>
      <w:r w:rsidRPr="00752797">
        <w:rPr>
          <w:i/>
          <w:lang w:val="en-US"/>
        </w:rPr>
        <w:t>q</w:t>
      </w:r>
      <w:r w:rsidRPr="00752797">
        <w:rPr>
          <w:i/>
          <w:vertAlign w:val="superscript"/>
          <w:lang w:val="en-US"/>
        </w:rPr>
        <w:t>y</w:t>
      </w:r>
      <w:r w:rsidRPr="00752797">
        <w:rPr>
          <w:lang w:val="en-US"/>
        </w:rPr>
        <w:t xml:space="preserve">. However, in the case of non-hydrostatic groundwater flow, all variables in </w:t>
      </w:r>
      <w:r w:rsidR="007E1D7E" w:rsidRPr="00752797">
        <w:rPr>
          <w:lang w:val="en-US"/>
        </w:rPr>
        <w:fldChar w:fldCharType="begin"/>
      </w:r>
      <w:r w:rsidRPr="00752797">
        <w:rPr>
          <w:lang w:val="en-US"/>
        </w:rPr>
        <w:instrText xml:space="preserve"> GOTOBUTTON ZEqnNum299822  \* MERGEFORMAT </w:instrText>
      </w:r>
      <w:r w:rsidR="007E1D7E" w:rsidRPr="00752797">
        <w:rPr>
          <w:lang w:val="en-US"/>
        </w:rPr>
        <w:fldChar w:fldCharType="begin"/>
      </w:r>
      <w:r w:rsidRPr="00752797">
        <w:rPr>
          <w:lang w:val="en-US"/>
        </w:rPr>
        <w:instrText xml:space="preserve"> REF ZEqnNum299822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contain an unknown value for the groundwater pressure head, described in terms of a known head at the surface of the groundwater (</w:t>
      </w:r>
      <w:r w:rsidRPr="00752797">
        <w:rPr>
          <w:i/>
          <w:lang w:val="en-US"/>
        </w:rPr>
        <w:t>H</w:t>
      </w:r>
      <w:r w:rsidRPr="00752797">
        <w:rPr>
          <w:i/>
          <w:vertAlign w:val="subscript"/>
          <w:lang w:val="en-US"/>
        </w:rPr>
        <w:t>bc</w:t>
      </w:r>
      <w:r w:rsidRPr="00752797">
        <w:rPr>
          <w:lang w:val="en-US"/>
        </w:rPr>
        <w:t>) and the unknown curvature of the vertical groundwater head function (</w:t>
      </w:r>
      <w:r w:rsidRPr="00752797">
        <w:rPr>
          <w:i/>
          <w:lang w:val="en-US"/>
        </w:rPr>
        <w:t>β</w:t>
      </w:r>
      <w:r w:rsidRPr="00752797">
        <w:rPr>
          <w:lang w:val="en-US"/>
        </w:rPr>
        <w:t>). Since water is incompressible, the groundwater pressure must be solved for all cells simultaneously using matrix algebra:</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6"/>
          <w:lang w:val="en-US"/>
        </w:rPr>
        <w:object w:dxaOrig="1040" w:dyaOrig="279">
          <v:shape id="_x0000_i1184" type="#_x0000_t75" style="width:50.5pt;height:14.05pt" o:ole="">
            <v:imagedata r:id="rId364" o:title=""/>
          </v:shape>
          <o:OLEObject Type="Embed" ProgID="Equation.DSMT4" ShapeID="_x0000_i1184" DrawAspect="Content" ObjectID="_1490184757" r:id="rId36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449" w:name="ZEqnNum734155"/>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bookmarkEnd w:id="449"/>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ZEqnNum734155  \* MERGEFORMAT </w:instrText>
      </w:r>
      <w:r w:rsidR="007E1D7E" w:rsidRPr="00752797">
        <w:rPr>
          <w:lang w:val="en-US"/>
        </w:rPr>
        <w:fldChar w:fldCharType="begin"/>
      </w:r>
      <w:r w:rsidRPr="00752797">
        <w:rPr>
          <w:lang w:val="en-US"/>
        </w:rPr>
        <w:instrText xml:space="preserve"> REF ZEqnNum734155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 The horizontal and vertical groundwater fluxes are calculated using the solution of</w:t>
      </w:r>
      <w:r w:rsidRPr="00752797">
        <w:rPr>
          <w:i/>
          <w:lang w:val="en-US"/>
        </w:rPr>
        <w:t xml:space="preserve"> x</w:t>
      </w:r>
      <w:r w:rsidRPr="00752797">
        <w:rPr>
          <w:lang w:val="en-US"/>
        </w:rPr>
        <w:t xml:space="preserve"> plus </w:t>
      </w:r>
      <w:r w:rsidR="007E1D7E" w:rsidRPr="00752797">
        <w:rPr>
          <w:lang w:val="en-US"/>
        </w:rPr>
        <w:fldChar w:fldCharType="begin"/>
      </w:r>
      <w:r w:rsidRPr="00752797">
        <w:rPr>
          <w:lang w:val="en-US"/>
        </w:rPr>
        <w:instrText xml:space="preserve"> GOTOBUTTON ZEqnNum464450  \* MERGEFORMAT </w:instrText>
      </w:r>
      <w:r w:rsidR="007E1D7E" w:rsidRPr="00752797">
        <w:rPr>
          <w:lang w:val="en-US"/>
        </w:rPr>
        <w:fldChar w:fldCharType="begin"/>
      </w:r>
      <w:r w:rsidRPr="00752797">
        <w:rPr>
          <w:lang w:val="en-US"/>
        </w:rPr>
        <w:instrText xml:space="preserve"> REF ZEqnNum464450 \* Charformat \! \* MERGEFORMAT </w:instrText>
      </w:r>
      <w:r w:rsidR="007E1D7E" w:rsidRPr="00752797">
        <w:rPr>
          <w:lang w:val="en-US"/>
        </w:rPr>
        <w:fldChar w:fldCharType="separate"/>
      </w:r>
      <w:r w:rsidR="007E2FAA">
        <w:rPr>
          <w:b/>
          <w:bCs/>
          <w:lang w:val="en-US"/>
        </w:rPr>
        <w:instrText>Error! Reference source not found.</w:instrText>
      </w:r>
      <w:r w:rsidR="007E1D7E" w:rsidRPr="00752797">
        <w:rPr>
          <w:lang w:val="en-US"/>
        </w:rPr>
        <w:fldChar w:fldCharType="end"/>
      </w:r>
      <w:r w:rsidR="007E1D7E" w:rsidRPr="00752797">
        <w:rPr>
          <w:lang w:val="en-US"/>
        </w:rPr>
        <w:fldChar w:fldCharType="end"/>
      </w:r>
      <w:r w:rsidR="007E1D7E" w:rsidRPr="00752797">
        <w:rPr>
          <w:lang w:val="en-US"/>
        </w:rPr>
        <w:fldChar w:fldCharType="begin"/>
      </w:r>
      <w:r w:rsidRPr="00752797">
        <w:rPr>
          <w:lang w:val="en-US"/>
        </w:rPr>
        <w:instrText xml:space="preserve"> GOTOBUTTON ZEqnNum628356  \* MERGEFORMAT </w:instrText>
      </w:r>
      <w:r w:rsidR="007E1D7E" w:rsidRPr="00752797">
        <w:rPr>
          <w:lang w:val="en-US"/>
        </w:rPr>
        <w:fldChar w:fldCharType="begin"/>
      </w:r>
      <w:r w:rsidRPr="00752797">
        <w:rPr>
          <w:lang w:val="en-US"/>
        </w:rPr>
        <w:instrText xml:space="preserve"> REF ZEqnNum628356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GOTOBUTTON ZEqnNum299822  \* MERGEFORMAT </w:instrText>
      </w:r>
      <w:r w:rsidR="007E1D7E" w:rsidRPr="00752797">
        <w:rPr>
          <w:lang w:val="en-US"/>
        </w:rPr>
        <w:fldChar w:fldCharType="begin"/>
      </w:r>
      <w:r w:rsidRPr="00752797">
        <w:rPr>
          <w:lang w:val="en-US"/>
        </w:rPr>
        <w:instrText xml:space="preserve"> REF ZEqnNum299822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007E1D7E" w:rsidRPr="00752797">
        <w:rPr>
          <w:lang w:val="en-US"/>
        </w:rPr>
        <w:fldChar w:fldCharType="begin"/>
      </w:r>
      <w:r w:rsidRPr="00752797">
        <w:rPr>
          <w:lang w:val="en-US"/>
        </w:rPr>
        <w:instrText xml:space="preserve"> GOTOBUTTON ZEqnNum294806  \* MERGEFORMAT </w:instrText>
      </w:r>
      <w:r w:rsidR="007E1D7E" w:rsidRPr="00752797">
        <w:rPr>
          <w:lang w:val="en-US"/>
        </w:rPr>
        <w:fldChar w:fldCharType="begin"/>
      </w:r>
      <w:r w:rsidRPr="00752797">
        <w:rPr>
          <w:lang w:val="en-US"/>
        </w:rPr>
        <w:instrText xml:space="preserve"> REF ZEqnNum294806 \* Charformat \! \* MERGEFORMAT </w:instrText>
      </w:r>
      <w:r w:rsidR="007E1D7E" w:rsidRPr="00752797">
        <w:rPr>
          <w:lang w:val="en-US"/>
        </w:rPr>
        <w:fldChar w:fldCharType="separate"/>
      </w:r>
      <w:r w:rsidR="007E2FAA">
        <w:rPr>
          <w:b/>
          <w:bCs/>
          <w:lang w:val="en-US"/>
        </w:rPr>
        <w:instrText>Error! Reference source not found.</w:instrText>
      </w:r>
      <w:r w:rsidR="007E1D7E" w:rsidRPr="00752797">
        <w:rPr>
          <w:lang w:val="en-US"/>
        </w:rPr>
        <w:fldChar w:fldCharType="end"/>
      </w:r>
      <w:r w:rsidR="007E1D7E" w:rsidRPr="00752797">
        <w:rPr>
          <w:lang w:val="en-US"/>
        </w:rPr>
        <w:fldChar w:fldCharType="end"/>
      </w:r>
      <w:r w:rsidRPr="00752797">
        <w:rPr>
          <w:lang w:val="en-US"/>
        </w:rPr>
        <w:t xml:space="preserve">. </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Since in both hydrostatic and non-hydrostatic groundwater flow some local velocities may exceed the critical Reynolds number for the start of turbulence (</w:t>
      </w:r>
      <w:r w:rsidRPr="00752797">
        <w:rPr>
          <w:i/>
          <w:lang w:val="en-US"/>
        </w:rPr>
        <w:t>Re</w:t>
      </w:r>
      <w:r w:rsidRPr="00752797">
        <w:rPr>
          <w:i/>
          <w:vertAlign w:val="subscript"/>
          <w:lang w:val="en-US"/>
        </w:rPr>
        <w:t>crit</w:t>
      </w:r>
      <w:r w:rsidRPr="00752797">
        <w:rPr>
          <w:lang w:val="en-US"/>
        </w:rPr>
        <w:t>), the turbulent hydraulic conductivity (</w:t>
      </w:r>
      <w:r w:rsidRPr="00752797">
        <w:rPr>
          <w:i/>
          <w:lang w:val="en-US"/>
        </w:rPr>
        <w:t>K</w:t>
      </w:r>
      <w:r w:rsidRPr="00752797">
        <w:rPr>
          <w:lang w:val="en-US"/>
        </w:rPr>
        <w:t xml:space="preserve">) is updated using the local Reynolds number. The solution to </w:t>
      </w:r>
      <w:r w:rsidR="007E1D7E" w:rsidRPr="00752797">
        <w:rPr>
          <w:lang w:val="en-US"/>
        </w:rPr>
        <w:fldChar w:fldCharType="begin"/>
      </w:r>
      <w:r w:rsidRPr="00752797">
        <w:rPr>
          <w:lang w:val="en-US"/>
        </w:rPr>
        <w:instrText xml:space="preserve"> GOTOBUTTON ZEqnNum734155  \* MERGEFORMAT </w:instrText>
      </w:r>
      <w:r w:rsidR="007E1D7E" w:rsidRPr="00752797">
        <w:rPr>
          <w:lang w:val="en-US"/>
        </w:rPr>
        <w:fldChar w:fldCharType="begin"/>
      </w:r>
      <w:r w:rsidRPr="00752797">
        <w:rPr>
          <w:lang w:val="en-US"/>
        </w:rPr>
        <w:instrText xml:space="preserve"> REF ZEqnNum734155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the update of the turbulent hydraulic conductivity are iterated until a minimum threshold difference between iterations is found. Note that this approach is only used is the turbulent groundwater model is selected (keyword: </w:t>
      </w:r>
      <w:r w:rsidRPr="00752797">
        <w:rPr>
          <w:i/>
          <w:lang w:val="en-US"/>
        </w:rPr>
        <w:t>gwscheme</w:t>
      </w:r>
      <w:r w:rsidRPr="00752797">
        <w:rPr>
          <w:lang w:val="en-US"/>
        </w:rPr>
        <w:t xml:space="preserve"> = </w:t>
      </w:r>
      <w:r w:rsidRPr="00752797">
        <w:rPr>
          <w:i/>
          <w:lang w:val="en-US"/>
        </w:rPr>
        <w:t>turbulent</w:t>
      </w:r>
      <w:r w:rsidRPr="00752797">
        <w:rPr>
          <w:lang w:val="en-US"/>
        </w:rPr>
        <w:t>).</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The (iterated) solution for the specific vertical discharge is used to update the groundwater level and surface water level:</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138"/>
          <w:lang w:val="en-US"/>
        </w:rPr>
        <w:object w:dxaOrig="3360" w:dyaOrig="2880">
          <v:shape id="_x0000_i1185" type="#_x0000_t75" style="width:166.45pt;height:2in" o:ole="">
            <v:imagedata r:id="rId366" o:title=""/>
          </v:shape>
          <o:OLEObject Type="Embed" ProgID="Equation.DSMT4" ShapeID="_x0000_i1185" DrawAspect="Content" ObjectID="_1490184758" r:id="rId36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If the groundwater and surface water are connected, and the submarine exchange from the surface water to the groundwater estimated in </w:t>
      </w:r>
      <w:r w:rsidR="007E1D7E" w:rsidRPr="00752797">
        <w:rPr>
          <w:lang w:val="en-US"/>
        </w:rPr>
        <w:fldChar w:fldCharType="begin"/>
      </w:r>
      <w:r w:rsidRPr="00752797">
        <w:rPr>
          <w:lang w:val="en-US"/>
        </w:rPr>
        <w:instrText xml:space="preserve"> GOTOBUTTON ZEqnNum734155  \* MERGEFORMAT </w:instrText>
      </w:r>
      <w:r w:rsidR="007E1D7E" w:rsidRPr="00752797">
        <w:rPr>
          <w:lang w:val="en-US"/>
        </w:rPr>
        <w:fldChar w:fldCharType="begin"/>
      </w:r>
      <w:r w:rsidRPr="00752797">
        <w:rPr>
          <w:lang w:val="en-US"/>
        </w:rPr>
        <w:instrText xml:space="preserve"> REF ZEqnNum734155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11</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is greater than the amount of surface water available in the cell, continuity is enforced by lowering the groundwater level to compensate for the lack of permeating water:</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34"/>
          <w:lang w:val="en-US"/>
        </w:rPr>
        <w:object w:dxaOrig="7140" w:dyaOrig="800">
          <v:shape id="_x0000_i1186" type="#_x0000_t75" style="width:5in;height:43pt" o:ole="">
            <v:imagedata r:id="rId368" o:title=""/>
          </v:shape>
          <o:OLEObject Type="Embed" ProgID="Equation.DSMT4" ShapeID="_x0000_i1186" DrawAspect="Content" ObjectID="_1490184759" r:id="rId36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11</w:instrText>
        </w:r>
      </w:fldSimple>
      <w:r w:rsidRPr="00752797">
        <w:rPr>
          <w:lang w:val="en-US"/>
        </w:rPr>
        <w:instrText>)</w:instrText>
      </w:r>
      <w:r w:rsidR="007E1D7E" w:rsidRPr="00752797">
        <w:rPr>
          <w:lang w:val="en-US"/>
        </w:rPr>
        <w:fldChar w:fldCharType="end"/>
      </w:r>
    </w:p>
    <w:p w:rsidR="009B7A2D" w:rsidRPr="00752797" w:rsidRDefault="009B7A2D" w:rsidP="002603CC">
      <w:pPr>
        <w:spacing w:line="240" w:lineRule="auto"/>
        <w:rPr>
          <w:b/>
          <w:iCs/>
          <w:szCs w:val="28"/>
          <w:lang w:val="en-US"/>
        </w:rPr>
      </w:pPr>
    </w:p>
    <w:p w:rsidR="003D1543" w:rsidRPr="00752797" w:rsidRDefault="00313B40" w:rsidP="002603CC">
      <w:pPr>
        <w:pStyle w:val="Heading3"/>
        <w:jc w:val="both"/>
        <w:rPr>
          <w:lang w:val="en-US"/>
        </w:rPr>
      </w:pPr>
      <w:bookmarkStart w:id="450" w:name="_Toc413853484"/>
      <w:r w:rsidRPr="00752797">
        <w:rPr>
          <w:lang w:val="en-US"/>
        </w:rPr>
        <w:t>Sediment transport</w:t>
      </w:r>
      <w:bookmarkEnd w:id="450"/>
    </w:p>
    <w:p w:rsidR="00313B40" w:rsidRPr="00752797" w:rsidRDefault="00313B40" w:rsidP="002603CC">
      <w:pPr>
        <w:rPr>
          <w:lang w:val="en-US"/>
        </w:rPr>
      </w:pPr>
      <w:r w:rsidRPr="00752797">
        <w:rPr>
          <w:lang w:val="en-US"/>
        </w:rPr>
        <w:t>The advection-diffusion equation for suspended sediment is the basis for the sediment transport computations in XBeach. The partial differential equation to solve is:</w:t>
      </w:r>
    </w:p>
    <w:p w:rsidR="00313B40" w:rsidRPr="00752797" w:rsidRDefault="00313B40" w:rsidP="002603CC">
      <w:pPr>
        <w:rPr>
          <w:lang w:val="en-US"/>
        </w:rPr>
      </w:pPr>
    </w:p>
    <w:p w:rsidR="00313B40" w:rsidRPr="00752797" w:rsidRDefault="00313B40" w:rsidP="002603CC">
      <w:pPr>
        <w:rPr>
          <w:lang w:val="en-US"/>
        </w:rPr>
      </w:pPr>
      <w:r w:rsidRPr="00752797">
        <w:rPr>
          <w:position w:val="-30"/>
          <w:lang w:val="en-US"/>
        </w:rPr>
        <w:object w:dxaOrig="3420" w:dyaOrig="720">
          <v:shape id="_x0000_i1187" type="#_x0000_t75" style="width:169.25pt;height:36.45pt" o:ole="">
            <v:imagedata r:id="rId370" o:title=""/>
          </v:shape>
          <o:OLEObject Type="Embed" ProgID="Equation.DSMT4" ShapeID="_x0000_i1187" DrawAspect="Content" ObjectID="_1490184760" r:id="rId371"/>
        </w:object>
      </w:r>
      <w:r w:rsidRPr="00752797">
        <w:rPr>
          <w:lang w:val="en-US"/>
        </w:rPr>
        <w:tab/>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12</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r w:rsidRPr="00752797">
        <w:rPr>
          <w:lang w:val="en-US"/>
        </w:rPr>
        <w:t xml:space="preserve">Here </w:t>
      </w:r>
      <w:r w:rsidRPr="00752797">
        <w:rPr>
          <w:i/>
          <w:lang w:val="en-US"/>
        </w:rPr>
        <w:t xml:space="preserve">c </w:t>
      </w:r>
      <w:r w:rsidRPr="00752797">
        <w:rPr>
          <w:lang w:val="en-US"/>
        </w:rPr>
        <w:t xml:space="preserve">is the depth-averaged concentration, </w:t>
      </w:r>
      <w:r w:rsidRPr="00752797">
        <w:rPr>
          <w:i/>
          <w:lang w:val="en-US"/>
        </w:rPr>
        <w:t>c</w:t>
      </w:r>
      <w:r w:rsidRPr="00752797">
        <w:rPr>
          <w:i/>
          <w:vertAlign w:val="subscript"/>
          <w:lang w:val="en-US"/>
        </w:rPr>
        <w:t>eq</w:t>
      </w:r>
      <w:r w:rsidRPr="00752797">
        <w:rPr>
          <w:lang w:val="en-US"/>
        </w:rPr>
        <w:t xml:space="preserve"> the equilibrium concentration, </w:t>
      </w:r>
      <w:r w:rsidRPr="00752797">
        <w:rPr>
          <w:i/>
          <w:lang w:val="en-US"/>
        </w:rPr>
        <w:t>Ts</w:t>
      </w:r>
      <w:r w:rsidRPr="00752797">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752797" w:rsidRDefault="00313B40" w:rsidP="002603CC">
      <w:pPr>
        <w:rPr>
          <w:lang w:val="en-US"/>
        </w:rPr>
      </w:pPr>
    </w:p>
    <w:p w:rsidR="00313B40" w:rsidRPr="00752797" w:rsidRDefault="00313B40" w:rsidP="002603CC">
      <w:pPr>
        <w:rPr>
          <w:lang w:val="en-US"/>
        </w:rPr>
      </w:pPr>
      <w:r w:rsidRPr="00752797">
        <w:rPr>
          <w:position w:val="-30"/>
          <w:lang w:val="en-US"/>
        </w:rPr>
        <w:object w:dxaOrig="5740" w:dyaOrig="720">
          <v:shape id="_x0000_i1188" type="#_x0000_t75" style="width:4in;height:36.45pt" o:ole="">
            <v:imagedata r:id="rId372" o:title=""/>
          </v:shape>
          <o:OLEObject Type="Embed" ProgID="Equation.DSMT4" ShapeID="_x0000_i1188" DrawAspect="Content" ObjectID="_1490184761" r:id="rId373"/>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13</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r w:rsidRPr="00752797">
        <w:rPr>
          <w:lang w:val="en-US"/>
        </w:rPr>
        <w:t>This can be rewritten as:</w:t>
      </w:r>
    </w:p>
    <w:p w:rsidR="00313B40" w:rsidRPr="00752797" w:rsidRDefault="00313B40" w:rsidP="002603CC">
      <w:pPr>
        <w:rPr>
          <w:lang w:val="en-US"/>
        </w:rPr>
      </w:pPr>
      <w:r w:rsidRPr="00752797">
        <w:rPr>
          <w:lang w:val="en-US"/>
        </w:rPr>
        <w:tab/>
      </w:r>
    </w:p>
    <w:p w:rsidR="00313B40" w:rsidRPr="00752797" w:rsidRDefault="00313B40" w:rsidP="002603CC">
      <w:pPr>
        <w:rPr>
          <w:lang w:val="en-US"/>
        </w:rPr>
      </w:pPr>
      <w:r w:rsidRPr="00752797">
        <w:rPr>
          <w:position w:val="-36"/>
          <w:lang w:val="en-US"/>
        </w:rPr>
        <w:object w:dxaOrig="5400" w:dyaOrig="800">
          <v:shape id="_x0000_i1189" type="#_x0000_t75" style="width:270.25pt;height:39.25pt" o:ole="">
            <v:imagedata r:id="rId374" o:title=""/>
          </v:shape>
          <o:OLEObject Type="Embed" ProgID="Equation.DSMT4" ShapeID="_x0000_i1189" DrawAspect="Content" ObjectID="_1490184762" r:id="rId375"/>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14</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The sediment transport gradient is discretized in a similar way as the mass balance:</w:t>
      </w:r>
    </w:p>
    <w:p w:rsidR="00313B40" w:rsidRPr="00752797" w:rsidRDefault="00313B40" w:rsidP="002603CC">
      <w:pPr>
        <w:rPr>
          <w:lang w:val="en-US"/>
        </w:rPr>
      </w:pPr>
      <w:r w:rsidRPr="00752797">
        <w:rPr>
          <w:position w:val="-30"/>
          <w:lang w:val="en-US"/>
        </w:rPr>
        <w:object w:dxaOrig="5539" w:dyaOrig="780">
          <v:shape id="_x0000_i1190" type="#_x0000_t75" style="width:275.85pt;height:37.4pt" o:ole="">
            <v:imagedata r:id="rId376" o:title=""/>
          </v:shape>
          <o:OLEObject Type="Embed" ProgID="Equation.DSMT4" ShapeID="_x0000_i1190" DrawAspect="Content" ObjectID="_1490184763" r:id="rId377"/>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15</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r w:rsidRPr="00752797">
        <w:rPr>
          <w:lang w:val="en-US"/>
        </w:rPr>
        <w:lastRenderedPageBreak/>
        <w:t>The sediment transports in the u- points contain an advective term, a diffusive term and a bed slope term:</w:t>
      </w:r>
    </w:p>
    <w:p w:rsidR="00313B40" w:rsidRPr="00752797" w:rsidRDefault="00313B40" w:rsidP="002603CC">
      <w:pPr>
        <w:rPr>
          <w:lang w:val="en-US"/>
        </w:rPr>
      </w:pPr>
    </w:p>
    <w:p w:rsidR="00313B40" w:rsidRPr="00752797" w:rsidRDefault="00313B40" w:rsidP="002603CC">
      <w:pPr>
        <w:rPr>
          <w:lang w:val="en-US"/>
        </w:rPr>
      </w:pPr>
      <w:r w:rsidRPr="00752797">
        <w:rPr>
          <w:position w:val="-24"/>
          <w:lang w:val="en-US"/>
        </w:rPr>
        <w:object w:dxaOrig="4020" w:dyaOrig="620">
          <v:shape id="_x0000_i1191" type="#_x0000_t75" style="width:201.05pt;height:29.9pt" o:ole="">
            <v:imagedata r:id="rId378" o:title=""/>
          </v:shape>
          <o:OLEObject Type="Embed" ProgID="Equation.DSMT4" ShapeID="_x0000_i1191" DrawAspect="Content" ObjectID="_1490184764" r:id="rId379"/>
        </w:object>
      </w:r>
      <w:r w:rsidRPr="00752797">
        <w:rPr>
          <w:lang w:val="en-US"/>
        </w:rPr>
        <w:tab/>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16</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 xml:space="preserve">Here </w:t>
      </w:r>
      <w:r w:rsidRPr="00752797">
        <w:rPr>
          <w:i/>
          <w:lang w:val="en-US"/>
        </w:rPr>
        <w:t>u</w:t>
      </w:r>
      <w:r w:rsidRPr="00752797">
        <w:rPr>
          <w:i/>
          <w:vertAlign w:val="subscript"/>
          <w:lang w:val="en-US"/>
        </w:rPr>
        <w:t>rep,s</w:t>
      </w:r>
      <w:r w:rsidRPr="00752797">
        <w:rPr>
          <w:lang w:val="en-US"/>
        </w:rPr>
        <w:t xml:space="preserve"> is a representative velocity for suspended transport, which contains contributions due to return flow, wave skewness and wave asymmetry; </w:t>
      </w:r>
      <w:r w:rsidRPr="00752797">
        <w:rPr>
          <w:i/>
          <w:lang w:val="en-US"/>
        </w:rPr>
        <w:t>D</w:t>
      </w:r>
      <w:r w:rsidRPr="00752797">
        <w:rPr>
          <w:i/>
          <w:vertAlign w:val="subscript"/>
          <w:lang w:val="en-US"/>
        </w:rPr>
        <w:t>c</w:t>
      </w:r>
      <w:r w:rsidRPr="00752797">
        <w:rPr>
          <w:lang w:val="en-US"/>
        </w:rPr>
        <w:t xml:space="preserve"> is a horizontal diffusion coefficient and </w:t>
      </w:r>
      <w:r w:rsidRPr="00752797">
        <w:rPr>
          <w:i/>
          <w:lang w:val="en-US"/>
        </w:rPr>
        <w:t>f</w:t>
      </w:r>
      <w:r w:rsidRPr="00752797">
        <w:rPr>
          <w:i/>
          <w:vertAlign w:val="subscript"/>
          <w:lang w:val="en-US"/>
        </w:rPr>
        <w:t>slope</w:t>
      </w:r>
      <w:r w:rsidRPr="00752797">
        <w:rPr>
          <w:lang w:val="en-US"/>
        </w:rPr>
        <w:t xml:space="preserve"> a coefficient. In  discretized form the expression for the suspended transport in the u-point is:</w:t>
      </w:r>
    </w:p>
    <w:p w:rsidR="00313B40" w:rsidRPr="00752797" w:rsidRDefault="00313B40" w:rsidP="002603CC">
      <w:pPr>
        <w:rPr>
          <w:lang w:val="en-US"/>
        </w:rPr>
      </w:pPr>
    </w:p>
    <w:p w:rsidR="00313B40" w:rsidRPr="00752797" w:rsidRDefault="00313B40" w:rsidP="002603CC">
      <w:pPr>
        <w:rPr>
          <w:lang w:val="en-US"/>
        </w:rPr>
      </w:pPr>
      <w:r w:rsidRPr="00752797">
        <w:rPr>
          <w:position w:val="-30"/>
          <w:lang w:val="en-US"/>
        </w:rPr>
        <w:object w:dxaOrig="6300" w:dyaOrig="720">
          <v:shape id="_x0000_i1192" type="#_x0000_t75" style="width:315.1pt;height:36.45pt" o:ole="">
            <v:imagedata r:id="rId380" o:title=""/>
          </v:shape>
          <o:OLEObject Type="Embed" ProgID="Equation.DSMT4" ShapeID="_x0000_i1192" DrawAspect="Content" ObjectID="_1490184765" r:id="rId38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17</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 xml:space="preserve">The concentrations in the u-points are computed with a </w:t>
      </w:r>
      <w:r w:rsidRPr="00752797">
        <w:rPr>
          <w:position w:val="-6"/>
          <w:lang w:val="en-US"/>
        </w:rPr>
        <w:object w:dxaOrig="200" w:dyaOrig="279">
          <v:shape id="_x0000_i1193" type="#_x0000_t75" style="width:10.3pt;height:14.95pt" o:ole="">
            <v:imagedata r:id="rId382" o:title=""/>
          </v:shape>
          <o:OLEObject Type="Embed" ProgID="Equation.DSMT4" ShapeID="_x0000_i1193" DrawAspect="Content" ObjectID="_1490184766" r:id="rId383"/>
        </w:object>
      </w:r>
      <w:r w:rsidRPr="00752797">
        <w:rPr>
          <w:lang w:val="en-US"/>
        </w:rPr>
        <w:t xml:space="preserve">-method, where </w:t>
      </w:r>
      <w:r w:rsidRPr="00752797">
        <w:rPr>
          <w:position w:val="-6"/>
          <w:lang w:val="en-US"/>
        </w:rPr>
        <w:object w:dxaOrig="520" w:dyaOrig="279">
          <v:shape id="_x0000_i1194" type="#_x0000_t75" style="width:25.25pt;height:14.95pt" o:ole="">
            <v:imagedata r:id="rId384" o:title=""/>
          </v:shape>
          <o:OLEObject Type="Embed" ProgID="Equation.DSMT4" ShapeID="_x0000_i1194" DrawAspect="Content" ObjectID="_1490184767" r:id="rId385"/>
        </w:object>
      </w:r>
      <w:r w:rsidRPr="00752797">
        <w:rPr>
          <w:lang w:val="en-US"/>
        </w:rPr>
        <w:t xml:space="preserve"> means a fully upwind approximation, and </w:t>
      </w:r>
      <w:r w:rsidRPr="00752797">
        <w:rPr>
          <w:position w:val="-6"/>
          <w:lang w:val="en-US"/>
        </w:rPr>
        <w:object w:dxaOrig="740" w:dyaOrig="279">
          <v:shape id="_x0000_i1195" type="#_x0000_t75" style="width:36.45pt;height:14.95pt" o:ole="">
            <v:imagedata r:id="rId386" o:title=""/>
          </v:shape>
          <o:OLEObject Type="Embed" ProgID="Equation.DSMT4" ShapeID="_x0000_i1195" DrawAspect="Content" ObjectID="_1490184768" r:id="rId387"/>
        </w:object>
      </w:r>
      <w:r w:rsidRPr="00752797">
        <w:rPr>
          <w:lang w:val="en-US"/>
        </w:rPr>
        <w:t xml:space="preserve"> a central scheme. In practice, we mostly use the upwind approximation for its robustness.</w:t>
      </w:r>
    </w:p>
    <w:p w:rsidR="00313B40" w:rsidRPr="00752797" w:rsidRDefault="00313B40" w:rsidP="002603CC">
      <w:pPr>
        <w:rPr>
          <w:lang w:val="en-US"/>
        </w:rPr>
      </w:pPr>
    </w:p>
    <w:p w:rsidR="00313B40" w:rsidRPr="00752797" w:rsidRDefault="00313B40" w:rsidP="002603CC">
      <w:pPr>
        <w:rPr>
          <w:lang w:val="en-US"/>
        </w:rPr>
      </w:pPr>
      <w:r w:rsidRPr="00752797">
        <w:rPr>
          <w:position w:val="-36"/>
          <w:lang w:val="en-US"/>
        </w:rPr>
        <w:object w:dxaOrig="3500" w:dyaOrig="840">
          <v:shape id="_x0000_i1196" type="#_x0000_t75" style="width:173.9pt;height:42.1pt" o:ole="">
            <v:imagedata r:id="rId388" o:title=""/>
          </v:shape>
          <o:OLEObject Type="Embed" ProgID="Equation.DSMT4" ShapeID="_x0000_i1196" DrawAspect="Content" ObjectID="_1490184769" r:id="rId389"/>
        </w:object>
      </w:r>
      <w:r w:rsidRPr="00752797">
        <w:rPr>
          <w:lang w:val="en-US"/>
        </w:rPr>
        <w:tab/>
      </w:r>
      <w:r w:rsidRPr="00752797">
        <w:rPr>
          <w:lang w:val="en-US"/>
        </w:rPr>
        <w:tab/>
        <w:t xml:space="preserve"> </w: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00801832"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18</w:instrText>
      </w:r>
      <w:r w:rsidR="00D826E0">
        <w:rPr>
          <w:noProof/>
          <w:lang w:val="en-US"/>
        </w:rPr>
        <w:fldChar w:fldCharType="end"/>
      </w:r>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The erosion and deposition terms, which may also be used in the bed updating, are finally computed from:</w:t>
      </w:r>
    </w:p>
    <w:p w:rsidR="00313B40" w:rsidRPr="00752797" w:rsidRDefault="00313B40" w:rsidP="002603CC">
      <w:pPr>
        <w:rPr>
          <w:lang w:val="en-US"/>
        </w:rPr>
      </w:pPr>
    </w:p>
    <w:p w:rsidR="00313B40" w:rsidRPr="00752797" w:rsidRDefault="00313B40" w:rsidP="002603CC">
      <w:pPr>
        <w:rPr>
          <w:lang w:val="en-US"/>
        </w:rPr>
      </w:pPr>
      <w:r w:rsidRPr="00752797">
        <w:rPr>
          <w:position w:val="-34"/>
          <w:lang w:val="en-US"/>
        </w:rPr>
        <w:object w:dxaOrig="2420" w:dyaOrig="800">
          <v:shape id="_x0000_i1197" type="#_x0000_t75" style="width:120.6pt;height:39.25pt" o:ole="">
            <v:imagedata r:id="rId390" o:title=""/>
          </v:shape>
          <o:OLEObject Type="Embed" ProgID="Equation.DSMT4" ShapeID="_x0000_i1197" DrawAspect="Content" ObjectID="_1490184770" r:id="rId391"/>
        </w:object>
      </w:r>
      <w:r w:rsidRPr="00752797">
        <w:rPr>
          <w:lang w:val="en-US"/>
        </w:rPr>
        <w:tab/>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19</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The evaluation of the bedload transport takes place in the same way as in the previous versions of XBeach, except for the fact that the directions are taken in local grid direction, and will not be repeated here.</w:t>
      </w:r>
    </w:p>
    <w:p w:rsidR="00313B40" w:rsidRPr="00752797" w:rsidRDefault="00313B40" w:rsidP="002603CC">
      <w:pPr>
        <w:rPr>
          <w:lang w:val="en-US"/>
        </w:rPr>
      </w:pPr>
    </w:p>
    <w:p w:rsidR="00122779" w:rsidRPr="00752797" w:rsidRDefault="00122779" w:rsidP="00122779">
      <w:pPr>
        <w:pStyle w:val="Heading3"/>
        <w:jc w:val="both"/>
        <w:rPr>
          <w:lang w:val="en-US"/>
        </w:rPr>
      </w:pPr>
      <w:bookmarkStart w:id="451" w:name="_Toc412623911"/>
      <w:bookmarkStart w:id="452" w:name="_Toc413853485"/>
      <w:r w:rsidRPr="00752797">
        <w:rPr>
          <w:lang w:val="en-US"/>
        </w:rPr>
        <w:t>Bottom updating schemes</w:t>
      </w:r>
      <w:bookmarkEnd w:id="451"/>
      <w:bookmarkEnd w:id="452"/>
    </w:p>
    <w:p w:rsidR="00122779" w:rsidRPr="00752797" w:rsidRDefault="00122779" w:rsidP="00122779">
      <w:pPr>
        <w:rPr>
          <w:lang w:val="en-US"/>
        </w:rPr>
      </w:pPr>
      <w:r w:rsidRPr="00752797">
        <w:rPr>
          <w:lang w:val="en-US"/>
        </w:rPr>
        <w:t xml:space="preserve">Two alternative formulations are available for the bed updating: one where the bottom changes are computed based on the gradients of suspended and bed load transport, equation </w:t>
      </w:r>
      <w:r w:rsidR="007E1D7E" w:rsidRPr="00752797">
        <w:rPr>
          <w:lang w:val="en-US"/>
        </w:rPr>
        <w:fldChar w:fldCharType="begin"/>
      </w:r>
      <w:r w:rsidRPr="00752797">
        <w:rPr>
          <w:lang w:val="en-US"/>
        </w:rPr>
        <w:instrText xml:space="preserve"> GOTOBUTTON ZEqnNum990933  \* MERGEFORMAT </w:instrText>
      </w:r>
      <w:r w:rsidR="007E1D7E" w:rsidRPr="00752797">
        <w:rPr>
          <w:lang w:val="en-US"/>
        </w:rPr>
        <w:fldChar w:fldCharType="begin"/>
      </w:r>
      <w:r w:rsidRPr="00752797">
        <w:rPr>
          <w:lang w:val="en-US"/>
        </w:rPr>
        <w:instrText xml:space="preserve"> REF ZEqnNum990933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one where the changes due to suspended transport are accounted for through the erosion and deposition terms, equation </w:t>
      </w:r>
      <w:r w:rsidR="007E1D7E" w:rsidRPr="00752797">
        <w:rPr>
          <w:lang w:val="en-US"/>
        </w:rPr>
        <w:fldChar w:fldCharType="begin"/>
      </w:r>
      <w:r w:rsidRPr="00752797">
        <w:rPr>
          <w:lang w:val="en-US"/>
        </w:rPr>
        <w:instrText xml:space="preserve"> GOTOBUTTON ZEqnNum346072  \* MERGEFORMAT </w:instrText>
      </w:r>
      <w:r w:rsidR="007E1D7E" w:rsidRPr="00752797">
        <w:rPr>
          <w:lang w:val="en-US"/>
        </w:rPr>
        <w:fldChar w:fldCharType="begin"/>
      </w:r>
      <w:r w:rsidRPr="00752797">
        <w:rPr>
          <w:lang w:val="en-US"/>
        </w:rPr>
        <w:instrText xml:space="preserve"> REF ZEqnNum346072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
    <w:p w:rsidR="00122779" w:rsidRPr="00752797" w:rsidRDefault="00122779" w:rsidP="00122779">
      <w:pPr>
        <w:pStyle w:val="MTDisplayEquation"/>
        <w:tabs>
          <w:tab w:val="left" w:pos="7200"/>
          <w:tab w:val="left" w:pos="7470"/>
        </w:tabs>
        <w:rPr>
          <w:lang w:val="en-US"/>
        </w:rPr>
      </w:pPr>
    </w:p>
    <w:p w:rsidR="00122779" w:rsidRPr="00752797" w:rsidRDefault="00122779" w:rsidP="00122779">
      <w:pPr>
        <w:pStyle w:val="MTDisplayEquation"/>
        <w:tabs>
          <w:tab w:val="left" w:pos="7200"/>
          <w:tab w:val="left" w:pos="7470"/>
        </w:tabs>
        <w:rPr>
          <w:lang w:val="en-US"/>
        </w:rPr>
      </w:pPr>
      <w:r w:rsidRPr="00752797">
        <w:rPr>
          <w:position w:val="-24"/>
          <w:lang w:val="en-US"/>
        </w:rPr>
        <w:object w:dxaOrig="3340" w:dyaOrig="620">
          <v:shape id="_x0000_i1198" type="#_x0000_t75" style="width:167.4pt;height:29.9pt" o:ole="">
            <v:imagedata r:id="rId392" o:title=""/>
          </v:shape>
          <o:OLEObject Type="Embed" ProgID="Equation.DSMT4" ShapeID="_x0000_i1198" DrawAspect="Content" ObjectID="_1490184771" r:id="rId393"/>
        </w:object>
      </w:r>
      <w:r w:rsidRPr="00752797">
        <w:rPr>
          <w:lang w:val="en-US"/>
        </w:rPr>
        <w:tab/>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453" w:name="ZEqnNum990933"/>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19</w:instrText>
        </w:r>
      </w:fldSimple>
      <w:r w:rsidRPr="00752797">
        <w:rPr>
          <w:lang w:val="en-US"/>
        </w:rPr>
        <w:instrText>)</w:instrText>
      </w:r>
      <w:bookmarkEnd w:id="453"/>
      <w:r w:rsidR="007E1D7E" w:rsidRPr="00752797">
        <w:rPr>
          <w:lang w:val="en-US"/>
        </w:rPr>
        <w:fldChar w:fldCharType="end"/>
      </w:r>
    </w:p>
    <w:p w:rsidR="00122779" w:rsidRPr="00752797" w:rsidRDefault="00122779" w:rsidP="00122779">
      <w:pPr>
        <w:pStyle w:val="MTDisplayEquation"/>
        <w:tabs>
          <w:tab w:val="left" w:pos="7200"/>
          <w:tab w:val="left" w:pos="7470"/>
        </w:tabs>
        <w:rPr>
          <w:lang w:val="en-US"/>
        </w:rPr>
      </w:pPr>
      <w:r w:rsidRPr="00752797">
        <w:rPr>
          <w:position w:val="-24"/>
          <w:lang w:val="en-US"/>
        </w:rPr>
        <w:object w:dxaOrig="4040" w:dyaOrig="620">
          <v:shape id="_x0000_i1199" type="#_x0000_t75" style="width:203.85pt;height:29.9pt" o:ole="">
            <v:imagedata r:id="rId394" o:title=""/>
          </v:shape>
          <o:OLEObject Type="Embed" ProgID="Equation.DSMT4" ShapeID="_x0000_i1199" DrawAspect="Content" ObjectID="_1490184772" r:id="rId395"/>
        </w:object>
      </w:r>
      <w:r w:rsidRPr="00752797">
        <w:rPr>
          <w:lang w:val="en-US"/>
        </w:rPr>
        <w:tab/>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454" w:name="ZEqnNum346072"/>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19</w:instrText>
        </w:r>
      </w:fldSimple>
      <w:r w:rsidRPr="00752797">
        <w:rPr>
          <w:lang w:val="en-US"/>
        </w:rPr>
        <w:instrText>)</w:instrText>
      </w:r>
      <w:bookmarkEnd w:id="454"/>
      <w:r w:rsidR="007E1D7E" w:rsidRPr="00752797">
        <w:rPr>
          <w:lang w:val="en-US"/>
        </w:rPr>
        <w:fldChar w:fldCharType="end"/>
      </w:r>
    </w:p>
    <w:p w:rsidR="00122779" w:rsidRPr="00752797" w:rsidRDefault="00122779" w:rsidP="00122779">
      <w:pPr>
        <w:rPr>
          <w:lang w:val="en-US"/>
        </w:rPr>
      </w:pPr>
    </w:p>
    <w:p w:rsidR="00122779" w:rsidRPr="00752797" w:rsidRDefault="00122779" w:rsidP="00122779">
      <w:pPr>
        <w:rPr>
          <w:lang w:val="en-US"/>
        </w:rPr>
      </w:pPr>
      <w:r w:rsidRPr="00752797">
        <w:rPr>
          <w:lang w:val="en-US"/>
        </w:rPr>
        <w:t xml:space="preserve">In both cases </w:t>
      </w:r>
      <w:r w:rsidRPr="00752797">
        <w:rPr>
          <w:i/>
          <w:lang w:val="en-US"/>
        </w:rPr>
        <w:t xml:space="preserve">MF </w:t>
      </w:r>
      <w:r w:rsidRPr="00752797">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w:t>
      </w:r>
      <w:r w:rsidRPr="00752797">
        <w:rPr>
          <w:lang w:val="en-US"/>
        </w:rPr>
        <w:lastRenderedPageBreak/>
        <w:t xml:space="preserve">the water is accounted for, but will be distorted in cases of high </w:t>
      </w:r>
      <w:r w:rsidRPr="00752797">
        <w:rPr>
          <w:i/>
          <w:lang w:val="en-US"/>
        </w:rPr>
        <w:t>MF</w:t>
      </w:r>
      <w:r w:rsidRPr="00752797">
        <w:rPr>
          <w:lang w:val="en-US"/>
        </w:rPr>
        <w:t xml:space="preserve">. Since under most circumstances the real effect of the storage in the water phase is small we prefer the first formulation which guarantees mass conservation in the bottom. Both formulations are calculated using an explicit scheme, see also equations </w:t>
      </w:r>
      <w:r w:rsidR="007E1D7E" w:rsidRPr="00752797">
        <w:rPr>
          <w:lang w:val="en-US"/>
        </w:rPr>
        <w:fldChar w:fldCharType="begin"/>
      </w:r>
      <w:r w:rsidRPr="00752797">
        <w:rPr>
          <w:lang w:val="en-US"/>
        </w:rPr>
        <w:instrText xml:space="preserve"> GOTOBUTTON ZEqnNum578684  \* MERGEFORMAT </w:instrText>
      </w:r>
      <w:r w:rsidR="007E1D7E" w:rsidRPr="00752797">
        <w:rPr>
          <w:lang w:val="en-US"/>
        </w:rPr>
        <w:fldChar w:fldCharType="begin"/>
      </w:r>
      <w:r w:rsidRPr="00752797">
        <w:rPr>
          <w:lang w:val="en-US"/>
        </w:rPr>
        <w:instrText xml:space="preserve"> REF ZEqnNum578684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0022667E" w:rsidRPr="00752797">
        <w:rPr>
          <w:lang w:val="en-US"/>
        </w:rPr>
        <w:t xml:space="preserve">and </w:t>
      </w:r>
      <w:r w:rsidR="007E1D7E" w:rsidRPr="00752797">
        <w:rPr>
          <w:lang w:val="en-US"/>
        </w:rPr>
        <w:fldChar w:fldCharType="begin"/>
      </w:r>
      <w:r w:rsidRPr="00752797">
        <w:rPr>
          <w:lang w:val="en-US"/>
        </w:rPr>
        <w:instrText xml:space="preserve"> GOTOBUTTON ZEqnNum428827  \* MERGEFORMAT </w:instrText>
      </w:r>
      <w:r w:rsidR="007E1D7E" w:rsidRPr="00752797">
        <w:rPr>
          <w:lang w:val="en-US"/>
        </w:rPr>
        <w:fldChar w:fldCharType="begin"/>
      </w:r>
      <w:r w:rsidRPr="00752797">
        <w:rPr>
          <w:lang w:val="en-US"/>
        </w:rPr>
        <w:instrText xml:space="preserve"> REF ZEqnNum428827 \* Charformat \! \* MERGEFORMAT </w:instrText>
      </w:r>
      <w:r w:rsidR="007E1D7E" w:rsidRPr="00752797">
        <w:rPr>
          <w:lang w:val="en-US"/>
        </w:rPr>
        <w:fldChar w:fldCharType="separate"/>
      </w:r>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19</w:instrText>
      </w:r>
      <w:r w:rsidR="007E2FAA"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p>
    <w:p w:rsidR="00122779" w:rsidRPr="00752797" w:rsidRDefault="00122779" w:rsidP="00122779">
      <w:pPr>
        <w:rPr>
          <w:lang w:val="en-US"/>
        </w:rPr>
      </w:pPr>
    </w:p>
    <w:p w:rsidR="00122779" w:rsidRPr="00752797" w:rsidRDefault="00122779" w:rsidP="00122779">
      <w:pPr>
        <w:pStyle w:val="MTDisplayEquation"/>
        <w:tabs>
          <w:tab w:val="left" w:pos="7200"/>
          <w:tab w:val="left" w:pos="7470"/>
        </w:tabs>
        <w:rPr>
          <w:lang w:val="en-US"/>
        </w:rPr>
      </w:pPr>
      <w:r w:rsidRPr="00752797">
        <w:rPr>
          <w:position w:val="-36"/>
          <w:lang w:val="en-US"/>
        </w:rPr>
        <w:object w:dxaOrig="4300" w:dyaOrig="740">
          <v:shape id="_x0000_i1200" type="#_x0000_t75" style="width:215.05pt;height:36.45pt" o:ole="">
            <v:imagedata r:id="rId396" o:title=""/>
          </v:shape>
          <o:OLEObject Type="Embed" ProgID="Equation.DSMT4" ShapeID="_x0000_i1200" DrawAspect="Content" ObjectID="_1490184773" r:id="rId397"/>
        </w:object>
      </w:r>
      <w:r w:rsidRPr="00752797">
        <w:rPr>
          <w:lang w:val="en-US"/>
        </w:rPr>
        <w:tab/>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455" w:name="ZEqnNum578684"/>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19</w:instrText>
        </w:r>
      </w:fldSimple>
      <w:r w:rsidRPr="00752797">
        <w:rPr>
          <w:lang w:val="en-US"/>
        </w:rPr>
        <w:instrText>)</w:instrText>
      </w:r>
      <w:bookmarkEnd w:id="455"/>
      <w:r w:rsidR="007E1D7E" w:rsidRPr="00752797">
        <w:rPr>
          <w:lang w:val="en-US"/>
        </w:rPr>
        <w:fldChar w:fldCharType="end"/>
      </w:r>
    </w:p>
    <w:p w:rsidR="00122779" w:rsidRPr="00752797" w:rsidRDefault="00122779" w:rsidP="00122779">
      <w:pPr>
        <w:pStyle w:val="MTDisplayEquation"/>
        <w:tabs>
          <w:tab w:val="left" w:pos="7200"/>
          <w:tab w:val="left" w:pos="7470"/>
        </w:tabs>
        <w:rPr>
          <w:lang w:val="en-US"/>
        </w:rPr>
      </w:pPr>
      <w:r w:rsidRPr="00752797">
        <w:rPr>
          <w:position w:val="-32"/>
          <w:lang w:val="en-US"/>
        </w:rPr>
        <w:object w:dxaOrig="5120" w:dyaOrig="700">
          <v:shape id="_x0000_i1201" type="#_x0000_t75" style="width:258.1pt;height:33.65pt" o:ole="">
            <v:imagedata r:id="rId398" o:title=""/>
          </v:shape>
          <o:OLEObject Type="Embed" ProgID="Equation.DSMT4" ShapeID="_x0000_i1201" DrawAspect="Content" ObjectID="_1490184774" r:id="rId399"/>
        </w:object>
      </w:r>
      <w:r w:rsidRPr="00752797">
        <w:rPr>
          <w:lang w:val="en-US"/>
        </w:rPr>
        <w:tab/>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456" w:name="ZEqnNum428827"/>
      <w:r w:rsidRPr="00752797">
        <w:rPr>
          <w:lang w:val="en-US"/>
        </w:rPr>
        <w:instrText>(</w:instrText>
      </w:r>
      <w:fldSimple w:instr=" SEQ MTSec \c \* Arabic \* MERGEFORMAT ">
        <w:r w:rsidR="007E2FAA" w:rsidRPr="007E2FAA">
          <w:rPr>
            <w:noProof/>
            <w:lang w:val="en-US"/>
          </w:rPr>
          <w:instrText>6</w:instrText>
        </w:r>
      </w:fldSimple>
      <w:r w:rsidRPr="00752797">
        <w:rPr>
          <w:lang w:val="en-US"/>
        </w:rPr>
        <w:instrText>.</w:instrText>
      </w:r>
      <w:fldSimple w:instr=" SEQ MTEqn \c \* Arabic \* MERGEFORMAT ">
        <w:r w:rsidR="007E2FAA" w:rsidRPr="007E2FAA">
          <w:rPr>
            <w:noProof/>
            <w:lang w:val="en-US"/>
          </w:rPr>
          <w:instrText>19</w:instrText>
        </w:r>
      </w:fldSimple>
      <w:r w:rsidRPr="00752797">
        <w:rPr>
          <w:lang w:val="en-US"/>
        </w:rPr>
        <w:instrText>)</w:instrText>
      </w:r>
      <w:bookmarkEnd w:id="456"/>
      <w:r w:rsidR="007E1D7E" w:rsidRPr="00752797">
        <w:rPr>
          <w:lang w:val="en-US"/>
        </w:rPr>
        <w:fldChar w:fldCharType="end"/>
      </w:r>
    </w:p>
    <w:p w:rsidR="00122779" w:rsidRPr="00752797" w:rsidRDefault="00122779" w:rsidP="00122779">
      <w:pPr>
        <w:rPr>
          <w:lang w:val="en-US"/>
        </w:rPr>
      </w:pPr>
    </w:p>
    <w:p w:rsidR="00122779" w:rsidRPr="00752797" w:rsidRDefault="00122779" w:rsidP="00122779">
      <w:pPr>
        <w:pStyle w:val="Heading4"/>
        <w:jc w:val="both"/>
        <w:rPr>
          <w:lang w:val="en-US"/>
        </w:rPr>
      </w:pPr>
      <w:r w:rsidRPr="00752797">
        <w:rPr>
          <w:lang w:val="en-US"/>
        </w:rPr>
        <w:t>Avalanching</w:t>
      </w:r>
    </w:p>
    <w:p w:rsidR="00122779" w:rsidRPr="00752797" w:rsidRDefault="00122779" w:rsidP="00122779">
      <w:pPr>
        <w:rPr>
          <w:lang w:val="en-US"/>
        </w:rPr>
      </w:pPr>
      <w:r w:rsidRPr="00752797">
        <w:rPr>
          <w:lang w:val="en-US"/>
        </w:rPr>
        <w:t xml:space="preserve">XBeach implements avalanching as described in section </w:t>
      </w:r>
      <w:r w:rsidR="007E1D7E" w:rsidRPr="00752797">
        <w:rPr>
          <w:lang w:val="en-US"/>
        </w:rPr>
        <w:fldChar w:fldCharType="begin"/>
      </w:r>
      <w:r w:rsidR="0022667E" w:rsidRPr="00752797">
        <w:rPr>
          <w:lang w:val="en-US"/>
        </w:rPr>
        <w:instrText xml:space="preserve"> REF _Ref413525986 \r \h </w:instrText>
      </w:r>
      <w:r w:rsidR="007E1D7E" w:rsidRPr="00752797">
        <w:rPr>
          <w:lang w:val="en-US"/>
        </w:rPr>
      </w:r>
      <w:r w:rsidR="007E1D7E" w:rsidRPr="00752797">
        <w:rPr>
          <w:lang w:val="en-US"/>
        </w:rPr>
        <w:fldChar w:fldCharType="separate"/>
      </w:r>
      <w:r w:rsidR="007E2FAA">
        <w:rPr>
          <w:lang w:val="en-US"/>
        </w:rPr>
        <w:t>2.8.2</w:t>
      </w:r>
      <w:r w:rsidR="007E1D7E" w:rsidRPr="00752797">
        <w:rPr>
          <w:lang w:val="en-US"/>
        </w:rPr>
        <w:fldChar w:fldCharType="end"/>
      </w:r>
      <w:r w:rsidRPr="00752797">
        <w:rPr>
          <w:lang w:val="en-US"/>
        </w:rPr>
        <w:t>. It first calculates bed level change due to avalanching in the cross-shore dimension. It then calculates the slopes in alongshore direction and bottom change due to avalanching in this direction. To avoid disrupted sediment balance XBeach does not calculate bottom change due to avalanching at the boundary grid cells. Consequently XBeach cannot calculate avalanching at the boundary between two MPI domains.</w:t>
      </w:r>
    </w:p>
    <w:p w:rsidR="00122779" w:rsidRPr="00752797" w:rsidRDefault="00122779" w:rsidP="00122779">
      <w:pPr>
        <w:pStyle w:val="Heading4"/>
        <w:rPr>
          <w:szCs w:val="26"/>
          <w:lang w:val="en-US"/>
        </w:rPr>
      </w:pPr>
      <w:r w:rsidRPr="00752797">
        <w:rPr>
          <w:lang w:val="en-US"/>
        </w:rPr>
        <w:t>Bed composition</w:t>
      </w:r>
    </w:p>
    <w:p w:rsidR="00122779" w:rsidRPr="00752797" w:rsidRDefault="00122779" w:rsidP="00122779">
      <w:pPr>
        <w:rPr>
          <w:lang w:val="en-US"/>
        </w:rPr>
      </w:pPr>
      <w:r w:rsidRPr="00752797">
        <w:rPr>
          <w:lang w:val="en-US"/>
        </w:rPr>
        <w:t>The bed is discretized into layers with mass</w:t>
      </w:r>
      <w:r w:rsidR="0022667E" w:rsidRPr="00752797">
        <w:rPr>
          <w:lang w:val="en-US"/>
        </w:rPr>
        <w:t xml:space="preserve"> </w:t>
      </w:r>
      <w:r w:rsidR="0022667E" w:rsidRPr="00752797">
        <w:rPr>
          <w:i/>
          <w:lang w:val="en-US"/>
        </w:rPr>
        <w:t>M(i,j)</w:t>
      </w:r>
      <w:r w:rsidR="0022667E" w:rsidRPr="00752797">
        <w:rPr>
          <w:lang w:val="en-US"/>
        </w:rPr>
        <w:t xml:space="preserve"> </w:t>
      </w:r>
      <w:r w:rsidRPr="00752797">
        <w:rPr>
          <w:lang w:val="en-US"/>
        </w:rPr>
        <w:t xml:space="preserve">in which </w:t>
      </w:r>
      <w:r w:rsidRPr="00752797">
        <w:rPr>
          <w:i/>
          <w:lang w:val="en-US"/>
        </w:rPr>
        <w:t xml:space="preserve">i </w:t>
      </w:r>
      <w:r w:rsidRPr="00752797">
        <w:rPr>
          <w:lang w:val="en-US"/>
        </w:rPr>
        <w:t>refers to the layer number and</w:t>
      </w:r>
      <w:r w:rsidRPr="00752797">
        <w:rPr>
          <w:i/>
          <w:lang w:val="en-US"/>
        </w:rPr>
        <w:t xml:space="preserve"> j</w:t>
      </w:r>
      <w:r w:rsidRPr="00752797">
        <w:rPr>
          <w:lang w:val="en-US"/>
        </w:rPr>
        <w:t xml:space="preserve"> to the sediment class. The mass fraction per sediment class </w:t>
      </w:r>
      <w:r w:rsidRPr="00752797">
        <w:rPr>
          <w:i/>
          <w:lang w:val="en-US"/>
        </w:rPr>
        <w:t>p</w:t>
      </w:r>
      <w:r w:rsidR="0022667E" w:rsidRPr="00752797">
        <w:rPr>
          <w:lang w:val="en-US"/>
        </w:rPr>
        <w:t xml:space="preserve">, layer thickness </w:t>
      </w:r>
      <w:r w:rsidR="0022667E" w:rsidRPr="00752797">
        <w:rPr>
          <w:i/>
          <w:lang w:val="en-US"/>
        </w:rPr>
        <w:t>Δ</w:t>
      </w:r>
      <w:r w:rsidR="0022667E" w:rsidRPr="00752797">
        <w:rPr>
          <w:lang w:val="en-US"/>
        </w:rPr>
        <w:t xml:space="preserve"> </w:t>
      </w:r>
      <w:r w:rsidRPr="00752797">
        <w:rPr>
          <w:lang w:val="en-US"/>
        </w:rPr>
        <w:t xml:space="preserve">and bed level </w:t>
      </w:r>
      <w:r w:rsidRPr="00752797">
        <w:rPr>
          <w:i/>
          <w:lang w:val="en-US"/>
        </w:rPr>
        <w:t>z</w:t>
      </w:r>
      <w:r w:rsidRPr="00752797">
        <w:rPr>
          <w:i/>
          <w:vertAlign w:val="subscript"/>
          <w:lang w:val="en-US"/>
        </w:rPr>
        <w:t>b</w:t>
      </w:r>
      <w:r w:rsidRPr="00752797">
        <w:rPr>
          <w:lang w:val="en-US"/>
        </w:rPr>
        <w:t xml:space="preserve"> are defined by:</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106"/>
          <w:lang w:val="en-US"/>
        </w:rPr>
        <w:object w:dxaOrig="2720" w:dyaOrig="2500">
          <v:shape id="_x0000_i1202" type="#_x0000_t75" style="width:135.6pt;height:125.3pt" o:ole="">
            <v:imagedata r:id="rId400" o:title=""/>
          </v:shape>
          <o:OLEObject Type="Embed" ProgID="Equation.DSMT4" ShapeID="_x0000_i1202" DrawAspect="Content" ObjectID="_1490184775" r:id="rId40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20</w:instrText>
      </w:r>
      <w:r w:rsidR="00D826E0">
        <w:rPr>
          <w:noProof/>
          <w:lang w:val="en-US"/>
        </w:rPr>
        <w:fldChar w:fldCharType="end"/>
      </w:r>
      <w:r w:rsidRPr="00752797">
        <w:rPr>
          <w:lang w:val="en-US"/>
        </w:rPr>
        <w:instrText>)</w:instrText>
      </w:r>
      <w:r w:rsidR="007E1D7E"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with po</w:t>
      </w:r>
      <w:r w:rsidR="0022667E" w:rsidRPr="00752797">
        <w:rPr>
          <w:lang w:val="en-US"/>
        </w:rPr>
        <w:t xml:space="preserve">rosity </w:t>
      </w:r>
      <w:r w:rsidR="0022667E" w:rsidRPr="00752797">
        <w:rPr>
          <w:i/>
          <w:lang w:val="en-US"/>
        </w:rPr>
        <w:t>n</w:t>
      </w:r>
      <w:r w:rsidR="0022667E" w:rsidRPr="00752797">
        <w:rPr>
          <w:i/>
          <w:vertAlign w:val="subscript"/>
          <w:lang w:val="en-US"/>
        </w:rPr>
        <w:t>p</w:t>
      </w:r>
      <w:r w:rsidR="0022667E" w:rsidRPr="00752797">
        <w:rPr>
          <w:i/>
          <w:lang w:val="en-US"/>
        </w:rPr>
        <w:t xml:space="preserve"> </w:t>
      </w:r>
      <w:r w:rsidR="0022667E" w:rsidRPr="00752797">
        <w:rPr>
          <w:lang w:val="en-US"/>
        </w:rPr>
        <w:t xml:space="preserve">and sediment density </w:t>
      </w:r>
      <w:r w:rsidR="0022667E" w:rsidRPr="00752797">
        <w:rPr>
          <w:i/>
          <w:lang w:val="en-US"/>
        </w:rPr>
        <w:t xml:space="preserve">ρ. </w:t>
      </w:r>
      <w:r w:rsidR="0022667E" w:rsidRPr="00752797">
        <w:rPr>
          <w:lang w:val="en-US"/>
        </w:rPr>
        <w:t xml:space="preserve">The level </w:t>
      </w:r>
      <w:r w:rsidR="0022667E" w:rsidRPr="00752797">
        <w:rPr>
          <w:i/>
          <w:lang w:val="en-US"/>
        </w:rPr>
        <w:t>z</w:t>
      </w:r>
      <w:r w:rsidR="0022667E" w:rsidRPr="00752797">
        <w:rPr>
          <w:i/>
          <w:vertAlign w:val="subscript"/>
          <w:lang w:val="en-US"/>
        </w:rPr>
        <w:t>0</w:t>
      </w:r>
      <w:r w:rsidR="0022667E" w:rsidRPr="00752797">
        <w:rPr>
          <w:lang w:val="en-US"/>
        </w:rPr>
        <w:t xml:space="preserve"> </w:t>
      </w:r>
      <w:r w:rsidRPr="00752797">
        <w:rPr>
          <w:lang w:val="en-US"/>
        </w:rPr>
        <w:t>is the lowest point of the array of bed layers.</w:t>
      </w:r>
    </w:p>
    <w:p w:rsidR="00122779" w:rsidRPr="00752797" w:rsidRDefault="00122779" w:rsidP="00122779">
      <w:pPr>
        <w:rPr>
          <w:lang w:val="en-US"/>
        </w:rPr>
      </w:pPr>
    </w:p>
    <w:p w:rsidR="00122779" w:rsidRPr="00752797" w:rsidRDefault="00122779" w:rsidP="00122779">
      <w:pPr>
        <w:rPr>
          <w:lang w:val="en-US"/>
        </w:rPr>
      </w:pPr>
      <w:r w:rsidRPr="00752797">
        <w:rPr>
          <w:lang w:val="en-US"/>
        </w:rPr>
        <w:t xml:space="preserve">Due to bed load transport, sediment is exchanged between the top layer and the four horizontally </w:t>
      </w:r>
      <w:r w:rsidR="0022667E" w:rsidRPr="00752797">
        <w:rPr>
          <w:lang w:val="en-US"/>
        </w:rPr>
        <w:t>neighboring</w:t>
      </w:r>
      <w:r w:rsidRPr="00752797">
        <w:rPr>
          <w:lang w:val="en-US"/>
        </w:rPr>
        <w:t xml:space="preserve"> top layers. Exchange with the water column and the top layer is due to erosion rate </w:t>
      </w:r>
      <w:r w:rsidRPr="00752797">
        <w:rPr>
          <w:i/>
          <w:lang w:val="en-US"/>
        </w:rPr>
        <w:t>E</w:t>
      </w:r>
      <w:r w:rsidRPr="00752797">
        <w:rPr>
          <w:lang w:val="en-US"/>
        </w:rPr>
        <w:t xml:space="preserve"> and deposition rate</w:t>
      </w:r>
      <w:r w:rsidRPr="00752797">
        <w:rPr>
          <w:i/>
          <w:lang w:val="en-US"/>
        </w:rPr>
        <w:t xml:space="preserve"> D</w:t>
      </w:r>
      <w:r w:rsidRPr="00752797">
        <w:rPr>
          <w:lang w:val="en-US"/>
        </w:rPr>
        <w:t xml:space="preserve">. A mixed Eulerian/Lagrangian framework is proposed. Within the set of layers, one layer is defined as the variable layer. This is the only layer that has a variable total mass. All other layers have a constant total mass, which implies for a constant porosity a constant thickness. Above the variable layer, the layers move with the bed level (Lagrangian): upwards in case of aggradation and downwards in case of degradation. This vertical movement gives an advective flux with advection velocity equal to the bed level </w:t>
      </w:r>
      <w:r w:rsidR="0022667E" w:rsidRPr="00752797">
        <w:rPr>
          <w:lang w:val="en-US"/>
        </w:rPr>
        <w:t xml:space="preserve">change </w:t>
      </w:r>
      <w:r w:rsidR="0022667E" w:rsidRPr="00752797">
        <w:rPr>
          <w:i/>
          <w:lang w:val="en-US"/>
        </w:rPr>
        <w:t>A=dz/dt</w:t>
      </w:r>
      <w:r w:rsidRPr="00752797">
        <w:rPr>
          <w:lang w:val="en-US"/>
        </w:rPr>
        <w:t>. The variable layer is the transition to the lower layers, which are passive. The number of layers below the variable layer has thus no influence on the computation time. Note that diffusive processes within the bed are not considered yet. These could lead to fluxes between the layers below the variable layer.</w:t>
      </w:r>
    </w:p>
    <w:p w:rsidR="00122779" w:rsidRPr="00752797" w:rsidRDefault="00122779" w:rsidP="00122779">
      <w:pPr>
        <w:rPr>
          <w:lang w:val="en-US"/>
        </w:rPr>
      </w:pPr>
    </w:p>
    <w:p w:rsidR="00122779" w:rsidRPr="00752797" w:rsidRDefault="00122779" w:rsidP="00122779">
      <w:pPr>
        <w:rPr>
          <w:lang w:val="en-US"/>
        </w:rPr>
      </w:pPr>
      <w:r w:rsidRPr="00752797">
        <w:rPr>
          <w:lang w:val="en-US"/>
        </w:rPr>
        <w:t>The mass balance for the top layer can now be defined by:</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174"/>
          <w:lang w:val="en-US"/>
        </w:rPr>
        <w:object w:dxaOrig="5600" w:dyaOrig="3040">
          <v:shape id="_x0000_i1203" type="#_x0000_t75" style="width:279.6pt;height:152.4pt" o:ole="">
            <v:imagedata r:id="rId402" o:title=""/>
          </v:shape>
          <o:OLEObject Type="Embed" ProgID="Equation.DSMT4" ShapeID="_x0000_i1203" DrawAspect="Content" ObjectID="_1490184776" r:id="rId40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21</w:instrText>
      </w:r>
      <w:r w:rsidR="00D826E0">
        <w:rPr>
          <w:noProof/>
          <w:lang w:val="en-US"/>
        </w:rPr>
        <w:fldChar w:fldCharType="end"/>
      </w:r>
      <w:r w:rsidRPr="00752797">
        <w:rPr>
          <w:lang w:val="en-US"/>
        </w:rPr>
        <w:instrText>)</w:instrText>
      </w:r>
      <w:r w:rsidR="007E1D7E"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 xml:space="preserve">in which </w:t>
      </w:r>
      <w:r w:rsidRPr="00752797">
        <w:rPr>
          <w:i/>
          <w:lang w:val="en-US"/>
        </w:rPr>
        <w:t>S</w:t>
      </w:r>
      <w:r w:rsidRPr="00752797">
        <w:rPr>
          <w:i/>
          <w:vertAlign w:val="subscript"/>
          <w:lang w:val="en-US"/>
        </w:rPr>
        <w:t>b</w:t>
      </w:r>
      <w:r w:rsidRPr="00752797">
        <w:rPr>
          <w:lang w:val="en-US"/>
        </w:rPr>
        <w:t xml:space="preserve"> is the bed-load transport (e.g. Meyer-Peter-Muller), based on the sediment properties of the specific class. The dimensions of the grid cell are defined by </w:t>
      </w:r>
      <w:r w:rsidRPr="00752797">
        <w:rPr>
          <w:i/>
          <w:lang w:val="en-US"/>
        </w:rPr>
        <w:t>dx</w:t>
      </w:r>
      <w:r w:rsidRPr="00752797">
        <w:rPr>
          <w:lang w:val="en-US"/>
        </w:rPr>
        <w:t xml:space="preserve"> and </w:t>
      </w:r>
      <w:r w:rsidRPr="00752797">
        <w:rPr>
          <w:i/>
          <w:lang w:val="en-US"/>
        </w:rPr>
        <w:t>dy</w:t>
      </w:r>
      <w:r w:rsidRPr="00752797">
        <w:rPr>
          <w:lang w:val="en-US"/>
        </w:rPr>
        <w:t xml:space="preserve">. The subscripts W, E, S and N refer to West, East, South and North indicating the four vertical faces of the bed cell. The horizontal faces are indicated with bot for the bottom of the cell and ceil for the ceiling of the cell.  As the fraction p is not defined at the faces but in the cell centers, the upstream fraction is required. For the bed load fluxes, the velocity </w:t>
      </w:r>
      <w:r w:rsidR="0022667E" w:rsidRPr="00752797">
        <w:rPr>
          <w:lang w:val="en-US"/>
        </w:rPr>
        <w:t>direction used</w:t>
      </w:r>
      <w:r w:rsidRPr="00752797">
        <w:rPr>
          <w:lang w:val="en-US"/>
        </w:rPr>
        <w:t>. For the vertical advection term, the upstream value is based on the bed level variation: in case of aggradation the value in the top layer is used and in case of degradation the value of the second layer is used. If the top layer is the variable layer, there is no advective flux</w:t>
      </w:r>
      <w:r w:rsidR="0022667E" w:rsidRPr="00752797">
        <w:rPr>
          <w:lang w:val="en-US"/>
        </w:rPr>
        <w:t xml:space="preserve">: </w:t>
      </w:r>
      <w:r w:rsidR="0022667E" w:rsidRPr="00752797">
        <w:rPr>
          <w:i/>
          <w:lang w:val="en-US"/>
        </w:rPr>
        <w:t>δ=0</w:t>
      </w:r>
      <w:r w:rsidR="0022667E" w:rsidRPr="00752797">
        <w:rPr>
          <w:lang w:val="en-US"/>
        </w:rPr>
        <w:t xml:space="preserve"> otherwise </w:t>
      </w:r>
      <w:r w:rsidR="0022667E" w:rsidRPr="00752797">
        <w:rPr>
          <w:i/>
          <w:lang w:val="en-US"/>
        </w:rPr>
        <w:t>δ=1</w:t>
      </w:r>
      <w:r w:rsidR="0022667E" w:rsidRPr="00752797">
        <w:rPr>
          <w:lang w:val="en-US"/>
        </w:rPr>
        <w:t>.</w:t>
      </w:r>
    </w:p>
    <w:p w:rsidR="00122779" w:rsidRPr="00752797" w:rsidRDefault="00122779" w:rsidP="00122779">
      <w:pPr>
        <w:rPr>
          <w:lang w:val="en-US"/>
        </w:rPr>
      </w:pPr>
    </w:p>
    <w:p w:rsidR="00122779" w:rsidRPr="00752797" w:rsidRDefault="00122779" w:rsidP="00122779">
      <w:pPr>
        <w:rPr>
          <w:lang w:val="en-US"/>
        </w:rPr>
      </w:pPr>
      <w:r w:rsidRPr="00752797">
        <w:rPr>
          <w:lang w:val="en-US"/>
        </w:rPr>
        <w:t>The mass balance for the layers in between the top layer and the variable layer is:</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24"/>
          <w:lang w:val="en-US"/>
        </w:rPr>
        <w:object w:dxaOrig="3840" w:dyaOrig="620">
          <v:shape id="_x0000_i1204" type="#_x0000_t75" style="width:192.6pt;height:30.85pt" o:ole="">
            <v:imagedata r:id="rId404" o:title=""/>
          </v:shape>
          <o:OLEObject Type="Embed" ProgID="Equation.DSMT4" ShapeID="_x0000_i1204" DrawAspect="Content" ObjectID="_1490184777" r:id="rId40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22</w:instrText>
      </w:r>
      <w:r w:rsidR="00D826E0">
        <w:rPr>
          <w:noProof/>
          <w:lang w:val="en-US"/>
        </w:rPr>
        <w:fldChar w:fldCharType="end"/>
      </w:r>
      <w:r w:rsidRPr="00752797">
        <w:rPr>
          <w:lang w:val="en-US"/>
        </w:rPr>
        <w:instrText>)</w:instrText>
      </w:r>
      <w:r w:rsidR="007E1D7E"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and for the variable layer, it reads:</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24"/>
          <w:lang w:val="en-US"/>
        </w:rPr>
        <w:object w:dxaOrig="2160" w:dyaOrig="620">
          <v:shape id="_x0000_i1205" type="#_x0000_t75" style="width:108.45pt;height:30.85pt" o:ole="">
            <v:imagedata r:id="rId406" o:title=""/>
          </v:shape>
          <o:OLEObject Type="Embed" ProgID="Equation.DSMT4" ShapeID="_x0000_i1205" DrawAspect="Content" ObjectID="_1490184778" r:id="rId40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23</w:instrText>
      </w:r>
      <w:r w:rsidR="00D826E0">
        <w:rPr>
          <w:noProof/>
          <w:lang w:val="en-US"/>
        </w:rPr>
        <w:fldChar w:fldCharType="end"/>
      </w:r>
      <w:r w:rsidRPr="00752797">
        <w:rPr>
          <w:lang w:val="en-US"/>
        </w:rPr>
        <w:instrText>)</w:instrText>
      </w:r>
      <w:r w:rsidR="007E1D7E"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In order to avoid too thin a or too thick a variable layer, the variable layer is merged or split. If the thickness is smaller than the critical value</w:t>
      </w:r>
      <w:r w:rsidR="0022667E" w:rsidRPr="00752797">
        <w:rPr>
          <w:lang w:val="en-US"/>
        </w:rPr>
        <w:t xml:space="preserve"> </w:t>
      </w:r>
      <w:r w:rsidR="0022667E" w:rsidRPr="00752797">
        <w:rPr>
          <w:i/>
          <w:lang w:val="en-US"/>
        </w:rPr>
        <w:t>Δ</w:t>
      </w:r>
      <w:r w:rsidR="0022667E" w:rsidRPr="00752797">
        <w:rPr>
          <w:i/>
          <w:vertAlign w:val="subscript"/>
          <w:lang w:val="en-US"/>
        </w:rPr>
        <w:t>merge</w:t>
      </w:r>
      <w:r w:rsidRPr="00752797">
        <w:rPr>
          <w:lang w:val="en-US"/>
        </w:rPr>
        <w:t>, the variable layer is merged with the lower layer. To keep the same number of cells, a cell is added at the bott</w:t>
      </w:r>
      <w:r w:rsidR="0022667E" w:rsidRPr="00752797">
        <w:rPr>
          <w:lang w:val="en-US"/>
        </w:rPr>
        <w:t xml:space="preserve">om of the array, implying that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Similarly, the variable is split into two layers if the critical value</w:t>
      </w:r>
      <w:r w:rsidR="0022667E" w:rsidRPr="00752797">
        <w:rPr>
          <w:lang w:val="en-US"/>
        </w:rPr>
        <w:t xml:space="preserve"> Δ</w:t>
      </w:r>
      <w:r w:rsidR="0022667E" w:rsidRPr="00752797">
        <w:rPr>
          <w:vertAlign w:val="subscript"/>
          <w:lang w:val="en-US"/>
        </w:rPr>
        <w:t>split</w:t>
      </w:r>
      <w:r w:rsidR="0022667E" w:rsidRPr="00752797">
        <w:rPr>
          <w:lang w:val="en-US"/>
        </w:rPr>
        <w:t xml:space="preserve"> is</w:t>
      </w:r>
      <w:r w:rsidRPr="00752797">
        <w:rPr>
          <w:lang w:val="en-US"/>
        </w:rPr>
        <w:t xml:space="preserve"> exceeded. Then,</w:t>
      </w:r>
      <w:r w:rsidR="0022667E" w:rsidRPr="00752797">
        <w:rPr>
          <w:lang w:val="en-US"/>
        </w:rPr>
        <w:t xml:space="preserve"> the array is shifted upwards: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w:t>
      </w:r>
    </w:p>
    <w:p w:rsidR="00122779" w:rsidRPr="00752797" w:rsidRDefault="00122779" w:rsidP="00122779">
      <w:pPr>
        <w:rPr>
          <w:lang w:val="en-US"/>
        </w:rPr>
      </w:pPr>
    </w:p>
    <w:p w:rsidR="00122779" w:rsidRPr="00752797" w:rsidRDefault="00122779" w:rsidP="00122779">
      <w:pPr>
        <w:rPr>
          <w:lang w:val="en-US"/>
        </w:rPr>
      </w:pPr>
      <w:r w:rsidRPr="00752797">
        <w:rPr>
          <w:lang w:val="en-US"/>
        </w:rPr>
        <w:t>As the bed level update is explicit, the timestep is limited. A conservative estimate can be made by assuming that no more mass can be eroded than available in the top layer:</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lastRenderedPageBreak/>
        <w:tab/>
      </w:r>
      <w:r w:rsidRPr="00752797">
        <w:rPr>
          <w:position w:val="-66"/>
          <w:lang w:val="en-US"/>
        </w:rPr>
        <w:object w:dxaOrig="6759" w:dyaOrig="1440">
          <v:shape id="_x0000_i1206" type="#_x0000_t75" style="width:337.55pt;height:1in" o:ole="">
            <v:imagedata r:id="rId408" o:title=""/>
          </v:shape>
          <o:OLEObject Type="Embed" ProgID="Equation.DSMT4" ShapeID="_x0000_i1206" DrawAspect="Content" ObjectID="_1490184779" r:id="rId40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r w:rsidR="00D826E0">
        <w:rPr>
          <w:lang w:val="nl-NL"/>
        </w:rPr>
        <w:fldChar w:fldCharType="begin"/>
      </w:r>
      <w:r w:rsidR="00D826E0" w:rsidRPr="00D826E0">
        <w:instrText xml:space="preserve"> SEQ MTSec \c \* Arabic \* MERGEFORMAT </w:instrText>
      </w:r>
      <w:r w:rsidR="00D826E0">
        <w:rPr>
          <w:lang w:val="nl-NL"/>
        </w:rPr>
        <w:fldChar w:fldCharType="separate"/>
      </w:r>
      <w:r w:rsidR="007E2FAA" w:rsidRPr="007E2FAA">
        <w:rPr>
          <w:noProof/>
          <w:lang w:val="en-US"/>
        </w:rPr>
        <w:instrText>6</w:instrText>
      </w:r>
      <w:r w:rsidR="00D826E0">
        <w:rPr>
          <w:noProof/>
          <w:lang w:val="en-US"/>
        </w:rPr>
        <w:fldChar w:fldCharType="end"/>
      </w:r>
      <w:r w:rsidRPr="00752797">
        <w:rPr>
          <w:lang w:val="en-US"/>
        </w:rPr>
        <w:instrText>.</w:instrText>
      </w:r>
      <w:r w:rsidR="00D826E0">
        <w:rPr>
          <w:lang w:val="nl-NL"/>
        </w:rPr>
        <w:fldChar w:fldCharType="begin"/>
      </w:r>
      <w:r w:rsidR="00D826E0" w:rsidRPr="00D826E0">
        <w:instrText xml:space="preserve"> SEQ MTEqn \c \* Arabic \* MERGEFORMAT </w:instrText>
      </w:r>
      <w:r w:rsidR="00D826E0">
        <w:rPr>
          <w:lang w:val="nl-NL"/>
        </w:rPr>
        <w:fldChar w:fldCharType="separate"/>
      </w:r>
      <w:r w:rsidR="007E2FAA" w:rsidRPr="007E2FAA">
        <w:rPr>
          <w:noProof/>
          <w:lang w:val="en-US"/>
        </w:rPr>
        <w:instrText>24</w:instrText>
      </w:r>
      <w:r w:rsidR="00D826E0">
        <w:rPr>
          <w:noProof/>
          <w:lang w:val="en-US"/>
        </w:rPr>
        <w:fldChar w:fldCharType="end"/>
      </w:r>
      <w:r w:rsidRPr="00752797">
        <w:rPr>
          <w:lang w:val="en-US"/>
        </w:rPr>
        <w:instrText>)</w:instrText>
      </w:r>
      <w:r w:rsidR="007E1D7E"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szCs w:val="26"/>
          <w:lang w:val="en-US"/>
        </w:rPr>
      </w:pPr>
      <w:r w:rsidRPr="00752797">
        <w:rPr>
          <w:lang w:val="en-US"/>
        </w:rPr>
        <w:t xml:space="preserve">The transport rate depends on the direction of the transport. The transport rates and erosion rates should be based on the formulation for the smallest fraction: </w:t>
      </w:r>
      <w:r w:rsidRPr="00752797">
        <w:rPr>
          <w:i/>
          <w:lang w:val="en-US"/>
        </w:rPr>
        <w:t>j=1</w:t>
      </w:r>
      <w:r w:rsidRPr="00752797">
        <w:rPr>
          <w:lang w:val="en-US"/>
        </w:rPr>
        <w:t xml:space="preserve">. Note that the fraction p falls out. This </w:t>
      </w:r>
      <w:r w:rsidR="0022667E" w:rsidRPr="00752797">
        <w:rPr>
          <w:lang w:val="en-US"/>
        </w:rPr>
        <w:t>time step</w:t>
      </w:r>
      <w:r w:rsidRPr="00752797">
        <w:rPr>
          <w:lang w:val="en-US"/>
        </w:rPr>
        <w:t xml:space="preserve"> restriction is less severe than the one for shallow water flow. Only in case of very top layers and/or the use of a morphological factor, this </w:t>
      </w:r>
      <w:r w:rsidR="0022667E" w:rsidRPr="00752797">
        <w:rPr>
          <w:lang w:val="en-US"/>
        </w:rPr>
        <w:t>time step</w:t>
      </w:r>
      <w:r w:rsidRPr="00752797">
        <w:rPr>
          <w:lang w:val="en-US"/>
        </w:rPr>
        <w:t xml:space="preserve"> restriction might be relevant.</w:t>
      </w:r>
      <w:r w:rsidRPr="00752797">
        <w:rPr>
          <w:lang w:val="en-US"/>
        </w:rPr>
        <w:br w:type="page"/>
      </w:r>
    </w:p>
    <w:p w:rsidR="0073638B" w:rsidRPr="00752797" w:rsidRDefault="0073638B" w:rsidP="0073638B">
      <w:pPr>
        <w:pStyle w:val="Heading3"/>
        <w:jc w:val="both"/>
        <w:rPr>
          <w:lang w:val="en-US"/>
        </w:rPr>
      </w:pPr>
      <w:bookmarkStart w:id="457" w:name="_Toc413853486"/>
      <w:r w:rsidRPr="00752797">
        <w:rPr>
          <w:lang w:val="en-US"/>
        </w:rPr>
        <w:lastRenderedPageBreak/>
        <w:t>Boundary conditions</w:t>
      </w:r>
      <w:bookmarkEnd w:id="457"/>
    </w:p>
    <w:p w:rsidR="0073638B" w:rsidRPr="00752797" w:rsidRDefault="0073638B" w:rsidP="0073638B">
      <w:pPr>
        <w:pStyle w:val="BodyText"/>
        <w:rPr>
          <w:lang w:val="en-US"/>
        </w:rPr>
      </w:pPr>
      <w:r w:rsidRPr="00752797">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73638B" w:rsidRPr="00752797" w:rsidRDefault="0073638B" w:rsidP="0073638B">
      <w:pPr>
        <w:pStyle w:val="BodyText"/>
        <w:rPr>
          <w:lang w:val="en-US"/>
        </w:rPr>
      </w:pPr>
      <w:r w:rsidRPr="00752797">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73638B" w:rsidRPr="00752797" w:rsidRDefault="0073638B" w:rsidP="0073638B">
      <w:pPr>
        <w:pStyle w:val="BodyText"/>
        <w:rPr>
          <w:lang w:val="en-US"/>
        </w:rPr>
      </w:pPr>
      <w:r w:rsidRPr="00752797">
        <w:rPr>
          <w:lang w:val="en-US"/>
        </w:rPr>
        <w:t>The combination of a large record length and a small time step lead to large demands on the system memory. If the memory requirement is too large XBeach will shut down.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73638B" w:rsidRPr="00752797" w:rsidRDefault="0073638B" w:rsidP="0073638B">
      <w:pPr>
        <w:pStyle w:val="BodyText"/>
        <w:rPr>
          <w:lang w:val="en-US"/>
        </w:rPr>
      </w:pPr>
      <w:r w:rsidRPr="00752797">
        <w:rPr>
          <w:lang w:val="en-US"/>
        </w:rPr>
        <w:t xml:space="preserve">Every time the XBeach wave boundary condition module is run, it outputs data to the local directory. Metadata about the wave boundary conditions are stored in list files: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The main XBeach program uses these files for the actual forcing along the offshore edge.</w:t>
      </w:r>
    </w:p>
    <w:p w:rsidR="0073638B" w:rsidRDefault="0073638B">
      <w:pPr>
        <w:spacing w:line="240" w:lineRule="auto"/>
        <w:jc w:val="left"/>
        <w:rPr>
          <w:bCs/>
          <w:iCs/>
          <w:szCs w:val="26"/>
          <w:lang w:val="en-US"/>
        </w:rPr>
      </w:pPr>
      <w:r>
        <w:rPr>
          <w:lang w:val="en-US"/>
        </w:rPr>
        <w:br w:type="page"/>
      </w:r>
    </w:p>
    <w:p w:rsidR="00A52150" w:rsidRPr="00752797" w:rsidRDefault="00734E22" w:rsidP="002603CC">
      <w:pPr>
        <w:pStyle w:val="Heading3"/>
        <w:jc w:val="both"/>
        <w:rPr>
          <w:lang w:val="en-US"/>
        </w:rPr>
      </w:pPr>
      <w:bookmarkStart w:id="458" w:name="_Toc413853487"/>
      <w:r w:rsidRPr="00752797">
        <w:rPr>
          <w:lang w:val="en-US"/>
        </w:rPr>
        <w:lastRenderedPageBreak/>
        <w:t>Non-hydrostatic</w:t>
      </w:r>
      <w:bookmarkEnd w:id="458"/>
    </w:p>
    <w:p w:rsidR="00A52150" w:rsidRPr="00752797" w:rsidRDefault="00A52150" w:rsidP="002603CC">
      <w:pPr>
        <w:pStyle w:val="Heading4"/>
        <w:jc w:val="both"/>
        <w:rPr>
          <w:lang w:val="en-US"/>
        </w:rPr>
      </w:pPr>
      <w:bookmarkStart w:id="459" w:name="_Ref207199275"/>
      <w:bookmarkStart w:id="460" w:name="_Toc211006490"/>
      <w:bookmarkStart w:id="461" w:name="_Toc211933742"/>
      <w:bookmarkStart w:id="462" w:name="_Toc212190842"/>
      <w:bookmarkStart w:id="463" w:name="_Toc249984915"/>
      <w:bookmarkStart w:id="464" w:name="_Toc249985008"/>
      <w:r w:rsidRPr="00752797">
        <w:rPr>
          <w:lang w:val="en-US"/>
        </w:rPr>
        <w:t>Global continuity equation</w:t>
      </w:r>
      <w:bookmarkEnd w:id="459"/>
      <w:bookmarkEnd w:id="460"/>
      <w:bookmarkEnd w:id="461"/>
      <w:bookmarkEnd w:id="462"/>
      <w:bookmarkEnd w:id="463"/>
      <w:bookmarkEnd w:id="464"/>
    </w:p>
    <w:p w:rsidR="00A52150" w:rsidRPr="00752797" w:rsidRDefault="00A52150" w:rsidP="002603CC">
      <w:pPr>
        <w:rPr>
          <w:lang w:val="en-US"/>
        </w:rPr>
      </w:pPr>
      <w:r w:rsidRPr="00752797">
        <w:rPr>
          <w:lang w:val="en-US"/>
        </w:rPr>
        <w:t>As was outlined in the previous chapter the global continuity equation, which describes the relation between the free surface and the depth averaged discharge, 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2"/>
          <w:lang w:val="en-US"/>
        </w:rPr>
        <w:object w:dxaOrig="2540" w:dyaOrig="560">
          <v:shape id="_x0000_i1207" type="#_x0000_t75" style="width:128.1pt;height:27.1pt" o:ole="">
            <v:imagedata r:id="rId410" o:title=""/>
          </v:shape>
          <o:OLEObject Type="Embed" ProgID="Equation.DSMT4" ShapeID="_x0000_i1207" DrawAspect="Content" ObjectID="_1490184780" r:id="rId41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65" w:name="ZEqnNum983791"/>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25</w:instrText>
        </w:r>
      </w:fldSimple>
      <w:r w:rsidR="00801832" w:rsidRPr="00752797">
        <w:rPr>
          <w:lang w:val="en-US"/>
        </w:rPr>
        <w:instrText>)</w:instrText>
      </w:r>
      <w:bookmarkEnd w:id="465"/>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A simple semi-discretisation of </w:t>
      </w:r>
      <w:r w:rsidR="007E1D7E" w:rsidRPr="00752797">
        <w:rPr>
          <w:rFonts w:cs="Tahoma"/>
          <w:lang w:val="en-US"/>
        </w:rPr>
        <w:fldChar w:fldCharType="begin"/>
      </w:r>
      <w:r w:rsidRPr="00752797">
        <w:rPr>
          <w:rFonts w:cs="Tahoma"/>
          <w:lang w:val="en-US"/>
        </w:rPr>
        <w:instrText xml:space="preserve"> GOTOBUTTON ZEqnNum983791  \* MERGEFORMAT </w:instrText>
      </w:r>
      <w:fldSimple w:instr=" REF ZEqnNum983791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25</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using central differences for the space derivative and using the Hansen scheme for the coupling between velocity and free surface results in</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4140" w:dyaOrig="600">
          <v:shape id="_x0000_i1208" type="#_x0000_t75" style="width:206.65pt;height:29.9pt" o:ole="">
            <v:imagedata r:id="rId412" o:title=""/>
          </v:shape>
          <o:OLEObject Type="Embed" ProgID="Equation.DSMT4" ShapeID="_x0000_i1208" DrawAspect="Content" ObjectID="_1490184781" r:id="rId413"/>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66" w:name="ZEqnNum570839"/>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26</w:instrText>
        </w:r>
      </w:fldSimple>
      <w:r w:rsidR="00801832" w:rsidRPr="00752797">
        <w:rPr>
          <w:lang w:val="en-US"/>
        </w:rPr>
        <w:instrText>)</w:instrText>
      </w:r>
      <w:bookmarkEnd w:id="466"/>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With </w:t>
      </w:r>
      <w:r w:rsidRPr="00752797">
        <w:rPr>
          <w:rFonts w:cs="Tahoma"/>
          <w:position w:val="-12"/>
          <w:lang w:val="en-US"/>
        </w:rPr>
        <w:object w:dxaOrig="1620" w:dyaOrig="340">
          <v:shape id="_x0000_i1209" type="#_x0000_t75" style="width:80.4pt;height:17.75pt" o:ole="">
            <v:imagedata r:id="rId414" o:title=""/>
          </v:shape>
          <o:OLEObject Type="Embed" ProgID="Equation.DSMT4" ShapeID="_x0000_i1209" DrawAspect="Content" ObjectID="_1490184782" r:id="rId415"/>
        </w:object>
      </w:r>
      <w:r w:rsidRPr="00752797">
        <w:rPr>
          <w:rFonts w:cs="Tahoma"/>
          <w:lang w:val="en-US"/>
        </w:rPr>
        <w:t>,</w:t>
      </w:r>
      <w:r w:rsidRPr="00752797">
        <w:rPr>
          <w:rFonts w:cs="Tahoma"/>
          <w:position w:val="-12"/>
          <w:lang w:val="en-US"/>
        </w:rPr>
        <w:object w:dxaOrig="1579" w:dyaOrig="340">
          <v:shape id="_x0000_i1210" type="#_x0000_t75" style="width:79.5pt;height:17.75pt" o:ole="">
            <v:imagedata r:id="rId416" o:title=""/>
          </v:shape>
          <o:OLEObject Type="Embed" ProgID="Equation.DSMT4" ShapeID="_x0000_i1210" DrawAspect="Content" ObjectID="_1490184783" r:id="rId417"/>
        </w:object>
      </w:r>
      <w:r w:rsidRPr="00752797">
        <w:rPr>
          <w:rFonts w:cs="Tahoma"/>
          <w:lang w:val="en-US"/>
        </w:rPr>
        <w:t xml:space="preserve"> and the water depth is defined by a first order accurate upwind interpolation </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006F77BC" w:rsidRPr="00752797">
        <w:rPr>
          <w:position w:val="-50"/>
          <w:lang w:val="en-US"/>
        </w:rPr>
        <w:object w:dxaOrig="4840" w:dyaOrig="1100">
          <v:shape id="_x0000_i1211" type="#_x0000_t75" style="width:242.2pt;height:54.25pt" o:ole="">
            <v:imagedata r:id="rId418" o:title=""/>
          </v:shape>
          <o:OLEObject Type="Embed" ProgID="Equation.DSMT4" ShapeID="_x0000_i1211" DrawAspect="Content" ObjectID="_1490184784" r:id="rId419"/>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67" w:name="ZEqnNum559032"/>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27</w:instrText>
        </w:r>
      </w:fldSimple>
      <w:r w:rsidR="00801832" w:rsidRPr="00752797">
        <w:rPr>
          <w:lang w:val="en-US"/>
        </w:rPr>
        <w:instrText>)</w:instrText>
      </w:r>
      <w:bookmarkEnd w:id="467"/>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The resulting scheme is only first order accurate by virtue of the upwind interpolations and mass conservative. When first order computations are considered accurate enough </w:t>
      </w:r>
      <w:r w:rsidRPr="00752797">
        <w:rPr>
          <w:position w:val="-10"/>
          <w:lang w:val="en-US"/>
        </w:rPr>
        <w:object w:dxaOrig="380" w:dyaOrig="320">
          <v:shape id="_x0000_i1212" type="#_x0000_t75" style="width:17.75pt;height:15.9pt" o:ole="">
            <v:imagedata r:id="rId420" o:title=""/>
          </v:shape>
          <o:OLEObject Type="Embed" ProgID="Equation.DSMT4" ShapeID="_x0000_i1212" DrawAspect="Content" ObjectID="_1490184785" r:id="rId421"/>
        </w:object>
      </w:r>
      <w:r w:rsidRPr="00752797">
        <w:rPr>
          <w:lang w:val="en-US"/>
        </w:rPr>
        <w:t xml:space="preserve"> is set to </w:t>
      </w:r>
      <w:r w:rsidRPr="00752797">
        <w:rPr>
          <w:position w:val="-10"/>
          <w:lang w:val="en-US"/>
        </w:rPr>
        <w:object w:dxaOrig="340" w:dyaOrig="320">
          <v:shape id="_x0000_i1213" type="#_x0000_t75" style="width:17.75pt;height:15.9pt" o:ole="">
            <v:imagedata r:id="rId422" o:title=""/>
          </v:shape>
          <o:OLEObject Type="Embed" ProgID="Equation.DSMT4" ShapeID="_x0000_i1213" DrawAspect="Content" ObjectID="_1490184786" r:id="rId423"/>
        </w:object>
      </w:r>
      <w:r w:rsidRPr="00752797">
        <w:rPr>
          <w:lang w:val="en-US"/>
        </w:rPr>
        <w:t>. For higher order accuracy the first order prediction is corrected using a limited version of the McCormack scheme. The corrector step reads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4800" w:dyaOrig="600">
          <v:shape id="_x0000_i1214" type="#_x0000_t75" style="width:240.3pt;height:29.9pt" o:ole="">
            <v:imagedata r:id="rId424" o:title=""/>
          </v:shape>
          <o:OLEObject Type="Embed" ProgID="Equation.DSMT4" ShapeID="_x0000_i1214" DrawAspect="Content" ObjectID="_1490184787" r:id="rId425"/>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68" w:name="ZEqnNum452818"/>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28</w:instrText>
        </w:r>
      </w:fldSimple>
      <w:r w:rsidR="00801832" w:rsidRPr="00752797">
        <w:rPr>
          <w:lang w:val="en-US"/>
        </w:rPr>
        <w:instrText>)</w:instrText>
      </w:r>
      <w:bookmarkEnd w:id="468"/>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With </w:t>
      </w:r>
      <w:r w:rsidRPr="00752797">
        <w:rPr>
          <w:rFonts w:cs="Tahoma"/>
          <w:position w:val="-12"/>
          <w:lang w:val="en-US"/>
        </w:rPr>
        <w:object w:dxaOrig="1920" w:dyaOrig="340">
          <v:shape id="_x0000_i1215" type="#_x0000_t75" style="width:96.3pt;height:17.75pt" o:ole="">
            <v:imagedata r:id="rId426" o:title=""/>
          </v:shape>
          <o:OLEObject Type="Embed" ProgID="Equation.DSMT4" ShapeID="_x0000_i1215" DrawAspect="Content" ObjectID="_1490184788" r:id="rId427"/>
        </w:object>
      </w:r>
      <w:r w:rsidRPr="00752797">
        <w:rPr>
          <w:rFonts w:cs="Tahoma"/>
          <w:lang w:val="en-US"/>
        </w:rPr>
        <w:t xml:space="preserve"> and </w:t>
      </w:r>
      <w:r w:rsidRPr="00752797">
        <w:rPr>
          <w:rFonts w:cs="Tahoma"/>
          <w:position w:val="-8"/>
          <w:lang w:val="en-US"/>
        </w:rPr>
        <w:object w:dxaOrig="620" w:dyaOrig="300">
          <v:shape id="_x0000_i1216" type="#_x0000_t75" style="width:29.9pt;height:14.95pt" o:ole="">
            <v:imagedata r:id="rId428" o:title=""/>
          </v:shape>
          <o:OLEObject Type="Embed" ProgID="Equation.DSMT4" ShapeID="_x0000_i1216" DrawAspect="Content" ObjectID="_1490184789" r:id="rId429"/>
        </w:object>
      </w:r>
      <w:r w:rsidRPr="00752797">
        <w:rPr>
          <w:rFonts w:cs="Tahoma"/>
          <w:lang w:val="en-US"/>
        </w:rPr>
        <w:t xml:space="preserve"> is given for positive flow as</w:t>
      </w:r>
    </w:p>
    <w:p w:rsidR="00A52150" w:rsidRPr="00752797" w:rsidRDefault="00A52150" w:rsidP="002603CC">
      <w:pPr>
        <w:pStyle w:val="MTDisplayEquation"/>
        <w:rPr>
          <w:lang w:val="en-US"/>
        </w:rPr>
      </w:pPr>
      <w:r w:rsidRPr="00752797">
        <w:rPr>
          <w:lang w:val="en-US"/>
        </w:rPr>
        <w:tab/>
      </w:r>
      <w:r w:rsidRPr="00752797">
        <w:rPr>
          <w:position w:val="-24"/>
          <w:lang w:val="en-US"/>
        </w:rPr>
        <w:object w:dxaOrig="7800" w:dyaOrig="600">
          <v:shape id="_x0000_i1217" type="#_x0000_t75" style="width:389.9pt;height:29.9pt" o:ole="">
            <v:imagedata r:id="rId430" o:title=""/>
          </v:shape>
          <o:OLEObject Type="Embed" ProgID="Equation.DSMT4" ShapeID="_x0000_i1217" DrawAspect="Content" ObjectID="_1490184790" r:id="rId43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69" w:name="ZEqnNum654284"/>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29</w:instrText>
        </w:r>
      </w:fldSimple>
      <w:r w:rsidR="00801832" w:rsidRPr="00752797">
        <w:rPr>
          <w:lang w:val="en-US"/>
        </w:rPr>
        <w:instrText>)</w:instrText>
      </w:r>
      <w:bookmarkEnd w:id="469"/>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Here </w:t>
      </w:r>
      <w:r w:rsidRPr="00752797">
        <w:rPr>
          <w:position w:val="-12"/>
          <w:lang w:val="en-US"/>
        </w:rPr>
        <w:object w:dxaOrig="520" w:dyaOrig="340">
          <v:shape id="_x0000_i1218" type="#_x0000_t75" style="width:25.25pt;height:17.75pt" o:ole="">
            <v:imagedata r:id="rId432" o:title=""/>
          </v:shape>
          <o:OLEObject Type="Embed" ProgID="Equation.DSMT4" ShapeID="_x0000_i1218" DrawAspect="Content" ObjectID="_1490184791" r:id="rId433"/>
        </w:object>
      </w:r>
      <w:r w:rsidRPr="00752797">
        <w:rPr>
          <w:lang w:val="en-US"/>
        </w:rPr>
        <w:t xml:space="preserve"> denotes the minmod limiter. Similar expression can be constructed for negative flow. The expression for </w:t>
      </w:r>
      <w:r w:rsidRPr="00752797">
        <w:rPr>
          <w:position w:val="-10"/>
          <w:lang w:val="en-US"/>
        </w:rPr>
        <w:object w:dxaOrig="700" w:dyaOrig="320">
          <v:shape id="_x0000_i1219" type="#_x0000_t75" style="width:34.6pt;height:15.9pt" o:ole="">
            <v:imagedata r:id="rId434" o:title=""/>
          </v:shape>
          <o:OLEObject Type="Embed" ProgID="Equation.DSMT4" ShapeID="_x0000_i1219" DrawAspect="Content" ObjectID="_1490184792" r:id="rId435"/>
        </w:object>
      </w:r>
      <w:r w:rsidRPr="00752797">
        <w:rPr>
          <w:lang w:val="en-US"/>
        </w:rPr>
        <w:t xml:space="preserve"> and </w:t>
      </w:r>
      <w:r w:rsidRPr="00752797">
        <w:rPr>
          <w:position w:val="-8"/>
          <w:lang w:val="en-US"/>
        </w:rPr>
        <w:object w:dxaOrig="639" w:dyaOrig="300">
          <v:shape id="_x0000_i1220" type="#_x0000_t75" style="width:32.75pt;height:14.95pt" o:ole="">
            <v:imagedata r:id="rId436" o:title=""/>
          </v:shape>
          <o:OLEObject Type="Embed" ProgID="Equation.DSMT4" ShapeID="_x0000_i1220" DrawAspect="Content" ObjectID="_1490184793" r:id="rId437"/>
        </w:object>
      </w:r>
      <w:r w:rsidRPr="00752797">
        <w:rPr>
          <w:lang w:val="en-US"/>
        </w:rPr>
        <w:t xml:space="preserve"> are obtained in a similar manner. Note that the total flux </w:t>
      </w:r>
      <w:r w:rsidRPr="00752797">
        <w:rPr>
          <w:position w:val="-12"/>
          <w:lang w:val="en-US"/>
        </w:rPr>
        <w:object w:dxaOrig="540" w:dyaOrig="340">
          <v:shape id="_x0000_i1221" type="#_x0000_t75" style="width:25.25pt;height:17.75pt" o:ole="">
            <v:imagedata r:id="rId438" o:title=""/>
          </v:shape>
          <o:OLEObject Type="Embed" ProgID="Equation.DSMT4" ShapeID="_x0000_i1221" DrawAspect="Content" ObjectID="_1490184794" r:id="rId439"/>
        </w:object>
      </w:r>
      <w:r w:rsidRPr="00752797">
        <w:rPr>
          <w:lang w:val="en-US"/>
        </w:rPr>
        <w:t>at the cell boundaries thus reads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12"/>
          <w:lang w:val="en-US"/>
        </w:rPr>
        <w:object w:dxaOrig="4700" w:dyaOrig="340">
          <v:shape id="_x0000_i1222" type="#_x0000_t75" style="width:233.75pt;height:17.75pt" o:ole="">
            <v:imagedata r:id="rId440" o:title=""/>
          </v:shape>
          <o:OLEObject Type="Embed" ProgID="Equation.DSMT4" ShapeID="_x0000_i1222" DrawAspect="Content" ObjectID="_1490184795" r:id="rId44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70" w:name="ZEqnNum673353"/>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30</w:instrText>
        </w:r>
      </w:fldSimple>
      <w:r w:rsidR="00801832" w:rsidRPr="00752797">
        <w:rPr>
          <w:lang w:val="en-US"/>
        </w:rPr>
        <w:instrText>)</w:instrText>
      </w:r>
      <w:bookmarkEnd w:id="470"/>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007E1D7E" w:rsidRPr="00752797">
        <w:rPr>
          <w:rFonts w:cs="Tahoma"/>
          <w:lang w:val="en-US"/>
        </w:rPr>
        <w:fldChar w:fldCharType="begin"/>
      </w:r>
      <w:r w:rsidRPr="00752797">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007E1D7E" w:rsidRPr="00752797">
        <w:rPr>
          <w:rFonts w:cs="Tahoma"/>
          <w:lang w:val="en-US"/>
        </w:rPr>
        <w:fldChar w:fldCharType="separate"/>
      </w:r>
      <w:r w:rsidRPr="00752797">
        <w:rPr>
          <w:rFonts w:cs="Tahoma"/>
          <w:lang w:val="en-US"/>
        </w:rPr>
        <w:t>Hirsch, 2007)</w:t>
      </w:r>
      <w:r w:rsidR="007E1D7E" w:rsidRPr="00752797">
        <w:rPr>
          <w:rFonts w:cs="Tahoma"/>
          <w:lang w:val="en-US"/>
        </w:rPr>
        <w:fldChar w:fldCharType="end"/>
      </w:r>
    </w:p>
    <w:p w:rsidR="00A52150" w:rsidRPr="00752797" w:rsidRDefault="00A52150" w:rsidP="002603CC">
      <w:pPr>
        <w:pStyle w:val="Heading4"/>
        <w:jc w:val="both"/>
        <w:rPr>
          <w:lang w:val="en-US"/>
        </w:rPr>
      </w:pPr>
      <w:bookmarkStart w:id="471" w:name="_Toc249984916"/>
      <w:bookmarkStart w:id="472" w:name="_Toc249985009"/>
      <w:r w:rsidRPr="00752797">
        <w:rPr>
          <w:lang w:val="en-US"/>
        </w:rPr>
        <w:lastRenderedPageBreak/>
        <w:t>Local continuity equation</w:t>
      </w:r>
      <w:bookmarkEnd w:id="471"/>
      <w:bookmarkEnd w:id="472"/>
    </w:p>
    <w:p w:rsidR="00A52150" w:rsidRPr="00752797" w:rsidRDefault="00A52150" w:rsidP="002603CC">
      <w:pPr>
        <w:rPr>
          <w:lang w:val="en-US"/>
        </w:rPr>
      </w:pPr>
      <w:r w:rsidRPr="00752797">
        <w:rPr>
          <w:lang w:val="en-US"/>
        </w:rPr>
        <w:t>The depth averaged local continuity equation 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8"/>
          <w:lang w:val="en-US"/>
        </w:rPr>
        <w:object w:dxaOrig="4060" w:dyaOrig="639">
          <v:shape id="_x0000_i1223" type="#_x0000_t75" style="width:201.95pt;height:32.75pt" o:ole="">
            <v:imagedata r:id="rId442" o:title=""/>
          </v:shape>
          <o:OLEObject Type="Embed" ProgID="Equation.DSMT4" ShapeID="_x0000_i1223" DrawAspect="Content" ObjectID="_1490184796" r:id="rId443"/>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73" w:name="ZEqnNum686131"/>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31</w:instrText>
        </w:r>
      </w:fldSimple>
      <w:r w:rsidR="00801832" w:rsidRPr="00752797">
        <w:rPr>
          <w:lang w:val="en-US"/>
        </w:rPr>
        <w:instrText>)</w:instrText>
      </w:r>
      <w:bookmarkEnd w:id="473"/>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This equation is discretized using central differences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8480" w:dyaOrig="620">
          <v:shape id="_x0000_i1224" type="#_x0000_t75" style="width:423.6pt;height:29.9pt" o:ole="">
            <v:imagedata r:id="rId444" o:title=""/>
          </v:shape>
          <o:OLEObject Type="Embed" ProgID="Equation.DSMT4" ShapeID="_x0000_i1224" DrawAspect="Content" ObjectID="_1490184797" r:id="rId445"/>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74" w:name="ZEqnNum863615"/>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32</w:instrText>
        </w:r>
      </w:fldSimple>
      <w:r w:rsidR="00801832" w:rsidRPr="00752797">
        <w:rPr>
          <w:lang w:val="en-US"/>
        </w:rPr>
        <w:instrText>)</w:instrText>
      </w:r>
      <w:bookmarkEnd w:id="474"/>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Missing grid variables</w:t>
      </w:r>
      <w:r w:rsidRPr="00752797">
        <w:rPr>
          <w:rFonts w:cs="Tahoma"/>
          <w:position w:val="-10"/>
          <w:lang w:val="en-US"/>
        </w:rPr>
        <w:object w:dxaOrig="940" w:dyaOrig="320">
          <v:shape id="_x0000_i1225" type="#_x0000_t75" style="width:47.7pt;height:15.9pt" o:ole="">
            <v:imagedata r:id="rId446" o:title=""/>
          </v:shape>
          <o:OLEObject Type="Embed" ProgID="Equation.DSMT4" ShapeID="_x0000_i1225" DrawAspect="Content" ObjectID="_1490184798" r:id="rId447"/>
        </w:object>
      </w:r>
      <w:r w:rsidRPr="00752797">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752797" w:rsidRDefault="00A52150" w:rsidP="002603CC">
      <w:pPr>
        <w:pStyle w:val="Heading4"/>
        <w:jc w:val="both"/>
        <w:rPr>
          <w:lang w:val="en-US"/>
        </w:rPr>
      </w:pPr>
      <w:bookmarkStart w:id="475" w:name="_Toc249984917"/>
      <w:bookmarkStart w:id="476" w:name="_Toc249985010"/>
      <w:r w:rsidRPr="00752797">
        <w:rPr>
          <w:lang w:val="en-US"/>
        </w:rPr>
        <w:t>Horizontal Momentum</w:t>
      </w:r>
      <w:bookmarkEnd w:id="475"/>
      <w:bookmarkEnd w:id="476"/>
    </w:p>
    <w:p w:rsidR="00A52150" w:rsidRPr="00752797" w:rsidRDefault="00A52150" w:rsidP="002603CC">
      <w:pPr>
        <w:rPr>
          <w:lang w:val="en-US"/>
        </w:rPr>
      </w:pPr>
      <w:r w:rsidRPr="00752797">
        <w:rPr>
          <w:lang w:val="en-US"/>
        </w:rPr>
        <w:t xml:space="preserve">To obtain a conservative discretisation of the momentum equation the approach from </w:t>
      </w:r>
      <w:r w:rsidR="007E1D7E" w:rsidRPr="00752797">
        <w:rPr>
          <w:lang w:val="en-US"/>
        </w:rPr>
        <w:fldChar w:fldCharType="begin"/>
      </w:r>
      <w:r w:rsidRPr="00752797">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007E1D7E" w:rsidRPr="00752797">
        <w:rPr>
          <w:lang w:val="en-US"/>
        </w:rPr>
        <w:fldChar w:fldCharType="separate"/>
      </w:r>
      <w:r w:rsidRPr="00752797">
        <w:rPr>
          <w:lang w:val="en-US"/>
        </w:rPr>
        <w:t>Stelling and Duinmeijer (2003)</w:t>
      </w:r>
      <w:r w:rsidR="007E1D7E" w:rsidRPr="00752797">
        <w:rPr>
          <w:lang w:val="en-US"/>
        </w:rPr>
        <w:fldChar w:fldCharType="end"/>
      </w:r>
      <w:r w:rsidRPr="00752797">
        <w:rPr>
          <w:lang w:val="en-US"/>
        </w:rPr>
        <w:t xml:space="preserve"> is followed. However, to improve the accuracy of the method the combined space-time discretisation of the advection is done using a variant of the </w:t>
      </w:r>
      <w:r w:rsidR="007E1D7E" w:rsidRPr="00752797">
        <w:rPr>
          <w:lang w:val="en-US"/>
        </w:rPr>
        <w:fldChar w:fldCharType="begin"/>
      </w:r>
      <w:r w:rsidRPr="00752797">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007E1D7E" w:rsidRPr="00752797">
        <w:rPr>
          <w:lang w:val="en-US"/>
        </w:rPr>
        <w:fldChar w:fldCharType="separate"/>
      </w:r>
      <w:r w:rsidRPr="00752797">
        <w:rPr>
          <w:lang w:val="en-US"/>
        </w:rPr>
        <w:t>MacCormack (1969)</w:t>
      </w:r>
      <w:r w:rsidR="007E1D7E" w:rsidRPr="00752797">
        <w:rPr>
          <w:lang w:val="en-US"/>
        </w:rPr>
        <w:fldChar w:fldCharType="end"/>
      </w:r>
      <w:r w:rsidRPr="00752797">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752797" w:rsidRDefault="00734E22" w:rsidP="002603CC">
      <w:pPr>
        <w:rPr>
          <w:lang w:val="en-US"/>
        </w:rPr>
      </w:pPr>
    </w:p>
    <w:p w:rsidR="00A52150" w:rsidRPr="00752797" w:rsidRDefault="00A52150" w:rsidP="002603CC">
      <w:pPr>
        <w:rPr>
          <w:lang w:val="en-US"/>
        </w:rPr>
      </w:pPr>
      <w:r w:rsidRPr="00752797">
        <w:rPr>
          <w:lang w:val="en-US"/>
        </w:rPr>
        <w:t xml:space="preserve">The depth averaged horizontal momentum equation for </w:t>
      </w:r>
      <w:r w:rsidRPr="00752797">
        <w:rPr>
          <w:position w:val="-6"/>
          <w:lang w:val="en-US"/>
        </w:rPr>
        <w:object w:dxaOrig="380" w:dyaOrig="260">
          <v:shape id="_x0000_i1226" type="#_x0000_t75" style="width:17.75pt;height:12.15pt" o:ole="">
            <v:imagedata r:id="rId448" o:title=""/>
          </v:shape>
          <o:OLEObject Type="Embed" ProgID="Equation.DSMT4" ShapeID="_x0000_i1226" DrawAspect="Content" ObjectID="_1490184799" r:id="rId449"/>
        </w:object>
      </w:r>
      <w:r w:rsidRPr="00752797">
        <w:rPr>
          <w:lang w:val="en-US"/>
        </w:rPr>
        <w:t>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6900" w:dyaOrig="580">
          <v:shape id="_x0000_i1227" type="#_x0000_t75" style="width:345.05pt;height:29.9pt" o:ole="">
            <v:imagedata r:id="rId450" o:title=""/>
          </v:shape>
          <o:OLEObject Type="Embed" ProgID="Equation.DSMT4" ShapeID="_x0000_i1227" DrawAspect="Content" ObjectID="_1490184800" r:id="rId45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77" w:name="ZEqnNum973790"/>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33</w:instrText>
        </w:r>
      </w:fldSimple>
      <w:r w:rsidR="00801832" w:rsidRPr="00752797">
        <w:rPr>
          <w:lang w:val="en-US"/>
        </w:rPr>
        <w:instrText>)</w:instrText>
      </w:r>
      <w:bookmarkEnd w:id="477"/>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A first order accurate predictor step in time and space is then given as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64"/>
          <w:lang w:val="en-US"/>
        </w:rPr>
        <w:object w:dxaOrig="6800" w:dyaOrig="1380">
          <v:shape id="_x0000_i1228" type="#_x0000_t75" style="width:341.3pt;height:69.2pt" o:ole="">
            <v:imagedata r:id="rId452" o:title=""/>
          </v:shape>
          <o:OLEObject Type="Embed" ProgID="Equation.DSMT4" ShapeID="_x0000_i1228" DrawAspect="Content" ObjectID="_1490184801" r:id="rId453"/>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78" w:name="ZEqnNum947132"/>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34</w:instrText>
        </w:r>
      </w:fldSimple>
      <w:r w:rsidR="00801832" w:rsidRPr="00752797">
        <w:rPr>
          <w:lang w:val="en-US"/>
        </w:rPr>
        <w:instrText>)</w:instrText>
      </w:r>
      <w:bookmarkEnd w:id="478"/>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Here Pr represents a discretisation of the dynamic pressure; T the effect of (turbulent) viscosity and S includes all other source terms. The discretisation of the (turbulent) viscous terms is given by central differences:</w:t>
      </w:r>
    </w:p>
    <w:p w:rsidR="00A52150" w:rsidRPr="00752797" w:rsidRDefault="00A52150" w:rsidP="002603CC">
      <w:pPr>
        <w:pStyle w:val="MTDisplayEquation"/>
        <w:rPr>
          <w:lang w:val="en-US"/>
        </w:rPr>
      </w:pPr>
      <w:r w:rsidRPr="00752797">
        <w:rPr>
          <w:lang w:val="en-US"/>
        </w:rPr>
        <w:lastRenderedPageBreak/>
        <w:tab/>
      </w:r>
      <w:r w:rsidRPr="00752797">
        <w:rPr>
          <w:position w:val="-96"/>
          <w:lang w:val="en-US"/>
        </w:rPr>
        <w:object w:dxaOrig="6180" w:dyaOrig="2020">
          <v:shape id="_x0000_i1229" type="#_x0000_t75" style="width:308.55pt;height:101pt" o:ole="">
            <v:imagedata r:id="rId454" o:title=""/>
          </v:shape>
          <o:OLEObject Type="Embed" ProgID="Equation.DSMT4" ShapeID="_x0000_i1229" DrawAspect="Content" ObjectID="_1490184802" r:id="rId455"/>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35</w:instrText>
        </w:r>
      </w:fldSimple>
      <w:r w:rsidR="00801832" w:rsidRPr="00752797">
        <w:rPr>
          <w:lang w:val="en-US"/>
        </w:rPr>
        <w:instrText>)</w:instrText>
      </w:r>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Here </w:t>
      </w:r>
      <w:r w:rsidRPr="00752797">
        <w:rPr>
          <w:rFonts w:cs="Tahoma"/>
          <w:position w:val="-12"/>
          <w:lang w:val="en-US"/>
        </w:rPr>
        <w:object w:dxaOrig="560" w:dyaOrig="340">
          <v:shape id="_x0000_i1230" type="#_x0000_t75" style="width:27.1pt;height:17.75pt" o:ole="">
            <v:imagedata r:id="rId456" o:title=""/>
          </v:shape>
          <o:OLEObject Type="Embed" ProgID="Equation.DSMT4" ShapeID="_x0000_i1230" DrawAspect="Content" ObjectID="_1490184803" r:id="rId457"/>
        </w:object>
      </w:r>
      <w:r w:rsidRPr="00752797">
        <w:rPr>
          <w:rFonts w:cs="Tahoma"/>
          <w:lang w:val="en-US"/>
        </w:rPr>
        <w:t xml:space="preserve"> and </w:t>
      </w:r>
      <w:r w:rsidRPr="00752797">
        <w:rPr>
          <w:rFonts w:cs="Tahoma"/>
          <w:position w:val="-12"/>
          <w:lang w:val="en-US"/>
        </w:rPr>
        <w:object w:dxaOrig="660" w:dyaOrig="400">
          <v:shape id="_x0000_i1231" type="#_x0000_t75" style="width:32.75pt;height:20.55pt" o:ole="">
            <v:imagedata r:id="rId458" o:title=""/>
          </v:shape>
          <o:OLEObject Type="Embed" ProgID="Equation.DSMT4" ShapeID="_x0000_i1231" DrawAspect="Content" ObjectID="_1490184804" r:id="rId459"/>
        </w:object>
      </w:r>
      <w:r w:rsidRPr="00752797">
        <w:rPr>
          <w:rFonts w:cs="Tahoma"/>
          <w:lang w:val="en-US"/>
        </w:rPr>
        <w:t xml:space="preserve"> are obtained from the surrounding points by simple linear interpolation.</w:t>
      </w:r>
    </w:p>
    <w:p w:rsidR="00A52150" w:rsidRPr="00752797" w:rsidRDefault="00A52150" w:rsidP="002603CC">
      <w:pPr>
        <w:rPr>
          <w:rFonts w:cs="Tahoma"/>
          <w:lang w:val="en-US"/>
        </w:rPr>
      </w:pPr>
    </w:p>
    <w:p w:rsidR="00A52150" w:rsidRPr="00752797" w:rsidRDefault="00A52150" w:rsidP="002603CC">
      <w:pPr>
        <w:rPr>
          <w:lang w:val="en-US"/>
        </w:rPr>
      </w:pPr>
      <w:r w:rsidRPr="00752797">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10"/>
          <w:lang w:val="en-US"/>
        </w:rPr>
        <w:object w:dxaOrig="1780" w:dyaOrig="320">
          <v:shape id="_x0000_i1232" type="#_x0000_t75" style="width:89.75pt;height:15.9pt" o:ole="">
            <v:imagedata r:id="rId460" o:title=""/>
          </v:shape>
          <o:OLEObject Type="Embed" ProgID="Equation.DSMT4" ShapeID="_x0000_i1232" DrawAspect="Content" ObjectID="_1490184805" r:id="rId46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79" w:name="ZEqnNum786367"/>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36</w:instrText>
        </w:r>
      </w:fldSimple>
      <w:r w:rsidR="00801832" w:rsidRPr="00752797">
        <w:rPr>
          <w:lang w:val="en-US"/>
        </w:rPr>
        <w:instrText>)</w:instrText>
      </w:r>
      <w:bookmarkEnd w:id="479"/>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rFonts w:cs="Tahoma"/>
          <w:lang w:val="en-US"/>
        </w:rPr>
        <w:t>where the difference in pressure</w:t>
      </w:r>
      <w:r w:rsidRPr="00752797">
        <w:rPr>
          <w:rFonts w:cs="Tahoma"/>
          <w:position w:val="-10"/>
          <w:lang w:val="en-US"/>
        </w:rPr>
        <w:object w:dxaOrig="580" w:dyaOrig="320">
          <v:shape id="_x0000_i1233" type="#_x0000_t75" style="width:29.9pt;height:15.9pt" o:ole="">
            <v:imagedata r:id="rId462" o:title=""/>
          </v:shape>
          <o:OLEObject Type="Embed" ProgID="Equation.DSMT4" ShapeID="_x0000_i1233" DrawAspect="Content" ObjectID="_1490184806" r:id="rId463"/>
        </w:object>
      </w:r>
      <w:r w:rsidRPr="00752797">
        <w:rPr>
          <w:rFonts w:cs="Tahoma"/>
          <w:lang w:val="en-US"/>
        </w:rPr>
        <w:t xml:space="preserve"> is generally small. </w:t>
      </w:r>
      <w:r w:rsidRPr="00752797">
        <w:rPr>
          <w:lang w:val="en-US"/>
        </w:rPr>
        <w:t>In the predictor step the effect of the pressure is included explicitly using</w:t>
      </w:r>
      <w:r w:rsidRPr="00752797">
        <w:rPr>
          <w:position w:val="-10"/>
          <w:lang w:val="en-US"/>
        </w:rPr>
        <w:object w:dxaOrig="420" w:dyaOrig="320">
          <v:shape id="_x0000_i1234" type="#_x0000_t75" style="width:20.55pt;height:15.9pt" o:ole="">
            <v:imagedata r:id="rId464" o:title=""/>
          </v:shape>
          <o:OLEObject Type="Embed" ProgID="Equation.DSMT4" ShapeID="_x0000_i1234" DrawAspect="Content" ObjectID="_1490184807" r:id="rId465"/>
        </w:object>
      </w:r>
      <w:r w:rsidRPr="00752797">
        <w:rPr>
          <w:lang w:val="en-US"/>
        </w:rPr>
        <w:t xml:space="preserve">. In the corrector step the full Poisson equation is then solved for </w:t>
      </w:r>
      <w:r w:rsidRPr="00752797">
        <w:rPr>
          <w:position w:val="-10"/>
          <w:lang w:val="en-US"/>
        </w:rPr>
        <w:object w:dxaOrig="580" w:dyaOrig="320">
          <v:shape id="_x0000_i1235" type="#_x0000_t75" style="width:29.9pt;height:15.9pt" o:ole="">
            <v:imagedata r:id="rId466" o:title=""/>
          </v:shape>
          <o:OLEObject Type="Embed" ProgID="Equation.DSMT4" ShapeID="_x0000_i1235" DrawAspect="Content" ObjectID="_1490184808" r:id="rId467"/>
        </w:object>
      </w:r>
      <w:r w:rsidRPr="00752797">
        <w:rPr>
          <w:lang w:val="en-US"/>
        </w:rPr>
        <w:t xml:space="preserve">. The pressure term in the predictor step is thus given as </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position w:val="-20"/>
          <w:lang w:val="en-US"/>
        </w:rPr>
        <w:object w:dxaOrig="7820" w:dyaOrig="620">
          <v:shape id="_x0000_i1236" type="#_x0000_t75" style="width:390.85pt;height:29.9pt" o:ole="">
            <v:imagedata r:id="rId468" o:title=""/>
          </v:shape>
          <o:OLEObject Type="Embed" ProgID="Equation.DSMT4" ShapeID="_x0000_i1236" DrawAspect="Content" ObjectID="_1490184809" r:id="rId469"/>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37</w:instrText>
        </w:r>
      </w:fldSimple>
      <w:r w:rsidR="00801832" w:rsidRPr="00752797">
        <w:rPr>
          <w:lang w:val="en-US"/>
        </w:rPr>
        <w:instrText>)</w:instrText>
      </w:r>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Here </w:t>
      </w:r>
      <w:r w:rsidRPr="00752797">
        <w:rPr>
          <w:position w:val="-10"/>
          <w:lang w:val="en-US"/>
        </w:rPr>
        <w:object w:dxaOrig="480" w:dyaOrig="320">
          <v:shape id="_x0000_i1237" type="#_x0000_t75" style="width:24.3pt;height:15.9pt" o:ole="">
            <v:imagedata r:id="rId470" o:title=""/>
          </v:shape>
          <o:OLEObject Type="Embed" ProgID="Equation.DSMT4" ShapeID="_x0000_i1237" DrawAspect="Content" ObjectID="_1490184810" r:id="rId471"/>
        </w:object>
      </w:r>
      <w:r w:rsidRPr="00752797">
        <w:rPr>
          <w:lang w:val="en-US"/>
        </w:rPr>
        <w:t>represents the average pressure over the vertical which is approximated with</w:t>
      </w:r>
      <w:r w:rsidRPr="00752797">
        <w:rPr>
          <w:position w:val="-10"/>
          <w:lang w:val="en-US"/>
        </w:rPr>
        <w:object w:dxaOrig="1240" w:dyaOrig="320">
          <v:shape id="_x0000_i1238" type="#_x0000_t75" style="width:61.7pt;height:15.9pt" o:ole="">
            <v:imagedata r:id="rId472" o:title=""/>
          </v:shape>
          <o:OLEObject Type="Embed" ProgID="Equation.DSMT4" ShapeID="_x0000_i1238" DrawAspect="Content" ObjectID="_1490184811" r:id="rId473"/>
        </w:object>
      </w:r>
      <w:r w:rsidRPr="00752797">
        <w:rPr>
          <w:lang w:val="en-US"/>
        </w:rPr>
        <w:t xml:space="preserve">, in which </w:t>
      </w:r>
      <w:r w:rsidRPr="00752797">
        <w:rPr>
          <w:position w:val="-10"/>
          <w:lang w:val="en-US"/>
        </w:rPr>
        <w:object w:dxaOrig="480" w:dyaOrig="320">
          <v:shape id="_x0000_i1239" type="#_x0000_t75" style="width:24.3pt;height:15.9pt" o:ole="">
            <v:imagedata r:id="rId474" o:title=""/>
          </v:shape>
          <o:OLEObject Type="Embed" ProgID="Equation.DSMT4" ShapeID="_x0000_i1239" DrawAspect="Content" ObjectID="_1490184812" r:id="rId475"/>
        </w:object>
      </w:r>
      <w:r w:rsidRPr="00752797">
        <w:rPr>
          <w:lang w:val="en-US"/>
        </w:rPr>
        <w:t xml:space="preserve"> is the pressure at the bottom. Furthermore </w:t>
      </w:r>
      <w:r w:rsidRPr="00752797">
        <w:rPr>
          <w:position w:val="-12"/>
          <w:lang w:val="en-US"/>
        </w:rPr>
        <w:object w:dxaOrig="480" w:dyaOrig="340">
          <v:shape id="_x0000_i1240" type="#_x0000_t75" style="width:24.3pt;height:17.75pt" o:ole="">
            <v:imagedata r:id="rId476" o:title=""/>
          </v:shape>
          <o:OLEObject Type="Embed" ProgID="Equation.DSMT4" ShapeID="_x0000_i1240" DrawAspect="Content" ObjectID="_1490184813" r:id="rId477"/>
        </w:object>
      </w:r>
      <w:r w:rsidRPr="00752797">
        <w:rPr>
          <w:lang w:val="en-US"/>
        </w:rPr>
        <w:t xml:space="preserve"> is given as</w:t>
      </w:r>
      <w:r w:rsidRPr="00752797">
        <w:rPr>
          <w:position w:val="-14"/>
          <w:lang w:val="en-US"/>
        </w:rPr>
        <w:object w:dxaOrig="1980" w:dyaOrig="380">
          <v:shape id="_x0000_i1241" type="#_x0000_t75" style="width:97.25pt;height:17.75pt" o:ole="">
            <v:imagedata r:id="rId478" o:title=""/>
          </v:shape>
          <o:OLEObject Type="Embed" ProgID="Equation.DSMT4" ShapeID="_x0000_i1241" DrawAspect="Content" ObjectID="_1490184814" r:id="rId479"/>
        </w:object>
      </w:r>
      <w:r w:rsidRPr="00752797">
        <w:rPr>
          <w:lang w:val="en-US"/>
        </w:rPr>
        <w:t>.</w:t>
      </w:r>
    </w:p>
    <w:p w:rsidR="00A52150" w:rsidRPr="00752797" w:rsidRDefault="00A52150" w:rsidP="002603CC">
      <w:pPr>
        <w:rPr>
          <w:rFonts w:cs="Tahoma"/>
          <w:lang w:val="en-US"/>
        </w:rPr>
      </w:pPr>
    </w:p>
    <w:p w:rsidR="00A52150" w:rsidRPr="00752797" w:rsidRDefault="00A52150" w:rsidP="002603CC">
      <w:pPr>
        <w:rPr>
          <w:rFonts w:cs="Tahoma"/>
          <w:lang w:val="en-US"/>
        </w:rPr>
      </w:pPr>
      <w:r w:rsidRPr="00752797">
        <w:rPr>
          <w:rFonts w:cs="Tahoma"/>
          <w:lang w:val="en-US"/>
        </w:rPr>
        <w:t xml:space="preserve">Currently </w:t>
      </w:r>
      <w:r w:rsidR="007E1D7E" w:rsidRPr="00752797">
        <w:rPr>
          <w:rFonts w:cs="Tahoma"/>
          <w:lang w:val="en-US"/>
        </w:rPr>
        <w:fldChar w:fldCharType="begin"/>
      </w:r>
      <w:r w:rsidRPr="00752797">
        <w:rPr>
          <w:rFonts w:cs="Tahoma"/>
          <w:lang w:val="en-US"/>
        </w:rPr>
        <w:instrText xml:space="preserve"> GOTOBUTTON ZEqnNum947132  \* MERGEFORMAT </w:instrText>
      </w:r>
      <w:fldSimple w:instr=" REF ZEqnNum947132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34</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is formulated with the depth integrated momentum as the primitive variable, and not the depth averaged velocity. To reformulate </w:t>
      </w:r>
      <w:r w:rsidR="007E1D7E" w:rsidRPr="00752797">
        <w:rPr>
          <w:rFonts w:cs="Tahoma"/>
          <w:lang w:val="en-US"/>
        </w:rPr>
        <w:fldChar w:fldCharType="begin"/>
      </w:r>
      <w:r w:rsidRPr="00752797">
        <w:rPr>
          <w:rFonts w:cs="Tahoma"/>
          <w:lang w:val="en-US"/>
        </w:rPr>
        <w:instrText xml:space="preserve"> GOTOBUTTON ZEqnNum947132  \* MERGEFORMAT </w:instrText>
      </w:r>
      <w:fldSimple w:instr=" REF ZEqnNum947132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34</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in terms of </w:t>
      </w:r>
      <w:r w:rsidRPr="00752797">
        <w:rPr>
          <w:rFonts w:cs="Tahoma"/>
          <w:position w:val="-6"/>
          <w:lang w:val="en-US"/>
        </w:rPr>
        <w:object w:dxaOrig="240" w:dyaOrig="260">
          <v:shape id="_x0000_i1242" type="#_x0000_t75" style="width:12.15pt;height:12.15pt" o:ole="">
            <v:imagedata r:id="rId480" o:title=""/>
          </v:shape>
          <o:OLEObject Type="Embed" ProgID="Equation.DSMT4" ShapeID="_x0000_i1242" DrawAspect="Content" ObjectID="_1490184815" r:id="rId481"/>
        </w:object>
      </w:r>
      <w:r w:rsidRPr="00752797">
        <w:rPr>
          <w:rFonts w:cs="Tahoma"/>
          <w:lang w:val="en-US"/>
        </w:rPr>
        <w:t xml:space="preserve">we use the method by </w:t>
      </w:r>
      <w:r w:rsidR="007E1D7E"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007E1D7E" w:rsidRPr="00752797">
        <w:rPr>
          <w:rFonts w:cs="Tahoma"/>
          <w:lang w:val="en-US"/>
        </w:rPr>
        <w:fldChar w:fldCharType="separate"/>
      </w:r>
      <w:r w:rsidRPr="00752797">
        <w:rPr>
          <w:rFonts w:cs="Tahoma"/>
          <w:lang w:val="en-US"/>
        </w:rPr>
        <w:t>Stelling and Duinmeijer (2003)</w:t>
      </w:r>
      <w:r w:rsidR="007E1D7E" w:rsidRPr="00752797">
        <w:rPr>
          <w:rFonts w:cs="Tahoma"/>
          <w:lang w:val="en-US"/>
        </w:rPr>
        <w:fldChar w:fldCharType="end"/>
      </w:r>
      <w:r w:rsidRPr="00752797">
        <w:rPr>
          <w:rFonts w:cs="Tahoma"/>
          <w:lang w:val="en-US"/>
        </w:rPr>
        <w:t xml:space="preserve">. First note that </w:t>
      </w:r>
      <w:r w:rsidRPr="00752797">
        <w:rPr>
          <w:rFonts w:cs="Tahoma"/>
          <w:position w:val="-16"/>
          <w:lang w:val="en-US"/>
        </w:rPr>
        <w:object w:dxaOrig="800" w:dyaOrig="420">
          <v:shape id="_x0000_i1243" type="#_x0000_t75" style="width:39.25pt;height:20.55pt" o:ole="">
            <v:imagedata r:id="rId482" o:title=""/>
          </v:shape>
          <o:OLEObject Type="Embed" ProgID="Equation.DSMT4" ShapeID="_x0000_i1243" DrawAspect="Content" ObjectID="_1490184816" r:id="rId483"/>
        </w:object>
      </w:r>
      <w:r w:rsidRPr="00752797">
        <w:rPr>
          <w:rFonts w:cs="Tahoma"/>
          <w:lang w:val="en-US"/>
        </w:rPr>
        <w:t xml:space="preserve"> and </w:t>
      </w:r>
      <w:r w:rsidRPr="00752797">
        <w:rPr>
          <w:rFonts w:cs="Tahoma"/>
          <w:position w:val="-16"/>
          <w:lang w:val="en-US"/>
        </w:rPr>
        <w:object w:dxaOrig="800" w:dyaOrig="420">
          <v:shape id="_x0000_i1244" type="#_x0000_t75" style="width:39.25pt;height:20.55pt" o:ole="">
            <v:imagedata r:id="rId484" o:title=""/>
          </v:shape>
          <o:OLEObject Type="Embed" ProgID="Equation.DSMT4" ShapeID="_x0000_i1244" DrawAspect="Content" ObjectID="_1490184817" r:id="rId485"/>
        </w:object>
      </w:r>
      <w:r w:rsidRPr="00752797">
        <w:rPr>
          <w:rFonts w:cs="Tahoma"/>
          <w:lang w:val="en-US"/>
        </w:rPr>
        <w:t xml:space="preserve"> are approximated as </w:t>
      </w:r>
      <w:r w:rsidRPr="00752797">
        <w:rPr>
          <w:rFonts w:cs="Tahoma"/>
          <w:position w:val="-12"/>
          <w:lang w:val="en-US"/>
        </w:rPr>
        <w:object w:dxaOrig="920" w:dyaOrig="360">
          <v:shape id="_x0000_i1245" type="#_x0000_t75" style="width:46.75pt;height:17.75pt" o:ole="">
            <v:imagedata r:id="rId486" o:title=""/>
          </v:shape>
          <o:OLEObject Type="Embed" ProgID="Equation.DSMT4" ShapeID="_x0000_i1245" DrawAspect="Content" ObjectID="_1490184818" r:id="rId487"/>
        </w:object>
      </w:r>
      <w:r w:rsidRPr="00752797">
        <w:rPr>
          <w:rFonts w:cs="Tahoma"/>
          <w:lang w:val="en-US"/>
        </w:rPr>
        <w:t xml:space="preserve"> and </w:t>
      </w:r>
      <w:r w:rsidRPr="00752797">
        <w:rPr>
          <w:rFonts w:cs="Tahoma"/>
          <w:position w:val="-8"/>
          <w:lang w:val="en-US"/>
        </w:rPr>
        <w:object w:dxaOrig="920" w:dyaOrig="320">
          <v:shape id="_x0000_i1246" type="#_x0000_t75" style="width:46.75pt;height:15.9pt" o:ole="">
            <v:imagedata r:id="rId488" o:title=""/>
          </v:shape>
          <o:OLEObject Type="Embed" ProgID="Equation.DSMT4" ShapeID="_x0000_i1246" DrawAspect="Content" ObjectID="_1490184819" r:id="rId489"/>
        </w:object>
      </w:r>
      <w:r w:rsidRPr="00752797">
        <w:rPr>
          <w:rFonts w:cs="Tahoma"/>
          <w:lang w:val="en-US"/>
        </w:rPr>
        <w:t xml:space="preserve">. Now using </w:t>
      </w:r>
      <w:r w:rsidR="007E1D7E" w:rsidRPr="00752797">
        <w:rPr>
          <w:rFonts w:cs="Tahoma"/>
          <w:lang w:val="en-US"/>
        </w:rPr>
        <w:fldChar w:fldCharType="begin"/>
      </w:r>
      <w:r w:rsidRPr="00752797">
        <w:rPr>
          <w:rFonts w:cs="Tahoma"/>
          <w:lang w:val="en-US"/>
        </w:rPr>
        <w:instrText xml:space="preserve"> GOTOBUTTON ZEqnNum570839  \* MERGEFORMAT </w:instrText>
      </w:r>
      <w:fldSimple w:instr=" REF ZEqnNum570839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26</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w:t>
      </w:r>
      <w:r w:rsidRPr="00752797">
        <w:rPr>
          <w:rFonts w:cs="Tahoma"/>
          <w:position w:val="-16"/>
          <w:lang w:val="en-US"/>
        </w:rPr>
        <w:object w:dxaOrig="800" w:dyaOrig="420">
          <v:shape id="_x0000_i1247" type="#_x0000_t75" style="width:39.25pt;height:20.55pt" o:ole="">
            <v:imagedata r:id="rId490" o:title=""/>
          </v:shape>
          <o:OLEObject Type="Embed" ProgID="Equation.DSMT4" ShapeID="_x0000_i1247" DrawAspect="Content" ObjectID="_1490184820" r:id="rId491"/>
        </w:object>
      </w:r>
      <w:r w:rsidRPr="00752797">
        <w:rPr>
          <w:rFonts w:cs="Tahoma"/>
          <w:lang w:val="en-US"/>
        </w:rPr>
        <w:t xml:space="preserve"> is equivalent to:</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6399" w:dyaOrig="620">
          <v:shape id="_x0000_i1248" type="#_x0000_t75" style="width:320.75pt;height:29.9pt" o:ole="">
            <v:imagedata r:id="rId492" o:title=""/>
          </v:shape>
          <o:OLEObject Type="Embed" ProgID="Equation.DSMT4" ShapeID="_x0000_i1248" DrawAspect="Content" ObjectID="_1490184821" r:id="rId493"/>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80" w:name="ZEqnNum191993"/>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38</w:instrText>
        </w:r>
      </w:fldSimple>
      <w:r w:rsidR="00801832" w:rsidRPr="00752797">
        <w:rPr>
          <w:lang w:val="en-US"/>
        </w:rPr>
        <w:instrText>)</w:instrText>
      </w:r>
      <w:bookmarkEnd w:id="480"/>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14"/>
          <w:lang w:val="en-US"/>
        </w:rPr>
        <w:object w:dxaOrig="7339" w:dyaOrig="380">
          <v:shape id="_x0000_i1249" type="#_x0000_t75" style="width:366.55pt;height:17.75pt" o:ole="">
            <v:imagedata r:id="rId494" o:title=""/>
          </v:shape>
          <o:OLEObject Type="Embed" ProgID="Equation.DSMT4" ShapeID="_x0000_i1249" DrawAspect="Content" ObjectID="_1490184822" r:id="rId495"/>
        </w:object>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Substituting </w:t>
      </w:r>
      <w:r w:rsidR="007E1D7E" w:rsidRPr="00752797">
        <w:rPr>
          <w:rFonts w:cs="Tahoma"/>
          <w:lang w:val="en-US"/>
        </w:rPr>
        <w:fldChar w:fldCharType="begin"/>
      </w:r>
      <w:r w:rsidRPr="00752797">
        <w:rPr>
          <w:rFonts w:cs="Tahoma"/>
          <w:lang w:val="en-US"/>
        </w:rPr>
        <w:instrText xml:space="preserve"> GOTOBUTTON ZEqnNum191993  \* MERGEFORMAT </w:instrText>
      </w:r>
      <w:fldSimple w:instr=" REF ZEqnNum191993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38</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into </w:t>
      </w:r>
      <w:r w:rsidR="007E1D7E" w:rsidRPr="00752797">
        <w:rPr>
          <w:rFonts w:cs="Tahoma"/>
          <w:lang w:val="en-US"/>
        </w:rPr>
        <w:fldChar w:fldCharType="begin"/>
      </w:r>
      <w:r w:rsidRPr="00752797">
        <w:rPr>
          <w:rFonts w:cs="Tahoma"/>
          <w:lang w:val="en-US"/>
        </w:rPr>
        <w:instrText xml:space="preserve"> GOTOBUTTON ZEqnNum947132  \* MERGEFORMAT </w:instrText>
      </w:r>
      <w:fldSimple w:instr=" REF ZEqnNum947132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34</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the full expressions (including those for </w:t>
      </w:r>
      <w:r w:rsidRPr="00752797">
        <w:rPr>
          <w:rFonts w:cs="Tahoma"/>
          <w:position w:val="-8"/>
          <w:lang w:val="en-US"/>
        </w:rPr>
        <w:object w:dxaOrig="440" w:dyaOrig="300">
          <v:shape id="_x0000_i1250" type="#_x0000_t75" style="width:21.5pt;height:14.95pt" o:ole="">
            <v:imagedata r:id="rId496" o:title=""/>
          </v:shape>
          <o:OLEObject Type="Embed" ProgID="Equation.DSMT4" ShapeID="_x0000_i1250" DrawAspect="Content" ObjectID="_1490184823" r:id="rId497"/>
        </w:object>
      </w:r>
      <w:r w:rsidRPr="00752797">
        <w:rPr>
          <w:rFonts w:cs="Tahoma"/>
          <w:lang w:val="en-US"/>
        </w:rPr>
        <w:t>) become:</w:t>
      </w:r>
    </w:p>
    <w:p w:rsidR="00A52150" w:rsidRPr="00752797" w:rsidRDefault="00A52150" w:rsidP="002603CC">
      <w:pPr>
        <w:pStyle w:val="MTDisplayEquation"/>
        <w:rPr>
          <w:lang w:val="en-US"/>
        </w:rPr>
      </w:pPr>
      <w:r w:rsidRPr="00752797">
        <w:rPr>
          <w:lang w:val="en-US"/>
        </w:rPr>
        <w:lastRenderedPageBreak/>
        <w:tab/>
      </w:r>
      <w:r w:rsidRPr="00752797">
        <w:rPr>
          <w:position w:val="-120"/>
          <w:lang w:val="en-US"/>
        </w:rPr>
        <w:object w:dxaOrig="7460" w:dyaOrig="2500">
          <v:shape id="_x0000_i1251" type="#_x0000_t75" style="width:374.05pt;height:126.25pt" o:ole="">
            <v:imagedata r:id="rId498" o:title=""/>
          </v:shape>
          <o:OLEObject Type="Embed" ProgID="Equation.DSMT4" ShapeID="_x0000_i1251" DrawAspect="Content" ObjectID="_1490184824" r:id="rId499"/>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81" w:name="ZEqnNum184179"/>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39</w:instrText>
        </w:r>
      </w:fldSimple>
      <w:r w:rsidR="00801832" w:rsidRPr="00752797">
        <w:rPr>
          <w:lang w:val="en-US"/>
        </w:rPr>
        <w:instrText>)</w:instrText>
      </w:r>
      <w:bookmarkEnd w:id="481"/>
      <w:r w:rsidR="007E1D7E" w:rsidRPr="00752797">
        <w:rPr>
          <w:lang w:val="en-US"/>
        </w:rPr>
        <w:fldChar w:fldCharType="end"/>
      </w:r>
    </w:p>
    <w:p w:rsidR="00A52150" w:rsidRPr="00752797" w:rsidRDefault="00A52150" w:rsidP="002603CC">
      <w:pPr>
        <w:rPr>
          <w:rFonts w:cs="Tahoma"/>
          <w:lang w:val="en-US"/>
        </w:rPr>
      </w:pPr>
      <w:r w:rsidRPr="00752797">
        <w:rPr>
          <w:rFonts w:cs="Tahoma"/>
          <w:lang w:val="en-US"/>
        </w:rPr>
        <w:t xml:space="preserve">Where we again use a first order upwind interpolation for </w:t>
      </w:r>
      <w:r w:rsidRPr="00752797">
        <w:rPr>
          <w:rFonts w:cs="Tahoma"/>
          <w:position w:val="-10"/>
          <w:lang w:val="en-US"/>
        </w:rPr>
        <w:object w:dxaOrig="480" w:dyaOrig="320">
          <v:shape id="_x0000_i1252" type="#_x0000_t75" style="width:24.3pt;height:15.9pt" o:ole="">
            <v:imagedata r:id="rId500" o:title=""/>
          </v:shape>
          <o:OLEObject Type="Embed" ProgID="Equation.DSMT4" ShapeID="_x0000_i1252" DrawAspect="Content" ObjectID="_1490184825" r:id="rId501"/>
        </w:object>
      </w:r>
      <w:r w:rsidRPr="00752797">
        <w:rPr>
          <w:rFonts w:cs="Tahoma"/>
          <w:lang w:val="en-US"/>
        </w:rPr>
        <w:t>and</w:t>
      </w:r>
      <w:r w:rsidRPr="00752797">
        <w:rPr>
          <w:rFonts w:cs="Tahoma"/>
          <w:position w:val="-10"/>
          <w:lang w:val="en-US"/>
        </w:rPr>
        <w:object w:dxaOrig="480" w:dyaOrig="320">
          <v:shape id="_x0000_i1253" type="#_x0000_t75" style="width:24.3pt;height:15.9pt" o:ole="">
            <v:imagedata r:id="rId502" o:title=""/>
          </v:shape>
          <o:OLEObject Type="Embed" ProgID="Equation.DSMT4" ShapeID="_x0000_i1253" DrawAspect="Content" ObjectID="_1490184826" r:id="rId503"/>
        </w:object>
      </w:r>
      <w:r w:rsidRPr="00752797">
        <w:rPr>
          <w:rFonts w:cs="Tahoma"/>
          <w:lang w:val="en-US"/>
        </w:rPr>
        <w:t xml:space="preserve">. This is exactly the approximation used by </w:t>
      </w:r>
      <w:r w:rsidR="007E1D7E"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007E1D7E" w:rsidRPr="00752797">
        <w:rPr>
          <w:rFonts w:cs="Tahoma"/>
          <w:lang w:val="en-US"/>
        </w:rPr>
        <w:fldChar w:fldCharType="separate"/>
      </w:r>
      <w:r w:rsidRPr="00752797">
        <w:rPr>
          <w:rFonts w:cs="Tahoma"/>
          <w:lang w:val="en-US"/>
        </w:rPr>
        <w:t>Stelling and Duinmeijer (2003)</w:t>
      </w:r>
      <w:r w:rsidR="007E1D7E" w:rsidRPr="00752797">
        <w:rPr>
          <w:rFonts w:cs="Tahoma"/>
          <w:lang w:val="en-US"/>
        </w:rPr>
        <w:fldChar w:fldCharType="end"/>
      </w:r>
      <w:r w:rsidRPr="00752797">
        <w:rPr>
          <w:rFonts w:cs="Tahoma"/>
          <w:lang w:val="en-US"/>
        </w:rPr>
        <w:t xml:space="preserve"> and is fully momentum conservative. </w:t>
      </w:r>
    </w:p>
    <w:p w:rsidR="00A52150" w:rsidRPr="00752797" w:rsidRDefault="00A52150" w:rsidP="002603CC">
      <w:pPr>
        <w:rPr>
          <w:lang w:val="en-US"/>
        </w:rPr>
      </w:pPr>
      <w:r w:rsidRPr="00752797">
        <w:rPr>
          <w:lang w:val="en-US"/>
        </w:rPr>
        <w:t xml:space="preserve">The predictor step </w:t>
      </w:r>
      <w:r w:rsidR="007E1D7E" w:rsidRPr="00752797">
        <w:rPr>
          <w:lang w:val="en-US"/>
        </w:rPr>
        <w:fldChar w:fldCharType="begin"/>
      </w:r>
      <w:r w:rsidRPr="00752797">
        <w:rPr>
          <w:lang w:val="en-US"/>
        </w:rPr>
        <w:instrText xml:space="preserve"> GOTOBUTTON ZEqnNum184179  \* MERGEFORMAT </w:instrText>
      </w:r>
      <w:fldSimple w:instr=" REF ZEqnNum184179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39</w:instrText>
        </w:r>
        <w:r w:rsidR="007E2FAA" w:rsidRPr="00752797">
          <w:rPr>
            <w:lang w:val="en-US"/>
          </w:rPr>
          <w:instrText>)</w:instrText>
        </w:r>
      </w:fldSimple>
      <w:r w:rsidR="007E1D7E" w:rsidRPr="00752797">
        <w:rPr>
          <w:lang w:val="en-US"/>
        </w:rPr>
        <w:fldChar w:fldCharType="end"/>
      </w:r>
      <w:r w:rsidRPr="00752797">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752797" w:rsidRDefault="00A52150" w:rsidP="002603CC">
      <w:pPr>
        <w:rPr>
          <w:lang w:val="en-US"/>
        </w:rPr>
      </w:pPr>
    </w:p>
    <w:p w:rsidR="00A52150" w:rsidRPr="00752797" w:rsidRDefault="00A52150" w:rsidP="002603CC">
      <w:pPr>
        <w:rPr>
          <w:lang w:val="en-US"/>
        </w:rPr>
      </w:pPr>
      <w:r w:rsidRPr="00752797">
        <w:rPr>
          <w:lang w:val="en-US"/>
        </w:rPr>
        <w:t>The corrector step 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62"/>
          <w:lang w:val="en-US"/>
        </w:rPr>
        <w:object w:dxaOrig="6820" w:dyaOrig="1340">
          <v:shape id="_x0000_i1254" type="#_x0000_t75" style="width:341.3pt;height:67.3pt" o:ole="">
            <v:imagedata r:id="rId504" o:title=""/>
          </v:shape>
          <o:OLEObject Type="Embed" ProgID="Equation.DSMT4" ShapeID="_x0000_i1254" DrawAspect="Content" ObjectID="_1490184827" r:id="rId505"/>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40</w:instrText>
        </w:r>
      </w:fldSimple>
      <w:r w:rsidR="00801832" w:rsidRPr="00752797">
        <w:rPr>
          <w:lang w:val="en-US"/>
        </w:rPr>
        <w:instrText>)</w:instrText>
      </w:r>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Or, when formulated in terms of the depth averaged velocity</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126"/>
          <w:lang w:val="en-US"/>
        </w:rPr>
        <w:object w:dxaOrig="7020" w:dyaOrig="2620">
          <v:shape id="_x0000_i1255" type="#_x0000_t75" style="width:350.65pt;height:131.85pt" o:ole="">
            <v:imagedata r:id="rId506" o:title=""/>
          </v:shape>
          <o:OLEObject Type="Embed" ProgID="Equation.DSMT4" ShapeID="_x0000_i1255" DrawAspect="Content" ObjectID="_1490184828" r:id="rId507"/>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82" w:name="ZEqnNum382659"/>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41</w:instrText>
        </w:r>
      </w:fldSimple>
      <w:r w:rsidR="00801832" w:rsidRPr="00752797">
        <w:rPr>
          <w:lang w:val="en-US"/>
        </w:rPr>
        <w:instrText>)</w:instrText>
      </w:r>
      <w:bookmarkEnd w:id="482"/>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The values of </w:t>
      </w:r>
      <w:r w:rsidRPr="00752797">
        <w:rPr>
          <w:position w:val="-8"/>
          <w:lang w:val="en-US"/>
        </w:rPr>
        <w:object w:dxaOrig="620" w:dyaOrig="300">
          <v:shape id="_x0000_i1256" type="#_x0000_t75" style="width:29.9pt;height:14.95pt" o:ole="">
            <v:imagedata r:id="rId508" o:title=""/>
          </v:shape>
          <o:OLEObject Type="Embed" ProgID="Equation.DSMT4" ShapeID="_x0000_i1256" DrawAspect="Content" ObjectID="_1490184829" r:id="rId509"/>
        </w:object>
      </w:r>
      <w:r w:rsidRPr="00752797">
        <w:rPr>
          <w:lang w:val="en-US"/>
        </w:rPr>
        <w:t xml:space="preserve"> are obtained from slope limited expressions. For positive flow these read:</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6140" w:dyaOrig="600">
          <v:shape id="_x0000_i1257" type="#_x0000_t75" style="width:306.7pt;height:29.9pt" o:ole="">
            <v:imagedata r:id="rId510" o:title=""/>
          </v:shape>
          <o:OLEObject Type="Embed" ProgID="Equation.DSMT4" ShapeID="_x0000_i1257" DrawAspect="Content" ObjectID="_1490184830" r:id="rId51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83" w:name="ZEqnNum771022"/>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42</w:instrText>
        </w:r>
      </w:fldSimple>
      <w:r w:rsidR="00801832" w:rsidRPr="00752797">
        <w:rPr>
          <w:lang w:val="en-US"/>
        </w:rPr>
        <w:instrText>)</w:instrText>
      </w:r>
      <w:bookmarkEnd w:id="483"/>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Where </w:t>
      </w:r>
      <w:r w:rsidRPr="00752797">
        <w:rPr>
          <w:rFonts w:cs="Tahoma"/>
          <w:position w:val="-10"/>
          <w:lang w:val="en-US"/>
        </w:rPr>
        <w:object w:dxaOrig="220" w:dyaOrig="240">
          <v:shape id="_x0000_i1258" type="#_x0000_t75" style="width:10.3pt;height:12.15pt" o:ole="">
            <v:imagedata r:id="rId512" o:title=""/>
          </v:shape>
          <o:OLEObject Type="Embed" ProgID="Equation.DSMT4" ShapeID="_x0000_i1258" DrawAspect="Content" ObjectID="_1490184831" r:id="rId513"/>
        </w:object>
      </w:r>
      <w:r w:rsidRPr="00752797">
        <w:rPr>
          <w:rFonts w:cs="Tahoma"/>
          <w:lang w:val="en-US"/>
        </w:rPr>
        <w:t xml:space="preserve"> again denotes the minmod limiter. Similar expressions can be constructed for</w:t>
      </w:r>
      <w:r w:rsidRPr="00752797">
        <w:rPr>
          <w:rFonts w:cs="Tahoma"/>
          <w:position w:val="-8"/>
          <w:lang w:val="en-US"/>
        </w:rPr>
        <w:object w:dxaOrig="740" w:dyaOrig="300">
          <v:shape id="_x0000_i1259" type="#_x0000_t75" style="width:37.4pt;height:14.95pt" o:ole="">
            <v:imagedata r:id="rId514" o:title=""/>
          </v:shape>
          <o:OLEObject Type="Embed" ProgID="Equation.DSMT4" ShapeID="_x0000_i1259" DrawAspect="Content" ObjectID="_1490184832" r:id="rId515"/>
        </w:object>
      </w:r>
      <w:r w:rsidRPr="00752797">
        <w:rPr>
          <w:rFonts w:cs="Tahoma"/>
          <w:lang w:val="en-US"/>
        </w:rPr>
        <w:t>,</w:t>
      </w:r>
      <w:r w:rsidRPr="00752797">
        <w:rPr>
          <w:rFonts w:cs="Tahoma"/>
          <w:position w:val="-8"/>
          <w:lang w:val="en-US"/>
        </w:rPr>
        <w:object w:dxaOrig="480" w:dyaOrig="300">
          <v:shape id="_x0000_i1260" type="#_x0000_t75" style="width:24.3pt;height:14.95pt" o:ole="">
            <v:imagedata r:id="rId516" o:title=""/>
          </v:shape>
          <o:OLEObject Type="Embed" ProgID="Equation.DSMT4" ShapeID="_x0000_i1260" DrawAspect="Content" ObjectID="_1490184833" r:id="rId517"/>
        </w:object>
      </w:r>
      <w:r w:rsidRPr="00752797">
        <w:rPr>
          <w:rFonts w:cs="Tahoma"/>
          <w:lang w:val="en-US"/>
        </w:rPr>
        <w:t xml:space="preserve"> and</w:t>
      </w:r>
      <w:r w:rsidRPr="00752797">
        <w:rPr>
          <w:rFonts w:cs="Tahoma"/>
          <w:position w:val="-8"/>
          <w:lang w:val="en-US"/>
        </w:rPr>
        <w:object w:dxaOrig="720" w:dyaOrig="300">
          <v:shape id="_x0000_i1261" type="#_x0000_t75" style="width:36.45pt;height:14.95pt" o:ole="">
            <v:imagedata r:id="rId518" o:title=""/>
          </v:shape>
          <o:OLEObject Type="Embed" ProgID="Equation.DSMT4" ShapeID="_x0000_i1261" DrawAspect="Content" ObjectID="_1490184834" r:id="rId519"/>
        </w:object>
      </w:r>
      <w:r w:rsidRPr="00752797">
        <w:rPr>
          <w:rFonts w:cs="Tahoma"/>
          <w:lang w:val="en-US"/>
        </w:rPr>
        <w:t>.</w:t>
      </w:r>
    </w:p>
    <w:p w:rsidR="00A52150" w:rsidRPr="00752797" w:rsidRDefault="00A52150" w:rsidP="002603CC">
      <w:pPr>
        <w:rPr>
          <w:rFonts w:cs="Tahoma"/>
          <w:lang w:val="en-US"/>
        </w:rPr>
      </w:pPr>
    </w:p>
    <w:p w:rsidR="00A52150" w:rsidRPr="00752797" w:rsidRDefault="00A52150" w:rsidP="002603CC">
      <w:pPr>
        <w:rPr>
          <w:rFonts w:cs="Tahoma"/>
          <w:lang w:val="en-US"/>
        </w:rPr>
      </w:pPr>
      <w:r w:rsidRPr="00752797">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752797" w:rsidRDefault="00A52150" w:rsidP="002603CC">
      <w:pPr>
        <w:pStyle w:val="Heading4"/>
        <w:jc w:val="both"/>
        <w:rPr>
          <w:lang w:val="en-US"/>
        </w:rPr>
      </w:pPr>
      <w:bookmarkStart w:id="484" w:name="_Toc249984918"/>
      <w:bookmarkStart w:id="485" w:name="_Toc249985011"/>
      <w:r w:rsidRPr="00752797">
        <w:rPr>
          <w:lang w:val="en-US"/>
        </w:rPr>
        <w:t>Vertical momentum equation</w:t>
      </w:r>
      <w:bookmarkEnd w:id="484"/>
      <w:bookmarkEnd w:id="485"/>
      <w:r w:rsidRPr="00752797">
        <w:rPr>
          <w:lang w:val="en-US"/>
        </w:rPr>
        <w:t>s</w:t>
      </w:r>
    </w:p>
    <w:p w:rsidR="00A52150" w:rsidRPr="00752797" w:rsidRDefault="00A52150" w:rsidP="002603CC">
      <w:pPr>
        <w:rPr>
          <w:lang w:val="en-US"/>
        </w:rPr>
      </w:pPr>
      <w:r w:rsidRPr="00752797">
        <w:rPr>
          <w:lang w:val="en-US"/>
        </w:rPr>
        <w:t xml:space="preserve">The vertical momentum equation </w:t>
      </w:r>
      <w:r w:rsidR="007E1D7E" w:rsidRPr="00752797">
        <w:rPr>
          <w:lang w:val="en-US"/>
        </w:rPr>
        <w:fldChar w:fldCharType="begin"/>
      </w:r>
      <w:r w:rsidRPr="00752797">
        <w:rPr>
          <w:lang w:val="en-US"/>
        </w:rPr>
        <w:instrText xml:space="preserve"> GOTOBUTTON ZEqnNum279142  \* MERGEFORMAT </w:instrText>
      </w:r>
      <w:r w:rsidR="007E1D7E" w:rsidRPr="00752797">
        <w:rPr>
          <w:lang w:val="en-US"/>
        </w:rPr>
        <w:fldChar w:fldCharType="begin"/>
      </w:r>
      <w:r w:rsidR="00F02F5A" w:rsidRPr="00752797">
        <w:rPr>
          <w:lang w:val="en-US"/>
        </w:rPr>
        <w:instrText xml:space="preserve"> REF ZEqnNum279142 \! \* MERGEFORMAT </w:instrText>
      </w:r>
      <w:r w:rsidR="007E1D7E" w:rsidRPr="00752797">
        <w:rPr>
          <w:lang w:val="en-US"/>
        </w:rPr>
        <w:fldChar w:fldCharType="separate"/>
      </w:r>
      <w:r w:rsidR="007E2FAA">
        <w:rPr>
          <w:b/>
          <w:bCs/>
          <w:lang w:val="en-US"/>
        </w:rPr>
        <w:instrText>Error! Reference source not found.</w:instrText>
      </w:r>
      <w:r w:rsidR="007E1D7E" w:rsidRPr="00752797">
        <w:rPr>
          <w:lang w:val="en-US"/>
        </w:rPr>
        <w:fldChar w:fldCharType="end"/>
      </w:r>
      <w:r w:rsidR="007E1D7E" w:rsidRPr="00752797">
        <w:rPr>
          <w:lang w:val="en-US"/>
        </w:rPr>
        <w:fldChar w:fldCharType="end"/>
      </w:r>
      <w:r w:rsidRPr="00752797">
        <w:rPr>
          <w:lang w:val="en-US"/>
        </w:rPr>
        <w:t xml:space="preserve"> is discretized in a similar manner to the horizontal momentum equations using the McCormack scheme. In terms of the depth averaged vertical velocity the predictor step is: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58"/>
          <w:lang w:val="en-US"/>
        </w:rPr>
        <w:object w:dxaOrig="7680" w:dyaOrig="1260">
          <v:shape id="_x0000_i1262" type="#_x0000_t75" style="width:385.25pt;height:62.65pt" o:ole="">
            <v:imagedata r:id="rId520" o:title=""/>
          </v:shape>
          <o:OLEObject Type="Embed" ProgID="Equation.DSMT4" ShapeID="_x0000_i1262" DrawAspect="Content" ObjectID="_1490184835" r:id="rId52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86" w:name="ZEqnNum523996"/>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43</w:instrText>
        </w:r>
      </w:fldSimple>
      <w:r w:rsidR="00801832" w:rsidRPr="00752797">
        <w:rPr>
          <w:lang w:val="en-US"/>
        </w:rPr>
        <w:instrText>)</w:instrText>
      </w:r>
      <w:bookmarkEnd w:id="486"/>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The pressures are defined on the cell faces and therefore do not have to be interpolated. Furthermore, we can exactly set the dynamic pressure at the free surface </w:t>
      </w:r>
      <w:r w:rsidRPr="00752797">
        <w:rPr>
          <w:rFonts w:cs="Tahoma"/>
          <w:position w:val="-10"/>
          <w:lang w:val="en-US"/>
        </w:rPr>
        <w:object w:dxaOrig="440" w:dyaOrig="320">
          <v:shape id="_x0000_i1263" type="#_x0000_t75" style="width:21.5pt;height:15.9pt" o:ole="">
            <v:imagedata r:id="rId522" o:title=""/>
          </v:shape>
          <o:OLEObject Type="Embed" ProgID="Equation.DSMT4" ShapeID="_x0000_i1263" DrawAspect="Content" ObjectID="_1490184836" r:id="rId523"/>
        </w:object>
      </w:r>
      <w:r w:rsidRPr="00752797">
        <w:rPr>
          <w:rFonts w:cs="Tahoma"/>
          <w:lang w:val="en-US"/>
        </w:rPr>
        <w:t xml:space="preserve"> to zero. The vertical velocities are defined on the cell faces and therefore the depth averaged velocity </w:t>
      </w:r>
      <w:r w:rsidRPr="00752797">
        <w:rPr>
          <w:rFonts w:cs="Tahoma"/>
          <w:position w:val="-10"/>
          <w:lang w:val="en-US"/>
        </w:rPr>
        <w:object w:dxaOrig="480" w:dyaOrig="340">
          <v:shape id="_x0000_i1264" type="#_x0000_t75" style="width:24.3pt;height:17.75pt" o:ole="">
            <v:imagedata r:id="rId524" o:title=""/>
          </v:shape>
          <o:OLEObject Type="Embed" ProgID="Equation.DSMT4" ShapeID="_x0000_i1264" DrawAspect="Content" ObjectID="_1490184837" r:id="rId525"/>
        </w:object>
      </w:r>
      <w:r w:rsidRPr="00752797">
        <w:rPr>
          <w:rFonts w:cs="Tahoma"/>
          <w:lang w:val="en-US"/>
        </w:rPr>
        <w:t xml:space="preserve"> needs to be expressed in terms of the bottom and surface velocities. Using a simple central approximation gives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14"/>
          <w:lang w:val="en-US"/>
        </w:rPr>
        <w:object w:dxaOrig="4440" w:dyaOrig="380">
          <v:shape id="_x0000_i1265" type="#_x0000_t75" style="width:221.6pt;height:17.75pt" o:ole="">
            <v:imagedata r:id="rId526" o:title=""/>
          </v:shape>
          <o:OLEObject Type="Embed" ProgID="Equation.DSMT4" ShapeID="_x0000_i1265" DrawAspect="Content" ObjectID="_1490184838" r:id="rId527"/>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87" w:name="ZEqnNum287705"/>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44</w:instrText>
        </w:r>
      </w:fldSimple>
      <w:r w:rsidR="00801832" w:rsidRPr="00752797">
        <w:rPr>
          <w:lang w:val="en-US"/>
        </w:rPr>
        <w:instrText>)</w:instrText>
      </w:r>
      <w:bookmarkEnd w:id="487"/>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At the bottom the kinematic boundary condition is used for the vertical velocity:</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5720" w:dyaOrig="580">
          <v:shape id="_x0000_i1266" type="#_x0000_t75" style="width:285.2pt;height:29.9pt" o:ole="">
            <v:imagedata r:id="rId528" o:title=""/>
          </v:shape>
          <o:OLEObject Type="Embed" ProgID="Equation.DSMT4" ShapeID="_x0000_i1266" DrawAspect="Content" ObjectID="_1490184839" r:id="rId529"/>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88" w:name="ZEqnNum183135"/>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45</w:instrText>
        </w:r>
      </w:fldSimple>
      <w:r w:rsidR="00801832" w:rsidRPr="00752797">
        <w:rPr>
          <w:lang w:val="en-US"/>
        </w:rPr>
        <w:instrText>)</w:instrText>
      </w:r>
      <w:bookmarkEnd w:id="488"/>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Horizontal interpolation of </w:t>
      </w:r>
      <w:r w:rsidRPr="00752797">
        <w:rPr>
          <w:rFonts w:cs="Tahoma"/>
          <w:position w:val="-12"/>
          <w:lang w:val="en-US"/>
        </w:rPr>
        <w:object w:dxaOrig="499" w:dyaOrig="360">
          <v:shape id="_x0000_i1267" type="#_x0000_t75" style="width:24.3pt;height:17.75pt" o:ole="">
            <v:imagedata r:id="rId530" o:title=""/>
          </v:shape>
          <o:OLEObject Type="Embed" ProgID="Equation.DSMT4" ShapeID="_x0000_i1267" DrawAspect="Content" ObjectID="_1490184840" r:id="rId531"/>
        </w:object>
      </w:r>
      <w:r w:rsidRPr="00752797">
        <w:rPr>
          <w:rFonts w:cs="Tahoma"/>
          <w:lang w:val="en-US"/>
        </w:rPr>
        <w:t xml:space="preserve"> and </w:t>
      </w:r>
      <w:r w:rsidRPr="00752797">
        <w:rPr>
          <w:rFonts w:cs="Tahoma"/>
          <w:position w:val="-12"/>
          <w:lang w:val="en-US"/>
        </w:rPr>
        <w:object w:dxaOrig="499" w:dyaOrig="360">
          <v:shape id="_x0000_i1268" type="#_x0000_t75" style="width:24.3pt;height:17.75pt" o:ole="">
            <v:imagedata r:id="rId532" o:title=""/>
          </v:shape>
          <o:OLEObject Type="Embed" ProgID="Equation.DSMT4" ShapeID="_x0000_i1268" DrawAspect="Content" ObjectID="_1490184841" r:id="rId533"/>
        </w:object>
      </w:r>
      <w:r w:rsidRPr="00752797">
        <w:rPr>
          <w:rFonts w:cs="Tahoma"/>
          <w:lang w:val="en-US"/>
        </w:rPr>
        <w:t xml:space="preserve"> is done using first order upwind similar to </w:t>
      </w:r>
      <w:r w:rsidR="007E1D7E" w:rsidRPr="00752797">
        <w:rPr>
          <w:rFonts w:cs="Tahoma"/>
          <w:lang w:val="en-US"/>
        </w:rPr>
        <w:fldChar w:fldCharType="begin"/>
      </w:r>
      <w:r w:rsidRPr="00752797">
        <w:rPr>
          <w:rFonts w:cs="Tahoma"/>
          <w:lang w:val="en-US"/>
        </w:rPr>
        <w:instrText xml:space="preserve"> GOTOBUTTON ZEqnNum559032  \* MERGEFORMAT </w:instrText>
      </w:r>
      <w:fldSimple w:instr=" REF ZEqnNum559032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27</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The turbulent stresses are again approximated using a central scheme as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60"/>
          <w:lang w:val="en-US"/>
        </w:rPr>
        <w:object w:dxaOrig="5920" w:dyaOrig="1300">
          <v:shape id="_x0000_i1269" type="#_x0000_t75" style="width:296.4pt;height:65.45pt" o:ole="">
            <v:imagedata r:id="rId534" o:title=""/>
          </v:shape>
          <o:OLEObject Type="Embed" ProgID="Equation.DSMT4" ShapeID="_x0000_i1269" DrawAspect="Content" ObjectID="_1490184842" r:id="rId535"/>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46</w:instrText>
        </w:r>
      </w:fldSimple>
      <w:r w:rsidR="00801832" w:rsidRPr="00752797">
        <w:rPr>
          <w:lang w:val="en-US"/>
        </w:rPr>
        <w:instrText>)</w:instrText>
      </w:r>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Thus combining</w:t>
      </w:r>
      <w:r w:rsidR="007E1D7E" w:rsidRPr="00752797">
        <w:rPr>
          <w:rFonts w:cs="Tahoma"/>
          <w:lang w:val="en-US"/>
        </w:rPr>
        <w:fldChar w:fldCharType="begin"/>
      </w:r>
      <w:r w:rsidRPr="00752797">
        <w:rPr>
          <w:rFonts w:cs="Tahoma"/>
          <w:lang w:val="en-US"/>
        </w:rPr>
        <w:instrText xml:space="preserve"> GOTOBUTTON ZEqnNum523996  \* MERGEFORMAT </w:instrText>
      </w:r>
      <w:fldSimple w:instr=" REF ZEqnNum523996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43</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w:t>
      </w:r>
      <w:r w:rsidR="007E1D7E" w:rsidRPr="00752797">
        <w:rPr>
          <w:rFonts w:cs="Tahoma"/>
          <w:lang w:val="en-US"/>
        </w:rPr>
        <w:fldChar w:fldCharType="begin"/>
      </w:r>
      <w:r w:rsidRPr="00752797">
        <w:rPr>
          <w:rFonts w:cs="Tahoma"/>
          <w:lang w:val="en-US"/>
        </w:rPr>
        <w:instrText xml:space="preserve"> GOTOBUTTON ZEqnNum287705  \* MERGEFORMAT </w:instrText>
      </w:r>
      <w:fldSimple w:instr=" REF ZEqnNum287705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44</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and </w:t>
      </w:r>
      <w:r w:rsidR="007E1D7E" w:rsidRPr="00752797">
        <w:rPr>
          <w:rFonts w:cs="Tahoma"/>
          <w:lang w:val="en-US"/>
        </w:rPr>
        <w:fldChar w:fldCharType="begin"/>
      </w:r>
      <w:r w:rsidRPr="00752797">
        <w:rPr>
          <w:rFonts w:cs="Tahoma"/>
          <w:lang w:val="en-US"/>
        </w:rPr>
        <w:instrText xml:space="preserve"> GOTOBUTTON ZEqnNum183135  \* MERGEFORMAT </w:instrText>
      </w:r>
      <w:fldSimple w:instr=" REF ZEqnNum183135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45</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explicit expressions for </w:t>
      </w:r>
      <w:r w:rsidRPr="00752797">
        <w:rPr>
          <w:rFonts w:cs="Tahoma"/>
          <w:position w:val="-8"/>
          <w:lang w:val="en-US"/>
        </w:rPr>
        <w:object w:dxaOrig="460" w:dyaOrig="300">
          <v:shape id="_x0000_i1270" type="#_x0000_t75" style="width:23.4pt;height:14.95pt" o:ole="">
            <v:imagedata r:id="rId536" o:title=""/>
          </v:shape>
          <o:OLEObject Type="Embed" ProgID="Equation.DSMT4" ShapeID="_x0000_i1270" DrawAspect="Content" ObjectID="_1490184843" r:id="rId537"/>
        </w:object>
      </w:r>
      <w:r w:rsidRPr="00752797">
        <w:rPr>
          <w:rFonts w:cs="Tahoma"/>
          <w:lang w:val="en-US"/>
        </w:rPr>
        <w:t xml:space="preserve"> and </w:t>
      </w:r>
      <w:r w:rsidRPr="00752797">
        <w:rPr>
          <w:rFonts w:cs="Tahoma"/>
          <w:position w:val="-8"/>
          <w:lang w:val="en-US"/>
        </w:rPr>
        <w:object w:dxaOrig="480" w:dyaOrig="300">
          <v:shape id="_x0000_i1271" type="#_x0000_t75" style="width:24.3pt;height:14.95pt" o:ole="">
            <v:imagedata r:id="rId538" o:title=""/>
          </v:shape>
          <o:OLEObject Type="Embed" ProgID="Equation.DSMT4" ShapeID="_x0000_i1271" DrawAspect="Content" ObjectID="_1490184844" r:id="rId539"/>
        </w:object>
      </w:r>
      <w:r w:rsidRPr="00752797">
        <w:rPr>
          <w:rFonts w:cs="Tahoma"/>
          <w:lang w:val="en-US"/>
        </w:rPr>
        <w:t xml:space="preserve"> are obtained. </w:t>
      </w:r>
    </w:p>
    <w:p w:rsidR="00A52150" w:rsidRPr="00752797" w:rsidRDefault="00A52150" w:rsidP="002603CC">
      <w:pPr>
        <w:rPr>
          <w:lang w:val="en-US"/>
        </w:rPr>
      </w:pPr>
      <w:r w:rsidRPr="00752797">
        <w:rPr>
          <w:lang w:val="en-US"/>
        </w:rPr>
        <w:t>The predicted values are again corrected using a variant of the McCormack scheme and including the pressure difference implicitly gives the corrector step:</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7600" w:dyaOrig="620">
          <v:shape id="_x0000_i1272" type="#_x0000_t75" style="width:379.65pt;height:29.9pt" o:ole="">
            <v:imagedata r:id="rId540" o:title=""/>
          </v:shape>
          <o:OLEObject Type="Embed" ProgID="Equation.DSMT4" ShapeID="_x0000_i1272" DrawAspect="Content" ObjectID="_1490184845" r:id="rId541"/>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489" w:name="ZEqnNum858516"/>
      <w:r w:rsidR="00801832" w:rsidRPr="00752797">
        <w:rPr>
          <w:lang w:val="en-US"/>
        </w:rPr>
        <w:instrText>(</w:instrText>
      </w:r>
      <w:fldSimple w:instr=" SEQ MTSec \c \* Arabic \* MERGEFORMAT ">
        <w:r w:rsidR="007E2FAA" w:rsidRPr="007E2FAA">
          <w:rPr>
            <w:noProof/>
            <w:lang w:val="en-US"/>
          </w:rPr>
          <w:instrText>6</w:instrText>
        </w:r>
      </w:fldSimple>
      <w:r w:rsidR="00801832" w:rsidRPr="00752797">
        <w:rPr>
          <w:lang w:val="en-US"/>
        </w:rPr>
        <w:instrText>.</w:instrText>
      </w:r>
      <w:fldSimple w:instr=" SEQ MTEqn \c \* Arabic \* MERGEFORMAT ">
        <w:r w:rsidR="007E2FAA" w:rsidRPr="007E2FAA">
          <w:rPr>
            <w:noProof/>
            <w:lang w:val="en-US"/>
          </w:rPr>
          <w:instrText>47</w:instrText>
        </w:r>
      </w:fldSimple>
      <w:r w:rsidR="00801832" w:rsidRPr="00752797">
        <w:rPr>
          <w:lang w:val="en-US"/>
        </w:rPr>
        <w:instrText>)</w:instrText>
      </w:r>
      <w:bookmarkEnd w:id="489"/>
      <w:r w:rsidR="007E1D7E" w:rsidRPr="00752797">
        <w:rPr>
          <w:lang w:val="en-US"/>
        </w:rPr>
        <w:fldChar w:fldCharType="end"/>
      </w:r>
    </w:p>
    <w:p w:rsidR="00A52150" w:rsidRPr="00752797" w:rsidRDefault="00A52150" w:rsidP="002603CC">
      <w:pPr>
        <w:rPr>
          <w:rFonts w:cs="Tahoma"/>
          <w:lang w:val="en-US"/>
        </w:rPr>
      </w:pPr>
      <w:r w:rsidRPr="00752797">
        <w:rPr>
          <w:rFonts w:cs="Tahoma"/>
          <w:lang w:val="en-US"/>
        </w:rPr>
        <w:t xml:space="preserve">Where </w:t>
      </w:r>
      <w:r w:rsidRPr="00752797">
        <w:rPr>
          <w:rFonts w:cs="Tahoma"/>
          <w:position w:val="-8"/>
          <w:lang w:val="en-US"/>
        </w:rPr>
        <w:object w:dxaOrig="660" w:dyaOrig="320">
          <v:shape id="_x0000_i1273" type="#_x0000_t75" style="width:32.75pt;height:15.9pt" o:ole="">
            <v:imagedata r:id="rId542" o:title=""/>
          </v:shape>
          <o:OLEObject Type="Embed" ProgID="Equation.DSMT4" ShapeID="_x0000_i1273" DrawAspect="Content" ObjectID="_1490184846" r:id="rId543"/>
        </w:object>
      </w:r>
      <w:r w:rsidRPr="00752797">
        <w:rPr>
          <w:rFonts w:cs="Tahoma"/>
          <w:lang w:val="en-US"/>
        </w:rPr>
        <w:t xml:space="preserve"> and </w:t>
      </w:r>
      <w:r w:rsidRPr="00752797">
        <w:rPr>
          <w:rFonts w:cs="Tahoma"/>
          <w:position w:val="-8"/>
          <w:lang w:val="en-US"/>
        </w:rPr>
        <w:object w:dxaOrig="660" w:dyaOrig="320">
          <v:shape id="_x0000_i1274" type="#_x0000_t75" style="width:32.75pt;height:15.9pt" o:ole="">
            <v:imagedata r:id="rId544" o:title=""/>
          </v:shape>
          <o:OLEObject Type="Embed" ProgID="Equation.DSMT4" ShapeID="_x0000_i1274" DrawAspect="Content" ObjectID="_1490184847" r:id="rId545"/>
        </w:object>
      </w:r>
      <w:r w:rsidRPr="00752797">
        <w:rPr>
          <w:rFonts w:cs="Tahoma"/>
          <w:lang w:val="en-US"/>
        </w:rPr>
        <w:t xml:space="preserve"> are obtained using relations similar to </w:t>
      </w:r>
      <w:r w:rsidR="007E1D7E" w:rsidRPr="00752797">
        <w:rPr>
          <w:rFonts w:cs="Tahoma"/>
          <w:lang w:val="en-US"/>
        </w:rPr>
        <w:fldChar w:fldCharType="begin"/>
      </w:r>
      <w:r w:rsidRPr="00752797">
        <w:rPr>
          <w:rFonts w:cs="Tahoma"/>
          <w:lang w:val="en-US"/>
        </w:rPr>
        <w:instrText xml:space="preserve"> GOTOBUTTON ZEqnNum771022  \* MERGEFORMAT </w:instrText>
      </w:r>
      <w:fldSimple w:instr=" REF ZEqnNum771022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42</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Note that similar to </w:t>
      </w:r>
      <w:r w:rsidR="007E1D7E" w:rsidRPr="00752797">
        <w:rPr>
          <w:rFonts w:cs="Tahoma"/>
          <w:lang w:val="en-US"/>
        </w:rPr>
        <w:fldChar w:fldCharType="begin"/>
      </w:r>
      <w:r w:rsidRPr="00752797">
        <w:rPr>
          <w:rFonts w:cs="Tahoma"/>
          <w:lang w:val="en-US"/>
        </w:rPr>
        <w:instrText xml:space="preserve"> GOTOBUTTON ZEqnNum287705  \* MERGEFORMAT </w:instrText>
      </w:r>
      <w:fldSimple w:instr=" REF ZEqnNum287705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44</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w:t>
      </w:r>
      <w:r w:rsidRPr="00752797">
        <w:rPr>
          <w:rFonts w:cs="Tahoma"/>
          <w:position w:val="-14"/>
          <w:lang w:val="en-US"/>
        </w:rPr>
        <w:object w:dxaOrig="2120" w:dyaOrig="380">
          <v:shape id="_x0000_i1275" type="#_x0000_t75" style="width:106.6pt;height:17.75pt" o:ole="">
            <v:imagedata r:id="rId546" o:title=""/>
          </v:shape>
          <o:OLEObject Type="Embed" ProgID="Equation.DSMT4" ShapeID="_x0000_i1275" DrawAspect="Content" ObjectID="_1490184848" r:id="rId547"/>
        </w:object>
      </w:r>
      <w:r w:rsidRPr="00752797">
        <w:rPr>
          <w:rFonts w:cs="Tahoma"/>
          <w:lang w:val="en-US"/>
        </w:rPr>
        <w:t xml:space="preserve">and again the kinematic boundary conditions is substituted for </w:t>
      </w:r>
      <w:r w:rsidRPr="00752797">
        <w:rPr>
          <w:rFonts w:cs="Tahoma"/>
          <w:position w:val="-10"/>
          <w:lang w:val="en-US"/>
        </w:rPr>
        <w:object w:dxaOrig="480" w:dyaOrig="320">
          <v:shape id="_x0000_i1276" type="#_x0000_t75" style="width:24.3pt;height:15.9pt" o:ole="">
            <v:imagedata r:id="rId548" o:title=""/>
          </v:shape>
          <o:OLEObject Type="Embed" ProgID="Equation.DSMT4" ShapeID="_x0000_i1276" DrawAspect="Content" ObjectID="_1490184849" r:id="rId549"/>
        </w:object>
      </w:r>
      <w:r w:rsidRPr="00752797">
        <w:rPr>
          <w:rFonts w:cs="Tahoma"/>
          <w:lang w:val="en-US"/>
        </w:rPr>
        <w:t>.</w:t>
      </w:r>
    </w:p>
    <w:p w:rsidR="00A52150" w:rsidRPr="00752797" w:rsidRDefault="00A52150" w:rsidP="002603CC">
      <w:pPr>
        <w:rPr>
          <w:rFonts w:cs="Tahoma"/>
          <w:lang w:val="en-US"/>
        </w:rPr>
      </w:pPr>
    </w:p>
    <w:p w:rsidR="00A52150" w:rsidRDefault="00A52150" w:rsidP="002603CC">
      <w:pPr>
        <w:rPr>
          <w:rFonts w:cs="Tahoma"/>
          <w:lang w:val="en-US"/>
        </w:rPr>
      </w:pPr>
      <w:r w:rsidRPr="00752797">
        <w:rPr>
          <w:rFonts w:cs="Tahoma"/>
          <w:lang w:val="en-US"/>
        </w:rPr>
        <w:lastRenderedPageBreak/>
        <w:t xml:space="preserve">The discrete vertical momentum balance of </w:t>
      </w:r>
      <w:r w:rsidR="007E1D7E" w:rsidRPr="00752797">
        <w:rPr>
          <w:rFonts w:cs="Tahoma"/>
          <w:lang w:val="en-US"/>
        </w:rPr>
        <w:fldChar w:fldCharType="begin"/>
      </w:r>
      <w:r w:rsidRPr="00752797">
        <w:rPr>
          <w:rFonts w:cs="Tahoma"/>
          <w:lang w:val="en-US"/>
        </w:rPr>
        <w:instrText xml:space="preserve"> GOTOBUTTON ZEqnNum523996  \* MERGEFORMAT </w:instrText>
      </w:r>
      <w:fldSimple w:instr=" REF ZEqnNum523996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43</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and </w:t>
      </w:r>
      <w:r w:rsidR="007E1D7E" w:rsidRPr="00752797">
        <w:rPr>
          <w:rFonts w:cs="Tahoma"/>
          <w:lang w:val="en-US"/>
        </w:rPr>
        <w:fldChar w:fldCharType="begin"/>
      </w:r>
      <w:r w:rsidRPr="00752797">
        <w:rPr>
          <w:rFonts w:cs="Tahoma"/>
          <w:lang w:val="en-US"/>
        </w:rPr>
        <w:instrText xml:space="preserve"> GOTOBUTTON ZEqnNum858516  \* MERGEFORMAT </w:instrText>
      </w:r>
      <w:fldSimple w:instr=" REF ZEqnNum858516 \! \* MERGEFORMAT ">
        <w:r w:rsidR="007E2FAA" w:rsidRPr="00752797">
          <w:rPr>
            <w:lang w:val="en-US"/>
          </w:rPr>
          <w:instrText>(</w:instrText>
        </w:r>
        <w:r w:rsidR="007E2FAA" w:rsidRPr="007E2FAA">
          <w:rPr>
            <w:lang w:val="en-US"/>
          </w:rPr>
          <w:instrText>6</w:instrText>
        </w:r>
        <w:r w:rsidR="007E2FAA" w:rsidRPr="00752797">
          <w:rPr>
            <w:lang w:val="en-US"/>
          </w:rPr>
          <w:instrText>.</w:instrText>
        </w:r>
        <w:r w:rsidR="007E2FAA" w:rsidRPr="007E2FAA">
          <w:rPr>
            <w:lang w:val="en-US"/>
          </w:rPr>
          <w:instrText>47</w:instrText>
        </w:r>
        <w:r w:rsidR="007E2FAA" w:rsidRPr="00752797">
          <w:rPr>
            <w:lang w:val="en-US"/>
          </w:rPr>
          <w:instrText>)</w:instrText>
        </w:r>
      </w:fldSimple>
      <w:r w:rsidR="007E1D7E" w:rsidRPr="00752797">
        <w:rPr>
          <w:rFonts w:cs="Tahoma"/>
          <w:lang w:val="en-US"/>
        </w:rPr>
        <w:fldChar w:fldCharType="end"/>
      </w:r>
      <w:r w:rsidRPr="00752797">
        <w:rPr>
          <w:rFonts w:cs="Tahoma"/>
          <w:lang w:val="en-US"/>
        </w:rPr>
        <w:t xml:space="preserve"> looks very different from the relations found in </w:t>
      </w:r>
      <w:r w:rsidR="007E1D7E"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007E1D7E" w:rsidRPr="00752797">
        <w:rPr>
          <w:rFonts w:cs="Tahoma"/>
          <w:lang w:val="en-US"/>
        </w:rPr>
        <w:fldChar w:fldCharType="separate"/>
      </w:r>
      <w:r w:rsidRPr="00752797">
        <w:rPr>
          <w:rFonts w:cs="Tahoma"/>
          <w:lang w:val="en-US"/>
        </w:rPr>
        <w:t>Zijlema and Stelling (2005)</w:t>
      </w:r>
      <w:r w:rsidR="007E1D7E" w:rsidRPr="00752797">
        <w:rPr>
          <w:rFonts w:cs="Tahoma"/>
          <w:lang w:val="en-US"/>
        </w:rPr>
        <w:fldChar w:fldCharType="end"/>
      </w:r>
      <w:r w:rsidRPr="00752797">
        <w:rPr>
          <w:rFonts w:cs="Tahoma"/>
          <w:lang w:val="en-US"/>
        </w:rPr>
        <w:t xml:space="preserve">, </w:t>
      </w:r>
      <w:r w:rsidR="007E1D7E"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007E1D7E" w:rsidRPr="00752797">
        <w:rPr>
          <w:rFonts w:cs="Tahoma"/>
          <w:lang w:val="en-US"/>
        </w:rPr>
        <w:fldChar w:fldCharType="separate"/>
      </w:r>
      <w:r w:rsidRPr="00752797">
        <w:rPr>
          <w:rFonts w:cs="Tahoma"/>
          <w:lang w:val="en-US"/>
        </w:rPr>
        <w:t>Zijlema and Stelling (2008)</w:t>
      </w:r>
      <w:r w:rsidR="007E1D7E" w:rsidRPr="00752797">
        <w:rPr>
          <w:rFonts w:cs="Tahoma"/>
          <w:lang w:val="en-US"/>
        </w:rPr>
        <w:fldChar w:fldCharType="end"/>
      </w:r>
      <w:r w:rsidRPr="00752797">
        <w:rPr>
          <w:rFonts w:cs="Tahoma"/>
          <w:lang w:val="en-US"/>
        </w:rPr>
        <w:t xml:space="preserve">  and </w:t>
      </w:r>
      <w:r w:rsidR="007E1D7E"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007E1D7E" w:rsidRPr="00752797">
        <w:rPr>
          <w:rFonts w:cs="Tahoma"/>
          <w:lang w:val="en-US"/>
        </w:rPr>
        <w:fldChar w:fldCharType="separate"/>
      </w:r>
      <w:r w:rsidRPr="00752797">
        <w:rPr>
          <w:rFonts w:cs="Tahoma"/>
          <w:lang w:val="en-US"/>
        </w:rPr>
        <w:t>Smit (2008)</w:t>
      </w:r>
      <w:r w:rsidR="007E1D7E" w:rsidRPr="00752797">
        <w:rPr>
          <w:rFonts w:cs="Tahoma"/>
          <w:lang w:val="en-US"/>
        </w:rPr>
        <w:fldChar w:fldCharType="end"/>
      </w:r>
      <w:r w:rsidRPr="00752797">
        <w:rPr>
          <w:rFonts w:cs="Tahoma"/>
          <w:lang w:val="en-US"/>
        </w:rPr>
        <w:t xml:space="preserve">. This is mainly due to the application of the McCormack scheme for the advection. The discretisation of the pressure term is numerically fully equivalent to either the Keller box scheme as used in </w:t>
      </w:r>
      <w:r w:rsidR="007E1D7E"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007E1D7E" w:rsidRPr="00752797">
        <w:rPr>
          <w:rFonts w:cs="Tahoma"/>
          <w:lang w:val="en-US"/>
        </w:rPr>
        <w:fldChar w:fldCharType="separate"/>
      </w:r>
      <w:r w:rsidRPr="00752797">
        <w:rPr>
          <w:rFonts w:cs="Tahoma"/>
          <w:lang w:val="en-US"/>
        </w:rPr>
        <w:t>Zijlema and Stelling (2005)</w:t>
      </w:r>
      <w:r w:rsidR="007E1D7E" w:rsidRPr="00752797">
        <w:rPr>
          <w:rFonts w:cs="Tahoma"/>
          <w:lang w:val="en-US"/>
        </w:rPr>
        <w:fldChar w:fldCharType="end"/>
      </w:r>
      <w:r w:rsidRPr="00752797">
        <w:rPr>
          <w:rFonts w:cs="Tahoma"/>
          <w:lang w:val="en-US"/>
        </w:rPr>
        <w:t xml:space="preserve">, </w:t>
      </w:r>
      <w:r w:rsidR="007E1D7E"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007E1D7E" w:rsidRPr="00752797">
        <w:rPr>
          <w:rFonts w:cs="Tahoma"/>
          <w:lang w:val="en-US"/>
        </w:rPr>
        <w:fldChar w:fldCharType="separate"/>
      </w:r>
      <w:r w:rsidRPr="00752797">
        <w:rPr>
          <w:rFonts w:cs="Tahoma"/>
          <w:lang w:val="en-US"/>
        </w:rPr>
        <w:t>Zijlema and Stelling (2008)</w:t>
      </w:r>
      <w:r w:rsidR="007E1D7E" w:rsidRPr="00752797">
        <w:rPr>
          <w:rFonts w:cs="Tahoma"/>
          <w:lang w:val="en-US"/>
        </w:rPr>
        <w:fldChar w:fldCharType="end"/>
      </w:r>
      <w:r w:rsidRPr="00752797">
        <w:rPr>
          <w:rFonts w:cs="Tahoma"/>
          <w:lang w:val="en-US"/>
        </w:rPr>
        <w:t xml:space="preserve"> or the Hermetian relation used in </w:t>
      </w:r>
      <w:r w:rsidR="007E1D7E"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007E1D7E" w:rsidRPr="00752797">
        <w:rPr>
          <w:rFonts w:cs="Tahoma"/>
          <w:lang w:val="en-US"/>
        </w:rPr>
        <w:fldChar w:fldCharType="separate"/>
      </w:r>
      <w:r w:rsidRPr="00752797">
        <w:rPr>
          <w:rFonts w:cs="Tahoma"/>
          <w:lang w:val="en-US"/>
        </w:rPr>
        <w:t>Smit (2008)</w:t>
      </w:r>
      <w:r w:rsidR="007E1D7E" w:rsidRPr="00752797">
        <w:rPr>
          <w:rFonts w:cs="Tahoma"/>
          <w:lang w:val="en-US"/>
        </w:rPr>
        <w:fldChar w:fldCharType="end"/>
      </w:r>
      <w:r w:rsidRPr="00752797">
        <w:rPr>
          <w:rFonts w:cs="Tahoma"/>
          <w:lang w:val="en-US"/>
        </w:rPr>
        <w:t>.</w:t>
      </w:r>
    </w:p>
    <w:p w:rsidR="007E2FAA" w:rsidRPr="007E2FAA" w:rsidRDefault="007E2FAA" w:rsidP="007E2FAA">
      <w:pPr>
        <w:spacing w:line="240" w:lineRule="auto"/>
        <w:jc w:val="left"/>
        <w:rPr>
          <w:lang w:val="en-US"/>
        </w:rPr>
      </w:pPr>
    </w:p>
    <w:sectPr w:rsidR="007E2FAA" w:rsidRPr="007E2FAA" w:rsidSect="003363CC">
      <w:headerReference w:type="even" r:id="rId550"/>
      <w:headerReference w:type="default" r:id="rId551"/>
      <w:footerReference w:type="even" r:id="rId552"/>
      <w:footerReference w:type="default" r:id="rId553"/>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 w:author="Ellen Quataert" w:date="2015-03-12T13:16:00Z" w:initials="EQ">
    <w:p w:rsidR="001F0FF2" w:rsidRDefault="001F0FF2">
      <w:pPr>
        <w:pStyle w:val="CommentText"/>
      </w:pPr>
      <w:r>
        <w:rPr>
          <w:rStyle w:val="CommentReference"/>
        </w:rPr>
        <w:annotationRef/>
      </w:r>
      <w:r>
        <w:t>Waarom niet gewoon bijlagen A, B, etc.?</w:t>
      </w:r>
    </w:p>
  </w:comment>
  <w:comment w:id="42" w:author="Ellen Quataert" w:date="2015-04-10T11:30:00Z" w:initials="EQ">
    <w:p w:rsidR="004E079F" w:rsidRDefault="004E079F">
      <w:pPr>
        <w:pStyle w:val="CommentText"/>
      </w:pPr>
      <w:r>
        <w:rPr>
          <w:rStyle w:val="CommentReference"/>
        </w:rPr>
        <w:annotationRef/>
      </w:r>
      <w:r>
        <w:t xml:space="preserve">Misschien is een Readers Guide na de introduction handig? </w:t>
      </w:r>
    </w:p>
  </w:comment>
  <w:comment w:id="43" w:author="Ellen Quataert" w:date="2015-03-12T14:23:00Z" w:initials="EQ">
    <w:p w:rsidR="001F0FF2" w:rsidRDefault="001F0FF2">
      <w:pPr>
        <w:pStyle w:val="CommentText"/>
      </w:pPr>
      <w:r>
        <w:rPr>
          <w:rStyle w:val="CommentReference"/>
        </w:rPr>
        <w:annotationRef/>
      </w:r>
      <w:r>
        <w:t>Bedoel je hiermee de hydrostatic mode?</w:t>
      </w:r>
    </w:p>
  </w:comment>
  <w:comment w:id="44" w:author="Ellen Quataert" w:date="2015-03-12T14:21:00Z" w:initials="EQ">
    <w:p w:rsidR="001F0FF2" w:rsidRDefault="001F0FF2">
      <w:pPr>
        <w:pStyle w:val="CommentText"/>
      </w:pPr>
      <w:r>
        <w:rPr>
          <w:rStyle w:val="CommentReference"/>
        </w:rPr>
        <w:annotationRef/>
      </w:r>
      <w:r>
        <w:t>Referentie naar Zijlema [??]</w:t>
      </w:r>
    </w:p>
  </w:comment>
  <w:comment w:id="58" w:author="Ellen Quataert" w:date="2015-04-10T11:38:00Z" w:initials="EQ">
    <w:p w:rsidR="008E305D" w:rsidRDefault="008E305D">
      <w:pPr>
        <w:pStyle w:val="CommentText"/>
      </w:pPr>
      <w:r>
        <w:rPr>
          <w:rStyle w:val="CommentReference"/>
        </w:rPr>
        <w:annotationRef/>
      </w:r>
      <w:r>
        <w:t>Misschien iets meer over XBeach-G? Komt nu een beetje uit de lucht vallen, is het een apart model of kan je het aanzetten met een keyword? Dit vind ik nu bijvoorbeeld op de XBeach website: “</w:t>
      </w:r>
      <w:r w:rsidRPr="008E305D">
        <w:t>XBeach-G is a branch of the main XBeach development that is being developed to simulate storm impacts on gravel beaches.</w:t>
      </w:r>
      <w:r>
        <w:t xml:space="preserve">” </w:t>
      </w:r>
    </w:p>
  </w:comment>
  <w:comment w:id="59" w:author="Ellen Quataert" w:date="2015-04-10T10:21:00Z" w:initials="EQ">
    <w:p w:rsidR="00D77296" w:rsidRDefault="00D77296">
      <w:pPr>
        <w:pStyle w:val="CommentText"/>
      </w:pPr>
      <w:r>
        <w:rPr>
          <w:rStyle w:val="CommentReference"/>
        </w:rPr>
        <w:annotationRef/>
      </w:r>
      <w:r>
        <w:t>Hoe zit het met 1D-cross shore en 2DH in non-hydrostatic? Wordt wel uitgelegd in sectie 2.2.2, hier niet.</w:t>
      </w:r>
    </w:p>
  </w:comment>
  <w:comment w:id="65" w:author="Ellen Quataert" w:date="2015-03-12T15:04:00Z" w:initials="EQ">
    <w:p w:rsidR="001F0FF2" w:rsidRPr="007341CB" w:rsidRDefault="001F0FF2">
      <w:pPr>
        <w:pStyle w:val="CommentText"/>
        <w:rPr>
          <w:vertAlign w:val="subscript"/>
        </w:rPr>
      </w:pPr>
      <w:r>
        <w:rPr>
          <w:rStyle w:val="CommentReference"/>
        </w:rPr>
        <w:annotationRef/>
      </w:r>
      <w:r>
        <w:t>Definieer D</w:t>
      </w:r>
      <w:r>
        <w:rPr>
          <w:vertAlign w:val="subscript"/>
        </w:rPr>
        <w:t>w</w:t>
      </w:r>
      <w:r>
        <w:t xml:space="preserve"> D</w:t>
      </w:r>
      <w:r>
        <w:rPr>
          <w:vertAlign w:val="subscript"/>
        </w:rPr>
        <w:t>f</w:t>
      </w:r>
      <w:r>
        <w:t xml:space="preserve">  D</w:t>
      </w:r>
      <w:r>
        <w:rPr>
          <w:vertAlign w:val="subscript"/>
        </w:rPr>
        <w:t>v</w:t>
      </w:r>
    </w:p>
  </w:comment>
  <w:comment w:id="77" w:author="Ellen Quataert" w:date="2015-04-10T10:42:00Z" w:initials="EQ">
    <w:p w:rsidR="001F0FF2" w:rsidRDefault="001F0FF2">
      <w:pPr>
        <w:pStyle w:val="CommentText"/>
      </w:pPr>
      <w:r>
        <w:rPr>
          <w:rStyle w:val="CommentReference"/>
        </w:rPr>
        <w:annotationRef/>
      </w:r>
      <w:r>
        <w:t xml:space="preserve">Ik zou nog even vertellen waarom dit in XBeach zit, </w:t>
      </w:r>
      <w:r w:rsidR="00DE5E8B">
        <w:t xml:space="preserve">net zoals de inleiding van sectie 2.3.2.3.. Het is namelijk vooral </w:t>
      </w:r>
      <w:r>
        <w:t xml:space="preserve">toegevoegd voor de coral reef applicaties volgens mij.  </w:t>
      </w:r>
      <w:r w:rsidR="00DE5E8B">
        <w:t xml:space="preserve">In </w:t>
      </w:r>
      <w:r w:rsidR="004F51CF">
        <w:t xml:space="preserve"> van Dongeren et al. [2013] </w:t>
      </w:r>
      <w:r w:rsidR="00DE5E8B">
        <w:t>wordt het voor het eerst toegepast volgens mij.</w:t>
      </w:r>
    </w:p>
  </w:comment>
  <w:comment w:id="78" w:author="Ellen Quataert" w:date="2015-04-10T10:54:00Z" w:initials="EQ">
    <w:p w:rsidR="00D9642D" w:rsidRDefault="00D9642D">
      <w:pPr>
        <w:pStyle w:val="CommentText"/>
      </w:pPr>
      <w:r>
        <w:rPr>
          <w:rStyle w:val="CommentReference"/>
        </w:rPr>
        <w:annotationRef/>
      </w:r>
      <w:r>
        <w:t>Geen keyword? Doe je wel bij wave breaking in table 2.1. Dus alleen even aangeven dat keyword = fw</w:t>
      </w:r>
    </w:p>
  </w:comment>
  <w:comment w:id="80" w:author="Ellen Quataert" w:date="2015-04-10T10:57:00Z" w:initials="EQ">
    <w:p w:rsidR="00D9642D" w:rsidRDefault="00D9642D">
      <w:pPr>
        <w:pStyle w:val="CommentText"/>
      </w:pPr>
      <w:r>
        <w:t xml:space="preserve">Definieer </w:t>
      </w:r>
      <w:r>
        <w:rPr>
          <w:rStyle w:val="CommentReference"/>
        </w:rPr>
        <w:annotationRef/>
      </w:r>
      <w:r>
        <w:t>Tm01</w:t>
      </w:r>
    </w:p>
  </w:comment>
  <w:comment w:id="86" w:author="Ellen Quataert" w:date="2015-04-10T10:54:00Z" w:initials="EQ">
    <w:p w:rsidR="00D9642D" w:rsidRDefault="00D9642D">
      <w:pPr>
        <w:pStyle w:val="CommentText"/>
      </w:pPr>
      <w:r>
        <w:rPr>
          <w:rStyle w:val="CommentReference"/>
        </w:rPr>
        <w:annotationRef/>
      </w:r>
      <w:r>
        <w:t>Hier ook geen keywords?</w:t>
      </w:r>
    </w:p>
  </w:comment>
  <w:comment w:id="122" w:author="Ellen Quataert" w:date="2015-04-10T12:59:00Z" w:initials="EQ">
    <w:p w:rsidR="001F0FF2" w:rsidRPr="00122362" w:rsidRDefault="001F0FF2">
      <w:pPr>
        <w:pStyle w:val="CommentText"/>
      </w:pPr>
      <w:r>
        <w:rPr>
          <w:rStyle w:val="CommentReference"/>
        </w:rPr>
        <w:annotationRef/>
      </w:r>
      <w:r w:rsidR="00340AC0">
        <w:t>For sandy coasts?</w:t>
      </w:r>
    </w:p>
  </w:comment>
  <w:comment w:id="132" w:author="Ellen Quataert" w:date="2015-04-10T11:24:00Z" w:initials="EQ">
    <w:p w:rsidR="004E079F" w:rsidRDefault="004E079F">
      <w:pPr>
        <w:pStyle w:val="CommentText"/>
      </w:pPr>
      <w:r>
        <w:rPr>
          <w:rStyle w:val="CommentReference"/>
        </w:rPr>
        <w:annotationRef/>
      </w:r>
      <w:r>
        <w:t>Keywords?</w:t>
      </w:r>
    </w:p>
  </w:comment>
  <w:comment w:id="139" w:author="Ellen Quataert" w:date="2015-04-10T12:53:00Z" w:initials="EQ">
    <w:p w:rsidR="001F0FF2" w:rsidRDefault="001F0FF2">
      <w:pPr>
        <w:pStyle w:val="CommentText"/>
      </w:pPr>
      <w:r>
        <w:rPr>
          <w:rStyle w:val="CommentReference"/>
        </w:rPr>
        <w:annotationRef/>
      </w:r>
      <w:r>
        <w:t xml:space="preserve">Je </w:t>
      </w:r>
      <w:r w:rsidR="00340AC0">
        <w:t>kan</w:t>
      </w:r>
      <w:r>
        <w:t xml:space="preserve"> hier figure 2-3 uit de non-hydro manual toevoegen, deze vond ik persoonlijk erg duidelijk weergeven hoe wave breaking in nonh werkt.</w:t>
      </w:r>
    </w:p>
  </w:comment>
  <w:comment w:id="203" w:author="Ellen Quataert" w:date="2015-04-10T11:57:00Z" w:initials="EQ">
    <w:p w:rsidR="00027602" w:rsidRDefault="00027602">
      <w:pPr>
        <w:pStyle w:val="CommentText"/>
      </w:pPr>
      <w:r>
        <w:rPr>
          <w:rStyle w:val="CommentReference"/>
        </w:rPr>
        <w:annotationRef/>
      </w:r>
      <w:r>
        <w:t>Wat wordt er bedoeld met spectral shape? Input parameters zijn toch; wave height, wave period,</w:t>
      </w:r>
      <w:r w:rsidRPr="00027602">
        <w:t xml:space="preserve"> peak-enhancement factor</w:t>
      </w:r>
      <w:r>
        <w:t>, mean direction en directional spreading?</w:t>
      </w:r>
    </w:p>
  </w:comment>
  <w:comment w:id="217" w:author="Ellen Quataert" w:date="2015-04-10T13:02:00Z" w:initials="EQ">
    <w:p w:rsidR="00340AC0" w:rsidRDefault="00340AC0">
      <w:pPr>
        <w:pStyle w:val="CommentText"/>
      </w:pPr>
      <w:r>
        <w:rPr>
          <w:rStyle w:val="CommentReference"/>
        </w:rPr>
        <w:annotationRef/>
      </w:r>
    </w:p>
  </w:comment>
  <w:comment w:id="224" w:author="Ellen Quataert" w:date="2015-04-10T14:11:00Z" w:initials="EQ">
    <w:p w:rsidR="001F0864" w:rsidRDefault="001F0864">
      <w:pPr>
        <w:pStyle w:val="CommentText"/>
      </w:pPr>
      <w:r>
        <w:rPr>
          <w:rStyle w:val="CommentReference"/>
        </w:rPr>
        <w:annotationRef/>
      </w:r>
      <w:r w:rsidR="00813CAE">
        <w:t>Goed stuk</w:t>
      </w:r>
      <w:r>
        <w:t>!!! Zoiets miste ik echt toen ik net begon met XBeach.</w:t>
      </w:r>
    </w:p>
  </w:comment>
  <w:comment w:id="237" w:author="Ellen Quataert" w:date="2015-03-12T13:22:00Z" w:initials="EQ">
    <w:p w:rsidR="001F0FF2" w:rsidRDefault="001F0FF2">
      <w:pPr>
        <w:pStyle w:val="CommentText"/>
      </w:pPr>
      <w:r>
        <w:rPr>
          <w:rStyle w:val="CommentReference"/>
        </w:rPr>
        <w:annotationRef/>
      </w:r>
      <w:r>
        <w:t>Referetie</w:t>
      </w:r>
    </w:p>
  </w:comment>
  <w:comment w:id="239" w:author="Ellen Quataert" w:date="2015-04-10T14:30:00Z" w:initials="EQ">
    <w:p w:rsidR="00057F05" w:rsidRDefault="00057F05">
      <w:pPr>
        <w:pStyle w:val="CommentText"/>
      </w:pPr>
      <w:r>
        <w:rPr>
          <w:rStyle w:val="CommentReference"/>
        </w:rPr>
        <w:annotationRef/>
      </w:r>
      <w:r>
        <w:t>Ik kan de tekst in de blokken bijna niet lezen, in de pdf is het nog slechter. Misschien ipv licht blauwe tekst, zwart of donker blauiw?</w:t>
      </w:r>
    </w:p>
  </w:comment>
  <w:comment w:id="243" w:author="Ellen Quataert" w:date="2015-04-10T14:34:00Z" w:initials="EQ">
    <w:p w:rsidR="00F20284" w:rsidRDefault="00F20284">
      <w:pPr>
        <w:pStyle w:val="CommentText"/>
      </w:pPr>
      <w:r>
        <w:rPr>
          <w:rStyle w:val="CommentReference"/>
        </w:rPr>
        <w:annotationRef/>
      </w:r>
      <w:r>
        <w:t>Kan deze kolom niet gewoon weg? Volgens mij wordt het niet eens gebruikt.</w:t>
      </w:r>
    </w:p>
  </w:comment>
  <w:comment w:id="245" w:author="Ellen Quataert" w:date="2015-04-10T14:36:00Z" w:initials="EQ">
    <w:p w:rsidR="00F20284" w:rsidRDefault="00F20284">
      <w:pPr>
        <w:pStyle w:val="CommentText"/>
      </w:pPr>
      <w:r>
        <w:rPr>
          <w:rStyle w:val="CommentReference"/>
        </w:rPr>
        <w:annotationRef/>
      </w:r>
      <w:r>
        <w:t>ref</w:t>
      </w:r>
    </w:p>
  </w:comment>
  <w:comment w:id="299" w:author="Ellen Quataert" w:date="2015-04-10T14:47:00Z" w:initials="EQ">
    <w:p w:rsidR="00630B4B" w:rsidRDefault="00630B4B">
      <w:pPr>
        <w:pStyle w:val="CommentText"/>
      </w:pPr>
      <w:r>
        <w:rPr>
          <w:rStyle w:val="CommentReference"/>
        </w:rPr>
        <w:annotationRef/>
      </w:r>
      <w:r>
        <w:t xml:space="preserve">spannend </w:t>
      </w:r>
    </w:p>
  </w:comment>
  <w:comment w:id="314" w:author="Ellen Quataert" w:date="2015-04-10T14:51:00Z" w:initials="EQ">
    <w:p w:rsidR="001F0FF2" w:rsidRDefault="001F0FF2">
      <w:pPr>
        <w:pStyle w:val="CommentText"/>
      </w:pPr>
      <w:r>
        <w:rPr>
          <w:rStyle w:val="CommentReference"/>
        </w:rPr>
        <w:annotationRef/>
      </w:r>
      <w:r>
        <w:t xml:space="preserve">Misschien heb ik het verkeerd, maar met deze tabel wil je toch aangeven </w:t>
      </w:r>
      <w:r w:rsidR="0003503C">
        <w:t>welke output</w:t>
      </w:r>
      <w:r>
        <w:t xml:space="preserve"> gerelateerde keywords je allemaal kan aanpassen in je params file? ‘pointtypes’ is niet iets wat je zelf kan aanpassen, maar wat automatisch in je outputfile wordt geregistreerd. Het komt mij nu over alsof ik het keyword ‘pointtypes’ zelf moet/kan opgeven.</w:t>
      </w:r>
    </w:p>
    <w:p w:rsidR="00630B4B" w:rsidRDefault="00630B4B">
      <w:pPr>
        <w:pStyle w:val="CommentText"/>
      </w:pPr>
    </w:p>
    <w:p w:rsidR="00630B4B" w:rsidRDefault="00630B4B">
      <w:pPr>
        <w:pStyle w:val="CommentText"/>
      </w:pPr>
      <w:r>
        <w:t>Maar misschien kan het wel, ik heb alleen in de 1D mode gewerkt van XBeach natuurlijk…</w:t>
      </w:r>
    </w:p>
  </w:comment>
  <w:comment w:id="315" w:author="Ellen Quataert" w:date="2015-03-12T13:57:00Z" w:initials="EQ">
    <w:p w:rsidR="001F0FF2" w:rsidRDefault="001F0FF2">
      <w:pPr>
        <w:pStyle w:val="CommentText"/>
      </w:pPr>
      <w:r>
        <w:rPr>
          <w:rStyle w:val="CommentReference"/>
        </w:rPr>
        <w:annotationRef/>
      </w:r>
      <w:r>
        <w:t>Bedoel je 0 - 1?</w:t>
      </w:r>
    </w:p>
  </w:comment>
  <w:comment w:id="323" w:author="Ellen Quataert" w:date="2015-03-12T13:49:00Z" w:initials="EQ">
    <w:p w:rsidR="001F0FF2" w:rsidRDefault="001F0FF2">
      <w:pPr>
        <w:pStyle w:val="CommentText"/>
      </w:pPr>
      <w:r>
        <w:rPr>
          <w:rStyle w:val="CommentReference"/>
        </w:rPr>
        <w:annotationRef/>
      </w:r>
      <w:r>
        <w:t>Ik zou hier (sectie 4.13.1) wel alvast noemen dat je met behulp van ‘tintm’, tintp’ en ‘tintg’ de tijdsinterval van je output kan opgeven. Staat nu los van elkaar, terwijl ‘tintm’ wel specifiek bij ‘nmeanvar’ hoort.</w:t>
      </w:r>
    </w:p>
  </w:comment>
  <w:comment w:id="326" w:author="Ellen Quataert" w:date="2015-04-10T13:21:00Z" w:initials="EQ">
    <w:p w:rsidR="001F0FF2" w:rsidRDefault="001F0FF2">
      <w:pPr>
        <w:pStyle w:val="CommentText"/>
      </w:pPr>
      <w:r>
        <w:rPr>
          <w:rStyle w:val="CommentReference"/>
        </w:rPr>
        <w:annotationRef/>
      </w:r>
      <w:r>
        <w:t>r</w:t>
      </w:r>
      <w:r w:rsidR="00B8330B">
        <w:t>ugdepth keyword ontbreekt hier.</w:t>
      </w:r>
    </w:p>
  </w:comment>
  <w:comment w:id="346" w:author="Ellen Quataert" w:date="2015-04-10T13:11:00Z" w:initials="EQ">
    <w:p w:rsidR="0003503C" w:rsidRPr="0003503C" w:rsidRDefault="0003503C">
      <w:pPr>
        <w:pStyle w:val="CommentText"/>
      </w:pPr>
      <w:r>
        <w:rPr>
          <w:rStyle w:val="CommentReference"/>
        </w:rPr>
        <w:annotationRef/>
      </w:r>
      <w:r>
        <w:t xml:space="preserve">Dit is niet meer zo toch? De volgorde wordt toch aangegeven in </w:t>
      </w:r>
      <w:r w:rsidRPr="0003503C">
        <w:rPr>
          <w:i/>
        </w:rPr>
        <w:t>pointtypes</w:t>
      </w:r>
      <w:r>
        <w:t xml:space="preserve"> met 0 voor points en 1 voor runup gauges?</w:t>
      </w:r>
    </w:p>
  </w:comment>
  <w:comment w:id="370" w:author="Ellen Quataert" w:date="2015-04-10T14:01:00Z" w:initials="EQ">
    <w:p w:rsidR="001F0864" w:rsidRDefault="001F0864">
      <w:pPr>
        <w:pStyle w:val="CommentText"/>
      </w:pPr>
      <w:r>
        <w:rPr>
          <w:rStyle w:val="CommentReference"/>
        </w:rPr>
        <w:annotationRef/>
      </w:r>
      <w:r>
        <w:t>ref</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0FF2" w:rsidRDefault="001F0FF2">
      <w:r>
        <w:separator/>
      </w:r>
    </w:p>
  </w:endnote>
  <w:endnote w:type="continuationSeparator" w:id="0">
    <w:p w:rsidR="001F0FF2" w:rsidRDefault="001F0F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NimbusSanL-Regu">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1F0FF2">
      <w:tc>
        <w:tcPr>
          <w:tcW w:w="8413" w:type="dxa"/>
          <w:shd w:val="clear" w:color="auto" w:fill="auto"/>
        </w:tcPr>
        <w:p w:rsidR="001F0FF2" w:rsidRDefault="001F0FF2" w:rsidP="00817CCC">
          <w:pPr>
            <w:pStyle w:val="Huisstijl-Gegeven"/>
          </w:pPr>
          <w:bookmarkStart w:id="5" w:name="bmProject1" w:colFirst="0" w:colLast="0"/>
        </w:p>
      </w:tc>
    </w:tr>
    <w:bookmarkEnd w:id="5"/>
  </w:tbl>
  <w:p w:rsidR="001F0FF2" w:rsidRDefault="001F0FF2" w:rsidP="00E43C26"/>
  <w:p w:rsidR="001F0FF2" w:rsidRDefault="001F0FF2" w:rsidP="00E43C26"/>
  <w:p w:rsidR="001F0FF2" w:rsidRDefault="001F0FF2" w:rsidP="00E43C26"/>
  <w:p w:rsidR="001F0FF2" w:rsidRDefault="001F0FF2" w:rsidP="00E43C26"/>
  <w:tbl>
    <w:tblPr>
      <w:tblW w:w="8420" w:type="dxa"/>
      <w:tblLayout w:type="fixed"/>
      <w:tblCellMar>
        <w:left w:w="0" w:type="dxa"/>
        <w:right w:w="0" w:type="dxa"/>
      </w:tblCellMar>
      <w:tblLook w:val="0000" w:firstRow="0" w:lastRow="0" w:firstColumn="0" w:lastColumn="0" w:noHBand="0" w:noVBand="0"/>
    </w:tblPr>
    <w:tblGrid>
      <w:gridCol w:w="8420"/>
    </w:tblGrid>
    <w:tr w:rsidR="001F0FF2">
      <w:tc>
        <w:tcPr>
          <w:tcW w:w="8420" w:type="dxa"/>
          <w:shd w:val="clear" w:color="auto" w:fill="auto"/>
        </w:tcPr>
        <w:p w:rsidR="001F0FF2" w:rsidRPr="000B5D5D" w:rsidRDefault="001F0FF2" w:rsidP="00E43C26">
          <w:pPr>
            <w:pStyle w:val="Huisstijl-Voettekst"/>
          </w:pPr>
          <w:bookmarkStart w:id="6" w:name="bmCopyrightSectie1_1" w:colFirst="0" w:colLast="0"/>
          <w:bookmarkStart w:id="7" w:name="bmReportCmdVersion" w:colFirst="0" w:colLast="0"/>
          <w:r>
            <w:t>© Deltares, 2015, B</w:t>
          </w:r>
        </w:p>
      </w:tc>
    </w:tr>
    <w:bookmarkEnd w:id="6"/>
    <w:bookmarkEnd w:id="7"/>
  </w:tbl>
  <w:p w:rsidR="001F0FF2" w:rsidRDefault="001F0FF2" w:rsidP="00E43C26">
    <w:pPr>
      <w:pStyle w:val="Footer"/>
    </w:pPr>
  </w:p>
  <w:p w:rsidR="001F0FF2" w:rsidRDefault="001F0FF2" w:rsidP="00E43C26">
    <w:pPr>
      <w:pStyle w:val="Footer"/>
    </w:pPr>
  </w:p>
  <w:p w:rsidR="001F0FF2" w:rsidRDefault="001F0FF2" w:rsidP="00E43C26">
    <w:pPr>
      <w:pStyle w:val="Footer"/>
    </w:pPr>
  </w:p>
  <w:p w:rsidR="001F0FF2" w:rsidRPr="008F1D52" w:rsidRDefault="001F0FF2"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03503C">
      <w:rPr>
        <w:noProof/>
      </w:rPr>
      <w:instrText>1</w:instrText>
    </w:r>
    <w:r>
      <w:rPr>
        <w:noProof/>
      </w:rPr>
      <w:fldChar w:fldCharType="end"/>
    </w:r>
    <w:r w:rsidRPr="000E1715">
      <w:instrText>"</w:instrText>
    </w:r>
    <w:r w:rsidRPr="000E1715">
      <w:fldChar w:fldCharType="separate"/>
    </w:r>
    <w:bookmarkStart w:id="8" w:name="Seq1"/>
    <w:r w:rsidR="0003503C">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E43C26">
    <w:pPr>
      <w:pStyle w:val="Footer"/>
    </w:pPr>
  </w:p>
  <w:p w:rsidR="001F0FF2" w:rsidRDefault="001F0FF2" w:rsidP="00E43C26">
    <w:pPr>
      <w:pStyle w:val="Footer"/>
    </w:pPr>
  </w:p>
  <w:p w:rsidR="001F0FF2" w:rsidRDefault="001F0FF2" w:rsidP="00E43C26">
    <w:pPr>
      <w:pStyle w:val="Footer"/>
    </w:pPr>
  </w:p>
  <w:p w:rsidR="001F0FF2" w:rsidRDefault="001F0FF2" w:rsidP="00E43C26">
    <w:pPr>
      <w:pStyle w:val="Footer"/>
    </w:pPr>
  </w:p>
  <w:p w:rsidR="001F0FF2" w:rsidRPr="00E43C26" w:rsidRDefault="001F0FF2"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1F0FF2" w:rsidRPr="004C2206">
      <w:tc>
        <w:tcPr>
          <w:tcW w:w="7656" w:type="dxa"/>
          <w:shd w:val="clear" w:color="auto" w:fill="auto"/>
        </w:tcPr>
        <w:p w:rsidR="001F0FF2" w:rsidRPr="004C2206" w:rsidRDefault="001F0FF2" w:rsidP="00A22DA3">
          <w:pPr>
            <w:pStyle w:val="Huisstijl-Koptekst"/>
          </w:pPr>
          <w:bookmarkStart w:id="23" w:name="bmVoettekstSectie2_2" w:colFirst="0" w:colLast="0"/>
          <w:r>
            <w:t>XBeach Manual</w:t>
          </w:r>
        </w:p>
      </w:tc>
      <w:tc>
        <w:tcPr>
          <w:tcW w:w="766" w:type="dxa"/>
        </w:tcPr>
        <w:p w:rsidR="001F0FF2" w:rsidRPr="00B32B0E" w:rsidRDefault="001F0FF2" w:rsidP="00A22DA3">
          <w:pPr>
            <w:pStyle w:val="Huisstijl-Pagina"/>
          </w:pPr>
        </w:p>
      </w:tc>
    </w:tr>
    <w:bookmarkEnd w:id="23"/>
  </w:tbl>
  <w:p w:rsidR="001F0FF2" w:rsidRPr="00A22DA3" w:rsidRDefault="001F0FF2"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1F0FF2" w:rsidRPr="004C2206">
      <w:tc>
        <w:tcPr>
          <w:tcW w:w="7656" w:type="dxa"/>
          <w:shd w:val="clear" w:color="auto" w:fill="auto"/>
        </w:tcPr>
        <w:p w:rsidR="001F0FF2" w:rsidRPr="004C2206" w:rsidRDefault="001F0FF2" w:rsidP="000C5FE2">
          <w:pPr>
            <w:pStyle w:val="Huisstijl-Koptekst"/>
          </w:pPr>
          <w:bookmarkStart w:id="24" w:name="bmVoettekstSectie2_1" w:colFirst="0" w:colLast="0"/>
          <w:r>
            <w:t>XBeach Manual</w:t>
          </w:r>
        </w:p>
      </w:tc>
      <w:tc>
        <w:tcPr>
          <w:tcW w:w="766" w:type="dxa"/>
        </w:tcPr>
        <w:p w:rsidR="001F0FF2" w:rsidRPr="00B32B0E" w:rsidRDefault="001F0FF2" w:rsidP="00E43C26">
          <w:pPr>
            <w:pStyle w:val="Huisstijl-Pagina"/>
          </w:pPr>
        </w:p>
      </w:tc>
    </w:tr>
  </w:tbl>
  <w:bookmarkEnd w:id="24"/>
  <w:p w:rsidR="001F0FF2" w:rsidRPr="00EB7C9E" w:rsidRDefault="001F0FF2"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03503C">
      <w:rPr>
        <w:noProof/>
      </w:rPr>
      <w:instrText>1</w:instrText>
    </w:r>
    <w:r>
      <w:rPr>
        <w:noProof/>
      </w:rPr>
      <w:fldChar w:fldCharType="end"/>
    </w:r>
    <w:r w:rsidRPr="000E1715">
      <w:instrText>"</w:instrText>
    </w:r>
    <w:r w:rsidRPr="000E1715">
      <w:fldChar w:fldCharType="separate"/>
    </w:r>
    <w:bookmarkStart w:id="25" w:name="Seq2"/>
    <w:r w:rsidR="0003503C">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1F0FF2" w:rsidRPr="004C2206">
      <w:tc>
        <w:tcPr>
          <w:tcW w:w="7656" w:type="dxa"/>
          <w:shd w:val="clear" w:color="auto" w:fill="auto"/>
        </w:tcPr>
        <w:p w:rsidR="001F0FF2" w:rsidRPr="004C2206" w:rsidRDefault="001F0FF2" w:rsidP="00E43C26">
          <w:pPr>
            <w:pStyle w:val="Huisstijl-Koptekst"/>
          </w:pPr>
        </w:p>
      </w:tc>
      <w:tc>
        <w:tcPr>
          <w:tcW w:w="766" w:type="dxa"/>
        </w:tcPr>
        <w:p w:rsidR="001F0FF2" w:rsidRPr="00B32B0E" w:rsidRDefault="001F0FF2" w:rsidP="00E43C26">
          <w:pPr>
            <w:pStyle w:val="Huisstijl-Pagina"/>
          </w:pPr>
        </w:p>
      </w:tc>
    </w:tr>
  </w:tbl>
  <w:p w:rsidR="001F0FF2" w:rsidRPr="00EB7C9E" w:rsidRDefault="001F0FF2"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0FF1E935" wp14:editId="4E8C417D">
              <wp:simplePos x="0" y="0"/>
              <wp:positionH relativeFrom="margin">
                <wp:posOffset>568960</wp:posOffset>
              </wp:positionH>
              <wp:positionV relativeFrom="paragraph">
                <wp:posOffset>118745</wp:posOffset>
              </wp:positionV>
              <wp:extent cx="4982845" cy="273050"/>
              <wp:effectExtent l="0" t="0" r="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1F0FF2">
                            <w:tc>
                              <w:tcPr>
                                <w:tcW w:w="7784" w:type="dxa"/>
                                <w:shd w:val="clear" w:color="auto" w:fill="auto"/>
                              </w:tcPr>
                              <w:p w:rsidR="001F0FF2" w:rsidRDefault="001F0FF2" w:rsidP="001220C3">
                                <w:pPr>
                                  <w:pStyle w:val="Huisstijl-Koptekst"/>
                                  <w:jc w:val="right"/>
                                </w:pPr>
                                <w:bookmarkStart w:id="35" w:name="bmVoettekstSectie3_2" w:colFirst="0" w:colLast="0"/>
                                <w:r>
                                  <w:t>XBeach Manual</w:t>
                                </w:r>
                              </w:p>
                            </w:tc>
                          </w:tr>
                          <w:bookmarkEnd w:id="35"/>
                        </w:tbl>
                        <w:p w:rsidR="001F0FF2" w:rsidRDefault="001F0FF2"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1F0FF2">
                      <w:tc>
                        <w:tcPr>
                          <w:tcW w:w="7784" w:type="dxa"/>
                          <w:shd w:val="clear" w:color="auto" w:fill="auto"/>
                        </w:tcPr>
                        <w:p w:rsidR="001F0FF2" w:rsidRDefault="001F0FF2" w:rsidP="001220C3">
                          <w:pPr>
                            <w:pStyle w:val="Huisstijl-Koptekst"/>
                            <w:jc w:val="right"/>
                          </w:pPr>
                          <w:bookmarkStart w:id="36" w:name="bmVoettekstSectie3_2" w:colFirst="0" w:colLast="0"/>
                          <w:r>
                            <w:t>XBeach Manual</w:t>
                          </w:r>
                        </w:p>
                      </w:tc>
                    </w:tr>
                    <w:bookmarkEnd w:id="36"/>
                  </w:tbl>
                  <w:p w:rsidR="001F0FF2" w:rsidRDefault="001F0FF2"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1F0FF2" w:rsidRPr="004C2206">
      <w:tc>
        <w:tcPr>
          <w:tcW w:w="854" w:type="dxa"/>
        </w:tcPr>
        <w:p w:rsidR="001F0FF2" w:rsidRPr="00A21DE8" w:rsidRDefault="001F0FF2" w:rsidP="00A45B92">
          <w:pPr>
            <w:pStyle w:val="Huisstijl-Pagina"/>
            <w:jc w:val="left"/>
          </w:pPr>
          <w:r>
            <w:fldChar w:fldCharType="begin"/>
          </w:r>
          <w:r>
            <w:instrText xml:space="preserve"> PAGE</w:instrText>
          </w:r>
          <w:r>
            <w:fldChar w:fldCharType="separate"/>
          </w:r>
          <w:r w:rsidR="0003503C">
            <w:t>ii</w:t>
          </w:r>
          <w:r>
            <w:fldChar w:fldCharType="end"/>
          </w:r>
        </w:p>
      </w:tc>
    </w:tr>
  </w:tbl>
  <w:p w:rsidR="001F0FF2" w:rsidRPr="00B24026" w:rsidRDefault="001F0FF2"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75B92AD4" wp14:editId="5BACFFB9">
              <wp:simplePos x="0" y="0"/>
              <wp:positionH relativeFrom="margin">
                <wp:align>right</wp:align>
              </wp:positionH>
              <wp:positionV relativeFrom="paragraph">
                <wp:posOffset>114935</wp:posOffset>
              </wp:positionV>
              <wp:extent cx="814705" cy="260350"/>
              <wp:effectExtent l="0" t="0" r="0" b="635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F0FF2">
                            <w:tc>
                              <w:tcPr>
                                <w:tcW w:w="1094" w:type="dxa"/>
                                <w:shd w:val="clear" w:color="auto" w:fill="auto"/>
                                <w:tcMar>
                                  <w:right w:w="85" w:type="dxa"/>
                                </w:tcMar>
                              </w:tcPr>
                              <w:p w:rsidR="001F0FF2" w:rsidRPr="007D5040" w:rsidRDefault="001F0FF2" w:rsidP="004E27A9">
                                <w:pPr>
                                  <w:pStyle w:val="Huisstijl-Pagina"/>
                                </w:pPr>
                                <w:r>
                                  <w:fldChar w:fldCharType="begin"/>
                                </w:r>
                                <w:r>
                                  <w:instrText xml:space="preserve"> PAGE</w:instrText>
                                </w:r>
                                <w:r>
                                  <w:fldChar w:fldCharType="separate"/>
                                </w:r>
                                <w:r w:rsidR="0003503C">
                                  <w:t>i</w:t>
                                </w:r>
                                <w:r>
                                  <w:fldChar w:fldCharType="end"/>
                                </w:r>
                              </w:p>
                            </w:tc>
                          </w:tr>
                        </w:tbl>
                        <w:p w:rsidR="001F0FF2" w:rsidRDefault="001F0FF2"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F0FF2">
                      <w:tc>
                        <w:tcPr>
                          <w:tcW w:w="1094" w:type="dxa"/>
                          <w:shd w:val="clear" w:color="auto" w:fill="auto"/>
                          <w:tcMar>
                            <w:right w:w="85" w:type="dxa"/>
                          </w:tcMar>
                        </w:tcPr>
                        <w:p w:rsidR="001F0FF2" w:rsidRPr="007D5040" w:rsidRDefault="001F0FF2" w:rsidP="004E27A9">
                          <w:pPr>
                            <w:pStyle w:val="Huisstijl-Pagina"/>
                          </w:pPr>
                          <w:r>
                            <w:fldChar w:fldCharType="begin"/>
                          </w:r>
                          <w:r>
                            <w:instrText xml:space="preserve"> PAGE</w:instrText>
                          </w:r>
                          <w:r>
                            <w:fldChar w:fldCharType="separate"/>
                          </w:r>
                          <w:r w:rsidR="0003503C">
                            <w:t>i</w:t>
                          </w:r>
                          <w:r>
                            <w:fldChar w:fldCharType="end"/>
                          </w:r>
                        </w:p>
                      </w:tc>
                    </w:tr>
                  </w:tbl>
                  <w:p w:rsidR="001F0FF2" w:rsidRDefault="001F0FF2"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1F0FF2" w:rsidRPr="004C2206">
      <w:tc>
        <w:tcPr>
          <w:tcW w:w="7371" w:type="dxa"/>
          <w:shd w:val="clear" w:color="auto" w:fill="auto"/>
        </w:tcPr>
        <w:p w:rsidR="001F0FF2" w:rsidRPr="004C2206" w:rsidRDefault="001F0FF2" w:rsidP="006A0A14">
          <w:pPr>
            <w:pStyle w:val="Huisstijl-Koptekst"/>
          </w:pPr>
          <w:bookmarkStart w:id="37" w:name="bmVoettekstSectie3_1" w:colFirst="0" w:colLast="0"/>
          <w:r>
            <w:t>XBeach Manual</w:t>
          </w:r>
        </w:p>
      </w:tc>
    </w:tr>
  </w:tbl>
  <w:bookmarkEnd w:id="37"/>
  <w:p w:rsidR="001F0FF2" w:rsidRPr="000E1715" w:rsidRDefault="001F0FF2"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03503C">
      <w:rPr>
        <w:noProof/>
      </w:rPr>
      <w:instrText>3</w:instrText>
    </w:r>
    <w:r>
      <w:rPr>
        <w:noProof/>
      </w:rPr>
      <w:fldChar w:fldCharType="end"/>
    </w:r>
    <w:r w:rsidRPr="000E1715">
      <w:instrText>"</w:instrText>
    </w:r>
    <w:r w:rsidRPr="000E1715">
      <w:fldChar w:fldCharType="separate"/>
    </w:r>
    <w:bookmarkStart w:id="38" w:name="Seq3"/>
    <w:r w:rsidR="0003503C">
      <w:rPr>
        <w:noProof/>
      </w:rPr>
      <w:t>3</w:t>
    </w:r>
    <w:bookmarkEnd w:id="38"/>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6C06A2">
    <w:pPr>
      <w:pStyle w:val="Footer"/>
    </w:pPr>
    <w:r>
      <w:rPr>
        <w:noProof/>
        <w:lang w:eastAsia="zh-CN"/>
      </w:rPr>
      <mc:AlternateContent>
        <mc:Choice Requires="wps">
          <w:drawing>
            <wp:anchor distT="0" distB="0" distL="114300" distR="114300" simplePos="0" relativeHeight="251665408" behindDoc="0" locked="0" layoutInCell="1" allowOverlap="1">
              <wp:simplePos x="0" y="0"/>
              <wp:positionH relativeFrom="margin">
                <wp:posOffset>-128270</wp:posOffset>
              </wp:positionH>
              <wp:positionV relativeFrom="paragraph">
                <wp:posOffset>114935</wp:posOffset>
              </wp:positionV>
              <wp:extent cx="1143000" cy="273050"/>
              <wp:effectExtent l="0" t="0" r="0" b="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1F0FF2" w:rsidRPr="004C2206" w:rsidTr="00426356">
                            <w:tc>
                              <w:tcPr>
                                <w:tcW w:w="1176" w:type="dxa"/>
                              </w:tcPr>
                              <w:bookmarkStart w:id="497" w:name="bmPagina2" w:colFirst="0" w:colLast="0"/>
                              <w:p w:rsidR="001F0FF2" w:rsidRPr="00A21DE8" w:rsidRDefault="001F0FF2" w:rsidP="00F3579D">
                                <w:pPr>
                                  <w:pStyle w:val="Huisstijl-Pagina"/>
                                  <w:jc w:val="left"/>
                                </w:pPr>
                                <w:r>
                                  <w:fldChar w:fldCharType="begin"/>
                                </w:r>
                                <w:r>
                                  <w:instrText xml:space="preserve"> PAGE  \* MERGEFORMAT </w:instrText>
                                </w:r>
                                <w:r>
                                  <w:fldChar w:fldCharType="separate"/>
                                </w:r>
                                <w:r w:rsidR="00773AD3">
                                  <w:t>94</w:t>
                                </w:r>
                                <w:r>
                                  <w:fldChar w:fldCharType="end"/>
                                </w:r>
                                <w:r>
                                  <w:t xml:space="preserve"> of 105</w:t>
                                </w:r>
                              </w:p>
                            </w:tc>
                          </w:tr>
                          <w:bookmarkEnd w:id="497"/>
                        </w:tbl>
                        <w:p w:rsidR="001F0FF2" w:rsidRDefault="001F0FF2"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1F0FF2" w:rsidRPr="004C2206" w:rsidTr="00426356">
                      <w:tc>
                        <w:tcPr>
                          <w:tcW w:w="1176" w:type="dxa"/>
                        </w:tcPr>
                        <w:bookmarkStart w:id="498" w:name="bmPagina2" w:colFirst="0" w:colLast="0"/>
                        <w:p w:rsidR="001F0FF2" w:rsidRPr="00A21DE8" w:rsidRDefault="001F0FF2" w:rsidP="00F3579D">
                          <w:pPr>
                            <w:pStyle w:val="Huisstijl-Pagina"/>
                            <w:jc w:val="left"/>
                          </w:pPr>
                          <w:r>
                            <w:fldChar w:fldCharType="begin"/>
                          </w:r>
                          <w:r>
                            <w:instrText xml:space="preserve"> PAGE  \* MERGEFORMAT </w:instrText>
                          </w:r>
                          <w:r>
                            <w:fldChar w:fldCharType="separate"/>
                          </w:r>
                          <w:r w:rsidR="00773AD3">
                            <w:t>94</w:t>
                          </w:r>
                          <w:r>
                            <w:fldChar w:fldCharType="end"/>
                          </w:r>
                          <w:r>
                            <w:t xml:space="preserve"> of 105</w:t>
                          </w:r>
                        </w:p>
                      </w:tc>
                    </w:tr>
                    <w:bookmarkEnd w:id="498"/>
                  </w:tbl>
                  <w:p w:rsidR="001F0FF2" w:rsidRDefault="001F0FF2"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1F0FF2" w:rsidRPr="004C2206" w:rsidTr="009E3CFF">
      <w:trPr>
        <w:jc w:val="right"/>
      </w:trPr>
      <w:tc>
        <w:tcPr>
          <w:tcW w:w="7371" w:type="dxa"/>
          <w:shd w:val="clear" w:color="auto" w:fill="auto"/>
          <w:tcMar>
            <w:right w:w="28" w:type="dxa"/>
          </w:tcMar>
        </w:tcPr>
        <w:p w:rsidR="001F0FF2" w:rsidRPr="004C2206" w:rsidRDefault="001F0FF2" w:rsidP="00C20E72">
          <w:pPr>
            <w:pStyle w:val="Huisstijl-Koptekst"/>
            <w:jc w:val="right"/>
          </w:pPr>
          <w:bookmarkStart w:id="499" w:name="bmVoettekstSectie4_2" w:colFirst="0" w:colLast="0"/>
          <w:r>
            <w:t>XBeach Manual</w:t>
          </w:r>
        </w:p>
      </w:tc>
    </w:tr>
    <w:bookmarkEnd w:id="499"/>
  </w:tbl>
  <w:p w:rsidR="001F0FF2" w:rsidRPr="006C06A2" w:rsidRDefault="001F0FF2"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1220C3">
    <w:pPr>
      <w:pStyle w:val="Footer"/>
    </w:pPr>
    <w:r>
      <w:rPr>
        <w:noProof/>
        <w:lang w:eastAsia="zh-CN"/>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114935</wp:posOffset>
              </wp:positionV>
              <wp:extent cx="814705" cy="260350"/>
              <wp:effectExtent l="0" t="0" r="0" b="635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F0FF2">
                            <w:trPr>
                              <w:trHeight w:val="568"/>
                            </w:trPr>
                            <w:tc>
                              <w:tcPr>
                                <w:tcW w:w="1094" w:type="dxa"/>
                                <w:shd w:val="clear" w:color="auto" w:fill="auto"/>
                                <w:tcMar>
                                  <w:right w:w="85" w:type="dxa"/>
                                </w:tcMar>
                              </w:tcPr>
                              <w:bookmarkStart w:id="500" w:name="bmPagina1" w:colFirst="0" w:colLast="0"/>
                              <w:bookmarkStart w:id="501" w:name="bmTotPag" w:colFirst="0" w:colLast="0"/>
                              <w:p w:rsidR="001F0FF2" w:rsidRPr="007D5040" w:rsidRDefault="001F0FF2" w:rsidP="0073638B">
                                <w:pPr>
                                  <w:pStyle w:val="Huisstijl-Pagina"/>
                                </w:pPr>
                                <w:r>
                                  <w:fldChar w:fldCharType="begin"/>
                                </w:r>
                                <w:r>
                                  <w:instrText xml:space="preserve"> PAGE  \* MERGEFORMAT </w:instrText>
                                </w:r>
                                <w:r>
                                  <w:fldChar w:fldCharType="separate"/>
                                </w:r>
                                <w:r w:rsidR="00773AD3">
                                  <w:t>95</w:t>
                                </w:r>
                                <w:r>
                                  <w:fldChar w:fldCharType="end"/>
                                </w:r>
                                <w:r>
                                  <w:t xml:space="preserve"> of 135</w:t>
                                </w:r>
                              </w:p>
                            </w:tc>
                          </w:tr>
                          <w:bookmarkEnd w:id="500"/>
                          <w:bookmarkEnd w:id="501"/>
                        </w:tbl>
                        <w:p w:rsidR="001F0FF2" w:rsidRDefault="001F0FF2"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F0FF2">
                      <w:trPr>
                        <w:trHeight w:val="568"/>
                      </w:trPr>
                      <w:tc>
                        <w:tcPr>
                          <w:tcW w:w="1094" w:type="dxa"/>
                          <w:shd w:val="clear" w:color="auto" w:fill="auto"/>
                          <w:tcMar>
                            <w:right w:w="85" w:type="dxa"/>
                          </w:tcMar>
                        </w:tcPr>
                        <w:bookmarkStart w:id="502" w:name="bmPagina1" w:colFirst="0" w:colLast="0"/>
                        <w:bookmarkStart w:id="503" w:name="bmTotPag" w:colFirst="0" w:colLast="0"/>
                        <w:p w:rsidR="001F0FF2" w:rsidRPr="007D5040" w:rsidRDefault="001F0FF2" w:rsidP="0073638B">
                          <w:pPr>
                            <w:pStyle w:val="Huisstijl-Pagina"/>
                          </w:pPr>
                          <w:r>
                            <w:fldChar w:fldCharType="begin"/>
                          </w:r>
                          <w:r>
                            <w:instrText xml:space="preserve"> PAGE  \* MERGEFORMAT </w:instrText>
                          </w:r>
                          <w:r>
                            <w:fldChar w:fldCharType="separate"/>
                          </w:r>
                          <w:r w:rsidR="00773AD3">
                            <w:t>95</w:t>
                          </w:r>
                          <w:r>
                            <w:fldChar w:fldCharType="end"/>
                          </w:r>
                          <w:r>
                            <w:t xml:space="preserve"> of 135</w:t>
                          </w:r>
                        </w:p>
                      </w:tc>
                    </w:tr>
                    <w:bookmarkEnd w:id="502"/>
                    <w:bookmarkEnd w:id="503"/>
                  </w:tbl>
                  <w:p w:rsidR="001F0FF2" w:rsidRDefault="001F0FF2"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1F0FF2" w:rsidRPr="004C2206">
      <w:tc>
        <w:tcPr>
          <w:tcW w:w="7371" w:type="dxa"/>
          <w:shd w:val="clear" w:color="auto" w:fill="auto"/>
        </w:tcPr>
        <w:p w:rsidR="001F0FF2" w:rsidRPr="004C2206" w:rsidRDefault="001F0FF2" w:rsidP="000C5FE2">
          <w:pPr>
            <w:pStyle w:val="Huisstijl-Koptekst"/>
          </w:pPr>
          <w:bookmarkStart w:id="504" w:name="bmVoettekstSectie4_1" w:colFirst="0" w:colLast="0"/>
          <w:r>
            <w:t>XBeach Manual</w:t>
          </w:r>
        </w:p>
      </w:tc>
    </w:tr>
    <w:bookmarkEnd w:id="504"/>
  </w:tbl>
  <w:p w:rsidR="001F0FF2" w:rsidRPr="00EB7C9E" w:rsidRDefault="001F0FF2"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0FF2" w:rsidRDefault="001F0FF2">
      <w:r>
        <w:separator/>
      </w:r>
    </w:p>
  </w:footnote>
  <w:footnote w:type="continuationSeparator" w:id="0">
    <w:p w:rsidR="001F0FF2" w:rsidRDefault="001F0FF2">
      <w:r>
        <w:continuationSeparator/>
      </w:r>
    </w:p>
  </w:footnote>
  <w:footnote w:id="1">
    <w:p w:rsidR="001F0FF2" w:rsidRPr="00BE0D9D" w:rsidRDefault="001F0FF2" w:rsidP="00995779">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 see section </w:t>
      </w:r>
      <w:r>
        <w:rPr>
          <w:lang w:val="en-US"/>
        </w:rPr>
        <w:fldChar w:fldCharType="begin"/>
      </w:r>
      <w:r>
        <w:rPr>
          <w:lang w:val="en-US"/>
        </w:rPr>
        <w:instrText xml:space="preserve"> REF _Ref412651014 \w \h </w:instrText>
      </w:r>
      <w:r>
        <w:rPr>
          <w:lang w:val="en-US"/>
        </w:rPr>
      </w:r>
      <w:r>
        <w:rPr>
          <w:lang w:val="en-US"/>
        </w:rPr>
        <w:fldChar w:fldCharType="separate"/>
      </w:r>
      <w:r>
        <w:rPr>
          <w:lang w:val="en-US"/>
        </w:rPr>
        <w:t>2.3.4</w:t>
      </w:r>
      <w:r>
        <w:rPr>
          <w:lang w:val="en-US"/>
        </w:rPr>
        <w:fldChar w:fldCharType="end"/>
      </w:r>
      <w:r>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580167">
    <w:r>
      <w:rPr>
        <w:noProof/>
        <w:lang w:eastAsia="zh-CN"/>
      </w:rPr>
      <mc:AlternateContent>
        <mc:Choice Requires="wps">
          <w:drawing>
            <wp:anchor distT="0" distB="0" distL="114300" distR="114300" simplePos="0" relativeHeight="251656192" behindDoc="0" locked="0" layoutInCell="1" allowOverlap="1">
              <wp:simplePos x="0" y="0"/>
              <wp:positionH relativeFrom="page">
                <wp:posOffset>1605915</wp:posOffset>
              </wp:positionH>
              <wp:positionV relativeFrom="page">
                <wp:posOffset>5013325</wp:posOffset>
              </wp:positionV>
              <wp:extent cx="4787900" cy="2063750"/>
              <wp:effectExtent l="0" t="0"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1F0FF2">
                            <w:tc>
                              <w:tcPr>
                                <w:tcW w:w="6237" w:type="dxa"/>
                                <w:shd w:val="clear" w:color="auto" w:fill="auto"/>
                              </w:tcPr>
                              <w:p w:rsidR="001F0FF2" w:rsidRPr="00564E53" w:rsidRDefault="001F0FF2" w:rsidP="00564E53">
                                <w:pPr>
                                  <w:pStyle w:val="Huisstijl-Gegeven"/>
                                </w:pPr>
                                <w:bookmarkStart w:id="0" w:name="bmAuteurs1" w:colFirst="0" w:colLast="0"/>
                              </w:p>
                            </w:tc>
                          </w:tr>
                          <w:bookmarkEnd w:id="0"/>
                        </w:tbl>
                        <w:p w:rsidR="001F0FF2" w:rsidRDefault="001F0FF2" w:rsidP="000369FA">
                          <w:pPr>
                            <w:pStyle w:val="Header"/>
                          </w:pPr>
                        </w:p>
                        <w:p w:rsidR="001F0FF2" w:rsidRDefault="001F0FF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1F0FF2">
                      <w:tc>
                        <w:tcPr>
                          <w:tcW w:w="6237" w:type="dxa"/>
                          <w:shd w:val="clear" w:color="auto" w:fill="auto"/>
                        </w:tcPr>
                        <w:p w:rsidR="001F0FF2" w:rsidRPr="00564E53" w:rsidRDefault="001F0FF2" w:rsidP="00564E53">
                          <w:pPr>
                            <w:pStyle w:val="Huisstijl-Gegeven"/>
                          </w:pPr>
                          <w:bookmarkStart w:id="1" w:name="bmAuteurs1" w:colFirst="0" w:colLast="0"/>
                        </w:p>
                      </w:tc>
                    </w:tr>
                    <w:bookmarkEnd w:id="1"/>
                  </w:tbl>
                  <w:p w:rsidR="001F0FF2" w:rsidRDefault="001F0FF2" w:rsidP="000369FA">
                    <w:pPr>
                      <w:pStyle w:val="Header"/>
                    </w:pPr>
                  </w:p>
                  <w:p w:rsidR="001F0FF2" w:rsidRDefault="001F0FF2"/>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F0FF2">
                            <w:trPr>
                              <w:trHeight w:val="1701"/>
                            </w:trPr>
                            <w:tc>
                              <w:tcPr>
                                <w:tcW w:w="4560" w:type="dxa"/>
                                <w:shd w:val="clear" w:color="auto" w:fill="auto"/>
                              </w:tcPr>
                              <w:p w:rsidR="001F0FF2" w:rsidRDefault="001F0FF2" w:rsidP="003363CC">
                                <w:pPr>
                                  <w:jc w:val="right"/>
                                </w:pPr>
                                <w:bookmarkStart w:id="2" w:name="bmLogoSectie1_1" w:colFirst="0" w:colLast="0"/>
                                <w:r>
                                  <w:rPr>
                                    <w:noProof/>
                                    <w:lang w:eastAsia="zh-CN"/>
                                  </w:rPr>
                                  <w:drawing>
                                    <wp:inline distT="0" distB="0" distL="0" distR="0">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1F0FF2" w:rsidRDefault="001F0FF2"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F0FF2">
                      <w:trPr>
                        <w:trHeight w:val="1701"/>
                      </w:trPr>
                      <w:tc>
                        <w:tcPr>
                          <w:tcW w:w="4560" w:type="dxa"/>
                          <w:shd w:val="clear" w:color="auto" w:fill="auto"/>
                        </w:tcPr>
                        <w:p w:rsidR="001F0FF2" w:rsidRDefault="001F0FF2" w:rsidP="003363CC">
                          <w:pPr>
                            <w:jc w:val="right"/>
                          </w:pPr>
                          <w:bookmarkStart w:id="3" w:name="bmLogoSectie1_1" w:colFirst="0" w:colLast="0"/>
                          <w:r>
                            <w:rPr>
                              <w:noProof/>
                              <w:lang w:eastAsia="zh-CN"/>
                            </w:rPr>
                            <w:drawing>
                              <wp:inline distT="0" distB="0" distL="0" distR="0">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1F0FF2" w:rsidRDefault="001F0FF2" w:rsidP="00580167"/>
                </w:txbxContent>
              </v:textbox>
              <w10:wrap anchorx="page" anchory="page"/>
            </v:shape>
          </w:pict>
        </mc:Fallback>
      </mc:AlternateContent>
    </w:r>
  </w:p>
  <w:p w:rsidR="001F0FF2" w:rsidRDefault="001F0FF2" w:rsidP="00580167"/>
  <w:p w:rsidR="001F0FF2" w:rsidRDefault="001F0FF2" w:rsidP="00580167"/>
  <w:p w:rsidR="001F0FF2" w:rsidRDefault="001F0FF2" w:rsidP="00580167"/>
  <w:p w:rsidR="001F0FF2" w:rsidRDefault="001F0FF2" w:rsidP="00580167"/>
  <w:p w:rsidR="001F0FF2" w:rsidRDefault="001F0FF2" w:rsidP="00580167"/>
  <w:p w:rsidR="001F0FF2" w:rsidRDefault="001F0FF2" w:rsidP="00580167"/>
  <w:p w:rsidR="001F0FF2" w:rsidRDefault="001F0FF2" w:rsidP="00580167"/>
  <w:p w:rsidR="001F0FF2" w:rsidRDefault="001F0FF2" w:rsidP="00580167"/>
  <w:p w:rsidR="001F0FF2" w:rsidRDefault="001F0FF2" w:rsidP="00580167"/>
  <w:p w:rsidR="001F0FF2" w:rsidRDefault="001F0FF2" w:rsidP="00580167"/>
  <w:p w:rsidR="001F0FF2" w:rsidRDefault="001F0FF2" w:rsidP="00580167"/>
  <w:p w:rsidR="001F0FF2" w:rsidRDefault="001F0FF2" w:rsidP="00580167"/>
  <w:p w:rsidR="001F0FF2" w:rsidRDefault="001F0FF2" w:rsidP="00580167"/>
  <w:p w:rsidR="001F0FF2" w:rsidRDefault="001F0FF2" w:rsidP="00580167"/>
  <w:p w:rsidR="001F0FF2" w:rsidRDefault="001F0FF2"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1F0FF2" w:rsidRPr="004C2206">
      <w:trPr>
        <w:trHeight w:hRule="exact" w:val="2041"/>
      </w:trPr>
      <w:tc>
        <w:tcPr>
          <w:tcW w:w="6237" w:type="dxa"/>
          <w:shd w:val="clear" w:color="auto" w:fill="auto"/>
        </w:tcPr>
        <w:p w:rsidR="001F0FF2" w:rsidRDefault="001F0FF2" w:rsidP="003363CC">
          <w:pPr>
            <w:pStyle w:val="Huisstijl-Titel"/>
          </w:pPr>
          <w:bookmarkStart w:id="4" w:name="bmTitel1" w:colFirst="0" w:colLast="0"/>
          <w:r>
            <w:t>XBeach Manual</w:t>
          </w:r>
        </w:p>
        <w:p w:rsidR="001F0FF2" w:rsidRDefault="001F0FF2" w:rsidP="003363CC">
          <w:pPr>
            <w:pStyle w:val="Huisstijl-Subtitel"/>
          </w:pPr>
        </w:p>
        <w:p w:rsidR="001F0FF2" w:rsidRDefault="001F0FF2" w:rsidP="003363CC">
          <w:pPr>
            <w:pStyle w:val="Huisstijl-Subtitel"/>
          </w:pPr>
        </w:p>
      </w:tc>
    </w:tr>
    <w:bookmarkEnd w:id="4"/>
  </w:tbl>
  <w:p w:rsidR="001F0FF2" w:rsidRDefault="001F0FF2" w:rsidP="00580167">
    <w:pPr>
      <w:rPr>
        <w:lang w:val="en-US"/>
      </w:rPr>
    </w:pPr>
  </w:p>
  <w:p w:rsidR="001F0FF2" w:rsidRDefault="001F0FF2" w:rsidP="00580167">
    <w:pPr>
      <w:rPr>
        <w:lang w:val="en-US"/>
      </w:rPr>
    </w:pPr>
  </w:p>
  <w:p w:rsidR="001F0FF2" w:rsidRDefault="001F0FF2" w:rsidP="00580167">
    <w:pPr>
      <w:rPr>
        <w:lang w:val="en-US"/>
      </w:rPr>
    </w:pPr>
  </w:p>
  <w:p w:rsidR="001F0FF2" w:rsidRPr="00580167" w:rsidRDefault="001F0FF2"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4C2206">
    <w:r>
      <w:rPr>
        <w:noProof/>
        <w:lang w:eastAsia="zh-CN"/>
      </w:rPr>
      <mc:AlternateContent>
        <mc:Choice Requires="wps">
          <w:drawing>
            <wp:anchor distT="0" distB="0" distL="114300" distR="114300" simplePos="0" relativeHeight="251655168" behindDoc="1" locked="0" layoutInCell="1" allowOverlap="1">
              <wp:simplePos x="0" y="0"/>
              <wp:positionH relativeFrom="page">
                <wp:posOffset>25400</wp:posOffset>
              </wp:positionH>
              <wp:positionV relativeFrom="page">
                <wp:posOffset>25400</wp:posOffset>
              </wp:positionV>
              <wp:extent cx="7505700" cy="10674350"/>
              <wp:effectExtent l="0" t="0" r="0"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1F0FF2" w:rsidTr="00426356">
                            <w:tc>
                              <w:tcPr>
                                <w:tcW w:w="11732" w:type="dxa"/>
                              </w:tcPr>
                              <w:p w:rsidR="001F0FF2" w:rsidRDefault="001F0FF2">
                                <w:bookmarkStart w:id="9" w:name="bmLogo0" w:colFirst="0" w:colLast="0"/>
                              </w:p>
                            </w:tc>
                          </w:tr>
                          <w:bookmarkEnd w:id="9"/>
                        </w:tbl>
                        <w:p w:rsidR="001F0FF2" w:rsidRDefault="001F0FF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1F0FF2" w:rsidTr="00426356">
                      <w:tc>
                        <w:tcPr>
                          <w:tcW w:w="11732" w:type="dxa"/>
                        </w:tcPr>
                        <w:p w:rsidR="001F0FF2" w:rsidRDefault="001F0FF2">
                          <w:bookmarkStart w:id="10" w:name="bmLogo0" w:colFirst="0" w:colLast="0"/>
                        </w:p>
                      </w:tc>
                    </w:tr>
                    <w:bookmarkEnd w:id="10"/>
                  </w:tbl>
                  <w:p w:rsidR="001F0FF2" w:rsidRDefault="001F0FF2"/>
                </w:txbxContent>
              </v:textbox>
              <w10:wrap anchorx="page" anchory="page"/>
            </v:shape>
          </w:pict>
        </mc:Fallback>
      </mc:AlternateContent>
    </w:r>
  </w:p>
  <w:p w:rsidR="001F0FF2" w:rsidRDefault="001F0FF2" w:rsidP="004C2206"/>
  <w:p w:rsidR="001F0FF2" w:rsidRDefault="001F0FF2" w:rsidP="004C2206"/>
  <w:p w:rsidR="001F0FF2" w:rsidRDefault="001F0FF2" w:rsidP="004C2206"/>
  <w:p w:rsidR="001F0FF2" w:rsidRDefault="001F0FF2" w:rsidP="004C2206"/>
  <w:p w:rsidR="001F0FF2" w:rsidRDefault="001F0FF2" w:rsidP="004C2206"/>
  <w:p w:rsidR="001F0FF2" w:rsidRDefault="001F0FF2" w:rsidP="004C2206"/>
  <w:p w:rsidR="001F0FF2" w:rsidRDefault="001F0FF2" w:rsidP="004C2206"/>
  <w:p w:rsidR="001F0FF2" w:rsidRDefault="001F0FF2" w:rsidP="004C2206"/>
  <w:p w:rsidR="001F0FF2" w:rsidRDefault="001F0FF2" w:rsidP="004C2206"/>
  <w:p w:rsidR="001F0FF2" w:rsidRDefault="001F0FF2" w:rsidP="004C2206"/>
  <w:p w:rsidR="001F0FF2" w:rsidRDefault="001F0FF2" w:rsidP="004C2206"/>
  <w:p w:rsidR="001F0FF2" w:rsidRDefault="001F0FF2" w:rsidP="004C2206"/>
  <w:p w:rsidR="001F0FF2" w:rsidRDefault="001F0FF2" w:rsidP="004C2206"/>
  <w:p w:rsidR="001F0FF2" w:rsidRDefault="001F0FF2" w:rsidP="004C2206"/>
  <w:p w:rsidR="001F0FF2" w:rsidRDefault="001F0FF2"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1F0FF2" w:rsidRPr="004C2206">
      <w:trPr>
        <w:trHeight w:hRule="exact" w:val="2041"/>
      </w:trPr>
      <w:tc>
        <w:tcPr>
          <w:tcW w:w="5245" w:type="dxa"/>
          <w:shd w:val="clear" w:color="auto" w:fill="auto"/>
        </w:tcPr>
        <w:p w:rsidR="001F0FF2" w:rsidRDefault="001F0FF2" w:rsidP="003363CC">
          <w:pPr>
            <w:pStyle w:val="Huisstijl-Titel"/>
          </w:pPr>
          <w:bookmarkStart w:id="11" w:name="bmTitel0" w:colFirst="0" w:colLast="0"/>
          <w:r>
            <w:t>XBeach Manual</w:t>
          </w:r>
        </w:p>
        <w:p w:rsidR="001F0FF2" w:rsidRDefault="001F0FF2" w:rsidP="003363CC">
          <w:pPr>
            <w:pStyle w:val="Huisstijl-Subtitel"/>
          </w:pPr>
        </w:p>
        <w:p w:rsidR="001F0FF2" w:rsidRDefault="001F0FF2" w:rsidP="003363CC">
          <w:pPr>
            <w:pStyle w:val="Huisstijl-Subtitel"/>
          </w:pPr>
        </w:p>
      </w:tc>
    </w:tr>
    <w:bookmarkEnd w:id="11"/>
  </w:tbl>
  <w:p w:rsidR="001F0FF2" w:rsidRDefault="001F0FF2" w:rsidP="00A1473F">
    <w:pPr>
      <w:rPr>
        <w:lang w:val="en-US"/>
      </w:rPr>
    </w:pPr>
  </w:p>
  <w:p w:rsidR="001F0FF2" w:rsidRDefault="001F0FF2" w:rsidP="00A1473F">
    <w:pPr>
      <w:rPr>
        <w:lang w:val="en-US"/>
      </w:rPr>
    </w:pPr>
  </w:p>
  <w:p w:rsidR="001F0FF2" w:rsidRDefault="001F0FF2" w:rsidP="00A1473F">
    <w:pPr>
      <w:rPr>
        <w:lang w:val="en-US"/>
      </w:rPr>
    </w:pPr>
  </w:p>
  <w:p w:rsidR="001F0FF2" w:rsidRDefault="001F0FF2"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672ACD">
    <w:pPr>
      <w:pStyle w:val="Header"/>
    </w:pPr>
  </w:p>
  <w:p w:rsidR="001F0FF2" w:rsidRDefault="001F0FF2" w:rsidP="00672ACD">
    <w:pPr>
      <w:pStyle w:val="Header"/>
    </w:pPr>
  </w:p>
  <w:p w:rsidR="001F0FF2" w:rsidRDefault="001F0FF2" w:rsidP="00672ACD">
    <w:pPr>
      <w:pStyle w:val="Header"/>
    </w:pPr>
  </w:p>
  <w:p w:rsidR="001F0FF2" w:rsidRDefault="001F0FF2"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1F0FF2" w:rsidRPr="004C2206">
      <w:tc>
        <w:tcPr>
          <w:tcW w:w="4004" w:type="dxa"/>
          <w:gridSpan w:val="2"/>
          <w:shd w:val="clear" w:color="auto" w:fill="auto"/>
        </w:tcPr>
        <w:p w:rsidR="001F0FF2" w:rsidRPr="00EF1CDD" w:rsidRDefault="001F0FF2" w:rsidP="003363CC">
          <w:pPr>
            <w:pStyle w:val="Huisstijl-Gegeven"/>
          </w:pPr>
          <w:bookmarkStart w:id="17" w:name="tblGegevensSectie2b" w:colFirst="0" w:colLast="3"/>
        </w:p>
      </w:tc>
      <w:tc>
        <w:tcPr>
          <w:tcW w:w="4745" w:type="dxa"/>
          <w:gridSpan w:val="3"/>
          <w:tcBorders>
            <w:left w:val="nil"/>
          </w:tcBorders>
          <w:shd w:val="clear" w:color="auto" w:fill="auto"/>
        </w:tcPr>
        <w:p w:rsidR="001F0FF2" w:rsidRDefault="001F0FF2" w:rsidP="003363CC">
          <w:pPr>
            <w:pStyle w:val="Huisstijl-Kopje"/>
          </w:pPr>
          <w:r>
            <w:t>Title</w:t>
          </w:r>
        </w:p>
        <w:p w:rsidR="001F0FF2" w:rsidRPr="00EF1CDD" w:rsidRDefault="001F0FF2" w:rsidP="003363CC">
          <w:pPr>
            <w:pStyle w:val="Huisstijl-Gegeven"/>
          </w:pPr>
          <w:r>
            <w:t>XBeach Manual</w:t>
          </w:r>
        </w:p>
      </w:tc>
    </w:tr>
    <w:tr w:rsidR="001F0FF2" w:rsidRPr="004C2206">
      <w:tc>
        <w:tcPr>
          <w:tcW w:w="5246" w:type="dxa"/>
          <w:gridSpan w:val="3"/>
          <w:shd w:val="clear" w:color="auto" w:fill="auto"/>
        </w:tcPr>
        <w:p w:rsidR="001F0FF2" w:rsidRPr="004C2206" w:rsidRDefault="001F0FF2" w:rsidP="003363CC">
          <w:pPr>
            <w:pStyle w:val="Huisstijl-Gegeven"/>
          </w:pPr>
        </w:p>
      </w:tc>
      <w:tc>
        <w:tcPr>
          <w:tcW w:w="3503" w:type="dxa"/>
          <w:gridSpan w:val="2"/>
        </w:tcPr>
        <w:p w:rsidR="001F0FF2" w:rsidRPr="004C2206" w:rsidRDefault="001F0FF2" w:rsidP="003363CC">
          <w:pPr>
            <w:pStyle w:val="Huisstijl-Gegeven"/>
          </w:pPr>
        </w:p>
      </w:tc>
    </w:tr>
    <w:tr w:rsidR="001F0FF2" w:rsidRPr="004C2206">
      <w:tc>
        <w:tcPr>
          <w:tcW w:w="2694" w:type="dxa"/>
          <w:shd w:val="clear" w:color="auto" w:fill="auto"/>
        </w:tcPr>
        <w:p w:rsidR="001F0FF2" w:rsidRDefault="001F0FF2" w:rsidP="003363CC">
          <w:pPr>
            <w:pStyle w:val="Huisstijl-Kopje"/>
          </w:pPr>
          <w:r>
            <w:t>Pages</w:t>
          </w:r>
        </w:p>
        <w:p w:rsidR="001F0FF2" w:rsidRPr="004C2206" w:rsidRDefault="001F0FF2" w:rsidP="003363CC">
          <w:pPr>
            <w:pStyle w:val="Huisstijl-Gegeven"/>
          </w:pPr>
          <w:fldSimple w:instr=" DOCVARIABLE  TotAantalPag  \* MERGEFORMAT ">
            <w:r>
              <w:t>8</w:t>
            </w:r>
          </w:fldSimple>
        </w:p>
      </w:tc>
      <w:tc>
        <w:tcPr>
          <w:tcW w:w="2552" w:type="dxa"/>
          <w:gridSpan w:val="2"/>
          <w:shd w:val="clear" w:color="auto" w:fill="auto"/>
        </w:tcPr>
        <w:p w:rsidR="001F0FF2" w:rsidRPr="004C2206" w:rsidRDefault="001F0FF2" w:rsidP="00A22DA3">
          <w:pPr>
            <w:tabs>
              <w:tab w:val="left" w:pos="1680"/>
            </w:tabs>
            <w:ind w:left="1680" w:hanging="1680"/>
          </w:pPr>
        </w:p>
      </w:tc>
      <w:tc>
        <w:tcPr>
          <w:tcW w:w="2552" w:type="dxa"/>
        </w:tcPr>
        <w:p w:rsidR="001F0FF2" w:rsidRPr="004C2206" w:rsidRDefault="001F0FF2" w:rsidP="00A22DA3">
          <w:pPr>
            <w:pStyle w:val="Huisstijl-Gegeven"/>
            <w:tabs>
              <w:tab w:val="left" w:pos="2552"/>
            </w:tabs>
          </w:pPr>
        </w:p>
      </w:tc>
      <w:tc>
        <w:tcPr>
          <w:tcW w:w="951" w:type="dxa"/>
        </w:tcPr>
        <w:p w:rsidR="001F0FF2" w:rsidRPr="004C2206" w:rsidRDefault="001F0FF2" w:rsidP="00A22DA3">
          <w:pPr>
            <w:pStyle w:val="Huisstijl-Gegeven"/>
            <w:tabs>
              <w:tab w:val="left" w:pos="2552"/>
            </w:tabs>
          </w:pPr>
        </w:p>
      </w:tc>
    </w:tr>
    <w:tr w:rsidR="001F0FF2" w:rsidRPr="004C2206">
      <w:tc>
        <w:tcPr>
          <w:tcW w:w="8749" w:type="dxa"/>
          <w:gridSpan w:val="5"/>
          <w:shd w:val="clear" w:color="auto" w:fill="auto"/>
        </w:tcPr>
        <w:p w:rsidR="001F0FF2" w:rsidRPr="004C2206" w:rsidRDefault="001F0FF2" w:rsidP="00A22DA3">
          <w:pPr>
            <w:pStyle w:val="Huisstijl-Gegeven"/>
            <w:tabs>
              <w:tab w:val="left" w:pos="2552"/>
            </w:tabs>
          </w:pPr>
        </w:p>
      </w:tc>
    </w:tr>
  </w:tbl>
  <w:bookmarkEnd w:id="17"/>
  <w:p w:rsidR="001F0FF2" w:rsidRPr="00672ACD" w:rsidRDefault="001F0FF2" w:rsidP="00672ACD">
    <w:pPr>
      <w:pStyle w:val="Header"/>
    </w:pPr>
    <w:r>
      <w:rPr>
        <w:noProof/>
        <w:lang w:eastAsia="zh-CN"/>
      </w:rPr>
      <mc:AlternateContent>
        <mc:Choice Requires="wps">
          <w:drawing>
            <wp:anchor distT="0" distB="0" distL="114300" distR="114300" simplePos="0" relativeHeight="251657216" behindDoc="1" locked="1" layoutInCell="1" allowOverlap="1">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F0FF2">
                            <w:trPr>
                              <w:trHeight w:val="1701"/>
                            </w:trPr>
                            <w:tc>
                              <w:tcPr>
                                <w:tcW w:w="4560" w:type="dxa"/>
                                <w:shd w:val="clear" w:color="auto" w:fill="auto"/>
                              </w:tcPr>
                              <w:p w:rsidR="001F0FF2" w:rsidRDefault="001F0FF2" w:rsidP="003363CC">
                                <w:bookmarkStart w:id="18" w:name="bmLogoSectie2_2" w:colFirst="0" w:colLast="0"/>
                                <w:r>
                                  <w:rPr>
                                    <w:noProof/>
                                    <w:lang w:eastAsia="zh-CN"/>
                                  </w:rPr>
                                  <w:drawing>
                                    <wp:inline distT="0" distB="0" distL="0" distR="0">
                                      <wp:extent cx="1225296" cy="352044"/>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1F0FF2" w:rsidRDefault="001F0FF2"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F0FF2">
                      <w:trPr>
                        <w:trHeight w:val="1701"/>
                      </w:trPr>
                      <w:tc>
                        <w:tcPr>
                          <w:tcW w:w="4560" w:type="dxa"/>
                          <w:shd w:val="clear" w:color="auto" w:fill="auto"/>
                        </w:tcPr>
                        <w:p w:rsidR="001F0FF2" w:rsidRDefault="001F0FF2" w:rsidP="003363CC">
                          <w:bookmarkStart w:id="19" w:name="bmLogoSectie2_2" w:colFirst="0" w:colLast="0"/>
                          <w:r>
                            <w:rPr>
                              <w:noProof/>
                              <w:lang w:eastAsia="zh-CN"/>
                            </w:rPr>
                            <w:drawing>
                              <wp:inline distT="0" distB="0" distL="0" distR="0">
                                <wp:extent cx="1225296" cy="352044"/>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1F0FF2" w:rsidRDefault="001F0FF2"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5C6157">
    <w:pPr>
      <w:pStyle w:val="Header"/>
    </w:pPr>
    <w:r>
      <w:rPr>
        <w:noProof/>
        <w:lang w:eastAsia="zh-CN"/>
      </w:rPr>
      <mc:AlternateContent>
        <mc:Choice Requires="wps">
          <w:drawing>
            <wp:anchor distT="0" distB="0" distL="114300" distR="114300" simplePos="0" relativeHeight="251652096" behindDoc="1" locked="1" layoutInCell="1" allowOverlap="1">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F0FF2">
                            <w:trPr>
                              <w:trHeight w:val="1701"/>
                            </w:trPr>
                            <w:tc>
                              <w:tcPr>
                                <w:tcW w:w="4560" w:type="dxa"/>
                                <w:shd w:val="clear" w:color="auto" w:fill="auto"/>
                              </w:tcPr>
                              <w:p w:rsidR="001F0FF2" w:rsidRDefault="001F0FF2" w:rsidP="003363CC">
                                <w:pPr>
                                  <w:jc w:val="right"/>
                                </w:pPr>
                                <w:bookmarkStart w:id="20" w:name="bmLogoSectie2_1" w:colFirst="0" w:colLast="0"/>
                                <w:r>
                                  <w:rPr>
                                    <w:noProof/>
                                    <w:lang w:eastAsia="zh-CN"/>
                                  </w:rPr>
                                  <w:drawing>
                                    <wp:inline distT="0" distB="0" distL="0" distR="0">
                                      <wp:extent cx="1225296" cy="352044"/>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1F0FF2" w:rsidRDefault="001F0FF2"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F0FF2">
                      <w:trPr>
                        <w:trHeight w:val="1701"/>
                      </w:trPr>
                      <w:tc>
                        <w:tcPr>
                          <w:tcW w:w="4560" w:type="dxa"/>
                          <w:shd w:val="clear" w:color="auto" w:fill="auto"/>
                        </w:tcPr>
                        <w:p w:rsidR="001F0FF2" w:rsidRDefault="001F0FF2" w:rsidP="003363CC">
                          <w:pPr>
                            <w:jc w:val="right"/>
                          </w:pPr>
                          <w:bookmarkStart w:id="21" w:name="bmLogoSectie2_1" w:colFirst="0" w:colLast="0"/>
                          <w:r>
                            <w:rPr>
                              <w:noProof/>
                              <w:lang w:eastAsia="zh-CN"/>
                            </w:rPr>
                            <w:drawing>
                              <wp:inline distT="0" distB="0" distL="0" distR="0">
                                <wp:extent cx="1225296" cy="352044"/>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1F0FF2" w:rsidRDefault="001F0FF2" w:rsidP="001A6A5C"/>
                </w:txbxContent>
              </v:textbox>
              <w10:wrap anchorx="page" anchory="page"/>
              <w10:anchorlock/>
            </v:shape>
          </w:pict>
        </mc:Fallback>
      </mc:AlternateContent>
    </w:r>
  </w:p>
  <w:p w:rsidR="001F0FF2" w:rsidRDefault="001F0FF2" w:rsidP="005C6157">
    <w:pPr>
      <w:pStyle w:val="Header"/>
    </w:pPr>
  </w:p>
  <w:p w:rsidR="001F0FF2" w:rsidRDefault="001F0FF2" w:rsidP="005C6157">
    <w:pPr>
      <w:pStyle w:val="Header"/>
    </w:pPr>
  </w:p>
  <w:p w:rsidR="001F0FF2" w:rsidRDefault="001F0FF2"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1F0FF2" w:rsidRPr="004C2206">
      <w:tc>
        <w:tcPr>
          <w:tcW w:w="8749" w:type="dxa"/>
          <w:gridSpan w:val="4"/>
          <w:shd w:val="clear" w:color="auto" w:fill="auto"/>
        </w:tcPr>
        <w:p w:rsidR="001F0FF2" w:rsidRDefault="001F0FF2" w:rsidP="003363CC">
          <w:pPr>
            <w:pStyle w:val="Huisstijl-Kopje"/>
          </w:pPr>
          <w:bookmarkStart w:id="22" w:name="tblGegevensSectie2a" w:colFirst="0" w:colLast="3"/>
          <w:r>
            <w:t>Title</w:t>
          </w:r>
        </w:p>
        <w:p w:rsidR="001F0FF2" w:rsidRPr="00EF1CDD" w:rsidRDefault="001F0FF2" w:rsidP="003363CC">
          <w:pPr>
            <w:pStyle w:val="Huisstijl-Gegeven"/>
          </w:pPr>
          <w:r>
            <w:t>XBeach Manual</w:t>
          </w:r>
        </w:p>
      </w:tc>
    </w:tr>
    <w:tr w:rsidR="001F0FF2" w:rsidRPr="004C2206">
      <w:tc>
        <w:tcPr>
          <w:tcW w:w="5246" w:type="dxa"/>
          <w:gridSpan w:val="2"/>
          <w:shd w:val="clear" w:color="auto" w:fill="auto"/>
        </w:tcPr>
        <w:p w:rsidR="001F0FF2" w:rsidRPr="004C2206" w:rsidRDefault="001F0FF2" w:rsidP="003363CC">
          <w:pPr>
            <w:pStyle w:val="Huisstijl-Gegeven"/>
          </w:pPr>
        </w:p>
      </w:tc>
      <w:tc>
        <w:tcPr>
          <w:tcW w:w="3503" w:type="dxa"/>
          <w:gridSpan w:val="2"/>
        </w:tcPr>
        <w:p w:rsidR="001F0FF2" w:rsidRPr="004C2206" w:rsidRDefault="001F0FF2" w:rsidP="003363CC">
          <w:pPr>
            <w:pStyle w:val="Huisstijl-Gegeven"/>
          </w:pPr>
        </w:p>
      </w:tc>
    </w:tr>
    <w:tr w:rsidR="001F0FF2" w:rsidRPr="004C2206">
      <w:tc>
        <w:tcPr>
          <w:tcW w:w="2694" w:type="dxa"/>
          <w:shd w:val="clear" w:color="auto" w:fill="auto"/>
        </w:tcPr>
        <w:p w:rsidR="001F0FF2" w:rsidRDefault="001F0FF2" w:rsidP="003363CC">
          <w:pPr>
            <w:pStyle w:val="Huisstijl-Kopje"/>
          </w:pPr>
          <w:r>
            <w:t>Pages</w:t>
          </w:r>
        </w:p>
        <w:p w:rsidR="001F0FF2" w:rsidRPr="004C2206" w:rsidRDefault="001F0FF2" w:rsidP="003363CC">
          <w:pPr>
            <w:pStyle w:val="Huisstijl-Gegeven"/>
          </w:pPr>
          <w:r>
            <w:t>135</w:t>
          </w:r>
        </w:p>
      </w:tc>
      <w:tc>
        <w:tcPr>
          <w:tcW w:w="2552" w:type="dxa"/>
          <w:shd w:val="clear" w:color="auto" w:fill="auto"/>
        </w:tcPr>
        <w:p w:rsidR="001F0FF2" w:rsidRPr="004C2206" w:rsidRDefault="001F0FF2" w:rsidP="005C6157">
          <w:pPr>
            <w:tabs>
              <w:tab w:val="left" w:pos="1680"/>
            </w:tabs>
            <w:ind w:left="1680" w:hanging="1680"/>
          </w:pPr>
        </w:p>
      </w:tc>
      <w:tc>
        <w:tcPr>
          <w:tcW w:w="2552" w:type="dxa"/>
        </w:tcPr>
        <w:p w:rsidR="001F0FF2" w:rsidRPr="004C2206" w:rsidRDefault="001F0FF2" w:rsidP="005C6157">
          <w:pPr>
            <w:pStyle w:val="Huisstijl-Gegeven"/>
            <w:tabs>
              <w:tab w:val="left" w:pos="2552"/>
            </w:tabs>
          </w:pPr>
        </w:p>
      </w:tc>
      <w:tc>
        <w:tcPr>
          <w:tcW w:w="951" w:type="dxa"/>
        </w:tcPr>
        <w:p w:rsidR="001F0FF2" w:rsidRPr="004C2206" w:rsidRDefault="001F0FF2" w:rsidP="005C6157">
          <w:pPr>
            <w:pStyle w:val="Huisstijl-Gegeven"/>
            <w:tabs>
              <w:tab w:val="left" w:pos="2552"/>
            </w:tabs>
          </w:pPr>
        </w:p>
      </w:tc>
    </w:tr>
    <w:tr w:rsidR="001F0FF2" w:rsidRPr="004C2206">
      <w:tc>
        <w:tcPr>
          <w:tcW w:w="8749" w:type="dxa"/>
          <w:gridSpan w:val="4"/>
          <w:shd w:val="clear" w:color="auto" w:fill="auto"/>
        </w:tcPr>
        <w:p w:rsidR="001F0FF2" w:rsidRPr="004C2206" w:rsidRDefault="001F0FF2" w:rsidP="005C6157">
          <w:pPr>
            <w:pStyle w:val="Huisstijl-Gegeven"/>
            <w:tabs>
              <w:tab w:val="left" w:pos="2552"/>
            </w:tabs>
          </w:pPr>
        </w:p>
      </w:tc>
    </w:tr>
    <w:bookmarkEnd w:id="22"/>
  </w:tbl>
  <w:p w:rsidR="001F0FF2" w:rsidRPr="005C6157" w:rsidRDefault="001F0FF2"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5C6157">
    <w:pPr>
      <w:pStyle w:val="Header"/>
    </w:pPr>
    <w:r>
      <w:rPr>
        <w:noProof/>
        <w:lang w:eastAsia="zh-CN"/>
      </w:rPr>
      <mc:AlternateContent>
        <mc:Choice Requires="wps">
          <w:drawing>
            <wp:anchor distT="0" distB="0" distL="114300" distR="114300" simplePos="0" relativeHeight="251651072" behindDoc="1" locked="0" layoutInCell="1" allowOverlap="1">
              <wp:simplePos x="0" y="0"/>
              <wp:positionH relativeFrom="margin">
                <wp:align>left</wp:align>
              </wp:positionH>
              <wp:positionV relativeFrom="page">
                <wp:posOffset>467995</wp:posOffset>
              </wp:positionV>
              <wp:extent cx="3239770" cy="1259840"/>
              <wp:effectExtent l="0" t="0" r="17780" b="1651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1F0FF2">
                            <w:trPr>
                              <w:trHeight w:val="1701"/>
                            </w:trPr>
                            <w:tc>
                              <w:tcPr>
                                <w:tcW w:w="5103" w:type="dxa"/>
                                <w:shd w:val="clear" w:color="auto" w:fill="auto"/>
                              </w:tcPr>
                              <w:p w:rsidR="001F0FF2" w:rsidRDefault="001F0FF2" w:rsidP="00A2242F"/>
                            </w:tc>
                          </w:tr>
                        </w:tbl>
                        <w:p w:rsidR="001F0FF2" w:rsidRDefault="001F0FF2"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1F0FF2">
                      <w:trPr>
                        <w:trHeight w:val="1701"/>
                      </w:trPr>
                      <w:tc>
                        <w:tcPr>
                          <w:tcW w:w="5103" w:type="dxa"/>
                          <w:shd w:val="clear" w:color="auto" w:fill="auto"/>
                        </w:tcPr>
                        <w:p w:rsidR="001F0FF2" w:rsidRDefault="001F0FF2" w:rsidP="00A2242F"/>
                      </w:tc>
                    </w:tr>
                  </w:tbl>
                  <w:p w:rsidR="001F0FF2" w:rsidRDefault="001F0FF2" w:rsidP="005C6157"/>
                </w:txbxContent>
              </v:textbox>
              <w10:wrap anchorx="margin" anchory="page"/>
            </v:shape>
          </w:pict>
        </mc:Fallback>
      </mc:AlternateContent>
    </w:r>
  </w:p>
  <w:p w:rsidR="001F0FF2" w:rsidRDefault="001F0FF2" w:rsidP="005C6157">
    <w:pPr>
      <w:pStyle w:val="Header"/>
    </w:pPr>
  </w:p>
  <w:p w:rsidR="001F0FF2" w:rsidRDefault="001F0FF2" w:rsidP="005C6157">
    <w:pPr>
      <w:pStyle w:val="Header"/>
    </w:pPr>
  </w:p>
  <w:p w:rsidR="001F0FF2" w:rsidRDefault="001F0FF2"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1F0FF2" w:rsidRPr="004C2206">
      <w:tc>
        <w:tcPr>
          <w:tcW w:w="8735" w:type="dxa"/>
          <w:gridSpan w:val="4"/>
          <w:shd w:val="clear" w:color="auto" w:fill="auto"/>
        </w:tcPr>
        <w:p w:rsidR="001F0FF2" w:rsidRPr="00EF1CDD" w:rsidRDefault="001F0FF2" w:rsidP="005C6157">
          <w:pPr>
            <w:pStyle w:val="Huisstijl-Gegeven"/>
          </w:pPr>
        </w:p>
      </w:tc>
    </w:tr>
    <w:tr w:rsidR="001F0FF2" w:rsidRPr="004C2206">
      <w:tc>
        <w:tcPr>
          <w:tcW w:w="5104" w:type="dxa"/>
          <w:gridSpan w:val="2"/>
          <w:shd w:val="clear" w:color="auto" w:fill="auto"/>
        </w:tcPr>
        <w:p w:rsidR="001F0FF2" w:rsidRPr="004C2206" w:rsidRDefault="001F0FF2" w:rsidP="005C6157">
          <w:pPr>
            <w:tabs>
              <w:tab w:val="left" w:pos="1680"/>
            </w:tabs>
            <w:ind w:left="1680" w:hanging="1680"/>
          </w:pPr>
        </w:p>
      </w:tc>
      <w:tc>
        <w:tcPr>
          <w:tcW w:w="3631" w:type="dxa"/>
          <w:gridSpan w:val="2"/>
        </w:tcPr>
        <w:p w:rsidR="001F0FF2" w:rsidRPr="004C2206" w:rsidRDefault="001F0FF2" w:rsidP="005C6157">
          <w:pPr>
            <w:pStyle w:val="Huisstijl-Gegeven"/>
            <w:tabs>
              <w:tab w:val="left" w:pos="2552"/>
            </w:tabs>
          </w:pPr>
        </w:p>
      </w:tc>
    </w:tr>
    <w:tr w:rsidR="001F0FF2" w:rsidRPr="004C2206">
      <w:tc>
        <w:tcPr>
          <w:tcW w:w="2552" w:type="dxa"/>
          <w:shd w:val="clear" w:color="auto" w:fill="auto"/>
        </w:tcPr>
        <w:p w:rsidR="001F0FF2" w:rsidRPr="004C2206" w:rsidRDefault="001F0FF2" w:rsidP="005C6157">
          <w:pPr>
            <w:pStyle w:val="Huisstijl-Gegeven"/>
          </w:pPr>
        </w:p>
      </w:tc>
      <w:tc>
        <w:tcPr>
          <w:tcW w:w="2552" w:type="dxa"/>
          <w:shd w:val="clear" w:color="auto" w:fill="auto"/>
        </w:tcPr>
        <w:p w:rsidR="001F0FF2" w:rsidRPr="004C2206" w:rsidRDefault="001F0FF2" w:rsidP="005C6157">
          <w:pPr>
            <w:tabs>
              <w:tab w:val="left" w:pos="1680"/>
            </w:tabs>
            <w:ind w:left="1680" w:hanging="1680"/>
          </w:pPr>
        </w:p>
      </w:tc>
      <w:tc>
        <w:tcPr>
          <w:tcW w:w="2552" w:type="dxa"/>
        </w:tcPr>
        <w:p w:rsidR="001F0FF2" w:rsidRPr="004C2206" w:rsidRDefault="001F0FF2" w:rsidP="005C6157">
          <w:pPr>
            <w:pStyle w:val="Huisstijl-Gegeven"/>
            <w:tabs>
              <w:tab w:val="left" w:pos="2552"/>
            </w:tabs>
          </w:pPr>
        </w:p>
      </w:tc>
      <w:tc>
        <w:tcPr>
          <w:tcW w:w="1079" w:type="dxa"/>
        </w:tcPr>
        <w:p w:rsidR="001F0FF2" w:rsidRPr="004C2206" w:rsidRDefault="001F0FF2" w:rsidP="005C6157">
          <w:pPr>
            <w:pStyle w:val="Huisstijl-Gegeven"/>
            <w:tabs>
              <w:tab w:val="left" w:pos="2552"/>
            </w:tabs>
          </w:pPr>
        </w:p>
      </w:tc>
    </w:tr>
  </w:tbl>
  <w:p w:rsidR="001F0FF2" w:rsidRPr="00B170CC" w:rsidRDefault="001F0FF2"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B24026">
    <w:pPr>
      <w:pStyle w:val="Header"/>
    </w:pPr>
    <w:r>
      <w:rPr>
        <w:noProof/>
        <w:lang w:eastAsia="zh-CN"/>
      </w:rPr>
      <mc:AlternateContent>
        <mc:Choice Requires="wps">
          <w:drawing>
            <wp:anchor distT="0" distB="0" distL="114300" distR="114300" simplePos="0" relativeHeight="251662336" behindDoc="0" locked="0" layoutInCell="1" allowOverlap="1" wp14:anchorId="69382849" wp14:editId="2A6E68C4">
              <wp:simplePos x="0" y="0"/>
              <wp:positionH relativeFrom="margin">
                <wp:align>right</wp:align>
              </wp:positionH>
              <wp:positionV relativeFrom="paragraph">
                <wp:posOffset>134620</wp:posOffset>
              </wp:positionV>
              <wp:extent cx="3733800" cy="279400"/>
              <wp:effectExtent l="0" t="0" r="0" b="635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F0FF2">
                            <w:tc>
                              <w:tcPr>
                                <w:tcW w:w="5501" w:type="dxa"/>
                                <w:shd w:val="clear" w:color="auto" w:fill="auto"/>
                              </w:tcPr>
                              <w:p w:rsidR="001F0FF2" w:rsidRDefault="001F0FF2" w:rsidP="001220C3">
                                <w:pPr>
                                  <w:pStyle w:val="Huisstijl-Koptekst"/>
                                  <w:jc w:val="right"/>
                                </w:pPr>
                                <w:bookmarkStart w:id="28" w:name="bmKoptekstSectie3_2" w:colFirst="0" w:colLast="0"/>
                                <w:r>
                                  <w:t>27 January 2015, draft</w:t>
                                </w:r>
                              </w:p>
                            </w:tc>
                          </w:tr>
                          <w:bookmarkEnd w:id="28"/>
                        </w:tbl>
                        <w:p w:rsidR="001F0FF2" w:rsidRDefault="001F0FF2"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F0FF2">
                      <w:tc>
                        <w:tcPr>
                          <w:tcW w:w="5501" w:type="dxa"/>
                          <w:shd w:val="clear" w:color="auto" w:fill="auto"/>
                        </w:tcPr>
                        <w:p w:rsidR="001F0FF2" w:rsidRDefault="001F0FF2" w:rsidP="001220C3">
                          <w:pPr>
                            <w:pStyle w:val="Huisstijl-Koptekst"/>
                            <w:jc w:val="right"/>
                          </w:pPr>
                          <w:bookmarkStart w:id="29" w:name="bmKoptekstSectie3_2" w:colFirst="0" w:colLast="0"/>
                          <w:r>
                            <w:t>27 January 2015, draft</w:t>
                          </w:r>
                        </w:p>
                      </w:tc>
                    </w:tr>
                    <w:bookmarkEnd w:id="29"/>
                  </w:tbl>
                  <w:p w:rsidR="001F0FF2" w:rsidRDefault="001F0FF2" w:rsidP="001220C3"/>
                </w:txbxContent>
              </v:textbox>
              <w10:wrap anchorx="margin"/>
            </v:shape>
          </w:pict>
        </mc:Fallback>
      </mc:AlternateContent>
    </w:r>
  </w:p>
  <w:p w:rsidR="001F0FF2" w:rsidRPr="00982765" w:rsidRDefault="001F0FF2" w:rsidP="00B24026">
    <w:pPr>
      <w:pStyle w:val="Header"/>
    </w:pPr>
    <w:r>
      <w:rPr>
        <w:noProof/>
        <w:lang w:eastAsia="zh-CN"/>
      </w:rPr>
      <mc:AlternateContent>
        <mc:Choice Requires="wps">
          <w:drawing>
            <wp:anchor distT="0" distB="0" distL="114300" distR="114300" simplePos="0" relativeHeight="251658240" behindDoc="1" locked="1" layoutInCell="1" allowOverlap="1" wp14:anchorId="68B5DE6C" wp14:editId="2422D06B">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F0FF2">
                            <w:trPr>
                              <w:trHeight w:val="1701"/>
                            </w:trPr>
                            <w:tc>
                              <w:tcPr>
                                <w:tcW w:w="4560" w:type="dxa"/>
                                <w:shd w:val="clear" w:color="auto" w:fill="auto"/>
                              </w:tcPr>
                              <w:p w:rsidR="001F0FF2" w:rsidRDefault="001F0FF2" w:rsidP="003363CC">
                                <w:bookmarkStart w:id="30" w:name="bmLogoSectie3_2" w:colFirst="0" w:colLast="0"/>
                                <w:r>
                                  <w:rPr>
                                    <w:noProof/>
                                    <w:lang w:eastAsia="zh-CN"/>
                                  </w:rPr>
                                  <w:drawing>
                                    <wp:inline distT="0" distB="0" distL="0" distR="0" wp14:anchorId="23AFE8E3" wp14:editId="2E860E7A">
                                      <wp:extent cx="1225296" cy="352044"/>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1F0FF2" w:rsidRDefault="001F0FF2"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F0FF2">
                      <w:trPr>
                        <w:trHeight w:val="1701"/>
                      </w:trPr>
                      <w:tc>
                        <w:tcPr>
                          <w:tcW w:w="4560" w:type="dxa"/>
                          <w:shd w:val="clear" w:color="auto" w:fill="auto"/>
                        </w:tcPr>
                        <w:p w:rsidR="001F0FF2" w:rsidRDefault="001F0FF2" w:rsidP="003363CC">
                          <w:bookmarkStart w:id="31" w:name="bmLogoSectie3_2" w:colFirst="0" w:colLast="0"/>
                          <w:r>
                            <w:rPr>
                              <w:noProof/>
                              <w:lang w:eastAsia="zh-CN"/>
                            </w:rPr>
                            <w:drawing>
                              <wp:inline distT="0" distB="0" distL="0" distR="0" wp14:anchorId="23AFE8E3" wp14:editId="2E860E7A">
                                <wp:extent cx="1225296" cy="352044"/>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1"/>
                  </w:tbl>
                  <w:p w:rsidR="001F0FF2" w:rsidRDefault="001F0FF2" w:rsidP="00B24026"/>
                </w:txbxContent>
              </v:textbox>
              <w10:wrap anchorx="margin" anchory="page"/>
              <w10:anchorlock/>
            </v:shape>
          </w:pict>
        </mc:Fallback>
      </mc:AlternateContent>
    </w:r>
  </w:p>
  <w:p w:rsidR="001F0FF2" w:rsidRPr="00672ACD" w:rsidRDefault="001F0FF2" w:rsidP="00B24026">
    <w:pPr>
      <w:pStyle w:val="Header"/>
    </w:pPr>
  </w:p>
  <w:p w:rsidR="001F0FF2" w:rsidRPr="00B24026" w:rsidRDefault="001F0FF2"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1F0FF2" w:rsidRPr="004C2206">
      <w:tc>
        <w:tcPr>
          <w:tcW w:w="5529" w:type="dxa"/>
          <w:shd w:val="clear" w:color="auto" w:fill="auto"/>
        </w:tcPr>
        <w:p w:rsidR="001F0FF2" w:rsidRPr="004C2206" w:rsidRDefault="001F0FF2" w:rsidP="00A00A21">
          <w:pPr>
            <w:pStyle w:val="Huisstijl-Koptekst"/>
          </w:pPr>
          <w:bookmarkStart w:id="32" w:name="bmKoptekstSectie3_1" w:colFirst="0" w:colLast="0"/>
          <w:r>
            <w:t>27 January 2015, draft</w:t>
          </w:r>
        </w:p>
      </w:tc>
    </w:tr>
  </w:tbl>
  <w:bookmarkEnd w:id="32"/>
  <w:p w:rsidR="001F0FF2" w:rsidRPr="00982765" w:rsidRDefault="001F0FF2" w:rsidP="00A00A21">
    <w:pPr>
      <w:pStyle w:val="Header"/>
    </w:pPr>
    <w:r>
      <w:rPr>
        <w:noProof/>
        <w:lang w:eastAsia="zh-CN"/>
      </w:rPr>
      <mc:AlternateContent>
        <mc:Choice Requires="wps">
          <w:drawing>
            <wp:anchor distT="0" distB="0" distL="114300" distR="114300" simplePos="0" relativeHeight="251653120" behindDoc="1" locked="1" layoutInCell="1" allowOverlap="1" wp14:anchorId="66A26406" wp14:editId="7EE41B22">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F0FF2">
                            <w:trPr>
                              <w:trHeight w:val="1701"/>
                            </w:trPr>
                            <w:tc>
                              <w:tcPr>
                                <w:tcW w:w="4560" w:type="dxa"/>
                                <w:shd w:val="clear" w:color="auto" w:fill="auto"/>
                              </w:tcPr>
                              <w:p w:rsidR="001F0FF2" w:rsidRDefault="001F0FF2" w:rsidP="003363CC">
                                <w:pPr>
                                  <w:jc w:val="right"/>
                                </w:pPr>
                                <w:bookmarkStart w:id="33" w:name="bmLogoSectie3_1" w:colFirst="0" w:colLast="0"/>
                                <w:r>
                                  <w:rPr>
                                    <w:noProof/>
                                    <w:lang w:eastAsia="zh-CN"/>
                                  </w:rPr>
                                  <w:drawing>
                                    <wp:inline distT="0" distB="0" distL="0" distR="0" wp14:anchorId="5BAB96F7" wp14:editId="60CB74BE">
                                      <wp:extent cx="1225296" cy="352044"/>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1F0FF2" w:rsidRDefault="001F0FF2"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F0FF2">
                      <w:trPr>
                        <w:trHeight w:val="1701"/>
                      </w:trPr>
                      <w:tc>
                        <w:tcPr>
                          <w:tcW w:w="4560" w:type="dxa"/>
                          <w:shd w:val="clear" w:color="auto" w:fill="auto"/>
                        </w:tcPr>
                        <w:p w:rsidR="001F0FF2" w:rsidRDefault="001F0FF2" w:rsidP="003363CC">
                          <w:pPr>
                            <w:jc w:val="right"/>
                          </w:pPr>
                          <w:bookmarkStart w:id="34" w:name="bmLogoSectie3_1" w:colFirst="0" w:colLast="0"/>
                          <w:r>
                            <w:rPr>
                              <w:noProof/>
                              <w:lang w:eastAsia="zh-CN"/>
                            </w:rPr>
                            <w:drawing>
                              <wp:inline distT="0" distB="0" distL="0" distR="0" wp14:anchorId="5BAB96F7" wp14:editId="60CB74BE">
                                <wp:extent cx="1225296" cy="352044"/>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4"/>
                  </w:tbl>
                  <w:p w:rsidR="001F0FF2" w:rsidRDefault="001F0FF2"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B24026">
    <w:pPr>
      <w:pStyle w:val="Header"/>
    </w:pPr>
    <w:r>
      <w:rPr>
        <w:noProof/>
        <w:lang w:eastAsia="zh-CN"/>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144145</wp:posOffset>
              </wp:positionV>
              <wp:extent cx="3733800" cy="279400"/>
              <wp:effectExtent l="0" t="0" r="0" b="635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F0FF2">
                            <w:tc>
                              <w:tcPr>
                                <w:tcW w:w="5501" w:type="dxa"/>
                                <w:shd w:val="clear" w:color="auto" w:fill="auto"/>
                                <w:tcMar>
                                  <w:right w:w="85" w:type="dxa"/>
                                </w:tcMar>
                              </w:tcPr>
                              <w:p w:rsidR="001F0FF2" w:rsidRDefault="001F0FF2" w:rsidP="001220C3">
                                <w:pPr>
                                  <w:pStyle w:val="Huisstijl-Koptekst"/>
                                  <w:jc w:val="right"/>
                                </w:pPr>
                                <w:bookmarkStart w:id="490" w:name="bmKoptekstSectie4_2" w:colFirst="0" w:colLast="0"/>
                                <w:r>
                                  <w:t>27 January 2015, draft</w:t>
                                </w:r>
                              </w:p>
                            </w:tc>
                          </w:tr>
                          <w:bookmarkEnd w:id="490"/>
                        </w:tbl>
                        <w:p w:rsidR="001F0FF2" w:rsidRDefault="001F0FF2"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F0FF2">
                      <w:tc>
                        <w:tcPr>
                          <w:tcW w:w="5501" w:type="dxa"/>
                          <w:shd w:val="clear" w:color="auto" w:fill="auto"/>
                          <w:tcMar>
                            <w:right w:w="85" w:type="dxa"/>
                          </w:tcMar>
                        </w:tcPr>
                        <w:p w:rsidR="001F0FF2" w:rsidRDefault="001F0FF2" w:rsidP="001220C3">
                          <w:pPr>
                            <w:pStyle w:val="Huisstijl-Koptekst"/>
                            <w:jc w:val="right"/>
                          </w:pPr>
                          <w:bookmarkStart w:id="491" w:name="bmKoptekstSectie4_2" w:colFirst="0" w:colLast="0"/>
                          <w:r>
                            <w:t>27 January 2015, draft</w:t>
                          </w:r>
                        </w:p>
                      </w:tc>
                    </w:tr>
                    <w:bookmarkEnd w:id="491"/>
                  </w:tbl>
                  <w:p w:rsidR="001F0FF2" w:rsidRDefault="001F0FF2" w:rsidP="001220C3"/>
                </w:txbxContent>
              </v:textbox>
              <w10:wrap anchorx="margin"/>
            </v:shape>
          </w:pict>
        </mc:Fallback>
      </mc:AlternateContent>
    </w:r>
  </w:p>
  <w:p w:rsidR="001F0FF2" w:rsidRPr="00982765" w:rsidRDefault="001F0FF2" w:rsidP="00B24026">
    <w:pPr>
      <w:pStyle w:val="Header"/>
    </w:pPr>
    <w:r>
      <w:rPr>
        <w:noProof/>
        <w:lang w:eastAsia="zh-CN"/>
      </w:rPr>
      <mc:AlternateContent>
        <mc:Choice Requires="wps">
          <w:drawing>
            <wp:anchor distT="0" distB="0" distL="114300" distR="114300" simplePos="0" relativeHeight="251659264" behindDoc="1" locked="1" layoutInCell="1" allowOverlap="1">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F0FF2">
                            <w:trPr>
                              <w:trHeight w:val="1701"/>
                            </w:trPr>
                            <w:tc>
                              <w:tcPr>
                                <w:tcW w:w="4560" w:type="dxa"/>
                                <w:shd w:val="clear" w:color="auto" w:fill="auto"/>
                              </w:tcPr>
                              <w:p w:rsidR="001F0FF2" w:rsidRDefault="001F0FF2" w:rsidP="003363CC">
                                <w:bookmarkStart w:id="492" w:name="bmLogoSectie4_2" w:colFirst="0" w:colLast="0"/>
                                <w:r>
                                  <w:rPr>
                                    <w:noProof/>
                                    <w:lang w:eastAsia="zh-CN"/>
                                  </w:rPr>
                                  <w:drawing>
                                    <wp:inline distT="0" distB="0" distL="0" distR="0">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92"/>
                        </w:tbl>
                        <w:p w:rsidR="001F0FF2" w:rsidRDefault="001F0FF2"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F0FF2">
                      <w:trPr>
                        <w:trHeight w:val="1701"/>
                      </w:trPr>
                      <w:tc>
                        <w:tcPr>
                          <w:tcW w:w="4560" w:type="dxa"/>
                          <w:shd w:val="clear" w:color="auto" w:fill="auto"/>
                        </w:tcPr>
                        <w:p w:rsidR="001F0FF2" w:rsidRDefault="001F0FF2" w:rsidP="003363CC">
                          <w:bookmarkStart w:id="493" w:name="bmLogoSectie4_2" w:colFirst="0" w:colLast="0"/>
                          <w:r>
                            <w:rPr>
                              <w:noProof/>
                              <w:lang w:eastAsia="zh-CN"/>
                            </w:rPr>
                            <w:drawing>
                              <wp:inline distT="0" distB="0" distL="0" distR="0">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93"/>
                  </w:tbl>
                  <w:p w:rsidR="001F0FF2" w:rsidRDefault="001F0FF2" w:rsidP="00B24026"/>
                </w:txbxContent>
              </v:textbox>
              <w10:wrap anchorx="margin" anchory="page"/>
              <w10:anchorlock/>
            </v:shape>
          </w:pict>
        </mc:Fallback>
      </mc:AlternateContent>
    </w:r>
  </w:p>
  <w:p w:rsidR="001F0FF2" w:rsidRPr="00672ACD" w:rsidRDefault="001F0FF2" w:rsidP="00B24026">
    <w:pPr>
      <w:pStyle w:val="Header"/>
    </w:pPr>
  </w:p>
  <w:p w:rsidR="001F0FF2" w:rsidRPr="00B24026" w:rsidRDefault="001F0FF2" w:rsidP="00B24026">
    <w:pPr>
      <w:pStyle w:val="Header"/>
    </w:pPr>
  </w:p>
  <w:p w:rsidR="001F0FF2" w:rsidRPr="00B24026" w:rsidRDefault="001F0FF2"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F2" w:rsidRDefault="001F0FF2" w:rsidP="00982765">
    <w:pPr>
      <w:pStyle w:val="Header"/>
    </w:pPr>
    <w:r>
      <w:rPr>
        <w:noProof/>
        <w:lang w:eastAsia="zh-CN"/>
      </w:rPr>
      <mc:AlternateContent>
        <mc:Choice Requires="wps">
          <w:drawing>
            <wp:anchor distT="0" distB="0" distL="114300" distR="114300" simplePos="0" relativeHeight="251654144" behindDoc="1" locked="1" layoutInCell="1" allowOverlap="1">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F0FF2">
                            <w:trPr>
                              <w:trHeight w:val="1701"/>
                            </w:trPr>
                            <w:tc>
                              <w:tcPr>
                                <w:tcW w:w="4560" w:type="dxa"/>
                                <w:shd w:val="clear" w:color="auto" w:fill="auto"/>
                              </w:tcPr>
                              <w:p w:rsidR="001F0FF2" w:rsidRDefault="001F0FF2" w:rsidP="003363CC">
                                <w:pPr>
                                  <w:jc w:val="right"/>
                                </w:pPr>
                                <w:bookmarkStart w:id="494" w:name="bmLogoSectie4_1" w:colFirst="0" w:colLast="0"/>
                                <w:r>
                                  <w:rPr>
                                    <w:noProof/>
                                    <w:lang w:eastAsia="zh-CN"/>
                                  </w:rPr>
                                  <w:drawing>
                                    <wp:inline distT="0" distB="0" distL="0" distR="0">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94"/>
                        </w:tbl>
                        <w:p w:rsidR="001F0FF2" w:rsidRDefault="001F0FF2"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F0FF2">
                      <w:trPr>
                        <w:trHeight w:val="1701"/>
                      </w:trPr>
                      <w:tc>
                        <w:tcPr>
                          <w:tcW w:w="4560" w:type="dxa"/>
                          <w:shd w:val="clear" w:color="auto" w:fill="auto"/>
                        </w:tcPr>
                        <w:p w:rsidR="001F0FF2" w:rsidRDefault="001F0FF2" w:rsidP="003363CC">
                          <w:pPr>
                            <w:jc w:val="right"/>
                          </w:pPr>
                          <w:bookmarkStart w:id="495" w:name="bmLogoSectie4_1" w:colFirst="0" w:colLast="0"/>
                          <w:r>
                            <w:rPr>
                              <w:noProof/>
                              <w:lang w:eastAsia="zh-CN"/>
                            </w:rPr>
                            <w:drawing>
                              <wp:inline distT="0" distB="0" distL="0" distR="0">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95"/>
                  </w:tbl>
                  <w:p w:rsidR="001F0FF2" w:rsidRDefault="001F0FF2"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1F0FF2" w:rsidRPr="004C2206">
      <w:tc>
        <w:tcPr>
          <w:tcW w:w="5812" w:type="dxa"/>
          <w:shd w:val="clear" w:color="auto" w:fill="auto"/>
        </w:tcPr>
        <w:p w:rsidR="001F0FF2" w:rsidRPr="004C2206" w:rsidRDefault="001F0FF2" w:rsidP="00A00A21">
          <w:pPr>
            <w:pStyle w:val="Huisstijl-Koptekst"/>
          </w:pPr>
          <w:bookmarkStart w:id="496" w:name="bmKoptekstSectie4_1" w:colFirst="0" w:colLast="0"/>
          <w:r>
            <w:t>27 January 2015, draft</w:t>
          </w:r>
        </w:p>
      </w:tc>
    </w:tr>
    <w:bookmarkEnd w:id="496"/>
  </w:tbl>
  <w:p w:rsidR="001F0FF2" w:rsidRPr="00982765" w:rsidRDefault="001F0FF2"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4DA4AB5"/>
    <w:multiLevelType w:val="hybridMultilevel"/>
    <w:tmpl w:val="73AC0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3">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25A73318"/>
    <w:multiLevelType w:val="multilevel"/>
    <w:tmpl w:val="6298F500"/>
    <w:numStyleLink w:val="Huisstijl-LijstNummering"/>
  </w:abstractNum>
  <w:abstractNum w:abstractNumId="15">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6">
    <w:nsid w:val="27883A90"/>
    <w:multiLevelType w:val="hybridMultilevel"/>
    <w:tmpl w:val="E2789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8">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3BCE1987"/>
    <w:multiLevelType w:val="hybridMultilevel"/>
    <w:tmpl w:val="31BEB28E"/>
    <w:lvl w:ilvl="0" w:tplc="23D05766">
      <w:start w:val="2"/>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3">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8">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9">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1">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5">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CD6430"/>
    <w:multiLevelType w:val="hybridMultilevel"/>
    <w:tmpl w:val="9C4804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8"/>
  </w:num>
  <w:num w:numId="2">
    <w:abstractNumId w:val="27"/>
  </w:num>
  <w:num w:numId="3">
    <w:abstractNumId w:val="38"/>
  </w:num>
  <w:num w:numId="4">
    <w:abstractNumId w:val="12"/>
  </w:num>
  <w:num w:numId="5">
    <w:abstractNumId w:val="7"/>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8"/>
  </w:num>
  <w:num w:numId="9">
    <w:abstractNumId w:val="30"/>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5"/>
  </w:num>
  <w:num w:numId="13">
    <w:abstractNumId w:val="11"/>
  </w:num>
  <w:num w:numId="14">
    <w:abstractNumId w:val="9"/>
  </w:num>
  <w:num w:numId="15">
    <w:abstractNumId w:val="23"/>
  </w:num>
  <w:num w:numId="16">
    <w:abstractNumId w:val="14"/>
    <w:lvlOverride w:ilvl="0">
      <w:lvl w:ilvl="0">
        <w:numFmt w:val="decimal"/>
        <w:lvlText w:val=""/>
        <w:lvlJc w:val="left"/>
      </w:lvl>
    </w:lvlOverride>
    <w:lvlOverride w:ilvl="1">
      <w:lvl w:ilvl="1">
        <w:start w:val="1"/>
        <w:numFmt w:val="decimal"/>
        <w:lvlText w:val="%1.%2"/>
        <w:lvlJc w:val="left"/>
        <w:pPr>
          <w:tabs>
            <w:tab w:val="num" w:pos="510"/>
          </w:tabs>
          <w:ind w:left="510" w:hanging="510"/>
        </w:pPr>
        <w:rPr>
          <w:rFonts w:hint="default"/>
        </w:rPr>
      </w:lvl>
    </w:lvlOverride>
  </w:num>
  <w:num w:numId="17">
    <w:abstractNumId w:val="13"/>
  </w:num>
  <w:num w:numId="18">
    <w:abstractNumId w:val="35"/>
  </w:num>
  <w:num w:numId="19">
    <w:abstractNumId w:val="24"/>
  </w:num>
  <w:num w:numId="20">
    <w:abstractNumId w:val="33"/>
  </w:num>
  <w:num w:numId="21">
    <w:abstractNumId w:val="10"/>
  </w:num>
  <w:num w:numId="22">
    <w:abstractNumId w:val="25"/>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37"/>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num>
  <w:num w:numId="30">
    <w:abstractNumId w:val="3"/>
  </w:num>
  <w:num w:numId="31">
    <w:abstractNumId w:val="4"/>
  </w:num>
  <w:num w:numId="32">
    <w:abstractNumId w:val="2"/>
  </w:num>
  <w:num w:numId="33">
    <w:abstractNumId w:val="1"/>
  </w:num>
  <w:num w:numId="34">
    <w:abstractNumId w:val="0"/>
  </w:num>
  <w:num w:numId="35">
    <w:abstractNumId w:val="26"/>
  </w:num>
  <w:num w:numId="36">
    <w:abstractNumId w:val="31"/>
  </w:num>
  <w:num w:numId="37">
    <w:abstractNumId w:val="22"/>
  </w:num>
  <w:num w:numId="38">
    <w:abstractNumId w:val="32"/>
  </w:num>
  <w:num w:numId="39">
    <w:abstractNumId w:val="16"/>
  </w:num>
  <w:num w:numId="40">
    <w:abstractNumId w:val="5"/>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num>
  <w:num w:numId="44">
    <w:abstractNumId w:val="21"/>
  </w:num>
  <w:num w:numId="45">
    <w:abstractNumId w:val="14"/>
    <w:lvlOverride w:ilvl="0">
      <w:lvl w:ilvl="0">
        <w:start w:val="1"/>
        <w:numFmt w:val="decimal"/>
        <w:lvlRestart w:val="0"/>
        <w:lvlText w:val="%1"/>
        <w:lvlJc w:val="left"/>
        <w:pPr>
          <w:tabs>
            <w:tab w:val="num" w:pos="510"/>
          </w:tabs>
          <w:ind w:left="510" w:hanging="510"/>
        </w:pPr>
        <w:rPr>
          <w:rFonts w:hint="default"/>
        </w:rPr>
      </w:lvl>
    </w:lvlOverride>
    <w:lvlOverride w:ilvl="1">
      <w:lvl w:ilvl="1">
        <w:start w:val="1"/>
        <w:numFmt w:val="decimal"/>
        <w:lvlText w:val="%1.%2"/>
        <w:lvlJc w:val="left"/>
        <w:pPr>
          <w:tabs>
            <w:tab w:val="num" w:pos="510"/>
          </w:tabs>
          <w:ind w:left="510" w:hanging="510"/>
        </w:pPr>
        <w:rPr>
          <w:rFonts w:hint="default"/>
        </w:rPr>
      </w:lvl>
    </w:lvlOverride>
    <w:lvlOverride w:ilvl="2">
      <w:lvl w:ilvl="2">
        <w:start w:val="1"/>
        <w:numFmt w:val="decimal"/>
        <w:lvlText w:val="%1.%2.%3"/>
        <w:lvlJc w:val="left"/>
        <w:pPr>
          <w:tabs>
            <w:tab w:val="num" w:pos="737"/>
          </w:tabs>
          <w:ind w:left="737" w:hanging="737"/>
        </w:pPr>
        <w:rPr>
          <w:rFonts w:hint="default"/>
        </w:rPr>
      </w:lvl>
    </w:lvlOverride>
    <w:lvlOverride w:ilvl="3">
      <w:lvl w:ilvl="3">
        <w:start w:val="1"/>
        <w:numFmt w:val="none"/>
        <w:lvlText w:val=""/>
        <w:lvlJc w:val="left"/>
        <w:pPr>
          <w:tabs>
            <w:tab w:val="num" w:pos="737"/>
          </w:tabs>
          <w:ind w:left="737" w:firstLine="0"/>
        </w:pPr>
        <w:rPr>
          <w:rFonts w:hint="default"/>
        </w:rPr>
      </w:lvl>
    </w:lvlOverride>
    <w:lvlOverride w:ilvl="4">
      <w:lvl w:ilvl="4">
        <w:start w:val="1"/>
        <w:numFmt w:val="none"/>
        <w:suff w:val="nothing"/>
        <w:lvlText w:val=""/>
        <w:lvlJc w:val="left"/>
        <w:pPr>
          <w:ind w:left="737" w:firstLine="0"/>
        </w:pPr>
        <w:rPr>
          <w:rFonts w:hint="default"/>
        </w:rPr>
      </w:lvl>
    </w:lvlOverride>
    <w:lvlOverride w:ilvl="5">
      <w:lvl w:ilvl="5">
        <w:start w:val="1"/>
        <w:numFmt w:val="none"/>
        <w:suff w:val="nothing"/>
        <w:lvlText w:val=""/>
        <w:lvlJc w:val="left"/>
        <w:pPr>
          <w:ind w:left="737" w:firstLine="0"/>
        </w:pPr>
        <w:rPr>
          <w:rFonts w:hint="default"/>
        </w:rPr>
      </w:lvl>
    </w:lvlOverride>
    <w:lvlOverride w:ilvl="6">
      <w:lvl w:ilvl="6">
        <w:start w:val="1"/>
        <w:numFmt w:val="none"/>
        <w:suff w:val="nothing"/>
        <w:lvlText w:val=""/>
        <w:lvlJc w:val="left"/>
        <w:pPr>
          <w:ind w:left="737" w:firstLine="0"/>
        </w:pPr>
        <w:rPr>
          <w:rFonts w:hint="default"/>
        </w:rPr>
      </w:lvl>
    </w:lvlOverride>
    <w:lvlOverride w:ilvl="7">
      <w:lvl w:ilvl="7">
        <w:start w:val="1"/>
        <w:numFmt w:val="none"/>
        <w:suff w:val="nothing"/>
        <w:lvlText w:val=""/>
        <w:lvlJc w:val="left"/>
        <w:pPr>
          <w:ind w:left="737" w:firstLine="0"/>
        </w:pPr>
        <w:rPr>
          <w:rFonts w:hint="default"/>
        </w:rPr>
      </w:lvl>
    </w:lvlOverride>
    <w:lvlOverride w:ilvl="8">
      <w:lvl w:ilvl="8">
        <w:start w:val="1"/>
        <w:numFmt w:val="none"/>
        <w:suff w:val="nothing"/>
        <w:lvlText w:val=""/>
        <w:lvlJc w:val="left"/>
        <w:pPr>
          <w:ind w:left="737" w:firstLine="0"/>
        </w:pPr>
        <w:rPr>
          <w:rFonts w:hint="default"/>
        </w:rPr>
      </w:lvl>
    </w:lvlOverride>
  </w:num>
  <w:num w:numId="46">
    <w:abstractNumId w:val="14"/>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1.%2"/>
        <w:lvlJc w:val="left"/>
        <w:pPr>
          <w:tabs>
            <w:tab w:val="num" w:pos="510"/>
          </w:tabs>
          <w:ind w:left="510" w:hanging="510"/>
        </w:pPr>
        <w:rPr>
          <w:rFonts w:hint="default"/>
        </w:rPr>
      </w:lvl>
    </w:lvlOverride>
    <w:lvlOverride w:ilvl="2">
      <w:startOverride w:val="1"/>
      <w:lvl w:ilvl="2">
        <w:start w:val="1"/>
        <w:numFmt w:val="decimal"/>
        <w:lvlText w:val="%1.%2.%3"/>
        <w:lvlJc w:val="left"/>
        <w:pPr>
          <w:tabs>
            <w:tab w:val="num" w:pos="737"/>
          </w:tabs>
          <w:ind w:left="737" w:hanging="737"/>
        </w:pPr>
        <w:rPr>
          <w:rFonts w:hint="default"/>
        </w:rPr>
      </w:lvl>
    </w:lvlOverride>
    <w:lvlOverride w:ilvl="3">
      <w:startOverride w:val="1"/>
      <w:lvl w:ilvl="3">
        <w:start w:val="1"/>
        <w:numFmt w:val="none"/>
        <w:lvlText w:val=""/>
        <w:lvlJc w:val="left"/>
        <w:pPr>
          <w:tabs>
            <w:tab w:val="num" w:pos="737"/>
          </w:tabs>
          <w:ind w:left="737" w:firstLine="0"/>
        </w:pPr>
        <w:rPr>
          <w:rFonts w:hint="default"/>
        </w:rPr>
      </w:lvl>
    </w:lvlOverride>
    <w:lvlOverride w:ilvl="4">
      <w:startOverride w:val="1"/>
      <w:lvl w:ilvl="4">
        <w:start w:val="1"/>
        <w:numFmt w:val="none"/>
        <w:suff w:val="nothing"/>
        <w:lvlText w:val=""/>
        <w:lvlJc w:val="left"/>
        <w:pPr>
          <w:ind w:left="737" w:firstLine="0"/>
        </w:pPr>
        <w:rPr>
          <w:rFonts w:hint="default"/>
        </w:rPr>
      </w:lvl>
    </w:lvlOverride>
    <w:lvlOverride w:ilvl="5">
      <w:startOverride w:val="1"/>
      <w:lvl w:ilvl="5">
        <w:start w:val="1"/>
        <w:numFmt w:val="none"/>
        <w:suff w:val="nothing"/>
        <w:lvlText w:val=""/>
        <w:lvlJc w:val="left"/>
        <w:pPr>
          <w:ind w:left="737" w:firstLine="0"/>
        </w:pPr>
        <w:rPr>
          <w:rFonts w:hint="default"/>
        </w:rPr>
      </w:lvl>
    </w:lvlOverride>
    <w:lvlOverride w:ilvl="6">
      <w:startOverride w:val="1"/>
      <w:lvl w:ilvl="6">
        <w:start w:val="1"/>
        <w:numFmt w:val="none"/>
        <w:suff w:val="nothing"/>
        <w:lvlText w:val=""/>
        <w:lvlJc w:val="left"/>
        <w:pPr>
          <w:ind w:left="737" w:firstLine="0"/>
        </w:pPr>
        <w:rPr>
          <w:rFonts w:hint="default"/>
        </w:rPr>
      </w:lvl>
    </w:lvlOverride>
    <w:lvlOverride w:ilvl="7">
      <w:startOverride w:val="1"/>
      <w:lvl w:ilvl="7">
        <w:start w:val="1"/>
        <w:numFmt w:val="none"/>
        <w:suff w:val="nothing"/>
        <w:lvlText w:val=""/>
        <w:lvlJc w:val="left"/>
        <w:pPr>
          <w:ind w:left="737" w:firstLine="0"/>
        </w:pPr>
        <w:rPr>
          <w:rFonts w:hint="default"/>
        </w:rPr>
      </w:lvl>
    </w:lvlOverride>
    <w:lvlOverride w:ilvl="8">
      <w:startOverride w:val="1"/>
      <w:lvl w:ilvl="8">
        <w:start w:val="1"/>
        <w:numFmt w:val="none"/>
        <w:suff w:val="nothing"/>
        <w:lvlText w:val=""/>
        <w:lvlJc w:val="left"/>
        <w:pPr>
          <w:ind w:left="737" w:firstLine="0"/>
        </w:pPr>
        <w:rPr>
          <w:rFonts w:hint="default"/>
        </w:rPr>
      </w:lvl>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hideSpellingError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evenAndOddHeaders/>
  <w:characterSpacingControl w:val="doNotCompress"/>
  <w:hdrShapeDefaults>
    <o:shapedefaults v:ext="edit" spidmax="9216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1E56"/>
    <w:rsid w:val="00003097"/>
    <w:rsid w:val="000032BA"/>
    <w:rsid w:val="00003B05"/>
    <w:rsid w:val="00005EA8"/>
    <w:rsid w:val="00013D53"/>
    <w:rsid w:val="00023E40"/>
    <w:rsid w:val="000245AF"/>
    <w:rsid w:val="00027602"/>
    <w:rsid w:val="00030F5C"/>
    <w:rsid w:val="0003503C"/>
    <w:rsid w:val="000369FA"/>
    <w:rsid w:val="00041088"/>
    <w:rsid w:val="0004283C"/>
    <w:rsid w:val="00042E48"/>
    <w:rsid w:val="0004754A"/>
    <w:rsid w:val="0005330B"/>
    <w:rsid w:val="00053B55"/>
    <w:rsid w:val="00055E5F"/>
    <w:rsid w:val="00055E64"/>
    <w:rsid w:val="00055F7E"/>
    <w:rsid w:val="00057AD8"/>
    <w:rsid w:val="00057F05"/>
    <w:rsid w:val="00066D6F"/>
    <w:rsid w:val="00070E0A"/>
    <w:rsid w:val="00080512"/>
    <w:rsid w:val="000824BE"/>
    <w:rsid w:val="00084901"/>
    <w:rsid w:val="00085956"/>
    <w:rsid w:val="000921A6"/>
    <w:rsid w:val="0009480C"/>
    <w:rsid w:val="000976CF"/>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A3E"/>
    <w:rsid w:val="000F7CB2"/>
    <w:rsid w:val="000F7E89"/>
    <w:rsid w:val="00105BFA"/>
    <w:rsid w:val="00110011"/>
    <w:rsid w:val="00116131"/>
    <w:rsid w:val="001163BC"/>
    <w:rsid w:val="001220C3"/>
    <w:rsid w:val="00122362"/>
    <w:rsid w:val="00122779"/>
    <w:rsid w:val="00126332"/>
    <w:rsid w:val="00127085"/>
    <w:rsid w:val="00127086"/>
    <w:rsid w:val="00127E17"/>
    <w:rsid w:val="0013413E"/>
    <w:rsid w:val="001477A5"/>
    <w:rsid w:val="00151657"/>
    <w:rsid w:val="00151E27"/>
    <w:rsid w:val="00153E68"/>
    <w:rsid w:val="00154BE2"/>
    <w:rsid w:val="00160C4C"/>
    <w:rsid w:val="001635AB"/>
    <w:rsid w:val="001640D7"/>
    <w:rsid w:val="0016627B"/>
    <w:rsid w:val="00166E5E"/>
    <w:rsid w:val="0016728A"/>
    <w:rsid w:val="00172C83"/>
    <w:rsid w:val="00181100"/>
    <w:rsid w:val="00183A8A"/>
    <w:rsid w:val="00190628"/>
    <w:rsid w:val="00191AAD"/>
    <w:rsid w:val="00191AD8"/>
    <w:rsid w:val="001935AF"/>
    <w:rsid w:val="00194960"/>
    <w:rsid w:val="0019563F"/>
    <w:rsid w:val="001963AF"/>
    <w:rsid w:val="001A0293"/>
    <w:rsid w:val="001A6A5C"/>
    <w:rsid w:val="001B088D"/>
    <w:rsid w:val="001B2D67"/>
    <w:rsid w:val="001B541A"/>
    <w:rsid w:val="001B6449"/>
    <w:rsid w:val="001C0446"/>
    <w:rsid w:val="001C1750"/>
    <w:rsid w:val="001C33F8"/>
    <w:rsid w:val="001C34D5"/>
    <w:rsid w:val="001D1117"/>
    <w:rsid w:val="001D604B"/>
    <w:rsid w:val="001E0A45"/>
    <w:rsid w:val="001F0864"/>
    <w:rsid w:val="001F0D75"/>
    <w:rsid w:val="001F0D99"/>
    <w:rsid w:val="001F0FF2"/>
    <w:rsid w:val="0020321C"/>
    <w:rsid w:val="002052BF"/>
    <w:rsid w:val="00214827"/>
    <w:rsid w:val="00214DE6"/>
    <w:rsid w:val="00215B8C"/>
    <w:rsid w:val="002177F1"/>
    <w:rsid w:val="0022667E"/>
    <w:rsid w:val="0022695A"/>
    <w:rsid w:val="002276CB"/>
    <w:rsid w:val="00235CE0"/>
    <w:rsid w:val="0023629B"/>
    <w:rsid w:val="00241B94"/>
    <w:rsid w:val="0024380D"/>
    <w:rsid w:val="00250E5A"/>
    <w:rsid w:val="00254B06"/>
    <w:rsid w:val="002576AE"/>
    <w:rsid w:val="002603CC"/>
    <w:rsid w:val="0026108D"/>
    <w:rsid w:val="00270CE6"/>
    <w:rsid w:val="002779CC"/>
    <w:rsid w:val="0028539C"/>
    <w:rsid w:val="002909C4"/>
    <w:rsid w:val="00290E90"/>
    <w:rsid w:val="00292F2E"/>
    <w:rsid w:val="00293815"/>
    <w:rsid w:val="00294152"/>
    <w:rsid w:val="002A5C76"/>
    <w:rsid w:val="002B2DDB"/>
    <w:rsid w:val="002B7A45"/>
    <w:rsid w:val="002C1907"/>
    <w:rsid w:val="002C7AE0"/>
    <w:rsid w:val="002D554C"/>
    <w:rsid w:val="002D5858"/>
    <w:rsid w:val="002D6E55"/>
    <w:rsid w:val="002E540D"/>
    <w:rsid w:val="002E67AF"/>
    <w:rsid w:val="002F0371"/>
    <w:rsid w:val="002F08C7"/>
    <w:rsid w:val="002F1A3A"/>
    <w:rsid w:val="002F71D5"/>
    <w:rsid w:val="00300122"/>
    <w:rsid w:val="00301CB2"/>
    <w:rsid w:val="0030268F"/>
    <w:rsid w:val="00302A3C"/>
    <w:rsid w:val="003126C9"/>
    <w:rsid w:val="00313177"/>
    <w:rsid w:val="00313B40"/>
    <w:rsid w:val="003245CF"/>
    <w:rsid w:val="00324829"/>
    <w:rsid w:val="00334A78"/>
    <w:rsid w:val="003355EB"/>
    <w:rsid w:val="00335622"/>
    <w:rsid w:val="003363CC"/>
    <w:rsid w:val="00340AC0"/>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A481D"/>
    <w:rsid w:val="003A4857"/>
    <w:rsid w:val="003A6419"/>
    <w:rsid w:val="003B0006"/>
    <w:rsid w:val="003B16D2"/>
    <w:rsid w:val="003B4B11"/>
    <w:rsid w:val="003C2156"/>
    <w:rsid w:val="003D1543"/>
    <w:rsid w:val="003D2292"/>
    <w:rsid w:val="003D22D1"/>
    <w:rsid w:val="003D4FCE"/>
    <w:rsid w:val="003E1DDA"/>
    <w:rsid w:val="003F2996"/>
    <w:rsid w:val="003F5691"/>
    <w:rsid w:val="003F7760"/>
    <w:rsid w:val="00400C16"/>
    <w:rsid w:val="00400C7D"/>
    <w:rsid w:val="00417C0D"/>
    <w:rsid w:val="0042185A"/>
    <w:rsid w:val="00426356"/>
    <w:rsid w:val="00427213"/>
    <w:rsid w:val="00433399"/>
    <w:rsid w:val="00440D74"/>
    <w:rsid w:val="00443A14"/>
    <w:rsid w:val="00445A1A"/>
    <w:rsid w:val="00450C44"/>
    <w:rsid w:val="00451CD8"/>
    <w:rsid w:val="00456AF2"/>
    <w:rsid w:val="004609B8"/>
    <w:rsid w:val="00460A04"/>
    <w:rsid w:val="00462763"/>
    <w:rsid w:val="0046323E"/>
    <w:rsid w:val="00467FE2"/>
    <w:rsid w:val="004707FE"/>
    <w:rsid w:val="004734A1"/>
    <w:rsid w:val="00484A57"/>
    <w:rsid w:val="00485C72"/>
    <w:rsid w:val="0048627D"/>
    <w:rsid w:val="00486BDF"/>
    <w:rsid w:val="004951FC"/>
    <w:rsid w:val="00497015"/>
    <w:rsid w:val="004A5502"/>
    <w:rsid w:val="004B0568"/>
    <w:rsid w:val="004B3D36"/>
    <w:rsid w:val="004C00DD"/>
    <w:rsid w:val="004C2206"/>
    <w:rsid w:val="004C33FD"/>
    <w:rsid w:val="004C437C"/>
    <w:rsid w:val="004C5AA7"/>
    <w:rsid w:val="004D2752"/>
    <w:rsid w:val="004D3AE5"/>
    <w:rsid w:val="004D7B46"/>
    <w:rsid w:val="004E079F"/>
    <w:rsid w:val="004E0C77"/>
    <w:rsid w:val="004E1A91"/>
    <w:rsid w:val="004E27A9"/>
    <w:rsid w:val="004E5E65"/>
    <w:rsid w:val="004F2B4F"/>
    <w:rsid w:val="004F347F"/>
    <w:rsid w:val="004F51CF"/>
    <w:rsid w:val="004F5F5C"/>
    <w:rsid w:val="0050022D"/>
    <w:rsid w:val="00500A94"/>
    <w:rsid w:val="00503BBE"/>
    <w:rsid w:val="00504E55"/>
    <w:rsid w:val="00507680"/>
    <w:rsid w:val="005146F3"/>
    <w:rsid w:val="005149BD"/>
    <w:rsid w:val="00523377"/>
    <w:rsid w:val="00526BA1"/>
    <w:rsid w:val="00532742"/>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6C99"/>
    <w:rsid w:val="00587AD5"/>
    <w:rsid w:val="005956C7"/>
    <w:rsid w:val="005A1AEF"/>
    <w:rsid w:val="005A226E"/>
    <w:rsid w:val="005A4C3A"/>
    <w:rsid w:val="005A6455"/>
    <w:rsid w:val="005B259B"/>
    <w:rsid w:val="005B6B63"/>
    <w:rsid w:val="005B799C"/>
    <w:rsid w:val="005C0002"/>
    <w:rsid w:val="005C300C"/>
    <w:rsid w:val="005C6157"/>
    <w:rsid w:val="005D33BB"/>
    <w:rsid w:val="005D783A"/>
    <w:rsid w:val="005E51E7"/>
    <w:rsid w:val="005E72EC"/>
    <w:rsid w:val="005F0535"/>
    <w:rsid w:val="005F0E58"/>
    <w:rsid w:val="005F18CA"/>
    <w:rsid w:val="005F191E"/>
    <w:rsid w:val="00600772"/>
    <w:rsid w:val="0060323D"/>
    <w:rsid w:val="00612845"/>
    <w:rsid w:val="00620A54"/>
    <w:rsid w:val="00621C7E"/>
    <w:rsid w:val="006240FD"/>
    <w:rsid w:val="00630B4B"/>
    <w:rsid w:val="00634651"/>
    <w:rsid w:val="0063604D"/>
    <w:rsid w:val="006437F3"/>
    <w:rsid w:val="00643B6B"/>
    <w:rsid w:val="00650E95"/>
    <w:rsid w:val="006511EC"/>
    <w:rsid w:val="006517FF"/>
    <w:rsid w:val="00654BE9"/>
    <w:rsid w:val="0065776D"/>
    <w:rsid w:val="00661216"/>
    <w:rsid w:val="00664C37"/>
    <w:rsid w:val="00667874"/>
    <w:rsid w:val="00670C1A"/>
    <w:rsid w:val="00672ACD"/>
    <w:rsid w:val="006735C2"/>
    <w:rsid w:val="0067431E"/>
    <w:rsid w:val="00677F09"/>
    <w:rsid w:val="00677F3C"/>
    <w:rsid w:val="00681291"/>
    <w:rsid w:val="006868B9"/>
    <w:rsid w:val="00691D3B"/>
    <w:rsid w:val="00693549"/>
    <w:rsid w:val="00694D36"/>
    <w:rsid w:val="006A0A14"/>
    <w:rsid w:val="006C06A2"/>
    <w:rsid w:val="006C73D5"/>
    <w:rsid w:val="006E38F6"/>
    <w:rsid w:val="006E48B8"/>
    <w:rsid w:val="006E7349"/>
    <w:rsid w:val="006F074A"/>
    <w:rsid w:val="006F77BC"/>
    <w:rsid w:val="00705BB1"/>
    <w:rsid w:val="00710CB9"/>
    <w:rsid w:val="00715418"/>
    <w:rsid w:val="007250D0"/>
    <w:rsid w:val="00727EAA"/>
    <w:rsid w:val="00730D21"/>
    <w:rsid w:val="0073368A"/>
    <w:rsid w:val="007341CB"/>
    <w:rsid w:val="00734E22"/>
    <w:rsid w:val="0073638B"/>
    <w:rsid w:val="00742DB2"/>
    <w:rsid w:val="00750606"/>
    <w:rsid w:val="00751572"/>
    <w:rsid w:val="00752797"/>
    <w:rsid w:val="0076281C"/>
    <w:rsid w:val="00763C58"/>
    <w:rsid w:val="00764EF6"/>
    <w:rsid w:val="007651C6"/>
    <w:rsid w:val="00767D0D"/>
    <w:rsid w:val="00773AD3"/>
    <w:rsid w:val="00782DC5"/>
    <w:rsid w:val="00782FCD"/>
    <w:rsid w:val="007863D5"/>
    <w:rsid w:val="007937F7"/>
    <w:rsid w:val="007A2CEB"/>
    <w:rsid w:val="007A45C3"/>
    <w:rsid w:val="007A5F50"/>
    <w:rsid w:val="007B2C84"/>
    <w:rsid w:val="007B5F9A"/>
    <w:rsid w:val="007C1889"/>
    <w:rsid w:val="007C234C"/>
    <w:rsid w:val="007C2623"/>
    <w:rsid w:val="007C3E6B"/>
    <w:rsid w:val="007C3EBE"/>
    <w:rsid w:val="007C40A3"/>
    <w:rsid w:val="007D124F"/>
    <w:rsid w:val="007D5040"/>
    <w:rsid w:val="007D6712"/>
    <w:rsid w:val="007E11C1"/>
    <w:rsid w:val="007E1D7E"/>
    <w:rsid w:val="007E2FAA"/>
    <w:rsid w:val="007E32CB"/>
    <w:rsid w:val="007E3909"/>
    <w:rsid w:val="007F52C1"/>
    <w:rsid w:val="00801832"/>
    <w:rsid w:val="00805223"/>
    <w:rsid w:val="00807B24"/>
    <w:rsid w:val="00813CAE"/>
    <w:rsid w:val="008144E5"/>
    <w:rsid w:val="00817CCC"/>
    <w:rsid w:val="0082322E"/>
    <w:rsid w:val="008245B0"/>
    <w:rsid w:val="008258F5"/>
    <w:rsid w:val="00840330"/>
    <w:rsid w:val="00844679"/>
    <w:rsid w:val="00844954"/>
    <w:rsid w:val="00845F81"/>
    <w:rsid w:val="008468BA"/>
    <w:rsid w:val="00852810"/>
    <w:rsid w:val="00854C84"/>
    <w:rsid w:val="00860042"/>
    <w:rsid w:val="00861D5C"/>
    <w:rsid w:val="00864C9E"/>
    <w:rsid w:val="00864F21"/>
    <w:rsid w:val="008657B6"/>
    <w:rsid w:val="00867999"/>
    <w:rsid w:val="00872616"/>
    <w:rsid w:val="0087712B"/>
    <w:rsid w:val="00880F74"/>
    <w:rsid w:val="00883631"/>
    <w:rsid w:val="00884B8A"/>
    <w:rsid w:val="00884F59"/>
    <w:rsid w:val="00890816"/>
    <w:rsid w:val="00891C5C"/>
    <w:rsid w:val="00892778"/>
    <w:rsid w:val="0089534E"/>
    <w:rsid w:val="008A157B"/>
    <w:rsid w:val="008A23A1"/>
    <w:rsid w:val="008A3C5F"/>
    <w:rsid w:val="008A4FDE"/>
    <w:rsid w:val="008A7576"/>
    <w:rsid w:val="008A7684"/>
    <w:rsid w:val="008B1324"/>
    <w:rsid w:val="008B14EC"/>
    <w:rsid w:val="008B5A31"/>
    <w:rsid w:val="008C0875"/>
    <w:rsid w:val="008C0DD1"/>
    <w:rsid w:val="008C2325"/>
    <w:rsid w:val="008C4282"/>
    <w:rsid w:val="008E05D9"/>
    <w:rsid w:val="008E2CEB"/>
    <w:rsid w:val="008E305D"/>
    <w:rsid w:val="008F1625"/>
    <w:rsid w:val="008F1D52"/>
    <w:rsid w:val="008F31AE"/>
    <w:rsid w:val="008F7845"/>
    <w:rsid w:val="00907C45"/>
    <w:rsid w:val="00910B7C"/>
    <w:rsid w:val="00911D95"/>
    <w:rsid w:val="00914CDA"/>
    <w:rsid w:val="00920BE7"/>
    <w:rsid w:val="00924EF5"/>
    <w:rsid w:val="00925A4D"/>
    <w:rsid w:val="00927335"/>
    <w:rsid w:val="00931B2C"/>
    <w:rsid w:val="00934A6B"/>
    <w:rsid w:val="00940823"/>
    <w:rsid w:val="009416E3"/>
    <w:rsid w:val="009576CC"/>
    <w:rsid w:val="009578F4"/>
    <w:rsid w:val="00962612"/>
    <w:rsid w:val="00964141"/>
    <w:rsid w:val="00964EA6"/>
    <w:rsid w:val="00967114"/>
    <w:rsid w:val="0096750A"/>
    <w:rsid w:val="00970DED"/>
    <w:rsid w:val="00972803"/>
    <w:rsid w:val="00974E57"/>
    <w:rsid w:val="00976E65"/>
    <w:rsid w:val="00982765"/>
    <w:rsid w:val="009843B6"/>
    <w:rsid w:val="00986109"/>
    <w:rsid w:val="00987353"/>
    <w:rsid w:val="009951BB"/>
    <w:rsid w:val="00995779"/>
    <w:rsid w:val="0099628C"/>
    <w:rsid w:val="009970A9"/>
    <w:rsid w:val="009A3845"/>
    <w:rsid w:val="009A7268"/>
    <w:rsid w:val="009B485E"/>
    <w:rsid w:val="009B6FA8"/>
    <w:rsid w:val="009B7A2D"/>
    <w:rsid w:val="009C0A08"/>
    <w:rsid w:val="009C335D"/>
    <w:rsid w:val="009C4C27"/>
    <w:rsid w:val="009C6702"/>
    <w:rsid w:val="009C7811"/>
    <w:rsid w:val="009D285C"/>
    <w:rsid w:val="009D4808"/>
    <w:rsid w:val="009D498C"/>
    <w:rsid w:val="009E0BD3"/>
    <w:rsid w:val="009E3CFF"/>
    <w:rsid w:val="009E3EB0"/>
    <w:rsid w:val="009E5515"/>
    <w:rsid w:val="009F110A"/>
    <w:rsid w:val="009F1C66"/>
    <w:rsid w:val="009F2210"/>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25933"/>
    <w:rsid w:val="00A313C3"/>
    <w:rsid w:val="00A37D9C"/>
    <w:rsid w:val="00A45B92"/>
    <w:rsid w:val="00A47D82"/>
    <w:rsid w:val="00A52150"/>
    <w:rsid w:val="00A527B3"/>
    <w:rsid w:val="00A56564"/>
    <w:rsid w:val="00A61743"/>
    <w:rsid w:val="00A65370"/>
    <w:rsid w:val="00A673B7"/>
    <w:rsid w:val="00A706B2"/>
    <w:rsid w:val="00A730A0"/>
    <w:rsid w:val="00A74B63"/>
    <w:rsid w:val="00A77411"/>
    <w:rsid w:val="00A93064"/>
    <w:rsid w:val="00A97110"/>
    <w:rsid w:val="00AA01CC"/>
    <w:rsid w:val="00AA055D"/>
    <w:rsid w:val="00AA1803"/>
    <w:rsid w:val="00AA20F1"/>
    <w:rsid w:val="00AA68D5"/>
    <w:rsid w:val="00AB1A16"/>
    <w:rsid w:val="00AB278D"/>
    <w:rsid w:val="00AC30F3"/>
    <w:rsid w:val="00AD1317"/>
    <w:rsid w:val="00AD3787"/>
    <w:rsid w:val="00AD6A78"/>
    <w:rsid w:val="00AD6D59"/>
    <w:rsid w:val="00AE08CB"/>
    <w:rsid w:val="00AF11DB"/>
    <w:rsid w:val="00AF26A5"/>
    <w:rsid w:val="00AF4A36"/>
    <w:rsid w:val="00AF57A5"/>
    <w:rsid w:val="00AF62FE"/>
    <w:rsid w:val="00AF659F"/>
    <w:rsid w:val="00B011B1"/>
    <w:rsid w:val="00B01818"/>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09C9"/>
    <w:rsid w:val="00B71295"/>
    <w:rsid w:val="00B71B53"/>
    <w:rsid w:val="00B74FE3"/>
    <w:rsid w:val="00B81B0E"/>
    <w:rsid w:val="00B826A5"/>
    <w:rsid w:val="00B8330B"/>
    <w:rsid w:val="00B91E8A"/>
    <w:rsid w:val="00B92B3A"/>
    <w:rsid w:val="00B93D55"/>
    <w:rsid w:val="00B95924"/>
    <w:rsid w:val="00BA307F"/>
    <w:rsid w:val="00BA4F8F"/>
    <w:rsid w:val="00BA628F"/>
    <w:rsid w:val="00BA6CF5"/>
    <w:rsid w:val="00BB3879"/>
    <w:rsid w:val="00BB3951"/>
    <w:rsid w:val="00BC3325"/>
    <w:rsid w:val="00BC356B"/>
    <w:rsid w:val="00BC7D41"/>
    <w:rsid w:val="00BD3CC9"/>
    <w:rsid w:val="00BE0D9D"/>
    <w:rsid w:val="00BE65B5"/>
    <w:rsid w:val="00BF0787"/>
    <w:rsid w:val="00BF0B10"/>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64A3"/>
    <w:rsid w:val="00C77BA7"/>
    <w:rsid w:val="00C77D61"/>
    <w:rsid w:val="00C87E94"/>
    <w:rsid w:val="00C92B4E"/>
    <w:rsid w:val="00C944FA"/>
    <w:rsid w:val="00C96BC8"/>
    <w:rsid w:val="00C96CBA"/>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2E57"/>
    <w:rsid w:val="00CD5551"/>
    <w:rsid w:val="00CE37D0"/>
    <w:rsid w:val="00CE645D"/>
    <w:rsid w:val="00CE6A72"/>
    <w:rsid w:val="00CF01AB"/>
    <w:rsid w:val="00CF6402"/>
    <w:rsid w:val="00D00850"/>
    <w:rsid w:val="00D02D06"/>
    <w:rsid w:val="00D07DFF"/>
    <w:rsid w:val="00D108BA"/>
    <w:rsid w:val="00D17071"/>
    <w:rsid w:val="00D231D2"/>
    <w:rsid w:val="00D301C2"/>
    <w:rsid w:val="00D316EC"/>
    <w:rsid w:val="00D31B0A"/>
    <w:rsid w:val="00D3517B"/>
    <w:rsid w:val="00D5585B"/>
    <w:rsid w:val="00D56AD1"/>
    <w:rsid w:val="00D575A5"/>
    <w:rsid w:val="00D616FB"/>
    <w:rsid w:val="00D745C1"/>
    <w:rsid w:val="00D74933"/>
    <w:rsid w:val="00D77296"/>
    <w:rsid w:val="00D81269"/>
    <w:rsid w:val="00D826E0"/>
    <w:rsid w:val="00D86807"/>
    <w:rsid w:val="00D91068"/>
    <w:rsid w:val="00D93787"/>
    <w:rsid w:val="00D94EAE"/>
    <w:rsid w:val="00D9642D"/>
    <w:rsid w:val="00D96A86"/>
    <w:rsid w:val="00DA06EF"/>
    <w:rsid w:val="00DA25E9"/>
    <w:rsid w:val="00DA4079"/>
    <w:rsid w:val="00DB0FE7"/>
    <w:rsid w:val="00DC55D8"/>
    <w:rsid w:val="00DC6DF1"/>
    <w:rsid w:val="00DC705B"/>
    <w:rsid w:val="00DD107B"/>
    <w:rsid w:val="00DD5E03"/>
    <w:rsid w:val="00DD70B9"/>
    <w:rsid w:val="00DE0458"/>
    <w:rsid w:val="00DE0FCB"/>
    <w:rsid w:val="00DE10C9"/>
    <w:rsid w:val="00DE4870"/>
    <w:rsid w:val="00DE5857"/>
    <w:rsid w:val="00DE5E8B"/>
    <w:rsid w:val="00DE6E72"/>
    <w:rsid w:val="00E000C1"/>
    <w:rsid w:val="00E00681"/>
    <w:rsid w:val="00E05966"/>
    <w:rsid w:val="00E064E8"/>
    <w:rsid w:val="00E07BFB"/>
    <w:rsid w:val="00E12D88"/>
    <w:rsid w:val="00E13FCF"/>
    <w:rsid w:val="00E15765"/>
    <w:rsid w:val="00E15C53"/>
    <w:rsid w:val="00E178EC"/>
    <w:rsid w:val="00E20897"/>
    <w:rsid w:val="00E22FE1"/>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7730C"/>
    <w:rsid w:val="00E82392"/>
    <w:rsid w:val="00E84D1E"/>
    <w:rsid w:val="00E84F17"/>
    <w:rsid w:val="00E850E3"/>
    <w:rsid w:val="00E87FFC"/>
    <w:rsid w:val="00E900F6"/>
    <w:rsid w:val="00E910D7"/>
    <w:rsid w:val="00E94C7B"/>
    <w:rsid w:val="00EA4470"/>
    <w:rsid w:val="00EA7570"/>
    <w:rsid w:val="00EB23AD"/>
    <w:rsid w:val="00EB2594"/>
    <w:rsid w:val="00EB6E3B"/>
    <w:rsid w:val="00EB76FC"/>
    <w:rsid w:val="00EB7AC6"/>
    <w:rsid w:val="00EB7C9E"/>
    <w:rsid w:val="00EC2F6D"/>
    <w:rsid w:val="00EC32E0"/>
    <w:rsid w:val="00EC7A1A"/>
    <w:rsid w:val="00ED3482"/>
    <w:rsid w:val="00EE1A48"/>
    <w:rsid w:val="00EE1B16"/>
    <w:rsid w:val="00EE76BB"/>
    <w:rsid w:val="00EF1CDD"/>
    <w:rsid w:val="00F02F5A"/>
    <w:rsid w:val="00F03DB4"/>
    <w:rsid w:val="00F0598D"/>
    <w:rsid w:val="00F07219"/>
    <w:rsid w:val="00F128D8"/>
    <w:rsid w:val="00F15B77"/>
    <w:rsid w:val="00F20284"/>
    <w:rsid w:val="00F20B44"/>
    <w:rsid w:val="00F317B0"/>
    <w:rsid w:val="00F3544A"/>
    <w:rsid w:val="00F3579D"/>
    <w:rsid w:val="00F35B5D"/>
    <w:rsid w:val="00F41BBE"/>
    <w:rsid w:val="00F421FD"/>
    <w:rsid w:val="00F43A2C"/>
    <w:rsid w:val="00F43BE9"/>
    <w:rsid w:val="00F600AE"/>
    <w:rsid w:val="00F638E8"/>
    <w:rsid w:val="00F7036A"/>
    <w:rsid w:val="00F74A5C"/>
    <w:rsid w:val="00F812C3"/>
    <w:rsid w:val="00F82B93"/>
    <w:rsid w:val="00F83598"/>
    <w:rsid w:val="00F85264"/>
    <w:rsid w:val="00F93FCA"/>
    <w:rsid w:val="00F9440E"/>
    <w:rsid w:val="00F96306"/>
    <w:rsid w:val="00F96AF3"/>
    <w:rsid w:val="00FA63F1"/>
    <w:rsid w:val="00FA6759"/>
    <w:rsid w:val="00FB0F87"/>
    <w:rsid w:val="00FB2410"/>
    <w:rsid w:val="00FB3C01"/>
    <w:rsid w:val="00FB79C4"/>
    <w:rsid w:val="00FD0F3F"/>
    <w:rsid w:val="00FE1AC5"/>
    <w:rsid w:val="00FE3E69"/>
    <w:rsid w:val="00FE461F"/>
    <w:rsid w:val="00FE71BC"/>
    <w:rsid w:val="00FE748D"/>
    <w:rsid w:val="00FF2C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toc 4" w:uiPriority="39"/>
    <w:lsdException w:name="toc 5" w:uiPriority="39"/>
    <w:lsdException w:name="toc 9"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0FF2"/>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1F0FF2"/>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1F0FF2"/>
    <w:pPr>
      <w:numPr>
        <w:ilvl w:val="1"/>
      </w:numPr>
      <w:spacing w:after="0" w:line="255" w:lineRule="exact"/>
      <w:outlineLvl w:val="1"/>
    </w:pPr>
    <w:rPr>
      <w:bCs w:val="0"/>
      <w:iCs/>
      <w:sz w:val="21"/>
      <w:szCs w:val="28"/>
    </w:rPr>
  </w:style>
  <w:style w:type="paragraph" w:styleId="Heading3">
    <w:name w:val="heading 3"/>
    <w:basedOn w:val="Heading2"/>
    <w:next w:val="Normal"/>
    <w:qFormat/>
    <w:rsid w:val="001F0FF2"/>
    <w:pPr>
      <w:numPr>
        <w:ilvl w:val="2"/>
      </w:numPr>
      <w:outlineLvl w:val="2"/>
    </w:pPr>
    <w:rPr>
      <w:b w:val="0"/>
      <w:bCs/>
      <w:szCs w:val="26"/>
    </w:rPr>
  </w:style>
  <w:style w:type="paragraph" w:styleId="Heading4">
    <w:name w:val="heading 4"/>
    <w:basedOn w:val="Heading3"/>
    <w:next w:val="Normal"/>
    <w:qFormat/>
    <w:rsid w:val="001F0FF2"/>
    <w:pPr>
      <w:numPr>
        <w:ilvl w:val="3"/>
      </w:numPr>
      <w:outlineLvl w:val="3"/>
    </w:pPr>
    <w:rPr>
      <w:bCs w:val="0"/>
      <w:i/>
      <w:szCs w:val="28"/>
    </w:rPr>
  </w:style>
  <w:style w:type="paragraph" w:styleId="Heading5">
    <w:name w:val="heading 5"/>
    <w:basedOn w:val="Heading4"/>
    <w:next w:val="Normal"/>
    <w:qFormat/>
    <w:rsid w:val="001F0FF2"/>
    <w:pPr>
      <w:numPr>
        <w:ilvl w:val="4"/>
      </w:numPr>
      <w:outlineLvl w:val="4"/>
    </w:pPr>
    <w:rPr>
      <w:bCs/>
      <w:iCs w:val="0"/>
      <w:szCs w:val="26"/>
    </w:rPr>
  </w:style>
  <w:style w:type="paragraph" w:styleId="Heading6">
    <w:name w:val="heading 6"/>
    <w:basedOn w:val="Heading1"/>
    <w:next w:val="Normal"/>
    <w:qFormat/>
    <w:rsid w:val="001F0FF2"/>
    <w:pPr>
      <w:numPr>
        <w:ilvl w:val="5"/>
      </w:numPr>
      <w:outlineLvl w:val="5"/>
    </w:pPr>
    <w:rPr>
      <w:bCs w:val="0"/>
      <w:szCs w:val="22"/>
    </w:rPr>
  </w:style>
  <w:style w:type="paragraph" w:styleId="Heading7">
    <w:name w:val="heading 7"/>
    <w:basedOn w:val="Heading2"/>
    <w:next w:val="Normal"/>
    <w:qFormat/>
    <w:rsid w:val="001F0FF2"/>
    <w:pPr>
      <w:numPr>
        <w:ilvl w:val="6"/>
      </w:numPr>
      <w:outlineLvl w:val="6"/>
    </w:pPr>
  </w:style>
  <w:style w:type="paragraph" w:styleId="Heading8">
    <w:name w:val="heading 8"/>
    <w:basedOn w:val="Heading3"/>
    <w:next w:val="Normal"/>
    <w:qFormat/>
    <w:rsid w:val="001F0FF2"/>
    <w:pPr>
      <w:numPr>
        <w:ilvl w:val="7"/>
      </w:numPr>
      <w:outlineLvl w:val="7"/>
    </w:pPr>
    <w:rPr>
      <w:iCs w:val="0"/>
    </w:rPr>
  </w:style>
  <w:style w:type="paragraph" w:styleId="Heading9">
    <w:name w:val="heading 9"/>
    <w:basedOn w:val="Heading4"/>
    <w:next w:val="Normal"/>
    <w:qFormat/>
    <w:rsid w:val="001F0FF2"/>
    <w:pPr>
      <w:numPr>
        <w:ilvl w:val="8"/>
      </w:numPr>
      <w:outlineLvl w:val="8"/>
    </w:pPr>
    <w:rPr>
      <w:szCs w:val="22"/>
    </w:rPr>
  </w:style>
  <w:style w:type="character" w:default="1" w:styleId="DefaultParagraphFont">
    <w:name w:val="Default Paragraph Font"/>
    <w:uiPriority w:val="1"/>
    <w:semiHidden/>
    <w:unhideWhenUsed/>
    <w:rsid w:val="001F0FF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0FF2"/>
  </w:style>
  <w:style w:type="paragraph" w:styleId="Header">
    <w:name w:val="header"/>
    <w:basedOn w:val="Normal"/>
    <w:rsid w:val="001F0FF2"/>
    <w:pPr>
      <w:tabs>
        <w:tab w:val="center" w:pos="4153"/>
        <w:tab w:val="right" w:pos="8306"/>
      </w:tabs>
    </w:pPr>
  </w:style>
  <w:style w:type="paragraph" w:styleId="Footer">
    <w:name w:val="footer"/>
    <w:basedOn w:val="Normal"/>
    <w:link w:val="FooterChar"/>
    <w:rsid w:val="001F0FF2"/>
    <w:pPr>
      <w:tabs>
        <w:tab w:val="center" w:pos="4153"/>
        <w:tab w:val="right" w:pos="8306"/>
      </w:tabs>
    </w:pPr>
  </w:style>
  <w:style w:type="paragraph" w:customStyle="1" w:styleId="Huisstijl-Sjabloonnaam">
    <w:name w:val="Huisstijl-Sjabloonnaam"/>
    <w:basedOn w:val="Huisstijl-Naw"/>
    <w:rsid w:val="001F0FF2"/>
    <w:pPr>
      <w:spacing w:before="255" w:after="255" w:line="255" w:lineRule="exact"/>
      <w:jc w:val="left"/>
    </w:pPr>
    <w:rPr>
      <w:b/>
      <w:sz w:val="36"/>
    </w:rPr>
  </w:style>
  <w:style w:type="paragraph" w:customStyle="1" w:styleId="Huisstijl-Adres">
    <w:name w:val="Huisstijl-Adres"/>
    <w:basedOn w:val="Huisstijl-Naw"/>
    <w:rsid w:val="001F0FF2"/>
  </w:style>
  <w:style w:type="paragraph" w:styleId="ListBullet">
    <w:name w:val="List Bullet"/>
    <w:basedOn w:val="Normal"/>
    <w:rsid w:val="001F0FF2"/>
    <w:pPr>
      <w:numPr>
        <w:numId w:val="4"/>
      </w:numPr>
    </w:pPr>
  </w:style>
  <w:style w:type="paragraph" w:customStyle="1" w:styleId="Huisstijl-Naw">
    <w:name w:val="Huisstijl-Naw"/>
    <w:basedOn w:val="Normal"/>
    <w:rsid w:val="001F0FF2"/>
    <w:rPr>
      <w:noProof/>
    </w:rPr>
  </w:style>
  <w:style w:type="paragraph" w:customStyle="1" w:styleId="Huisstijl-Kopje">
    <w:name w:val="Huisstijl-Kopje"/>
    <w:basedOn w:val="Huisstijl-Naw"/>
    <w:rsid w:val="001F0FF2"/>
    <w:rPr>
      <w:b/>
      <w:sz w:val="17"/>
    </w:rPr>
  </w:style>
  <w:style w:type="paragraph" w:customStyle="1" w:styleId="Huisstijl-Gegeven">
    <w:name w:val="Huisstijl-Gegeven"/>
    <w:basedOn w:val="Huisstijl-Naw"/>
    <w:rsid w:val="001F0FF2"/>
    <w:pPr>
      <w:jc w:val="left"/>
    </w:pPr>
  </w:style>
  <w:style w:type="paragraph" w:styleId="ListBullet2">
    <w:name w:val="List Bullet 2"/>
    <w:basedOn w:val="ListBullet"/>
    <w:rsid w:val="001F0FF2"/>
    <w:pPr>
      <w:numPr>
        <w:ilvl w:val="1"/>
      </w:numPr>
    </w:pPr>
  </w:style>
  <w:style w:type="paragraph" w:customStyle="1" w:styleId="Huisstijl-Voettekst">
    <w:name w:val="Huisstijl-Voettekst"/>
    <w:basedOn w:val="Huisstijl-Naw"/>
    <w:rsid w:val="001F0FF2"/>
    <w:rPr>
      <w:sz w:val="17"/>
    </w:rPr>
  </w:style>
  <w:style w:type="paragraph" w:customStyle="1" w:styleId="Kop1zondernummer">
    <w:name w:val="Kop 1 zonder nummer"/>
    <w:basedOn w:val="Heading1"/>
    <w:next w:val="Normal"/>
    <w:rsid w:val="001F0FF2"/>
    <w:pPr>
      <w:numPr>
        <w:numId w:val="0"/>
      </w:numPr>
    </w:pPr>
  </w:style>
  <w:style w:type="paragraph" w:customStyle="1" w:styleId="Kop2zondernummer">
    <w:name w:val="Kop 2 zonder nummer"/>
    <w:basedOn w:val="Heading2"/>
    <w:next w:val="Normal"/>
    <w:rsid w:val="001F0FF2"/>
    <w:pPr>
      <w:numPr>
        <w:ilvl w:val="0"/>
        <w:numId w:val="0"/>
      </w:numPr>
    </w:pPr>
  </w:style>
  <w:style w:type="paragraph" w:customStyle="1" w:styleId="Kop3zondernummer">
    <w:name w:val="Kop 3 zonder nummer"/>
    <w:basedOn w:val="Heading3"/>
    <w:next w:val="Normal"/>
    <w:rsid w:val="001F0FF2"/>
    <w:pPr>
      <w:numPr>
        <w:ilvl w:val="0"/>
        <w:numId w:val="0"/>
      </w:numPr>
    </w:pPr>
  </w:style>
  <w:style w:type="paragraph" w:customStyle="1" w:styleId="Huisstijl-Titel">
    <w:name w:val="Huisstijl-Titel"/>
    <w:basedOn w:val="Huisstijl-Naw"/>
    <w:rsid w:val="001F0FF2"/>
    <w:pPr>
      <w:spacing w:line="510" w:lineRule="atLeast"/>
      <w:jc w:val="left"/>
    </w:pPr>
    <w:rPr>
      <w:b/>
      <w:sz w:val="36"/>
    </w:rPr>
  </w:style>
  <w:style w:type="paragraph" w:customStyle="1" w:styleId="Kop4zondernummer">
    <w:name w:val="Kop 4 zonder nummer"/>
    <w:basedOn w:val="Heading4"/>
    <w:next w:val="Normal"/>
    <w:rsid w:val="001F0FF2"/>
    <w:pPr>
      <w:numPr>
        <w:ilvl w:val="0"/>
        <w:numId w:val="0"/>
      </w:numPr>
    </w:pPr>
  </w:style>
  <w:style w:type="paragraph" w:styleId="TOC1">
    <w:name w:val="toc 1"/>
    <w:basedOn w:val="Normal"/>
    <w:next w:val="Normal"/>
    <w:rsid w:val="001F0FF2"/>
    <w:pPr>
      <w:tabs>
        <w:tab w:val="right" w:pos="8419"/>
      </w:tabs>
      <w:spacing w:before="255"/>
      <w:ind w:hanging="255"/>
      <w:jc w:val="left"/>
    </w:pPr>
    <w:rPr>
      <w:b/>
    </w:rPr>
  </w:style>
  <w:style w:type="paragraph" w:styleId="TOC2">
    <w:name w:val="toc 2"/>
    <w:basedOn w:val="Normal"/>
    <w:next w:val="Normal"/>
    <w:rsid w:val="001F0FF2"/>
    <w:pPr>
      <w:tabs>
        <w:tab w:val="right" w:pos="8419"/>
      </w:tabs>
      <w:ind w:left="510" w:hanging="510"/>
      <w:jc w:val="left"/>
    </w:pPr>
  </w:style>
  <w:style w:type="paragraph" w:styleId="TOC3">
    <w:name w:val="toc 3"/>
    <w:basedOn w:val="Normal"/>
    <w:next w:val="Normal"/>
    <w:rsid w:val="001F0FF2"/>
    <w:pPr>
      <w:tabs>
        <w:tab w:val="right" w:pos="8419"/>
      </w:tabs>
      <w:ind w:left="1276" w:hanging="765"/>
      <w:jc w:val="left"/>
    </w:pPr>
  </w:style>
  <w:style w:type="paragraph" w:customStyle="1" w:styleId="Huisstijl-Koptekst">
    <w:name w:val="Huisstijl-Koptekst"/>
    <w:basedOn w:val="Huisstijl-Naw"/>
    <w:rsid w:val="001F0FF2"/>
    <w:rPr>
      <w:i/>
      <w:sz w:val="17"/>
    </w:rPr>
  </w:style>
  <w:style w:type="paragraph" w:customStyle="1" w:styleId="Huisstijl-Pagina">
    <w:name w:val="Huisstijl-Pagina"/>
    <w:basedOn w:val="Huisstijl-Gegeven"/>
    <w:rsid w:val="001F0FF2"/>
    <w:pPr>
      <w:jc w:val="right"/>
    </w:pPr>
    <w:rPr>
      <w:sz w:val="17"/>
    </w:rPr>
  </w:style>
  <w:style w:type="character" w:styleId="PageNumber">
    <w:name w:val="page number"/>
    <w:basedOn w:val="DefaultParagraphFont"/>
    <w:rsid w:val="001F0FF2"/>
  </w:style>
  <w:style w:type="paragraph" w:customStyle="1" w:styleId="Huisstijl-Subtitel">
    <w:name w:val="Huisstijl-Subtitel"/>
    <w:basedOn w:val="Huisstijl-Naw"/>
    <w:rsid w:val="001F0FF2"/>
    <w:pPr>
      <w:jc w:val="left"/>
    </w:pPr>
    <w:rPr>
      <w:b/>
    </w:rPr>
  </w:style>
  <w:style w:type="table" w:customStyle="1" w:styleId="dTable">
    <w:name w:val="d_Table"/>
    <w:basedOn w:val="TableGrid"/>
    <w:rsid w:val="001F0FF2"/>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1F0FF2"/>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rsid w:val="001F0FF2"/>
    <w:pPr>
      <w:tabs>
        <w:tab w:val="right" w:pos="8419"/>
      </w:tabs>
      <w:spacing w:before="255"/>
      <w:ind w:hanging="255"/>
      <w:jc w:val="left"/>
    </w:pPr>
    <w:rPr>
      <w:b/>
    </w:rPr>
  </w:style>
  <w:style w:type="paragraph" w:styleId="TOC7">
    <w:name w:val="toc 7"/>
    <w:basedOn w:val="Normal"/>
    <w:next w:val="Normal"/>
    <w:rsid w:val="001F0FF2"/>
    <w:pPr>
      <w:tabs>
        <w:tab w:val="right" w:pos="8419"/>
      </w:tabs>
      <w:ind w:left="510" w:hanging="510"/>
      <w:jc w:val="left"/>
    </w:pPr>
  </w:style>
  <w:style w:type="paragraph" w:styleId="TOC8">
    <w:name w:val="toc 8"/>
    <w:basedOn w:val="Normal"/>
    <w:next w:val="Normal"/>
    <w:rsid w:val="001F0FF2"/>
    <w:pPr>
      <w:tabs>
        <w:tab w:val="right" w:pos="8419"/>
      </w:tabs>
      <w:ind w:left="1276" w:hanging="765"/>
      <w:jc w:val="left"/>
    </w:pPr>
  </w:style>
  <w:style w:type="paragraph" w:styleId="Caption">
    <w:name w:val="caption"/>
    <w:basedOn w:val="Normal"/>
    <w:next w:val="Normal"/>
    <w:qFormat/>
    <w:rsid w:val="001F0FF2"/>
    <w:pPr>
      <w:tabs>
        <w:tab w:val="left" w:pos="907"/>
      </w:tabs>
      <w:ind w:left="567" w:hanging="567"/>
      <w:jc w:val="left"/>
    </w:pPr>
    <w:rPr>
      <w:bCs/>
      <w:i/>
      <w:sz w:val="17"/>
      <w:szCs w:val="20"/>
    </w:rPr>
  </w:style>
  <w:style w:type="paragraph" w:styleId="FootnoteText">
    <w:name w:val="footnote text"/>
    <w:basedOn w:val="Normal"/>
    <w:next w:val="FootnoteTextnormal"/>
    <w:rsid w:val="001F0FF2"/>
    <w:pPr>
      <w:ind w:hanging="340"/>
      <w:jc w:val="left"/>
    </w:pPr>
    <w:rPr>
      <w:i/>
      <w:sz w:val="17"/>
      <w:szCs w:val="20"/>
    </w:rPr>
  </w:style>
  <w:style w:type="paragraph" w:customStyle="1" w:styleId="HeadNoTOC">
    <w:name w:val="HeadNoTOC"/>
    <w:basedOn w:val="Normal"/>
    <w:next w:val="Normal"/>
    <w:rsid w:val="001F0FF2"/>
    <w:pPr>
      <w:spacing w:before="255" w:after="510"/>
      <w:jc w:val="left"/>
    </w:pPr>
    <w:rPr>
      <w:b/>
      <w:sz w:val="30"/>
    </w:rPr>
  </w:style>
  <w:style w:type="paragraph" w:customStyle="1" w:styleId="ListofReferences">
    <w:name w:val="List of References"/>
    <w:basedOn w:val="Normal"/>
    <w:next w:val="Normal"/>
    <w:rsid w:val="001F0FF2"/>
    <w:pPr>
      <w:spacing w:after="255"/>
      <w:ind w:left="765" w:hanging="765"/>
    </w:pPr>
  </w:style>
  <w:style w:type="paragraph" w:customStyle="1" w:styleId="Heading10">
    <w:name w:val="Heading 10"/>
    <w:basedOn w:val="Heading6"/>
    <w:next w:val="Normal"/>
    <w:rsid w:val="001F0FF2"/>
    <w:pPr>
      <w:numPr>
        <w:ilvl w:val="0"/>
        <w:numId w:val="0"/>
      </w:numPr>
    </w:pPr>
  </w:style>
  <w:style w:type="paragraph" w:customStyle="1" w:styleId="FootnoteTextnormal">
    <w:name w:val="Footnote Text normal"/>
    <w:basedOn w:val="FootnoteText"/>
    <w:rsid w:val="001F0FF2"/>
    <w:pPr>
      <w:ind w:firstLine="0"/>
    </w:pPr>
  </w:style>
  <w:style w:type="paragraph" w:styleId="ListBullet3">
    <w:name w:val="List Bullet 3"/>
    <w:basedOn w:val="ListNumber2"/>
    <w:rsid w:val="001F0FF2"/>
    <w:pPr>
      <w:numPr>
        <w:ilvl w:val="2"/>
        <w:numId w:val="4"/>
      </w:numPr>
    </w:pPr>
  </w:style>
  <w:style w:type="paragraph" w:styleId="ListBullet4">
    <w:name w:val="List Bullet 4"/>
    <w:basedOn w:val="Normal"/>
    <w:rsid w:val="001F0FF2"/>
    <w:pPr>
      <w:numPr>
        <w:ilvl w:val="3"/>
        <w:numId w:val="2"/>
      </w:numPr>
    </w:pPr>
  </w:style>
  <w:style w:type="paragraph" w:styleId="ListBullet5">
    <w:name w:val="List Bullet 5"/>
    <w:basedOn w:val="Normal"/>
    <w:rsid w:val="001F0FF2"/>
    <w:pPr>
      <w:numPr>
        <w:ilvl w:val="4"/>
        <w:numId w:val="2"/>
      </w:numPr>
    </w:pPr>
  </w:style>
  <w:style w:type="paragraph" w:customStyle="1" w:styleId="dTableBodytext">
    <w:name w:val="d_Table_Body_text"/>
    <w:basedOn w:val="BodyText"/>
    <w:next w:val="BodyText"/>
    <w:rsid w:val="001F0FF2"/>
    <w:pPr>
      <w:spacing w:after="0"/>
      <w:jc w:val="left"/>
    </w:pPr>
    <w:rPr>
      <w:sz w:val="18"/>
    </w:rPr>
  </w:style>
  <w:style w:type="paragraph" w:styleId="ListNumber2">
    <w:name w:val="List Number 2"/>
    <w:basedOn w:val="Normal"/>
    <w:rsid w:val="001F0FF2"/>
    <w:pPr>
      <w:numPr>
        <w:ilvl w:val="1"/>
        <w:numId w:val="5"/>
      </w:numPr>
    </w:pPr>
  </w:style>
  <w:style w:type="paragraph" w:styleId="TableofFigures">
    <w:name w:val="table of figures"/>
    <w:basedOn w:val="Normal"/>
    <w:next w:val="Normal"/>
    <w:rsid w:val="001F0FF2"/>
    <w:pPr>
      <w:spacing w:after="120"/>
      <w:ind w:left="1276" w:hanging="1276"/>
    </w:pPr>
  </w:style>
  <w:style w:type="paragraph" w:styleId="BodyText">
    <w:name w:val="Body Text"/>
    <w:aliases w:val="Body Textn,Body Text Char1 Char"/>
    <w:basedOn w:val="Normal"/>
    <w:link w:val="BodyTextChar"/>
    <w:rsid w:val="001F0FF2"/>
    <w:pPr>
      <w:spacing w:after="120"/>
    </w:pPr>
  </w:style>
  <w:style w:type="paragraph" w:styleId="ListNumber">
    <w:name w:val="List Number"/>
    <w:basedOn w:val="Normal"/>
    <w:rsid w:val="001F0FF2"/>
    <w:pPr>
      <w:numPr>
        <w:numId w:val="5"/>
      </w:numPr>
    </w:pPr>
  </w:style>
  <w:style w:type="paragraph" w:styleId="ListNumber3">
    <w:name w:val="List Number 3"/>
    <w:basedOn w:val="Normal"/>
    <w:rsid w:val="001F0FF2"/>
    <w:pPr>
      <w:numPr>
        <w:ilvl w:val="2"/>
        <w:numId w:val="5"/>
      </w:numPr>
    </w:pPr>
  </w:style>
  <w:style w:type="paragraph" w:styleId="ListNumber4">
    <w:name w:val="List Number 4"/>
    <w:basedOn w:val="Normal"/>
    <w:rsid w:val="001F0FF2"/>
    <w:pPr>
      <w:numPr>
        <w:ilvl w:val="3"/>
        <w:numId w:val="3"/>
      </w:numPr>
    </w:pPr>
  </w:style>
  <w:style w:type="paragraph" w:styleId="ListNumber5">
    <w:name w:val="List Number 5"/>
    <w:basedOn w:val="Normal"/>
    <w:rsid w:val="001F0FF2"/>
    <w:pPr>
      <w:numPr>
        <w:ilvl w:val="4"/>
        <w:numId w:val="3"/>
      </w:numPr>
    </w:pPr>
  </w:style>
  <w:style w:type="character" w:customStyle="1" w:styleId="FooterChar">
    <w:name w:val="Footer Char"/>
    <w:link w:val="Footer"/>
    <w:rsid w:val="001F0FF2"/>
    <w:rPr>
      <w:rFonts w:ascii="Arial" w:hAnsi="Arial" w:cs="Arial"/>
      <w:sz w:val="21"/>
      <w:szCs w:val="24"/>
      <w:lang w:eastAsia="en-US"/>
    </w:rPr>
  </w:style>
  <w:style w:type="numbering" w:customStyle="1" w:styleId="Huisstijl-LijstOpsomming">
    <w:name w:val="Huisstijl-LijstOpsomming"/>
    <w:uiPriority w:val="99"/>
    <w:rsid w:val="001F0FF2"/>
    <w:pPr>
      <w:numPr>
        <w:numId w:val="4"/>
      </w:numPr>
    </w:pPr>
  </w:style>
  <w:style w:type="numbering" w:customStyle="1" w:styleId="Huisstijl-LijstNummering">
    <w:name w:val="Huisstijl-LijstNummering"/>
    <w:uiPriority w:val="99"/>
    <w:rsid w:val="001F0FF2"/>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Heading">
    <w:name w:val="TOC Heading"/>
    <w:basedOn w:val="Heading1"/>
    <w:next w:val="Normal"/>
    <w:uiPriority w:val="39"/>
    <w:semiHidden/>
    <w:unhideWhenUsed/>
    <w:qFormat/>
    <w:rsid w:val="00055F7E"/>
    <w:pPr>
      <w:numPr>
        <w:numId w:val="0"/>
      </w:numPr>
      <w:spacing w:before="480" w:after="0" w:line="276" w:lineRule="auto"/>
      <w:outlineLvl w:val="9"/>
    </w:pPr>
    <w:rPr>
      <w:rFonts w:asciiTheme="majorHAnsi" w:eastAsiaTheme="majorEastAsia" w:hAnsiTheme="majorHAnsi" w:cstheme="majorBidi"/>
      <w:color w:val="365F91" w:themeColor="accent1" w:themeShade="BF"/>
      <w:sz w:val="28"/>
      <w:szCs w:val="28"/>
      <w:lang w:val="en-US" w:eastAsia="ja-JP"/>
    </w:rPr>
  </w:style>
  <w:style w:type="paragraph" w:styleId="TOC4">
    <w:name w:val="toc 4"/>
    <w:basedOn w:val="Normal"/>
    <w:next w:val="Normal"/>
    <w:autoRedefine/>
    <w:uiPriority w:val="39"/>
    <w:unhideWhenUsed/>
    <w:rsid w:val="00055F7E"/>
    <w:pPr>
      <w:spacing w:after="100" w:line="276" w:lineRule="auto"/>
      <w:ind w:left="660"/>
      <w:jc w:val="left"/>
    </w:pPr>
    <w:rPr>
      <w:rFonts w:asciiTheme="minorHAnsi" w:eastAsiaTheme="minorEastAsia" w:hAnsiTheme="minorHAnsi" w:cstheme="minorBidi"/>
      <w:sz w:val="22"/>
      <w:szCs w:val="22"/>
      <w:lang w:eastAsia="zh-CN"/>
    </w:rPr>
  </w:style>
  <w:style w:type="paragraph" w:styleId="TOC5">
    <w:name w:val="toc 5"/>
    <w:basedOn w:val="Normal"/>
    <w:next w:val="Normal"/>
    <w:autoRedefine/>
    <w:uiPriority w:val="39"/>
    <w:unhideWhenUsed/>
    <w:rsid w:val="00055F7E"/>
    <w:pPr>
      <w:spacing w:after="100" w:line="276" w:lineRule="auto"/>
      <w:ind w:left="880"/>
      <w:jc w:val="left"/>
    </w:pPr>
    <w:rPr>
      <w:rFonts w:asciiTheme="minorHAnsi" w:eastAsiaTheme="minorEastAsia" w:hAnsiTheme="minorHAnsi" w:cstheme="minorBidi"/>
      <w:sz w:val="22"/>
      <w:szCs w:val="22"/>
      <w:lang w:eastAsia="zh-CN"/>
    </w:rPr>
  </w:style>
  <w:style w:type="paragraph" w:styleId="TOC9">
    <w:name w:val="toc 9"/>
    <w:basedOn w:val="Normal"/>
    <w:next w:val="Normal"/>
    <w:autoRedefine/>
    <w:uiPriority w:val="39"/>
    <w:unhideWhenUsed/>
    <w:rsid w:val="00055F7E"/>
    <w:pPr>
      <w:spacing w:after="100" w:line="276" w:lineRule="auto"/>
      <w:ind w:left="1760"/>
      <w:jc w:val="left"/>
    </w:pPr>
    <w:rPr>
      <w:rFonts w:asciiTheme="minorHAnsi" w:eastAsiaTheme="minorEastAsia" w:hAnsiTheme="minorHAnsi" w:cstheme="minorBidi"/>
      <w:sz w:val="22"/>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toc 4" w:uiPriority="39"/>
    <w:lsdException w:name="toc 5" w:uiPriority="39"/>
    <w:lsdException w:name="toc 9"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0FF2"/>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1F0FF2"/>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1F0FF2"/>
    <w:pPr>
      <w:numPr>
        <w:ilvl w:val="1"/>
      </w:numPr>
      <w:spacing w:after="0" w:line="255" w:lineRule="exact"/>
      <w:outlineLvl w:val="1"/>
    </w:pPr>
    <w:rPr>
      <w:bCs w:val="0"/>
      <w:iCs/>
      <w:sz w:val="21"/>
      <w:szCs w:val="28"/>
    </w:rPr>
  </w:style>
  <w:style w:type="paragraph" w:styleId="Heading3">
    <w:name w:val="heading 3"/>
    <w:basedOn w:val="Heading2"/>
    <w:next w:val="Normal"/>
    <w:qFormat/>
    <w:rsid w:val="001F0FF2"/>
    <w:pPr>
      <w:numPr>
        <w:ilvl w:val="2"/>
      </w:numPr>
      <w:outlineLvl w:val="2"/>
    </w:pPr>
    <w:rPr>
      <w:b w:val="0"/>
      <w:bCs/>
      <w:szCs w:val="26"/>
    </w:rPr>
  </w:style>
  <w:style w:type="paragraph" w:styleId="Heading4">
    <w:name w:val="heading 4"/>
    <w:basedOn w:val="Heading3"/>
    <w:next w:val="Normal"/>
    <w:qFormat/>
    <w:rsid w:val="001F0FF2"/>
    <w:pPr>
      <w:numPr>
        <w:ilvl w:val="3"/>
      </w:numPr>
      <w:outlineLvl w:val="3"/>
    </w:pPr>
    <w:rPr>
      <w:bCs w:val="0"/>
      <w:i/>
      <w:szCs w:val="28"/>
    </w:rPr>
  </w:style>
  <w:style w:type="paragraph" w:styleId="Heading5">
    <w:name w:val="heading 5"/>
    <w:basedOn w:val="Heading4"/>
    <w:next w:val="Normal"/>
    <w:qFormat/>
    <w:rsid w:val="001F0FF2"/>
    <w:pPr>
      <w:numPr>
        <w:ilvl w:val="4"/>
      </w:numPr>
      <w:outlineLvl w:val="4"/>
    </w:pPr>
    <w:rPr>
      <w:bCs/>
      <w:iCs w:val="0"/>
      <w:szCs w:val="26"/>
    </w:rPr>
  </w:style>
  <w:style w:type="paragraph" w:styleId="Heading6">
    <w:name w:val="heading 6"/>
    <w:basedOn w:val="Heading1"/>
    <w:next w:val="Normal"/>
    <w:qFormat/>
    <w:rsid w:val="001F0FF2"/>
    <w:pPr>
      <w:numPr>
        <w:ilvl w:val="5"/>
      </w:numPr>
      <w:outlineLvl w:val="5"/>
    </w:pPr>
    <w:rPr>
      <w:bCs w:val="0"/>
      <w:szCs w:val="22"/>
    </w:rPr>
  </w:style>
  <w:style w:type="paragraph" w:styleId="Heading7">
    <w:name w:val="heading 7"/>
    <w:basedOn w:val="Heading2"/>
    <w:next w:val="Normal"/>
    <w:qFormat/>
    <w:rsid w:val="001F0FF2"/>
    <w:pPr>
      <w:numPr>
        <w:ilvl w:val="6"/>
      </w:numPr>
      <w:outlineLvl w:val="6"/>
    </w:pPr>
  </w:style>
  <w:style w:type="paragraph" w:styleId="Heading8">
    <w:name w:val="heading 8"/>
    <w:basedOn w:val="Heading3"/>
    <w:next w:val="Normal"/>
    <w:qFormat/>
    <w:rsid w:val="001F0FF2"/>
    <w:pPr>
      <w:numPr>
        <w:ilvl w:val="7"/>
      </w:numPr>
      <w:outlineLvl w:val="7"/>
    </w:pPr>
    <w:rPr>
      <w:iCs w:val="0"/>
    </w:rPr>
  </w:style>
  <w:style w:type="paragraph" w:styleId="Heading9">
    <w:name w:val="heading 9"/>
    <w:basedOn w:val="Heading4"/>
    <w:next w:val="Normal"/>
    <w:qFormat/>
    <w:rsid w:val="001F0FF2"/>
    <w:pPr>
      <w:numPr>
        <w:ilvl w:val="8"/>
      </w:numPr>
      <w:outlineLvl w:val="8"/>
    </w:pPr>
    <w:rPr>
      <w:szCs w:val="22"/>
    </w:rPr>
  </w:style>
  <w:style w:type="character" w:default="1" w:styleId="DefaultParagraphFont">
    <w:name w:val="Default Paragraph Font"/>
    <w:uiPriority w:val="1"/>
    <w:semiHidden/>
    <w:unhideWhenUsed/>
    <w:rsid w:val="001F0FF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0FF2"/>
  </w:style>
  <w:style w:type="paragraph" w:styleId="Header">
    <w:name w:val="header"/>
    <w:basedOn w:val="Normal"/>
    <w:rsid w:val="001F0FF2"/>
    <w:pPr>
      <w:tabs>
        <w:tab w:val="center" w:pos="4153"/>
        <w:tab w:val="right" w:pos="8306"/>
      </w:tabs>
    </w:pPr>
  </w:style>
  <w:style w:type="paragraph" w:styleId="Footer">
    <w:name w:val="footer"/>
    <w:basedOn w:val="Normal"/>
    <w:link w:val="FooterChar"/>
    <w:rsid w:val="001F0FF2"/>
    <w:pPr>
      <w:tabs>
        <w:tab w:val="center" w:pos="4153"/>
        <w:tab w:val="right" w:pos="8306"/>
      </w:tabs>
    </w:pPr>
  </w:style>
  <w:style w:type="paragraph" w:customStyle="1" w:styleId="Huisstijl-Sjabloonnaam">
    <w:name w:val="Huisstijl-Sjabloonnaam"/>
    <w:basedOn w:val="Huisstijl-Naw"/>
    <w:rsid w:val="001F0FF2"/>
    <w:pPr>
      <w:spacing w:before="255" w:after="255" w:line="255" w:lineRule="exact"/>
      <w:jc w:val="left"/>
    </w:pPr>
    <w:rPr>
      <w:b/>
      <w:sz w:val="36"/>
    </w:rPr>
  </w:style>
  <w:style w:type="paragraph" w:customStyle="1" w:styleId="Huisstijl-Adres">
    <w:name w:val="Huisstijl-Adres"/>
    <w:basedOn w:val="Huisstijl-Naw"/>
    <w:rsid w:val="001F0FF2"/>
  </w:style>
  <w:style w:type="paragraph" w:styleId="ListBullet">
    <w:name w:val="List Bullet"/>
    <w:basedOn w:val="Normal"/>
    <w:rsid w:val="001F0FF2"/>
    <w:pPr>
      <w:numPr>
        <w:numId w:val="4"/>
      </w:numPr>
    </w:pPr>
  </w:style>
  <w:style w:type="paragraph" w:customStyle="1" w:styleId="Huisstijl-Naw">
    <w:name w:val="Huisstijl-Naw"/>
    <w:basedOn w:val="Normal"/>
    <w:rsid w:val="001F0FF2"/>
    <w:rPr>
      <w:noProof/>
    </w:rPr>
  </w:style>
  <w:style w:type="paragraph" w:customStyle="1" w:styleId="Huisstijl-Kopje">
    <w:name w:val="Huisstijl-Kopje"/>
    <w:basedOn w:val="Huisstijl-Naw"/>
    <w:rsid w:val="001F0FF2"/>
    <w:rPr>
      <w:b/>
      <w:sz w:val="17"/>
    </w:rPr>
  </w:style>
  <w:style w:type="paragraph" w:customStyle="1" w:styleId="Huisstijl-Gegeven">
    <w:name w:val="Huisstijl-Gegeven"/>
    <w:basedOn w:val="Huisstijl-Naw"/>
    <w:rsid w:val="001F0FF2"/>
    <w:pPr>
      <w:jc w:val="left"/>
    </w:pPr>
  </w:style>
  <w:style w:type="paragraph" w:styleId="ListBullet2">
    <w:name w:val="List Bullet 2"/>
    <w:basedOn w:val="ListBullet"/>
    <w:rsid w:val="001F0FF2"/>
    <w:pPr>
      <w:numPr>
        <w:ilvl w:val="1"/>
      </w:numPr>
    </w:pPr>
  </w:style>
  <w:style w:type="paragraph" w:customStyle="1" w:styleId="Huisstijl-Voettekst">
    <w:name w:val="Huisstijl-Voettekst"/>
    <w:basedOn w:val="Huisstijl-Naw"/>
    <w:rsid w:val="001F0FF2"/>
    <w:rPr>
      <w:sz w:val="17"/>
    </w:rPr>
  </w:style>
  <w:style w:type="paragraph" w:customStyle="1" w:styleId="Kop1zondernummer">
    <w:name w:val="Kop 1 zonder nummer"/>
    <w:basedOn w:val="Heading1"/>
    <w:next w:val="Normal"/>
    <w:rsid w:val="001F0FF2"/>
    <w:pPr>
      <w:numPr>
        <w:numId w:val="0"/>
      </w:numPr>
    </w:pPr>
  </w:style>
  <w:style w:type="paragraph" w:customStyle="1" w:styleId="Kop2zondernummer">
    <w:name w:val="Kop 2 zonder nummer"/>
    <w:basedOn w:val="Heading2"/>
    <w:next w:val="Normal"/>
    <w:rsid w:val="001F0FF2"/>
    <w:pPr>
      <w:numPr>
        <w:ilvl w:val="0"/>
        <w:numId w:val="0"/>
      </w:numPr>
    </w:pPr>
  </w:style>
  <w:style w:type="paragraph" w:customStyle="1" w:styleId="Kop3zondernummer">
    <w:name w:val="Kop 3 zonder nummer"/>
    <w:basedOn w:val="Heading3"/>
    <w:next w:val="Normal"/>
    <w:rsid w:val="001F0FF2"/>
    <w:pPr>
      <w:numPr>
        <w:ilvl w:val="0"/>
        <w:numId w:val="0"/>
      </w:numPr>
    </w:pPr>
  </w:style>
  <w:style w:type="paragraph" w:customStyle="1" w:styleId="Huisstijl-Titel">
    <w:name w:val="Huisstijl-Titel"/>
    <w:basedOn w:val="Huisstijl-Naw"/>
    <w:rsid w:val="001F0FF2"/>
    <w:pPr>
      <w:spacing w:line="510" w:lineRule="atLeast"/>
      <w:jc w:val="left"/>
    </w:pPr>
    <w:rPr>
      <w:b/>
      <w:sz w:val="36"/>
    </w:rPr>
  </w:style>
  <w:style w:type="paragraph" w:customStyle="1" w:styleId="Kop4zondernummer">
    <w:name w:val="Kop 4 zonder nummer"/>
    <w:basedOn w:val="Heading4"/>
    <w:next w:val="Normal"/>
    <w:rsid w:val="001F0FF2"/>
    <w:pPr>
      <w:numPr>
        <w:ilvl w:val="0"/>
        <w:numId w:val="0"/>
      </w:numPr>
    </w:pPr>
  </w:style>
  <w:style w:type="paragraph" w:styleId="TOC1">
    <w:name w:val="toc 1"/>
    <w:basedOn w:val="Normal"/>
    <w:next w:val="Normal"/>
    <w:rsid w:val="001F0FF2"/>
    <w:pPr>
      <w:tabs>
        <w:tab w:val="right" w:pos="8419"/>
      </w:tabs>
      <w:spacing w:before="255"/>
      <w:ind w:hanging="255"/>
      <w:jc w:val="left"/>
    </w:pPr>
    <w:rPr>
      <w:b/>
    </w:rPr>
  </w:style>
  <w:style w:type="paragraph" w:styleId="TOC2">
    <w:name w:val="toc 2"/>
    <w:basedOn w:val="Normal"/>
    <w:next w:val="Normal"/>
    <w:rsid w:val="001F0FF2"/>
    <w:pPr>
      <w:tabs>
        <w:tab w:val="right" w:pos="8419"/>
      </w:tabs>
      <w:ind w:left="510" w:hanging="510"/>
      <w:jc w:val="left"/>
    </w:pPr>
  </w:style>
  <w:style w:type="paragraph" w:styleId="TOC3">
    <w:name w:val="toc 3"/>
    <w:basedOn w:val="Normal"/>
    <w:next w:val="Normal"/>
    <w:rsid w:val="001F0FF2"/>
    <w:pPr>
      <w:tabs>
        <w:tab w:val="right" w:pos="8419"/>
      </w:tabs>
      <w:ind w:left="1276" w:hanging="765"/>
      <w:jc w:val="left"/>
    </w:pPr>
  </w:style>
  <w:style w:type="paragraph" w:customStyle="1" w:styleId="Huisstijl-Koptekst">
    <w:name w:val="Huisstijl-Koptekst"/>
    <w:basedOn w:val="Huisstijl-Naw"/>
    <w:rsid w:val="001F0FF2"/>
    <w:rPr>
      <w:i/>
      <w:sz w:val="17"/>
    </w:rPr>
  </w:style>
  <w:style w:type="paragraph" w:customStyle="1" w:styleId="Huisstijl-Pagina">
    <w:name w:val="Huisstijl-Pagina"/>
    <w:basedOn w:val="Huisstijl-Gegeven"/>
    <w:rsid w:val="001F0FF2"/>
    <w:pPr>
      <w:jc w:val="right"/>
    </w:pPr>
    <w:rPr>
      <w:sz w:val="17"/>
    </w:rPr>
  </w:style>
  <w:style w:type="character" w:styleId="PageNumber">
    <w:name w:val="page number"/>
    <w:basedOn w:val="DefaultParagraphFont"/>
    <w:rsid w:val="001F0FF2"/>
  </w:style>
  <w:style w:type="paragraph" w:customStyle="1" w:styleId="Huisstijl-Subtitel">
    <w:name w:val="Huisstijl-Subtitel"/>
    <w:basedOn w:val="Huisstijl-Naw"/>
    <w:rsid w:val="001F0FF2"/>
    <w:pPr>
      <w:jc w:val="left"/>
    </w:pPr>
    <w:rPr>
      <w:b/>
    </w:rPr>
  </w:style>
  <w:style w:type="table" w:customStyle="1" w:styleId="dTable">
    <w:name w:val="d_Table"/>
    <w:basedOn w:val="TableGrid"/>
    <w:rsid w:val="001F0FF2"/>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1F0FF2"/>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rsid w:val="001F0FF2"/>
    <w:pPr>
      <w:tabs>
        <w:tab w:val="right" w:pos="8419"/>
      </w:tabs>
      <w:spacing w:before="255"/>
      <w:ind w:hanging="255"/>
      <w:jc w:val="left"/>
    </w:pPr>
    <w:rPr>
      <w:b/>
    </w:rPr>
  </w:style>
  <w:style w:type="paragraph" w:styleId="TOC7">
    <w:name w:val="toc 7"/>
    <w:basedOn w:val="Normal"/>
    <w:next w:val="Normal"/>
    <w:rsid w:val="001F0FF2"/>
    <w:pPr>
      <w:tabs>
        <w:tab w:val="right" w:pos="8419"/>
      </w:tabs>
      <w:ind w:left="510" w:hanging="510"/>
      <w:jc w:val="left"/>
    </w:pPr>
  </w:style>
  <w:style w:type="paragraph" w:styleId="TOC8">
    <w:name w:val="toc 8"/>
    <w:basedOn w:val="Normal"/>
    <w:next w:val="Normal"/>
    <w:rsid w:val="001F0FF2"/>
    <w:pPr>
      <w:tabs>
        <w:tab w:val="right" w:pos="8419"/>
      </w:tabs>
      <w:ind w:left="1276" w:hanging="765"/>
      <w:jc w:val="left"/>
    </w:pPr>
  </w:style>
  <w:style w:type="paragraph" w:styleId="Caption">
    <w:name w:val="caption"/>
    <w:basedOn w:val="Normal"/>
    <w:next w:val="Normal"/>
    <w:qFormat/>
    <w:rsid w:val="001F0FF2"/>
    <w:pPr>
      <w:tabs>
        <w:tab w:val="left" w:pos="907"/>
      </w:tabs>
      <w:ind w:left="567" w:hanging="567"/>
      <w:jc w:val="left"/>
    </w:pPr>
    <w:rPr>
      <w:bCs/>
      <w:i/>
      <w:sz w:val="17"/>
      <w:szCs w:val="20"/>
    </w:rPr>
  </w:style>
  <w:style w:type="paragraph" w:styleId="FootnoteText">
    <w:name w:val="footnote text"/>
    <w:basedOn w:val="Normal"/>
    <w:next w:val="FootnoteTextnormal"/>
    <w:rsid w:val="001F0FF2"/>
    <w:pPr>
      <w:ind w:hanging="340"/>
      <w:jc w:val="left"/>
    </w:pPr>
    <w:rPr>
      <w:i/>
      <w:sz w:val="17"/>
      <w:szCs w:val="20"/>
    </w:rPr>
  </w:style>
  <w:style w:type="paragraph" w:customStyle="1" w:styleId="HeadNoTOC">
    <w:name w:val="HeadNoTOC"/>
    <w:basedOn w:val="Normal"/>
    <w:next w:val="Normal"/>
    <w:rsid w:val="001F0FF2"/>
    <w:pPr>
      <w:spacing w:before="255" w:after="510"/>
      <w:jc w:val="left"/>
    </w:pPr>
    <w:rPr>
      <w:b/>
      <w:sz w:val="30"/>
    </w:rPr>
  </w:style>
  <w:style w:type="paragraph" w:customStyle="1" w:styleId="ListofReferences">
    <w:name w:val="List of References"/>
    <w:basedOn w:val="Normal"/>
    <w:next w:val="Normal"/>
    <w:rsid w:val="001F0FF2"/>
    <w:pPr>
      <w:spacing w:after="255"/>
      <w:ind w:left="765" w:hanging="765"/>
    </w:pPr>
  </w:style>
  <w:style w:type="paragraph" w:customStyle="1" w:styleId="Heading10">
    <w:name w:val="Heading 10"/>
    <w:basedOn w:val="Heading6"/>
    <w:next w:val="Normal"/>
    <w:rsid w:val="001F0FF2"/>
    <w:pPr>
      <w:numPr>
        <w:ilvl w:val="0"/>
        <w:numId w:val="0"/>
      </w:numPr>
    </w:pPr>
  </w:style>
  <w:style w:type="paragraph" w:customStyle="1" w:styleId="FootnoteTextnormal">
    <w:name w:val="Footnote Text normal"/>
    <w:basedOn w:val="FootnoteText"/>
    <w:rsid w:val="001F0FF2"/>
    <w:pPr>
      <w:ind w:firstLine="0"/>
    </w:pPr>
  </w:style>
  <w:style w:type="paragraph" w:styleId="ListBullet3">
    <w:name w:val="List Bullet 3"/>
    <w:basedOn w:val="ListNumber2"/>
    <w:rsid w:val="001F0FF2"/>
    <w:pPr>
      <w:numPr>
        <w:ilvl w:val="2"/>
        <w:numId w:val="4"/>
      </w:numPr>
    </w:pPr>
  </w:style>
  <w:style w:type="paragraph" w:styleId="ListBullet4">
    <w:name w:val="List Bullet 4"/>
    <w:basedOn w:val="Normal"/>
    <w:rsid w:val="001F0FF2"/>
    <w:pPr>
      <w:numPr>
        <w:ilvl w:val="3"/>
        <w:numId w:val="2"/>
      </w:numPr>
    </w:pPr>
  </w:style>
  <w:style w:type="paragraph" w:styleId="ListBullet5">
    <w:name w:val="List Bullet 5"/>
    <w:basedOn w:val="Normal"/>
    <w:rsid w:val="001F0FF2"/>
    <w:pPr>
      <w:numPr>
        <w:ilvl w:val="4"/>
        <w:numId w:val="2"/>
      </w:numPr>
    </w:pPr>
  </w:style>
  <w:style w:type="paragraph" w:customStyle="1" w:styleId="dTableBodytext">
    <w:name w:val="d_Table_Body_text"/>
    <w:basedOn w:val="BodyText"/>
    <w:next w:val="BodyText"/>
    <w:rsid w:val="001F0FF2"/>
    <w:pPr>
      <w:spacing w:after="0"/>
      <w:jc w:val="left"/>
    </w:pPr>
    <w:rPr>
      <w:sz w:val="18"/>
    </w:rPr>
  </w:style>
  <w:style w:type="paragraph" w:styleId="ListNumber2">
    <w:name w:val="List Number 2"/>
    <w:basedOn w:val="Normal"/>
    <w:rsid w:val="001F0FF2"/>
    <w:pPr>
      <w:numPr>
        <w:ilvl w:val="1"/>
        <w:numId w:val="5"/>
      </w:numPr>
    </w:pPr>
  </w:style>
  <w:style w:type="paragraph" w:styleId="TableofFigures">
    <w:name w:val="table of figures"/>
    <w:basedOn w:val="Normal"/>
    <w:next w:val="Normal"/>
    <w:rsid w:val="001F0FF2"/>
    <w:pPr>
      <w:spacing w:after="120"/>
      <w:ind w:left="1276" w:hanging="1276"/>
    </w:pPr>
  </w:style>
  <w:style w:type="paragraph" w:styleId="BodyText">
    <w:name w:val="Body Text"/>
    <w:aliases w:val="Body Textn,Body Text Char1 Char"/>
    <w:basedOn w:val="Normal"/>
    <w:link w:val="BodyTextChar"/>
    <w:rsid w:val="001F0FF2"/>
    <w:pPr>
      <w:spacing w:after="120"/>
    </w:pPr>
  </w:style>
  <w:style w:type="paragraph" w:styleId="ListNumber">
    <w:name w:val="List Number"/>
    <w:basedOn w:val="Normal"/>
    <w:rsid w:val="001F0FF2"/>
    <w:pPr>
      <w:numPr>
        <w:numId w:val="5"/>
      </w:numPr>
    </w:pPr>
  </w:style>
  <w:style w:type="paragraph" w:styleId="ListNumber3">
    <w:name w:val="List Number 3"/>
    <w:basedOn w:val="Normal"/>
    <w:rsid w:val="001F0FF2"/>
    <w:pPr>
      <w:numPr>
        <w:ilvl w:val="2"/>
        <w:numId w:val="5"/>
      </w:numPr>
    </w:pPr>
  </w:style>
  <w:style w:type="paragraph" w:styleId="ListNumber4">
    <w:name w:val="List Number 4"/>
    <w:basedOn w:val="Normal"/>
    <w:rsid w:val="001F0FF2"/>
    <w:pPr>
      <w:numPr>
        <w:ilvl w:val="3"/>
        <w:numId w:val="3"/>
      </w:numPr>
    </w:pPr>
  </w:style>
  <w:style w:type="paragraph" w:styleId="ListNumber5">
    <w:name w:val="List Number 5"/>
    <w:basedOn w:val="Normal"/>
    <w:rsid w:val="001F0FF2"/>
    <w:pPr>
      <w:numPr>
        <w:ilvl w:val="4"/>
        <w:numId w:val="3"/>
      </w:numPr>
    </w:pPr>
  </w:style>
  <w:style w:type="character" w:customStyle="1" w:styleId="FooterChar">
    <w:name w:val="Footer Char"/>
    <w:link w:val="Footer"/>
    <w:rsid w:val="001F0FF2"/>
    <w:rPr>
      <w:rFonts w:ascii="Arial" w:hAnsi="Arial" w:cs="Arial"/>
      <w:sz w:val="21"/>
      <w:szCs w:val="24"/>
      <w:lang w:eastAsia="en-US"/>
    </w:rPr>
  </w:style>
  <w:style w:type="numbering" w:customStyle="1" w:styleId="Huisstijl-LijstOpsomming">
    <w:name w:val="Huisstijl-LijstOpsomming"/>
    <w:uiPriority w:val="99"/>
    <w:rsid w:val="001F0FF2"/>
    <w:pPr>
      <w:numPr>
        <w:numId w:val="4"/>
      </w:numPr>
    </w:pPr>
  </w:style>
  <w:style w:type="numbering" w:customStyle="1" w:styleId="Huisstijl-LijstNummering">
    <w:name w:val="Huisstijl-LijstNummering"/>
    <w:uiPriority w:val="99"/>
    <w:rsid w:val="001F0FF2"/>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Heading">
    <w:name w:val="TOC Heading"/>
    <w:basedOn w:val="Heading1"/>
    <w:next w:val="Normal"/>
    <w:uiPriority w:val="39"/>
    <w:semiHidden/>
    <w:unhideWhenUsed/>
    <w:qFormat/>
    <w:rsid w:val="00055F7E"/>
    <w:pPr>
      <w:numPr>
        <w:numId w:val="0"/>
      </w:numPr>
      <w:spacing w:before="480" w:after="0" w:line="276" w:lineRule="auto"/>
      <w:outlineLvl w:val="9"/>
    </w:pPr>
    <w:rPr>
      <w:rFonts w:asciiTheme="majorHAnsi" w:eastAsiaTheme="majorEastAsia" w:hAnsiTheme="majorHAnsi" w:cstheme="majorBidi"/>
      <w:color w:val="365F91" w:themeColor="accent1" w:themeShade="BF"/>
      <w:sz w:val="28"/>
      <w:szCs w:val="28"/>
      <w:lang w:val="en-US" w:eastAsia="ja-JP"/>
    </w:rPr>
  </w:style>
  <w:style w:type="paragraph" w:styleId="TOC4">
    <w:name w:val="toc 4"/>
    <w:basedOn w:val="Normal"/>
    <w:next w:val="Normal"/>
    <w:autoRedefine/>
    <w:uiPriority w:val="39"/>
    <w:unhideWhenUsed/>
    <w:rsid w:val="00055F7E"/>
    <w:pPr>
      <w:spacing w:after="100" w:line="276" w:lineRule="auto"/>
      <w:ind w:left="660"/>
      <w:jc w:val="left"/>
    </w:pPr>
    <w:rPr>
      <w:rFonts w:asciiTheme="minorHAnsi" w:eastAsiaTheme="minorEastAsia" w:hAnsiTheme="minorHAnsi" w:cstheme="minorBidi"/>
      <w:sz w:val="22"/>
      <w:szCs w:val="22"/>
      <w:lang w:eastAsia="zh-CN"/>
    </w:rPr>
  </w:style>
  <w:style w:type="paragraph" w:styleId="TOC5">
    <w:name w:val="toc 5"/>
    <w:basedOn w:val="Normal"/>
    <w:next w:val="Normal"/>
    <w:autoRedefine/>
    <w:uiPriority w:val="39"/>
    <w:unhideWhenUsed/>
    <w:rsid w:val="00055F7E"/>
    <w:pPr>
      <w:spacing w:after="100" w:line="276" w:lineRule="auto"/>
      <w:ind w:left="880"/>
      <w:jc w:val="left"/>
    </w:pPr>
    <w:rPr>
      <w:rFonts w:asciiTheme="minorHAnsi" w:eastAsiaTheme="minorEastAsia" w:hAnsiTheme="minorHAnsi" w:cstheme="minorBidi"/>
      <w:sz w:val="22"/>
      <w:szCs w:val="22"/>
      <w:lang w:eastAsia="zh-CN"/>
    </w:rPr>
  </w:style>
  <w:style w:type="paragraph" w:styleId="TOC9">
    <w:name w:val="toc 9"/>
    <w:basedOn w:val="Normal"/>
    <w:next w:val="Normal"/>
    <w:autoRedefine/>
    <w:uiPriority w:val="39"/>
    <w:unhideWhenUsed/>
    <w:rsid w:val="00055F7E"/>
    <w:pPr>
      <w:spacing w:after="100" w:line="276" w:lineRule="auto"/>
      <w:ind w:left="1760"/>
      <w:jc w:val="left"/>
    </w:pPr>
    <w:rPr>
      <w:rFonts w:asciiTheme="minorHAnsi" w:eastAsiaTheme="minorEastAsia" w:hAnsiTheme="minorHAnsi" w:cstheme="minorBid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295990909">
      <w:bodyDiv w:val="1"/>
      <w:marLeft w:val="0"/>
      <w:marRight w:val="0"/>
      <w:marTop w:val="0"/>
      <w:marBottom w:val="0"/>
      <w:divBdr>
        <w:top w:val="none" w:sz="0" w:space="0" w:color="auto"/>
        <w:left w:val="none" w:sz="0" w:space="0" w:color="auto"/>
        <w:bottom w:val="none" w:sz="0" w:space="0" w:color="auto"/>
        <w:right w:val="none" w:sz="0" w:space="0" w:color="auto"/>
      </w:divBdr>
    </w:div>
    <w:div w:id="351688724">
      <w:bodyDiv w:val="1"/>
      <w:marLeft w:val="0"/>
      <w:marRight w:val="0"/>
      <w:marTop w:val="0"/>
      <w:marBottom w:val="0"/>
      <w:divBdr>
        <w:top w:val="none" w:sz="0" w:space="0" w:color="auto"/>
        <w:left w:val="none" w:sz="0" w:space="0" w:color="auto"/>
        <w:bottom w:val="none" w:sz="0" w:space="0" w:color="auto"/>
        <w:right w:val="none" w:sz="0" w:space="0" w:color="auto"/>
      </w:divBdr>
    </w:div>
    <w:div w:id="492917652">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552353812">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902985695">
      <w:bodyDiv w:val="1"/>
      <w:marLeft w:val="0"/>
      <w:marRight w:val="0"/>
      <w:marTop w:val="0"/>
      <w:marBottom w:val="0"/>
      <w:divBdr>
        <w:top w:val="none" w:sz="0" w:space="0" w:color="auto"/>
        <w:left w:val="none" w:sz="0" w:space="0" w:color="auto"/>
        <w:bottom w:val="none" w:sz="0" w:space="0" w:color="auto"/>
        <w:right w:val="none" w:sz="0" w:space="0" w:color="auto"/>
      </w:divBdr>
    </w:div>
    <w:div w:id="154856378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49.wmf"/><Relationship Id="rId21" Type="http://schemas.openxmlformats.org/officeDocument/2006/relationships/footer" Target="footer6.xml"/><Relationship Id="rId63" Type="http://schemas.openxmlformats.org/officeDocument/2006/relationships/image" Target="media/image27.wmf"/><Relationship Id="rId159" Type="http://schemas.openxmlformats.org/officeDocument/2006/relationships/image" Target="media/image75.wmf"/><Relationship Id="rId324" Type="http://schemas.openxmlformats.org/officeDocument/2006/relationships/image" Target="media/image162.wmf"/><Relationship Id="rId366" Type="http://schemas.openxmlformats.org/officeDocument/2006/relationships/image" Target="media/image184.wmf"/><Relationship Id="rId531" Type="http://schemas.openxmlformats.org/officeDocument/2006/relationships/oleObject" Target="embeddings/oleObject243.bin"/><Relationship Id="rId170" Type="http://schemas.openxmlformats.org/officeDocument/2006/relationships/image" Target="media/image80.wmf"/><Relationship Id="rId226" Type="http://schemas.openxmlformats.org/officeDocument/2006/relationships/image" Target="media/image108.wmf"/><Relationship Id="rId433" Type="http://schemas.openxmlformats.org/officeDocument/2006/relationships/oleObject" Target="embeddings/oleObject194.bin"/><Relationship Id="rId268" Type="http://schemas.openxmlformats.org/officeDocument/2006/relationships/image" Target="media/image129.wmf"/><Relationship Id="rId475" Type="http://schemas.openxmlformats.org/officeDocument/2006/relationships/oleObject" Target="embeddings/oleObject215.bin"/><Relationship Id="rId32" Type="http://schemas.openxmlformats.org/officeDocument/2006/relationships/image" Target="media/image10.png"/><Relationship Id="rId74" Type="http://schemas.openxmlformats.org/officeDocument/2006/relationships/oleObject" Target="embeddings/oleObject20.bin"/><Relationship Id="rId128" Type="http://schemas.openxmlformats.org/officeDocument/2006/relationships/oleObject" Target="embeddings/oleObject47.bin"/><Relationship Id="rId335" Type="http://schemas.openxmlformats.org/officeDocument/2006/relationships/image" Target="media/image168.emf"/><Relationship Id="rId377" Type="http://schemas.openxmlformats.org/officeDocument/2006/relationships/oleObject" Target="embeddings/oleObject166.bin"/><Relationship Id="rId500" Type="http://schemas.openxmlformats.org/officeDocument/2006/relationships/image" Target="media/image251.wmf"/><Relationship Id="rId542" Type="http://schemas.openxmlformats.org/officeDocument/2006/relationships/image" Target="media/image272.wmf"/><Relationship Id="rId5" Type="http://schemas.openxmlformats.org/officeDocument/2006/relationships/settings" Target="settings.xml"/><Relationship Id="rId181" Type="http://schemas.openxmlformats.org/officeDocument/2006/relationships/oleObject" Target="embeddings/oleObject74.bin"/><Relationship Id="rId237" Type="http://schemas.openxmlformats.org/officeDocument/2006/relationships/oleObject" Target="embeddings/oleObject102.bin"/><Relationship Id="rId402" Type="http://schemas.openxmlformats.org/officeDocument/2006/relationships/image" Target="media/image202.wmf"/><Relationship Id="rId279" Type="http://schemas.openxmlformats.org/officeDocument/2006/relationships/oleObject" Target="embeddings/oleObject123.bin"/><Relationship Id="rId444" Type="http://schemas.openxmlformats.org/officeDocument/2006/relationships/image" Target="media/image223.wmf"/><Relationship Id="rId486" Type="http://schemas.openxmlformats.org/officeDocument/2006/relationships/image" Target="media/image244.wmf"/><Relationship Id="rId43" Type="http://schemas.openxmlformats.org/officeDocument/2006/relationships/image" Target="media/image17.wmf"/><Relationship Id="rId139" Type="http://schemas.openxmlformats.org/officeDocument/2006/relationships/image" Target="media/image65.wmf"/><Relationship Id="rId290" Type="http://schemas.openxmlformats.org/officeDocument/2006/relationships/image" Target="media/image142.emf"/><Relationship Id="rId304" Type="http://schemas.openxmlformats.org/officeDocument/2006/relationships/image" Target="media/image152.wmf"/><Relationship Id="rId346" Type="http://schemas.openxmlformats.org/officeDocument/2006/relationships/image" Target="media/image174.wmf"/><Relationship Id="rId388" Type="http://schemas.openxmlformats.org/officeDocument/2006/relationships/image" Target="media/image195.wmf"/><Relationship Id="rId511" Type="http://schemas.openxmlformats.org/officeDocument/2006/relationships/oleObject" Target="embeddings/oleObject233.bin"/><Relationship Id="rId553" Type="http://schemas.openxmlformats.org/officeDocument/2006/relationships/footer" Target="footer9.xml"/><Relationship Id="rId85" Type="http://schemas.openxmlformats.org/officeDocument/2006/relationships/image" Target="media/image38.wmf"/><Relationship Id="rId150" Type="http://schemas.openxmlformats.org/officeDocument/2006/relationships/oleObject" Target="embeddings/oleObject58.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184.bin"/><Relationship Id="rId248" Type="http://schemas.openxmlformats.org/officeDocument/2006/relationships/image" Target="media/image119.wmf"/><Relationship Id="rId455" Type="http://schemas.openxmlformats.org/officeDocument/2006/relationships/oleObject" Target="embeddings/oleObject205.bin"/><Relationship Id="rId497" Type="http://schemas.openxmlformats.org/officeDocument/2006/relationships/oleObject" Target="embeddings/oleObject226.bin"/><Relationship Id="rId12" Type="http://schemas.openxmlformats.org/officeDocument/2006/relationships/footer" Target="footer2.xml"/><Relationship Id="rId108" Type="http://schemas.openxmlformats.org/officeDocument/2006/relationships/oleObject" Target="embeddings/oleObject37.bin"/><Relationship Id="rId315" Type="http://schemas.openxmlformats.org/officeDocument/2006/relationships/oleObject" Target="embeddings/oleObject136.bin"/><Relationship Id="rId357" Type="http://schemas.openxmlformats.org/officeDocument/2006/relationships/oleObject" Target="embeddings/oleObject156.bin"/><Relationship Id="rId522" Type="http://schemas.openxmlformats.org/officeDocument/2006/relationships/image" Target="media/image262.wmf"/><Relationship Id="rId54" Type="http://schemas.openxmlformats.org/officeDocument/2006/relationships/oleObject" Target="embeddings/oleObject10.bin"/><Relationship Id="rId96" Type="http://schemas.openxmlformats.org/officeDocument/2006/relationships/oleObject" Target="embeddings/oleObject31.bin"/><Relationship Id="rId161" Type="http://schemas.openxmlformats.org/officeDocument/2006/relationships/image" Target="media/image76.wmf"/><Relationship Id="rId217" Type="http://schemas.openxmlformats.org/officeDocument/2006/relationships/oleObject" Target="embeddings/oleObject92.bin"/><Relationship Id="rId399" Type="http://schemas.openxmlformats.org/officeDocument/2006/relationships/oleObject" Target="embeddings/oleObject177.bin"/><Relationship Id="rId259" Type="http://schemas.openxmlformats.org/officeDocument/2006/relationships/oleObject" Target="embeddings/oleObject113.bin"/><Relationship Id="rId424" Type="http://schemas.openxmlformats.org/officeDocument/2006/relationships/image" Target="media/image213.wmf"/><Relationship Id="rId466" Type="http://schemas.openxmlformats.org/officeDocument/2006/relationships/image" Target="media/image234.wmf"/><Relationship Id="rId23" Type="http://schemas.openxmlformats.org/officeDocument/2006/relationships/comments" Target="comments.xml"/><Relationship Id="rId119" Type="http://schemas.openxmlformats.org/officeDocument/2006/relationships/image" Target="media/image55.wmf"/><Relationship Id="rId270" Type="http://schemas.openxmlformats.org/officeDocument/2006/relationships/image" Target="media/image130.wmf"/><Relationship Id="rId326" Type="http://schemas.openxmlformats.org/officeDocument/2006/relationships/image" Target="media/image163.emf"/><Relationship Id="rId533" Type="http://schemas.openxmlformats.org/officeDocument/2006/relationships/oleObject" Target="embeddings/oleObject244.bin"/><Relationship Id="rId65" Type="http://schemas.openxmlformats.org/officeDocument/2006/relationships/image" Target="media/image28.wmf"/><Relationship Id="rId130" Type="http://schemas.openxmlformats.org/officeDocument/2006/relationships/oleObject" Target="embeddings/oleObject48.bin"/><Relationship Id="rId368" Type="http://schemas.openxmlformats.org/officeDocument/2006/relationships/image" Target="media/image185.wmf"/><Relationship Id="rId172" Type="http://schemas.openxmlformats.org/officeDocument/2006/relationships/image" Target="media/image81.wmf"/><Relationship Id="rId228" Type="http://schemas.openxmlformats.org/officeDocument/2006/relationships/image" Target="media/image109.wmf"/><Relationship Id="rId435" Type="http://schemas.openxmlformats.org/officeDocument/2006/relationships/oleObject" Target="embeddings/oleObject195.bin"/><Relationship Id="rId477" Type="http://schemas.openxmlformats.org/officeDocument/2006/relationships/oleObject" Target="embeddings/oleObject216.bin"/><Relationship Id="rId281" Type="http://schemas.openxmlformats.org/officeDocument/2006/relationships/oleObject" Target="embeddings/oleObject124.bin"/><Relationship Id="rId337" Type="http://schemas.openxmlformats.org/officeDocument/2006/relationships/oleObject" Target="embeddings/oleObject146.bin"/><Relationship Id="rId502" Type="http://schemas.openxmlformats.org/officeDocument/2006/relationships/image" Target="media/image252.wmf"/><Relationship Id="rId34" Type="http://schemas.openxmlformats.org/officeDocument/2006/relationships/image" Target="media/image12.emf"/><Relationship Id="rId76" Type="http://schemas.openxmlformats.org/officeDocument/2006/relationships/oleObject" Target="embeddings/oleObject21.bin"/><Relationship Id="rId141" Type="http://schemas.openxmlformats.org/officeDocument/2006/relationships/image" Target="media/image66.wmf"/><Relationship Id="rId379" Type="http://schemas.openxmlformats.org/officeDocument/2006/relationships/oleObject" Target="embeddings/oleObject167.bin"/><Relationship Id="rId544" Type="http://schemas.openxmlformats.org/officeDocument/2006/relationships/image" Target="media/image273.wmf"/><Relationship Id="rId7" Type="http://schemas.openxmlformats.org/officeDocument/2006/relationships/footnotes" Target="footnotes.xml"/><Relationship Id="rId183" Type="http://schemas.openxmlformats.org/officeDocument/2006/relationships/oleObject" Target="embeddings/oleObject75.bin"/><Relationship Id="rId239" Type="http://schemas.openxmlformats.org/officeDocument/2006/relationships/oleObject" Target="embeddings/oleObject103.bin"/><Relationship Id="rId390" Type="http://schemas.openxmlformats.org/officeDocument/2006/relationships/image" Target="media/image196.wmf"/><Relationship Id="rId404" Type="http://schemas.openxmlformats.org/officeDocument/2006/relationships/image" Target="media/image203.wmf"/><Relationship Id="rId446" Type="http://schemas.openxmlformats.org/officeDocument/2006/relationships/image" Target="media/image224.wmf"/><Relationship Id="rId250" Type="http://schemas.openxmlformats.org/officeDocument/2006/relationships/image" Target="media/image120.wmf"/><Relationship Id="rId292" Type="http://schemas.openxmlformats.org/officeDocument/2006/relationships/image" Target="media/image144.wmf"/><Relationship Id="rId306" Type="http://schemas.openxmlformats.org/officeDocument/2006/relationships/image" Target="media/image153.wmf"/><Relationship Id="rId488" Type="http://schemas.openxmlformats.org/officeDocument/2006/relationships/image" Target="media/image245.wmf"/><Relationship Id="rId45" Type="http://schemas.openxmlformats.org/officeDocument/2006/relationships/image" Target="media/image18.wmf"/><Relationship Id="rId87" Type="http://schemas.openxmlformats.org/officeDocument/2006/relationships/image" Target="media/image39.wmf"/><Relationship Id="rId110" Type="http://schemas.openxmlformats.org/officeDocument/2006/relationships/oleObject" Target="embeddings/oleObject38.bin"/><Relationship Id="rId348" Type="http://schemas.openxmlformats.org/officeDocument/2006/relationships/image" Target="media/image175.wmf"/><Relationship Id="rId513" Type="http://schemas.openxmlformats.org/officeDocument/2006/relationships/oleObject" Target="embeddings/oleObject234.bin"/><Relationship Id="rId555" Type="http://schemas.openxmlformats.org/officeDocument/2006/relationships/theme" Target="theme/theme1.xml"/><Relationship Id="rId152" Type="http://schemas.openxmlformats.org/officeDocument/2006/relationships/oleObject" Target="embeddings/oleObject59.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185.bin"/><Relationship Id="rId457" Type="http://schemas.openxmlformats.org/officeDocument/2006/relationships/oleObject" Target="embeddings/oleObject206.bin"/><Relationship Id="rId261" Type="http://schemas.openxmlformats.org/officeDocument/2006/relationships/oleObject" Target="embeddings/oleObject114.bin"/><Relationship Id="rId499" Type="http://schemas.openxmlformats.org/officeDocument/2006/relationships/oleObject" Target="embeddings/oleObject227.bin"/><Relationship Id="rId14" Type="http://schemas.openxmlformats.org/officeDocument/2006/relationships/header" Target="header4.xml"/><Relationship Id="rId56" Type="http://schemas.openxmlformats.org/officeDocument/2006/relationships/oleObject" Target="embeddings/oleObject11.bin"/><Relationship Id="rId317" Type="http://schemas.openxmlformats.org/officeDocument/2006/relationships/oleObject" Target="embeddings/oleObject137.bin"/><Relationship Id="rId359" Type="http://schemas.openxmlformats.org/officeDocument/2006/relationships/oleObject" Target="embeddings/oleObject157.bin"/><Relationship Id="rId524" Type="http://schemas.openxmlformats.org/officeDocument/2006/relationships/image" Target="media/image263.wmf"/><Relationship Id="rId98" Type="http://schemas.openxmlformats.org/officeDocument/2006/relationships/oleObject" Target="embeddings/oleObject32.bin"/><Relationship Id="rId121" Type="http://schemas.openxmlformats.org/officeDocument/2006/relationships/image" Target="media/image56.wmf"/><Relationship Id="rId163" Type="http://schemas.openxmlformats.org/officeDocument/2006/relationships/image" Target="media/image77.wmf"/><Relationship Id="rId219" Type="http://schemas.openxmlformats.org/officeDocument/2006/relationships/oleObject" Target="embeddings/oleObject93.bin"/><Relationship Id="rId370" Type="http://schemas.openxmlformats.org/officeDocument/2006/relationships/image" Target="media/image186.wmf"/><Relationship Id="rId426" Type="http://schemas.openxmlformats.org/officeDocument/2006/relationships/image" Target="media/image214.wmf"/><Relationship Id="rId230" Type="http://schemas.openxmlformats.org/officeDocument/2006/relationships/image" Target="media/image110.wmf"/><Relationship Id="rId468" Type="http://schemas.openxmlformats.org/officeDocument/2006/relationships/image" Target="media/image235.wmf"/><Relationship Id="rId25" Type="http://schemas.openxmlformats.org/officeDocument/2006/relationships/image" Target="media/image3.png"/><Relationship Id="rId67" Type="http://schemas.openxmlformats.org/officeDocument/2006/relationships/image" Target="media/image29.wmf"/><Relationship Id="rId272" Type="http://schemas.openxmlformats.org/officeDocument/2006/relationships/image" Target="media/image131.wmf"/><Relationship Id="rId328" Type="http://schemas.openxmlformats.org/officeDocument/2006/relationships/oleObject" Target="embeddings/oleObject142.bin"/><Relationship Id="rId535" Type="http://schemas.openxmlformats.org/officeDocument/2006/relationships/oleObject" Target="embeddings/oleObject245.bin"/><Relationship Id="rId132" Type="http://schemas.openxmlformats.org/officeDocument/2006/relationships/oleObject" Target="embeddings/oleObject49.bin"/><Relationship Id="rId174" Type="http://schemas.openxmlformats.org/officeDocument/2006/relationships/image" Target="media/image82.wmf"/><Relationship Id="rId381" Type="http://schemas.openxmlformats.org/officeDocument/2006/relationships/oleObject" Target="embeddings/oleObject168.bin"/><Relationship Id="rId241" Type="http://schemas.openxmlformats.org/officeDocument/2006/relationships/oleObject" Target="embeddings/oleObject104.bin"/><Relationship Id="rId437" Type="http://schemas.openxmlformats.org/officeDocument/2006/relationships/oleObject" Target="embeddings/oleObject196.bin"/><Relationship Id="rId479" Type="http://schemas.openxmlformats.org/officeDocument/2006/relationships/oleObject" Target="embeddings/oleObject217.bin"/><Relationship Id="rId15" Type="http://schemas.openxmlformats.org/officeDocument/2006/relationships/footer" Target="footer3.xml"/><Relationship Id="rId36" Type="http://schemas.openxmlformats.org/officeDocument/2006/relationships/oleObject" Target="embeddings/oleObject1.bin"/><Relationship Id="rId57" Type="http://schemas.openxmlformats.org/officeDocument/2006/relationships/image" Target="media/image24.wmf"/><Relationship Id="rId262" Type="http://schemas.openxmlformats.org/officeDocument/2006/relationships/image" Target="media/image126.wmf"/><Relationship Id="rId283" Type="http://schemas.openxmlformats.org/officeDocument/2006/relationships/oleObject" Target="embeddings/oleObject125.bin"/><Relationship Id="rId318" Type="http://schemas.openxmlformats.org/officeDocument/2006/relationships/image" Target="media/image159.wmf"/><Relationship Id="rId339" Type="http://schemas.openxmlformats.org/officeDocument/2006/relationships/oleObject" Target="embeddings/oleObject147.bin"/><Relationship Id="rId490" Type="http://schemas.openxmlformats.org/officeDocument/2006/relationships/image" Target="media/image246.wmf"/><Relationship Id="rId504" Type="http://schemas.openxmlformats.org/officeDocument/2006/relationships/image" Target="media/image253.wmf"/><Relationship Id="rId525" Type="http://schemas.openxmlformats.org/officeDocument/2006/relationships/oleObject" Target="embeddings/oleObject240.bin"/><Relationship Id="rId546" Type="http://schemas.openxmlformats.org/officeDocument/2006/relationships/image" Target="media/image274.wmf"/><Relationship Id="rId78" Type="http://schemas.openxmlformats.org/officeDocument/2006/relationships/oleObject" Target="embeddings/oleObject22.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44.bin"/><Relationship Id="rId143" Type="http://schemas.openxmlformats.org/officeDocument/2006/relationships/image" Target="media/image67.wmf"/><Relationship Id="rId164" Type="http://schemas.openxmlformats.org/officeDocument/2006/relationships/oleObject" Target="embeddings/oleObject65.bin"/><Relationship Id="rId185" Type="http://schemas.openxmlformats.org/officeDocument/2006/relationships/oleObject" Target="embeddings/oleObject76.bin"/><Relationship Id="rId350" Type="http://schemas.openxmlformats.org/officeDocument/2006/relationships/image" Target="media/image176.wmf"/><Relationship Id="rId371" Type="http://schemas.openxmlformats.org/officeDocument/2006/relationships/oleObject" Target="embeddings/oleObject163.bin"/><Relationship Id="rId406" Type="http://schemas.openxmlformats.org/officeDocument/2006/relationships/image" Target="media/image204.wmf"/><Relationship Id="rId9" Type="http://schemas.openxmlformats.org/officeDocument/2006/relationships/header" Target="header1.xml"/><Relationship Id="rId210" Type="http://schemas.openxmlformats.org/officeDocument/2006/relationships/image" Target="media/image100.wmf"/><Relationship Id="rId392" Type="http://schemas.openxmlformats.org/officeDocument/2006/relationships/image" Target="media/image197.wmf"/><Relationship Id="rId427" Type="http://schemas.openxmlformats.org/officeDocument/2006/relationships/oleObject" Target="embeddings/oleObject191.bin"/><Relationship Id="rId448" Type="http://schemas.openxmlformats.org/officeDocument/2006/relationships/image" Target="media/image225.wmf"/><Relationship Id="rId469" Type="http://schemas.openxmlformats.org/officeDocument/2006/relationships/oleObject" Target="embeddings/oleObject212.bin"/><Relationship Id="rId26" Type="http://schemas.openxmlformats.org/officeDocument/2006/relationships/image" Target="media/image4.png"/><Relationship Id="rId231" Type="http://schemas.openxmlformats.org/officeDocument/2006/relationships/oleObject" Target="embeddings/oleObject99.bin"/><Relationship Id="rId252" Type="http://schemas.openxmlformats.org/officeDocument/2006/relationships/image" Target="media/image121.wmf"/><Relationship Id="rId273" Type="http://schemas.openxmlformats.org/officeDocument/2006/relationships/oleObject" Target="embeddings/oleObject120.bin"/><Relationship Id="rId294" Type="http://schemas.openxmlformats.org/officeDocument/2006/relationships/image" Target="media/image145.emf"/><Relationship Id="rId308" Type="http://schemas.openxmlformats.org/officeDocument/2006/relationships/image" Target="media/image154.wmf"/><Relationship Id="rId329" Type="http://schemas.openxmlformats.org/officeDocument/2006/relationships/image" Target="media/image165.wmf"/><Relationship Id="rId480" Type="http://schemas.openxmlformats.org/officeDocument/2006/relationships/image" Target="media/image241.wmf"/><Relationship Id="rId515" Type="http://schemas.openxmlformats.org/officeDocument/2006/relationships/oleObject" Target="embeddings/oleObject235.bin"/><Relationship Id="rId536" Type="http://schemas.openxmlformats.org/officeDocument/2006/relationships/image" Target="media/image269.wmf"/><Relationship Id="rId47" Type="http://schemas.openxmlformats.org/officeDocument/2006/relationships/image" Target="media/image19.wmf"/><Relationship Id="rId68" Type="http://schemas.openxmlformats.org/officeDocument/2006/relationships/oleObject" Target="embeddings/oleObject17.bin"/><Relationship Id="rId89" Type="http://schemas.openxmlformats.org/officeDocument/2006/relationships/image" Target="media/image40.wmf"/><Relationship Id="rId112" Type="http://schemas.openxmlformats.org/officeDocument/2006/relationships/oleObject" Target="embeddings/oleObject39.bin"/><Relationship Id="rId133" Type="http://schemas.openxmlformats.org/officeDocument/2006/relationships/image" Target="media/image62.wmf"/><Relationship Id="rId154" Type="http://schemas.openxmlformats.org/officeDocument/2006/relationships/oleObject" Target="embeddings/oleObject60.bin"/><Relationship Id="rId175" Type="http://schemas.openxmlformats.org/officeDocument/2006/relationships/oleObject" Target="embeddings/oleObject71.bin"/><Relationship Id="rId340" Type="http://schemas.openxmlformats.org/officeDocument/2006/relationships/image" Target="media/image171.wmf"/><Relationship Id="rId361" Type="http://schemas.openxmlformats.org/officeDocument/2006/relationships/oleObject" Target="embeddings/oleObject158.bin"/><Relationship Id="rId196" Type="http://schemas.openxmlformats.org/officeDocument/2006/relationships/image" Target="media/image93.wmf"/><Relationship Id="rId200" Type="http://schemas.openxmlformats.org/officeDocument/2006/relationships/image" Target="media/image95.wmf"/><Relationship Id="rId382" Type="http://schemas.openxmlformats.org/officeDocument/2006/relationships/image" Target="media/image192.wmf"/><Relationship Id="rId417" Type="http://schemas.openxmlformats.org/officeDocument/2006/relationships/oleObject" Target="embeddings/oleObject186.bin"/><Relationship Id="rId438" Type="http://schemas.openxmlformats.org/officeDocument/2006/relationships/image" Target="media/image220.wmf"/><Relationship Id="rId459" Type="http://schemas.openxmlformats.org/officeDocument/2006/relationships/oleObject" Target="embeddings/oleObject207.bin"/><Relationship Id="rId16" Type="http://schemas.openxmlformats.org/officeDocument/2006/relationships/footer" Target="footer4.xml"/><Relationship Id="rId221" Type="http://schemas.openxmlformats.org/officeDocument/2006/relationships/oleObject" Target="embeddings/oleObject94.bin"/><Relationship Id="rId242" Type="http://schemas.openxmlformats.org/officeDocument/2006/relationships/image" Target="media/image116.wmf"/><Relationship Id="rId263" Type="http://schemas.openxmlformats.org/officeDocument/2006/relationships/oleObject" Target="embeddings/oleObject115.bin"/><Relationship Id="rId284" Type="http://schemas.openxmlformats.org/officeDocument/2006/relationships/image" Target="media/image137.wmf"/><Relationship Id="rId319" Type="http://schemas.openxmlformats.org/officeDocument/2006/relationships/oleObject" Target="embeddings/oleObject138.bin"/><Relationship Id="rId470" Type="http://schemas.openxmlformats.org/officeDocument/2006/relationships/image" Target="media/image236.wmf"/><Relationship Id="rId491" Type="http://schemas.openxmlformats.org/officeDocument/2006/relationships/oleObject" Target="embeddings/oleObject223.bin"/><Relationship Id="rId505" Type="http://schemas.openxmlformats.org/officeDocument/2006/relationships/oleObject" Target="embeddings/oleObject230.bin"/><Relationship Id="rId526" Type="http://schemas.openxmlformats.org/officeDocument/2006/relationships/image" Target="media/image264.wmf"/><Relationship Id="rId37" Type="http://schemas.openxmlformats.org/officeDocument/2006/relationships/image" Target="media/image14.wmf"/><Relationship Id="rId58" Type="http://schemas.openxmlformats.org/officeDocument/2006/relationships/oleObject" Target="embeddings/oleObject12.bin"/><Relationship Id="rId79" Type="http://schemas.openxmlformats.org/officeDocument/2006/relationships/image" Target="media/image35.wmf"/><Relationship Id="rId102" Type="http://schemas.openxmlformats.org/officeDocument/2006/relationships/oleObject" Target="embeddings/oleObject34.bin"/><Relationship Id="rId123" Type="http://schemas.openxmlformats.org/officeDocument/2006/relationships/image" Target="media/image57.emf"/><Relationship Id="rId144" Type="http://schemas.openxmlformats.org/officeDocument/2006/relationships/oleObject" Target="embeddings/oleObject55.bin"/><Relationship Id="rId330" Type="http://schemas.openxmlformats.org/officeDocument/2006/relationships/oleObject" Target="embeddings/oleObject143.bin"/><Relationship Id="rId547" Type="http://schemas.openxmlformats.org/officeDocument/2006/relationships/oleObject" Target="embeddings/oleObject251.bin"/><Relationship Id="rId90" Type="http://schemas.openxmlformats.org/officeDocument/2006/relationships/oleObject" Target="embeddings/oleObject28.bin"/><Relationship Id="rId165" Type="http://schemas.openxmlformats.org/officeDocument/2006/relationships/oleObject" Target="embeddings/oleObject66.bin"/><Relationship Id="rId186" Type="http://schemas.openxmlformats.org/officeDocument/2006/relationships/image" Target="media/image88.wmf"/><Relationship Id="rId351" Type="http://schemas.openxmlformats.org/officeDocument/2006/relationships/oleObject" Target="embeddings/oleObject153.bin"/><Relationship Id="rId372" Type="http://schemas.openxmlformats.org/officeDocument/2006/relationships/image" Target="media/image187.wmf"/><Relationship Id="rId393" Type="http://schemas.openxmlformats.org/officeDocument/2006/relationships/oleObject" Target="embeddings/oleObject174.bin"/><Relationship Id="rId407" Type="http://schemas.openxmlformats.org/officeDocument/2006/relationships/oleObject" Target="embeddings/oleObject181.bin"/><Relationship Id="rId428" Type="http://schemas.openxmlformats.org/officeDocument/2006/relationships/image" Target="media/image215.wmf"/><Relationship Id="rId449" Type="http://schemas.openxmlformats.org/officeDocument/2006/relationships/oleObject" Target="embeddings/oleObject202.bin"/><Relationship Id="rId211" Type="http://schemas.openxmlformats.org/officeDocument/2006/relationships/oleObject" Target="embeddings/oleObject89.bin"/><Relationship Id="rId232" Type="http://schemas.openxmlformats.org/officeDocument/2006/relationships/image" Target="media/image111.wmf"/><Relationship Id="rId253" Type="http://schemas.openxmlformats.org/officeDocument/2006/relationships/oleObject" Target="embeddings/oleObject110.bin"/><Relationship Id="rId274" Type="http://schemas.openxmlformats.org/officeDocument/2006/relationships/image" Target="media/image132.wmf"/><Relationship Id="rId295" Type="http://schemas.openxmlformats.org/officeDocument/2006/relationships/image" Target="media/image146.wmf"/><Relationship Id="rId309" Type="http://schemas.openxmlformats.org/officeDocument/2006/relationships/oleObject" Target="embeddings/oleObject133.bin"/><Relationship Id="rId460" Type="http://schemas.openxmlformats.org/officeDocument/2006/relationships/image" Target="media/image231.wmf"/><Relationship Id="rId481" Type="http://schemas.openxmlformats.org/officeDocument/2006/relationships/oleObject" Target="embeddings/oleObject218.bin"/><Relationship Id="rId516" Type="http://schemas.openxmlformats.org/officeDocument/2006/relationships/image" Target="media/image259.wmf"/><Relationship Id="rId27" Type="http://schemas.openxmlformats.org/officeDocument/2006/relationships/image" Target="media/image5.png"/><Relationship Id="rId48" Type="http://schemas.openxmlformats.org/officeDocument/2006/relationships/oleObject" Target="embeddings/oleObject7.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50.bin"/><Relationship Id="rId320" Type="http://schemas.openxmlformats.org/officeDocument/2006/relationships/image" Target="media/image160.wmf"/><Relationship Id="rId537" Type="http://schemas.openxmlformats.org/officeDocument/2006/relationships/oleObject" Target="embeddings/oleObject246.bin"/><Relationship Id="rId80" Type="http://schemas.openxmlformats.org/officeDocument/2006/relationships/oleObject" Target="embeddings/oleObject23.bin"/><Relationship Id="rId155" Type="http://schemas.openxmlformats.org/officeDocument/2006/relationships/image" Target="media/image73.wmf"/><Relationship Id="rId176" Type="http://schemas.openxmlformats.org/officeDocument/2006/relationships/image" Target="media/image83.wmf"/><Relationship Id="rId197" Type="http://schemas.openxmlformats.org/officeDocument/2006/relationships/oleObject" Target="embeddings/oleObject82.bin"/><Relationship Id="rId341" Type="http://schemas.openxmlformats.org/officeDocument/2006/relationships/oleObject" Target="embeddings/oleObject148.bin"/><Relationship Id="rId362" Type="http://schemas.openxmlformats.org/officeDocument/2006/relationships/image" Target="media/image182.wmf"/><Relationship Id="rId383" Type="http://schemas.openxmlformats.org/officeDocument/2006/relationships/oleObject" Target="embeddings/oleObject169.bin"/><Relationship Id="rId418" Type="http://schemas.openxmlformats.org/officeDocument/2006/relationships/image" Target="media/image210.wmf"/><Relationship Id="rId439" Type="http://schemas.openxmlformats.org/officeDocument/2006/relationships/oleObject" Target="embeddings/oleObject197.bin"/><Relationship Id="rId201" Type="http://schemas.openxmlformats.org/officeDocument/2006/relationships/oleObject" Target="embeddings/oleObject84.bin"/><Relationship Id="rId222" Type="http://schemas.openxmlformats.org/officeDocument/2006/relationships/image" Target="media/image106.wmf"/><Relationship Id="rId243" Type="http://schemas.openxmlformats.org/officeDocument/2006/relationships/oleObject" Target="embeddings/oleObject105.bin"/><Relationship Id="rId264" Type="http://schemas.openxmlformats.org/officeDocument/2006/relationships/image" Target="media/image127.wmf"/><Relationship Id="rId285" Type="http://schemas.openxmlformats.org/officeDocument/2006/relationships/oleObject" Target="embeddings/oleObject126.bin"/><Relationship Id="rId450" Type="http://schemas.openxmlformats.org/officeDocument/2006/relationships/image" Target="media/image226.wmf"/><Relationship Id="rId471" Type="http://schemas.openxmlformats.org/officeDocument/2006/relationships/oleObject" Target="embeddings/oleObject213.bin"/><Relationship Id="rId506" Type="http://schemas.openxmlformats.org/officeDocument/2006/relationships/image" Target="media/image254.wmf"/><Relationship Id="rId17" Type="http://schemas.openxmlformats.org/officeDocument/2006/relationships/header" Target="header5.xml"/><Relationship Id="rId38" Type="http://schemas.openxmlformats.org/officeDocument/2006/relationships/oleObject" Target="embeddings/oleObject2.bin"/><Relationship Id="rId59" Type="http://schemas.openxmlformats.org/officeDocument/2006/relationships/image" Target="media/image25.wmf"/><Relationship Id="rId103" Type="http://schemas.openxmlformats.org/officeDocument/2006/relationships/image" Target="media/image47.wmf"/><Relationship Id="rId124" Type="http://schemas.openxmlformats.org/officeDocument/2006/relationships/oleObject" Target="embeddings/oleObject45.bin"/><Relationship Id="rId310" Type="http://schemas.openxmlformats.org/officeDocument/2006/relationships/image" Target="media/image155.wmf"/><Relationship Id="rId492" Type="http://schemas.openxmlformats.org/officeDocument/2006/relationships/image" Target="media/image247.wmf"/><Relationship Id="rId527" Type="http://schemas.openxmlformats.org/officeDocument/2006/relationships/oleObject" Target="embeddings/oleObject241.bin"/><Relationship Id="rId548" Type="http://schemas.openxmlformats.org/officeDocument/2006/relationships/image" Target="media/image275.wmf"/><Relationship Id="rId70" Type="http://schemas.openxmlformats.org/officeDocument/2006/relationships/oleObject" Target="embeddings/oleObject18.bin"/><Relationship Id="rId91" Type="http://schemas.openxmlformats.org/officeDocument/2006/relationships/image" Target="media/image41.wmf"/><Relationship Id="rId145" Type="http://schemas.openxmlformats.org/officeDocument/2006/relationships/image" Target="media/image68.wmf"/><Relationship Id="rId166" Type="http://schemas.openxmlformats.org/officeDocument/2006/relationships/image" Target="media/image78.wmf"/><Relationship Id="rId187" Type="http://schemas.openxmlformats.org/officeDocument/2006/relationships/oleObject" Target="embeddings/oleObject77.bin"/><Relationship Id="rId331" Type="http://schemas.openxmlformats.org/officeDocument/2006/relationships/image" Target="media/image166.wmf"/><Relationship Id="rId352" Type="http://schemas.openxmlformats.org/officeDocument/2006/relationships/image" Target="media/image177.wmf"/><Relationship Id="rId373" Type="http://schemas.openxmlformats.org/officeDocument/2006/relationships/oleObject" Target="embeddings/oleObject164.bin"/><Relationship Id="rId394" Type="http://schemas.openxmlformats.org/officeDocument/2006/relationships/image" Target="media/image198.wmf"/><Relationship Id="rId408" Type="http://schemas.openxmlformats.org/officeDocument/2006/relationships/image" Target="media/image205.wmf"/><Relationship Id="rId429" Type="http://schemas.openxmlformats.org/officeDocument/2006/relationships/oleObject" Target="embeddings/oleObject192.bin"/><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100.bin"/><Relationship Id="rId254" Type="http://schemas.openxmlformats.org/officeDocument/2006/relationships/image" Target="media/image122.wmf"/><Relationship Id="rId440" Type="http://schemas.openxmlformats.org/officeDocument/2006/relationships/image" Target="media/image221.wmf"/><Relationship Id="rId28" Type="http://schemas.openxmlformats.org/officeDocument/2006/relationships/image" Target="media/image6.png"/><Relationship Id="rId49" Type="http://schemas.openxmlformats.org/officeDocument/2006/relationships/image" Target="media/image20.wmf"/><Relationship Id="rId114" Type="http://schemas.openxmlformats.org/officeDocument/2006/relationships/oleObject" Target="embeddings/oleObject40.bin"/><Relationship Id="rId275" Type="http://schemas.openxmlformats.org/officeDocument/2006/relationships/oleObject" Target="embeddings/oleObject121.bin"/><Relationship Id="rId296" Type="http://schemas.openxmlformats.org/officeDocument/2006/relationships/oleObject" Target="embeddings/oleObject128.bin"/><Relationship Id="rId300" Type="http://schemas.openxmlformats.org/officeDocument/2006/relationships/oleObject" Target="embeddings/oleObject129.bin"/><Relationship Id="rId461" Type="http://schemas.openxmlformats.org/officeDocument/2006/relationships/oleObject" Target="embeddings/oleObject208.bin"/><Relationship Id="rId482" Type="http://schemas.openxmlformats.org/officeDocument/2006/relationships/image" Target="media/image242.wmf"/><Relationship Id="rId517" Type="http://schemas.openxmlformats.org/officeDocument/2006/relationships/oleObject" Target="embeddings/oleObject236.bin"/><Relationship Id="rId538" Type="http://schemas.openxmlformats.org/officeDocument/2006/relationships/image" Target="media/image270.wmf"/><Relationship Id="rId60" Type="http://schemas.openxmlformats.org/officeDocument/2006/relationships/oleObject" Target="embeddings/oleObject13.bin"/><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oleObject" Target="embeddings/oleObject61.bin"/><Relationship Id="rId177" Type="http://schemas.openxmlformats.org/officeDocument/2006/relationships/oleObject" Target="embeddings/oleObject72.bin"/><Relationship Id="rId198" Type="http://schemas.openxmlformats.org/officeDocument/2006/relationships/image" Target="media/image94.wmf"/><Relationship Id="rId321" Type="http://schemas.openxmlformats.org/officeDocument/2006/relationships/oleObject" Target="embeddings/oleObject139.bin"/><Relationship Id="rId342" Type="http://schemas.openxmlformats.org/officeDocument/2006/relationships/image" Target="media/image172.wmf"/><Relationship Id="rId363" Type="http://schemas.openxmlformats.org/officeDocument/2006/relationships/oleObject" Target="embeddings/oleObject159.bin"/><Relationship Id="rId384" Type="http://schemas.openxmlformats.org/officeDocument/2006/relationships/image" Target="media/image193.wmf"/><Relationship Id="rId419" Type="http://schemas.openxmlformats.org/officeDocument/2006/relationships/oleObject" Target="embeddings/oleObject187.bin"/><Relationship Id="rId202" Type="http://schemas.openxmlformats.org/officeDocument/2006/relationships/image" Target="media/image96.wmf"/><Relationship Id="rId223" Type="http://schemas.openxmlformats.org/officeDocument/2006/relationships/oleObject" Target="embeddings/oleObject95.bin"/><Relationship Id="rId244" Type="http://schemas.openxmlformats.org/officeDocument/2006/relationships/image" Target="media/image117.wmf"/><Relationship Id="rId430" Type="http://schemas.openxmlformats.org/officeDocument/2006/relationships/image" Target="media/image216.wmf"/><Relationship Id="rId18" Type="http://schemas.openxmlformats.org/officeDocument/2006/relationships/footer" Target="footer5.xml"/><Relationship Id="rId39" Type="http://schemas.openxmlformats.org/officeDocument/2006/relationships/image" Target="media/image15.wmf"/><Relationship Id="rId265" Type="http://schemas.openxmlformats.org/officeDocument/2006/relationships/oleObject" Target="embeddings/oleObject116.bin"/><Relationship Id="rId286" Type="http://schemas.openxmlformats.org/officeDocument/2006/relationships/image" Target="media/image138.png"/><Relationship Id="rId451" Type="http://schemas.openxmlformats.org/officeDocument/2006/relationships/oleObject" Target="embeddings/oleObject203.bin"/><Relationship Id="rId472" Type="http://schemas.openxmlformats.org/officeDocument/2006/relationships/image" Target="media/image237.wmf"/><Relationship Id="rId493" Type="http://schemas.openxmlformats.org/officeDocument/2006/relationships/oleObject" Target="embeddings/oleObject224.bin"/><Relationship Id="rId507" Type="http://schemas.openxmlformats.org/officeDocument/2006/relationships/oleObject" Target="embeddings/oleObject231.bin"/><Relationship Id="rId528" Type="http://schemas.openxmlformats.org/officeDocument/2006/relationships/image" Target="media/image265.wmf"/><Relationship Id="rId549" Type="http://schemas.openxmlformats.org/officeDocument/2006/relationships/oleObject" Target="embeddings/oleObject252.bin"/><Relationship Id="rId50" Type="http://schemas.openxmlformats.org/officeDocument/2006/relationships/oleObject" Target="embeddings/oleObject8.bin"/><Relationship Id="rId104" Type="http://schemas.openxmlformats.org/officeDocument/2006/relationships/oleObject" Target="embeddings/oleObject35.bin"/><Relationship Id="rId125" Type="http://schemas.openxmlformats.org/officeDocument/2006/relationships/image" Target="media/image58.wmf"/><Relationship Id="rId146" Type="http://schemas.openxmlformats.org/officeDocument/2006/relationships/oleObject" Target="embeddings/oleObject56.bin"/><Relationship Id="rId167" Type="http://schemas.openxmlformats.org/officeDocument/2006/relationships/oleObject" Target="embeddings/oleObject67.bin"/><Relationship Id="rId188" Type="http://schemas.openxmlformats.org/officeDocument/2006/relationships/image" Target="media/image89.wmf"/><Relationship Id="rId311" Type="http://schemas.openxmlformats.org/officeDocument/2006/relationships/oleObject" Target="embeddings/oleObject134.bin"/><Relationship Id="rId332" Type="http://schemas.openxmlformats.org/officeDocument/2006/relationships/oleObject" Target="embeddings/oleObject144.bin"/><Relationship Id="rId353" Type="http://schemas.openxmlformats.org/officeDocument/2006/relationships/oleObject" Target="embeddings/oleObject154.bin"/><Relationship Id="rId374" Type="http://schemas.openxmlformats.org/officeDocument/2006/relationships/image" Target="media/image188.wmf"/><Relationship Id="rId395" Type="http://schemas.openxmlformats.org/officeDocument/2006/relationships/oleObject" Target="embeddings/oleObject175.bin"/><Relationship Id="rId409" Type="http://schemas.openxmlformats.org/officeDocument/2006/relationships/oleObject" Target="embeddings/oleObject182.bin"/><Relationship Id="rId71" Type="http://schemas.openxmlformats.org/officeDocument/2006/relationships/image" Target="media/image31.wmf"/><Relationship Id="rId92" Type="http://schemas.openxmlformats.org/officeDocument/2006/relationships/oleObject" Target="embeddings/oleObject29.bin"/><Relationship Id="rId213" Type="http://schemas.openxmlformats.org/officeDocument/2006/relationships/oleObject" Target="embeddings/oleObject90.bin"/><Relationship Id="rId234" Type="http://schemas.openxmlformats.org/officeDocument/2006/relationships/image" Target="media/image112.wmf"/><Relationship Id="rId420" Type="http://schemas.openxmlformats.org/officeDocument/2006/relationships/image" Target="media/image211.wmf"/><Relationship Id="rId2" Type="http://schemas.openxmlformats.org/officeDocument/2006/relationships/numbering" Target="numbering.xml"/><Relationship Id="rId29" Type="http://schemas.openxmlformats.org/officeDocument/2006/relationships/image" Target="media/image7.png"/><Relationship Id="rId255" Type="http://schemas.openxmlformats.org/officeDocument/2006/relationships/oleObject" Target="embeddings/oleObject111.bin"/><Relationship Id="rId276" Type="http://schemas.openxmlformats.org/officeDocument/2006/relationships/image" Target="media/image133.wmf"/><Relationship Id="rId297" Type="http://schemas.openxmlformats.org/officeDocument/2006/relationships/image" Target="media/image147.png"/><Relationship Id="rId441" Type="http://schemas.openxmlformats.org/officeDocument/2006/relationships/oleObject" Target="embeddings/oleObject198.bin"/><Relationship Id="rId462" Type="http://schemas.openxmlformats.org/officeDocument/2006/relationships/image" Target="media/image232.wmf"/><Relationship Id="rId483" Type="http://schemas.openxmlformats.org/officeDocument/2006/relationships/oleObject" Target="embeddings/oleObject219.bin"/><Relationship Id="rId518" Type="http://schemas.openxmlformats.org/officeDocument/2006/relationships/image" Target="media/image260.wmf"/><Relationship Id="rId539" Type="http://schemas.openxmlformats.org/officeDocument/2006/relationships/oleObject" Target="embeddings/oleObject247.bin"/><Relationship Id="rId40" Type="http://schemas.openxmlformats.org/officeDocument/2006/relationships/oleObject" Target="embeddings/oleObject3.bin"/><Relationship Id="rId115" Type="http://schemas.openxmlformats.org/officeDocument/2006/relationships/image" Target="media/image53.wmf"/><Relationship Id="rId136" Type="http://schemas.openxmlformats.org/officeDocument/2006/relationships/oleObject" Target="embeddings/oleObject51.bin"/><Relationship Id="rId157" Type="http://schemas.openxmlformats.org/officeDocument/2006/relationships/image" Target="media/image74.wmf"/><Relationship Id="rId178" Type="http://schemas.openxmlformats.org/officeDocument/2006/relationships/image" Target="media/image84.wmf"/><Relationship Id="rId301" Type="http://schemas.openxmlformats.org/officeDocument/2006/relationships/image" Target="media/image150.wmf"/><Relationship Id="rId322" Type="http://schemas.openxmlformats.org/officeDocument/2006/relationships/image" Target="media/image161.wmf"/><Relationship Id="rId343" Type="http://schemas.openxmlformats.org/officeDocument/2006/relationships/oleObject" Target="embeddings/oleObject149.bin"/><Relationship Id="rId364" Type="http://schemas.openxmlformats.org/officeDocument/2006/relationships/image" Target="media/image183.wmf"/><Relationship Id="rId550" Type="http://schemas.openxmlformats.org/officeDocument/2006/relationships/header" Target="header8.xml"/><Relationship Id="rId61" Type="http://schemas.openxmlformats.org/officeDocument/2006/relationships/image" Target="media/image26.wmf"/><Relationship Id="rId82" Type="http://schemas.openxmlformats.org/officeDocument/2006/relationships/oleObject" Target="embeddings/oleObject24.bin"/><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oleObject" Target="embeddings/oleObject170.bin"/><Relationship Id="rId19" Type="http://schemas.openxmlformats.org/officeDocument/2006/relationships/header" Target="header6.xml"/><Relationship Id="rId224" Type="http://schemas.openxmlformats.org/officeDocument/2006/relationships/image" Target="media/image107.wmf"/><Relationship Id="rId245" Type="http://schemas.openxmlformats.org/officeDocument/2006/relationships/oleObject" Target="embeddings/oleObject106.bin"/><Relationship Id="rId266" Type="http://schemas.openxmlformats.org/officeDocument/2006/relationships/image" Target="media/image128.wmf"/><Relationship Id="rId287" Type="http://schemas.openxmlformats.org/officeDocument/2006/relationships/image" Target="media/image139.png"/><Relationship Id="rId410" Type="http://schemas.openxmlformats.org/officeDocument/2006/relationships/image" Target="media/image206.wmf"/><Relationship Id="rId431" Type="http://schemas.openxmlformats.org/officeDocument/2006/relationships/oleObject" Target="embeddings/oleObject193.bin"/><Relationship Id="rId452" Type="http://schemas.openxmlformats.org/officeDocument/2006/relationships/image" Target="media/image227.wmf"/><Relationship Id="rId473" Type="http://schemas.openxmlformats.org/officeDocument/2006/relationships/oleObject" Target="embeddings/oleObject214.bin"/><Relationship Id="rId494" Type="http://schemas.openxmlformats.org/officeDocument/2006/relationships/image" Target="media/image248.wmf"/><Relationship Id="rId508" Type="http://schemas.openxmlformats.org/officeDocument/2006/relationships/image" Target="media/image255.wmf"/><Relationship Id="rId529" Type="http://schemas.openxmlformats.org/officeDocument/2006/relationships/oleObject" Target="embeddings/oleObject242.bin"/><Relationship Id="rId30" Type="http://schemas.openxmlformats.org/officeDocument/2006/relationships/image" Target="media/image8.png"/><Relationship Id="rId105" Type="http://schemas.openxmlformats.org/officeDocument/2006/relationships/image" Target="media/image48.wmf"/><Relationship Id="rId126" Type="http://schemas.openxmlformats.org/officeDocument/2006/relationships/oleObject" Target="embeddings/oleObject46.bin"/><Relationship Id="rId147" Type="http://schemas.openxmlformats.org/officeDocument/2006/relationships/image" Target="media/image69.wmf"/><Relationship Id="rId168" Type="http://schemas.openxmlformats.org/officeDocument/2006/relationships/image" Target="media/image79.wmf"/><Relationship Id="rId312" Type="http://schemas.openxmlformats.org/officeDocument/2006/relationships/image" Target="media/image156.wmf"/><Relationship Id="rId333" Type="http://schemas.openxmlformats.org/officeDocument/2006/relationships/image" Target="media/image167.wmf"/><Relationship Id="rId354" Type="http://schemas.openxmlformats.org/officeDocument/2006/relationships/image" Target="media/image178.wmf"/><Relationship Id="rId540" Type="http://schemas.openxmlformats.org/officeDocument/2006/relationships/image" Target="media/image271.wmf"/><Relationship Id="rId51" Type="http://schemas.openxmlformats.org/officeDocument/2006/relationships/image" Target="media/image21.wmf"/><Relationship Id="rId72" Type="http://schemas.openxmlformats.org/officeDocument/2006/relationships/oleObject" Target="embeddings/oleObject19.bin"/><Relationship Id="rId93" Type="http://schemas.openxmlformats.org/officeDocument/2006/relationships/image" Target="media/image42.wmf"/><Relationship Id="rId189" Type="http://schemas.openxmlformats.org/officeDocument/2006/relationships/oleObject" Target="embeddings/oleObject78.bin"/><Relationship Id="rId375" Type="http://schemas.openxmlformats.org/officeDocument/2006/relationships/oleObject" Target="embeddings/oleObject165.bin"/><Relationship Id="rId396" Type="http://schemas.openxmlformats.org/officeDocument/2006/relationships/image" Target="media/image199.wmf"/><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oleObject" Target="embeddings/oleObject101.bin"/><Relationship Id="rId256" Type="http://schemas.openxmlformats.org/officeDocument/2006/relationships/image" Target="media/image123.wmf"/><Relationship Id="rId277" Type="http://schemas.openxmlformats.org/officeDocument/2006/relationships/oleObject" Target="embeddings/oleObject122.bin"/><Relationship Id="rId298" Type="http://schemas.openxmlformats.org/officeDocument/2006/relationships/image" Target="media/image148.png"/><Relationship Id="rId400" Type="http://schemas.openxmlformats.org/officeDocument/2006/relationships/image" Target="media/image201.wmf"/><Relationship Id="rId421" Type="http://schemas.openxmlformats.org/officeDocument/2006/relationships/oleObject" Target="embeddings/oleObject188.bin"/><Relationship Id="rId442" Type="http://schemas.openxmlformats.org/officeDocument/2006/relationships/image" Target="media/image222.wmf"/><Relationship Id="rId463" Type="http://schemas.openxmlformats.org/officeDocument/2006/relationships/oleObject" Target="embeddings/oleObject209.bin"/><Relationship Id="rId484" Type="http://schemas.openxmlformats.org/officeDocument/2006/relationships/image" Target="media/image243.wmf"/><Relationship Id="rId519" Type="http://schemas.openxmlformats.org/officeDocument/2006/relationships/oleObject" Target="embeddings/oleObject237.bin"/><Relationship Id="rId116" Type="http://schemas.openxmlformats.org/officeDocument/2006/relationships/oleObject" Target="embeddings/oleObject41.bin"/><Relationship Id="rId137" Type="http://schemas.openxmlformats.org/officeDocument/2006/relationships/image" Target="media/image64.wmf"/><Relationship Id="rId158" Type="http://schemas.openxmlformats.org/officeDocument/2006/relationships/oleObject" Target="embeddings/oleObject62.bin"/><Relationship Id="rId302" Type="http://schemas.openxmlformats.org/officeDocument/2006/relationships/oleObject" Target="embeddings/oleObject130.bin"/><Relationship Id="rId323" Type="http://schemas.openxmlformats.org/officeDocument/2006/relationships/oleObject" Target="embeddings/oleObject140.bin"/><Relationship Id="rId344" Type="http://schemas.openxmlformats.org/officeDocument/2006/relationships/image" Target="media/image173.wmf"/><Relationship Id="rId530" Type="http://schemas.openxmlformats.org/officeDocument/2006/relationships/image" Target="media/image266.wmf"/><Relationship Id="rId20" Type="http://schemas.openxmlformats.org/officeDocument/2006/relationships/header" Target="header7.xml"/><Relationship Id="rId41" Type="http://schemas.openxmlformats.org/officeDocument/2006/relationships/image" Target="media/image16.wmf"/><Relationship Id="rId62" Type="http://schemas.openxmlformats.org/officeDocument/2006/relationships/oleObject" Target="embeddings/oleObject14.bin"/><Relationship Id="rId83" Type="http://schemas.openxmlformats.org/officeDocument/2006/relationships/image" Target="media/image37.wmf"/><Relationship Id="rId179" Type="http://schemas.openxmlformats.org/officeDocument/2006/relationships/oleObject" Target="embeddings/oleObject73.bin"/><Relationship Id="rId365" Type="http://schemas.openxmlformats.org/officeDocument/2006/relationships/oleObject" Target="embeddings/oleObject160.bin"/><Relationship Id="rId386" Type="http://schemas.openxmlformats.org/officeDocument/2006/relationships/image" Target="media/image194.wmf"/><Relationship Id="rId551" Type="http://schemas.openxmlformats.org/officeDocument/2006/relationships/header" Target="header9.xml"/><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6.bin"/><Relationship Id="rId246" Type="http://schemas.openxmlformats.org/officeDocument/2006/relationships/image" Target="media/image118.wmf"/><Relationship Id="rId267" Type="http://schemas.openxmlformats.org/officeDocument/2006/relationships/oleObject" Target="embeddings/oleObject117.bin"/><Relationship Id="rId288" Type="http://schemas.openxmlformats.org/officeDocument/2006/relationships/image" Target="media/image140.png"/><Relationship Id="rId411" Type="http://schemas.openxmlformats.org/officeDocument/2006/relationships/oleObject" Target="embeddings/oleObject183.bin"/><Relationship Id="rId432" Type="http://schemas.openxmlformats.org/officeDocument/2006/relationships/image" Target="media/image217.wmf"/><Relationship Id="rId453" Type="http://schemas.openxmlformats.org/officeDocument/2006/relationships/oleObject" Target="embeddings/oleObject204.bin"/><Relationship Id="rId474" Type="http://schemas.openxmlformats.org/officeDocument/2006/relationships/image" Target="media/image238.wmf"/><Relationship Id="rId509" Type="http://schemas.openxmlformats.org/officeDocument/2006/relationships/oleObject" Target="embeddings/oleObject232.bin"/><Relationship Id="rId106" Type="http://schemas.openxmlformats.org/officeDocument/2006/relationships/oleObject" Target="embeddings/oleObject36.bin"/><Relationship Id="rId127" Type="http://schemas.openxmlformats.org/officeDocument/2006/relationships/image" Target="media/image59.wmf"/><Relationship Id="rId313" Type="http://schemas.openxmlformats.org/officeDocument/2006/relationships/oleObject" Target="embeddings/oleObject135.bin"/><Relationship Id="rId495" Type="http://schemas.openxmlformats.org/officeDocument/2006/relationships/oleObject" Target="embeddings/oleObject225.bin"/><Relationship Id="rId10" Type="http://schemas.openxmlformats.org/officeDocument/2006/relationships/footer" Target="footer1.xml"/><Relationship Id="rId31" Type="http://schemas.openxmlformats.org/officeDocument/2006/relationships/image" Target="media/image9.emf"/><Relationship Id="rId52" Type="http://schemas.openxmlformats.org/officeDocument/2006/relationships/oleObject" Target="embeddings/oleObject9.bin"/><Relationship Id="rId73" Type="http://schemas.openxmlformats.org/officeDocument/2006/relationships/image" Target="media/image32.wmf"/><Relationship Id="rId94" Type="http://schemas.openxmlformats.org/officeDocument/2006/relationships/oleObject" Target="embeddings/oleObject30.bin"/><Relationship Id="rId148" Type="http://schemas.openxmlformats.org/officeDocument/2006/relationships/oleObject" Target="embeddings/oleObject57.bin"/><Relationship Id="rId169" Type="http://schemas.openxmlformats.org/officeDocument/2006/relationships/oleObject" Target="embeddings/oleObject68.bin"/><Relationship Id="rId334" Type="http://schemas.openxmlformats.org/officeDocument/2006/relationships/oleObject" Target="embeddings/oleObject145.bin"/><Relationship Id="rId355" Type="http://schemas.openxmlformats.org/officeDocument/2006/relationships/oleObject" Target="embeddings/oleObject155.bin"/><Relationship Id="rId376" Type="http://schemas.openxmlformats.org/officeDocument/2006/relationships/image" Target="media/image189.wmf"/><Relationship Id="rId397" Type="http://schemas.openxmlformats.org/officeDocument/2006/relationships/oleObject" Target="embeddings/oleObject176.bin"/><Relationship Id="rId520" Type="http://schemas.openxmlformats.org/officeDocument/2006/relationships/image" Target="media/image261.wmf"/><Relationship Id="rId541" Type="http://schemas.openxmlformats.org/officeDocument/2006/relationships/oleObject" Target="embeddings/oleObject248.bin"/><Relationship Id="rId4" Type="http://schemas.microsoft.com/office/2007/relationships/stylesWithEffects" Target="stylesWithEffects.xml"/><Relationship Id="rId180" Type="http://schemas.openxmlformats.org/officeDocument/2006/relationships/image" Target="media/image85.wmf"/><Relationship Id="rId215" Type="http://schemas.openxmlformats.org/officeDocument/2006/relationships/oleObject" Target="embeddings/oleObject91.bin"/><Relationship Id="rId236" Type="http://schemas.openxmlformats.org/officeDocument/2006/relationships/image" Target="media/image113.wmf"/><Relationship Id="rId257" Type="http://schemas.openxmlformats.org/officeDocument/2006/relationships/oleObject" Target="embeddings/oleObject112.bin"/><Relationship Id="rId278" Type="http://schemas.openxmlformats.org/officeDocument/2006/relationships/image" Target="media/image134.wmf"/><Relationship Id="rId401" Type="http://schemas.openxmlformats.org/officeDocument/2006/relationships/oleObject" Target="embeddings/oleObject178.bin"/><Relationship Id="rId422" Type="http://schemas.openxmlformats.org/officeDocument/2006/relationships/image" Target="media/image212.wmf"/><Relationship Id="rId443" Type="http://schemas.openxmlformats.org/officeDocument/2006/relationships/oleObject" Target="embeddings/oleObject199.bin"/><Relationship Id="rId464" Type="http://schemas.openxmlformats.org/officeDocument/2006/relationships/image" Target="media/image233.wmf"/><Relationship Id="rId303" Type="http://schemas.openxmlformats.org/officeDocument/2006/relationships/image" Target="media/image151.emf"/><Relationship Id="rId485" Type="http://schemas.openxmlformats.org/officeDocument/2006/relationships/oleObject" Target="embeddings/oleObject220.bin"/><Relationship Id="rId42" Type="http://schemas.openxmlformats.org/officeDocument/2006/relationships/oleObject" Target="embeddings/oleObject4.bin"/><Relationship Id="rId84" Type="http://schemas.openxmlformats.org/officeDocument/2006/relationships/oleObject" Target="embeddings/oleObject25.bin"/><Relationship Id="rId138" Type="http://schemas.openxmlformats.org/officeDocument/2006/relationships/oleObject" Target="embeddings/oleObject52.bin"/><Relationship Id="rId345" Type="http://schemas.openxmlformats.org/officeDocument/2006/relationships/oleObject" Target="embeddings/oleObject150.bin"/><Relationship Id="rId387" Type="http://schemas.openxmlformats.org/officeDocument/2006/relationships/oleObject" Target="embeddings/oleObject171.bin"/><Relationship Id="rId510" Type="http://schemas.openxmlformats.org/officeDocument/2006/relationships/image" Target="media/image256.wmf"/><Relationship Id="rId552" Type="http://schemas.openxmlformats.org/officeDocument/2006/relationships/footer" Target="footer8.xml"/><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7.bin"/><Relationship Id="rId412" Type="http://schemas.openxmlformats.org/officeDocument/2006/relationships/image" Target="media/image207.wmf"/><Relationship Id="rId107" Type="http://schemas.openxmlformats.org/officeDocument/2006/relationships/image" Target="media/image49.wmf"/><Relationship Id="rId289" Type="http://schemas.openxmlformats.org/officeDocument/2006/relationships/image" Target="media/image141.png"/><Relationship Id="rId454" Type="http://schemas.openxmlformats.org/officeDocument/2006/relationships/image" Target="media/image228.wmf"/><Relationship Id="rId496" Type="http://schemas.openxmlformats.org/officeDocument/2006/relationships/image" Target="media/image249.wmf"/><Relationship Id="rId11" Type="http://schemas.openxmlformats.org/officeDocument/2006/relationships/header" Target="header2.xml"/><Relationship Id="rId53" Type="http://schemas.openxmlformats.org/officeDocument/2006/relationships/image" Target="media/image22.wmf"/><Relationship Id="rId149" Type="http://schemas.openxmlformats.org/officeDocument/2006/relationships/image" Target="media/image70.wmf"/><Relationship Id="rId314" Type="http://schemas.openxmlformats.org/officeDocument/2006/relationships/image" Target="media/image157.wmf"/><Relationship Id="rId356" Type="http://schemas.openxmlformats.org/officeDocument/2006/relationships/image" Target="media/image179.wmf"/><Relationship Id="rId398" Type="http://schemas.openxmlformats.org/officeDocument/2006/relationships/image" Target="media/image200.wmf"/><Relationship Id="rId521" Type="http://schemas.openxmlformats.org/officeDocument/2006/relationships/oleObject" Target="embeddings/oleObject238.bin"/><Relationship Id="rId95" Type="http://schemas.openxmlformats.org/officeDocument/2006/relationships/image" Target="media/image43.wmf"/><Relationship Id="rId160" Type="http://schemas.openxmlformats.org/officeDocument/2006/relationships/oleObject" Target="embeddings/oleObject63.bin"/><Relationship Id="rId216" Type="http://schemas.openxmlformats.org/officeDocument/2006/relationships/image" Target="media/image103.wmf"/><Relationship Id="rId423" Type="http://schemas.openxmlformats.org/officeDocument/2006/relationships/oleObject" Target="embeddings/oleObject189.bin"/><Relationship Id="rId258" Type="http://schemas.openxmlformats.org/officeDocument/2006/relationships/image" Target="media/image124.wmf"/><Relationship Id="rId465" Type="http://schemas.openxmlformats.org/officeDocument/2006/relationships/oleObject" Target="embeddings/oleObject210.bin"/><Relationship Id="rId22" Type="http://schemas.openxmlformats.org/officeDocument/2006/relationships/footer" Target="footer7.xml"/><Relationship Id="rId64" Type="http://schemas.openxmlformats.org/officeDocument/2006/relationships/oleObject" Target="embeddings/oleObject15.bin"/><Relationship Id="rId118" Type="http://schemas.openxmlformats.org/officeDocument/2006/relationships/oleObject" Target="embeddings/oleObject42.bin"/><Relationship Id="rId325" Type="http://schemas.openxmlformats.org/officeDocument/2006/relationships/oleObject" Target="embeddings/oleObject141.bin"/><Relationship Id="rId367" Type="http://schemas.openxmlformats.org/officeDocument/2006/relationships/oleObject" Target="embeddings/oleObject161.bin"/><Relationship Id="rId532" Type="http://schemas.openxmlformats.org/officeDocument/2006/relationships/image" Target="media/image267.wmf"/><Relationship Id="rId171" Type="http://schemas.openxmlformats.org/officeDocument/2006/relationships/oleObject" Target="embeddings/oleObject69.bin"/><Relationship Id="rId227" Type="http://schemas.openxmlformats.org/officeDocument/2006/relationships/oleObject" Target="embeddings/oleObject97.bin"/><Relationship Id="rId269" Type="http://schemas.openxmlformats.org/officeDocument/2006/relationships/oleObject" Target="embeddings/oleObject118.bin"/><Relationship Id="rId434" Type="http://schemas.openxmlformats.org/officeDocument/2006/relationships/image" Target="media/image218.wmf"/><Relationship Id="rId476" Type="http://schemas.openxmlformats.org/officeDocument/2006/relationships/image" Target="media/image239.wmf"/><Relationship Id="rId33" Type="http://schemas.openxmlformats.org/officeDocument/2006/relationships/image" Target="media/image11.png"/><Relationship Id="rId129" Type="http://schemas.openxmlformats.org/officeDocument/2006/relationships/image" Target="media/image60.emf"/><Relationship Id="rId280" Type="http://schemas.openxmlformats.org/officeDocument/2006/relationships/image" Target="media/image135.wmf"/><Relationship Id="rId336" Type="http://schemas.openxmlformats.org/officeDocument/2006/relationships/image" Target="media/image169.wmf"/><Relationship Id="rId501" Type="http://schemas.openxmlformats.org/officeDocument/2006/relationships/oleObject" Target="embeddings/oleObject228.bin"/><Relationship Id="rId543" Type="http://schemas.openxmlformats.org/officeDocument/2006/relationships/oleObject" Target="embeddings/oleObject249.bin"/><Relationship Id="rId75" Type="http://schemas.openxmlformats.org/officeDocument/2006/relationships/image" Target="media/image33.wmf"/><Relationship Id="rId140" Type="http://schemas.openxmlformats.org/officeDocument/2006/relationships/oleObject" Target="embeddings/oleObject53.bin"/><Relationship Id="rId182" Type="http://schemas.openxmlformats.org/officeDocument/2006/relationships/image" Target="media/image86.wmf"/><Relationship Id="rId378" Type="http://schemas.openxmlformats.org/officeDocument/2006/relationships/image" Target="media/image190.wmf"/><Relationship Id="rId403" Type="http://schemas.openxmlformats.org/officeDocument/2006/relationships/oleObject" Target="embeddings/oleObject179.bin"/><Relationship Id="rId6" Type="http://schemas.openxmlformats.org/officeDocument/2006/relationships/webSettings" Target="webSettings.xml"/><Relationship Id="rId238" Type="http://schemas.openxmlformats.org/officeDocument/2006/relationships/image" Target="media/image114.wmf"/><Relationship Id="rId445" Type="http://schemas.openxmlformats.org/officeDocument/2006/relationships/oleObject" Target="embeddings/oleObject200.bin"/><Relationship Id="rId487" Type="http://schemas.openxmlformats.org/officeDocument/2006/relationships/oleObject" Target="embeddings/oleObject221.bin"/><Relationship Id="rId291" Type="http://schemas.openxmlformats.org/officeDocument/2006/relationships/image" Target="media/image143.png"/><Relationship Id="rId305" Type="http://schemas.openxmlformats.org/officeDocument/2006/relationships/oleObject" Target="embeddings/oleObject131.bin"/><Relationship Id="rId347" Type="http://schemas.openxmlformats.org/officeDocument/2006/relationships/oleObject" Target="embeddings/oleObject151.bin"/><Relationship Id="rId512" Type="http://schemas.openxmlformats.org/officeDocument/2006/relationships/image" Target="media/image257.wmf"/><Relationship Id="rId44" Type="http://schemas.openxmlformats.org/officeDocument/2006/relationships/oleObject" Target="embeddings/oleObject5.bin"/><Relationship Id="rId86" Type="http://schemas.openxmlformats.org/officeDocument/2006/relationships/oleObject" Target="embeddings/oleObject26.bin"/><Relationship Id="rId151" Type="http://schemas.openxmlformats.org/officeDocument/2006/relationships/image" Target="media/image71.wmf"/><Relationship Id="rId389" Type="http://schemas.openxmlformats.org/officeDocument/2006/relationships/oleObject" Target="embeddings/oleObject172.bin"/><Relationship Id="rId554" Type="http://schemas.openxmlformats.org/officeDocument/2006/relationships/fontTable" Target="fontTable.xml"/><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oleObject" Target="embeddings/oleObject108.bin"/><Relationship Id="rId414" Type="http://schemas.openxmlformats.org/officeDocument/2006/relationships/image" Target="media/image208.wmf"/><Relationship Id="rId456" Type="http://schemas.openxmlformats.org/officeDocument/2006/relationships/image" Target="media/image229.wmf"/><Relationship Id="rId498" Type="http://schemas.openxmlformats.org/officeDocument/2006/relationships/image" Target="media/image250.wmf"/><Relationship Id="rId13" Type="http://schemas.openxmlformats.org/officeDocument/2006/relationships/header" Target="header3.xml"/><Relationship Id="rId109" Type="http://schemas.openxmlformats.org/officeDocument/2006/relationships/image" Target="media/image50.wmf"/><Relationship Id="rId260" Type="http://schemas.openxmlformats.org/officeDocument/2006/relationships/image" Target="media/image125.wmf"/><Relationship Id="rId316" Type="http://schemas.openxmlformats.org/officeDocument/2006/relationships/image" Target="media/image158.wmf"/><Relationship Id="rId523" Type="http://schemas.openxmlformats.org/officeDocument/2006/relationships/oleObject" Target="embeddings/oleObject239.bin"/><Relationship Id="rId55" Type="http://schemas.openxmlformats.org/officeDocument/2006/relationships/image" Target="media/image23.wmf"/><Relationship Id="rId97" Type="http://schemas.openxmlformats.org/officeDocument/2006/relationships/image" Target="media/image44.wmf"/><Relationship Id="rId120" Type="http://schemas.openxmlformats.org/officeDocument/2006/relationships/oleObject" Target="embeddings/oleObject43.bin"/><Relationship Id="rId358" Type="http://schemas.openxmlformats.org/officeDocument/2006/relationships/image" Target="media/image180.wmf"/><Relationship Id="rId162" Type="http://schemas.openxmlformats.org/officeDocument/2006/relationships/oleObject" Target="embeddings/oleObject64.bin"/><Relationship Id="rId218" Type="http://schemas.openxmlformats.org/officeDocument/2006/relationships/image" Target="media/image104.wmf"/><Relationship Id="rId425" Type="http://schemas.openxmlformats.org/officeDocument/2006/relationships/oleObject" Target="embeddings/oleObject190.bin"/><Relationship Id="rId467" Type="http://schemas.openxmlformats.org/officeDocument/2006/relationships/oleObject" Target="embeddings/oleObject211.bin"/><Relationship Id="rId271" Type="http://schemas.openxmlformats.org/officeDocument/2006/relationships/oleObject" Target="embeddings/oleObject119.bin"/><Relationship Id="rId24" Type="http://schemas.openxmlformats.org/officeDocument/2006/relationships/image" Target="media/image2.png"/><Relationship Id="rId66" Type="http://schemas.openxmlformats.org/officeDocument/2006/relationships/oleObject" Target="embeddings/oleObject16.bin"/><Relationship Id="rId131" Type="http://schemas.openxmlformats.org/officeDocument/2006/relationships/image" Target="media/image61.wmf"/><Relationship Id="rId327" Type="http://schemas.openxmlformats.org/officeDocument/2006/relationships/image" Target="media/image164.wmf"/><Relationship Id="rId369" Type="http://schemas.openxmlformats.org/officeDocument/2006/relationships/oleObject" Target="embeddings/oleObject162.bin"/><Relationship Id="rId534" Type="http://schemas.openxmlformats.org/officeDocument/2006/relationships/image" Target="media/image268.wmf"/><Relationship Id="rId173" Type="http://schemas.openxmlformats.org/officeDocument/2006/relationships/oleObject" Target="embeddings/oleObject70.bin"/><Relationship Id="rId229" Type="http://schemas.openxmlformats.org/officeDocument/2006/relationships/oleObject" Target="embeddings/oleObject98.bin"/><Relationship Id="rId380" Type="http://schemas.openxmlformats.org/officeDocument/2006/relationships/image" Target="media/image191.wmf"/><Relationship Id="rId436" Type="http://schemas.openxmlformats.org/officeDocument/2006/relationships/image" Target="media/image219.wmf"/><Relationship Id="rId240" Type="http://schemas.openxmlformats.org/officeDocument/2006/relationships/image" Target="media/image115.wmf"/><Relationship Id="rId478" Type="http://schemas.openxmlformats.org/officeDocument/2006/relationships/image" Target="media/image240.wmf"/><Relationship Id="rId35" Type="http://schemas.openxmlformats.org/officeDocument/2006/relationships/image" Target="media/image13.wmf"/><Relationship Id="rId77" Type="http://schemas.openxmlformats.org/officeDocument/2006/relationships/image" Target="media/image34.wmf"/><Relationship Id="rId100" Type="http://schemas.openxmlformats.org/officeDocument/2006/relationships/oleObject" Target="embeddings/oleObject33.bin"/><Relationship Id="rId282" Type="http://schemas.openxmlformats.org/officeDocument/2006/relationships/image" Target="media/image136.wmf"/><Relationship Id="rId338" Type="http://schemas.openxmlformats.org/officeDocument/2006/relationships/image" Target="media/image170.wmf"/><Relationship Id="rId503" Type="http://schemas.openxmlformats.org/officeDocument/2006/relationships/oleObject" Target="embeddings/oleObject229.bin"/><Relationship Id="rId545" Type="http://schemas.openxmlformats.org/officeDocument/2006/relationships/oleObject" Target="embeddings/oleObject250.bin"/><Relationship Id="rId8" Type="http://schemas.openxmlformats.org/officeDocument/2006/relationships/endnotes" Target="endnotes.xml"/><Relationship Id="rId142" Type="http://schemas.openxmlformats.org/officeDocument/2006/relationships/oleObject" Target="embeddings/oleObject54.bin"/><Relationship Id="rId184" Type="http://schemas.openxmlformats.org/officeDocument/2006/relationships/image" Target="media/image87.wmf"/><Relationship Id="rId391" Type="http://schemas.openxmlformats.org/officeDocument/2006/relationships/oleObject" Target="embeddings/oleObject173.bin"/><Relationship Id="rId405" Type="http://schemas.openxmlformats.org/officeDocument/2006/relationships/oleObject" Target="embeddings/oleObject180.bin"/><Relationship Id="rId447" Type="http://schemas.openxmlformats.org/officeDocument/2006/relationships/oleObject" Target="embeddings/oleObject201.bin"/><Relationship Id="rId251" Type="http://schemas.openxmlformats.org/officeDocument/2006/relationships/oleObject" Target="embeddings/oleObject109.bin"/><Relationship Id="rId489" Type="http://schemas.openxmlformats.org/officeDocument/2006/relationships/oleObject" Target="embeddings/oleObject222.bin"/><Relationship Id="rId46" Type="http://schemas.openxmlformats.org/officeDocument/2006/relationships/oleObject" Target="embeddings/oleObject6.bin"/><Relationship Id="rId293" Type="http://schemas.openxmlformats.org/officeDocument/2006/relationships/oleObject" Target="embeddings/oleObject127.bin"/><Relationship Id="rId307" Type="http://schemas.openxmlformats.org/officeDocument/2006/relationships/oleObject" Target="embeddings/oleObject132.bin"/><Relationship Id="rId349" Type="http://schemas.openxmlformats.org/officeDocument/2006/relationships/oleObject" Target="embeddings/oleObject152.bin"/><Relationship Id="rId514" Type="http://schemas.openxmlformats.org/officeDocument/2006/relationships/image" Target="media/image258.wmf"/><Relationship Id="rId88" Type="http://schemas.openxmlformats.org/officeDocument/2006/relationships/oleObject" Target="embeddings/oleObject27.bin"/><Relationship Id="rId111" Type="http://schemas.openxmlformats.org/officeDocument/2006/relationships/image" Target="media/image51.wmf"/><Relationship Id="rId153" Type="http://schemas.openxmlformats.org/officeDocument/2006/relationships/image" Target="media/image72.wmf"/><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81.wmf"/><Relationship Id="rId416" Type="http://schemas.openxmlformats.org/officeDocument/2006/relationships/image" Target="media/image209.wmf"/><Relationship Id="rId220" Type="http://schemas.openxmlformats.org/officeDocument/2006/relationships/image" Target="media/image105.wmf"/><Relationship Id="rId458" Type="http://schemas.openxmlformats.org/officeDocument/2006/relationships/image" Target="media/image230.wmf"/></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header4.xml.rels><?xml version="1.0" encoding="UTF-8" standalone="yes"?>
<Relationships xmlns="http://schemas.openxmlformats.org/package/2006/relationships"><Relationship Id="rId1" Type="http://schemas.openxmlformats.org/officeDocument/2006/relationships/image" Target="media/image1.tiff"/></Relationships>
</file>

<file path=word/_rels/header6.xml.rels><?xml version="1.0" encoding="UTF-8" standalone="yes"?>
<Relationships xmlns="http://schemas.openxmlformats.org/package/2006/relationships"><Relationship Id="rId1" Type="http://schemas.openxmlformats.org/officeDocument/2006/relationships/image" Target="media/image1.tiff"/></Relationships>
</file>

<file path=word/_rels/header7.xml.rels><?xml version="1.0" encoding="UTF-8" standalone="yes"?>
<Relationships xmlns="http://schemas.openxmlformats.org/package/2006/relationships"><Relationship Id="rId1" Type="http://schemas.openxmlformats.org/officeDocument/2006/relationships/image" Target="media/image1.tiff"/></Relationships>
</file>

<file path=word/_rels/header8.xml.rels><?xml version="1.0" encoding="UTF-8" standalone="yes"?>
<Relationships xmlns="http://schemas.openxmlformats.org/package/2006/relationships"><Relationship Id="rId1" Type="http://schemas.openxmlformats.org/officeDocument/2006/relationships/image" Target="media/image1.tiff"/></Relationships>
</file>

<file path=word/_rels/header9.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3AB8883A-9046-4933-8D1F-C573158DE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457</TotalTime>
  <Pages>146</Pages>
  <Words>47950</Words>
  <Characters>273321</Characters>
  <Application>Microsoft Office Word</Application>
  <DocSecurity>0</DocSecurity>
  <Lines>2277</Lines>
  <Paragraphs>641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320630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Ellen Quataert</cp:lastModifiedBy>
  <cp:revision>11</cp:revision>
  <cp:lastPrinted>2015-03-11T15:09:00Z</cp:lastPrinted>
  <dcterms:created xsi:type="dcterms:W3CDTF">2015-03-12T12:51:00Z</dcterms:created>
  <dcterms:modified xsi:type="dcterms:W3CDTF">2015-04-10T12:58:00Z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