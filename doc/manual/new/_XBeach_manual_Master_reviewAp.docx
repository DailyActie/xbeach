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F3579D">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r>
        <w:rPr>
          <w:noProof/>
        </w:rPr>
        <w:t>9</w:t>
      </w:r>
      <w:r>
        <w:rPr>
          <w:noProof/>
        </w:rPr>
        <w:fldChar w:fldCharType="end"/>
      </w:r>
    </w:p>
    <w:p w:rsidR="00F3579D" w:rsidRPr="002F71D5" w:rsidRDefault="00F3579D">
      <w:pPr>
        <w:pStyle w:val="TOC3"/>
        <w:tabs>
          <w:tab w:val="left" w:pos="1276"/>
        </w:tabs>
        <w:rPr>
          <w:rFonts w:asciiTheme="minorHAnsi" w:eastAsiaTheme="minorEastAsia" w:hAnsiTheme="minorHAnsi" w:cstheme="minorBidi"/>
          <w:noProof/>
          <w:sz w:val="22"/>
          <w:szCs w:val="22"/>
          <w:lang w:eastAsia="zh-CN"/>
        </w:rPr>
      </w:pPr>
      <w:r w:rsidRPr="002F71D5">
        <w:rPr>
          <w:noProof/>
        </w:rPr>
        <w:t>2.6.1</w:t>
      </w:r>
      <w:r w:rsidRPr="002F71D5">
        <w:rPr>
          <w:rFonts w:asciiTheme="minorHAnsi" w:eastAsiaTheme="minorEastAsia" w:hAnsiTheme="minorHAnsi" w:cstheme="minorBidi"/>
          <w:noProof/>
          <w:sz w:val="22"/>
          <w:szCs w:val="22"/>
          <w:lang w:eastAsia="zh-CN"/>
        </w:rPr>
        <w:tab/>
      </w:r>
      <w:r w:rsidRPr="002F71D5">
        <w:rPr>
          <w:noProof/>
        </w:rPr>
        <w:t>Hydrostatic</w:t>
      </w:r>
      <w:r w:rsidRPr="002F71D5">
        <w:rPr>
          <w:noProof/>
        </w:rPr>
        <w:tab/>
      </w:r>
      <w:r>
        <w:rPr>
          <w:noProof/>
        </w:rPr>
        <w:fldChar w:fldCharType="begin"/>
      </w:r>
      <w:r w:rsidRPr="002F71D5">
        <w:rPr>
          <w:noProof/>
        </w:rPr>
        <w:instrText xml:space="preserve"> PAGEREF _Toc412018040 \h </w:instrText>
      </w:r>
      <w:r>
        <w:rPr>
          <w:noProof/>
        </w:rPr>
      </w:r>
      <w:r>
        <w:rPr>
          <w:noProof/>
        </w:rPr>
        <w:fldChar w:fldCharType="separate"/>
      </w:r>
      <w:r w:rsidRPr="002F71D5">
        <w:rPr>
          <w:noProof/>
        </w:rPr>
        <w:t>9</w:t>
      </w:r>
      <w:r>
        <w:rPr>
          <w:noProof/>
        </w:rPr>
        <w:fldChar w:fldCharType="end"/>
      </w:r>
    </w:p>
    <w:p w:rsidR="00F3579D" w:rsidRPr="002F71D5" w:rsidRDefault="00F3579D">
      <w:pPr>
        <w:pStyle w:val="TOC3"/>
        <w:tabs>
          <w:tab w:val="left" w:pos="1276"/>
        </w:tabs>
        <w:rPr>
          <w:rFonts w:asciiTheme="minorHAnsi" w:eastAsiaTheme="minorEastAsia" w:hAnsiTheme="minorHAnsi" w:cstheme="minorBidi"/>
          <w:noProof/>
          <w:sz w:val="22"/>
          <w:szCs w:val="22"/>
          <w:lang w:eastAsia="zh-CN"/>
        </w:rPr>
      </w:pPr>
      <w:r w:rsidRPr="002F71D5">
        <w:rPr>
          <w:noProof/>
        </w:rPr>
        <w:t>2.6.2</w:t>
      </w:r>
      <w:r w:rsidRPr="002F71D5">
        <w:rPr>
          <w:rFonts w:asciiTheme="minorHAnsi" w:eastAsiaTheme="minorEastAsia" w:hAnsiTheme="minorHAnsi" w:cstheme="minorBidi"/>
          <w:noProof/>
          <w:sz w:val="22"/>
          <w:szCs w:val="22"/>
          <w:lang w:eastAsia="zh-CN"/>
        </w:rPr>
        <w:tab/>
      </w:r>
      <w:r w:rsidRPr="002F71D5">
        <w:rPr>
          <w:noProof/>
        </w:rPr>
        <w:t>Non-hydrostatic</w:t>
      </w:r>
      <w:r w:rsidRPr="002F71D5">
        <w:rPr>
          <w:noProof/>
        </w:rPr>
        <w:tab/>
      </w:r>
      <w:r>
        <w:rPr>
          <w:noProof/>
        </w:rPr>
        <w:fldChar w:fldCharType="begin"/>
      </w:r>
      <w:r w:rsidRPr="002F71D5">
        <w:rPr>
          <w:noProof/>
        </w:rPr>
        <w:instrText xml:space="preserve"> PAGEREF _Toc412018041 \h </w:instrText>
      </w:r>
      <w:r>
        <w:rPr>
          <w:noProof/>
        </w:rPr>
      </w:r>
      <w:r>
        <w:rPr>
          <w:noProof/>
        </w:rPr>
        <w:fldChar w:fldCharType="separate"/>
      </w:r>
      <w:r w:rsidRPr="002F71D5">
        <w:rPr>
          <w:noProof/>
        </w:rPr>
        <w:t>12</w:t>
      </w:r>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r w:rsidRPr="00F3579D">
        <w:rPr>
          <w:noProof/>
          <w:lang w:val="fr-FR"/>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r>
        <w:rPr>
          <w:noProof/>
        </w:rPr>
        <w:t>17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r>
        <w:rPr>
          <w:noProof/>
        </w:rPr>
        <w:t>19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r>
        <w:rPr>
          <w:noProof/>
        </w:rPr>
        <w:t>21</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r>
        <w:rPr>
          <w:noProof/>
        </w:rPr>
        <w:t>22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r>
        <w:rPr>
          <w:noProof/>
        </w:rPr>
        <w:t>23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r>
        <w:rPr>
          <w:noProof/>
        </w:rPr>
        <w:t>23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r>
        <w:rPr>
          <w:noProof/>
        </w:rPr>
        <w:t>25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r>
        <w:rPr>
          <w:noProof/>
        </w:rPr>
        <w:t>26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r>
        <w:rPr>
          <w:noProof/>
        </w:rPr>
        <w:t>26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r>
        <w:rPr>
          <w:noProof/>
        </w:rPr>
        <w:t>27</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r>
        <w:rPr>
          <w:noProof/>
        </w:rPr>
        <w:t>29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r>
        <w:rPr>
          <w:noProof/>
        </w:rPr>
        <w:t>30</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r>
        <w:rPr>
          <w:noProof/>
        </w:rPr>
        <w:t>33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r>
        <w:rPr>
          <w:noProof/>
        </w:rPr>
        <w:t>35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r>
        <w:rPr>
          <w:noProof/>
        </w:rPr>
        <w:t>36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r>
        <w:rPr>
          <w:noProof/>
        </w:rPr>
        <w:t>44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r>
        <w:rPr>
          <w:noProof/>
        </w:rPr>
        <w:t>47</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r>
        <w:rPr>
          <w:noProof/>
        </w:rPr>
        <w:t>48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r>
        <w:rPr>
          <w:noProof/>
        </w:rPr>
        <w:t>51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r>
        <w:rPr>
          <w:noProof/>
        </w:rPr>
        <w:t>52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r>
        <w:rPr>
          <w:noProof/>
        </w:rPr>
        <w:t>53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r>
        <w:rPr>
          <w:noProof/>
        </w:rPr>
        <w:t>54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r>
        <w:rPr>
          <w:noProof/>
        </w:rPr>
        <w:t>55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r>
        <w:rPr>
          <w:noProof/>
        </w:rPr>
        <w:t>58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r>
        <w:rPr>
          <w:noProof/>
        </w:rPr>
        <w:t>59</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r>
        <w:rPr>
          <w:noProof/>
        </w:rPr>
        <w:t>61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r>
        <w:rPr>
          <w:noProof/>
        </w:rPr>
        <w:t>62</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r>
        <w:rPr>
          <w:noProof/>
        </w:rPr>
        <w:t>64</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r>
        <w:rPr>
          <w:noProof/>
        </w:rPr>
        <w:t>66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r>
        <w:rPr>
          <w:noProof/>
        </w:rPr>
        <w:t>69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r>
        <w:rPr>
          <w:noProof/>
        </w:rPr>
        <w:t>73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r>
        <w:rPr>
          <w:noProof/>
        </w:rPr>
        <w:t>74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r>
        <w:rPr>
          <w:noProof/>
        </w:rPr>
        <w:t>75</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r>
        <w:rPr>
          <w:noProof/>
        </w:rPr>
        <w:t>79</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r>
        <w:rPr>
          <w:noProof/>
        </w:rPr>
        <w:t>80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r>
        <w:rPr>
          <w:noProof/>
        </w:rPr>
        <w:t>84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r>
        <w:rPr>
          <w:noProof/>
        </w:rPr>
        <w:t>84</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r>
        <w:rPr>
          <w:noProof/>
        </w:rPr>
        <w:t>85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r>
        <w:rPr>
          <w:noProof/>
        </w:rPr>
        <w:t>86</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r>
        <w:rPr>
          <w:noProof/>
        </w:rPr>
        <w:t>87</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r>
        <w:rPr>
          <w:noProof/>
        </w:rPr>
        <w:t>88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r>
        <w:rPr>
          <w:noProof/>
        </w:rPr>
        <w:t>91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r>
        <w:rPr>
          <w:noProof/>
        </w:rPr>
        <w:t>95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r>
        <w:rPr>
          <w:noProof/>
        </w:rPr>
        <w:t>101</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r>
        <w:rPr>
          <w:noProof/>
        </w:rPr>
        <w:t>102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r>
        <w:rPr>
          <w:noProof/>
        </w:rPr>
        <w:t>103</w:t>
      </w:r>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4D7B46">
      <w:pPr>
        <w:pStyle w:val="Heading1"/>
        <w:keepLines w:val="0"/>
        <w:jc w:val="both"/>
        <w:rPr>
          <w:lang w:val="en-US"/>
        </w:rPr>
      </w:pPr>
      <w:r w:rsidRPr="004D7B46">
        <w:rPr>
          <w:rStyle w:val="Hidden"/>
          <w:noProof w:val="0"/>
          <w:lang w:val="en-US"/>
        </w:rPr>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018024"/>
      <w:r w:rsidR="008C2325" w:rsidRPr="004D7B46">
        <w:rPr>
          <w:lang w:val="en-US"/>
        </w:rPr>
        <w:t>Introduction</w:t>
      </w:r>
      <w:bookmarkEnd w:id="39"/>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40" w:name="_Toc412018025"/>
      <w:r w:rsidRPr="004D7B46">
        <w:rPr>
          <w:lang w:val="en-US"/>
        </w:rPr>
        <w:t>Processes and model formulation</w:t>
      </w:r>
      <w:bookmarkEnd w:id="40"/>
    </w:p>
    <w:p w:rsidR="008C2325" w:rsidRPr="004D7B46" w:rsidRDefault="008C2325" w:rsidP="004D7B46">
      <w:pPr>
        <w:pStyle w:val="Heading2"/>
        <w:jc w:val="both"/>
        <w:rPr>
          <w:lang w:val="en-US"/>
        </w:rPr>
      </w:pPr>
      <w:bookmarkStart w:id="41" w:name="_Toc412018026"/>
      <w:r w:rsidRPr="004D7B46">
        <w:rPr>
          <w:lang w:val="en-US"/>
        </w:rPr>
        <w:t>Domain and definitions</w:t>
      </w:r>
      <w:bookmarkEnd w:id="41"/>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42" w:name="_Toc412018027"/>
      <w:r w:rsidRPr="004D7B46">
        <w:rPr>
          <w:lang w:val="en-US"/>
        </w:rPr>
        <w:t>Hydrodynamics options</w:t>
      </w:r>
      <w:bookmarkEnd w:id="42"/>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43" w:name="_Toc412018028"/>
      <w:r w:rsidRPr="004D7B46">
        <w:rPr>
          <w:lang w:val="en-US"/>
        </w:rPr>
        <w:t>Stationary mode</w:t>
      </w:r>
      <w:bookmarkEnd w:id="43"/>
    </w:p>
    <w:p w:rsidR="008C2325" w:rsidRPr="004D7B46" w:rsidRDefault="008C2325" w:rsidP="004D7B46">
      <w:pPr>
        <w:pStyle w:val="Heading3"/>
        <w:jc w:val="both"/>
        <w:rPr>
          <w:lang w:val="en-US"/>
        </w:rPr>
      </w:pPr>
      <w:bookmarkStart w:id="44" w:name="_Toc412018029"/>
      <w:r w:rsidRPr="004D7B46">
        <w:rPr>
          <w:lang w:val="en-US"/>
        </w:rPr>
        <w:t>Non-stationary (surfbeat) mode</w:t>
      </w:r>
      <w:bookmarkEnd w:id="44"/>
    </w:p>
    <w:p w:rsidR="008C2325" w:rsidRPr="004D7B46" w:rsidRDefault="008C2325" w:rsidP="004D7B46">
      <w:pPr>
        <w:pStyle w:val="Heading3"/>
        <w:jc w:val="both"/>
        <w:rPr>
          <w:lang w:val="en-US"/>
        </w:rPr>
      </w:pPr>
      <w:bookmarkStart w:id="45" w:name="_Toc412018030"/>
      <w:r w:rsidRPr="004D7B46">
        <w:rPr>
          <w:lang w:val="en-US"/>
        </w:rPr>
        <w:t>Wave resolving mode</w:t>
      </w:r>
      <w:bookmarkEnd w:id="45"/>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46" w:name="_Toc412018031"/>
      <w:r w:rsidRPr="004D7B46">
        <w:rPr>
          <w:lang w:val="en-US"/>
        </w:rPr>
        <w:t>Short wave propagation</w:t>
      </w:r>
      <w:bookmarkEnd w:id="46"/>
    </w:p>
    <w:p w:rsidR="008C2325" w:rsidRPr="004D7B46" w:rsidRDefault="008C2325" w:rsidP="004D7B46">
      <w:pPr>
        <w:pStyle w:val="Heading3"/>
        <w:jc w:val="both"/>
        <w:rPr>
          <w:lang w:val="en-US"/>
        </w:rPr>
      </w:pPr>
      <w:bookmarkStart w:id="47" w:name="_Toc412018032"/>
      <w:r w:rsidRPr="004D7B46">
        <w:rPr>
          <w:lang w:val="en-US"/>
        </w:rPr>
        <w:t>Wave action balance</w:t>
      </w:r>
      <w:bookmarkEnd w:id="4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25pt;height:35.3pt" o:ole="">
            <v:imagedata r:id="rId23" o:title=""/>
          </v:shape>
          <o:OLEObject Type="Embed" ProgID="Equation.DSMT4" ShapeID="_x0000_i1025" DrawAspect="Content" ObjectID="_1485940816"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7.7pt;height:33.95pt" o:ole="">
            <v:imagedata r:id="rId25" o:title=""/>
          </v:shape>
          <o:OLEObject Type="Embed" ProgID="Equation.DSMT4" ShapeID="_x0000_i1026" DrawAspect="Content" ObjectID="_1485940817"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8"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w:instrText>
      </w:r>
      <w:r w:rsidR="00883631" w:rsidRPr="004D7B46">
        <w:rPr>
          <w:noProof/>
          <w:lang w:val="en-US"/>
        </w:rPr>
        <w:fldChar w:fldCharType="end"/>
      </w:r>
      <w:r w:rsidR="000921A6" w:rsidRPr="004D7B46">
        <w:rPr>
          <w:lang w:val="en-US"/>
        </w:rPr>
        <w:instrText>)</w:instrText>
      </w:r>
      <w:bookmarkEnd w:id="48"/>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15pt;height:42.1pt" o:ole="">
            <v:imagedata r:id="rId27" o:title=""/>
          </v:shape>
          <o:OLEObject Type="Embed" ProgID="Equation.DSMT4" ShapeID="_x0000_i1027" DrawAspect="Content" ObjectID="_1485940818"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proofErr w:type="gramStart"/>
      <w:r w:rsidR="000F7986" w:rsidRPr="004D7B46">
        <w:rPr>
          <w:i/>
          <w:lang w:val="en-US"/>
        </w:rPr>
        <w:t>v</w:t>
      </w:r>
      <w:r w:rsidR="000F7986" w:rsidRPr="004D7B46">
        <w:rPr>
          <w:i/>
          <w:vertAlign w:val="superscript"/>
          <w:lang w:val="en-US"/>
        </w:rPr>
        <w:t>L</w:t>
      </w:r>
      <w:proofErr w:type="gramEnd"/>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45pt;height:73.35pt" o:ole="">
            <v:imagedata r:id="rId29" o:title=""/>
          </v:shape>
          <o:OLEObject Type="Embed" ProgID="Equation.DSMT4" ShapeID="_x0000_i1028" DrawAspect="Content" ObjectID="_1485940819"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9"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w:instrText>
      </w:r>
      <w:r w:rsidR="00883631" w:rsidRPr="004D7B46">
        <w:rPr>
          <w:noProof/>
          <w:lang w:val="en-US"/>
        </w:rPr>
        <w:fldChar w:fldCharType="end"/>
      </w:r>
      <w:r w:rsidR="000921A6" w:rsidRPr="004D7B46">
        <w:rPr>
          <w:lang w:val="en-US"/>
        </w:rPr>
        <w:instrText>)</w:instrText>
      </w:r>
      <w:bookmarkEnd w:id="49"/>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r w:rsidR="004D7B46" w:rsidRPr="004D7B46">
        <w:rPr>
          <w:lang w:val="en-US"/>
        </w:rPr>
        <w:instrText>(1.5)</w:instrText>
      </w:r>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6.55pt;height:67.25pt" o:ole="">
            <v:imagedata r:id="rId31" o:title=""/>
          </v:shape>
          <o:OLEObject Type="Embed" ProgID="Equation.DSMT4" ShapeID="_x0000_i1029" DrawAspect="Content" ObjectID="_1485940820"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0"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w:instrText>
      </w:r>
      <w:r w:rsidR="00883631" w:rsidRPr="004D7B46">
        <w:rPr>
          <w:noProof/>
          <w:lang w:val="en-US"/>
        </w:rPr>
        <w:fldChar w:fldCharType="end"/>
      </w:r>
      <w:r w:rsidRPr="004D7B46">
        <w:rPr>
          <w:lang w:val="en-US"/>
        </w:rPr>
        <w:instrText>)</w:instrText>
      </w:r>
      <w:bookmarkEnd w:id="50"/>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r w:rsidR="004D7B46" w:rsidRPr="004D7B46">
        <w:rPr>
          <w:lang w:val="en-US"/>
        </w:rPr>
        <w:instrText>(1.6)</w:instrText>
      </w:r>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2pt;height:24.45pt" o:ole="">
            <v:imagedata r:id="rId33" o:title=""/>
          </v:shape>
          <o:OLEObject Type="Embed" ProgID="Equation.DSMT4" ShapeID="_x0000_i1030" DrawAspect="Content" ObjectID="_1485940821"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1"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w:instrText>
      </w:r>
      <w:r w:rsidR="00883631" w:rsidRPr="004D7B46">
        <w:rPr>
          <w:noProof/>
          <w:lang w:val="en-US"/>
        </w:rPr>
        <w:fldChar w:fldCharType="end"/>
      </w:r>
      <w:r w:rsidRPr="004D7B46">
        <w:rPr>
          <w:lang w:val="en-US"/>
        </w:rPr>
        <w:instrText>)</w:instrText>
      </w:r>
      <w:bookmarkEnd w:id="51"/>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r w:rsidR="004D7B46" w:rsidRPr="004D7B46">
        <w:rPr>
          <w:lang w:val="en-US"/>
        </w:rPr>
        <w:instrText>(1.7)</w:instrText>
      </w:r>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45pt;height:20.4pt" o:ole="">
            <v:imagedata r:id="rId35" o:title=""/>
          </v:shape>
          <o:OLEObject Type="Embed" ProgID="Equation.DSMT4" ShapeID="_x0000_i1031" DrawAspect="Content" ObjectID="_1485940822"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7</w:instrText>
      </w:r>
      <w:r w:rsidR="00883631" w:rsidRPr="004D7B46">
        <w:rPr>
          <w:noProof/>
          <w:lang w:val="en-US"/>
        </w:rPr>
        <w:fldChar w:fldCharType="end"/>
      </w:r>
      <w:r w:rsidRPr="004D7B46">
        <w:rPr>
          <w:lang w:val="en-US"/>
        </w:rPr>
        <w:instrText>)</w:instrText>
      </w:r>
      <w:bookmarkEnd w:id="5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53" w:name="_Toc412018033"/>
      <w:r w:rsidRPr="004D7B46">
        <w:rPr>
          <w:lang w:val="en-US"/>
        </w:rPr>
        <w:t>Dissipation</w:t>
      </w:r>
      <w:bookmarkEnd w:id="53"/>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25pt;height:114.1pt" o:ole="">
            <v:imagedata r:id="rId37" o:title=""/>
          </v:shape>
          <o:OLEObject Type="Embed" ProgID="Equation.DSMT4" ShapeID="_x0000_i1032" DrawAspect="Content" ObjectID="_1485940823"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proofErr w:type="gramStart"/>
      <w:r w:rsidRPr="004D7B46">
        <w:rPr>
          <w:i/>
          <w:lang w:val="en-US"/>
        </w:rPr>
        <w:t>D</w:t>
      </w:r>
      <w:r w:rsidRPr="004D7B46">
        <w:rPr>
          <w:i/>
          <w:vertAlign w:val="subscript"/>
          <w:lang w:val="en-US"/>
        </w:rPr>
        <w:t>w</w:t>
      </w:r>
      <w:proofErr w:type="gramEnd"/>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(1.9)</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the breaker index. 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25pt;height:118.85pt" o:ole="">
            <v:imagedata r:id="rId39" o:title=""/>
          </v:shape>
          <o:OLEObject Type="Embed" ProgID="Equation.DSMT4" ShapeID="_x0000_i1033" DrawAspect="Content" ObjectID="_1485940824"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9</w:instrText>
      </w:r>
      <w:r w:rsidR="00883631" w:rsidRPr="004D7B46">
        <w:rPr>
          <w:noProof/>
          <w:lang w:val="en-US"/>
        </w:rPr>
        <w:fldChar w:fldCharType="end"/>
      </w:r>
      <w:r w:rsidRPr="004D7B46">
        <w:rPr>
          <w:lang w:val="en-US"/>
        </w:rPr>
        <w:instrText>)</w:instrText>
      </w:r>
      <w:bookmarkEnd w:id="5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9</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7pt;height:35.3pt" o:ole="">
            <v:imagedata r:id="rId41" o:title=""/>
          </v:shape>
          <o:OLEObject Type="Embed" ProgID="Equation.DSMT4" ShapeID="_x0000_i1034" DrawAspect="Content" ObjectID="_1485940825"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5"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w:instrText>
      </w:r>
      <w:r w:rsidR="00883631" w:rsidRPr="004D7B46">
        <w:rPr>
          <w:noProof/>
          <w:lang w:val="en-US"/>
        </w:rPr>
        <w:fldChar w:fldCharType="end"/>
      </w:r>
      <w:r w:rsidRPr="004D7B46">
        <w:rPr>
          <w:lang w:val="en-US"/>
        </w:rPr>
        <w:instrText>)</w:instrText>
      </w:r>
      <w:bookmarkEnd w:id="55"/>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r w:rsidR="004D7B46" w:rsidRPr="004D7B46">
        <w:rPr>
          <w:szCs w:val="21"/>
          <w:lang w:val="en-US"/>
        </w:rPr>
        <w:instrText>(1.10)</w:instrText>
      </w:r>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6pt;height:38.05pt" o:ole="">
            <v:imagedata r:id="rId43" o:title=""/>
          </v:shape>
          <o:OLEObject Type="Embed" ProgID="Equation.DSMT4" ShapeID="_x0000_i1035" DrawAspect="Content" ObjectID="_1485940826"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45pt;height:73.35pt" o:ole="">
            <v:imagedata r:id="rId45" o:title=""/>
          </v:shape>
          <o:OLEObject Type="Embed" ProgID="Equation.DSMT4" ShapeID="_x0000_i1036" DrawAspect="Content" ObjectID="_1485940827"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6"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w:instrText>
      </w:r>
      <w:r w:rsidR="00883631" w:rsidRPr="004D7B46">
        <w:rPr>
          <w:noProof/>
          <w:lang w:val="en-US"/>
        </w:rPr>
        <w:fldChar w:fldCharType="end"/>
      </w:r>
      <w:r w:rsidRPr="004D7B46">
        <w:rPr>
          <w:lang w:val="en-US"/>
        </w:rPr>
        <w:instrText>)</w:instrText>
      </w:r>
      <w:bookmarkEnd w:id="56"/>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r w:rsidR="004D7B46" w:rsidRPr="004D7B46">
        <w:rPr>
          <w:lang w:val="en-US"/>
        </w:rPr>
        <w:instrText>(1.13)</w:instrText>
      </w:r>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45pt;height:33.95pt" o:ole="">
            <v:imagedata r:id="rId47" o:title=""/>
          </v:shape>
          <o:OLEObject Type="Embed" ProgID="Equation.DSMT4" ShapeID="_x0000_i1037" DrawAspect="Content" ObjectID="_1485940828"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13</w:instrText>
      </w:r>
      <w:r w:rsidR="00883631" w:rsidRPr="004D7B46">
        <w:rPr>
          <w:noProof/>
          <w:lang w:val="en-US"/>
        </w:rPr>
        <w:fldChar w:fldCharType="end"/>
      </w:r>
      <w:r w:rsidRPr="004D7B46">
        <w:rPr>
          <w:lang w:val="en-US"/>
        </w:rPr>
        <w:instrText>)</w:instrText>
      </w:r>
      <w:bookmarkEnd w:id="5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25pt;height:40.1pt" o:ole="">
            <v:imagedata r:id="rId49" o:title=""/>
          </v:shape>
          <o:OLEObject Type="Embed" ProgID="Equation.DSMT4" ShapeID="_x0000_i1038" DrawAspect="Content" ObjectID="_1485940829"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14</w:instrText>
      </w:r>
      <w:r w:rsidRPr="004D7B46">
        <w:rPr>
          <w:noProof/>
          <w:lang w:val="en-US"/>
        </w:rPr>
        <w:fldChar w:fldCharType="end"/>
      </w:r>
      <w:r w:rsidRPr="004D7B46">
        <w:rPr>
          <w:lang w:val="en-US"/>
        </w:rPr>
        <w:instrText>)</w:instrText>
      </w:r>
      <w:bookmarkEnd w:id="5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59"/>
      <w:r w:rsidRPr="004D7B46">
        <w:rPr>
          <w:lang w:val="en-US"/>
        </w:rPr>
        <w:t xml:space="preserve">By default XBeach uses </w:t>
      </w:r>
      <w:proofErr w:type="gramStart"/>
      <w:r w:rsidRPr="004D7B46">
        <w:rPr>
          <w:lang w:val="en-US"/>
        </w:rPr>
        <w:t>a</w:t>
      </w:r>
      <w:proofErr w:type="gramEnd"/>
      <w:r w:rsidRPr="004D7B46">
        <w:rPr>
          <w:lang w:val="en-US"/>
        </w:rPr>
        <w:t xml:space="preserve"> </w:t>
      </w:r>
      <w:r w:rsidRPr="004D7B46">
        <w:rPr>
          <w:i/>
          <w:lang w:val="en-US"/>
        </w:rPr>
        <w:t>f</w:t>
      </w:r>
      <w:r w:rsidRPr="004D7B46">
        <w:rPr>
          <w:i/>
          <w:vertAlign w:val="subscript"/>
          <w:lang w:val="en-US"/>
        </w:rPr>
        <w:t>w</w:t>
      </w:r>
      <w:r w:rsidRPr="004D7B46">
        <w:rPr>
          <w:lang w:val="en-US"/>
        </w:rPr>
        <w:t xml:space="preserve"> value of 0.</w:t>
      </w:r>
      <w:commentRangeEnd w:id="59"/>
      <w:r w:rsidR="00AF4A36" w:rsidRPr="004D7B46">
        <w:rPr>
          <w:rStyle w:val="CommentReference"/>
          <w:lang w:val="en-US"/>
        </w:rPr>
        <w:commentReference w:id="59"/>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bookmarkStart w:id="60" w:name="_Toc412018034"/>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039" type="#_x0000_t75" style="width:60.45pt;height:34.65pt" o:ole="">
            <v:imagedata r:id="rId52" o:title=""/>
          </v:shape>
          <o:OLEObject Type="Embed" ProgID="Equation.DSMT4" ShapeID="_x0000_i1039" DrawAspect="Content" ObjectID="_1485940830"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0" type="#_x0000_t75" style="width:283.9pt;height:73.35pt" o:ole="">
            <v:imagedata r:id="rId54" o:title=""/>
          </v:shape>
          <o:OLEObject Type="Embed" ProgID="Equation.DSMT4" ShapeID="_x0000_i1040" DrawAspect="Content" ObjectID="_1485940831"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1" type="#_x0000_t75" style="width:17.65pt;height:17.65pt" o:ole="">
            <v:imagedata r:id="rId56" o:title=""/>
          </v:shape>
          <o:OLEObject Type="Embed" ProgID="Equation.DSMT4" ShapeID="_x0000_i1041" DrawAspect="Content" ObjectID="_1485940832" r:id="rId57"/>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RDefault="00E465ED" w:rsidP="00E465ED">
      <w:pPr>
        <w:rPr>
          <w:b/>
        </w:rPr>
      </w:pPr>
      <w:commentRangeStart w:id="61"/>
      <w:r>
        <w:rPr>
          <w:b/>
        </w:rPr>
        <w:t xml:space="preserve">Damping of IG-waves and mean flow by vegetation </w:t>
      </w:r>
      <w:commentRangeEnd w:id="61"/>
      <w:r>
        <w:rPr>
          <w:rStyle w:val="CommentReference"/>
        </w:rPr>
        <w:commentReference w:id="61"/>
      </w:r>
    </w:p>
    <w:p w:rsidR="00E465ED" w:rsidRDefault="00E465ED" w:rsidP="00E465ED">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E465ED" w:rsidRPr="00E0511A" w:rsidRDefault="00E465ED" w:rsidP="00E465ED">
      <w:pPr>
        <w:pStyle w:val="MTDisplayEquation"/>
      </w:pPr>
      <w:r>
        <w:tab/>
      </w:r>
      <w:r w:rsidRPr="00E0511A">
        <w:rPr>
          <w:position w:val="-24"/>
        </w:rPr>
        <w:object w:dxaOrig="2380" w:dyaOrig="620">
          <v:shape id="_x0000_i1042" type="#_x0000_t75" style="width:118.85pt;height:30.55pt" o:ole="">
            <v:imagedata r:id="rId58" o:title=""/>
          </v:shape>
          <o:OLEObject Type="Embed" ProgID="Equation.DSMT4" ShapeID="_x0000_i1042" DrawAspect="Content" ObjectID="_1485940833"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rsidR="00E465ED" w:rsidRPr="00A52DE4" w:rsidRDefault="00E465ED" w:rsidP="00E465ED">
      <w:pPr>
        <w:pStyle w:val="07paragraphs"/>
        <w:spacing w:line="240" w:lineRule="auto"/>
        <w:rPr>
          <w:rFonts w:ascii="Arial" w:hAnsi="Arial" w:cs="Arial"/>
          <w:sz w:val="21"/>
          <w:szCs w:val="24"/>
          <w:lang w:val="en-GB"/>
        </w:rPr>
      </w:pPr>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E465ED" w:rsidRDefault="00E465ED" w:rsidP="00E465ED">
      <w:pPr>
        <w:pStyle w:val="MTDisplayEquation"/>
      </w:pPr>
      <w:r>
        <w:tab/>
      </w:r>
      <w:r w:rsidRPr="00A52DE4">
        <w:rPr>
          <w:position w:val="-70"/>
        </w:rPr>
        <w:object w:dxaOrig="4000" w:dyaOrig="1520">
          <v:shape id="_x0000_i1043" type="#_x0000_t75" style="width:200.4pt;height:76.1pt" o:ole="">
            <v:imagedata r:id="rId60" o:title=""/>
          </v:shape>
          <o:OLEObject Type="Embed" ProgID="Equation.DSMT4" ShapeID="_x0000_i1043" DrawAspect="Content" ObjectID="_1485940834"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18</w:instrText>
        </w:r>
      </w:fldSimple>
      <w:r>
        <w:instrText>)</w:instrText>
      </w:r>
      <w:r>
        <w:fldChar w:fldCharType="end"/>
      </w:r>
    </w:p>
    <w:p w:rsidR="00E465ED" w:rsidRDefault="00E465ED" w:rsidP="00E465ED">
      <w:proofErr w:type="gramStart"/>
      <w:r>
        <w:t>where</w:t>
      </w:r>
      <w:proofErr w:type="gramEnd"/>
      <w:r>
        <w:t xml:space="preserve"> </w:t>
      </w:r>
      <w:r w:rsidRPr="005D2574">
        <w:rPr>
          <w:position w:val="-8"/>
        </w:rPr>
        <w:object w:dxaOrig="360" w:dyaOrig="360">
          <v:shape id="_x0000_i1044" type="#_x0000_t75" style="width:17.65pt;height:17.65pt" o:ole="">
            <v:imagedata r:id="rId56" o:title=""/>
          </v:shape>
          <o:OLEObject Type="Embed" ProgID="Equation.DSMT4" ShapeID="_x0000_i1044" DrawAspect="Content" ObjectID="_1485940835" r:id="rId62"/>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w:t>
      </w:r>
    </w:p>
    <w:p w:rsidR="008C2325" w:rsidRPr="004D7B46" w:rsidRDefault="008C2325" w:rsidP="004D7B46">
      <w:pPr>
        <w:pStyle w:val="Heading3"/>
        <w:jc w:val="both"/>
        <w:rPr>
          <w:lang w:val="en-US"/>
        </w:rPr>
      </w:pPr>
      <w:r w:rsidRPr="004D7B46">
        <w:rPr>
          <w:lang w:val="en-US"/>
        </w:rPr>
        <w:t>Roller energy balance</w:t>
      </w:r>
      <w:bookmarkEnd w:id="60"/>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2" w:name="_Toc412018035"/>
      <w:r w:rsidRPr="004D7B46">
        <w:rPr>
          <w:lang w:val="en-US"/>
        </w:rPr>
        <w:t>Shallow water equations</w:t>
      </w:r>
      <w:bookmarkEnd w:id="62"/>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5" type="#_x0000_t75" style="width:161pt;height:17.65pt" o:ole="">
            <v:imagedata r:id="rId63" o:title=""/>
          </v:shape>
          <o:OLEObject Type="Embed" ProgID="Equation.DSMT4" ShapeID="_x0000_i1045" DrawAspect="Content" ObjectID="_1485940836" r:id="rId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15</w:instrText>
      </w:r>
      <w:r w:rsidR="00883631" w:rsidRPr="004D7B46">
        <w:rPr>
          <w:noProof/>
          <w:lang w:val="en-US"/>
        </w:rPr>
        <w:fldChar w:fldCharType="end"/>
      </w:r>
      <w:r w:rsidRPr="004D7B46">
        <w:rPr>
          <w:lang w:val="en-US"/>
        </w:rPr>
        <w:instrText>)</w:instrText>
      </w:r>
      <w:bookmarkEnd w:id="6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r w:rsidR="004D7B46" w:rsidRPr="004D7B46">
        <w:rPr>
          <w:lang w:val="en-US"/>
        </w:rPr>
        <w:instrText>(1.16)</w:instrText>
      </w:r>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6" type="#_x0000_t75" style="width:173.9pt;height:33.95pt" o:ole="">
            <v:imagedata r:id="rId65" o:title=""/>
          </v:shape>
          <o:OLEObject Type="Embed" ProgID="Equation.DSMT4" ShapeID="_x0000_i1046" DrawAspect="Content" ObjectID="_1485940837" r:id="rId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16</w:instrText>
      </w:r>
      <w:r w:rsidR="00883631" w:rsidRPr="004D7B46">
        <w:rPr>
          <w:noProof/>
          <w:lang w:val="en-US"/>
        </w:rPr>
        <w:fldChar w:fldCharType="end"/>
      </w:r>
      <w:r w:rsidRPr="004D7B46">
        <w:rPr>
          <w:lang w:val="en-US"/>
        </w:rPr>
        <w:instrText>)</w:instrText>
      </w:r>
      <w:bookmarkEnd w:id="64"/>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7" type="#_x0000_t75" style="width:357.3pt;height:113.45pt" o:ole="">
            <v:imagedata r:id="rId67" o:title=""/>
          </v:shape>
          <o:OLEObject Type="Embed" ProgID="Equation.DSMT4" ShapeID="_x0000_i1047" DrawAspect="Content" ObjectID="_1485940838" r:id="rId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17</w:instrText>
      </w:r>
      <w:r w:rsidR="00883631" w:rsidRPr="004D7B46">
        <w:rPr>
          <w:noProof/>
          <w:lang w:val="en-US"/>
        </w:rPr>
        <w:fldChar w:fldCharType="end"/>
      </w:r>
      <w:r w:rsidRPr="004D7B46">
        <w:rPr>
          <w:lang w:val="en-US"/>
        </w:rPr>
        <w:instrText>)</w:instrText>
      </w:r>
      <w:bookmarkEnd w:id="65"/>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6" w:name="_Toc412018036"/>
      <w:r w:rsidRPr="004D7B46">
        <w:rPr>
          <w:lang w:val="en-US"/>
        </w:rPr>
        <w:t>Horizontal viscosity</w:t>
      </w:r>
      <w:bookmarkEnd w:id="66"/>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8" type="#_x0000_t75" style="width:240.45pt;height:42.1pt" o:ole="">
            <v:imagedata r:id="rId69" o:title=""/>
          </v:shape>
          <o:OLEObject Type="Embed" ProgID="Equation.DSMT4" ShapeID="_x0000_i1048" DrawAspect="Content" ObjectID="_1485940839" r:id="rId7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7"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18</w:instrText>
      </w:r>
      <w:r w:rsidR="00883631" w:rsidRPr="004D7B46">
        <w:rPr>
          <w:noProof/>
          <w:lang w:val="en-US"/>
        </w:rPr>
        <w:fldChar w:fldCharType="end"/>
      </w:r>
      <w:r w:rsidRPr="004D7B46">
        <w:rPr>
          <w:lang w:val="en-US"/>
        </w:rPr>
        <w:instrText>)</w:instrText>
      </w:r>
      <w:bookmarkEnd w:id="67"/>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8" w:name="_Toc412018037"/>
      <w:r w:rsidRPr="004D7B46">
        <w:rPr>
          <w:lang w:val="en-US"/>
        </w:rPr>
        <w:t>Bed shear stress</w:t>
      </w:r>
      <w:bookmarkEnd w:id="68"/>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9" type="#_x0000_t75" style="width:179.3pt;height:26.5pt" o:ole="">
            <v:imagedata r:id="rId71" o:title=""/>
          </v:shape>
          <o:OLEObject Type="Embed" ProgID="Equation.DSMT4" ShapeID="_x0000_i1049" DrawAspect="Content" ObjectID="_1485940840" r:id="rId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19</w:instrText>
      </w:r>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Pr="004D7B46" w:rsidRDefault="000F7560" w:rsidP="00003097">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p>
    <w:p w:rsidR="000F7560" w:rsidRPr="004D7B46" w:rsidRDefault="000F7560" w:rsidP="004D7B46">
      <w:pPr>
        <w:pStyle w:val="Heading2"/>
        <w:jc w:val="both"/>
        <w:rPr>
          <w:lang w:val="en-US"/>
        </w:rPr>
      </w:pPr>
      <w:bookmarkStart w:id="69" w:name="_Toc412018038"/>
      <w:r w:rsidRPr="004D7B46">
        <w:rPr>
          <w:lang w:val="en-US"/>
        </w:rPr>
        <w:t>Nonhydrostatic pressure correction</w:t>
      </w:r>
      <w:bookmarkEnd w:id="69"/>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0" type="#_x0000_t75" style="width:63.15pt;height:30.55pt" o:ole="">
            <v:imagedata r:id="rId73" o:title=""/>
          </v:shape>
          <o:OLEObject Type="Embed" ProgID="Equation.DSMT4" ShapeID="_x0000_i1050" DrawAspect="Content" ObjectID="_1485940841" r:id="rId7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0"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20</w:instrText>
      </w:r>
      <w:r w:rsidR="00883631" w:rsidRPr="004D7B46">
        <w:rPr>
          <w:noProof/>
          <w:lang w:val="en-US"/>
        </w:rPr>
        <w:fldChar w:fldCharType="end"/>
      </w:r>
      <w:r w:rsidRPr="004D7B46">
        <w:rPr>
          <w:lang w:val="en-US"/>
        </w:rPr>
        <w:instrText>)</w:instrText>
      </w:r>
      <w:bookmarkEnd w:id="70"/>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51" type="#_x0000_t75" style="width:47.55pt;height:16.3pt" o:ole="">
            <v:imagedata r:id="rId75" o:title=""/>
          </v:shape>
          <o:OLEObject Type="Embed" ProgID="Equation.DSMT4" ShapeID="_x0000_i1051" DrawAspect="Content" ObjectID="_1485940842" r:id="rId76"/>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2" type="#_x0000_t75" style="width:51.6pt;height:30.55pt" o:ole="">
            <v:imagedata r:id="rId77" o:title=""/>
          </v:shape>
          <o:OLEObject Type="Embed" ProgID="Equation.DSMT4" ShapeID="_x0000_i1052" DrawAspect="Content" ObjectID="_1485940843" r:id="rId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21</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3" type="#_x0000_t75" style="width:111.4pt;height:38.05pt" o:ole="">
            <v:imagedata r:id="rId79" o:title=""/>
          </v:shape>
          <o:OLEObject Type="Embed" ProgID="Equation.DSMT4" ShapeID="_x0000_i1053" DrawAspect="Content" ObjectID="_1485940844" r:id="rId8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1"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22</w:instrText>
      </w:r>
      <w:r w:rsidR="00883631" w:rsidRPr="004D7B46">
        <w:rPr>
          <w:noProof/>
          <w:lang w:val="en-US"/>
        </w:rPr>
        <w:fldChar w:fldCharType="end"/>
      </w:r>
      <w:r w:rsidRPr="004D7B46">
        <w:rPr>
          <w:lang w:val="en-US"/>
        </w:rPr>
        <w:instrText>)</w:instrText>
      </w:r>
      <w:bookmarkEnd w:id="71"/>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22</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4" type="#_x0000_t75" style="width:88.3pt;height:30.55pt" o:ole="">
            <v:imagedata r:id="rId81" o:title=""/>
          </v:shape>
          <o:OLEObject Type="Embed" ProgID="Equation.DSMT4" ShapeID="_x0000_i1054" DrawAspect="Content" ObjectID="_1485940845" r:id="rId8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2"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23</w:instrText>
      </w:r>
      <w:r w:rsidR="00883631" w:rsidRPr="004D7B46">
        <w:rPr>
          <w:noProof/>
          <w:lang w:val="en-US"/>
        </w:rPr>
        <w:fldChar w:fldCharType="end"/>
      </w:r>
      <w:r w:rsidRPr="004D7B46">
        <w:rPr>
          <w:lang w:val="en-US"/>
        </w:rPr>
        <w:instrText>)</w:instrText>
      </w:r>
      <w:bookmarkEnd w:id="72"/>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55" type="#_x0000_t75" style="width:84.25pt;height:30.55pt" o:ole="">
            <v:imagedata r:id="rId83" o:title=""/>
          </v:shape>
          <o:OLEObject Type="Embed" ProgID="Equation.DSMT4" ShapeID="_x0000_i1055" DrawAspect="Content" ObjectID="_1485940846" r:id="rId8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24</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6" type="#_x0000_t75" style="width:45.5pt;height:30.55pt" o:ole="">
            <v:imagedata r:id="rId85" o:title=""/>
          </v:shape>
          <o:OLEObject Type="Embed" ProgID="Equation.DSMT4" ShapeID="_x0000_i1056" DrawAspect="Content" ObjectID="_1485940847" r:id="rId86"/>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7" type="#_x0000_t75" style="width:45.5pt;height:30.55pt" o:ole="">
            <v:imagedata r:id="rId87" o:title=""/>
          </v:shape>
          <o:OLEObject Type="Embed" ProgID="Equation.DSMT4" ShapeID="_x0000_i1057" DrawAspect="Content" ObjectID="_1485940848" r:id="rId88"/>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73" w:name="_Toc412018039"/>
      <w:r w:rsidRPr="004D7B46">
        <w:rPr>
          <w:lang w:val="en-US"/>
        </w:rPr>
        <w:t xml:space="preserve">Groundwater </w:t>
      </w:r>
      <w:r w:rsidR="00927335" w:rsidRPr="004D7B46">
        <w:rPr>
          <w:lang w:val="en-US"/>
        </w:rPr>
        <w:t>flow</w:t>
      </w:r>
      <w:bookmarkEnd w:id="73"/>
    </w:p>
    <w:p w:rsidR="00667874" w:rsidRPr="004D7B46" w:rsidRDefault="00667874" w:rsidP="004D7B46">
      <w:pPr>
        <w:pStyle w:val="Heading3"/>
        <w:jc w:val="both"/>
        <w:rPr>
          <w:lang w:val="en-US"/>
        </w:rPr>
      </w:pPr>
      <w:bookmarkStart w:id="74" w:name="_Toc412018040"/>
      <w:r w:rsidRPr="004D7B46">
        <w:rPr>
          <w:lang w:val="en-US"/>
        </w:rPr>
        <w:t>Hydrostatic</w:t>
      </w:r>
      <w:bookmarkEnd w:id="74"/>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r w:rsidR="004D7B46" w:rsidRPr="004D7B46">
        <w:rPr>
          <w:lang w:val="en-US"/>
        </w:rPr>
        <w:instrText>(1.25)</w:instrText>
      </w:r>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8" type="#_x0000_t75" style="width:149.45pt;height:35.3pt" o:ole="">
            <v:imagedata r:id="rId89" o:title=""/>
          </v:shape>
          <o:OLEObject Type="Embed" ProgID="Equation.DSMT4" ShapeID="_x0000_i1058" DrawAspect="Content" ObjectID="_1485940849" r:id="rId9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5"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25</w:instrText>
      </w:r>
      <w:r w:rsidR="00883631" w:rsidRPr="004D7B46">
        <w:rPr>
          <w:noProof/>
          <w:lang w:val="en-US"/>
        </w:rPr>
        <w:fldChar w:fldCharType="end"/>
      </w:r>
      <w:r w:rsidRPr="004D7B46">
        <w:rPr>
          <w:lang w:val="en-US"/>
        </w:rPr>
        <w:instrText>)</w:instrText>
      </w:r>
      <w:bookmarkEnd w:id="75"/>
      <w:r w:rsidRPr="004D7B46">
        <w:rPr>
          <w:lang w:val="en-US"/>
        </w:rPr>
        <w:fldChar w:fldCharType="end"/>
      </w:r>
    </w:p>
    <w:p w:rsidR="00AE08CB" w:rsidRPr="004D7B46" w:rsidRDefault="00AE08CB" w:rsidP="004D7B46">
      <w:pPr>
        <w:pStyle w:val="Heading4"/>
        <w:jc w:val="both"/>
        <w:rPr>
          <w:lang w:val="en-US"/>
        </w:rPr>
      </w:pPr>
      <w:r w:rsidRPr="004D7B46">
        <w:rPr>
          <w:lang w:val="en-US"/>
        </w:rPr>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r w:rsidR="00FA63F1" w:rsidRPr="004D7B46">
        <w:rPr>
          <w:i/>
          <w:lang w:val="en-US"/>
        </w:rPr>
        <w:t>d</w:t>
      </w:r>
      <w:r w:rsidR="00FA63F1" w:rsidRPr="004D7B46">
        <w:rPr>
          <w:i/>
          <w:vertAlign w:val="subscript"/>
          <w:lang w:val="en-US"/>
        </w:rPr>
        <w:t>wetlayer</w:t>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r w:rsidR="00FA63F1" w:rsidRPr="004D7B46">
        <w:rPr>
          <w:i/>
          <w:lang w:val="en-US"/>
        </w:rPr>
        <w:t>fac</w:t>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xml:space="preserve">) is introduced. This flow has the unit of m/s and is defined positive from the surface water to ground 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9" type="#_x0000_t75" style="width:251.3pt;height:44.15pt" o:ole="">
            <v:imagedata r:id="rId91" o:title=""/>
          </v:shape>
          <o:OLEObject Type="Embed" ProgID="Equation.DSMT4" ShapeID="_x0000_i1059" DrawAspect="Content" ObjectID="_1485940850" r:id="rId9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26</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60" type="#_x0000_t75" style="width:84.25pt;height:34.65pt" o:ole="">
            <v:imagedata r:id="rId93" o:title=""/>
          </v:shape>
          <o:OLEObject Type="Embed" ProgID="Equation.DSMT4" ShapeID="_x0000_i1060" DrawAspect="Content" ObjectID="_1485940851" r:id="rId9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27</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61" type="#_x0000_t75" style="width:166.4pt;height:35.3pt" o:ole="">
            <v:imagedata r:id="rId95" o:title=""/>
          </v:shape>
          <o:OLEObject Type="Embed" ProgID="Equation.DSMT4" ShapeID="_x0000_i1061" DrawAspect="Content" ObjectID="_1485940852" r:id="rId9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28</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62" type="#_x0000_t75" style="width:163.7pt;height:35.3pt" o:ole="">
            <v:imagedata r:id="rId97" o:title=""/>
          </v:shape>
          <o:OLEObject Type="Embed" ProgID="Equation.DSMT4" ShapeID="_x0000_i1062" DrawAspect="Content" ObjectID="_1485940853" r:id="rId9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29</w:instrText>
      </w:r>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76" w:name="_Toc412018041"/>
      <w:r w:rsidRPr="004D7B46">
        <w:rPr>
          <w:lang w:val="en-US"/>
        </w:rPr>
        <w:t>Non-hydrostatic</w:t>
      </w:r>
      <w:bookmarkEnd w:id="76"/>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63" type="#_x0000_t75" style="width:201.05pt;height:94.4pt" o:ole="">
            <v:imagedata r:id="rId99" o:title=""/>
          </v:shape>
          <o:OLEObject Type="Embed" ProgID="Equation.DSMT4" ShapeID="_x0000_i1063" DrawAspect="Content" ObjectID="_1485940854" r:id="rId10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7"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30</w:instrText>
      </w:r>
      <w:r w:rsidR="00883631" w:rsidRPr="004D7B46">
        <w:rPr>
          <w:noProof/>
          <w:lang w:val="en-US"/>
        </w:rPr>
        <w:fldChar w:fldCharType="end"/>
      </w:r>
      <w:r w:rsidRPr="004D7B46">
        <w:rPr>
          <w:lang w:val="en-US"/>
        </w:rPr>
        <w:instrText>)</w:instrText>
      </w:r>
      <w:bookmarkEnd w:id="77"/>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The depth-average value of the groundwater head is used to 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64" type="#_x0000_t75" style="width:173.2pt;height:39.4pt" o:ole="">
            <v:imagedata r:id="rId101" o:title=""/>
          </v:shape>
          <o:OLEObject Type="Embed" ProgID="Equation.DSMT4" ShapeID="_x0000_i1064" DrawAspect="Content" ObjectID="_1485940855" r:id="rId10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31</w:instrText>
      </w:r>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65" type="#_x0000_t75" style="width:121.6pt;height:19pt" o:ole="">
            <v:imagedata r:id="rId103" o:title=""/>
          </v:shape>
          <o:OLEObject Type="Embed" ProgID="Equation.DSMT4" ShapeID="_x0000_i1065" DrawAspect="Content" ObjectID="_1485940856" r:id="rId10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32</w:instrText>
      </w:r>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6" type="#_x0000_t75" style="width:126.35pt;height:80.85pt" o:ole="">
            <v:imagedata r:id="rId105" o:title=""/>
          </v:shape>
          <o:OLEObject Type="Embed" ProgID="Equation.DSMT4" ShapeID="_x0000_i1066" DrawAspect="Content" ObjectID="_1485940857" r:id="rId10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8"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33</w:instrText>
      </w:r>
      <w:r w:rsidR="00883631" w:rsidRPr="004D7B46">
        <w:rPr>
          <w:noProof/>
          <w:lang w:val="en-US"/>
        </w:rPr>
        <w:fldChar w:fldCharType="end"/>
      </w:r>
      <w:r w:rsidRPr="004D7B46">
        <w:rPr>
          <w:lang w:val="en-US"/>
        </w:rPr>
        <w:instrText>)</w:instrText>
      </w:r>
      <w:bookmarkEnd w:id="78"/>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7" type="#_x0000_t75" style="width:26.5pt;height:22.4pt" o:ole="">
            <v:imagedata r:id="rId107" o:title=""/>
          </v:shape>
          <o:OLEObject Type="Embed" ProgID="Equation.DSMT4" ShapeID="_x0000_i1067" DrawAspect="Content" ObjectID="_1485940858" r:id="rId108"/>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8" type="#_x0000_t75" style="width:23.75pt;height:19pt" o:ole="">
            <v:imagedata r:id="rId109" o:title=""/>
          </v:shape>
          <o:OLEObject Type="Embed" ProgID="Equation.DSMT4" ShapeID="_x0000_i1068" DrawAspect="Content" ObjectID="_1485940859" r:id="rId110"/>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9" type="#_x0000_t75" style="width:97.15pt;height:32.6pt" o:ole="">
            <v:imagedata r:id="rId111" o:title=""/>
          </v:shape>
          <o:OLEObject Type="Embed" ProgID="Equation.DSMT4" ShapeID="_x0000_i1069" DrawAspect="Content" ObjectID="_1485940860" r:id="rId1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34</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70" type="#_x0000_t75" style="width:120.9pt;height:32.6pt" o:ole="">
            <v:imagedata r:id="rId113" o:title=""/>
          </v:shape>
          <o:OLEObject Type="Embed" ProgID="Equation.DSMT4" ShapeID="_x0000_i1070" DrawAspect="Content" ObjectID="_1485940861" r:id="rId1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35</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71" type="#_x0000_t75" style="width:106.65pt;height:32.6pt" o:ole="">
            <v:imagedata r:id="rId115" o:title=""/>
          </v:shape>
          <o:OLEObject Type="Embed" ProgID="Equation.DSMT4" ShapeID="_x0000_i1071" DrawAspect="Content" ObjectID="_1485940862" r:id="rId1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36</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72" type="#_x0000_t75" style="width:94.4pt;height:66.55pt" o:ole="">
            <v:imagedata r:id="rId117" o:title=""/>
          </v:shape>
          <o:OLEObject Type="Embed" ProgID="Equation.DSMT4" ShapeID="_x0000_i1072" DrawAspect="Content" ObjectID="_1485940863" r:id="rId1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37</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water, and considered 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79" w:name="_Toc412018042"/>
      <w:r w:rsidRPr="004D7B46">
        <w:rPr>
          <w:lang w:val="en-US"/>
        </w:rPr>
        <w:t>Sediment transport</w:t>
      </w:r>
      <w:bookmarkEnd w:id="79"/>
    </w:p>
    <w:p w:rsidR="009C4C27" w:rsidRPr="004D7B46" w:rsidRDefault="009C4C27" w:rsidP="004D7B46">
      <w:pPr>
        <w:pStyle w:val="Heading3"/>
        <w:jc w:val="both"/>
        <w:rPr>
          <w:lang w:val="en-US"/>
        </w:rPr>
      </w:pPr>
      <w:bookmarkStart w:id="80" w:name="_Toc412018043"/>
      <w:r w:rsidRPr="004D7B46">
        <w:rPr>
          <w:lang w:val="en-US"/>
        </w:rPr>
        <w:t>Advection-diffusion</w:t>
      </w:r>
      <w:bookmarkEnd w:id="80"/>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3" type="#_x0000_t75" style="width:323.3pt;height:36.7pt" o:ole="">
            <v:imagedata r:id="rId119" o:title=""/>
          </v:shape>
          <o:OLEObject Type="Embed" ProgID="Equation.DSMT4" ShapeID="_x0000_i1073" DrawAspect="Content" ObjectID="_1485940864" r:id="rId1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1"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38</w:instrText>
      </w:r>
      <w:r w:rsidR="00883631" w:rsidRPr="004D7B46">
        <w:rPr>
          <w:noProof/>
          <w:lang w:val="en-US"/>
        </w:rPr>
        <w:fldChar w:fldCharType="end"/>
      </w:r>
      <w:r w:rsidRPr="004D7B46">
        <w:rPr>
          <w:lang w:val="en-US"/>
        </w:rPr>
        <w:instrText>)</w:instrText>
      </w:r>
      <w:bookmarkEnd w:id="81"/>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74" type="#_x0000_t75" style="width:123.6pt;height:37.35pt" o:ole="">
            <v:imagedata r:id="rId121" o:title=""/>
          </v:shape>
          <o:OLEObject Type="Embed" ProgID="Equation.DSMT4" ShapeID="_x0000_i1074" DrawAspect="Content" ObjectID="_1485940865" r:id="rId1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39</w:instrText>
      </w:r>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82" w:name="_Toc412018044"/>
      <w:r w:rsidRPr="004D7B46">
        <w:rPr>
          <w:lang w:val="en-US"/>
        </w:rPr>
        <w:t>General parameters</w:t>
      </w:r>
      <w:bookmarkEnd w:id="82"/>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r w:rsidR="004D7B46" w:rsidRPr="004D7B46">
        <w:rPr>
          <w:lang w:val="en-US"/>
        </w:rPr>
        <w:instrText>(1.40)</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75" type="#_x0000_t75" style="width:103.9pt;height:27.85pt" o:ole="">
            <v:imagedata r:id="rId123" o:title=""/>
          </v:shape>
          <o:OLEObject Type="Embed" ProgID="Equation.DSMT4" ShapeID="_x0000_i1075" DrawAspect="Content" ObjectID="_1485940866" r:id="rId1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3"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40</w:instrText>
      </w:r>
      <w:r w:rsidR="00883631" w:rsidRPr="004D7B46">
        <w:rPr>
          <w:noProof/>
          <w:lang w:val="en-US"/>
        </w:rPr>
        <w:fldChar w:fldCharType="end"/>
      </w:r>
      <w:r w:rsidRPr="004D7B46">
        <w:rPr>
          <w:lang w:val="en-US"/>
        </w:rPr>
        <w:instrText>)</w:instrText>
      </w:r>
      <w:bookmarkEnd w:id="83"/>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6" type="#_x0000_t75" style="width:230.95pt;height:40.1pt" o:ole="">
            <v:imagedata r:id="rId125" o:title=""/>
          </v:shape>
          <o:OLEObject Type="Embed" ProgID="Equation.DSMT4" ShapeID="_x0000_i1076" DrawAspect="Content" ObjectID="_1485940867" r:id="rId1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41</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r w:rsidR="004D7B46" w:rsidRPr="004D7B46">
        <w:rPr>
          <w:lang w:val="en-US"/>
        </w:rPr>
        <w:instrText>(1.42)</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7" type="#_x0000_t75" style="width:146.7pt;height:36.7pt" o:ole="">
            <v:imagedata r:id="rId127" o:title=""/>
          </v:shape>
          <o:OLEObject Type="Embed" ProgID="Equation.DSMT4" ShapeID="_x0000_i1077" DrawAspect="Content" ObjectID="_1485940868" r:id="rId1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4"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42</w:instrText>
      </w:r>
      <w:r w:rsidR="00883631" w:rsidRPr="004D7B46">
        <w:rPr>
          <w:noProof/>
          <w:lang w:val="en-US"/>
        </w:rPr>
        <w:fldChar w:fldCharType="end"/>
      </w:r>
      <w:r w:rsidRPr="004D7B46">
        <w:rPr>
          <w:lang w:val="en-US"/>
        </w:rPr>
        <w:instrText>)</w:instrText>
      </w:r>
      <w:bookmarkEnd w:id="84"/>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8" type="#_x0000_t75" style="width:91.7pt;height:19.7pt" o:ole="">
            <v:imagedata r:id="rId129" o:title=""/>
          </v:shape>
          <o:OLEObject Type="Embed" ProgID="Equation.DSMT4" ShapeID="_x0000_i1078" DrawAspect="Content" ObjectID="_1485940869" r:id="rId1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43</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85" w:name="_Toc412018045"/>
      <w:r w:rsidRPr="004D7B46">
        <w:rPr>
          <w:lang w:val="en-US"/>
        </w:rPr>
        <w:t>Transport formulations</w:t>
      </w:r>
      <w:bookmarkEnd w:id="85"/>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r w:rsidR="004D7B46" w:rsidRPr="004D7B46">
        <w:rPr>
          <w:lang w:val="en-US"/>
        </w:rPr>
        <w:instrText>(1.44)</w:instrText>
      </w:r>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9" type="#_x0000_t75" style="width:236.4pt;height:19.7pt" o:ole="">
            <v:imagedata r:id="rId131" o:title=""/>
          </v:shape>
          <o:OLEObject Type="Embed" ProgID="Equation.DSMT4" ShapeID="_x0000_i1079" DrawAspect="Content" ObjectID="_1485940870" r:id="rId1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6"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44</w:instrText>
      </w:r>
      <w:r w:rsidR="00883631" w:rsidRPr="004D7B46">
        <w:rPr>
          <w:noProof/>
          <w:lang w:val="en-US"/>
        </w:rPr>
        <w:fldChar w:fldCharType="end"/>
      </w:r>
      <w:r w:rsidRPr="004D7B46">
        <w:rPr>
          <w:lang w:val="en-US"/>
        </w:rPr>
        <w:instrText>)</w:instrText>
      </w:r>
      <w:bookmarkEnd w:id="86"/>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0" type="#_x0000_t75" style="width:194.25pt;height:92.4pt" o:ole="">
            <v:imagedata r:id="rId133" o:title=""/>
          </v:shape>
          <o:OLEObject Type="Embed" ProgID="Equation.DSMT4" ShapeID="_x0000_i1080" DrawAspect="Content" ObjectID="_1485940871" r:id="rId1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45</w:instrText>
      </w:r>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1" type="#_x0000_t75" style="width:252.7pt;height:40.1pt" o:ole="">
            <v:imagedata r:id="rId135" o:title=""/>
          </v:shape>
          <o:OLEObject Type="Embed" ProgID="Equation.DSMT4" ShapeID="_x0000_i1081" DrawAspect="Content" ObjectID="_1485940872" r:id="rId1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46</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2" type="#_x0000_t75" style="width:10.2pt;height:10.2pt" o:ole="">
            <v:imagedata r:id="rId137" o:title=""/>
          </v:shape>
          <o:OLEObject Type="Embed" ProgID="Equation.DSMT4" ShapeID="_x0000_i1082" DrawAspect="Content" ObjectID="_1485940873" r:id="rId13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47</w:instrText>
      </w:r>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3" type="#_x0000_t75" style="width:222.1pt;height:77.45pt" o:ole="">
            <v:imagedata r:id="rId139" o:title=""/>
          </v:shape>
          <o:OLEObject Type="Embed" ProgID="Equation.DSMT4" ShapeID="_x0000_i1083" DrawAspect="Content" ObjectID="_1485940874" r:id="rId1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48</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tab/>
      </w:r>
      <w:r w:rsidRPr="004D7B46">
        <w:rPr>
          <w:position w:val="-70"/>
          <w:lang w:val="en-US"/>
        </w:rPr>
        <w:object w:dxaOrig="2960" w:dyaOrig="1560">
          <v:shape id="_x0000_i1084" type="#_x0000_t75" style="width:148.75pt;height:77.45pt" o:ole="">
            <v:imagedata r:id="rId141" o:title=""/>
          </v:shape>
          <o:OLEObject Type="Embed" ProgID="Equation.DSMT4" ShapeID="_x0000_i1084" DrawAspect="Content" ObjectID="_1485940875" r:id="rId1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49</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85" type="#_x0000_t75" style="width:5.45pt;height:5.45pt" o:ole="">
            <v:imagedata r:id="rId143" o:title=""/>
          </v:shape>
          <o:OLEObject Type="Embed" ProgID="Equation.DSMT4" ShapeID="_x0000_i1085" DrawAspect="Content" ObjectID="_1485940876" r:id="rId144"/>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6" type="#_x0000_t75" style="width:176.6pt;height:63.15pt" o:ole="">
            <v:imagedata r:id="rId145" o:title=""/>
          </v:shape>
          <o:OLEObject Type="Embed" ProgID="Equation.DSMT4" ShapeID="_x0000_i1086" DrawAspect="Content" ObjectID="_1485940877" r:id="rId1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50</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7" type="#_x0000_t75" style="width:247.9pt;height:42.1pt" o:ole="">
            <v:imagedata r:id="rId147" o:title=""/>
          </v:shape>
          <o:OLEObject Type="Embed" ProgID="Equation.DSMT4" ShapeID="_x0000_i1087" DrawAspect="Content" ObjectID="_1485940878" r:id="rId1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51</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8" type="#_x0000_t75" style="width:242.5pt;height:36.7pt" o:ole="">
            <v:imagedata r:id="rId149" o:title=""/>
          </v:shape>
          <o:OLEObject Type="Embed" ProgID="Equation.DSMT4" ShapeID="_x0000_i1088" DrawAspect="Content" ObjectID="_1485940879" r:id="rId1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52</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9" type="#_x0000_t75" style="width:230.25pt;height:117.5pt" o:ole="">
            <v:imagedata r:id="rId151" o:title=""/>
          </v:shape>
          <o:OLEObject Type="Embed" ProgID="Equation.DSMT4" ShapeID="_x0000_i1089" DrawAspect="Content" ObjectID="_1485940880" r:id="rId15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53</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90" type="#_x0000_t75" style="width:265.6pt;height:50.25pt" o:ole="">
            <v:imagedata r:id="rId153" o:title=""/>
          </v:shape>
          <o:OLEObject Type="Embed" ProgID="Equation.DSMT4" ShapeID="_x0000_i1090" DrawAspect="Content" ObjectID="_1485940881" r:id="rId15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54</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87" w:name="_Toc412018046"/>
      <w:r w:rsidRPr="004D7B46">
        <w:rPr>
          <w:lang w:val="en-US"/>
        </w:rPr>
        <w:t>Wave asymmetry</w:t>
      </w:r>
      <w:bookmarkEnd w:id="87"/>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1" type="#_x0000_t75" style="width:236.4pt;height:73.35pt" o:ole="">
            <v:imagedata r:id="rId155" o:title=""/>
          </v:shape>
          <o:OLEObject Type="Embed" ProgID="Equation.DSMT4" ShapeID="_x0000_i1091" DrawAspect="Content" ObjectID="_1485940882" r:id="rId15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55</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2" type="#_x0000_t75" style="width:98.5pt;height:17.65pt" o:ole="">
            <v:imagedata r:id="rId157" o:title=""/>
          </v:shape>
          <o:OLEObject Type="Embed" ProgID="Equation.DSMT4" ShapeID="_x0000_i1092" DrawAspect="Content" ObjectID="_1485940883" r:id="rId158"/>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56</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93" type="#_x0000_t75" style="width:283.25pt;height:95.75pt" o:ole="">
            <v:imagedata r:id="rId159" o:title=""/>
          </v:shape>
          <o:OLEObject Type="Embed" ProgID="Equation.DSMT4" ShapeID="_x0000_i1093" DrawAspect="Content" ObjectID="_1485940884" r:id="rId160"/>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57</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8" w:name="_Toc412018047"/>
      <w:r w:rsidRPr="004D7B46">
        <w:rPr>
          <w:lang w:val="en-US"/>
        </w:rPr>
        <w:t>Bottom updating</w:t>
      </w:r>
      <w:bookmarkEnd w:id="88"/>
    </w:p>
    <w:p w:rsidR="008C2325" w:rsidRPr="004D7B46" w:rsidRDefault="008C2325" w:rsidP="004D7B46">
      <w:pPr>
        <w:pStyle w:val="Heading3"/>
        <w:jc w:val="both"/>
        <w:rPr>
          <w:lang w:val="en-US"/>
        </w:rPr>
      </w:pPr>
      <w:bookmarkStart w:id="89" w:name="_Toc412018048"/>
      <w:r w:rsidRPr="004D7B46">
        <w:rPr>
          <w:lang w:val="en-US"/>
        </w:rPr>
        <w:t>Due to sediment fluxes</w:t>
      </w:r>
      <w:bookmarkEnd w:id="89"/>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4" type="#_x0000_t75" style="width:2in;height:37.35pt" o:ole="">
            <v:imagedata r:id="rId161" o:title=""/>
          </v:shape>
          <o:OLEObject Type="Embed" ProgID="Equation.DSMT4" ShapeID="_x0000_i1094" DrawAspect="Content" ObjectID="_1485940885" r:id="rId16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0"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58</w:instrText>
      </w:r>
      <w:r w:rsidR="00883631" w:rsidRPr="004D7B46">
        <w:rPr>
          <w:noProof/>
          <w:lang w:val="en-US"/>
        </w:rPr>
        <w:fldChar w:fldCharType="end"/>
      </w:r>
      <w:r w:rsidRPr="004D7B46">
        <w:rPr>
          <w:lang w:val="en-US"/>
        </w:rPr>
        <w:instrText>)</w:instrText>
      </w:r>
      <w:bookmarkEnd w:id="90"/>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58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95" type="#_x0000_t75" style="width:190.85pt;height:92.4pt" o:ole="">
            <v:imagedata r:id="rId163" o:title=""/>
          </v:shape>
          <o:OLEObject Type="Embed" ProgID="Equation.DSMT4" ShapeID="_x0000_i1095" DrawAspect="Content" ObjectID="_1485940886" r:id="rId1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59</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91" w:name="_Toc412018049"/>
      <w:r w:rsidRPr="004D7B46">
        <w:rPr>
          <w:lang w:val="en-US"/>
        </w:rPr>
        <w:t>Avalanching</w:t>
      </w:r>
      <w:bookmarkEnd w:id="91"/>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6" type="#_x0000_t75" style="width:51.6pt;height:34.65pt" o:ole="">
            <v:imagedata r:id="rId165" o:title=""/>
          </v:shape>
          <o:OLEObject Type="Embed" ProgID="Equation.DSMT4" ShapeID="_x0000_i1096" DrawAspect="Content" ObjectID="_1485940887" r:id="rId1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60</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4D7B46" w:rsidRPr="004D7B46">
        <w:rPr>
          <w:lang w:val="en-US"/>
        </w:rPr>
        <w:instrText>(1.60)</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7" type="#_x0000_t75" style="width:242.5pt;height:77.45pt" o:ole="">
            <v:imagedata r:id="rId167" o:title=""/>
          </v:shape>
          <o:OLEObject Type="Embed" ProgID="Equation.DSMT4" ShapeID="_x0000_i1097" DrawAspect="Content" ObjectID="_1485940888" r:id="rId1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2"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61</w:instrText>
      </w:r>
      <w:r w:rsidR="00883631" w:rsidRPr="004D7B46">
        <w:rPr>
          <w:noProof/>
          <w:lang w:val="en-US"/>
        </w:rPr>
        <w:fldChar w:fldCharType="end"/>
      </w:r>
      <w:r w:rsidRPr="004D7B46">
        <w:rPr>
          <w:lang w:val="en-US"/>
        </w:rPr>
        <w:instrText>)</w:instrText>
      </w:r>
      <w:bookmarkEnd w:id="92"/>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93" w:name="_Toc412018050"/>
      <w:r w:rsidRPr="004D7B46">
        <w:rPr>
          <w:lang w:val="en-US"/>
        </w:rPr>
        <w:t>Bed composition</w:t>
      </w:r>
      <w:bookmarkEnd w:id="93"/>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94" w:name="_Toc412018051"/>
      <w:r w:rsidRPr="004D7B46">
        <w:rPr>
          <w:lang w:val="en-US"/>
        </w:rPr>
        <w:t>Boundary conditions</w:t>
      </w:r>
      <w:bookmarkEnd w:id="94"/>
    </w:p>
    <w:p w:rsidR="008E05D9" w:rsidRPr="004D7B46" w:rsidRDefault="008E05D9" w:rsidP="004D7B46">
      <w:pPr>
        <w:pStyle w:val="Heading2"/>
        <w:spacing w:line="240" w:lineRule="auto"/>
        <w:jc w:val="both"/>
        <w:rPr>
          <w:lang w:val="en-US"/>
        </w:rPr>
      </w:pPr>
      <w:bookmarkStart w:id="95" w:name="_Toc412018052"/>
      <w:r w:rsidRPr="004D7B46">
        <w:rPr>
          <w:lang w:val="en-US"/>
        </w:rPr>
        <w:t>Waves</w:t>
      </w:r>
      <w:bookmarkEnd w:id="95"/>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4D7B46">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4D7B46">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4D7B46">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96" w:name="_Ref410738028"/>
      <w:bookmarkStart w:id="97" w:name="_Toc412018053"/>
      <w:r w:rsidRPr="004D7B46">
        <w:rPr>
          <w:lang w:val="en-US"/>
        </w:rPr>
        <w:t>Spectra</w:t>
      </w:r>
      <w:bookmarkEnd w:id="96"/>
      <w:bookmarkEnd w:id="97"/>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98"/>
      <w:commentRangeStart w:id="99"/>
      <w:r w:rsidR="007E32CB" w:rsidRPr="004D7B46">
        <w:rPr>
          <w:i/>
          <w:lang w:val="en-US"/>
        </w:rPr>
        <w:t>number</w:t>
      </w:r>
      <w:commentRangeEnd w:id="98"/>
      <w:r w:rsidR="00C62831" w:rsidRPr="004D7B46">
        <w:rPr>
          <w:rStyle w:val="CommentReference"/>
          <w:lang w:val="en-US"/>
        </w:rPr>
        <w:commentReference w:id="98"/>
      </w:r>
      <w:commentRangeEnd w:id="99"/>
      <w:r w:rsidR="00C77D61" w:rsidRPr="004D7B46">
        <w:rPr>
          <w:rStyle w:val="CommentReference"/>
          <w:lang w:val="en-US"/>
        </w:rPr>
        <w:commentReference w:id="99"/>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100"/>
      <w:commentRangeStart w:id="101"/>
      <w:r w:rsidRPr="004D7B46">
        <w:rPr>
          <w:lang w:val="en-US"/>
        </w:rPr>
        <w:t>increasing</w:t>
      </w:r>
      <w:commentRangeEnd w:id="100"/>
      <w:r w:rsidR="00C62831" w:rsidRPr="004D7B46">
        <w:rPr>
          <w:rStyle w:val="CommentReference"/>
          <w:lang w:val="en-US"/>
        </w:rPr>
        <w:commentReference w:id="100"/>
      </w:r>
      <w:commentRangeEnd w:id="101"/>
      <w:r w:rsidR="00C77D61" w:rsidRPr="004D7B46">
        <w:rPr>
          <w:rStyle w:val="CommentReference"/>
          <w:lang w:val="en-US"/>
        </w:rPr>
        <w:commentReference w:id="101"/>
      </w:r>
      <w:del w:id="102"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103"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104" w:name="_Ref412015448"/>
      <w:bookmarkStart w:id="105" w:name="_Toc412018054"/>
      <w:r w:rsidRPr="004D7B46">
        <w:rPr>
          <w:lang w:val="en-US"/>
        </w:rPr>
        <w:t>Non-spectra</w:t>
      </w:r>
      <w:bookmarkEnd w:id="103"/>
      <w:bookmarkEnd w:id="104"/>
      <w:bookmarkEnd w:id="105"/>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106"/>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106"/>
      <w:r w:rsidR="001F0D99" w:rsidRPr="004D7B46">
        <w:rPr>
          <w:rStyle w:val="CommentReference"/>
          <w:lang w:val="en-US"/>
        </w:rPr>
        <w:commentReference w:id="106"/>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107" w:name="_Ref410738048"/>
      <w:bookmarkStart w:id="108" w:name="_Toc412018055"/>
      <w:r w:rsidRPr="004D7B46">
        <w:rPr>
          <w:lang w:val="en-US"/>
        </w:rPr>
        <w:t>Lateral boundary conditions</w:t>
      </w:r>
      <w:bookmarkEnd w:id="107"/>
      <w:bookmarkEnd w:id="108"/>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109" w:name="_Toc412018056"/>
      <w:commentRangeStart w:id="110"/>
      <w:r w:rsidRPr="004D7B46">
        <w:rPr>
          <w:lang w:val="en-US"/>
        </w:rPr>
        <w:t>Shallow water equations</w:t>
      </w:r>
      <w:commentRangeEnd w:id="110"/>
      <w:r w:rsidR="00300122" w:rsidRPr="004D7B46">
        <w:rPr>
          <w:rStyle w:val="CommentReference"/>
          <w:b w:val="0"/>
          <w:iCs w:val="0"/>
          <w:lang w:val="en-US"/>
        </w:rPr>
        <w:commentReference w:id="110"/>
      </w:r>
      <w:bookmarkEnd w:id="109"/>
    </w:p>
    <w:p w:rsidR="008E05D9" w:rsidRPr="004D7B46" w:rsidRDefault="008E05D9" w:rsidP="004D7B46">
      <w:pPr>
        <w:pStyle w:val="Heading3"/>
        <w:rPr>
          <w:lang w:val="en-US"/>
        </w:rPr>
      </w:pPr>
      <w:bookmarkStart w:id="111" w:name="_Toc412018057"/>
      <w:commentRangeStart w:id="112"/>
      <w:r w:rsidRPr="004D7B46">
        <w:rPr>
          <w:lang w:val="en-US"/>
        </w:rPr>
        <w:t>Absorbing-generating</w:t>
      </w:r>
      <w:commentRangeEnd w:id="112"/>
      <w:r w:rsidR="00300122" w:rsidRPr="004D7B46">
        <w:rPr>
          <w:rStyle w:val="CommentReference"/>
          <w:bCs w:val="0"/>
          <w:iCs w:val="0"/>
          <w:lang w:val="en-US"/>
        </w:rPr>
        <w:commentReference w:id="112"/>
      </w:r>
      <w:bookmarkEnd w:id="111"/>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113"/>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113"/>
      <w:proofErr w:type="gramEnd"/>
      <w:r w:rsidR="0009480C" w:rsidRPr="004D7B46">
        <w:rPr>
          <w:rStyle w:val="CommentReference"/>
          <w:lang w:val="en-US"/>
        </w:rPr>
        <w:commentReference w:id="113"/>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114"/>
      <w:r w:rsidR="00005EA8" w:rsidRPr="004C5AA7">
        <w:rPr>
          <w:i/>
          <w:lang w:val="en-US"/>
        </w:rPr>
        <w:t>aveflume</w:t>
      </w:r>
      <w:commentRangeEnd w:id="114"/>
      <w:r w:rsidR="00005EA8" w:rsidRPr="004C5AA7">
        <w:rPr>
          <w:rStyle w:val="CommentReference"/>
          <w:i/>
        </w:rPr>
        <w:commentReference w:id="114"/>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115" w:name="_Toc412018058"/>
      <w:r w:rsidRPr="004D7B46">
        <w:rPr>
          <w:lang w:val="en-US"/>
        </w:rPr>
        <w:t>River and point discharge</w:t>
      </w:r>
      <w:bookmarkEnd w:id="115"/>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116" w:name="_Toc412018059"/>
      <w:r w:rsidRPr="004D7B46">
        <w:rPr>
          <w:lang w:val="en-US"/>
        </w:rPr>
        <w:t>Ship motion</w:t>
      </w:r>
      <w:bookmarkEnd w:id="116"/>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117" w:name="_Toc412018060"/>
      <w:r w:rsidRPr="004D7B46">
        <w:rPr>
          <w:lang w:val="en-US"/>
        </w:rPr>
        <w:t>Lateral boundaries</w:t>
      </w:r>
      <w:bookmarkEnd w:id="117"/>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118" w:name="_Toc412018061"/>
      <w:r w:rsidRPr="004D7B46">
        <w:rPr>
          <w:lang w:val="en-US"/>
        </w:rPr>
        <w:t>Tide and surge</w:t>
      </w:r>
      <w:bookmarkEnd w:id="118"/>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119" w:name="_Toc412018062"/>
      <w:r w:rsidRPr="004D7B46">
        <w:rPr>
          <w:lang w:val="en-US"/>
        </w:rPr>
        <w:t>Sediment transport</w:t>
      </w:r>
      <w:bookmarkEnd w:id="119"/>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120" w:name="_Toc412018063"/>
      <w:r w:rsidRPr="004D7B46">
        <w:rPr>
          <w:lang w:val="en-US"/>
        </w:rPr>
        <w:t>Input description</w:t>
      </w:r>
      <w:bookmarkEnd w:id="120"/>
    </w:p>
    <w:p w:rsidR="00620A54" w:rsidRPr="004D7B46" w:rsidRDefault="00620A54" w:rsidP="004D7B46">
      <w:pPr>
        <w:pStyle w:val="Heading2"/>
        <w:spacing w:line="240" w:lineRule="auto"/>
        <w:jc w:val="both"/>
        <w:rPr>
          <w:lang w:val="en-US"/>
        </w:rPr>
      </w:pPr>
      <w:bookmarkStart w:id="121" w:name="_Toc285701663"/>
      <w:bookmarkStart w:id="122" w:name="_Toc412018064"/>
      <w:r w:rsidRPr="004D7B46">
        <w:rPr>
          <w:lang w:val="en-US"/>
        </w:rPr>
        <w:t>General</w:t>
      </w:r>
      <w:bookmarkEnd w:id="121"/>
      <w:bookmarkEnd w:id="122"/>
    </w:p>
    <w:p w:rsidR="00620A54" w:rsidRPr="004D7B46" w:rsidRDefault="00620A54" w:rsidP="004D7B46">
      <w:pPr>
        <w:pStyle w:val="BodyText"/>
        <w:rPr>
          <w:lang w:val="en-US"/>
        </w:rPr>
      </w:pPr>
      <w:r w:rsidRPr="004D7B46">
        <w:rPr>
          <w:lang w:val="en-US"/>
        </w:rPr>
        <w:t xml:space="preserve">Upon </w:t>
      </w:r>
      <w:ins w:id="123" w:author="Ap van Dongeren" w:date="2015-02-20T09:26:00Z">
        <w:r w:rsidR="00C20BC3">
          <w:rPr>
            <w:lang w:val="en-US"/>
          </w:rPr>
          <w:t>running</w:t>
        </w:r>
      </w:ins>
      <w:ins w:id="124" w:author="Ap van Dongeren" w:date="2015-02-20T09:24:00Z">
        <w:r w:rsidR="002F71D5">
          <w:rPr>
            <w:lang w:val="en-US"/>
          </w:rPr>
          <w:t xml:space="preserve"> the </w:t>
        </w:r>
      </w:ins>
      <w:del w:id="125" w:author="Ap van Dongeren" w:date="2015-02-20T09:24:00Z">
        <w:r w:rsidRPr="004D7B46" w:rsidDel="002F71D5">
          <w:rPr>
            <w:lang w:val="en-US"/>
          </w:rPr>
          <w:delText xml:space="preserve">execution of the </w:delText>
        </w:r>
      </w:del>
      <w:r w:rsidRPr="004D7B46">
        <w:rPr>
          <w:lang w:val="en-US"/>
        </w:rPr>
        <w:t xml:space="preserve">XBeach executable </w:t>
      </w:r>
      <w:r w:rsidRPr="004D7B46">
        <w:rPr>
          <w:i/>
          <w:lang w:val="en-US"/>
        </w:rPr>
        <w:t>xbeach.exe</w:t>
      </w:r>
      <w:ins w:id="126" w:author="Ap van Dongeren" w:date="2015-02-20T09:26:00Z">
        <w:r w:rsidR="00C20BC3">
          <w:rPr>
            <w:lang w:val="en-US"/>
          </w:rPr>
          <w:t xml:space="preserve">, </w:t>
        </w:r>
      </w:ins>
      <w:del w:id="127" w:author="Ap van Dongeren" w:date="2015-02-20T09:26:00Z">
        <w:r w:rsidRPr="004D7B46" w:rsidDel="00C20BC3">
          <w:rPr>
            <w:lang w:val="en-US"/>
          </w:rPr>
          <w:delText xml:space="preserve"> </w:delText>
        </w:r>
      </w:del>
      <w:r w:rsidRPr="004D7B46">
        <w:rPr>
          <w:lang w:val="en-US"/>
        </w:rPr>
        <w:t xml:space="preserve">the file </w:t>
      </w:r>
      <w:r w:rsidRPr="004D7B46">
        <w:rPr>
          <w:i/>
          <w:lang w:val="en-US"/>
        </w:rPr>
        <w:t>params.txt</w:t>
      </w:r>
      <w:r w:rsidRPr="004D7B46">
        <w:rPr>
          <w:lang w:val="en-US"/>
        </w:rPr>
        <w:t xml:space="preserve"> in the current working directory will be read. </w:t>
      </w:r>
      <w:moveToRangeStart w:id="128" w:author="Ap van Dongeren" w:date="2015-02-20T09:35:00Z" w:name="move412188268"/>
      <w:moveTo w:id="129" w:author="Ap van Dongeren" w:date="2015-02-20T09:35:00Z">
        <w:r w:rsidR="0013413E" w:rsidRPr="004D7B46">
          <w:rPr>
            <w:lang w:val="en-US"/>
          </w:rPr>
          <w:t xml:space="preserve">The </w:t>
        </w:r>
        <w:r w:rsidR="0013413E" w:rsidRPr="004D7B46">
          <w:rPr>
            <w:i/>
            <w:lang w:val="en-US"/>
          </w:rPr>
          <w:t>params.txt</w:t>
        </w:r>
        <w:r w:rsidR="0013413E" w:rsidRPr="004D7B46">
          <w:rPr>
            <w:lang w:val="en-US"/>
          </w:rPr>
          <w:t xml:space="preserve"> file contains grid and bathymetry info, wave input, flow input, morphological input, </w:t>
        </w:r>
        <w:proofErr w:type="gramStart"/>
        <w:r w:rsidR="0013413E" w:rsidRPr="004D7B46">
          <w:rPr>
            <w:lang w:val="en-US"/>
          </w:rPr>
          <w:t>et</w:t>
        </w:r>
        <w:proofErr w:type="gramEnd"/>
        <w:r w:rsidR="0013413E" w:rsidRPr="004D7B46">
          <w:rPr>
            <w:lang w:val="en-US"/>
          </w:rPr>
          <w:t xml:space="preserve"> cetera.</w:t>
        </w:r>
      </w:moveTo>
      <w:moveToRangeEnd w:id="128"/>
      <w:ins w:id="130" w:author="Ap van Dongeren" w:date="2015-02-20T09:35:00Z">
        <w:r w:rsidR="0013413E">
          <w:rPr>
            <w:lang w:val="en-US"/>
          </w:rPr>
          <w:t xml:space="preserve">in the form of </w:t>
        </w:r>
      </w:ins>
      <w:del w:id="131" w:author="Ap van Dongeren" w:date="2015-02-20T09:35:00Z">
        <w:r w:rsidRPr="004D7B46" w:rsidDel="0013413E">
          <w:rPr>
            <w:lang w:val="en-US"/>
          </w:rPr>
          <w:delText xml:space="preserve">The </w:delText>
        </w:r>
        <w:r w:rsidRPr="004D7B46" w:rsidDel="0013413E">
          <w:rPr>
            <w:i/>
            <w:lang w:val="en-US"/>
          </w:rPr>
          <w:delText>params.txt</w:delText>
        </w:r>
        <w:r w:rsidRPr="004D7B46" w:rsidDel="0013413E">
          <w:rPr>
            <w:lang w:val="en-US"/>
          </w:rPr>
          <w:delText xml:space="preserve"> file contains </w:delText>
        </w:r>
      </w:del>
      <w:r w:rsidRPr="004D7B46">
        <w:rPr>
          <w:lang w:val="en-US"/>
        </w:rPr>
        <w:t>keyword/value pairs</w:t>
      </w:r>
      <w:ins w:id="132" w:author="Ap van Dongeren" w:date="2015-02-20T09:36:00Z">
        <w:r w:rsidR="0013413E">
          <w:rPr>
            <w:lang w:val="en-US"/>
          </w:rPr>
          <w:t>.</w:t>
        </w:r>
      </w:ins>
      <w:del w:id="133" w:author="Ap van Dongeren" w:date="2015-02-20T09:36:00Z">
        <w:r w:rsidRPr="004D7B46" w:rsidDel="0013413E">
          <w:rPr>
            <w:lang w:val="en-US"/>
          </w:rPr>
          <w:delText xml:space="preserve"> that de</w:delText>
        </w:r>
      </w:del>
      <w:del w:id="134" w:author="Ap van Dongeren" w:date="2015-02-20T09:27:00Z">
        <w:r w:rsidRPr="004D7B46" w:rsidDel="00C20BC3">
          <w:rPr>
            <w:lang w:val="en-US"/>
          </w:rPr>
          <w:delText>termine the parameter settings of XBeach</w:delText>
        </w:r>
      </w:del>
      <w:r w:rsidRPr="004D7B46">
        <w:rPr>
          <w:lang w:val="en-US"/>
        </w:rPr>
        <w:t>. Each keyword/value pair may contain an actual model parameter or refer</w:t>
      </w:r>
      <w:del w:id="135" w:author="Ap van Dongeren" w:date="2015-02-20T09:27:00Z">
        <w:r w:rsidRPr="004D7B46" w:rsidDel="00C20BC3">
          <w:rPr>
            <w:lang w:val="en-US"/>
          </w:rPr>
          <w:delText>s</w:delText>
        </w:r>
      </w:del>
      <w:r w:rsidRPr="004D7B46">
        <w:rPr>
          <w:lang w:val="en-US"/>
        </w:rPr>
        <w:t xml:space="preserve"> to another file with additional information on the model setup. If a </w:t>
      </w:r>
      <w:r w:rsidRPr="004D7B46">
        <w:rPr>
          <w:i/>
          <w:lang w:val="en-US"/>
        </w:rPr>
        <w:t>params.txt</w:t>
      </w:r>
      <w:r w:rsidRPr="004D7B46">
        <w:rPr>
          <w:lang w:val="en-US"/>
        </w:rPr>
        <w:t xml:space="preserve"> file cannot be found then </w:t>
      </w:r>
      <w:del w:id="136" w:author="Ap van Dongeren" w:date="2015-02-20T09:26:00Z">
        <w:r w:rsidRPr="004D7B46" w:rsidDel="00C20BC3">
          <w:rPr>
            <w:lang w:val="en-US"/>
          </w:rPr>
          <w:delText xml:space="preserve">the execution of </w:delText>
        </w:r>
      </w:del>
      <w:r w:rsidRPr="004D7B46">
        <w:rPr>
          <w:lang w:val="en-US"/>
        </w:rPr>
        <w:t xml:space="preserve">XBeach will </w:t>
      </w:r>
      <w:ins w:id="137" w:author="Ap van Dongeren" w:date="2015-02-20T09:26:00Z">
        <w:r w:rsidR="00C20BC3">
          <w:rPr>
            <w:lang w:val="en-US"/>
          </w:rPr>
          <w:t>not run</w:t>
        </w:r>
      </w:ins>
      <w:del w:id="138" w:author="Ap van Dongeren" w:date="2015-02-20T09:26:00Z">
        <w:r w:rsidRPr="004D7B46" w:rsidDel="00C20BC3">
          <w:rPr>
            <w:lang w:val="en-US"/>
          </w:rPr>
          <w:delText>be aborted</w:delText>
        </w:r>
      </w:del>
      <w:r w:rsidRPr="004D7B46">
        <w:rPr>
          <w:lang w:val="en-US"/>
        </w:rPr>
        <w:t>.</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w:t>
      </w:r>
      <w:ins w:id="139" w:author="Ap van Dongeren" w:date="2015-02-20T09:27:00Z">
        <w:r w:rsidR="00C20BC3">
          <w:rPr>
            <w:lang w:val="en-US"/>
          </w:rPr>
          <w:t>. The keywords can be</w:t>
        </w:r>
      </w:ins>
      <w:r w:rsidRPr="004D7B46">
        <w:rPr>
          <w:lang w:val="en-US"/>
        </w:rPr>
        <w:t xml:space="preserve"> in any order. A keyword/value pair is separated by an equal sign (=). Each line containing an equal sign is interpreted as a keyword/value pair. Reversely, any lines without an equal sign are ignored and may be used for comments. Only a few keywords are required</w:t>
      </w:r>
      <w:ins w:id="140" w:author="Ap van Dongeren" w:date="2015-02-20T09:29:00Z">
        <w:r w:rsidR="00C20BC3">
          <w:rPr>
            <w:lang w:val="en-US"/>
          </w:rPr>
          <w:t xml:space="preserve"> for the model to </w:t>
        </w:r>
        <w:commentRangeStart w:id="141"/>
        <w:r w:rsidR="00C20BC3">
          <w:rPr>
            <w:lang w:val="en-US"/>
          </w:rPr>
          <w:t>run</w:t>
        </w:r>
        <w:commentRangeEnd w:id="141"/>
        <w:r w:rsidR="00C20BC3">
          <w:rPr>
            <w:rStyle w:val="CommentReference"/>
          </w:rPr>
          <w:commentReference w:id="141"/>
        </w:r>
      </w:ins>
      <w:r w:rsidRPr="004D7B46">
        <w:rPr>
          <w:lang w:val="en-US"/>
        </w:rPr>
        <w:t xml:space="preserve">, others have default values that are used in case the keyword is not mentioned in the </w:t>
      </w:r>
      <w:r w:rsidRPr="004D7B46">
        <w:rPr>
          <w:i/>
          <w:lang w:val="en-US"/>
        </w:rPr>
        <w:t>params.txt</w:t>
      </w:r>
      <w:r w:rsidRPr="004D7B46">
        <w:rPr>
          <w:lang w:val="en-US"/>
        </w:rPr>
        <w:t xml:space="preserve"> file.</w:t>
      </w:r>
      <w:ins w:id="142" w:author="Ap van Dongeren" w:date="2015-02-20T09:32:00Z">
        <w:r w:rsidR="00C20BC3">
          <w:rPr>
            <w:lang w:val="en-US"/>
          </w:rPr>
          <w:t xml:space="preserve"> It is strongly recommended to specify as few parameters explicitly as possible and rely on the defaults for </w:t>
        </w:r>
      </w:ins>
      <w:ins w:id="143" w:author="Ap van Dongeren" w:date="2015-02-20T09:33:00Z">
        <w:r w:rsidR="00C20BC3">
          <w:rPr>
            <w:lang w:val="en-US"/>
          </w:rPr>
          <w:t>the</w:t>
        </w:r>
      </w:ins>
      <w:ins w:id="144" w:author="Ap van Dongeren" w:date="2015-02-20T09:32:00Z">
        <w:r w:rsidR="00C20BC3">
          <w:rPr>
            <w:lang w:val="en-US"/>
          </w:rPr>
          <w:t xml:space="preserve"> </w:t>
        </w:r>
      </w:ins>
      <w:ins w:id="145" w:author="Ap van Dongeren" w:date="2015-02-20T09:33:00Z">
        <w:r w:rsidR="00C20BC3">
          <w:rPr>
            <w:lang w:val="en-US"/>
          </w:rPr>
          <w:t xml:space="preserve">other parameters. </w:t>
        </w:r>
      </w:ins>
      <w:ins w:id="146" w:author="Ap van Dongeren" w:date="2015-02-20T09:44:00Z">
        <w:r w:rsidR="0013413E">
          <w:rPr>
            <w:lang w:val="en-US"/>
          </w:rPr>
          <w:t>When running XBeach, a file called xbeach.log is created, which lists all the parameters set through the params.txt but also all parameters not set, for which the defaults are used.</w:t>
        </w:r>
      </w:ins>
    </w:p>
    <w:p w:rsidR="00620A54" w:rsidRPr="004D7B46" w:rsidRDefault="00620A54" w:rsidP="004D7B46">
      <w:pPr>
        <w:pStyle w:val="BodyText"/>
        <w:rPr>
          <w:lang w:val="en-US"/>
        </w:rPr>
      </w:pPr>
      <w:moveFromRangeStart w:id="147" w:author="Ap van Dongeren" w:date="2015-02-20T09:35:00Z" w:name="move412188268"/>
      <w:moveFrom w:id="148" w:author="Ap van Dongeren" w:date="2015-02-20T09:35:00Z">
        <w:r w:rsidRPr="004D7B46" w:rsidDel="0013413E">
          <w:rPr>
            <w:lang w:val="en-US"/>
          </w:rPr>
          <w:t xml:space="preserve">The </w:t>
        </w:r>
        <w:r w:rsidRPr="004D7B46" w:rsidDel="0013413E">
          <w:rPr>
            <w:i/>
            <w:lang w:val="en-US"/>
          </w:rPr>
          <w:t>params.txt</w:t>
        </w:r>
        <w:r w:rsidRPr="004D7B46" w:rsidDel="0013413E">
          <w:rPr>
            <w:lang w:val="en-US"/>
          </w:rPr>
          <w:t xml:space="preserve"> file contains grid and bathymetry info, wave input, flow input, morphological input, et cetera. </w:t>
        </w:r>
      </w:moveFrom>
      <w:moveFromRangeEnd w:id="147"/>
      <w:r w:rsidRPr="004D7B46">
        <w:rPr>
          <w:lang w:val="en-US"/>
        </w:rPr>
        <w:t xml:space="preserve">This chapter describes the possibilities of the </w:t>
      </w:r>
      <w:r w:rsidRPr="004D7B46">
        <w:rPr>
          <w:i/>
          <w:lang w:val="en-US"/>
        </w:rPr>
        <w:t>params.</w:t>
      </w:r>
      <w:r w:rsidRPr="004D7B46">
        <w:rPr>
          <w:lang w:val="en-US"/>
        </w:rPr>
        <w:t>txt file and any</w:t>
      </w:r>
      <w:ins w:id="149" w:author="Ap van Dongeren" w:date="2015-02-20T09:36:00Z">
        <w:r w:rsidR="0013413E">
          <w:rPr>
            <w:lang w:val="en-US"/>
          </w:rPr>
          <w:t xml:space="preserve"> auxiliary information</w:t>
        </w:r>
      </w:ins>
      <w:r w:rsidRPr="004D7B46">
        <w:rPr>
          <w:lang w:val="en-US"/>
        </w:rPr>
        <w:t xml:space="preserve"> files that </w:t>
      </w:r>
      <w:ins w:id="150" w:author="Ap van Dongeren" w:date="2015-02-20T09:36:00Z">
        <w:r w:rsidR="0013413E">
          <w:rPr>
            <w:lang w:val="en-US"/>
          </w:rPr>
          <w:t xml:space="preserve">are called </w:t>
        </w:r>
      </w:ins>
      <w:del w:id="151" w:author="Ap van Dongeren" w:date="2015-02-20T09:36:00Z">
        <w:r w:rsidRPr="004D7B46" w:rsidDel="0013413E">
          <w:rPr>
            <w:lang w:val="en-US"/>
          </w:rPr>
          <w:delText>can be referred to</w:delText>
        </w:r>
      </w:del>
      <w:r w:rsidRPr="004D7B46">
        <w:rPr>
          <w:lang w:val="en-US"/>
        </w:rPr>
        <w:t xml:space="preserve">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ins w:id="152" w:author="Ap van Dongeren" w:date="2015-02-20T09:37:00Z">
        <w:r w:rsidR="0013413E">
          <w:rPr>
            <w:lang w:val="en-US"/>
          </w:rPr>
          <w:t xml:space="preserve"> expert</w:t>
        </w:r>
      </w:ins>
      <w:r w:rsidRPr="004D7B46">
        <w:rPr>
          <w:lang w:val="en-US"/>
        </w:rPr>
        <w:t xml:space="preserve"> options and should not be used for regular applications of XBeach.</w:t>
      </w:r>
    </w:p>
    <w:p w:rsidR="00620A54" w:rsidRPr="004D7B46" w:rsidRDefault="00620A54" w:rsidP="004D7B46">
      <w:pPr>
        <w:pStyle w:val="BodyText"/>
        <w:rPr>
          <w:lang w:val="en-US"/>
        </w:rPr>
      </w:pPr>
      <w:commentRangeStart w:id="153"/>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w:t>
      </w:r>
      <w:commentRangeEnd w:id="153"/>
      <w:r w:rsidR="0013413E">
        <w:rPr>
          <w:rStyle w:val="CommentReference"/>
        </w:rPr>
        <w:commentReference w:id="153"/>
      </w:r>
      <w:r w:rsidRPr="004D7B46">
        <w:rPr>
          <w:lang w:val="en-US"/>
        </w:rPr>
        <w:t>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w:t>
      </w:r>
      <w:commentRangeStart w:id="154"/>
      <w:r w:rsidRPr="004D7B46">
        <w:rPr>
          <w:lang w:val="en-US"/>
        </w:rPr>
        <w:t>is</w:t>
      </w:r>
      <w:commentRangeEnd w:id="154"/>
      <w:r w:rsidR="0013413E">
        <w:rPr>
          <w:rStyle w:val="CommentReference"/>
        </w:rPr>
        <w:commentReference w:id="154"/>
      </w:r>
      <w:r w:rsidRPr="004D7B46">
        <w:rPr>
          <w:lang w:val="en-US"/>
        </w:rPr>
        <w:t>:</w:t>
      </w:r>
    </w:p>
    <w:p w:rsidR="00620A54" w:rsidRPr="004D7B46" w:rsidRDefault="00620A54" w:rsidP="004D7B46">
      <w:pPr>
        <w:pStyle w:val="Codeheader"/>
        <w:rPr>
          <w:lang w:val="en-US"/>
        </w:rPr>
      </w:pPr>
      <w:r w:rsidRPr="004D7B46">
        <w:rPr>
          <w:lang w:val="en-US"/>
        </w:rPr>
        <w:t>params.</w:t>
      </w:r>
      <w:commentRangeStart w:id="155"/>
      <w:r w:rsidRPr="004D7B46">
        <w:rPr>
          <w:lang w:val="en-US"/>
        </w:rPr>
        <w:t>txt</w:t>
      </w:r>
      <w:commentRangeEnd w:id="155"/>
      <w:r w:rsidR="0013413E">
        <w:rPr>
          <w:rStyle w:val="CommentReference"/>
          <w:rFonts w:ascii="Arial" w:hAnsi="Arial"/>
          <w:b w:val="0"/>
        </w:rPr>
        <w:commentReference w:id="155"/>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156" w:name="_Toc285701664"/>
      <w:bookmarkStart w:id="157" w:name="_Toc412018065"/>
      <w:r w:rsidRPr="004D7B46">
        <w:rPr>
          <w:lang w:val="en-US"/>
        </w:rPr>
        <w:t xml:space="preserve">Physical </w:t>
      </w:r>
      <w:commentRangeStart w:id="158"/>
      <w:r w:rsidRPr="004D7B46">
        <w:rPr>
          <w:lang w:val="en-US"/>
        </w:rPr>
        <w:t>processes</w:t>
      </w:r>
      <w:bookmarkEnd w:id="156"/>
      <w:bookmarkEnd w:id="157"/>
      <w:commentRangeEnd w:id="158"/>
      <w:r w:rsidR="00E064E8">
        <w:rPr>
          <w:rStyle w:val="CommentReference"/>
          <w:b w:val="0"/>
          <w:iCs w:val="0"/>
        </w:rPr>
        <w:commentReference w:id="158"/>
      </w:r>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59"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commentRangeStart w:id="160"/>
            <w:r w:rsidRPr="004D7B46">
              <w:t>Turn</w:t>
            </w:r>
            <w:commentRangeEnd w:id="160"/>
            <w:r w:rsidR="0013413E">
              <w:rPr>
                <w:rStyle w:val="CommentReference"/>
                <w:rFonts w:ascii="Arial" w:eastAsia="Times New Roman" w:hAnsi="Arial" w:cs="Arial"/>
                <w:color w:val="auto"/>
                <w:lang w:val="en-GB"/>
              </w:rPr>
              <w:commentReference w:id="160"/>
            </w:r>
            <w:r w:rsidRPr="004D7B46">
              <w:t xml:space="preserve">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commentRangeStart w:id="161"/>
            <w:r w:rsidRPr="004D7B46">
              <w:t>bchwiz</w:t>
            </w:r>
            <w:commentRangeEnd w:id="161"/>
            <w:r w:rsidR="0013413E">
              <w:rPr>
                <w:rStyle w:val="CommentReference"/>
                <w:rFonts w:ascii="Arial" w:eastAsia="Times New Roman" w:hAnsi="Arial" w:cs="Arial"/>
                <w:b w:val="0"/>
                <w:bCs w:val="0"/>
                <w:color w:val="auto"/>
                <w:lang w:val="en-GB"/>
              </w:rPr>
              <w:commentReference w:id="161"/>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2"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3"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4"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lwave</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5"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6"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67"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commentRangeStart w:id="168"/>
            <w:r w:rsidRPr="004D7B46">
              <w:t>q3d*</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69"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commentRangeEnd w:id="168"/>
            <w:r w:rsidR="0013413E">
              <w:rPr>
                <w:rStyle w:val="CommentReference"/>
                <w:rFonts w:ascii="Arial" w:eastAsia="Times New Roman" w:hAnsi="Arial" w:cs="Arial"/>
                <w:color w:val="auto"/>
                <w:lang w:val="en-GB"/>
              </w:rPr>
              <w:commentReference w:id="168"/>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0"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1"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2"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3"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4"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5"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13413E">
            <w:pPr>
              <w:pStyle w:val="PlainText"/>
              <w:cnfStyle w:val="000000100000" w:firstRow="0" w:lastRow="0" w:firstColumn="0" w:lastColumn="0" w:oddVBand="0" w:evenVBand="0" w:oddHBand="1" w:evenHBand="0" w:firstRowFirstColumn="0" w:firstRowLastColumn="0" w:lastRowFirstColumn="0" w:lastRowLastColumn="0"/>
              <w:pPrChange w:id="176" w:author="Ap van Dongeren" w:date="2015-02-20T09:4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13413E">
            <w:pPr>
              <w:pStyle w:val="PlainText"/>
              <w:cnfStyle w:val="000000000000" w:firstRow="0" w:lastRow="0" w:firstColumn="0" w:lastColumn="0" w:oddVBand="0" w:evenVBand="0" w:oddHBand="0" w:evenHBand="0" w:firstRowFirstColumn="0" w:firstRowLastColumn="0" w:lastRowFirstColumn="0" w:lastRowLastColumn="0"/>
              <w:pPrChange w:id="177" w:author="Ap van Dongeren" w:date="2015-02-20T09:4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8" w:name="_Ref285440913"/>
      <w:bookmarkStart w:id="179" w:name="_Ref285440915"/>
      <w:bookmarkStart w:id="180" w:name="_Ref285465495"/>
      <w:bookmarkStart w:id="181" w:name="_Ref285465497"/>
      <w:bookmarkStart w:id="182" w:name="_Toc285701665"/>
      <w:bookmarkStart w:id="183" w:name="_Toc412018066"/>
      <w:r w:rsidRPr="004D7B46">
        <w:rPr>
          <w:lang w:val="en-US"/>
        </w:rPr>
        <w:t>Grid and bathymetry</w:t>
      </w:r>
      <w:bookmarkEnd w:id="178"/>
      <w:bookmarkEnd w:id="179"/>
      <w:bookmarkEnd w:id="180"/>
      <w:bookmarkEnd w:id="181"/>
      <w:bookmarkEnd w:id="182"/>
      <w:bookmarkEnd w:id="183"/>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w:t>
      </w:r>
      <w:ins w:id="184" w:author="Ap van Dongeren" w:date="2015-02-20T09:47:00Z">
        <w:r w:rsidR="00E064E8">
          <w:rPr>
            <w:lang w:val="en-US"/>
          </w:rPr>
          <w:t xml:space="preserve">Here nx are the number of grid points in the cross-shore direction and </w:t>
        </w:r>
        <w:proofErr w:type="gramStart"/>
        <w:r w:rsidR="00E064E8">
          <w:rPr>
            <w:lang w:val="en-US"/>
          </w:rPr>
          <w:t>ny</w:t>
        </w:r>
        <w:proofErr w:type="gramEnd"/>
        <w:r w:rsidR="00E064E8">
          <w:rPr>
            <w:lang w:val="en-US"/>
          </w:rPr>
          <w:t xml:space="preserve"> the number in the alongshore direction. </w:t>
        </w:r>
      </w:ins>
      <w:r w:rsidRPr="004D7B46">
        <w:rPr>
          <w:lang w:val="en-US"/>
        </w:rPr>
        <w:t xml:space="preserve">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w:t>
      </w:r>
      <w:ins w:id="185" w:author="Ap van Dongeren" w:date="2015-02-20T09:49:00Z">
        <w:r w:rsidR="00E064E8">
          <w:rPr>
            <w:lang w:val="en-US"/>
          </w:rPr>
          <w:t xml:space="preserve">, which has to have a size of [nx+1, </w:t>
        </w:r>
        <w:proofErr w:type="gramStart"/>
        <w:r w:rsidR="00E064E8">
          <w:rPr>
            <w:lang w:val="en-US"/>
          </w:rPr>
          <w:t>ny+</w:t>
        </w:r>
        <w:proofErr w:type="gramEnd"/>
        <w:r w:rsidR="00E064E8">
          <w:rPr>
            <w:lang w:val="en-US"/>
          </w:rPr>
          <w:t>1]</w:t>
        </w:r>
      </w:ins>
      <w:r w:rsidRPr="004D7B46">
        <w:rPr>
          <w:lang w:val="en-US"/>
        </w:rPr>
        <w:t xml:space="preserve">.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w:t>
      </w:r>
      <w:ins w:id="186" w:author="Ap van Dongeren" w:date="2015-02-20T09:49:00Z">
        <w:r w:rsidR="00E064E8">
          <w:rPr>
            <w:lang w:val="en-US"/>
          </w:rPr>
          <w:t xml:space="preserve"> (so e.g. a value of ‘10’ is 10 meters depth)</w:t>
        </w:r>
      </w:ins>
      <w:r w:rsidRPr="004D7B46">
        <w:rPr>
          <w:lang w:val="en-US"/>
        </w:rPr>
        <w:t xml:space="preserve">,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w:t>
      </w:r>
      <w:ins w:id="187" w:author="Ap van Dongeren" w:date="2015-02-20T09:50:00Z">
        <w:r w:rsidR="00E064E8">
          <w:rPr>
            <w:lang w:val="en-US"/>
          </w:rPr>
          <w:t xml:space="preserve">thus </w:t>
        </w:r>
      </w:ins>
      <w:r w:rsidRPr="004D7B46">
        <w:rPr>
          <w:lang w:val="en-US"/>
        </w:rPr>
        <w:t xml:space="preserve">a single </w:t>
      </w:r>
      <w:ins w:id="188" w:author="Ap van Dongeren" w:date="2015-02-20T09:50:00Z">
        <w:r w:rsidR="00E064E8">
          <w:rPr>
            <w:lang w:val="en-US"/>
          </w:rPr>
          <w:t>row (ny+1=1)</w:t>
        </w:r>
      </w:ins>
      <w:del w:id="189" w:author="Ap van Dongeren" w:date="2015-02-20T09:50:00Z">
        <w:r w:rsidRPr="004D7B46" w:rsidDel="00E064E8">
          <w:rPr>
            <w:lang w:val="en-US"/>
          </w:rPr>
          <w:delText>line</w:delText>
        </w:r>
      </w:del>
      <w:r w:rsidRPr="004D7B46">
        <w:rPr>
          <w:lang w:val="en-US"/>
        </w:rPr>
        <w:t xml:space="preserv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w:t>
      </w:r>
      <w:del w:id="190" w:author="Ap van Dongeren" w:date="2015-02-20T09:50:00Z">
        <w:r w:rsidRPr="004D7B46" w:rsidDel="00E064E8">
          <w:rPr>
            <w:lang w:val="en-US"/>
          </w:rPr>
          <w:delText xml:space="preserve">lines </w:delText>
        </w:r>
      </w:del>
      <w:ins w:id="191" w:author="Ap van Dongeren" w:date="2015-02-20T09:50:00Z">
        <w:r w:rsidR="00E064E8">
          <w:rPr>
            <w:lang w:val="en-US"/>
          </w:rPr>
          <w:t>rows</w:t>
        </w:r>
        <w:r w:rsidR="00E064E8" w:rsidRPr="004D7B46">
          <w:rPr>
            <w:lang w:val="en-US"/>
          </w:rPr>
          <w:t xml:space="preserve"> </w:t>
        </w:r>
      </w:ins>
      <w:r w:rsidRPr="004D7B46">
        <w:rPr>
          <w:lang w:val="en-US"/>
        </w:rPr>
        <w:t xml:space="preserve">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w:t>
      </w:r>
      <w:ins w:id="192" w:author="Ap van Dongeren" w:date="2015-02-20T09:50:00Z">
        <w:r w:rsidR="00E064E8">
          <w:rPr>
            <w:lang w:val="en-US"/>
          </w:rPr>
          <w:t>n</w:t>
        </w:r>
      </w:ins>
      <w:r w:rsidRPr="004D7B46">
        <w:rPr>
          <w:lang w:val="en-US"/>
        </w:rPr>
        <w:t xml:space="preserve">y </w:t>
      </w:r>
      <w:ins w:id="193" w:author="Ap van Dongeren" w:date="2015-02-20T09:50:00Z">
        <w:r w:rsidR="00E064E8">
          <w:rPr>
            <w:lang w:val="en-US"/>
          </w:rPr>
          <w:t>rows</w:t>
        </w:r>
      </w:ins>
      <w:del w:id="194" w:author="Ap van Dongeren" w:date="2015-02-20T09:50:00Z">
        <w:r w:rsidRPr="004D7B46" w:rsidDel="00E064E8">
          <w:rPr>
            <w:lang w:val="en-US"/>
          </w:rPr>
          <w:delText>lines</w:delText>
        </w:r>
      </w:del>
      <w:r w:rsidRPr="004D7B46">
        <w:rPr>
          <w:lang w:val="en-US"/>
        </w:rPr>
        <w:t xml:space="preserve"> in the </w:t>
      </w:r>
      <w:r w:rsidRPr="004D7B46">
        <w:rPr>
          <w:i/>
          <w:lang w:val="en-US"/>
        </w:rPr>
        <w:t>depfile</w:t>
      </w:r>
      <w:r w:rsidRPr="004D7B46">
        <w:rPr>
          <w:lang w:val="en-US"/>
        </w:rPr>
        <w:t>. In general, the bathymetry file has the following</w:t>
      </w:r>
      <w:ins w:id="195" w:author="Ap van Dongeren" w:date="2015-02-20T09:51:00Z">
        <w:r w:rsidR="00E064E8">
          <w:rPr>
            <w:lang w:val="en-US"/>
          </w:rPr>
          <w:t xml:space="preserve"> space-separated</w:t>
        </w:r>
      </w:ins>
      <w:r w:rsidRPr="004D7B46">
        <w:rPr>
          <w:lang w:val="en-US"/>
        </w:rPr>
        <w:t xml:space="preserve">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w:t>
      </w:r>
      <w:del w:id="196" w:author="Ap van Dongeren" w:date="2015-02-20T09:51:00Z">
        <w:r w:rsidRPr="004D7B46" w:rsidDel="00E064E8">
          <w:rPr>
            <w:lang w:val="en-US"/>
          </w:rPr>
          <w:delText>on one line</w:delText>
        </w:r>
      </w:del>
      <w:ins w:id="197" w:author="Ap van Dongeren" w:date="2015-02-20T09:51:00Z">
        <w:r w:rsidR="00E064E8">
          <w:rPr>
            <w:lang w:val="en-US"/>
          </w:rPr>
          <w:t>in one reow</w:t>
        </w:r>
      </w:ins>
      <w:r w:rsidRPr="004D7B46">
        <w:rPr>
          <w:lang w:val="en-US"/>
        </w:rPr>
        <w:t xml:space="preserve"> and each </w:t>
      </w:r>
      <w:ins w:id="198" w:author="Ap van Dongeren" w:date="2015-02-20T09:51:00Z">
        <w:r w:rsidR="00E064E8">
          <w:rPr>
            <w:lang w:val="en-US"/>
          </w:rPr>
          <w:t>row</w:t>
        </w:r>
      </w:ins>
      <w:del w:id="199" w:author="Ap van Dongeren" w:date="2015-02-20T09:51:00Z">
        <w:r w:rsidRPr="004D7B46" w:rsidDel="00E064E8">
          <w:rPr>
            <w:lang w:val="en-US"/>
          </w:rPr>
          <w:delText>line</w:delText>
        </w:r>
      </w:del>
      <w:r w:rsidRPr="004D7B46">
        <w:rPr>
          <w:lang w:val="en-US"/>
        </w:rPr>
        <w:t xml:space="preserve"> represents a cell in y-direction. XBeach grids are defined in a coordinate system of choice and can be either rectangular or curvilinear </w:t>
      </w:r>
      <w:commentRangeStart w:id="200"/>
      <w:r w:rsidRPr="004D7B46">
        <w:rPr>
          <w:lang w:val="en-US"/>
        </w:rPr>
        <w:t>grids</w:t>
      </w:r>
      <w:commentRangeEnd w:id="200"/>
      <w:r w:rsidR="00BA4F8F">
        <w:rPr>
          <w:rStyle w:val="CommentReference"/>
        </w:rPr>
        <w:commentReference w:id="200"/>
      </w:r>
      <w:r w:rsidRPr="004D7B46">
        <w:rPr>
          <w:lang w:val="en-US"/>
        </w:rPr>
        <w:t>.</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w:t>
      </w:r>
      <w:commentRangeStart w:id="201"/>
      <w:r w:rsidRPr="004D7B46">
        <w:rPr>
          <w:lang w:val="en-US"/>
        </w:rPr>
        <w:t>manual</w:t>
      </w:r>
      <w:commentRangeEnd w:id="201"/>
      <w:r w:rsidR="00907C45">
        <w:rPr>
          <w:rStyle w:val="CommentReference"/>
        </w:rPr>
        <w:commentReference w:id="201"/>
      </w:r>
      <w:r w:rsidRPr="004D7B46">
        <w:rPr>
          <w:lang w:val="en-US"/>
        </w:rPr>
        <w:t xml:space="preserve">.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ins w:id="202" w:author="Ap van Dongeren" w:date="2015-02-20T09:57:00Z">
        <w:r w:rsidR="00907C45">
          <w:rPr>
            <w:lang w:val="en-US"/>
          </w:rPr>
          <w:t xml:space="preserve"> (thetanaut=0 for Cartesian and thetanaut=1 for Nautical)</w:t>
        </w:r>
      </w:ins>
      <w:del w:id="203" w:author="Ap van Dongeren" w:date="2015-02-20T09:57:00Z">
        <w:r w:rsidRPr="004D7B46" w:rsidDel="00907C45">
          <w:rPr>
            <w:lang w:val="en-US"/>
          </w:rPr>
          <w:delText>.</w:delText>
        </w:r>
      </w:del>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w:t>
      </w:r>
      <w:commentRangeStart w:id="204"/>
      <w:r w:rsidRPr="004D7B46">
        <w:rPr>
          <w:lang w:val="en-US"/>
        </w:rPr>
        <w:t>are</w:t>
      </w:r>
      <w:commentRangeEnd w:id="204"/>
      <w:r w:rsidR="00907C45">
        <w:rPr>
          <w:rStyle w:val="CommentReference"/>
        </w:rPr>
        <w:commentReference w:id="204"/>
      </w:r>
      <w:r w:rsidRPr="004D7B46">
        <w:rPr>
          <w:lang w:val="en-US"/>
        </w:rPr>
        <w:t>:</w:t>
      </w:r>
    </w:p>
    <w:p w:rsidR="00620A54" w:rsidRPr="004D7B46" w:rsidRDefault="00105BFA" w:rsidP="004D7B46">
      <w:pPr>
        <w:pStyle w:val="Codeheader"/>
        <w:rPr>
          <w:lang w:val="en-US"/>
        </w:rPr>
      </w:pPr>
      <w:ins w:id="205" w:author="Ap van Dongeren" w:date="2015-02-20T10:00:00Z">
        <w:r>
          <w:rPr>
            <w:lang w:val="en-US"/>
          </w:rPr>
          <w:t xml:space="preserve">Depfile = </w:t>
        </w:r>
      </w:ins>
      <w:r w:rsidR="00620A54"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105BFA" w:rsidP="004D7B46">
      <w:pPr>
        <w:pStyle w:val="Codeheader"/>
        <w:rPr>
          <w:lang w:val="en-US"/>
        </w:rPr>
      </w:pPr>
      <w:ins w:id="206" w:author="Ap van Dongeren" w:date="2015-02-20T10:03:00Z">
        <w:r>
          <w:rPr>
            <w:lang w:val="en-US"/>
          </w:rPr>
          <w:t xml:space="preserve">Xfile = </w:t>
        </w:r>
      </w:ins>
      <w:r w:rsidR="00620A54"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105BFA" w:rsidP="004D7B46">
      <w:pPr>
        <w:pStyle w:val="Codeheader"/>
        <w:rPr>
          <w:lang w:val="en-US"/>
        </w:rPr>
      </w:pPr>
      <w:ins w:id="207" w:author="Ap van Dongeren" w:date="2015-02-20T10:03:00Z">
        <w:r>
          <w:rPr>
            <w:lang w:val="en-US"/>
          </w:rPr>
          <w:t xml:space="preserve">Yfile = </w:t>
        </w:r>
      </w:ins>
      <w:r w:rsidR="00620A54"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w:t>
      </w:r>
      <w:commentRangeStart w:id="208"/>
      <w:r w:rsidRPr="004D7B46">
        <w:rPr>
          <w:lang w:val="en-US"/>
        </w:rPr>
        <w:t>table</w:t>
      </w:r>
      <w:commentRangeEnd w:id="208"/>
      <w:r w:rsidR="00105BFA">
        <w:rPr>
          <w:rStyle w:val="CommentReference"/>
        </w:rPr>
        <w:commentReference w:id="208"/>
      </w:r>
      <w:r w:rsidRPr="004D7B46">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105BFA">
            <w:pPr>
              <w:pStyle w:val="PlainText"/>
              <w:cnfStyle w:val="100000000000" w:firstRow="1" w:lastRow="0" w:firstColumn="0" w:lastColumn="0" w:oddVBand="0" w:evenVBand="0" w:oddHBand="0" w:evenHBand="0" w:firstRowFirstColumn="0" w:firstRowLastColumn="0" w:lastRowFirstColumn="0" w:lastRowLastColumn="0"/>
              <w:pPrChange w:id="209" w:author="Ap van Dongeren" w:date="2015-02-20T10:01:00Z">
                <w:pPr>
                  <w:pStyle w:val="PlainText"/>
                  <w:jc w:val="both"/>
                  <w:cnfStyle w:val="100000000000" w:firstRow="1" w:lastRow="0" w:firstColumn="0" w:lastColumn="0" w:oddVBand="0" w:evenVBand="0" w:oddHBand="0" w:evenHBand="0" w:firstRowFirstColumn="0" w:firstRowLastColumn="0" w:lastRowFirstColumn="0" w:lastRowLastColumn="0"/>
                </w:pPr>
              </w:pPrChange>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10"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 xml:space="preserve">Angle of </w:t>
            </w:r>
            <w:ins w:id="211" w:author="Ap van Dongeren" w:date="2015-02-20T09:59:00Z">
              <w:r w:rsidR="00907C45">
                <w:t xml:space="preserve">computational </w:t>
              </w:r>
            </w:ins>
            <w:r w:rsidRPr="004D7B46">
              <w:t>x-axis</w:t>
            </w:r>
            <w:ins w:id="212" w:author="Ap van Dongeren" w:date="2015-02-20T10:00:00Z">
              <w:r w:rsidR="00907C45">
                <w:t xml:space="preserve"> relative to </w:t>
              </w:r>
            </w:ins>
            <w:del w:id="213" w:author="Ap van Dongeren" w:date="2015-02-20T10:00:00Z">
              <w:r w:rsidRPr="004D7B46" w:rsidDel="00907C45">
                <w:delText xml:space="preserve"> from </w:delText>
              </w:r>
            </w:del>
            <w:ins w:id="214" w:author="Ap van Dongeren" w:date="2015-02-20T10:00:00Z">
              <w:r w:rsidR="00907C45">
                <w:t>“</w:t>
              </w:r>
            </w:ins>
            <w:r w:rsidRPr="004D7B46">
              <w:t>East</w:t>
            </w:r>
            <w:ins w:id="215" w:author="Ap van Dongeren" w:date="2015-02-20T10:00:00Z">
              <w:r w:rsidR="00907C45">
                <w:t>”</w:t>
              </w:r>
            </w:ins>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16"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17"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18"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19"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0"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1"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2"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3"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4"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5"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26"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27"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del w:id="228" w:author="Ap van Dongeren" w:date="2015-02-20T10:01:00Z">
              <w:r w:rsidRPr="004D7B46" w:rsidDel="00105BFA">
                <w:delText xml:space="preserve">Switch to </w:delText>
              </w:r>
            </w:del>
            <w:r w:rsidRPr="004D7B46">
              <w:t xml:space="preserve">specify thetamin and thetamax in </w:t>
            </w:r>
            <w:ins w:id="229" w:author="Ap van Dongeren" w:date="2015-02-20T10:02:00Z">
              <w:r w:rsidR="00105BFA">
                <w:t xml:space="preserve">cartesian (0) or </w:t>
              </w:r>
            </w:ins>
            <w:r w:rsidRPr="004D7B46">
              <w:t>nautical</w:t>
            </w:r>
            <w:ins w:id="230" w:author="Ap van Dongeren" w:date="2015-02-20T10:02:00Z">
              <w:r w:rsidR="00105BFA">
                <w:t xml:space="preserve"> (1)</w:t>
              </w:r>
            </w:ins>
            <w:r w:rsidRPr="004D7B46">
              <w:t xml:space="preserve"> convention </w:t>
            </w:r>
            <w:del w:id="231" w:author="Ap van Dongeren" w:date="2015-02-20T10:02:00Z">
              <w:r w:rsidRPr="004D7B46" w:rsidDel="00105BFA">
                <w:delText>rather than cartesian</w:delText>
              </w:r>
            </w:del>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32"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33"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the file containing x-coordinates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xori</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34"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35"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105BFA">
            <w:pPr>
              <w:pStyle w:val="PlainText"/>
              <w:cnfStyle w:val="000000000000" w:firstRow="0" w:lastRow="0" w:firstColumn="0" w:lastColumn="0" w:oddVBand="0" w:evenVBand="0" w:oddHBand="0" w:evenHBand="0" w:firstRowFirstColumn="0" w:firstRowLastColumn="0" w:lastRowFirstColumn="0" w:lastRowLastColumn="0"/>
              <w:pPrChange w:id="236" w:author="Ap van Dongeren" w:date="2015-02-20T10:01: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105BFA">
            <w:pPr>
              <w:pStyle w:val="PlainText"/>
              <w:cnfStyle w:val="000000100000" w:firstRow="0" w:lastRow="0" w:firstColumn="0" w:lastColumn="0" w:oddVBand="0" w:evenVBand="0" w:oddHBand="1" w:evenHBand="0" w:firstRowFirstColumn="0" w:firstRowLastColumn="0" w:lastRowFirstColumn="0" w:lastRowLastColumn="0"/>
              <w:pPrChange w:id="237" w:author="Ap van Dongeren" w:date="2015-02-20T10:01: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238" w:name="_Toc285701666"/>
      <w:bookmarkStart w:id="239" w:name="_Toc412018067"/>
      <w:r w:rsidRPr="004D7B46">
        <w:rPr>
          <w:lang w:val="en-US"/>
        </w:rPr>
        <w:t>Waves input</w:t>
      </w:r>
      <w:bookmarkEnd w:id="238"/>
      <w:bookmarkEnd w:id="239"/>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w:t>
      </w:r>
      <w:del w:id="240" w:author="Ap van Dongeren" w:date="2015-02-20T10:07:00Z">
        <w:r w:rsidRPr="004D7B46" w:rsidDel="00105BFA">
          <w:rPr>
            <w:lang w:val="en-US"/>
          </w:rPr>
          <w:delText xml:space="preserve">you </w:delText>
        </w:r>
      </w:del>
      <w:r w:rsidRPr="004D7B46">
        <w:rPr>
          <w:lang w:val="en-US"/>
        </w:rPr>
        <w:t xml:space="preserve">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Change w:id="241" w:author="Ap van Dongeren" w:date="2015-02-20T10:13:00Z">
          <w:tblPr>
            <w:tblStyle w:val="LightShading-Accent1"/>
            <w:tblW w:w="5000" w:type="pct"/>
            <w:tblLook w:val="0420" w:firstRow="1" w:lastRow="0" w:firstColumn="0" w:lastColumn="0" w:noHBand="0" w:noVBand="1"/>
          </w:tblPr>
        </w:tblPrChange>
      </w:tblPr>
      <w:tblGrid>
        <w:gridCol w:w="1632"/>
        <w:gridCol w:w="1697"/>
        <w:gridCol w:w="5601"/>
        <w:tblGridChange w:id="242">
          <w:tblGrid>
            <w:gridCol w:w="2759"/>
            <w:gridCol w:w="6171"/>
            <w:gridCol w:w="6171"/>
          </w:tblGrid>
        </w:tblGridChange>
      </w:tblGrid>
      <w:tr w:rsidR="00DE0FCB" w:rsidRPr="004D7B46" w:rsidTr="00DE0FCB">
        <w:trPr>
          <w:cnfStyle w:val="100000000000" w:firstRow="1" w:lastRow="0" w:firstColumn="0" w:lastColumn="0" w:oddVBand="0" w:evenVBand="0" w:oddHBand="0" w:evenHBand="0" w:firstRowFirstColumn="0" w:firstRowLastColumn="0" w:lastRowFirstColumn="0" w:lastRowLastColumn="0"/>
        </w:trPr>
        <w:tc>
          <w:tcPr>
            <w:tcW w:w="914" w:type="pct"/>
            <w:tcPrChange w:id="243" w:author="Ap van Dongeren" w:date="2015-02-20T10:13:00Z">
              <w:tcPr>
                <w:tcW w:w="1545" w:type="pct"/>
              </w:tcPr>
            </w:tcPrChange>
          </w:tcPr>
          <w:p w:rsidR="00DE0FCB" w:rsidRPr="004D7B46" w:rsidRDefault="00DE0FCB" w:rsidP="004D7B46">
            <w:pPr>
              <w:cnfStyle w:val="100000000000" w:firstRow="1" w:lastRow="0" w:firstColumn="0" w:lastColumn="0" w:oddVBand="0" w:evenVBand="0" w:oddHBand="0" w:evenHBand="0" w:firstRowFirstColumn="0" w:firstRowLastColumn="0" w:lastRowFirstColumn="0" w:lastRowLastColumn="0"/>
              <w:rPr>
                <w:i/>
                <w:lang w:val="en-US"/>
              </w:rPr>
            </w:pPr>
            <w:r w:rsidRPr="004D7B46">
              <w:rPr>
                <w:i/>
                <w:lang w:val="en-US"/>
              </w:rPr>
              <w:t>instat</w:t>
            </w:r>
          </w:p>
        </w:tc>
        <w:tc>
          <w:tcPr>
            <w:tcW w:w="950" w:type="pct"/>
            <w:tcPrChange w:id="244" w:author="Ap van Dongeren" w:date="2015-02-20T10:13:00Z">
              <w:tcPr>
                <w:tcW w:w="1" w:type="pct"/>
              </w:tcPr>
            </w:tcPrChange>
          </w:tcPr>
          <w:p w:rsidR="00DE0FCB" w:rsidRPr="004D7B46" w:rsidRDefault="00DE0FCB" w:rsidP="004D7B46">
            <w:pPr>
              <w:cnfStyle w:val="100000000000" w:firstRow="1" w:lastRow="0" w:firstColumn="0" w:lastColumn="0" w:oddVBand="0" w:evenVBand="0" w:oddHBand="0" w:evenHBand="0" w:firstRowFirstColumn="0" w:firstRowLastColumn="0" w:lastRowFirstColumn="0" w:lastRowLastColumn="0"/>
              <w:rPr>
                <w:ins w:id="245" w:author="Ap van Dongeren" w:date="2015-02-20T10:13:00Z"/>
                <w:lang w:val="en-US"/>
              </w:rPr>
            </w:pPr>
            <w:ins w:id="246" w:author="Ap van Dongeren" w:date="2015-02-20T10:13:00Z">
              <w:r>
                <w:rPr>
                  <w:lang w:val="en-US"/>
                </w:rPr>
                <w:t>Type</w:t>
              </w:r>
            </w:ins>
          </w:p>
        </w:tc>
        <w:tc>
          <w:tcPr>
            <w:tcW w:w="3136" w:type="pct"/>
            <w:tcPrChange w:id="247" w:author="Ap van Dongeren" w:date="2015-02-20T10:13:00Z">
              <w:tcPr>
                <w:tcW w:w="3455" w:type="pct"/>
              </w:tcPr>
            </w:tcPrChange>
          </w:tcPr>
          <w:p w:rsidR="00DE0FCB" w:rsidRPr="004D7B46" w:rsidRDefault="00DE0FCB" w:rsidP="004D7B46">
            <w:pPr>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4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off</w:t>
            </w:r>
          </w:p>
        </w:tc>
        <w:tc>
          <w:tcPr>
            <w:tcW w:w="950" w:type="pct"/>
            <w:tcPrChange w:id="249" w:author="Ap van Dongeren" w:date="2015-02-20T10:13:00Z">
              <w:tcPr>
                <w:tcW w:w="1" w:type="pct"/>
              </w:tcPr>
            </w:tcPrChange>
          </w:tcPr>
          <w:p w:rsidR="00DE0FCB" w:rsidRPr="004D7B46" w:rsidRDefault="00C944FA" w:rsidP="004D7B46">
            <w:pPr>
              <w:cnfStyle w:val="000000100000" w:firstRow="0" w:lastRow="0" w:firstColumn="0" w:lastColumn="0" w:oddVBand="0" w:evenVBand="0" w:oddHBand="1" w:evenHBand="0" w:firstRowFirstColumn="0" w:firstRowLastColumn="0" w:lastRowFirstColumn="0" w:lastRowLastColumn="0"/>
              <w:rPr>
                <w:ins w:id="250" w:author="Ap van Dongeren" w:date="2015-02-20T10:13:00Z"/>
                <w:lang w:val="en-US"/>
              </w:rPr>
            </w:pPr>
            <w:ins w:id="251" w:author="Ap van Dongeren" w:date="2015-02-20T10:34:00Z">
              <w:r>
                <w:rPr>
                  <w:lang w:val="en-US"/>
                </w:rPr>
                <w:t>Special</w:t>
              </w:r>
            </w:ins>
          </w:p>
        </w:tc>
        <w:tc>
          <w:tcPr>
            <w:tcW w:w="3136" w:type="pct"/>
            <w:tcPrChange w:id="25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wave boundary condition</w:t>
            </w:r>
          </w:p>
        </w:tc>
      </w:tr>
      <w:tr w:rsidR="00DE0FCB" w:rsidRPr="004D7B46" w:rsidTr="00DE0FCB">
        <w:tc>
          <w:tcPr>
            <w:tcW w:w="914" w:type="pct"/>
            <w:tcPrChange w:id="253" w:author="Ap van Dongeren" w:date="2015-02-20T10:13:00Z">
              <w:tcPr>
                <w:tcW w:w="1545" w:type="pct"/>
              </w:tcPr>
            </w:tcPrChange>
          </w:tcPr>
          <w:p w:rsidR="00DE0FCB" w:rsidRPr="004D7B46" w:rsidRDefault="00DE0FCB" w:rsidP="004D7B46">
            <w:pPr>
              <w:rPr>
                <w:lang w:val="en-US"/>
              </w:rPr>
            </w:pPr>
            <w:r w:rsidRPr="004D7B46">
              <w:rPr>
                <w:lang w:val="en-US"/>
              </w:rPr>
              <w:t>stat</w:t>
            </w:r>
          </w:p>
        </w:tc>
        <w:tc>
          <w:tcPr>
            <w:tcW w:w="950" w:type="pct"/>
            <w:tcPrChange w:id="254" w:author="Ap van Dongeren" w:date="2015-02-20T10:13:00Z">
              <w:tcPr>
                <w:tcW w:w="1" w:type="pct"/>
              </w:tcPr>
            </w:tcPrChange>
          </w:tcPr>
          <w:p w:rsidR="00DE0FCB" w:rsidRPr="004D7B46" w:rsidRDefault="00DE0FCB" w:rsidP="004D7B46">
            <w:pPr>
              <w:rPr>
                <w:ins w:id="255" w:author="Ap van Dongeren" w:date="2015-02-20T10:13:00Z"/>
                <w:lang w:val="en-US"/>
              </w:rPr>
            </w:pPr>
            <w:ins w:id="256" w:author="Ap van Dongeren" w:date="2015-02-20T10:14:00Z">
              <w:r>
                <w:rPr>
                  <w:lang w:val="en-US"/>
                </w:rPr>
                <w:t>Stationary</w:t>
              </w:r>
            </w:ins>
          </w:p>
        </w:tc>
        <w:tc>
          <w:tcPr>
            <w:tcW w:w="3136" w:type="pct"/>
            <w:tcPrChange w:id="257" w:author="Ap van Dongeren" w:date="2015-02-20T10:13:00Z">
              <w:tcPr>
                <w:tcW w:w="3455" w:type="pct"/>
              </w:tcPr>
            </w:tcPrChange>
          </w:tcPr>
          <w:p w:rsidR="00DE0FCB" w:rsidRPr="004D7B46" w:rsidRDefault="00DE0FCB" w:rsidP="004D7B46">
            <w:pPr>
              <w:rPr>
                <w:lang w:val="en-US"/>
              </w:rPr>
            </w:pPr>
            <w:r w:rsidRPr="004D7B46">
              <w:rPr>
                <w:lang w:val="en-US"/>
              </w:rPr>
              <w:t>stationary wave boundary condition (sea state)</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5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bichrom</w:t>
            </w:r>
          </w:p>
        </w:tc>
        <w:tc>
          <w:tcPr>
            <w:tcW w:w="950" w:type="pct"/>
            <w:tcPrChange w:id="25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60" w:author="Ap van Dongeren" w:date="2015-02-20T10:13:00Z"/>
                <w:lang w:val="en-US"/>
              </w:rPr>
            </w:pPr>
            <w:ins w:id="261" w:author="Ap van Dongeren" w:date="2015-02-20T10:14:00Z">
              <w:r>
                <w:rPr>
                  <w:lang w:val="en-US"/>
                </w:rPr>
                <w:t>Stationary</w:t>
              </w:r>
            </w:ins>
          </w:p>
        </w:tc>
        <w:tc>
          <w:tcPr>
            <w:tcW w:w="3136" w:type="pct"/>
            <w:tcPrChange w:id="26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bichromatic (two wave component) waves</w:t>
            </w:r>
          </w:p>
        </w:tc>
      </w:tr>
      <w:tr w:rsidR="00DE0FCB" w:rsidRPr="004D7B46" w:rsidTr="00DE0FCB">
        <w:tc>
          <w:tcPr>
            <w:tcW w:w="914" w:type="pct"/>
            <w:tcPrChange w:id="263" w:author="Ap van Dongeren" w:date="2015-02-20T10:13:00Z">
              <w:tcPr>
                <w:tcW w:w="1545" w:type="pct"/>
              </w:tcPr>
            </w:tcPrChange>
          </w:tcPr>
          <w:p w:rsidR="00DE0FCB" w:rsidRPr="004D7B46" w:rsidRDefault="00DE0FCB" w:rsidP="004D7B46">
            <w:pPr>
              <w:rPr>
                <w:lang w:val="en-US"/>
              </w:rPr>
            </w:pPr>
            <w:r w:rsidRPr="004D7B46">
              <w:rPr>
                <w:lang w:val="en-US"/>
              </w:rPr>
              <w:t>ts_1</w:t>
            </w:r>
          </w:p>
        </w:tc>
        <w:tc>
          <w:tcPr>
            <w:tcW w:w="950" w:type="pct"/>
            <w:tcPrChange w:id="264" w:author="Ap van Dongeren" w:date="2015-02-20T10:13:00Z">
              <w:tcPr>
                <w:tcW w:w="1" w:type="pct"/>
              </w:tcPr>
            </w:tcPrChange>
          </w:tcPr>
          <w:p w:rsidR="00DE0FCB" w:rsidRPr="004D7B46" w:rsidRDefault="00DE0FCB" w:rsidP="004D7B46">
            <w:pPr>
              <w:rPr>
                <w:ins w:id="265" w:author="Ap van Dongeren" w:date="2015-02-20T10:13:00Z"/>
                <w:lang w:val="en-US"/>
              </w:rPr>
            </w:pPr>
            <w:ins w:id="266" w:author="Ap van Dongeren" w:date="2015-02-20T10:14:00Z">
              <w:r>
                <w:rPr>
                  <w:lang w:val="en-US"/>
                </w:rPr>
                <w:t>Stationary</w:t>
              </w:r>
            </w:ins>
          </w:p>
        </w:tc>
        <w:tc>
          <w:tcPr>
            <w:tcW w:w="3136" w:type="pct"/>
            <w:tcPrChange w:id="267" w:author="Ap van Dongeren" w:date="2015-02-20T10:13:00Z">
              <w:tcPr>
                <w:tcW w:w="3455" w:type="pct"/>
              </w:tcPr>
            </w:tcPrChange>
          </w:tcPr>
          <w:p w:rsidR="00DE0FCB" w:rsidRPr="004D7B46" w:rsidRDefault="00DE0FCB" w:rsidP="004D7B46">
            <w:pPr>
              <w:rPr>
                <w:lang w:val="en-US"/>
              </w:rPr>
            </w:pPr>
            <w:r w:rsidRPr="004D7B46">
              <w:rPr>
                <w:lang w:val="en-US"/>
              </w:rPr>
              <w:t>first-order timeseries of waves (generated outside XBeach)</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6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ts_2</w:t>
            </w:r>
          </w:p>
        </w:tc>
        <w:tc>
          <w:tcPr>
            <w:tcW w:w="950" w:type="pct"/>
            <w:tcPrChange w:id="26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70" w:author="Ap van Dongeren" w:date="2015-02-20T10:13:00Z"/>
                <w:lang w:val="en-US"/>
              </w:rPr>
            </w:pPr>
            <w:ins w:id="271" w:author="Ap van Dongeren" w:date="2015-02-20T10:14:00Z">
              <w:r>
                <w:rPr>
                  <w:lang w:val="en-US"/>
                </w:rPr>
                <w:t>Stationary</w:t>
              </w:r>
            </w:ins>
          </w:p>
        </w:tc>
        <w:tc>
          <w:tcPr>
            <w:tcW w:w="3136" w:type="pct"/>
            <w:tcPrChange w:id="27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second-order timeseries of waves (generated outside XBeach)</w:t>
            </w:r>
          </w:p>
        </w:tc>
      </w:tr>
      <w:tr w:rsidR="00DE0FCB" w:rsidRPr="004D7B46" w:rsidTr="00DE0FCB">
        <w:tc>
          <w:tcPr>
            <w:tcW w:w="914" w:type="pct"/>
            <w:tcPrChange w:id="273" w:author="Ap van Dongeren" w:date="2015-02-20T10:13:00Z">
              <w:tcPr>
                <w:tcW w:w="1545" w:type="pct"/>
              </w:tcPr>
            </w:tcPrChange>
          </w:tcPr>
          <w:p w:rsidR="00DE0FCB" w:rsidRPr="004D7B46" w:rsidRDefault="00DE0FCB" w:rsidP="004D7B46">
            <w:pPr>
              <w:rPr>
                <w:lang w:val="en-US"/>
              </w:rPr>
            </w:pPr>
            <w:r w:rsidRPr="004D7B46">
              <w:rPr>
                <w:lang w:val="en-US"/>
              </w:rPr>
              <w:t>jons</w:t>
            </w:r>
          </w:p>
        </w:tc>
        <w:tc>
          <w:tcPr>
            <w:tcW w:w="950" w:type="pct"/>
            <w:tcPrChange w:id="274" w:author="Ap van Dongeren" w:date="2015-02-20T10:13:00Z">
              <w:tcPr>
                <w:tcW w:w="1" w:type="pct"/>
              </w:tcPr>
            </w:tcPrChange>
          </w:tcPr>
          <w:p w:rsidR="00DE0FCB" w:rsidRPr="004D7B46" w:rsidRDefault="00DE0FCB" w:rsidP="004D7B46">
            <w:pPr>
              <w:rPr>
                <w:ins w:id="275" w:author="Ap van Dongeren" w:date="2015-02-20T10:13:00Z"/>
                <w:lang w:val="en-US"/>
              </w:rPr>
            </w:pPr>
            <w:ins w:id="276" w:author="Ap van Dongeren" w:date="2015-02-20T10:18:00Z">
              <w:r>
                <w:rPr>
                  <w:lang w:val="en-US"/>
                </w:rPr>
                <w:t>Spectral</w:t>
              </w:r>
            </w:ins>
          </w:p>
        </w:tc>
        <w:tc>
          <w:tcPr>
            <w:tcW w:w="3136" w:type="pct"/>
            <w:tcPrChange w:id="277" w:author="Ap van Dongeren" w:date="2015-02-20T10:13:00Z">
              <w:tcPr>
                <w:tcW w:w="3455" w:type="pct"/>
              </w:tcPr>
            </w:tcPrChange>
          </w:tcPr>
          <w:p w:rsidR="00DE0FCB" w:rsidRPr="004D7B46" w:rsidRDefault="00DE0FCB" w:rsidP="004D7B46">
            <w:pPr>
              <w:rPr>
                <w:lang w:val="en-US"/>
              </w:rPr>
            </w:pPr>
            <w:r w:rsidRPr="004D7B46">
              <w:rPr>
                <w:lang w:val="en-US"/>
              </w:rPr>
              <w:t>wave groups generated using a parametric (Jonswap) spectrum</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7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swan</w:t>
            </w:r>
          </w:p>
        </w:tc>
        <w:tc>
          <w:tcPr>
            <w:tcW w:w="950" w:type="pct"/>
            <w:tcPrChange w:id="27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80" w:author="Ap van Dongeren" w:date="2015-02-20T10:13:00Z"/>
                <w:lang w:val="en-US"/>
              </w:rPr>
            </w:pPr>
            <w:ins w:id="281" w:author="Ap van Dongeren" w:date="2015-02-20T10:18:00Z">
              <w:r>
                <w:rPr>
                  <w:lang w:val="en-US"/>
                </w:rPr>
                <w:t>Spectral</w:t>
              </w:r>
            </w:ins>
          </w:p>
        </w:tc>
        <w:tc>
          <w:tcPr>
            <w:tcW w:w="3136" w:type="pct"/>
            <w:tcPrChange w:id="282"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wave groups generated using a SWAN 2D output file</w:t>
            </w:r>
          </w:p>
        </w:tc>
      </w:tr>
      <w:tr w:rsidR="00DE0FCB" w:rsidRPr="004D7B46" w:rsidTr="00DE0FCB">
        <w:tc>
          <w:tcPr>
            <w:tcW w:w="914" w:type="pct"/>
            <w:tcPrChange w:id="283" w:author="Ap van Dongeren" w:date="2015-02-20T10:13:00Z">
              <w:tcPr>
                <w:tcW w:w="1545" w:type="pct"/>
              </w:tcPr>
            </w:tcPrChange>
          </w:tcPr>
          <w:p w:rsidR="00DE0FCB" w:rsidRPr="004D7B46" w:rsidRDefault="00DE0FCB" w:rsidP="004D7B46">
            <w:pPr>
              <w:rPr>
                <w:lang w:val="en-US"/>
              </w:rPr>
            </w:pPr>
            <w:r w:rsidRPr="004D7B46">
              <w:rPr>
                <w:lang w:val="en-US"/>
              </w:rPr>
              <w:t>vardens</w:t>
            </w:r>
          </w:p>
        </w:tc>
        <w:tc>
          <w:tcPr>
            <w:tcW w:w="950" w:type="pct"/>
            <w:tcPrChange w:id="284" w:author="Ap van Dongeren" w:date="2015-02-20T10:13:00Z">
              <w:tcPr>
                <w:tcW w:w="1" w:type="pct"/>
              </w:tcPr>
            </w:tcPrChange>
          </w:tcPr>
          <w:p w:rsidR="00DE0FCB" w:rsidRPr="004D7B46" w:rsidRDefault="00DE0FCB" w:rsidP="004D7B46">
            <w:pPr>
              <w:rPr>
                <w:ins w:id="285" w:author="Ap van Dongeren" w:date="2015-02-20T10:13:00Z"/>
                <w:lang w:val="en-US"/>
              </w:rPr>
            </w:pPr>
            <w:ins w:id="286" w:author="Ap van Dongeren" w:date="2015-02-20T10:18:00Z">
              <w:r>
                <w:rPr>
                  <w:lang w:val="en-US"/>
                </w:rPr>
                <w:t>Spectral</w:t>
              </w:r>
            </w:ins>
          </w:p>
        </w:tc>
        <w:tc>
          <w:tcPr>
            <w:tcW w:w="3136" w:type="pct"/>
            <w:tcPrChange w:id="287" w:author="Ap van Dongeren" w:date="2015-02-20T10:13:00Z">
              <w:tcPr>
                <w:tcW w:w="3455" w:type="pct"/>
              </w:tcPr>
            </w:tcPrChange>
          </w:tcPr>
          <w:p w:rsidR="00DE0FCB" w:rsidRPr="004D7B46" w:rsidRDefault="00DE0FCB" w:rsidP="004D7B46">
            <w:pPr>
              <w:rPr>
                <w:lang w:val="en-US"/>
              </w:rPr>
            </w:pPr>
            <w:r w:rsidRPr="004D7B46">
              <w:rPr>
                <w:lang w:val="en-US"/>
              </w:rPr>
              <w:t>wave groups generated using a formatted file</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88"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nonh</w:t>
            </w:r>
          </w:p>
        </w:tc>
        <w:tc>
          <w:tcPr>
            <w:tcW w:w="950" w:type="pct"/>
            <w:tcPrChange w:id="289"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90" w:author="Ap van Dongeren" w:date="2015-02-20T10:13:00Z"/>
                <w:lang w:val="en-US"/>
              </w:rPr>
            </w:pPr>
          </w:p>
        </w:tc>
        <w:tc>
          <w:tcPr>
            <w:tcW w:w="3136" w:type="pct"/>
            <w:tcPrChange w:id="291"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conditions for nonhydrostatic option</w:t>
            </w:r>
          </w:p>
        </w:tc>
      </w:tr>
      <w:tr w:rsidR="00DE0FCB" w:rsidRPr="004D7B46" w:rsidTr="00DE0FCB">
        <w:tc>
          <w:tcPr>
            <w:tcW w:w="914" w:type="pct"/>
            <w:tcPrChange w:id="292" w:author="Ap van Dongeren" w:date="2015-02-20T10:13:00Z">
              <w:tcPr>
                <w:tcW w:w="1545" w:type="pct"/>
              </w:tcPr>
            </w:tcPrChange>
          </w:tcPr>
          <w:p w:rsidR="00DE0FCB" w:rsidRPr="004D7B46" w:rsidRDefault="00DE0FCB" w:rsidP="004D7B46">
            <w:pPr>
              <w:rPr>
                <w:lang w:val="en-US"/>
              </w:rPr>
            </w:pPr>
            <w:r w:rsidRPr="004D7B46">
              <w:rPr>
                <w:lang w:val="en-US"/>
              </w:rPr>
              <w:t>reuse</w:t>
            </w:r>
          </w:p>
        </w:tc>
        <w:tc>
          <w:tcPr>
            <w:tcW w:w="950" w:type="pct"/>
            <w:tcPrChange w:id="293" w:author="Ap van Dongeren" w:date="2015-02-20T10:13:00Z">
              <w:tcPr>
                <w:tcW w:w="1" w:type="pct"/>
              </w:tcPr>
            </w:tcPrChange>
          </w:tcPr>
          <w:p w:rsidR="00DE0FCB" w:rsidRPr="004D7B46" w:rsidRDefault="00C944FA" w:rsidP="004D7B46">
            <w:pPr>
              <w:rPr>
                <w:ins w:id="294" w:author="Ap van Dongeren" w:date="2015-02-20T10:13:00Z"/>
                <w:lang w:val="en-US"/>
              </w:rPr>
            </w:pPr>
            <w:ins w:id="295" w:author="Ap van Dongeren" w:date="2015-02-20T10:34:00Z">
              <w:r>
                <w:rPr>
                  <w:lang w:val="en-US"/>
                </w:rPr>
                <w:t>Special</w:t>
              </w:r>
            </w:ins>
          </w:p>
        </w:tc>
        <w:tc>
          <w:tcPr>
            <w:tcW w:w="3136" w:type="pct"/>
            <w:tcPrChange w:id="296" w:author="Ap van Dongeren" w:date="2015-02-20T10:13:00Z">
              <w:tcPr>
                <w:tcW w:w="3455" w:type="pct"/>
              </w:tcPr>
            </w:tcPrChange>
          </w:tcPr>
          <w:p w:rsidR="00DE0FCB" w:rsidRPr="004D7B46" w:rsidRDefault="00DE0FCB" w:rsidP="004D7B46">
            <w:pPr>
              <w:rPr>
                <w:lang w:val="en-US"/>
              </w:rPr>
            </w:pPr>
            <w:r w:rsidRPr="004D7B46">
              <w:rPr>
                <w:lang w:val="en-US"/>
              </w:rPr>
              <w:t>reuse of wave conditions</w:t>
            </w:r>
          </w:p>
        </w:tc>
      </w:tr>
      <w:tr w:rsidR="00DE0FCB" w:rsidRPr="004D7B46" w:rsidTr="00DE0FCB">
        <w:trPr>
          <w:cnfStyle w:val="000000100000" w:firstRow="0" w:lastRow="0" w:firstColumn="0" w:lastColumn="0" w:oddVBand="0" w:evenVBand="0" w:oddHBand="1" w:evenHBand="0" w:firstRowFirstColumn="0" w:firstRowLastColumn="0" w:lastRowFirstColumn="0" w:lastRowLastColumn="0"/>
        </w:trPr>
        <w:tc>
          <w:tcPr>
            <w:tcW w:w="914" w:type="pct"/>
            <w:tcPrChange w:id="297" w:author="Ap van Dongeren" w:date="2015-02-20T10:13:00Z">
              <w:tcPr>
                <w:tcW w:w="154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stat_table</w:t>
            </w:r>
          </w:p>
        </w:tc>
        <w:tc>
          <w:tcPr>
            <w:tcW w:w="950" w:type="pct"/>
            <w:tcPrChange w:id="298" w:author="Ap van Dongeren" w:date="2015-02-20T10:13:00Z">
              <w:tcPr>
                <w:tcW w:w="1"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ins w:id="299" w:author="Ap van Dongeren" w:date="2015-02-20T10:13:00Z"/>
                <w:lang w:val="en-US"/>
              </w:rPr>
            </w:pPr>
            <w:ins w:id="300" w:author="Ap van Dongeren" w:date="2015-02-20T10:14:00Z">
              <w:r>
                <w:rPr>
                  <w:lang w:val="en-US"/>
                </w:rPr>
                <w:t>stationary</w:t>
              </w:r>
            </w:ins>
          </w:p>
        </w:tc>
        <w:tc>
          <w:tcPr>
            <w:tcW w:w="3136" w:type="pct"/>
            <w:tcPrChange w:id="301" w:author="Ap van Dongeren" w:date="2015-02-20T10:13:00Z">
              <w:tcPr>
                <w:tcW w:w="3455" w:type="pct"/>
              </w:tcPr>
            </w:tcPrChange>
          </w:tcPr>
          <w:p w:rsidR="00DE0FCB" w:rsidRPr="004D7B46" w:rsidRDefault="00DE0FCB" w:rsidP="004D7B46">
            <w:pPr>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 sequence of stationary conditions (sea states)</w:t>
            </w:r>
          </w:p>
        </w:tc>
      </w:tr>
      <w:tr w:rsidR="00DE0FCB" w:rsidRPr="004D7B46" w:rsidTr="00DE0FCB">
        <w:tc>
          <w:tcPr>
            <w:tcW w:w="914" w:type="pct"/>
            <w:tcPrChange w:id="302" w:author="Ap van Dongeren" w:date="2015-02-20T10:13:00Z">
              <w:tcPr>
                <w:tcW w:w="1545" w:type="pct"/>
              </w:tcPr>
            </w:tcPrChange>
          </w:tcPr>
          <w:p w:rsidR="00DE0FCB" w:rsidRPr="004D7B46" w:rsidRDefault="00DE0FCB" w:rsidP="004D7B46">
            <w:pPr>
              <w:rPr>
                <w:lang w:val="en-US"/>
              </w:rPr>
            </w:pPr>
            <w:r w:rsidRPr="004D7B46">
              <w:rPr>
                <w:lang w:val="en-US"/>
              </w:rPr>
              <w:t>jons_table</w:t>
            </w:r>
          </w:p>
        </w:tc>
        <w:tc>
          <w:tcPr>
            <w:tcW w:w="950" w:type="pct"/>
            <w:tcPrChange w:id="303" w:author="Ap van Dongeren" w:date="2015-02-20T10:13:00Z">
              <w:tcPr>
                <w:tcW w:w="1" w:type="pct"/>
              </w:tcPr>
            </w:tcPrChange>
          </w:tcPr>
          <w:p w:rsidR="00DE0FCB" w:rsidRPr="004D7B46" w:rsidRDefault="00DE0FCB" w:rsidP="004D7B46">
            <w:pPr>
              <w:rPr>
                <w:ins w:id="304" w:author="Ap van Dongeren" w:date="2015-02-20T10:13:00Z"/>
                <w:lang w:val="en-US"/>
              </w:rPr>
            </w:pPr>
            <w:ins w:id="305" w:author="Ap van Dongeren" w:date="2015-02-20T10:18:00Z">
              <w:r>
                <w:rPr>
                  <w:lang w:val="en-US"/>
                </w:rPr>
                <w:t>Spectral</w:t>
              </w:r>
            </w:ins>
          </w:p>
        </w:tc>
        <w:tc>
          <w:tcPr>
            <w:tcW w:w="3136" w:type="pct"/>
            <w:tcPrChange w:id="306" w:author="Ap van Dongeren" w:date="2015-02-20T10:13:00Z">
              <w:tcPr>
                <w:tcW w:w="3455" w:type="pct"/>
              </w:tcPr>
            </w:tcPrChange>
          </w:tcPr>
          <w:p w:rsidR="00DE0FCB" w:rsidRPr="004D7B46" w:rsidRDefault="00DE0FCB" w:rsidP="004D7B46">
            <w:pPr>
              <w:rPr>
                <w:lang w:val="en-US"/>
              </w:rPr>
            </w:pPr>
            <w:r w:rsidRPr="004D7B46">
              <w:rPr>
                <w:lang w:val="en-US"/>
              </w:rPr>
              <w:t>a sequence of time-varying wave groups</w:t>
            </w:r>
          </w:p>
        </w:tc>
      </w:tr>
    </w:tbl>
    <w:p w:rsidR="00620A54" w:rsidRDefault="00620A54" w:rsidP="004D7B46">
      <w:pPr>
        <w:rPr>
          <w:ins w:id="307" w:author="Ap van Dongeren" w:date="2015-02-20T10:13:00Z"/>
          <w:lang w:val="en-US"/>
        </w:rPr>
      </w:pPr>
    </w:p>
    <w:p w:rsidR="00DE0FCB" w:rsidRPr="004D7B46" w:rsidDel="00DE0FCB" w:rsidRDefault="00DE0FCB" w:rsidP="004D7B46">
      <w:pPr>
        <w:rPr>
          <w:del w:id="308" w:author="Ap van Dongeren" w:date="2015-02-20T10:14:00Z"/>
          <w:lang w:val="en-US"/>
        </w:rPr>
      </w:pPr>
    </w:p>
    <w:p w:rsidR="00620A54" w:rsidRPr="004D7B46" w:rsidRDefault="00620A54" w:rsidP="004D7B46">
      <w:pPr>
        <w:keepNext/>
        <w:rPr>
          <w:lang w:val="en-US"/>
        </w:rPr>
      </w:pPr>
      <w:r w:rsidRPr="004D7B46">
        <w:rPr>
          <w:noProof/>
          <w:lang w:eastAsia="ja-JP"/>
        </w:rPr>
        <w:drawing>
          <wp:inline distT="0" distB="0" distL="0" distR="0" wp14:anchorId="6AB064A1" wp14:editId="0C1172E5">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309" w:name="_Ref285383424"/>
      <w:bookmarkStart w:id="310" w:name="_Toc285701667"/>
      <w:bookmarkStart w:id="311" w:name="_Toc412018068"/>
      <w:r w:rsidRPr="004D7B46">
        <w:rPr>
          <w:lang w:val="en-US"/>
        </w:rPr>
        <w:t>Stationary wave boundary conditions</w:t>
      </w:r>
      <w:bookmarkEnd w:id="309"/>
      <w:bookmarkEnd w:id="310"/>
      <w:bookmarkEnd w:id="311"/>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w:t>
      </w:r>
      <w:commentRangeStart w:id="312"/>
      <w:r w:rsidRPr="004D7B46">
        <w:t>Hrms</w:t>
      </w:r>
      <w:commentRangeEnd w:id="312"/>
      <w:r w:rsidR="00DE0FCB">
        <w:rPr>
          <w:rStyle w:val="CommentReference"/>
          <w:rFonts w:ascii="Arial" w:hAnsi="Arial"/>
          <w:color w:val="auto"/>
          <w:lang w:val="en-GB"/>
        </w:rPr>
        <w:commentReference w:id="312"/>
      </w:r>
      <w:r w:rsidRPr="004D7B46">
        <w:t xml:space="preserve">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Power in cos^m directional 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313" w:name="_Ref285375434"/>
      <w:bookmarkStart w:id="314" w:name="_Toc285701668"/>
      <w:bookmarkStart w:id="315" w:name="_Toc412018069"/>
      <w:r w:rsidRPr="004D7B46">
        <w:rPr>
          <w:lang w:val="en-US"/>
        </w:rPr>
        <w:t>Spectral wave boundary conditions</w:t>
      </w:r>
      <w:bookmarkEnd w:id="313"/>
      <w:bookmarkEnd w:id="314"/>
      <w:bookmarkEnd w:id="315"/>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The (counter-clockwise) angle in the degrees needed to rotate from 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ratio to maximum value of S 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316" w:name="_Ref285376842"/>
      <w:r w:rsidRPr="004D7B46">
        <w:rPr>
          <w:lang w:val="en-US"/>
        </w:rPr>
        <w:t>JONSWAP wave spectra</w:t>
      </w:r>
      <w:bookmarkEnd w:id="316"/>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782FCD" w:rsidRDefault="007E11C1" w:rsidP="004D7B46">
      <w:pPr>
        <w:pStyle w:val="BodyText"/>
        <w:rPr>
          <w:ins w:id="317" w:author="Ap van Dongeren" w:date="2015-02-20T10:20:00Z"/>
          <w:lang w:val="en-US"/>
        </w:rPr>
      </w:pPr>
      <w:ins w:id="318" w:author="Ap van Dongeren" w:date="2015-02-20T10:28:00Z">
        <w:r>
          <w:rPr>
            <w:lang w:val="en-US"/>
          </w:rPr>
          <w:t>For the definitions see the table below.</w:t>
        </w:r>
      </w:ins>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tcW w:w="793" w:type="pct"/>
          </w:tcPr>
          <w:p w:rsidR="00620A54" w:rsidRPr="004D7B46" w:rsidRDefault="00620A54" w:rsidP="004D7B46">
            <w:pPr>
              <w:cnfStyle w:val="001000000000" w:firstRow="0" w:lastRow="0" w:firstColumn="1"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s</w:t>
            </w:r>
          </w:p>
        </w:tc>
        <w:tc>
          <w:tcPr>
            <w:tcW w:w="2069" w:type="pct"/>
          </w:tcPr>
          <w:p w:rsidR="00620A54" w:rsidRPr="004D7B46" w:rsidRDefault="00620A54" w:rsidP="004D7B46">
            <w:pPr>
              <w:rPr>
                <w:rFonts w:ascii="Courier" w:hAnsi="Courier"/>
                <w:lang w:val="en-US"/>
              </w:rPr>
            </w:pPr>
            <w:r w:rsidRPr="004D7B46">
              <w:rPr>
                <w:rFonts w:ascii="Courier" w:hAnsi="Courier"/>
                <w:lang w:val="en-US"/>
              </w:rPr>
              <w:t>Directional spreading coefficient, cos</w:t>
            </w:r>
            <w:ins w:id="319" w:author="Ap van Dongeren" w:date="2015-02-20T10:28:00Z">
              <w:r w:rsidR="007E11C1" w:rsidRPr="007E11C1">
                <w:rPr>
                  <w:rFonts w:ascii="Courier" w:hAnsi="Courier"/>
                  <w:vertAlign w:val="superscript"/>
                  <w:lang w:val="en-US"/>
                  <w:rPrChange w:id="320" w:author="Ap van Dongeren" w:date="2015-02-20T10:28:00Z">
                    <w:rPr>
                      <w:rFonts w:ascii="Courier" w:hAnsi="Courier"/>
                      <w:lang w:val="en-US"/>
                    </w:rPr>
                  </w:rPrChange>
                </w:rPr>
                <w:t>2s</w:t>
              </w:r>
            </w:ins>
            <w:del w:id="321" w:author="Ap van Dongeren" w:date="2015-02-20T10:28:00Z">
              <w:r w:rsidRPr="004D7B46" w:rsidDel="007E11C1">
                <w:rPr>
                  <w:rFonts w:ascii="Courier" w:hAnsi="Courier"/>
                  <w:lang w:val="en-US"/>
                </w:rPr>
                <w:delText>ine</w:delText>
              </w:r>
            </w:del>
            <w:r w:rsidRPr="004D7B46">
              <w:rPr>
                <w:rFonts w:ascii="Courier" w:hAnsi="Courier"/>
                <w:lang w:val="en-US"/>
              </w:rPr>
              <w:t xml:space="preserve"> law [-]</w:t>
            </w:r>
          </w:p>
        </w:tc>
        <w:tc>
          <w:tcPr>
            <w:tcW w:w="661" w:type="pct"/>
          </w:tcPr>
          <w:p w:rsidR="00620A54" w:rsidRPr="004D7B46" w:rsidRDefault="00620A54" w:rsidP="004D7B46">
            <w:pPr>
              <w:rPr>
                <w:rFonts w:ascii="Courier" w:hAnsi="Courier"/>
                <w:lang w:val="en-US"/>
              </w:rPr>
            </w:pPr>
            <w:r w:rsidRPr="004D7B46">
              <w:rPr>
                <w:rFonts w:ascii="Courier" w:hAnsi="Courier"/>
                <w:lang w:val="en-US"/>
              </w:rPr>
              <w:t>10.</w:t>
            </w:r>
          </w:p>
        </w:tc>
        <w:tc>
          <w:tcPr>
            <w:tcW w:w="726" w:type="pct"/>
          </w:tcPr>
          <w:p w:rsidR="00620A54" w:rsidRPr="004D7B46" w:rsidRDefault="00620A54" w:rsidP="004D7B46">
            <w:pPr>
              <w:rPr>
                <w:rFonts w:ascii="Courier" w:hAnsi="Courier"/>
                <w:lang w:val="en-US"/>
              </w:rPr>
            </w:pPr>
            <w:r w:rsidRPr="004D7B46">
              <w:rPr>
                <w:rFonts w:ascii="Courier" w:hAnsi="Courier"/>
                <w:lang w:val="en-US"/>
              </w:rPr>
              <w:t>1.0</w:t>
            </w:r>
          </w:p>
        </w:tc>
        <w:tc>
          <w:tcPr>
            <w:tcW w:w="751" w:type="pct"/>
          </w:tcPr>
          <w:p w:rsidR="00620A54" w:rsidRPr="004D7B46" w:rsidRDefault="00620A54" w:rsidP="004D7B46">
            <w:pPr>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XBeach can read standard SWAN 2D variance density or energy density output files (*.sp2 files) as specified in the SWAN v40.</w:t>
      </w:r>
      <w:commentRangeStart w:id="322"/>
      <w:r w:rsidRPr="004D7B46">
        <w:rPr>
          <w:lang w:val="en-US"/>
        </w:rPr>
        <w:t>51</w:t>
      </w:r>
      <w:commentRangeEnd w:id="322"/>
      <w:r w:rsidR="007E11C1">
        <w:rPr>
          <w:rStyle w:val="CommentReference"/>
        </w:rPr>
        <w:commentReference w:id="322"/>
      </w:r>
      <w:r w:rsidRPr="004D7B46">
        <w:rPr>
          <w:lang w:val="en-US"/>
        </w:rPr>
        <w:t xml:space="preserve">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XBeach assumes the directional information in the SWAN file is according to the nautical convention.</w:t>
      </w:r>
      <w:commentRangeStart w:id="323"/>
      <w:r w:rsidRPr="004D7B46">
        <w:rPr>
          <w:lang w:val="en-US"/>
        </w:rPr>
        <w:t xml:space="preserve">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commentRangeEnd w:id="323"/>
      <w:r w:rsidR="00C944FA">
        <w:rPr>
          <w:rStyle w:val="CommentReference"/>
        </w:rPr>
        <w:commentReference w:id="323"/>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CE645D" w:rsidRDefault="00620A54" w:rsidP="004D7B46">
      <w:pPr>
        <w:pStyle w:val="Code"/>
        <w:jc w:val="both"/>
      </w:pPr>
      <w:r w:rsidRPr="00CE645D">
        <w:t>&lt;</w:t>
      </w:r>
      <w:proofErr w:type="gramStart"/>
      <w:r w:rsidRPr="00CE645D">
        <w:t>directions</w:t>
      </w:r>
      <w:proofErr w:type="gramEnd"/>
      <w:r w:rsidRPr="00CE645D">
        <w:t xml:space="preserve"> 1&gt;</w:t>
      </w:r>
    </w:p>
    <w:p w:rsidR="00620A54" w:rsidRPr="00CE645D" w:rsidRDefault="00620A54" w:rsidP="004D7B46">
      <w:pPr>
        <w:pStyle w:val="Code"/>
        <w:jc w:val="both"/>
      </w:pPr>
      <w:r w:rsidRPr="00CE645D">
        <w:t>&lt;</w:t>
      </w:r>
      <w:proofErr w:type="gramStart"/>
      <w:r w:rsidRPr="00CE645D">
        <w:t>directions</w:t>
      </w:r>
      <w:proofErr w:type="gramEnd"/>
      <w:r w:rsidRPr="00CE645D">
        <w:t xml:space="preserve"> 2&gt;</w:t>
      </w:r>
    </w:p>
    <w:p w:rsidR="00620A54" w:rsidRPr="00CE645D" w:rsidRDefault="00620A54" w:rsidP="004D7B46">
      <w:pPr>
        <w:pStyle w:val="Code"/>
        <w:jc w:val="both"/>
      </w:pPr>
      <w:r w:rsidRPr="00CE645D">
        <w:t>&lt;</w:t>
      </w:r>
      <w:proofErr w:type="gramStart"/>
      <w:r w:rsidRPr="00CE645D">
        <w:t>directions</w:t>
      </w:r>
      <w:proofErr w:type="gramEnd"/>
      <w:r w:rsidRPr="00CE645D">
        <w:t xml:space="preserve"> 3&gt;</w:t>
      </w:r>
    </w:p>
    <w:p w:rsidR="00620A54" w:rsidRPr="00CE645D" w:rsidRDefault="00620A54" w:rsidP="004D7B46">
      <w:pPr>
        <w:pStyle w:val="Code"/>
        <w:jc w:val="both"/>
      </w:pPr>
      <w:r w:rsidRPr="00CE645D">
        <w:t>...</w:t>
      </w:r>
    </w:p>
    <w:p w:rsidR="00620A54" w:rsidRPr="00CE645D" w:rsidRDefault="00620A54" w:rsidP="004D7B46">
      <w:pPr>
        <w:pStyle w:val="Code"/>
        <w:jc w:val="both"/>
      </w:pPr>
      <w:r w:rsidRPr="00CE645D">
        <w:t>&lt;</w:t>
      </w:r>
      <w:proofErr w:type="gramStart"/>
      <w:r w:rsidRPr="00CE645D">
        <w:t>directions</w:t>
      </w:r>
      <w:proofErr w:type="gramEnd"/>
      <w:r w:rsidRPr="00CE645D">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w:t>
      </w:r>
      <w:ins w:id="324" w:author="Ap van Dongeren" w:date="2015-02-20T10:32:00Z">
        <w:r w:rsidR="00C944FA">
          <w:rPr>
            <w:lang w:val="en-US"/>
          </w:rPr>
          <w:t>a</w:t>
        </w:r>
      </w:ins>
      <w:del w:id="325" w:author="Ap van Dongeren" w:date="2015-02-20T10:32:00Z">
        <w:r w:rsidRPr="004D7B46" w:rsidDel="00C944FA">
          <w:rPr>
            <w:lang w:val="en-US"/>
          </w:rPr>
          <w:delText>o</w:delText>
        </w:r>
      </w:del>
      <w:r w:rsidRPr="004D7B46">
        <w:rPr>
          <w:lang w:val="en-US"/>
        </w:rPr>
        <w:t xml:space="preserve">n convention and in the coordinate system used by XBeach. </w:t>
      </w:r>
      <w:commentRangeStart w:id="326"/>
      <w:r w:rsidRPr="004D7B46">
        <w:rPr>
          <w:lang w:val="en-US"/>
        </w:rPr>
        <w:t xml:space="preserve">In this coordinate system 0° </w:t>
      </w:r>
      <w:commentRangeEnd w:id="326"/>
      <w:r w:rsidR="00C944FA">
        <w:rPr>
          <w:rStyle w:val="CommentReference"/>
        </w:rPr>
        <w:commentReference w:id="326"/>
      </w:r>
      <w:r w:rsidRPr="004D7B46">
        <w:rPr>
          <w:lang w:val="en-US"/>
        </w:rPr>
        <w:t xml:space="preserve">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327" w:name="_Toc285701669"/>
      <w:bookmarkStart w:id="328" w:name="_Toc412018070"/>
      <w:r w:rsidRPr="004D7B46">
        <w:rPr>
          <w:lang w:val="en-US"/>
        </w:rPr>
        <w:t>Boundary conditions for non-hydrostatic model</w:t>
      </w:r>
      <w:bookmarkEnd w:id="327"/>
      <w:bookmarkEnd w:id="328"/>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ins w:id="329" w:author="Ap van Dongeren" w:date="2015-02-20T10:34:00Z">
        <w:r w:rsidR="00C944FA">
          <w:rPr>
            <w:lang w:val="en-US"/>
          </w:rPr>
          <w:t xml:space="preserve"> The boundary conditions are invoked as follows:</w:t>
        </w:r>
      </w:ins>
    </w:p>
    <w:p w:rsidR="00620A54" w:rsidRPr="004D7B46" w:rsidRDefault="00620A54" w:rsidP="004D7B46">
      <w:pPr>
        <w:pStyle w:val="BodyText"/>
        <w:rPr>
          <w:lang w:val="en-US"/>
        </w:rPr>
      </w:pPr>
      <w:commentRangeStart w:id="330"/>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commentRangeEnd w:id="330"/>
      <w:r w:rsidR="00C944FA">
        <w:rPr>
          <w:rStyle w:val="CommentReference"/>
        </w:rPr>
        <w:commentReference w:id="330"/>
      </w:r>
    </w:p>
    <w:p w:rsidR="00620A54" w:rsidRPr="004D7B46" w:rsidRDefault="00620A54" w:rsidP="004D7B46">
      <w:pPr>
        <w:pStyle w:val="Heading3"/>
        <w:jc w:val="both"/>
        <w:rPr>
          <w:lang w:val="en-US"/>
        </w:rPr>
      </w:pPr>
      <w:bookmarkStart w:id="331" w:name="_Toc285701670"/>
      <w:bookmarkStart w:id="332" w:name="_Toc412018071"/>
      <w:r w:rsidRPr="004D7B46">
        <w:rPr>
          <w:lang w:val="en-US"/>
        </w:rPr>
        <w:t>Special types of wave boundary conditions</w:t>
      </w:r>
      <w:bookmarkEnd w:id="331"/>
      <w:bookmarkEnd w:id="332"/>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333" w:name="_Ref285374442"/>
      <w:bookmarkStart w:id="334" w:name="_Toc285701671"/>
      <w:bookmarkStart w:id="335" w:name="_Toc412018072"/>
      <w:r w:rsidRPr="004D7B46">
        <w:rPr>
          <w:lang w:val="en-US"/>
        </w:rPr>
        <w:t>Temporally and/or spatially varying wave boundary conditions</w:t>
      </w:r>
      <w:bookmarkEnd w:id="333"/>
      <w:bookmarkEnd w:id="334"/>
      <w:bookmarkEnd w:id="335"/>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The manner in which a time series of short wave energy and bound long wave flux is calculated per offshore boundary point for spatially varying spectra is described in</w:t>
      </w:r>
      <w:commentRangeStart w:id="336"/>
      <w:r w:rsidRPr="004D7B46">
        <w:rPr>
          <w:lang w:val="en-US"/>
        </w:rPr>
        <w:t xml:space="preserve"> </w:t>
      </w:r>
      <w:r w:rsidRPr="004D7B46">
        <w:rPr>
          <w:highlight w:val="yellow"/>
          <w:lang w:val="en-US"/>
        </w:rPr>
        <w:t>REF</w:t>
      </w:r>
      <w:commentRangeEnd w:id="336"/>
      <w:r w:rsidR="00CB6372">
        <w:rPr>
          <w:rStyle w:val="CommentReference"/>
        </w:rPr>
        <w:commentReference w:id="336"/>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337" w:name="_Toc285701672"/>
      <w:bookmarkStart w:id="338" w:name="_Toc412018073"/>
      <w:r w:rsidRPr="004D7B46">
        <w:rPr>
          <w:lang w:val="en-US"/>
        </w:rPr>
        <w:t xml:space="preserve">Notes on the generation of wave boundary </w:t>
      </w:r>
      <w:commentRangeStart w:id="339"/>
      <w:r w:rsidRPr="004D7B46">
        <w:rPr>
          <w:lang w:val="en-US"/>
        </w:rPr>
        <w:t>conditions</w:t>
      </w:r>
      <w:bookmarkEnd w:id="337"/>
      <w:bookmarkEnd w:id="338"/>
      <w:commentRangeEnd w:id="339"/>
      <w:r w:rsidR="005802B7">
        <w:rPr>
          <w:rStyle w:val="CommentReference"/>
          <w:bCs w:val="0"/>
          <w:iCs w:val="0"/>
        </w:rPr>
        <w:commentReference w:id="339"/>
      </w:r>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 xml:space="preserve">The combination of a large record length and a small time step lead to large demands on the system memory. </w:t>
      </w:r>
      <w:commentRangeStart w:id="340"/>
      <w:r w:rsidRPr="004D7B46">
        <w:rPr>
          <w:lang w:val="en-US"/>
        </w:rPr>
        <w:t>If the memory requirement is too large</w:t>
      </w:r>
      <w:commentRangeEnd w:id="340"/>
      <w:r w:rsidR="000032BA">
        <w:rPr>
          <w:rStyle w:val="CommentReference"/>
        </w:rPr>
        <w:commentReference w:id="340"/>
      </w:r>
      <w:r w:rsidRPr="004D7B46">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341" w:name="_Toc285701673"/>
      <w:bookmarkStart w:id="342" w:name="_Toc412018074"/>
      <w:r w:rsidRPr="004D7B46">
        <w:rPr>
          <w:lang w:val="en-US"/>
        </w:rPr>
        <w:t>Flow, tide and surge input</w:t>
      </w:r>
      <w:bookmarkEnd w:id="341"/>
      <w:bookmarkEnd w:id="342"/>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w:t>
      </w:r>
      <w:ins w:id="343" w:author="Ap van Dongeren" w:date="2015-02-20T10:49:00Z">
        <w:r w:rsidR="000032BA">
          <w:rPr>
            <w:lang w:val="en-US"/>
          </w:rPr>
          <w:t xml:space="preserve">on </w:t>
        </w:r>
      </w:ins>
      <w:r w:rsidRPr="004D7B46">
        <w:rPr>
          <w:lang w:val="en-US"/>
        </w:rPr>
        <w:t xml:space="preserve">each boundary </w:t>
      </w:r>
      <w:del w:id="344" w:author="Ap van Dongeren" w:date="2015-02-20T10:49:00Z">
        <w:r w:rsidRPr="004D7B46" w:rsidDel="000032BA">
          <w:rPr>
            <w:lang w:val="en-US"/>
          </w:rPr>
          <w:delText>may be imposed by</w:delText>
        </w:r>
      </w:del>
      <w:r w:rsidRPr="004D7B46">
        <w:rPr>
          <w:lang w:val="en-US"/>
        </w:rPr>
        <w:t xml:space="preserve"> tid</w:t>
      </w:r>
      <w:ins w:id="345" w:author="Ap van Dongeren" w:date="2015-02-20T10:49:00Z">
        <w:r w:rsidR="000032BA">
          <w:rPr>
            <w:lang w:val="en-US"/>
          </w:rPr>
          <w:t>al elevations and/</w:t>
        </w:r>
      </w:ins>
      <w:del w:id="346" w:author="Ap van Dongeren" w:date="2015-02-20T10:49:00Z">
        <w:r w:rsidRPr="004D7B46" w:rsidDel="000032BA">
          <w:rPr>
            <w:lang w:val="en-US"/>
          </w:rPr>
          <w:delText>es</w:delText>
        </w:r>
      </w:del>
      <w:r w:rsidRPr="004D7B46">
        <w:rPr>
          <w:lang w:val="en-US"/>
        </w:rPr>
        <w:t xml:space="preserve"> or surges</w:t>
      </w:r>
      <w:ins w:id="347" w:author="Ap van Dongeren" w:date="2015-02-20T10:49:00Z">
        <w:r w:rsidR="000032BA">
          <w:rPr>
            <w:lang w:val="en-US"/>
          </w:rPr>
          <w:t xml:space="preserve"> may be imposed</w:t>
        </w:r>
      </w:ins>
      <w:r w:rsidRPr="004D7B46">
        <w:rPr>
          <w:lang w:val="en-US"/>
        </w:rPr>
        <w:t xml:space="preserve">. The flow boundary conditions and time-varying tide or surge input are discussed in this section. The details on how the flow is computed </w:t>
      </w:r>
      <w:commentRangeStart w:id="348"/>
      <w:r w:rsidRPr="004D7B46">
        <w:rPr>
          <w:lang w:val="en-US"/>
        </w:rPr>
        <w:t>within the model are described in the sections on bed friction and viscosity parameters</w:t>
      </w:r>
      <w:commentRangeEnd w:id="348"/>
      <w:r w:rsidR="000032BA">
        <w:rPr>
          <w:rStyle w:val="CommentReference"/>
        </w:rPr>
        <w:commentReference w:id="348"/>
      </w:r>
      <w:r w:rsidRPr="004D7B46">
        <w:rPr>
          <w:lang w:val="en-US"/>
        </w:rPr>
        <w:t xml:space="preserve">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349" w:name="_Ref285375281"/>
      <w:bookmarkStart w:id="350" w:name="_Toc285701674"/>
      <w:bookmarkStart w:id="351" w:name="_Toc412018075"/>
      <w:r w:rsidRPr="004D7B46">
        <w:rPr>
          <w:lang w:val="en-US"/>
        </w:rPr>
        <w:t>Flow boundary conditions</w:t>
      </w:r>
      <w:bookmarkEnd w:id="349"/>
      <w:bookmarkEnd w:id="350"/>
      <w:bookmarkEnd w:id="351"/>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ins w:id="352" w:author="Ap van Dongeren" w:date="2015-02-20T10:54:00Z">
        <w:r w:rsidR="003A481D">
          <w:rPr>
            <w:i/>
            <w:lang w:val="en-US"/>
          </w:rPr>
          <w:t>,</w:t>
        </w:r>
      </w:ins>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w:t>
      </w:r>
      <w:del w:id="353" w:author="Ap van Dongeren" w:date="2015-02-20T10:55:00Z">
        <w:r w:rsidRPr="004D7B46" w:rsidDel="003A481D">
          <w:rPr>
            <w:lang w:val="en-US"/>
          </w:rPr>
          <w:delText xml:space="preserve">propagation of </w:delText>
        </w:r>
      </w:del>
      <w:r w:rsidRPr="004D7B46">
        <w:rPr>
          <w:lang w:val="en-US"/>
        </w:rPr>
        <w:t xml:space="preserve">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commentRangeStart w:id="354"/>
            <w:r w:rsidRPr="004D7B46">
              <w:rPr>
                <w:lang w:val="en-US"/>
              </w:rPr>
              <w:t>waveflume</w:t>
            </w:r>
            <w:commentRangeEnd w:id="354"/>
            <w:r w:rsidR="003A481D">
              <w:rPr>
                <w:rStyle w:val="CommentReference"/>
                <w:rFonts w:eastAsia="Times New Roman"/>
                <w:b w:val="0"/>
                <w:bCs w:val="0"/>
                <w:color w:val="auto"/>
              </w:rPr>
              <w:commentReference w:id="354"/>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commentRangeStart w:id="355"/>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commentRangeEnd w:id="355"/>
            <w:r w:rsidR="003A481D">
              <w:rPr>
                <w:rStyle w:val="CommentReference"/>
                <w:rFonts w:eastAsia="Times New Roman"/>
                <w:color w:val="auto"/>
              </w:rPr>
              <w:commentReference w:id="355"/>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56"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57"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58"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59"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60"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61"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62"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63"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order of wave steering, 1 = first order wave steering (short wave energy only), 2 = second o</w:t>
            </w:r>
            <w:ins w:id="364" w:author="Ap van Dongeren" w:date="2015-02-20T10:58:00Z">
              <w:r w:rsidR="003A481D">
                <w:t>r</w:t>
              </w:r>
            </w:ins>
            <w:r w:rsidRPr="004D7B46">
              <w:t>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right</w:t>
            </w:r>
          </w:p>
        </w:tc>
        <w:tc>
          <w:tcPr>
            <w:tcW w:w="2266" w:type="dxa"/>
          </w:tcPr>
          <w:p w:rsidR="00620A54" w:rsidRPr="004D7B46" w:rsidRDefault="00620A54" w:rsidP="003A481D">
            <w:pPr>
              <w:pStyle w:val="PlainText"/>
              <w:cnfStyle w:val="000000100000" w:firstRow="0" w:lastRow="0" w:firstColumn="0" w:lastColumn="0" w:oddVBand="0" w:evenVBand="0" w:oddHBand="1" w:evenHBand="0" w:firstRowFirstColumn="0" w:firstRowLastColumn="0" w:lastRowFirstColumn="0" w:lastRowLastColumn="0"/>
              <w:pPrChange w:id="365" w:author="Ap van Dongeren" w:date="2015-02-20T10:5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3A481D">
            <w:pPr>
              <w:pStyle w:val="PlainText"/>
              <w:cnfStyle w:val="000000000000" w:firstRow="0" w:lastRow="0" w:firstColumn="0" w:lastColumn="0" w:oddVBand="0" w:evenVBand="0" w:oddHBand="0" w:evenHBand="0" w:firstRowFirstColumn="0" w:firstRowLastColumn="0" w:lastRowFirstColumn="0" w:lastRowLastColumn="0"/>
              <w:pPrChange w:id="366" w:author="Ap van Dongeren" w:date="2015-02-20T10:5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367" w:name="_Ref285440556"/>
      <w:bookmarkStart w:id="368" w:name="_Toc285701675"/>
      <w:bookmarkStart w:id="369" w:name="_Toc412018076"/>
      <w:r w:rsidRPr="004D7B46">
        <w:rPr>
          <w:lang w:val="en-US"/>
        </w:rPr>
        <w:t>Time-varying tide/surge</w:t>
      </w:r>
      <w:bookmarkEnd w:id="367"/>
      <w:bookmarkEnd w:id="368"/>
      <w:bookmarkEnd w:id="369"/>
    </w:p>
    <w:p w:rsidR="003A481D" w:rsidRDefault="00620A54" w:rsidP="004D7B46">
      <w:pPr>
        <w:pStyle w:val="BodyText"/>
        <w:rPr>
          <w:ins w:id="370" w:author="Ap van Dongeren" w:date="2015-02-20T10:59:00Z"/>
          <w:rStyle w:val="IntenseEmphasis"/>
          <w:lang w:val="en-US"/>
        </w:rPr>
      </w:pPr>
      <w:del w:id="371" w:author="Ap van Dongeren" w:date="2015-02-20T10:58:00Z">
        <w:r w:rsidRPr="004D7B46" w:rsidDel="003A481D">
          <w:rPr>
            <w:rStyle w:val="IntenseEmphasis"/>
            <w:lang w:val="en-US"/>
          </w:rPr>
          <w:delText xml:space="preserve">XBeach can take in </w:delText>
        </w:r>
      </w:del>
    </w:p>
    <w:p w:rsidR="003A481D" w:rsidRDefault="00620A54" w:rsidP="004D7B46">
      <w:pPr>
        <w:pStyle w:val="BodyText"/>
        <w:rPr>
          <w:ins w:id="372" w:author="Ap van Dongeren" w:date="2015-02-20T11:01:00Z"/>
          <w:rStyle w:val="IntenseEmphasis"/>
          <w:lang w:val="en-US"/>
        </w:rPr>
      </w:pPr>
      <w:del w:id="373" w:author="Ap van Dongeren" w:date="2015-02-20T10:58:00Z">
        <w:r w:rsidRPr="004D7B46" w:rsidDel="003A481D">
          <w:rPr>
            <w:rStyle w:val="IntenseEmphasis"/>
            <w:lang w:val="en-US"/>
          </w:rPr>
          <w:delText>u</w:delText>
        </w:r>
      </w:del>
      <w:del w:id="374" w:author="Ap van Dongeren" w:date="2015-02-20T11:00:00Z">
        <w:r w:rsidRPr="004D7B46" w:rsidDel="003A481D">
          <w:rPr>
            <w:rStyle w:val="IntenseEmphasis"/>
            <w:lang w:val="en-US"/>
          </w:rPr>
          <w:delText>p to four t</w:delText>
        </w:r>
      </w:del>
      <w:ins w:id="375" w:author="Ap van Dongeren" w:date="2015-02-20T11:00:00Z">
        <w:r w:rsidR="003A481D">
          <w:rPr>
            <w:rStyle w:val="IntenseEmphasis"/>
            <w:lang w:val="en-US"/>
          </w:rPr>
          <w:t>T</w:t>
        </w:r>
      </w:ins>
      <w:r w:rsidRPr="004D7B46">
        <w:rPr>
          <w:rStyle w:val="IntenseEmphasis"/>
          <w:lang w:val="en-US"/>
        </w:rPr>
        <w:t xml:space="preserve">ime-varying tidal (or surge) signals </w:t>
      </w:r>
      <w:ins w:id="376" w:author="Ap van Dongeren" w:date="2015-02-20T11:00:00Z">
        <w:r w:rsidR="003A481D">
          <w:rPr>
            <w:rStyle w:val="IntenseEmphasis"/>
            <w:lang w:val="en-US"/>
          </w:rPr>
          <w:t xml:space="preserve">can be </w:t>
        </w:r>
      </w:ins>
      <w:del w:id="377" w:author="Ap van Dongeren" w:date="2015-02-20T11:00:00Z">
        <w:r w:rsidRPr="004D7B46" w:rsidDel="003A481D">
          <w:rPr>
            <w:rStyle w:val="IntenseEmphasis"/>
            <w:lang w:val="en-US"/>
          </w:rPr>
          <w:delText xml:space="preserve">to </w:delText>
        </w:r>
      </w:del>
      <w:r w:rsidRPr="004D7B46">
        <w:rPr>
          <w:rStyle w:val="IntenseEmphasis"/>
          <w:lang w:val="en-US"/>
        </w:rPr>
        <w:t xml:space="preserve">be applied </w:t>
      </w:r>
      <w:del w:id="378" w:author="Ap van Dongeren" w:date="2015-02-20T11:00:00Z">
        <w:r w:rsidRPr="004D7B46" w:rsidDel="003A481D">
          <w:rPr>
            <w:rStyle w:val="IntenseEmphasis"/>
            <w:lang w:val="en-US"/>
          </w:rPr>
          <w:delText>to</w:delText>
        </w:r>
      </w:del>
      <w:r w:rsidRPr="004D7B46">
        <w:rPr>
          <w:rStyle w:val="IntenseEmphasis"/>
          <w:lang w:val="en-US"/>
        </w:rPr>
        <w:t xml:space="preserve"> </w:t>
      </w:r>
      <w:ins w:id="379" w:author="Ap van Dongeren" w:date="2015-02-20T11:00:00Z">
        <w:r w:rsidR="003A481D">
          <w:rPr>
            <w:rStyle w:val="IntenseEmphasis"/>
            <w:lang w:val="en-US"/>
          </w:rPr>
          <w:t xml:space="preserve">all </w:t>
        </w:r>
      </w:ins>
      <w:del w:id="380" w:author="Ap van Dongeren" w:date="2015-02-20T11:00:00Z">
        <w:r w:rsidRPr="004D7B46" w:rsidDel="003A481D">
          <w:rPr>
            <w:rStyle w:val="IntenseEmphasis"/>
            <w:lang w:val="en-US"/>
          </w:rPr>
          <w:delText>the</w:delText>
        </w:r>
      </w:del>
      <w:r w:rsidRPr="004D7B46">
        <w:rPr>
          <w:rStyle w:val="IntenseEmphasis"/>
          <w:lang w:val="en-US"/>
        </w:rPr>
        <w:t xml:space="preserve"> four boundaries</w:t>
      </w:r>
      <w:ins w:id="381" w:author="Ap van Dongeren" w:date="2015-02-20T11:00:00Z">
        <w:r w:rsidR="003A481D">
          <w:rPr>
            <w:rStyle w:val="IntenseEmphasis"/>
            <w:lang w:val="en-US"/>
          </w:rPr>
          <w:t xml:space="preserve"> in a number of ways</w:t>
        </w:r>
      </w:ins>
      <w:r w:rsidRPr="004D7B46">
        <w:rPr>
          <w:rStyle w:val="IntenseEmphasis"/>
          <w:lang w:val="en-US"/>
        </w:rPr>
        <w:t xml:space="preserve">. </w:t>
      </w:r>
    </w:p>
    <w:p w:rsidR="00620A54" w:rsidRDefault="00620A54" w:rsidP="004D7B46">
      <w:pPr>
        <w:pStyle w:val="BodyText"/>
        <w:rPr>
          <w:ins w:id="382" w:author="Ap van Dongeren" w:date="2015-02-20T11:03:00Z"/>
          <w:rStyle w:val="IntenseEmphasis"/>
          <w:lang w:val="en-US"/>
        </w:rPr>
      </w:pPr>
      <w:r w:rsidRPr="004D7B46">
        <w:rPr>
          <w:rStyle w:val="IntenseEmphasis"/>
          <w:lang w:val="en-US"/>
        </w:rPr>
        <w:t xml:space="preserve">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ins w:id="383" w:author="Ap van Dongeren" w:date="2015-02-20T11:01:00Z">
        <w:r w:rsidR="003A481D">
          <w:rPr>
            <w:rStyle w:val="IntenseEmphasis"/>
            <w:lang w:val="en-US"/>
          </w:rPr>
          <w:t xml:space="preserve"> With </w:t>
        </w:r>
        <w:r w:rsidR="003A481D" w:rsidRPr="003A481D">
          <w:rPr>
            <w:rStyle w:val="IntenseEmphasis"/>
            <w:i/>
            <w:lang w:val="en-US"/>
            <w:rPrChange w:id="384" w:author="Ap van Dongeren" w:date="2015-02-20T11:02:00Z">
              <w:rPr>
                <w:rStyle w:val="IntenseEmphasis"/>
                <w:lang w:val="en-US"/>
              </w:rPr>
            </w:rPrChange>
          </w:rPr>
          <w:t>tideloc =1</w:t>
        </w:r>
        <w:r w:rsidR="003A481D">
          <w:rPr>
            <w:rStyle w:val="IntenseEmphasis"/>
            <w:lang w:val="en-US"/>
          </w:rPr>
          <w:t xml:space="preserve"> the specified tidal record is specified on all four corners of the domain and interpolated along the boundaries.</w:t>
        </w:r>
      </w:ins>
    </w:p>
    <w:p w:rsidR="003A481D" w:rsidRDefault="00742DB2" w:rsidP="004D7B46">
      <w:pPr>
        <w:pStyle w:val="BodyText"/>
        <w:rPr>
          <w:ins w:id="385" w:author="Ap van Dongeren" w:date="2015-02-20T11:03:00Z"/>
          <w:rStyle w:val="IntenseEmphasis"/>
          <w:lang w:val="en-US"/>
        </w:rPr>
      </w:pPr>
      <w:ins w:id="386" w:author="Ap van Dongeren" w:date="2015-02-20T11:08:00Z">
        <w:r>
          <w:rPr>
            <w:rStyle w:val="IntenseEmphasis"/>
            <w:lang w:val="en-US"/>
          </w:rPr>
          <w:t xml:space="preserve">Using </w:t>
        </w:r>
        <w:r w:rsidRPr="00742DB2">
          <w:rPr>
            <w:rStyle w:val="IntenseEmphasis"/>
            <w:i/>
            <w:lang w:val="en-US"/>
            <w:rPrChange w:id="387" w:author="Ap van Dongeren" w:date="2015-02-20T11:09:00Z">
              <w:rPr>
                <w:rStyle w:val="IntenseEmphasis"/>
                <w:lang w:val="en-US"/>
              </w:rPr>
            </w:rPrChange>
          </w:rPr>
          <w:t>tideloc = 2</w:t>
        </w:r>
        <w:r>
          <w:rPr>
            <w:rStyle w:val="IntenseEmphasis"/>
            <w:lang w:val="en-US"/>
          </w:rPr>
          <w:t xml:space="preserve">, </w:t>
        </w:r>
      </w:ins>
      <w:moveToRangeStart w:id="388" w:author="Ap van Dongeren" w:date="2015-02-20T11:09:00Z" w:name="move412193874"/>
      <w:moveTo w:id="389" w:author="Ap van Dongeren" w:date="2015-02-20T11:09:00Z">
        <w:del w:id="390" w:author="Ap van Dongeren" w:date="2015-02-20T11:09:00Z">
          <w:r w:rsidRPr="004D7B46" w:rsidDel="00742DB2">
            <w:rPr>
              <w:rStyle w:val="IntenseEmphasis"/>
              <w:lang w:val="en-US"/>
            </w:rPr>
            <w:delText xml:space="preserve">In case of </w:delText>
          </w:r>
        </w:del>
        <w:r w:rsidRPr="004D7B46">
          <w:rPr>
            <w:rStyle w:val="IntenseEmphasis"/>
            <w:lang w:val="en-US"/>
          </w:rPr>
          <w:t>two tidal signals</w:t>
        </w:r>
      </w:moveTo>
      <w:ins w:id="391" w:author="Ap van Dongeren" w:date="2015-02-20T11:09:00Z">
        <w:r>
          <w:rPr>
            <w:rStyle w:val="IntenseEmphasis"/>
            <w:lang w:val="en-US"/>
          </w:rPr>
          <w:t xml:space="preserve"> are specified and</w:t>
        </w:r>
      </w:ins>
      <w:moveTo w:id="392" w:author="Ap van Dongeren" w:date="2015-02-20T11:09:00Z">
        <w:r w:rsidRPr="004D7B46">
          <w:rPr>
            <w:rStyle w:val="IntenseEmphasis"/>
            <w:lang w:val="en-US"/>
          </w:rPr>
          <w:t xml:space="preserve">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moveTo>
      <w:moveToRangeEnd w:id="388"/>
    </w:p>
    <w:p w:rsidR="003A481D" w:rsidRPr="004D7B46" w:rsidRDefault="003A481D" w:rsidP="003A481D">
      <w:pPr>
        <w:pStyle w:val="BodyText"/>
        <w:rPr>
          <w:rStyle w:val="IntenseEmphasis"/>
          <w:lang w:val="en-US"/>
        </w:rPr>
      </w:pPr>
      <w:ins w:id="393" w:author="Ap van Dongeren" w:date="2015-02-20T11:03:00Z">
        <w:r>
          <w:rPr>
            <w:rStyle w:val="IntenseEmphasis"/>
            <w:lang w:val="en-US"/>
          </w:rPr>
          <w:t xml:space="preserve">Using </w:t>
        </w:r>
        <w:r>
          <w:rPr>
            <w:rStyle w:val="IntenseEmphasis"/>
            <w:i/>
            <w:lang w:val="en-US"/>
          </w:rPr>
          <w:t xml:space="preserve">tideloc=4, </w:t>
        </w:r>
      </w:ins>
      <w:ins w:id="394" w:author="Ap van Dongeren" w:date="2015-02-20T11:04:00Z">
        <w:r w:rsidRPr="003A481D">
          <w:rPr>
            <w:rStyle w:val="IntenseEmphasis"/>
            <w:lang w:val="en-US"/>
            <w:rPrChange w:id="395" w:author="Ap van Dongeren" w:date="2015-02-20T11:04:00Z">
              <w:rPr>
                <w:rStyle w:val="IntenseEmphasis"/>
                <w:i/>
                <w:lang w:val="en-US"/>
              </w:rPr>
            </w:rPrChange>
          </w:rPr>
          <w:t>four tide/surge signals are to be specified</w:t>
        </w:r>
        <w:r>
          <w:rPr>
            <w:rStyle w:val="IntenseEmphasis"/>
            <w:i/>
            <w:lang w:val="en-US"/>
          </w:rPr>
          <w:t xml:space="preserve"> </w:t>
        </w:r>
      </w:ins>
      <w:moveToRangeStart w:id="396" w:author="Ap van Dongeren" w:date="2015-02-20T11:03:00Z" w:name="move412193563"/>
      <w:moveTo w:id="397" w:author="Ap van Dongeren" w:date="2015-02-20T11:03:00Z">
        <w:del w:id="398" w:author="Ap van Dongeren" w:date="2015-02-20T11:04:00Z">
          <w:r w:rsidRPr="004D7B46" w:rsidDel="003A481D">
            <w:rPr>
              <w:rStyle w:val="IntenseEmphasis"/>
              <w:lang w:val="en-US"/>
            </w:rPr>
            <w:delText xml:space="preserve">the latter case each signal is imposed </w:delText>
          </w:r>
        </w:del>
        <w:r w:rsidRPr="004D7B46">
          <w:rPr>
            <w:rStyle w:val="IntenseEmphasis"/>
            <w:lang w:val="en-US"/>
          </w:rPr>
          <w:t xml:space="preserve">on </w:t>
        </w:r>
        <w:del w:id="399" w:author="Ap van Dongeren" w:date="2015-02-20T11:05:00Z">
          <w:r w:rsidRPr="004D7B46" w:rsidDel="003A481D">
            <w:rPr>
              <w:rStyle w:val="IntenseEmphasis"/>
              <w:lang w:val="en-US"/>
            </w:rPr>
            <w:delText>a</w:delText>
          </w:r>
        </w:del>
      </w:moveTo>
      <w:ins w:id="400" w:author="Ap van Dongeren" w:date="2015-02-20T11:05:00Z">
        <w:r>
          <w:rPr>
            <w:rStyle w:val="IntenseEmphasis"/>
            <w:lang w:val="en-US"/>
          </w:rPr>
          <w:t>each</w:t>
        </w:r>
      </w:ins>
      <w:moveTo w:id="401" w:author="Ap van Dongeren" w:date="2015-02-20T11:03:00Z">
        <w:del w:id="402" w:author="Ap van Dongeren" w:date="2015-02-20T11:05:00Z">
          <w:r w:rsidRPr="004D7B46" w:rsidDel="003A481D">
            <w:rPr>
              <w:rStyle w:val="IntenseEmphasis"/>
              <w:lang w:val="en-US"/>
            </w:rPr>
            <w:delText xml:space="preserve"> different</w:delText>
          </w:r>
        </w:del>
        <w:r w:rsidRPr="004D7B46">
          <w:rPr>
            <w:rStyle w:val="IntenseEmphasis"/>
            <w:lang w:val="en-US"/>
          </w:rPr>
          <w:t xml:space="preserve"> corner of the model domain and spatially interpolated along the boundaries. </w:t>
        </w:r>
      </w:moveTo>
      <w:ins w:id="403" w:author="Ap van Dongeren" w:date="2015-02-20T11:04:00Z">
        <w:r>
          <w:rPr>
            <w:rStyle w:val="IntenseEmphasis"/>
            <w:lang w:val="en-US"/>
          </w:rPr>
          <w:t>T</w:t>
        </w:r>
      </w:ins>
      <w:moveTo w:id="404" w:author="Ap van Dongeren" w:date="2015-02-20T11:03:00Z">
        <w:del w:id="405" w:author="Ap van Dongeren" w:date="2015-02-20T11:04:00Z">
          <w:r w:rsidRPr="004D7B46" w:rsidDel="003A481D">
            <w:rPr>
              <w:rStyle w:val="IntenseEmphasis"/>
              <w:lang w:val="en-US"/>
            </w:rPr>
            <w:delText>When four tidal signals are provided t</w:delText>
          </w:r>
        </w:del>
        <w:r w:rsidRPr="004D7B46">
          <w:rPr>
            <w:rStyle w:val="IntenseEmphasis"/>
            <w:lang w:val="en-US"/>
          </w:rPr>
          <w: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moveTo>
    </w:p>
    <w:moveToRangeEnd w:id="396"/>
    <w:p w:rsidR="003A481D" w:rsidRPr="003A481D" w:rsidRDefault="003A481D" w:rsidP="004D7B46">
      <w:pPr>
        <w:pStyle w:val="BodyText"/>
        <w:rPr>
          <w:rStyle w:val="IntenseEmphasis"/>
          <w:i/>
          <w:lang w:val="en-US"/>
          <w:rPrChange w:id="406" w:author="Ap van Dongeren" w:date="2015-02-20T11:03:00Z">
            <w:rPr>
              <w:rStyle w:val="IntenseEmphasis"/>
              <w:lang w:val="en-US"/>
            </w:rPr>
          </w:rPrChange>
        </w:rPr>
      </w:pP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ins w:id="407" w:author="Ap van Dongeren" w:date="2015-02-20T11:04:00Z">
        <w:r w:rsidR="003A481D">
          <w:rPr>
            <w:rStyle w:val="IntenseEmphasis"/>
            <w:lang w:val="en-US"/>
          </w:rPr>
          <w:t>-</w:t>
        </w:r>
      </w:ins>
      <w:proofErr w:type="gramStart"/>
      <w:r w:rsidRPr="004D7B46">
        <w:rPr>
          <w:rStyle w:val="IntenseEmphasis"/>
          <w:lang w:val="en-US"/>
        </w:rPr>
        <w:t>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Del="003A481D" w:rsidRDefault="00620A54" w:rsidP="004D7B46">
      <w:pPr>
        <w:pStyle w:val="BodyText"/>
        <w:rPr>
          <w:rStyle w:val="IntenseEmphasis"/>
          <w:lang w:val="en-US"/>
        </w:rPr>
      </w:pPr>
      <w:del w:id="408" w:author="Ap van Dongeren" w:date="2015-02-20T11:03:00Z">
        <w:r w:rsidRPr="004D7B46" w:rsidDel="003A481D">
          <w:rPr>
            <w:rStyle w:val="IntenseEmphasis"/>
            <w:lang w:val="en-US"/>
          </w:rPr>
          <w:delText xml:space="preserve">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w:delText>
        </w:r>
      </w:del>
      <w:moveFromRangeStart w:id="409" w:author="Ap van Dongeren" w:date="2015-02-20T11:03:00Z" w:name="move412193563"/>
      <w:moveFrom w:id="410" w:author="Ap van Dongeren" w:date="2015-02-20T11:03:00Z">
        <w:r w:rsidRPr="004D7B46" w:rsidDel="003A481D">
          <w:rPr>
            <w:rStyle w:val="IntenseEmphasis"/>
            <w:lang w:val="en-US"/>
          </w:rPr>
          <w:t xml:space="preserve">the latter case each signal is imposed on a different corner of the model domain and spatially interpolated along the boundaries. When four tidal signals are provided the first signal is imposed to the left offshore boundary seen from sea (x=1,y=1) and the others according to a clockwise rotation. Therefore the columns in the </w:t>
        </w:r>
        <w:r w:rsidRPr="004D7B46" w:rsidDel="003A481D">
          <w:rPr>
            <w:rStyle w:val="IntenseEmphasis"/>
            <w:i/>
            <w:lang w:val="en-US"/>
          </w:rPr>
          <w:t xml:space="preserve">zs0file </w:t>
        </w:r>
        <w:r w:rsidRPr="004D7B46" w:rsidDel="003A481D">
          <w:rPr>
            <w:rStyle w:val="IntenseEmphasis"/>
            <w:lang w:val="en-US"/>
          </w:rPr>
          <w:t>must follow the order of: (x=1,y=1), (x=1,y=N), (x=N,y=N), (x=N,y=1).</w:t>
        </w:r>
      </w:moveFrom>
    </w:p>
    <w:moveFromRangeEnd w:id="409"/>
    <w:p w:rsidR="00620A54" w:rsidRPr="004D7B46" w:rsidRDefault="00620A54" w:rsidP="004D7B46">
      <w:pPr>
        <w:pStyle w:val="BodyText"/>
        <w:rPr>
          <w:rStyle w:val="IntenseEmphasis"/>
          <w:lang w:val="en-US"/>
        </w:rPr>
      </w:pPr>
      <w:commentRangeStart w:id="411"/>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w:t>
      </w:r>
      <w:commentRangeEnd w:id="411"/>
      <w:r w:rsidR="00742DB2">
        <w:rPr>
          <w:rStyle w:val="CommentReference"/>
        </w:rPr>
        <w:commentReference w:id="411"/>
      </w:r>
      <w:moveFromRangeStart w:id="412" w:author="Ap van Dongeren" w:date="2015-02-20T11:09:00Z" w:name="move412193874"/>
      <w:moveFrom w:id="413" w:author="Ap van Dongeren" w:date="2015-02-20T11:09:00Z">
        <w:r w:rsidRPr="004D7B46" w:rsidDel="00742DB2">
          <w:rPr>
            <w:rStyle w:val="IntenseEmphasis"/>
            <w:lang w:val="en-US"/>
          </w:rPr>
          <w:t xml:space="preserve">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sidDel="00742DB2">
          <w:rPr>
            <w:rStyle w:val="IntenseEmphasis"/>
            <w:i/>
            <w:lang w:val="en-US"/>
          </w:rPr>
          <w:t>paulrevere</w:t>
        </w:r>
        <w:r w:rsidRPr="004D7B46" w:rsidDel="00742DB2">
          <w:rPr>
            <w:rStyle w:val="IntenseEmphasis"/>
            <w:lang w:val="en-US"/>
          </w:rPr>
          <w:t xml:space="preserve"> where a value </w:t>
        </w:r>
        <w:r w:rsidRPr="004D7B46" w:rsidDel="00742DB2">
          <w:rPr>
            <w:rStyle w:val="IntenseEmphasis"/>
            <w:i/>
            <w:lang w:val="en-US"/>
          </w:rPr>
          <w:t>0</w:t>
        </w:r>
        <w:r w:rsidRPr="004D7B46" w:rsidDel="00742DB2">
          <w:rPr>
            <w:rStyle w:val="IntenseEmphasis"/>
            <w:lang w:val="en-US"/>
          </w:rPr>
          <w:t xml:space="preserve"> indicates the first option and a value </w:t>
        </w:r>
        <w:r w:rsidRPr="004D7B46" w:rsidDel="00742DB2">
          <w:rPr>
            <w:rStyle w:val="IntenseEmphasis"/>
            <w:i/>
            <w:lang w:val="en-US"/>
          </w:rPr>
          <w:t>1</w:t>
        </w:r>
        <w:r w:rsidRPr="004D7B46" w:rsidDel="00742DB2">
          <w:rPr>
            <w:rStyle w:val="IntenseEmphasis"/>
            <w:lang w:val="en-US"/>
          </w:rPr>
          <w:t xml:space="preserve"> indicates the second option. Also in the case of two tidal signals the signals are spatially interpolated along the boundaries.</w:t>
        </w:r>
      </w:moveFrom>
      <w:moveFromRangeEnd w:id="412"/>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w:t>
            </w:r>
            <w:ins w:id="414" w:author="Ap van Dongeren" w:date="2015-02-20T11:10:00Z">
              <w:r w:rsidR="00742DB2">
                <w:t>i</w:t>
              </w:r>
            </w:ins>
            <w:r w:rsidRPr="004D7B46">
              <w: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15" w:name="_Toc285701676"/>
      <w:bookmarkStart w:id="416" w:name="_Toc412018077"/>
      <w:r w:rsidRPr="004D7B46">
        <w:rPr>
          <w:lang w:val="en-US"/>
        </w:rPr>
        <w:t>Water level (dam break)</w:t>
      </w:r>
      <w:bookmarkEnd w:id="415"/>
      <w:bookmarkEnd w:id="416"/>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w:t>
      </w:r>
      <w:del w:id="417" w:author="Ap van Dongeren" w:date="2015-02-20T11:10:00Z">
        <w:r w:rsidRPr="004D7B46" w:rsidDel="00742DB2">
          <w:rPr>
            <w:lang w:val="en-US"/>
          </w:rPr>
          <w:delText>initialisation</w:delText>
        </w:r>
      </w:del>
      <w:ins w:id="418" w:author="Ap van Dongeren" w:date="2015-02-20T11:10:00Z">
        <w:r w:rsidR="00742DB2" w:rsidRPr="004D7B46">
          <w:rPr>
            <w:lang w:val="en-US"/>
          </w:rPr>
          <w:t>initialization</w:t>
        </w:r>
      </w:ins>
      <w:r w:rsidRPr="004D7B46">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w:t>
            </w:r>
            <w:ins w:id="419" w:author="Ap van Dongeren" w:date="2015-02-20T11:10:00Z">
              <w:r w:rsidR="00742DB2">
                <w:t>i</w:t>
              </w:r>
            </w:ins>
            <w:r w:rsidRPr="004D7B46">
              <w:t>al 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20" w:name="_Toc285701677"/>
      <w:bookmarkStart w:id="421" w:name="_Toc412018078"/>
      <w:r w:rsidRPr="004D7B46">
        <w:rPr>
          <w:lang w:val="en-US"/>
        </w:rPr>
        <w:t>Wind input</w:t>
      </w:r>
      <w:bookmarkEnd w:id="420"/>
      <w:bookmarkEnd w:id="421"/>
    </w:p>
    <w:p w:rsidR="00620A54" w:rsidRPr="004D7B46" w:rsidRDefault="00620A54" w:rsidP="004D7B46">
      <w:pPr>
        <w:pStyle w:val="BodyText"/>
        <w:rPr>
          <w:lang w:val="en-US"/>
        </w:rPr>
      </w:pPr>
      <w:del w:id="422" w:author="Ap van Dongeren" w:date="2015-02-20T11:10:00Z">
        <w:r w:rsidRPr="004D7B46" w:rsidDel="00742DB2">
          <w:rPr>
            <w:lang w:val="en-US"/>
          </w:rPr>
          <w:delText xml:space="preserve">Stationary </w:delText>
        </w:r>
      </w:del>
      <w:ins w:id="423" w:author="Ap van Dongeren" w:date="2015-02-20T11:11:00Z">
        <w:r w:rsidR="00742DB2">
          <w:rPr>
            <w:lang w:val="en-US"/>
          </w:rPr>
          <w:t>Spatially-</w:t>
        </w:r>
      </w:ins>
      <w:ins w:id="424" w:author="Ap van Dongeren" w:date="2015-02-20T11:10:00Z">
        <w:r w:rsidR="00742DB2">
          <w:rPr>
            <w:lang w:val="en-US"/>
          </w:rPr>
          <w:t xml:space="preserve">uniform </w:t>
        </w:r>
      </w:ins>
      <w:r w:rsidRPr="004D7B46">
        <w:rPr>
          <w:lang w:val="en-US"/>
        </w:rPr>
        <w:t xml:space="preserve">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25" w:name="_Toc285701678"/>
      <w:bookmarkStart w:id="426" w:name="_Toc412018079"/>
      <w:r w:rsidRPr="004D7B46">
        <w:rPr>
          <w:lang w:val="en-US"/>
        </w:rPr>
        <w:t>Sediment input</w:t>
      </w:r>
      <w:bookmarkEnd w:id="425"/>
      <w:bookmarkEnd w:id="426"/>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 xml:space="preserve">respectively. In this </w:t>
      </w:r>
      <w:del w:id="427" w:author="Ap van Dongeren" w:date="2015-02-20T11:11:00Z">
        <w:r w:rsidRPr="004D7B46" w:rsidDel="00742DB2">
          <w:rPr>
            <w:lang w:val="en-US"/>
          </w:rPr>
          <w:delText xml:space="preserve">simple </w:delText>
        </w:r>
      </w:del>
      <w:r w:rsidRPr="004D7B46">
        <w:rPr>
          <w:lang w:val="en-US"/>
        </w:rPr>
        <w:t>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t>Three types of bed layers are distinguished: 1) the top layer 2) the variable or “breathing” layer and 3) the bottom layers. At least one of each type of bed layer is needed, which makes that at least three bed layers are required (</w:t>
      </w:r>
      <w:commentRangeStart w:id="428"/>
      <w:r w:rsidRPr="004D7B46">
        <w:rPr>
          <w:lang w:val="en-US"/>
        </w:rPr>
        <w:t xml:space="preserve">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w:t>
      </w:r>
      <w:commentRangeEnd w:id="428"/>
      <w:r w:rsidR="00742DB2">
        <w:rPr>
          <w:rStyle w:val="CommentReference"/>
        </w:rPr>
        <w:commentReference w:id="428"/>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del w:id="429" w:author="Ap van Dongeren" w:date="2015-02-20T11:14:00Z">
        <w:r w:rsidRPr="004D7B46" w:rsidDel="00FB79C4">
          <w:rPr>
            <w:lang w:val="en-US"/>
          </w:rPr>
          <w:delText>behaviour</w:delText>
        </w:r>
      </w:del>
      <w:ins w:id="430" w:author="Ap van Dongeren" w:date="2015-02-20T11:14:00Z">
        <w:r w:rsidR="00FB79C4" w:rsidRPr="004D7B46">
          <w:rPr>
            <w:lang w:val="en-US"/>
          </w:rPr>
          <w:t>behavior</w:t>
        </w:r>
      </w:ins>
      <w:r w:rsidRPr="004D7B46">
        <w:rPr>
          <w:lang w:val="en-US"/>
        </w:rPr>
        <w:t xml:space="preserve">,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1"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 xml:space="preserve">size(par%D15 - </w:t>
            </w:r>
            <w:commentRangeStart w:id="432"/>
            <w:r w:rsidRPr="004D7B46">
              <w:rPr>
                <w:highlight w:val="yellow"/>
              </w:rPr>
              <w:t>None</w:t>
            </w:r>
            <w:commentRangeEnd w:id="432"/>
            <w:r w:rsidR="00FB79C4">
              <w:rPr>
                <w:rStyle w:val="CommentReference"/>
                <w:rFonts w:ascii="Arial" w:eastAsia="Times New Roman" w:hAnsi="Arial" w:cs="Arial"/>
                <w:color w:val="auto"/>
                <w:lang w:val="en-GB"/>
              </w:rPr>
              <w:commentReference w:id="432"/>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3"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4"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5"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6"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7"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38"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39"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40"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rPr>
                <w:lang w:val="es-ES"/>
              </w:rPr>
              <w:pPrChange w:id="441"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FB79C4">
            <w:pPr>
              <w:pStyle w:val="PlainText"/>
              <w:cnfStyle w:val="000000100000" w:firstRow="0" w:lastRow="0" w:firstColumn="0" w:lastColumn="0" w:oddVBand="0" w:evenVBand="0" w:oddHBand="1" w:evenHBand="0" w:firstRowFirstColumn="0" w:firstRowLastColumn="0" w:lastRowFirstColumn="0" w:lastRowLastColumn="0"/>
              <w:pPrChange w:id="442" w:author="Ap van Dongeren" w:date="2015-02-20T11:15: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FB79C4">
            <w:pPr>
              <w:pStyle w:val="PlainText"/>
              <w:cnfStyle w:val="000000000000" w:firstRow="0" w:lastRow="0" w:firstColumn="0" w:lastColumn="0" w:oddVBand="0" w:evenVBand="0" w:oddHBand="0" w:evenHBand="0" w:firstRowFirstColumn="0" w:firstRowLastColumn="0" w:lastRowFirstColumn="0" w:lastRowLastColumn="0"/>
              <w:pPrChange w:id="443" w:author="Ap van Dongeren" w:date="2015-02-20T11:15: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44" w:name="_Toc285701679"/>
      <w:bookmarkStart w:id="445" w:name="_Toc412018080"/>
      <w:r w:rsidRPr="004D7B46">
        <w:rPr>
          <w:lang w:val="en-US"/>
        </w:rPr>
        <w:t>Vegetation input</w:t>
      </w:r>
      <w:bookmarkEnd w:id="444"/>
      <w:bookmarkEnd w:id="445"/>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w:t>
      </w:r>
      <w:del w:id="446" w:author="Ap van Dongeren" w:date="2015-02-20T11:15:00Z">
        <w:r w:rsidRPr="004D7B46" w:rsidDel="0058269A">
          <w:rPr>
            <w:lang w:val="en-US"/>
          </w:rPr>
          <w:delText>yet another</w:delText>
        </w:r>
      </w:del>
      <w:ins w:id="447" w:author="Ap van Dongeren" w:date="2015-02-20T11:15:00Z">
        <w:r w:rsidR="0058269A">
          <w:rPr>
            <w:lang w:val="en-US"/>
          </w:rPr>
          <w:t>a subsequent</w:t>
        </w:r>
      </w:ins>
      <w:r w:rsidRPr="004D7B46">
        <w:rPr>
          <w:lang w:val="en-US"/>
        </w:rPr>
        <w:t xml:space="preserve">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w:t>
      </w:r>
      <w:ins w:id="448" w:author="Ap van Dongeren" w:date="2015-02-20T11:16:00Z">
        <w:r w:rsidR="0058269A">
          <w:rPr>
            <w:lang w:val="en-US"/>
          </w:rPr>
          <w:t>,</w:t>
        </w:r>
      </w:ins>
      <w:r w:rsidRPr="004D7B46">
        <w:rPr>
          <w:lang w:val="en-US"/>
        </w:rPr>
        <w:t xml:space="preserve"> respectively. An example of vegetation definition files is:</w:t>
      </w:r>
    </w:p>
    <w:p w:rsidR="00620A54" w:rsidRPr="004D7B46" w:rsidRDefault="00620A54" w:rsidP="004D7B46">
      <w:pPr>
        <w:pStyle w:val="Codeheader"/>
        <w:rPr>
          <w:lang w:val="en-US"/>
        </w:rPr>
      </w:pPr>
      <w:r w:rsidRPr="004D7B46">
        <w:rPr>
          <w:lang w:val="en-US"/>
        </w:rPr>
        <w:t>veggiefile.txt</w:t>
      </w:r>
    </w:p>
    <w:p w:rsidR="00620A54" w:rsidRPr="004D7B46" w:rsidRDefault="00620A54" w:rsidP="004D7B46">
      <w:pPr>
        <w:pStyle w:val="Code"/>
        <w:jc w:val="both"/>
      </w:pPr>
      <w:proofErr w:type="gramStart"/>
      <w:r w:rsidRPr="004D7B46">
        <w:t>cauliflo</w:t>
      </w:r>
      <w:ins w:id="449" w:author="Ap van Dongeren" w:date="2015-02-20T11:17:00Z">
        <w:r w:rsidR="0058269A">
          <w:t>wer</w:t>
        </w:r>
      </w:ins>
      <w:proofErr w:type="gramEnd"/>
      <w:del w:id="450" w:author="Ap van Dongeren" w:date="2015-02-20T11:17:00Z">
        <w:r w:rsidRPr="004D7B46" w:rsidDel="0058269A">
          <w:delText>ur</w:delText>
        </w:r>
      </w:del>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commentRangeStart w:id="451"/>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commentRangeEnd w:id="451"/>
      <w:r w:rsidR="0058269A">
        <w:rPr>
          <w:rStyle w:val="CommentReference"/>
        </w:rPr>
        <w:commentReference w:id="451"/>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52" w:name="_Toc285701680"/>
      <w:bookmarkStart w:id="453" w:name="_Toc412018081"/>
      <w:r w:rsidRPr="004D7B46">
        <w:rPr>
          <w:lang w:val="en-US"/>
        </w:rPr>
        <w:t>Discharge input</w:t>
      </w:r>
      <w:bookmarkEnd w:id="452"/>
      <w:bookmarkEnd w:id="453"/>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w:t>
      </w:r>
      <w:commentRangeStart w:id="454"/>
      <w:r w:rsidRPr="004D7B46">
        <w:rPr>
          <w:lang w:val="en-US"/>
        </w:rPr>
        <w:t xml:space="preserve">sections can be located along grid cell borders that are either oriented cross-shore or alongshore, but not a combination of the two. In a regular grid this implies that </w:t>
      </w:r>
      <w:del w:id="455" w:author="Ap van Dongeren" w:date="2015-02-20T11:18:00Z">
        <w:r w:rsidRPr="004D7B46" w:rsidDel="00C87E94">
          <w:rPr>
            <w:lang w:val="en-US"/>
          </w:rPr>
          <w:delText>either the start and</w:delText>
        </w:r>
      </w:del>
      <w:proofErr w:type="gramStart"/>
      <w:ins w:id="456" w:author="Ap van Dongeren" w:date="2015-02-20T11:18:00Z">
        <w:r w:rsidR="00C87E94" w:rsidRPr="004D7B46">
          <w:rPr>
            <w:lang w:val="en-US"/>
          </w:rPr>
          <w:t xml:space="preserve">either the start </w:t>
        </w:r>
      </w:ins>
      <w:ins w:id="457" w:author="Ap van Dongeren" w:date="2015-02-20T11:19:00Z">
        <w:r w:rsidR="00C87E94">
          <w:rPr>
            <w:lang w:val="en-US"/>
          </w:rPr>
          <w:t>and</w:t>
        </w:r>
      </w:ins>
      <w:proofErr w:type="gramEnd"/>
      <w:r w:rsidRPr="004D7B46">
        <w:rPr>
          <w:lang w:val="en-US"/>
        </w:rPr>
        <w:t xml:space="preserve"> end x-coordinates are equal</w:t>
      </w:r>
      <w:ins w:id="458" w:author="Ap van Dongeren" w:date="2015-02-20T11:19:00Z">
        <w:r w:rsidR="00C87E94">
          <w:rPr>
            <w:lang w:val="en-US"/>
          </w:rPr>
          <w:t>,</w:t>
        </w:r>
      </w:ins>
      <w:r w:rsidRPr="004D7B46">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454"/>
      <w:r w:rsidR="000E2A0A">
        <w:rPr>
          <w:rStyle w:val="CommentReference"/>
        </w:rPr>
        <w:commentReference w:id="454"/>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59" w:author="Ap van Dongeren" w:date="2015-02-20T11:28: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60" w:author="Ap van Dongeren" w:date="2015-02-20T11:28: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61" w:author="Ap van Dongeren" w:date="2015-02-20T11:28: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62" w:author="Ap van Dongeren" w:date="2015-02-20T11:28: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63" w:name="_Toc285701681"/>
      <w:bookmarkStart w:id="464" w:name="_Toc412018082"/>
      <w:r w:rsidRPr="004D7B46">
        <w:rPr>
          <w:lang w:val="en-US"/>
        </w:rPr>
        <w:t>Drifters input</w:t>
      </w:r>
      <w:bookmarkEnd w:id="463"/>
      <w:bookmarkEnd w:id="464"/>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w:t>
      </w:r>
      <w:proofErr w:type="gramStart"/>
      <w:r w:rsidRPr="00003097">
        <w:rPr>
          <w:lang w:val="en-GB"/>
        </w:rPr>
        <w:t>x</w:t>
      </w:r>
      <w:proofErr w:type="gramEnd"/>
      <w:r w:rsidRPr="00003097">
        <w:rPr>
          <w:lang w:val="en-GB"/>
        </w:rPr>
        <w:t xml:space="preserve"> 1&gt; &lt;y 1&gt; &lt;t_start 1&gt; &lt;t_end 1&gt;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2&gt; &lt;y 2&gt; &lt;t_start 2&gt; &lt;t_end 2&gt;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3&gt; &lt;y 3&gt; &lt;t_start 3&gt; &lt;t_end 3&gt;</w:t>
      </w:r>
    </w:p>
    <w:p w:rsidR="00620A54" w:rsidRPr="002F71D5" w:rsidRDefault="00620A54" w:rsidP="004D7B46">
      <w:pPr>
        <w:pStyle w:val="Code"/>
        <w:jc w:val="both"/>
        <w:rPr>
          <w:lang w:val="en-GB"/>
        </w:rPr>
      </w:pPr>
      <w:r w:rsidRPr="002F71D5">
        <w:rPr>
          <w:lang w:val="en-GB"/>
        </w:rPr>
        <w:t>...</w:t>
      </w:r>
    </w:p>
    <w:p w:rsidR="00620A54" w:rsidRPr="002F71D5" w:rsidRDefault="00620A54" w:rsidP="004D7B46">
      <w:pPr>
        <w:pStyle w:val="Code"/>
        <w:jc w:val="both"/>
        <w:rPr>
          <w:lang w:val="en-GB"/>
        </w:rPr>
      </w:pPr>
      <w:r w:rsidRPr="002F71D5">
        <w:rPr>
          <w:lang w:val="en-GB"/>
        </w:rPr>
        <w:t>&lt;</w:t>
      </w:r>
      <w:proofErr w:type="gramStart"/>
      <w:r w:rsidRPr="002F71D5">
        <w:rPr>
          <w:lang w:val="en-GB"/>
        </w:rPr>
        <w:t>x</w:t>
      </w:r>
      <w:proofErr w:type="gramEnd"/>
      <w:r w:rsidRPr="002F71D5">
        <w:rPr>
          <w:lang w:val="en-GB"/>
        </w:rPr>
        <w:t xml:space="preserve">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0E2A0A">
            <w:pPr>
              <w:pStyle w:val="PlainText"/>
              <w:cnfStyle w:val="100000000000" w:firstRow="1" w:lastRow="0" w:firstColumn="0" w:lastColumn="0" w:oddVBand="0" w:evenVBand="0" w:oddHBand="0" w:evenHBand="0" w:firstRowFirstColumn="0" w:firstRowLastColumn="0" w:lastRowFirstColumn="0" w:lastRowLastColumn="0"/>
              <w:pPrChange w:id="465" w:author="Ap van Dongeren" w:date="2015-02-20T11:28:00Z">
                <w:pPr>
                  <w:pStyle w:val="PlainText"/>
                  <w:jc w:val="both"/>
                  <w:cnfStyle w:val="100000000000" w:firstRow="1" w:lastRow="0" w:firstColumn="0" w:lastColumn="0" w:oddVBand="0" w:evenVBand="0" w:oddHBand="0" w:evenHBand="0" w:firstRowFirstColumn="0" w:firstRowLastColumn="0" w:lastRowFirstColumn="0" w:lastRowLastColumn="0"/>
                </w:pPr>
              </w:pPrChange>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66" w:author="Ap van Dongeren" w:date="2015-02-20T11:28: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67" w:author="Ap van Dongeren" w:date="2015-02-20T11:28: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68" w:name="_Toc285701682"/>
      <w:bookmarkStart w:id="469" w:name="_Toc412018083"/>
      <w:r w:rsidRPr="004D7B46">
        <w:rPr>
          <w:lang w:val="en-US"/>
        </w:rPr>
        <w:t xml:space="preserve">Ship </w:t>
      </w:r>
      <w:ins w:id="470" w:author="Ap van Dongeren" w:date="2015-02-20T11:28:00Z">
        <w:r w:rsidR="000E2A0A">
          <w:rPr>
            <w:lang w:val="en-US"/>
          </w:rPr>
          <w:t>waves</w:t>
        </w:r>
      </w:ins>
      <w:del w:id="471" w:author="Ap van Dongeren" w:date="2015-02-20T11:28:00Z">
        <w:r w:rsidRPr="004D7B46" w:rsidDel="000E2A0A">
          <w:rPr>
            <w:lang w:val="en-US"/>
          </w:rPr>
          <w:delText>input</w:delText>
        </w:r>
      </w:del>
      <w:bookmarkEnd w:id="468"/>
      <w:bookmarkEnd w:id="469"/>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w:t>
      </w:r>
      <w:del w:id="472" w:author="Ap van Dongeren" w:date="2015-02-20T11:34:00Z">
        <w:r w:rsidRPr="004D7B46" w:rsidDel="000E2A0A">
          <w:rPr>
            <w:lang w:val="en-US"/>
          </w:rPr>
          <w:delText xml:space="preserve"> using the keywords </w:delText>
        </w:r>
        <w:commentRangeStart w:id="473"/>
        <w:r w:rsidRPr="004D7B46" w:rsidDel="000E2A0A">
          <w:rPr>
            <w:i/>
            <w:lang w:val="en-US"/>
          </w:rPr>
          <w:delText xml:space="preserve">dx, dy, nx </w:delText>
        </w:r>
        <w:r w:rsidRPr="004D7B46" w:rsidDel="000E2A0A">
          <w:rPr>
            <w:lang w:val="en-US"/>
          </w:rPr>
          <w:delText>and</w:delText>
        </w:r>
        <w:r w:rsidRPr="004D7B46" w:rsidDel="000E2A0A">
          <w:rPr>
            <w:i/>
            <w:lang w:val="en-US"/>
          </w:rPr>
          <w:delText xml:space="preserve"> ny</w:delText>
        </w:r>
        <w:commentRangeEnd w:id="473"/>
        <w:r w:rsidR="000E2A0A" w:rsidDel="000E2A0A">
          <w:rPr>
            <w:rStyle w:val="CommentReference"/>
          </w:rPr>
          <w:commentReference w:id="473"/>
        </w:r>
      </w:del>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w:t>
      </w:r>
      <w:ins w:id="474" w:author="Ap van Dongeren" w:date="2015-02-20T11:34:00Z">
        <w:r w:rsidR="000E2A0A">
          <w:rPr>
            <w:lang w:val="en-US"/>
          </w:rPr>
          <w:t>row</w:t>
        </w:r>
      </w:ins>
      <w:del w:id="475" w:author="Ap van Dongeren" w:date="2015-02-20T11:34:00Z">
        <w:r w:rsidRPr="004D7B46" w:rsidDel="000E2A0A">
          <w:rPr>
            <w:lang w:val="en-US"/>
          </w:rPr>
          <w:delText>line</w:delText>
        </w:r>
      </w:del>
      <w:r w:rsidRPr="004D7B46">
        <w:rPr>
          <w:lang w:val="en-US"/>
        </w:rPr>
        <w:t xml:space="preserv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w:t>
      </w:r>
      <w:ins w:id="476" w:author="Ap van Dongeren" w:date="2015-02-20T11:35:00Z">
        <w:r w:rsidR="000E2A0A">
          <w:rPr>
            <w:lang w:val="en-US"/>
          </w:rPr>
          <w:t xml:space="preserve">. This keyword is used to propagate a ship through a boundary with minimal boundary effects. The ship </w:t>
        </w:r>
      </w:ins>
      <w:ins w:id="477" w:author="Ap van Dongeren" w:date="2015-02-20T11:36:00Z">
        <w:r w:rsidR="000E2A0A">
          <w:rPr>
            <w:lang w:val="en-US"/>
          </w:rPr>
          <w:t>“flies” through the boundary not touching the water and “lands” gradually in the water</w:t>
        </w:r>
      </w:ins>
      <w:r w:rsidRPr="004D7B46">
        <w:rPr>
          <w:lang w:val="en-US"/>
        </w:rPr>
        <w:t>.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CE645D" w:rsidRDefault="00620A54" w:rsidP="004D7B46">
      <w:pPr>
        <w:pStyle w:val="Codeheader"/>
      </w:pPr>
      <w:proofErr w:type="gramStart"/>
      <w:r w:rsidRPr="00CE645D">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478" w:name="_Ref285455080"/>
      <w:bookmarkStart w:id="479" w:name="_Ref285455082"/>
      <w:bookmarkStart w:id="480" w:name="_Toc285701683"/>
      <w:bookmarkStart w:id="481" w:name="_Toc412018084"/>
      <w:r w:rsidRPr="004D7B46">
        <w:rPr>
          <w:lang w:val="en-US"/>
        </w:rPr>
        <w:t>Output selection</w:t>
      </w:r>
      <w:bookmarkEnd w:id="478"/>
      <w:bookmarkEnd w:id="479"/>
      <w:bookmarkEnd w:id="480"/>
      <w:bookmarkEnd w:id="481"/>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bookmarkStart w:id="482" w:name="_GoBack" w:colFirst="1" w:colLast="1"/>
            <w:r w:rsidRPr="004D7B46">
              <w:t>keyword</w:t>
            </w:r>
          </w:p>
        </w:tc>
        <w:tc>
          <w:tcPr>
            <w:tcW w:w="2834" w:type="dxa"/>
          </w:tcPr>
          <w:p w:rsidR="00620A54" w:rsidRPr="004D7B46" w:rsidRDefault="00620A54" w:rsidP="000E2A0A">
            <w:pPr>
              <w:pStyle w:val="PlainText"/>
              <w:cnfStyle w:val="100000000000" w:firstRow="1" w:lastRow="0" w:firstColumn="0" w:lastColumn="0" w:oddVBand="0" w:evenVBand="0" w:oddHBand="0" w:evenHBand="0" w:firstRowFirstColumn="0" w:firstRowLastColumn="0" w:lastRowFirstColumn="0" w:lastRowLastColumn="0"/>
              <w:pPrChange w:id="483" w:author="Ap van Dongeren" w:date="2015-02-20T11:37:00Z">
                <w:pPr>
                  <w:pStyle w:val="PlainText"/>
                  <w:jc w:val="both"/>
                  <w:cnfStyle w:val="100000000000" w:firstRow="1" w:lastRow="0" w:firstColumn="0" w:lastColumn="0" w:oddVBand="0" w:evenVBand="0" w:oddHBand="0" w:evenHBand="0" w:firstRowFirstColumn="0" w:firstRowLastColumn="0" w:lastRowFirstColumn="0" w:lastRowLastColumn="0"/>
                </w:pPr>
              </w:pPrChange>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84"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85"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Mnems of mean output variables (by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ncfilename*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86"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87"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88"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89"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0"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1"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2"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3"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4"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5"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6"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7"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498"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Switch 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tintc*</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499"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0"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1"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2"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3"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4"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5"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0E2A0A">
            <w:pPr>
              <w:pStyle w:val="PlainText"/>
              <w:cnfStyle w:val="000000100000" w:firstRow="0" w:lastRow="0" w:firstColumn="0" w:lastColumn="0" w:oddVBand="0" w:evenVBand="0" w:oddHBand="1" w:evenHBand="0" w:firstRowFirstColumn="0" w:firstRowLastColumn="0" w:lastRowFirstColumn="0" w:lastRowLastColumn="0"/>
              <w:pPrChange w:id="506" w:author="Ap van Dongeren" w:date="2015-02-20T11:37:00Z">
                <w:pPr>
                  <w:pStyle w:val="PlainText"/>
                  <w:jc w:val="both"/>
                  <w:cnfStyle w:val="000000100000" w:firstRow="0" w:lastRow="0" w:firstColumn="0" w:lastColumn="0" w:oddVBand="0" w:evenVBand="0" w:oddHBand="1" w:evenHBand="0" w:firstRowFirstColumn="0" w:firstRowLastColumn="0" w:lastRowFirstColumn="0" w:lastRowLastColumn="0"/>
                </w:pPr>
              </w:pPrChange>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0E2A0A">
            <w:pPr>
              <w:pStyle w:val="PlainText"/>
              <w:cnfStyle w:val="000000000000" w:firstRow="0" w:lastRow="0" w:firstColumn="0" w:lastColumn="0" w:oddVBand="0" w:evenVBand="0" w:oddHBand="0" w:evenHBand="0" w:firstRowFirstColumn="0" w:firstRowLastColumn="0" w:lastRowFirstColumn="0" w:lastRowLastColumn="0"/>
              <w:pPrChange w:id="507" w:author="Ap van Dongeren" w:date="2015-02-20T11:37:00Z">
                <w:pPr>
                  <w:pStyle w:val="PlainText"/>
                  <w:jc w:val="both"/>
                  <w:cnfStyle w:val="000000000000" w:firstRow="0" w:lastRow="0" w:firstColumn="0" w:lastColumn="0" w:oddVBand="0" w:evenVBand="0" w:oddHBand="0" w:evenHBand="0" w:firstRowFirstColumn="0" w:firstRowLastColumn="0" w:lastRowFirstColumn="0" w:lastRowLastColumn="0"/>
                </w:pPr>
              </w:pPrChange>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08" w:name="_Toc285701684"/>
      <w:bookmarkStart w:id="509" w:name="_Toc412018085"/>
      <w:bookmarkEnd w:id="482"/>
      <w:r w:rsidRPr="004D7B46">
        <w:rPr>
          <w:lang w:val="en-US"/>
        </w:rPr>
        <w:t>Output types</w:t>
      </w:r>
      <w:bookmarkEnd w:id="508"/>
      <w:bookmarkEnd w:id="509"/>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510" w:name="_Ref285459027"/>
      <w:bookmarkStart w:id="511" w:name="_Toc285701685"/>
      <w:bookmarkStart w:id="512" w:name="_Toc412018086"/>
      <w:r w:rsidRPr="004D7B46">
        <w:rPr>
          <w:lang w:val="en-US"/>
        </w:rPr>
        <w:t>Output times</w:t>
      </w:r>
      <w:bookmarkEnd w:id="510"/>
      <w:bookmarkEnd w:id="511"/>
      <w:bookmarkEnd w:id="512"/>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513" w:name="_Toc285701686"/>
      <w:bookmarkStart w:id="514" w:name="_Toc412018087"/>
      <w:r w:rsidRPr="004D7B46">
        <w:rPr>
          <w:lang w:val="en-US"/>
        </w:rPr>
        <w:t>Output format</w:t>
      </w:r>
      <w:bookmarkEnd w:id="513"/>
      <w:bookmarkEnd w:id="514"/>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515" w:name="_Toc285701687"/>
      <w:bookmarkStart w:id="516" w:name="_Toc412018088"/>
      <w:r w:rsidRPr="004D7B46">
        <w:rPr>
          <w:lang w:val="en-US"/>
        </w:rPr>
        <w:t>Time parameters</w:t>
      </w:r>
      <w:bookmarkEnd w:id="515"/>
      <w:bookmarkEnd w:id="516"/>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517" w:name="_Toc412018089"/>
      <w:r w:rsidRPr="004D7B46">
        <w:rPr>
          <w:lang w:val="en-US"/>
        </w:rPr>
        <w:t>Bibliography</w:t>
      </w:r>
      <w:bookmarkEnd w:id="517"/>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CE645D">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CE645D">
        <w:rPr>
          <w:rFonts w:ascii="Arial" w:hAnsi="Arial" w:cs="Arial"/>
          <w:sz w:val="21"/>
          <w:lang w:eastAsia="en-US"/>
        </w:rPr>
        <w:t xml:space="preserve">Soulsby, R. (1997). </w:t>
      </w:r>
      <w:proofErr w:type="gramStart"/>
      <w:r w:rsidRPr="00CE645D">
        <w:rPr>
          <w:rFonts w:ascii="Arial" w:hAnsi="Arial" w:cs="Arial"/>
          <w:sz w:val="21"/>
          <w:lang w:eastAsia="en-US"/>
        </w:rPr>
        <w:t>Dynamics of Marine Sands.</w:t>
      </w:r>
      <w:proofErr w:type="gramEnd"/>
      <w:r w:rsidRPr="00CE645D">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CE645D">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CE645D">
        <w:rPr>
          <w:rFonts w:ascii="Arial" w:hAnsi="Arial" w:cs="Arial"/>
          <w:sz w:val="21"/>
          <w:lang w:val="nl-NL" w:eastAsia="en-US"/>
        </w:rPr>
        <w:t>van</w:t>
      </w:r>
      <w:proofErr w:type="gramEnd"/>
      <w:r w:rsidRPr="00CE645D">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003097">
        <w:rPr>
          <w:lang w:val="es-ES"/>
        </w:rPr>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r w:rsidRPr="00003097">
        <w:rPr>
          <w:lang w:val="nl-NL"/>
        </w:rPr>
        <w:t xml:space="preserve">Van Rooijen, A.A., Van Thiel de Vries, J.S.M., McCall, R.T., Van Dongeren, A.R., Roelvink, J.A., Reniers, A.J.H.M. (2015).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518" w:name="_Toc412018090"/>
      <w:r w:rsidRPr="004D7B46">
        <w:rPr>
          <w:lang w:val="en-US"/>
        </w:rPr>
        <w:t>Appendices</w:t>
      </w:r>
      <w:bookmarkEnd w:id="518"/>
    </w:p>
    <w:p w:rsidR="00C170C9" w:rsidRPr="004D7B46" w:rsidRDefault="00C170C9" w:rsidP="004D7B46">
      <w:pPr>
        <w:pStyle w:val="Heading2"/>
        <w:jc w:val="both"/>
        <w:rPr>
          <w:lang w:val="en-US"/>
        </w:rPr>
      </w:pPr>
      <w:bookmarkStart w:id="519" w:name="_Toc412018091"/>
      <w:r w:rsidRPr="004D7B46">
        <w:rPr>
          <w:lang w:val="en-US"/>
        </w:rPr>
        <w:t>Practical</w:t>
      </w:r>
      <w:r w:rsidR="00734E22" w:rsidRPr="004D7B46">
        <w:rPr>
          <w:lang w:val="en-US"/>
        </w:rPr>
        <w:t>: getting started (based on Joost den Bieman)</w:t>
      </w:r>
      <w:bookmarkEnd w:id="519"/>
    </w:p>
    <w:p w:rsidR="00734E22" w:rsidRPr="004D7B46" w:rsidRDefault="00734E22" w:rsidP="004D7B46">
      <w:pPr>
        <w:pStyle w:val="Heading3"/>
        <w:jc w:val="both"/>
        <w:rPr>
          <w:lang w:val="en-US"/>
        </w:rPr>
      </w:pPr>
      <w:bookmarkStart w:id="520" w:name="_Toc412018092"/>
      <w:r w:rsidRPr="004D7B46">
        <w:rPr>
          <w:lang w:val="en-US"/>
        </w:rPr>
        <w:t>Introduction</w:t>
      </w:r>
      <w:bookmarkEnd w:id="520"/>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70"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521" w:name="_Ref411957789"/>
      <w:bookmarkStart w:id="522" w:name="_Ref411957793"/>
      <w:bookmarkStart w:id="523" w:name="_Toc412018093"/>
      <w:r w:rsidRPr="004D7B46">
        <w:rPr>
          <w:lang w:val="en-US"/>
        </w:rPr>
        <w:t>XBeach grid definitions</w:t>
      </w:r>
      <w:bookmarkEnd w:id="521"/>
      <w:bookmarkEnd w:id="522"/>
      <w:bookmarkEnd w:id="523"/>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r w:rsidR="004D7B46" w:rsidRPr="004D7B46">
        <w:rPr>
          <w:lang w:val="en-US"/>
        </w:rPr>
        <w:instrText>(1.77)</w:instrText>
      </w:r>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8" type="#_x0000_t75" style="width:124.3pt;height:73.35pt" o:ole="">
            <v:imagedata r:id="rId171" o:title=""/>
          </v:shape>
          <o:OLEObject Type="Embed" ProgID="Equation.DSMT4" ShapeID="_x0000_i1098" DrawAspect="Content" ObjectID="_1485940889" r:id="rId1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4"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62</w:instrText>
      </w:r>
      <w:r w:rsidR="00883631" w:rsidRPr="004D7B46">
        <w:rPr>
          <w:noProof/>
          <w:lang w:val="en-US"/>
        </w:rPr>
        <w:fldChar w:fldCharType="end"/>
      </w:r>
      <w:r w:rsidRPr="004D7B46">
        <w:rPr>
          <w:lang w:val="en-US"/>
        </w:rPr>
        <w:instrText>)</w:instrText>
      </w:r>
      <w:bookmarkEnd w:id="524"/>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ja-JP"/>
        </w:rPr>
        <w:drawing>
          <wp:inline distT="0" distB="0" distL="0" distR="0" wp14:anchorId="4DBCD444" wp14:editId="6028131C">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ja-JP"/>
        </w:rPr>
        <w:drawing>
          <wp:inline distT="0" distB="0" distL="0" distR="0" wp14:anchorId="7C721447" wp14:editId="3F80D257">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525" w:name="_Ref411957808"/>
      <w:bookmarkStart w:id="526" w:name="_Toc412018094"/>
      <w:r w:rsidRPr="004D7B46">
        <w:rPr>
          <w:lang w:val="en-US"/>
        </w:rPr>
        <w:t>Grid creation tutorial</w:t>
      </w:r>
      <w:bookmarkEnd w:id="525"/>
      <w:bookmarkEnd w:id="526"/>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ja-JP"/>
        </w:rPr>
        <w:drawing>
          <wp:inline distT="0" distB="0" distL="0" distR="0" wp14:anchorId="4C1238AF" wp14:editId="72156CAF">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76"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ja-JP"/>
        </w:rPr>
        <w:drawing>
          <wp:inline distT="0" distB="0" distL="0" distR="0" wp14:anchorId="3AF770FB" wp14:editId="41B62D51">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true when using world 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527" w:name="_Toc412018095"/>
      <w:commentRangeStart w:id="528"/>
      <w:r w:rsidRPr="004D7B46">
        <w:rPr>
          <w:lang w:val="en-US"/>
        </w:rPr>
        <w:t>Hands on exercises</w:t>
      </w:r>
      <w:commentRangeEnd w:id="528"/>
      <w:r w:rsidRPr="004D7B46">
        <w:rPr>
          <w:rStyle w:val="CommentReference"/>
          <w:b w:val="0"/>
          <w:iCs w:val="0"/>
          <w:lang w:val="en-US"/>
        </w:rPr>
        <w:commentReference w:id="528"/>
      </w:r>
      <w:bookmarkEnd w:id="527"/>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529" w:name="_Toc412018096"/>
      <w:r w:rsidRPr="004D7B46">
        <w:rPr>
          <w:lang w:val="en-US"/>
        </w:rPr>
        <w:t>Dune erosion at Delfland, Netherlands (1D)</w:t>
      </w:r>
      <w:bookmarkEnd w:id="529"/>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530" w:name="_Toc412018097"/>
      <w:r w:rsidRPr="00F3579D">
        <w:t>Nourishment scenarios near Kijkduin, Holland (1D)</w:t>
      </w:r>
      <w:bookmarkEnd w:id="530"/>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531" w:name="_Toc412018098"/>
      <w:r w:rsidRPr="00F3579D">
        <w:t xml:space="preserve">Overwash at Santa Rosa </w:t>
      </w:r>
      <w:proofErr w:type="gramStart"/>
      <w:r w:rsidRPr="00F3579D">
        <w:t>Island ,</w:t>
      </w:r>
      <w:proofErr w:type="gramEnd"/>
      <w:r w:rsidRPr="00F3579D">
        <w:t xml:space="preserve"> USA (2DH)</w:t>
      </w:r>
      <w:bookmarkEnd w:id="531"/>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532" w:name="_Toc412018099"/>
      <w:r w:rsidRPr="00F3579D">
        <w:t>Yanchep perched beach and natural breakwater (2DH)</w:t>
      </w:r>
      <w:bookmarkEnd w:id="532"/>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533" w:name="_Toc412018100"/>
      <w:r w:rsidRPr="004D7B46">
        <w:rPr>
          <w:lang w:val="en-US"/>
        </w:rPr>
        <w:t>Advanced model coefficients</w:t>
      </w:r>
      <w:bookmarkEnd w:id="533"/>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534" w:name="_Ref285372503"/>
      <w:bookmarkStart w:id="535" w:name="_Toc285701689"/>
      <w:bookmarkStart w:id="536" w:name="_Toc412018101"/>
      <w:r w:rsidRPr="004D7B46">
        <w:rPr>
          <w:lang w:val="en-US"/>
        </w:rPr>
        <w:t>Wave numerics</w:t>
      </w:r>
      <w:bookmarkEnd w:id="534"/>
      <w:bookmarkEnd w:id="535"/>
      <w:bookmarkEnd w:id="536"/>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37" w:name="_Ref285372511"/>
      <w:bookmarkStart w:id="538" w:name="_Ref285372521"/>
      <w:bookmarkStart w:id="539" w:name="_Toc285701690"/>
      <w:bookmarkStart w:id="540" w:name="_Toc412018102"/>
      <w:r w:rsidRPr="004D7B46">
        <w:rPr>
          <w:lang w:val="en-US"/>
        </w:rPr>
        <w:t>Wave dissipation</w:t>
      </w:r>
      <w:bookmarkEnd w:id="537"/>
      <w:bookmarkEnd w:id="538"/>
      <w:bookmarkEnd w:id="539"/>
      <w:bookmarkEnd w:id="540"/>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6E48B8"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Type of 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41" w:name="_Ref285372514"/>
      <w:bookmarkStart w:id="542" w:name="_Ref285372522"/>
      <w:bookmarkStart w:id="543" w:name="_Toc285701691"/>
      <w:bookmarkStart w:id="544" w:name="_Toc412018103"/>
      <w:r w:rsidRPr="004D7B46">
        <w:rPr>
          <w:lang w:val="en-US"/>
        </w:rPr>
        <w:t>Rollers</w:t>
      </w:r>
      <w:bookmarkEnd w:id="541"/>
      <w:bookmarkEnd w:id="542"/>
      <w:bookmarkEnd w:id="543"/>
      <w:bookmarkEnd w:id="544"/>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45" w:name="_Ref285372515"/>
      <w:bookmarkStart w:id="546" w:name="_Ref285372523"/>
      <w:bookmarkStart w:id="547" w:name="_Toc285701692"/>
      <w:bookmarkStart w:id="548" w:name="_Toc412018104"/>
      <w:r w:rsidRPr="004D7B46">
        <w:rPr>
          <w:lang w:val="en-US"/>
        </w:rPr>
        <w:t>Wave-current interaction</w:t>
      </w:r>
      <w:bookmarkEnd w:id="545"/>
      <w:bookmarkEnd w:id="546"/>
      <w:bookmarkEnd w:id="547"/>
      <w:bookmarkEnd w:id="548"/>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49" w:name="_Ref285436490"/>
      <w:bookmarkStart w:id="550" w:name="_Ref285436526"/>
      <w:bookmarkStart w:id="551" w:name="_Toc285701693"/>
      <w:bookmarkStart w:id="552" w:name="_Toc412018105"/>
      <w:r w:rsidRPr="004D7B46">
        <w:rPr>
          <w:lang w:val="en-US"/>
        </w:rPr>
        <w:t>Bed friction and viscosity</w:t>
      </w:r>
      <w:bookmarkEnd w:id="549"/>
      <w:bookmarkEnd w:id="550"/>
      <w:bookmarkEnd w:id="551"/>
      <w:bookmarkEnd w:id="552"/>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53" w:name="_Ref285436493"/>
      <w:bookmarkStart w:id="554" w:name="_Ref285436496"/>
      <w:bookmarkStart w:id="555" w:name="_Ref285436513"/>
      <w:bookmarkStart w:id="556" w:name="_Toc285701694"/>
      <w:bookmarkStart w:id="557" w:name="_Toc412018106"/>
      <w:r w:rsidRPr="004D7B46">
        <w:rPr>
          <w:lang w:val="en-US"/>
        </w:rPr>
        <w:t>Flow numerics</w:t>
      </w:r>
      <w:bookmarkEnd w:id="553"/>
      <w:bookmarkEnd w:id="554"/>
      <w:bookmarkEnd w:id="555"/>
      <w:bookmarkEnd w:id="556"/>
      <w:bookmarkEnd w:id="557"/>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difference to determine conservation of 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58" w:name="_Ref285442761"/>
      <w:bookmarkStart w:id="559" w:name="_Ref285442763"/>
      <w:bookmarkStart w:id="560" w:name="_Toc285701695"/>
      <w:bookmarkStart w:id="561" w:name="_Toc412018107"/>
      <w:r w:rsidRPr="004D7B46">
        <w:rPr>
          <w:lang w:val="en-US"/>
        </w:rPr>
        <w:t>Sediment transport</w:t>
      </w:r>
      <w:bookmarkEnd w:id="558"/>
      <w:bookmarkEnd w:id="559"/>
      <w:bookmarkEnd w:id="560"/>
      <w:bookmarkEnd w:id="561"/>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adaptation time scale in advection diffusion equation 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critical shields 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long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activate turbulence advection model for short and or long wave 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62" w:name="_Ref285442766"/>
      <w:bookmarkStart w:id="563" w:name="_Ref285442768"/>
      <w:bookmarkStart w:id="564" w:name="_Toc285701696"/>
      <w:bookmarkStart w:id="565" w:name="_Toc412018108"/>
      <w:r w:rsidRPr="004D7B46">
        <w:rPr>
          <w:lang w:val="en-US"/>
        </w:rPr>
        <w:t>Sediment transport numerics</w:t>
      </w:r>
      <w:bookmarkEnd w:id="562"/>
      <w:bookmarkEnd w:id="563"/>
      <w:bookmarkEnd w:id="564"/>
      <w:bookmarkEnd w:id="565"/>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66" w:name="_Toc285701697"/>
      <w:bookmarkStart w:id="567" w:name="_Toc412018109"/>
      <w:r w:rsidRPr="004D7B46">
        <w:rPr>
          <w:lang w:val="en-US"/>
        </w:rPr>
        <w:t>Quasi-3D sediment transport</w:t>
      </w:r>
      <w:bookmarkEnd w:id="566"/>
      <w:bookmarkEnd w:id="567"/>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Molecular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68" w:name="_Toc285701698"/>
      <w:bookmarkStart w:id="569" w:name="_Toc412018110"/>
      <w:r w:rsidRPr="004D7B46">
        <w:rPr>
          <w:lang w:val="en-US"/>
        </w:rPr>
        <w:t>Morphology</w:t>
      </w:r>
      <w:bookmarkEnd w:id="568"/>
      <w:bookmarkEnd w:id="569"/>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adjusting output times 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70" w:name="_Ref285364238"/>
      <w:bookmarkStart w:id="571" w:name="_Toc285701699"/>
      <w:bookmarkStart w:id="572" w:name="_Toc412018111"/>
      <w:r w:rsidRPr="004D7B46">
        <w:rPr>
          <w:lang w:val="en-US"/>
        </w:rPr>
        <w:t>Bed update</w:t>
      </w:r>
      <w:bookmarkEnd w:id="570"/>
      <w:bookmarkEnd w:id="571"/>
      <w:bookmarkEnd w:id="572"/>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prescribed bed 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73" w:name="_Toc285701700"/>
      <w:bookmarkStart w:id="574" w:name="_Toc412018112"/>
      <w:r w:rsidRPr="004D7B46">
        <w:rPr>
          <w:lang w:val="en-US"/>
        </w:rPr>
        <w:t>Groundwater flow</w:t>
      </w:r>
      <w:bookmarkEnd w:id="573"/>
      <w:bookmarkEnd w:id="574"/>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75" w:name="_Toc285701701"/>
      <w:bookmarkStart w:id="576" w:name="_Toc412018113"/>
      <w:r w:rsidRPr="004D7B46">
        <w:rPr>
          <w:lang w:val="en-US"/>
        </w:rPr>
        <w:t>Non-hydrostatic correction</w:t>
      </w:r>
      <w:bookmarkEnd w:id="575"/>
      <w:bookmarkEnd w:id="576"/>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77" w:name="_Toc285701702"/>
      <w:bookmarkStart w:id="578" w:name="_Toc412018114"/>
      <w:r w:rsidRPr="004D7B46">
        <w:rPr>
          <w:lang w:val="en-US"/>
        </w:rPr>
        <w:t>Physical constants</w:t>
      </w:r>
      <w:bookmarkEnd w:id="577"/>
      <w:bookmarkEnd w:id="578"/>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79" w:name="_Toc285701703"/>
      <w:bookmarkStart w:id="580" w:name="_Toc412018115"/>
      <w:r w:rsidRPr="004D7B46">
        <w:rPr>
          <w:lang w:val="en-US"/>
        </w:rPr>
        <w:t>Coriolis force</w:t>
      </w:r>
      <w:bookmarkEnd w:id="579"/>
      <w:bookmarkEnd w:id="580"/>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581" w:name="_Toc285701704"/>
      <w:bookmarkStart w:id="582" w:name="_Toc412018116"/>
      <w:r w:rsidRPr="004D7B46">
        <w:rPr>
          <w:lang w:val="en-US"/>
        </w:rPr>
        <w:t>MPI</w:t>
      </w:r>
      <w:bookmarkEnd w:id="581"/>
      <w:bookmarkEnd w:id="582"/>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583" w:name="_Toc285701705"/>
      <w:bookmarkStart w:id="584" w:name="_Toc412018117"/>
      <w:r w:rsidRPr="004D7B46">
        <w:rPr>
          <w:lang w:val="en-US"/>
        </w:rPr>
        <w:t>Output projection</w:t>
      </w:r>
      <w:bookmarkEnd w:id="583"/>
      <w:bookmarkEnd w:id="584"/>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585" w:name="_Toc412018118"/>
      <w:r w:rsidRPr="004D7B46">
        <w:rPr>
          <w:lang w:val="en-US"/>
        </w:rPr>
        <w:t>Numerical implementation</w:t>
      </w:r>
      <w:bookmarkEnd w:id="585"/>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586" w:name="_Toc412018119"/>
      <w:r w:rsidRPr="004D7B46">
        <w:rPr>
          <w:lang w:val="en-US"/>
        </w:rPr>
        <w:t>Grid types</w:t>
      </w:r>
      <w:bookmarkEnd w:id="586"/>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587" w:name="_Toc412018120"/>
      <w:r w:rsidRPr="004D7B46">
        <w:rPr>
          <w:lang w:val="en-US"/>
        </w:rPr>
        <w:t>Grid set-up</w:t>
      </w:r>
      <w:bookmarkEnd w:id="587"/>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9" type="#_x0000_t75" style="width:16.3pt;height:14.95pt" o:ole="">
            <v:imagedata r:id="rId178" o:title=""/>
          </v:shape>
          <o:OLEObject Type="Embed" ProgID="Equation.DSMT4" ShapeID="_x0000_i1099" DrawAspect="Content" ObjectID="_1485940890" r:id="rId179"/>
        </w:object>
      </w:r>
      <w:proofErr w:type="gramStart"/>
      <w:r w:rsidRPr="004D7B46">
        <w:rPr>
          <w:lang w:val="en-US"/>
        </w:rPr>
        <w:t xml:space="preserve">and </w:t>
      </w:r>
      <w:proofErr w:type="gramEnd"/>
      <w:r w:rsidRPr="004D7B46">
        <w:rPr>
          <w:position w:val="-6"/>
          <w:lang w:val="en-US"/>
        </w:rPr>
        <w:object w:dxaOrig="340" w:dyaOrig="279">
          <v:shape id="_x0000_i1100" type="#_x0000_t75" style="width:17pt;height:14.95pt" o:ole="">
            <v:imagedata r:id="rId180" o:title=""/>
          </v:shape>
          <o:OLEObject Type="Embed" ProgID="Equation.DSMT4" ShapeID="_x0000_i1100" DrawAspect="Content" ObjectID="_1485940891" r:id="rId181"/>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5D9C83F5" wp14:editId="587F2EF6">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588" w:name="_Ref411936920"/>
      <w:bookmarkStart w:id="589"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4D7B46">
        <w:rPr>
          <w:noProof/>
          <w:lang w:val="en-US"/>
        </w:rPr>
        <w:t>1</w:t>
      </w:r>
      <w:r w:rsidRPr="004D7B46">
        <w:rPr>
          <w:noProof/>
          <w:lang w:val="en-US"/>
        </w:rPr>
        <w:fldChar w:fldCharType="end"/>
      </w:r>
      <w:bookmarkEnd w:id="588"/>
      <w:r w:rsidRPr="004D7B46">
        <w:rPr>
          <w:lang w:val="en-US"/>
        </w:rPr>
        <w:t xml:space="preserve"> Location of staggered grid points (left panel); definition of grid distances (middle) and terms in volume balance (right)</w:t>
      </w:r>
      <w:bookmarkEnd w:id="589"/>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590" w:name="_Toc410145831"/>
      <w:bookmarkStart w:id="591" w:name="_Toc412018121"/>
      <w:r w:rsidRPr="004D7B46">
        <w:rPr>
          <w:lang w:val="en-US"/>
        </w:rPr>
        <w:t>Shallow water equations</w:t>
      </w:r>
      <w:bookmarkEnd w:id="590"/>
      <w:bookmarkEnd w:id="591"/>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01" type="#_x0000_t75" style="width:149.45pt;height:30.55pt" o:ole="">
            <v:imagedata r:id="rId183" o:title=""/>
          </v:shape>
          <o:OLEObject Type="Embed" ProgID="Equation.DSMT4" ShapeID="_x0000_i1101" DrawAspect="Content" ObjectID="_1485940892" r:id="rId184"/>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2" type="#_x0000_t75" style="width:281.9pt;height:51.6pt" o:ole="">
            <v:imagedata r:id="rId185" o:title=""/>
          </v:shape>
          <o:OLEObject Type="Embed" ProgID="Equation.DSMT4" ShapeID="_x0000_i1102" DrawAspect="Content" ObjectID="_1485940893" r:id="rId186"/>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4D7B46" w:rsidRPr="004D7B46">
        <w:rPr>
          <w:lang w:val="en-US"/>
        </w:rPr>
        <w:t>Figure 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3" type="#_x0000_t75" style="width:4in;height:35.3pt" o:ole="">
            <v:imagedata r:id="rId187" o:title=""/>
          </v:shape>
          <o:OLEObject Type="Embed" ProgID="Equation.DSMT4" ShapeID="_x0000_i1103" DrawAspect="Content" ObjectID="_1485940894" r:id="rId188"/>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04" type="#_x0000_t75" style="width:12.25pt;height:12.9pt" o:ole="">
            <v:imagedata r:id="rId189" o:title=""/>
          </v:shape>
          <o:OLEObject Type="Embed" ProgID="Equation.DSMT4" ShapeID="_x0000_i1104" DrawAspect="Content" ObjectID="_1485940895" r:id="rId190"/>
        </w:object>
      </w:r>
      <w:r w:rsidRPr="004D7B46">
        <w:rPr>
          <w:lang w:val="en-US"/>
        </w:rPr>
        <w:t xml:space="preserve"> the density, g acceleration of gravity, </w:t>
      </w:r>
      <w:r w:rsidRPr="004D7B46">
        <w:rPr>
          <w:position w:val="-14"/>
          <w:lang w:val="en-US"/>
        </w:rPr>
        <w:object w:dxaOrig="1100" w:dyaOrig="380">
          <v:shape id="_x0000_i1105" type="#_x0000_t75" style="width:55pt;height:19pt" o:ole="">
            <v:imagedata r:id="rId191" o:title=""/>
          </v:shape>
          <o:OLEObject Type="Embed" ProgID="Equation.DSMT4" ShapeID="_x0000_i1105" DrawAspect="Content" ObjectID="_1485940896" r:id="rId192"/>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6" type="#_x0000_t75" style="width:120.25pt;height:30.55pt" o:ole="">
            <v:imagedata r:id="rId193" o:title=""/>
          </v:shape>
          <o:OLEObject Type="Embed" ProgID="Equation.DSMT4" ShapeID="_x0000_i1106" DrawAspect="Content" ObjectID="_1485940897" r:id="rId19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7" type="#_x0000_t75" style="width:243.85pt;height:36.7pt" o:ole="">
            <v:imagedata r:id="rId195" o:title=""/>
          </v:shape>
          <o:OLEObject Type="Embed" ProgID="Equation.DSMT4" ShapeID="_x0000_i1107" DrawAspect="Content" ObjectID="_1485940898" r:id="rId19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22396EDB" wp14:editId="105E9915">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7"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592"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4D7B46">
        <w:rPr>
          <w:b/>
          <w:bCs w:val="0"/>
          <w:noProof/>
          <w:lang w:val="en-US"/>
        </w:rPr>
        <w:t>2</w:t>
      </w:r>
      <w:r w:rsidRPr="004D7B46">
        <w:rPr>
          <w:b/>
          <w:bCs w:val="0"/>
          <w:lang w:val="en-US"/>
        </w:rPr>
        <w:fldChar w:fldCharType="end"/>
      </w:r>
      <w:bookmarkEnd w:id="592"/>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4D7B46" w:rsidRPr="004D7B46">
        <w:rPr>
          <w:lang w:val="en-US"/>
        </w:rPr>
        <w:instrText>(1.6)</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4D7B46" w:rsidRPr="004D7B46">
        <w:rPr>
          <w:lang w:val="en-US"/>
        </w:rPr>
        <w:instrText>(1.7)</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8" type="#_x0000_t75" style="width:20.4pt;height:14.95pt" o:ole="">
            <v:imagedata r:id="rId198" o:title=""/>
          </v:shape>
          <o:OLEObject Type="Embed" ProgID="Equation.DSMT4" ShapeID="_x0000_i1108" DrawAspect="Content" ObjectID="_1485940899" r:id="rId199"/>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9" type="#_x0000_t75" style="width:392.6pt;height:92.4pt" o:ole="">
            <v:imagedata r:id="rId200" o:title=""/>
          </v:shape>
          <o:OLEObject Type="Embed" ProgID="Equation.DSMT4" ShapeID="_x0000_i1109" DrawAspect="Content" ObjectID="_1485940900" r:id="rId201"/>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93"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68</w:instrText>
      </w:r>
      <w:r w:rsidRPr="004D7B46">
        <w:rPr>
          <w:noProof/>
          <w:lang w:val="en-US"/>
        </w:rPr>
        <w:fldChar w:fldCharType="end"/>
      </w:r>
      <w:r w:rsidRPr="004D7B46">
        <w:rPr>
          <w:lang w:val="en-US"/>
        </w:rPr>
        <w:instrText>)</w:instrText>
      </w:r>
      <w:bookmarkEnd w:id="593"/>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10" type="#_x0000_t75" style="width:385.15pt;height:107.3pt" o:ole="">
            <v:imagedata r:id="rId202" o:title=""/>
          </v:shape>
          <o:OLEObject Type="Embed" ProgID="Equation.DSMT4" ShapeID="_x0000_i1110" DrawAspect="Content" ObjectID="_1485940901" r:id="rId203"/>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94"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69</w:instrText>
      </w:r>
      <w:r w:rsidRPr="004D7B46">
        <w:rPr>
          <w:noProof/>
          <w:lang w:val="en-US"/>
        </w:rPr>
        <w:fldChar w:fldCharType="end"/>
      </w:r>
      <w:r w:rsidRPr="004D7B46">
        <w:rPr>
          <w:lang w:val="en-US"/>
        </w:rPr>
        <w:instrText>)</w:instrText>
      </w:r>
      <w:bookmarkEnd w:id="594"/>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1" type="#_x0000_t75" style="width:261.5pt;height:152.85pt" o:ole="">
            <v:imagedata r:id="rId204" o:title=""/>
          </v:shape>
          <o:OLEObject Type="Embed" ProgID="Equation.DSMT4" ShapeID="_x0000_i1111" DrawAspect="Content" ObjectID="_1485940902" r:id="rId205"/>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95"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70</w:instrText>
      </w:r>
      <w:r w:rsidRPr="004D7B46">
        <w:rPr>
          <w:noProof/>
          <w:lang w:val="en-US"/>
        </w:rPr>
        <w:fldChar w:fldCharType="end"/>
      </w:r>
      <w:r w:rsidRPr="004D7B46">
        <w:rPr>
          <w:lang w:val="en-US"/>
        </w:rPr>
        <w:instrText>)</w:instrText>
      </w:r>
      <w:bookmarkEnd w:id="595"/>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4D7B46" w:rsidRPr="004D7B46">
        <w:rPr>
          <w:lang w:val="en-US"/>
        </w:rPr>
        <w:t>Figure 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ja-JP"/>
        </w:rPr>
        <w:drawing>
          <wp:inline distT="0" distB="0" distL="0" distR="0" wp14:anchorId="18238616" wp14:editId="25DBAA19">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6"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596"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4D7B46">
        <w:rPr>
          <w:b/>
          <w:bCs w:val="0"/>
          <w:noProof/>
          <w:lang w:val="en-US"/>
        </w:rPr>
        <w:t>3</w:t>
      </w:r>
      <w:r w:rsidRPr="004D7B46">
        <w:rPr>
          <w:b/>
          <w:bCs w:val="0"/>
          <w:lang w:val="en-US"/>
        </w:rPr>
        <w:fldChar w:fldCharType="end"/>
      </w:r>
      <w:bookmarkEnd w:id="596"/>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597" w:name="_Toc412018122"/>
      <w:r w:rsidRPr="004D7B46">
        <w:rPr>
          <w:lang w:val="en-US"/>
        </w:rPr>
        <w:t>Wave action balance</w:t>
      </w:r>
      <w:bookmarkEnd w:id="597"/>
    </w:p>
    <w:p w:rsidR="00313B40" w:rsidRPr="004D7B46" w:rsidRDefault="00313B40" w:rsidP="004D7B46">
      <w:pPr>
        <w:pStyle w:val="Heading4"/>
        <w:jc w:val="both"/>
        <w:rPr>
          <w:lang w:val="en-US"/>
        </w:rPr>
      </w:pPr>
      <w:bookmarkStart w:id="598" w:name="_Toc410145830"/>
      <w:r w:rsidRPr="004D7B46">
        <w:rPr>
          <w:lang w:val="en-US"/>
        </w:rPr>
        <w:t>Nonstationary solver</w:t>
      </w:r>
      <w:bookmarkEnd w:id="598"/>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2" type="#_x0000_t75" style="width:188.85pt;height:33.95pt" o:ole="">
            <v:imagedata r:id="rId207" o:title=""/>
          </v:shape>
          <o:OLEObject Type="Embed" ProgID="Equation.DSMT4" ShapeID="_x0000_i1112" DrawAspect="Content" ObjectID="_1485940903" r:id="rId20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3" type="#_x0000_t75" style="width:16.3pt;height:19pt" o:ole="">
            <v:imagedata r:id="rId209" o:title=""/>
          </v:shape>
          <o:OLEObject Type="Embed" ProgID="Equation.DSMT4" ShapeID="_x0000_i1113" DrawAspect="Content" ObjectID="_1485940904" r:id="rId210"/>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4" type="#_x0000_t75" style="width:294.1pt;height:217.35pt" o:ole="">
            <v:imagedata r:id="rId211" o:title=""/>
          </v:shape>
          <o:OLEObject Type="Embed" ProgID="Equation.DSMT4" ShapeID="_x0000_i1114" DrawAspect="Content" ObjectID="_1485940905" r:id="rId21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99"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72</w:instrText>
      </w:r>
      <w:r w:rsidRPr="004D7B46">
        <w:rPr>
          <w:noProof/>
          <w:lang w:val="en-US"/>
        </w:rPr>
        <w:fldChar w:fldCharType="end"/>
      </w:r>
      <w:r w:rsidRPr="004D7B46">
        <w:rPr>
          <w:lang w:val="en-US"/>
        </w:rPr>
        <w:instrText>)</w:instrText>
      </w:r>
      <w:bookmarkEnd w:id="599"/>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15" type="#_x0000_t75" style="width:402.1pt;height:38.05pt" o:ole="">
            <v:imagedata r:id="rId213" o:title=""/>
          </v:shape>
          <o:OLEObject Type="Embed" ProgID="Equation.DSMT4" ShapeID="_x0000_i1115" DrawAspect="Content" ObjectID="_1485940906" r:id="rId214"/>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0"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73</w:instrText>
      </w:r>
      <w:r w:rsidRPr="004D7B46">
        <w:rPr>
          <w:noProof/>
          <w:lang w:val="en-US"/>
        </w:rPr>
        <w:fldChar w:fldCharType="end"/>
      </w:r>
      <w:r w:rsidRPr="004D7B46">
        <w:rPr>
          <w:lang w:val="en-US"/>
        </w:rPr>
        <w:instrText>)</w:instrText>
      </w:r>
      <w:bookmarkEnd w:id="600"/>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601" w:name="_Toc410145829"/>
      <w:r w:rsidRPr="004D7B46">
        <w:rPr>
          <w:lang w:val="en-US"/>
        </w:rPr>
        <w:t>Stationary solver</w:t>
      </w:r>
      <w:bookmarkEnd w:id="601"/>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602" w:name="_Toc412018123"/>
      <w:r w:rsidRPr="004D7B46">
        <w:rPr>
          <w:lang w:val="en-US"/>
        </w:rPr>
        <w:t>Shallow water equations</w:t>
      </w:r>
      <w:bookmarkEnd w:id="602"/>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603" w:name="_Toc412018124"/>
      <w:r w:rsidRPr="004D7B46">
        <w:rPr>
          <w:lang w:val="en-US"/>
        </w:rPr>
        <w:t>Groundwater flow</w:t>
      </w:r>
      <w:bookmarkEnd w:id="603"/>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6" type="#_x0000_t75" style="width:170.5pt;height:19pt" o:ole="">
            <v:imagedata r:id="rId215" o:title=""/>
          </v:shape>
          <o:OLEObject Type="Embed" ProgID="Equation.DSMT4" ShapeID="_x0000_i1116" DrawAspect="Content" ObjectID="_1485940907" r:id="rId2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4"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74</w:instrText>
      </w:r>
      <w:r w:rsidRPr="004D7B46">
        <w:rPr>
          <w:noProof/>
          <w:lang w:val="en-US"/>
        </w:rPr>
        <w:fldChar w:fldCharType="end"/>
      </w:r>
      <w:r w:rsidRPr="004D7B46">
        <w:rPr>
          <w:lang w:val="en-US"/>
        </w:rPr>
        <w:instrText>)</w:instrText>
      </w:r>
      <w:bookmarkEnd w:id="604"/>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7" type="#_x0000_t75" style="width:131.75pt;height:86.25pt" o:ole="">
            <v:imagedata r:id="rId217" o:title=""/>
          </v:shape>
          <o:OLEObject Type="Embed" ProgID="Equation.DSMT4" ShapeID="_x0000_i1117" DrawAspect="Content" ObjectID="_1485940908" r:id="rId2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5"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75</w:instrText>
      </w:r>
      <w:r w:rsidRPr="004D7B46">
        <w:rPr>
          <w:noProof/>
          <w:lang w:val="en-US"/>
        </w:rPr>
        <w:fldChar w:fldCharType="end"/>
      </w:r>
      <w:r w:rsidRPr="004D7B46">
        <w:rPr>
          <w:lang w:val="en-US"/>
        </w:rPr>
        <w:instrText>)</w:instrText>
      </w:r>
      <w:bookmarkEnd w:id="605"/>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8" type="#_x0000_t75" style="width:380.4pt;height:74.7pt" o:ole="">
            <v:imagedata r:id="rId219" o:title=""/>
          </v:shape>
          <o:OLEObject Type="Embed" ProgID="Equation.DSMT4" ShapeID="_x0000_i1118" DrawAspect="Content" ObjectID="_1485940909" r:id="rId2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6"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76</w:instrText>
      </w:r>
      <w:r w:rsidRPr="004D7B46">
        <w:rPr>
          <w:noProof/>
          <w:lang w:val="en-US"/>
        </w:rPr>
        <w:fldChar w:fldCharType="end"/>
      </w:r>
      <w:r w:rsidRPr="004D7B46">
        <w:rPr>
          <w:lang w:val="en-US"/>
        </w:rPr>
        <w:instrText>)</w:instrText>
      </w:r>
      <w:bookmarkEnd w:id="606"/>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9" type="#_x0000_t75" style="width:146.7pt;height:39.4pt" o:ole="">
            <v:imagedata r:id="rId221" o:title=""/>
          </v:shape>
          <o:OLEObject Type="Embed" ProgID="Equation.DSMT4" ShapeID="_x0000_i1119" DrawAspect="Content" ObjectID="_1485940910" r:id="rId2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7"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77</w:instrText>
      </w:r>
      <w:r w:rsidRPr="004D7B46">
        <w:rPr>
          <w:noProof/>
          <w:lang w:val="en-US"/>
        </w:rPr>
        <w:fldChar w:fldCharType="end"/>
      </w:r>
      <w:r w:rsidRPr="004D7B46">
        <w:rPr>
          <w:lang w:val="en-US"/>
        </w:rPr>
        <w:instrText>)</w:instrText>
      </w:r>
      <w:bookmarkEnd w:id="607"/>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20" type="#_x0000_t75" style="width:205.8pt;height:40.1pt" o:ole="">
            <v:imagedata r:id="rId223" o:title=""/>
          </v:shape>
          <o:OLEObject Type="Embed" ProgID="Equation.DSMT4" ShapeID="_x0000_i1120" DrawAspect="Content" ObjectID="_1485940911" r:id="rId2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1" type="#_x0000_t75" style="width:173.2pt;height:105.95pt" o:ole="">
            <v:imagedata r:id="rId225" o:title=""/>
          </v:shape>
          <o:OLEObject Type="Embed" ProgID="Equation.DSMT4" ShapeID="_x0000_i1121" DrawAspect="Content" ObjectID="_1485940912" r:id="rId2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2" type="#_x0000_t75" style="width:110.05pt;height:32.6pt" o:ole="">
            <v:imagedata r:id="rId227" o:title=""/>
          </v:shape>
          <o:OLEObject Type="Embed" ProgID="Equation.DSMT4" ShapeID="_x0000_i1122" DrawAspect="Content" ObjectID="_1485940913" r:id="rId2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80</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3" type="#_x0000_t75" style="width:145.35pt;height:67.25pt" o:ole="">
            <v:imagedata r:id="rId229" o:title=""/>
          </v:shape>
          <o:OLEObject Type="Embed" ProgID="Equation.DSMT4" ShapeID="_x0000_i1123" DrawAspect="Content" ObjectID="_1485940914" r:id="rId2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4" type="#_x0000_t75" style="width:6in;height:99.85pt" o:ole="">
            <v:imagedata r:id="rId231" o:title=""/>
          </v:shape>
          <o:OLEObject Type="Embed" ProgID="Equation.DSMT4" ShapeID="_x0000_i1124" DrawAspect="Content" ObjectID="_1485940915" r:id="rId2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8"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82</w:instrText>
      </w:r>
      <w:r w:rsidRPr="004D7B46">
        <w:rPr>
          <w:noProof/>
          <w:lang w:val="en-US"/>
        </w:rPr>
        <w:fldChar w:fldCharType="end"/>
      </w:r>
      <w:r w:rsidRPr="004D7B46">
        <w:rPr>
          <w:lang w:val="en-US"/>
        </w:rPr>
        <w:instrText>)</w:instrText>
      </w:r>
      <w:bookmarkEnd w:id="608"/>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25" type="#_x0000_t75" style="width:159.6pt;height:126.35pt" o:ole="">
            <v:imagedata r:id="rId233" o:title=""/>
          </v:shape>
          <o:OLEObject Type="Embed" ProgID="Equation.DSMT4" ShapeID="_x0000_i1125" DrawAspect="Content" ObjectID="_1485940916" r:id="rId2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83</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6" type="#_x0000_t75" style="width:135.15pt;height:61.8pt" o:ole="">
            <v:imagedata r:id="rId235" o:title=""/>
          </v:shape>
          <o:OLEObject Type="Embed" ProgID="Equation.DSMT4" ShapeID="_x0000_i1126" DrawAspect="Content" ObjectID="_1485940917" r:id="rId2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84</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7" type="#_x0000_t75" style="width:191.55pt;height:19.7pt" o:ole="">
            <v:imagedata r:id="rId237" o:title=""/>
          </v:shape>
          <o:OLEObject Type="Embed" ProgID="Equation.DSMT4" ShapeID="_x0000_i1127" DrawAspect="Content" ObjectID="_1485940918" r:id="rId2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09"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85</w:instrText>
      </w:r>
      <w:r w:rsidRPr="004D7B46">
        <w:rPr>
          <w:noProof/>
          <w:lang w:val="en-US"/>
        </w:rPr>
        <w:fldChar w:fldCharType="end"/>
      </w:r>
      <w:r w:rsidRPr="004D7B46">
        <w:rPr>
          <w:lang w:val="en-US"/>
        </w:rPr>
        <w:instrText>)</w:instrText>
      </w:r>
      <w:bookmarkEnd w:id="609"/>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960" w:dyaOrig="400">
          <v:shape id="_x0000_i1128" type="#_x0000_t75" style="width:198.35pt;height:19.7pt" o:ole="">
            <v:imagedata r:id="rId239" o:title=""/>
          </v:shape>
          <o:OLEObject Type="Embed" ProgID="Equation.DSMT4" ShapeID="_x0000_i1128" DrawAspect="Content" ObjectID="_1485940919" r:id="rId2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0"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86</w:instrText>
      </w:r>
      <w:r w:rsidRPr="004D7B46">
        <w:rPr>
          <w:noProof/>
          <w:lang w:val="en-US"/>
        </w:rPr>
        <w:fldChar w:fldCharType="end"/>
      </w:r>
      <w:r w:rsidRPr="004D7B46">
        <w:rPr>
          <w:lang w:val="en-US"/>
        </w:rPr>
        <w:instrText>)</w:instrText>
      </w:r>
      <w:bookmarkEnd w:id="610"/>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9" type="#_x0000_t75" style="width:52.3pt;height:14.95pt" o:ole="">
            <v:imagedata r:id="rId241" o:title=""/>
          </v:shape>
          <o:OLEObject Type="Embed" ProgID="Equation.DSMT4" ShapeID="_x0000_i1129" DrawAspect="Content" ObjectID="_1485940920" r:id="rId2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1"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87</w:instrText>
      </w:r>
      <w:r w:rsidRPr="004D7B46">
        <w:rPr>
          <w:noProof/>
          <w:lang w:val="en-US"/>
        </w:rPr>
        <w:fldChar w:fldCharType="end"/>
      </w:r>
      <w:r w:rsidRPr="004D7B46">
        <w:rPr>
          <w:lang w:val="en-US"/>
        </w:rPr>
        <w:instrText>)</w:instrText>
      </w:r>
      <w:bookmarkEnd w:id="611"/>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30" type="#_x0000_t75" style="width:170.5pt;height:2in" o:ole="">
            <v:imagedata r:id="rId243" o:title=""/>
          </v:shape>
          <o:OLEObject Type="Embed" ProgID="Equation.DSMT4" ShapeID="_x0000_i1130" DrawAspect="Content" ObjectID="_1485940921" r:id="rId2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31" type="#_x0000_t75" style="width:349.8pt;height:40.1pt" o:ole="">
            <v:imagedata r:id="rId245" o:title=""/>
          </v:shape>
          <o:OLEObject Type="Embed" ProgID="Equation.DSMT4" ShapeID="_x0000_i1131" DrawAspect="Content" ObjectID="_1485940922" r:id="rId2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612" w:name="_Toc412018125"/>
      <w:r w:rsidRPr="004D7B46">
        <w:rPr>
          <w:lang w:val="en-US"/>
        </w:rPr>
        <w:t>Sediment transport</w:t>
      </w:r>
      <w:bookmarkEnd w:id="612"/>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2" type="#_x0000_t75" style="width:171.15pt;height:36.7pt" o:ole="">
            <v:imagedata r:id="rId247" o:title=""/>
          </v:shape>
          <o:OLEObject Type="Embed" ProgID="Equation.DSMT4" ShapeID="_x0000_i1132" DrawAspect="Content" ObjectID="_1485940923" r:id="rId24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3" type="#_x0000_t75" style="width:4in;height:36.7pt" o:ole="">
            <v:imagedata r:id="rId249" o:title=""/>
          </v:shape>
          <o:OLEObject Type="Embed" ProgID="Equation.DSMT4" ShapeID="_x0000_i1133" DrawAspect="Content" ObjectID="_1485940924" r:id="rId25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4" type="#_x0000_t75" style="width:270.35pt;height:40.1pt" o:ole="">
            <v:imagedata r:id="rId251" o:title=""/>
          </v:shape>
          <o:OLEObject Type="Embed" ProgID="Equation.DSMT4" ShapeID="_x0000_i1134" DrawAspect="Content" ObjectID="_1485940925" r:id="rId25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92</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35" type="#_x0000_t75" style="width:276.45pt;height:38.05pt" o:ole="">
            <v:imagedata r:id="rId253" o:title=""/>
          </v:shape>
          <o:OLEObject Type="Embed" ProgID="Equation.DSMT4" ShapeID="_x0000_i1135" DrawAspect="Content" ObjectID="_1485940926" r:id="rId25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6" type="#_x0000_t75" style="width:201.05pt;height:30.55pt" o:ole="">
            <v:imagedata r:id="rId255" o:title=""/>
          </v:shape>
          <o:OLEObject Type="Embed" ProgID="Equation.DSMT4" ShapeID="_x0000_i1136" DrawAspect="Content" ObjectID="_1485940927" r:id="rId25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7" type="#_x0000_t75" style="width:315.15pt;height:36.7pt" o:ole="">
            <v:imagedata r:id="rId257" o:title=""/>
          </v:shape>
          <o:OLEObject Type="Embed" ProgID="Equation.DSMT4" ShapeID="_x0000_i1137" DrawAspect="Content" ObjectID="_1485940928" r:id="rId25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8" type="#_x0000_t75" style="width:10.2pt;height:14.95pt" o:ole="">
            <v:imagedata r:id="rId259" o:title=""/>
          </v:shape>
          <o:OLEObject Type="Embed" ProgID="Equation.DSMT4" ShapeID="_x0000_i1138" DrawAspect="Content" ObjectID="_1485940929" r:id="rId260"/>
        </w:object>
      </w:r>
      <w:r w:rsidRPr="004D7B46">
        <w:rPr>
          <w:lang w:val="en-US"/>
        </w:rPr>
        <w:t xml:space="preserve">-method, where </w:t>
      </w:r>
      <w:r w:rsidRPr="004D7B46">
        <w:rPr>
          <w:position w:val="-6"/>
          <w:lang w:val="en-US"/>
        </w:rPr>
        <w:object w:dxaOrig="520" w:dyaOrig="279">
          <v:shape id="_x0000_i1139" type="#_x0000_t75" style="width:26.5pt;height:14.95pt" o:ole="">
            <v:imagedata r:id="rId261" o:title=""/>
          </v:shape>
          <o:OLEObject Type="Embed" ProgID="Equation.DSMT4" ShapeID="_x0000_i1139" DrawAspect="Content" ObjectID="_1485940930" r:id="rId262"/>
        </w:object>
      </w:r>
      <w:r w:rsidRPr="004D7B46">
        <w:rPr>
          <w:lang w:val="en-US"/>
        </w:rPr>
        <w:t xml:space="preserve"> means a fully upwind approximation, and </w:t>
      </w:r>
      <w:r w:rsidRPr="004D7B46">
        <w:rPr>
          <w:position w:val="-6"/>
          <w:lang w:val="en-US"/>
        </w:rPr>
        <w:object w:dxaOrig="740" w:dyaOrig="279">
          <v:shape id="_x0000_i1140" type="#_x0000_t75" style="width:36.7pt;height:14.95pt" o:ole="">
            <v:imagedata r:id="rId263" o:title=""/>
          </v:shape>
          <o:OLEObject Type="Embed" ProgID="Equation.DSMT4" ShapeID="_x0000_i1140" DrawAspect="Content" ObjectID="_1485940931" r:id="rId264"/>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1" type="#_x0000_t75" style="width:174.55pt;height:42.1pt" o:ole="">
            <v:imagedata r:id="rId265" o:title=""/>
          </v:shape>
          <o:OLEObject Type="Embed" ProgID="Equation.DSMT4" ShapeID="_x0000_i1141" DrawAspect="Content" ObjectID="_1485940932" r:id="rId266"/>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2" type="#_x0000_t75" style="width:120.9pt;height:40.1pt" o:ole="">
            <v:imagedata r:id="rId267" o:title=""/>
          </v:shape>
          <o:OLEObject Type="Embed" ProgID="Equation.DSMT4" ShapeID="_x0000_i1142" DrawAspect="Content" ObjectID="_1485940933" r:id="rId26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613" w:name="_Toc412018126"/>
      <w:r w:rsidRPr="004D7B46">
        <w:rPr>
          <w:lang w:val="en-US"/>
        </w:rPr>
        <w:t>Bottom updating schemes</w:t>
      </w:r>
      <w:bookmarkEnd w:id="613"/>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4D7B46" w:rsidRPr="004D7B46">
        <w:rPr>
          <w:lang w:val="en-US"/>
        </w:rPr>
        <w:instrText>(1.20)</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4D7B46" w:rsidRPr="004D7B46">
        <w:rPr>
          <w:lang w:val="en-US"/>
        </w:rPr>
        <w:instrText>(1.21)</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3" type="#_x0000_t75" style="width:164.4pt;height:30.55pt" o:ole="">
            <v:imagedata r:id="rId269" o:title=""/>
          </v:shape>
          <o:OLEObject Type="Embed" ProgID="Equation.DSMT4" ShapeID="_x0000_i1143" DrawAspect="Content" ObjectID="_1485940934" r:id="rId27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4"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98</w:instrText>
      </w:r>
      <w:r w:rsidRPr="004D7B46">
        <w:rPr>
          <w:noProof/>
          <w:lang w:val="en-US"/>
        </w:rPr>
        <w:fldChar w:fldCharType="end"/>
      </w:r>
      <w:r w:rsidRPr="004D7B46">
        <w:rPr>
          <w:lang w:val="en-US"/>
        </w:rPr>
        <w:instrText>)</w:instrText>
      </w:r>
      <w:bookmarkEnd w:id="614"/>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4" type="#_x0000_t75" style="width:199.7pt;height:30.55pt" o:ole="">
            <v:imagedata r:id="rId271" o:title=""/>
          </v:shape>
          <o:OLEObject Type="Embed" ProgID="Equation.DSMT4" ShapeID="_x0000_i1144" DrawAspect="Content" ObjectID="_1485940935" r:id="rId27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15"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99</w:instrText>
      </w:r>
      <w:r w:rsidRPr="004D7B46">
        <w:rPr>
          <w:noProof/>
          <w:lang w:val="en-US"/>
        </w:rPr>
        <w:fldChar w:fldCharType="end"/>
      </w:r>
      <w:r w:rsidRPr="004D7B46">
        <w:rPr>
          <w:lang w:val="en-US"/>
        </w:rPr>
        <w:instrText>)</w:instrText>
      </w:r>
      <w:bookmarkEnd w:id="615"/>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616"/>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616"/>
      <w:r w:rsidR="00587AD5" w:rsidRPr="004D7B46">
        <w:rPr>
          <w:rStyle w:val="CommentReference"/>
          <w:lang w:val="en-US"/>
        </w:rPr>
        <w:commentReference w:id="616"/>
      </w:r>
    </w:p>
    <w:p w:rsidR="00A52150" w:rsidRPr="004D7B46" w:rsidRDefault="00734E22" w:rsidP="004D7B46">
      <w:pPr>
        <w:pStyle w:val="Heading3"/>
        <w:jc w:val="both"/>
        <w:rPr>
          <w:lang w:val="en-US"/>
        </w:rPr>
      </w:pPr>
      <w:bookmarkStart w:id="617" w:name="_Toc412018127"/>
      <w:r w:rsidRPr="004D7B46">
        <w:rPr>
          <w:lang w:val="en-US"/>
        </w:rPr>
        <w:t>Non-hydrostatic</w:t>
      </w:r>
      <w:bookmarkEnd w:id="617"/>
    </w:p>
    <w:p w:rsidR="00A52150" w:rsidRPr="004D7B46" w:rsidRDefault="00A52150" w:rsidP="004D7B46">
      <w:pPr>
        <w:pStyle w:val="Heading4"/>
        <w:jc w:val="both"/>
        <w:rPr>
          <w:lang w:val="en-US"/>
        </w:rPr>
      </w:pPr>
      <w:bookmarkStart w:id="618" w:name="_Ref207199275"/>
      <w:bookmarkStart w:id="619" w:name="_Toc211006490"/>
      <w:bookmarkStart w:id="620" w:name="_Toc211933742"/>
      <w:bookmarkStart w:id="621" w:name="_Toc212190842"/>
      <w:bookmarkStart w:id="622" w:name="_Toc249984915"/>
      <w:bookmarkStart w:id="623" w:name="_Toc249985008"/>
      <w:r w:rsidRPr="004D7B46">
        <w:rPr>
          <w:lang w:val="en-US"/>
        </w:rPr>
        <w:t>Global continuity equation</w:t>
      </w:r>
      <w:bookmarkEnd w:id="618"/>
      <w:bookmarkEnd w:id="619"/>
      <w:bookmarkEnd w:id="620"/>
      <w:bookmarkEnd w:id="621"/>
      <w:bookmarkEnd w:id="622"/>
      <w:bookmarkEnd w:id="623"/>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45" type="#_x0000_t75" style="width:127.7pt;height:27.85pt" o:ole="">
            <v:imagedata r:id="rId273" o:title=""/>
          </v:shape>
          <o:OLEObject Type="Embed" ProgID="Equation.DSMT4" ShapeID="_x0000_i1145" DrawAspect="Content" ObjectID="_1485940936" r:id="rId2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4"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100</w:instrText>
      </w:r>
      <w:r w:rsidR="00883631" w:rsidRPr="004D7B46">
        <w:rPr>
          <w:noProof/>
          <w:lang w:val="en-US"/>
        </w:rPr>
        <w:fldChar w:fldCharType="end"/>
      </w:r>
      <w:r w:rsidRPr="004D7B46">
        <w:rPr>
          <w:lang w:val="en-US"/>
        </w:rPr>
        <w:instrText>)</w:instrText>
      </w:r>
      <w:bookmarkEnd w:id="62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6" type="#_x0000_t75" style="width:206.5pt;height:29.9pt" o:ole="">
            <v:imagedata r:id="rId275" o:title=""/>
          </v:shape>
          <o:OLEObject Type="Embed" ProgID="Equation.DSMT4" ShapeID="_x0000_i1146" DrawAspect="Content" ObjectID="_1485940937" r:id="rId27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5"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101</w:instrText>
      </w:r>
      <w:r w:rsidR="00883631" w:rsidRPr="004D7B46">
        <w:rPr>
          <w:noProof/>
          <w:lang w:val="en-US"/>
        </w:rPr>
        <w:fldChar w:fldCharType="end"/>
      </w:r>
      <w:r w:rsidRPr="004D7B46">
        <w:rPr>
          <w:lang w:val="en-US"/>
        </w:rPr>
        <w:instrText>)</w:instrText>
      </w:r>
      <w:bookmarkEnd w:id="62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7" type="#_x0000_t75" style="width:80.85pt;height:17pt" o:ole="">
            <v:imagedata r:id="rId277" o:title=""/>
          </v:shape>
          <o:OLEObject Type="Embed" ProgID="Equation.DSMT4" ShapeID="_x0000_i1147" DrawAspect="Content" ObjectID="_1485940938" r:id="rId278"/>
        </w:object>
      </w:r>
      <w:r w:rsidRPr="004D7B46">
        <w:rPr>
          <w:rFonts w:cs="Tahoma"/>
          <w:lang w:val="en-US"/>
        </w:rPr>
        <w:t>,</w:t>
      </w:r>
      <w:r w:rsidRPr="004D7B46">
        <w:rPr>
          <w:rFonts w:cs="Tahoma"/>
          <w:position w:val="-12"/>
          <w:lang w:val="en-US"/>
        </w:rPr>
        <w:object w:dxaOrig="1579" w:dyaOrig="340">
          <v:shape id="_x0000_i1148" type="#_x0000_t75" style="width:79.45pt;height:17pt" o:ole="">
            <v:imagedata r:id="rId279" o:title=""/>
          </v:shape>
          <o:OLEObject Type="Embed" ProgID="Equation.DSMT4" ShapeID="_x0000_i1148" DrawAspect="Content" ObjectID="_1485940939" r:id="rId280"/>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9" type="#_x0000_t75" style="width:242.5pt;height:55pt" o:ole="">
            <v:imagedata r:id="rId281" o:title=""/>
          </v:shape>
          <o:OLEObject Type="Embed" ProgID="Equation.DSMT4" ShapeID="_x0000_i1149" DrawAspect="Content" ObjectID="_1485940940" r:id="rId28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6"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102</w:instrText>
      </w:r>
      <w:r w:rsidR="00883631" w:rsidRPr="004D7B46">
        <w:rPr>
          <w:noProof/>
          <w:lang w:val="en-US"/>
        </w:rPr>
        <w:fldChar w:fldCharType="end"/>
      </w:r>
      <w:r w:rsidRPr="004D7B46">
        <w:rPr>
          <w:lang w:val="en-US"/>
        </w:rPr>
        <w:instrText>)</w:instrText>
      </w:r>
      <w:bookmarkEnd w:id="62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50" type="#_x0000_t75" style="width:19pt;height:16.3pt" o:ole="">
            <v:imagedata r:id="rId283" o:title=""/>
          </v:shape>
          <o:OLEObject Type="Embed" ProgID="Equation.DSMT4" ShapeID="_x0000_i1150" DrawAspect="Content" ObjectID="_1485940941" r:id="rId284"/>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51" type="#_x0000_t75" style="width:17pt;height:16.3pt" o:ole="">
            <v:imagedata r:id="rId285" o:title=""/>
          </v:shape>
          <o:OLEObject Type="Embed" ProgID="Equation.DSMT4" ShapeID="_x0000_i1151" DrawAspect="Content" ObjectID="_1485940942" r:id="rId286"/>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2" type="#_x0000_t75" style="width:240.45pt;height:29.9pt" o:ole="">
            <v:imagedata r:id="rId287" o:title=""/>
          </v:shape>
          <o:OLEObject Type="Embed" ProgID="Equation.DSMT4" ShapeID="_x0000_i1152" DrawAspect="Content" ObjectID="_1485940943" r:id="rId28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7"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103</w:instrText>
      </w:r>
      <w:r w:rsidR="00883631" w:rsidRPr="004D7B46">
        <w:rPr>
          <w:noProof/>
          <w:lang w:val="en-US"/>
        </w:rPr>
        <w:fldChar w:fldCharType="end"/>
      </w:r>
      <w:r w:rsidRPr="004D7B46">
        <w:rPr>
          <w:lang w:val="en-US"/>
        </w:rPr>
        <w:instrText>)</w:instrText>
      </w:r>
      <w:bookmarkEnd w:id="62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53" type="#_x0000_t75" style="width:96.45pt;height:17pt" o:ole="">
            <v:imagedata r:id="rId289" o:title=""/>
          </v:shape>
          <o:OLEObject Type="Embed" ProgID="Equation.DSMT4" ShapeID="_x0000_i1153" DrawAspect="Content" ObjectID="_1485940944" r:id="rId290"/>
        </w:object>
      </w:r>
      <w:r w:rsidRPr="004D7B46">
        <w:rPr>
          <w:rFonts w:cs="Tahoma"/>
          <w:lang w:val="en-US"/>
        </w:rPr>
        <w:t xml:space="preserve"> and </w:t>
      </w:r>
      <w:r w:rsidRPr="004D7B46">
        <w:rPr>
          <w:rFonts w:cs="Tahoma"/>
          <w:position w:val="-8"/>
          <w:lang w:val="en-US"/>
        </w:rPr>
        <w:object w:dxaOrig="620" w:dyaOrig="300">
          <v:shape id="_x0000_i1154" type="#_x0000_t75" style="width:30.55pt;height:14.95pt" o:ole="">
            <v:imagedata r:id="rId291" o:title=""/>
          </v:shape>
          <o:OLEObject Type="Embed" ProgID="Equation.DSMT4" ShapeID="_x0000_i1154" DrawAspect="Content" ObjectID="_1485940945" r:id="rId292"/>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55" type="#_x0000_t75" style="width:389.9pt;height:29.9pt" o:ole="">
            <v:imagedata r:id="rId293" o:title=""/>
          </v:shape>
          <o:OLEObject Type="Embed" ProgID="Equation.DSMT4" ShapeID="_x0000_i1155" DrawAspect="Content" ObjectID="_1485940946" r:id="rId29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8"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104</w:instrText>
      </w:r>
      <w:r w:rsidR="00883631" w:rsidRPr="004D7B46">
        <w:rPr>
          <w:noProof/>
          <w:lang w:val="en-US"/>
        </w:rPr>
        <w:fldChar w:fldCharType="end"/>
      </w:r>
      <w:r w:rsidRPr="004D7B46">
        <w:rPr>
          <w:lang w:val="en-US"/>
        </w:rPr>
        <w:instrText>)</w:instrText>
      </w:r>
      <w:bookmarkEnd w:id="628"/>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6" type="#_x0000_t75" style="width:26.5pt;height:17pt" o:ole="">
            <v:imagedata r:id="rId295" o:title=""/>
          </v:shape>
          <o:OLEObject Type="Embed" ProgID="Equation.DSMT4" ShapeID="_x0000_i1156" DrawAspect="Content" ObjectID="_1485940947" r:id="rId296"/>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7" type="#_x0000_t75" style="width:34.65pt;height:16.3pt" o:ole="">
            <v:imagedata r:id="rId297" o:title=""/>
          </v:shape>
          <o:OLEObject Type="Embed" ProgID="Equation.DSMT4" ShapeID="_x0000_i1157" DrawAspect="Content" ObjectID="_1485940948" r:id="rId298"/>
        </w:object>
      </w:r>
      <w:r w:rsidRPr="004D7B46">
        <w:rPr>
          <w:lang w:val="en-US"/>
        </w:rPr>
        <w:t xml:space="preserve"> and </w:t>
      </w:r>
      <w:r w:rsidRPr="004D7B46">
        <w:rPr>
          <w:position w:val="-8"/>
          <w:lang w:val="en-US"/>
        </w:rPr>
        <w:object w:dxaOrig="639" w:dyaOrig="300">
          <v:shape id="_x0000_i1158" type="#_x0000_t75" style="width:31.9pt;height:14.95pt" o:ole="">
            <v:imagedata r:id="rId299" o:title=""/>
          </v:shape>
          <o:OLEObject Type="Embed" ProgID="Equation.DSMT4" ShapeID="_x0000_i1158" DrawAspect="Content" ObjectID="_1485940949" r:id="rId300"/>
        </w:object>
      </w:r>
      <w:r w:rsidRPr="004D7B46">
        <w:rPr>
          <w:lang w:val="en-US"/>
        </w:rPr>
        <w:t xml:space="preserve"> are obtained in a similar manner. Note that the total flux </w:t>
      </w:r>
      <w:r w:rsidRPr="004D7B46">
        <w:rPr>
          <w:position w:val="-12"/>
          <w:lang w:val="en-US"/>
        </w:rPr>
        <w:object w:dxaOrig="540" w:dyaOrig="340">
          <v:shape id="_x0000_i1159" type="#_x0000_t75" style="width:27.15pt;height:17pt" o:ole="">
            <v:imagedata r:id="rId301" o:title=""/>
          </v:shape>
          <o:OLEObject Type="Embed" ProgID="Equation.DSMT4" ShapeID="_x0000_i1159" DrawAspect="Content" ObjectID="_1485940950" r:id="rId302"/>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60" type="#_x0000_t75" style="width:235pt;height:17pt" o:ole="">
            <v:imagedata r:id="rId303" o:title=""/>
          </v:shape>
          <o:OLEObject Type="Embed" ProgID="Equation.DSMT4" ShapeID="_x0000_i1160" DrawAspect="Content" ObjectID="_1485940951" r:id="rId3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29"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105</w:instrText>
      </w:r>
      <w:r w:rsidR="00883631" w:rsidRPr="004D7B46">
        <w:rPr>
          <w:noProof/>
          <w:lang w:val="en-US"/>
        </w:rPr>
        <w:fldChar w:fldCharType="end"/>
      </w:r>
      <w:r w:rsidRPr="004D7B46">
        <w:rPr>
          <w:lang w:val="en-US"/>
        </w:rPr>
        <w:instrText>)</w:instrText>
      </w:r>
      <w:bookmarkEnd w:id="62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630" w:name="_Toc249984916"/>
      <w:bookmarkStart w:id="631" w:name="_Toc249985009"/>
      <w:r w:rsidRPr="004D7B46">
        <w:rPr>
          <w:lang w:val="en-US"/>
        </w:rPr>
        <w:t>Local continuity equation</w:t>
      </w:r>
      <w:bookmarkEnd w:id="630"/>
      <w:bookmarkEnd w:id="631"/>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61" type="#_x0000_t75" style="width:203.1pt;height:31.9pt" o:ole="">
            <v:imagedata r:id="rId305" o:title=""/>
          </v:shape>
          <o:OLEObject Type="Embed" ProgID="Equation.DSMT4" ShapeID="_x0000_i1161" DrawAspect="Content" ObjectID="_1485940952" r:id="rId30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2"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106</w:instrText>
      </w:r>
      <w:r w:rsidR="00883631" w:rsidRPr="004D7B46">
        <w:rPr>
          <w:noProof/>
          <w:lang w:val="en-US"/>
        </w:rPr>
        <w:fldChar w:fldCharType="end"/>
      </w:r>
      <w:r w:rsidRPr="004D7B46">
        <w:rPr>
          <w:lang w:val="en-US"/>
        </w:rPr>
        <w:instrText>)</w:instrText>
      </w:r>
      <w:bookmarkEnd w:id="63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2" type="#_x0000_t75" style="width:423.85pt;height:30.55pt" o:ole="">
            <v:imagedata r:id="rId307" o:title=""/>
          </v:shape>
          <o:OLEObject Type="Embed" ProgID="Equation.DSMT4" ShapeID="_x0000_i1162" DrawAspect="Content" ObjectID="_1485940953" r:id="rId30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3"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107</w:instrText>
      </w:r>
      <w:r w:rsidR="00883631" w:rsidRPr="004D7B46">
        <w:rPr>
          <w:noProof/>
          <w:lang w:val="en-US"/>
        </w:rPr>
        <w:fldChar w:fldCharType="end"/>
      </w:r>
      <w:r w:rsidRPr="004D7B46">
        <w:rPr>
          <w:lang w:val="en-US"/>
        </w:rPr>
        <w:instrText>)</w:instrText>
      </w:r>
      <w:bookmarkEnd w:id="63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3" type="#_x0000_t75" style="width:46.85pt;height:16.3pt" o:ole="">
            <v:imagedata r:id="rId309" o:title=""/>
          </v:shape>
          <o:OLEObject Type="Embed" ProgID="Equation.DSMT4" ShapeID="_x0000_i1163" DrawAspect="Content" ObjectID="_1485940954" r:id="rId310"/>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634" w:name="_Toc249984917"/>
      <w:bookmarkStart w:id="635" w:name="_Toc249985010"/>
      <w:r w:rsidRPr="004D7B46">
        <w:rPr>
          <w:lang w:val="en-US"/>
        </w:rPr>
        <w:t>Horizontal Momentum</w:t>
      </w:r>
      <w:bookmarkEnd w:id="634"/>
      <w:bookmarkEnd w:id="635"/>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4" type="#_x0000_t75" style="width:19pt;height:12.9pt" o:ole="">
            <v:imagedata r:id="rId311" o:title=""/>
          </v:shape>
          <o:OLEObject Type="Embed" ProgID="Equation.DSMT4" ShapeID="_x0000_i1164" DrawAspect="Content" ObjectID="_1485940955" r:id="rId312"/>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65" type="#_x0000_t75" style="width:345.05pt;height:29.2pt" o:ole="">
            <v:imagedata r:id="rId313" o:title=""/>
          </v:shape>
          <o:OLEObject Type="Embed" ProgID="Equation.DSMT4" ShapeID="_x0000_i1165" DrawAspect="Content" ObjectID="_1485940956" r:id="rId31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6"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108</w:instrText>
      </w:r>
      <w:r w:rsidR="00883631" w:rsidRPr="004D7B46">
        <w:rPr>
          <w:noProof/>
          <w:lang w:val="en-US"/>
        </w:rPr>
        <w:fldChar w:fldCharType="end"/>
      </w:r>
      <w:r w:rsidRPr="004D7B46">
        <w:rPr>
          <w:lang w:val="en-US"/>
        </w:rPr>
        <w:instrText>)</w:instrText>
      </w:r>
      <w:bookmarkEnd w:id="63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6" type="#_x0000_t75" style="width:340.3pt;height:69.3pt" o:ole="">
            <v:imagedata r:id="rId315" o:title=""/>
          </v:shape>
          <o:OLEObject Type="Embed" ProgID="Equation.DSMT4" ShapeID="_x0000_i1166" DrawAspect="Content" ObjectID="_1485940957" r:id="rId31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7"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109</w:instrText>
      </w:r>
      <w:r w:rsidR="00883631" w:rsidRPr="004D7B46">
        <w:rPr>
          <w:noProof/>
          <w:lang w:val="en-US"/>
        </w:rPr>
        <w:fldChar w:fldCharType="end"/>
      </w:r>
      <w:r w:rsidRPr="004D7B46">
        <w:rPr>
          <w:lang w:val="en-US"/>
        </w:rPr>
        <w:instrText>)</w:instrText>
      </w:r>
      <w:bookmarkEnd w:id="637"/>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7" type="#_x0000_t75" style="width:309.05pt;height:101.2pt" o:ole="">
            <v:imagedata r:id="rId317" o:title=""/>
          </v:shape>
          <o:OLEObject Type="Embed" ProgID="Equation.DSMT4" ShapeID="_x0000_i1167" DrawAspect="Content" ObjectID="_1485940958" r:id="rId31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110</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8" type="#_x0000_t75" style="width:27.85pt;height:17pt" o:ole="">
            <v:imagedata r:id="rId319" o:title=""/>
          </v:shape>
          <o:OLEObject Type="Embed" ProgID="Equation.DSMT4" ShapeID="_x0000_i1168" DrawAspect="Content" ObjectID="_1485940959" r:id="rId320"/>
        </w:object>
      </w:r>
      <w:r w:rsidRPr="004D7B46">
        <w:rPr>
          <w:rFonts w:cs="Tahoma"/>
          <w:lang w:val="en-US"/>
        </w:rPr>
        <w:t xml:space="preserve"> and </w:t>
      </w:r>
      <w:r w:rsidRPr="004D7B46">
        <w:rPr>
          <w:rFonts w:cs="Tahoma"/>
          <w:position w:val="-12"/>
          <w:lang w:val="en-US"/>
        </w:rPr>
        <w:object w:dxaOrig="660" w:dyaOrig="400">
          <v:shape id="_x0000_i1169" type="#_x0000_t75" style="width:32.6pt;height:19.7pt" o:ole="">
            <v:imagedata r:id="rId321" o:title=""/>
          </v:shape>
          <o:OLEObject Type="Embed" ProgID="Equation.DSMT4" ShapeID="_x0000_i1169" DrawAspect="Content" ObjectID="_1485940960" r:id="rId322"/>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70" type="#_x0000_t75" style="width:89pt;height:16.3pt" o:ole="">
            <v:imagedata r:id="rId323" o:title=""/>
          </v:shape>
          <o:OLEObject Type="Embed" ProgID="Equation.DSMT4" ShapeID="_x0000_i1170" DrawAspect="Content" ObjectID="_1485940961" r:id="rId32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8"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111</w:instrText>
      </w:r>
      <w:r w:rsidR="00883631" w:rsidRPr="004D7B46">
        <w:rPr>
          <w:noProof/>
          <w:lang w:val="en-US"/>
        </w:rPr>
        <w:fldChar w:fldCharType="end"/>
      </w:r>
      <w:r w:rsidRPr="004D7B46">
        <w:rPr>
          <w:lang w:val="en-US"/>
        </w:rPr>
        <w:instrText>)</w:instrText>
      </w:r>
      <w:bookmarkEnd w:id="638"/>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1" type="#_x0000_t75" style="width:29.2pt;height:16.3pt" o:ole="">
            <v:imagedata r:id="rId325" o:title=""/>
          </v:shape>
          <o:OLEObject Type="Embed" ProgID="Equation.DSMT4" ShapeID="_x0000_i1171" DrawAspect="Content" ObjectID="_1485940962" r:id="rId326"/>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2" type="#_x0000_t75" style="width:20.4pt;height:16.3pt" o:ole="">
            <v:imagedata r:id="rId327" o:title=""/>
          </v:shape>
          <o:OLEObject Type="Embed" ProgID="Equation.DSMT4" ShapeID="_x0000_i1172" DrawAspect="Content" ObjectID="_1485940963" r:id="rId328"/>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3" type="#_x0000_t75" style="width:29.2pt;height:16.3pt" o:ole="">
            <v:imagedata r:id="rId329" o:title=""/>
          </v:shape>
          <o:OLEObject Type="Embed" ProgID="Equation.DSMT4" ShapeID="_x0000_i1173" DrawAspect="Content" ObjectID="_1485940964" r:id="rId330"/>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4" type="#_x0000_t75" style="width:391.25pt;height:30.55pt" o:ole="">
            <v:imagedata r:id="rId331" o:title=""/>
          </v:shape>
          <o:OLEObject Type="Embed" ProgID="Equation.DSMT4" ShapeID="_x0000_i1174" DrawAspect="Content" ObjectID="_1485940965" r:id="rId33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112</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75" type="#_x0000_t75" style="width:24.45pt;height:16.3pt" o:ole="">
            <v:imagedata r:id="rId333" o:title=""/>
          </v:shape>
          <o:OLEObject Type="Embed" ProgID="Equation.DSMT4" ShapeID="_x0000_i1175" DrawAspect="Content" ObjectID="_1485940966" r:id="rId334"/>
        </w:object>
      </w:r>
      <w:r w:rsidRPr="004D7B46">
        <w:rPr>
          <w:lang w:val="en-US"/>
        </w:rPr>
        <w:t>represents the average pressure over the vertical which is approximated with</w:t>
      </w:r>
      <w:r w:rsidRPr="004D7B46">
        <w:rPr>
          <w:position w:val="-10"/>
          <w:lang w:val="en-US"/>
        </w:rPr>
        <w:object w:dxaOrig="1240" w:dyaOrig="320">
          <v:shape id="_x0000_i1176" type="#_x0000_t75" style="width:61.8pt;height:16.3pt" o:ole="">
            <v:imagedata r:id="rId335" o:title=""/>
          </v:shape>
          <o:OLEObject Type="Embed" ProgID="Equation.DSMT4" ShapeID="_x0000_i1176" DrawAspect="Content" ObjectID="_1485940967" r:id="rId336"/>
        </w:object>
      </w:r>
      <w:r w:rsidRPr="004D7B46">
        <w:rPr>
          <w:lang w:val="en-US"/>
        </w:rPr>
        <w:t xml:space="preserve">, in which </w:t>
      </w:r>
      <w:r w:rsidRPr="004D7B46">
        <w:rPr>
          <w:position w:val="-10"/>
          <w:lang w:val="en-US"/>
        </w:rPr>
        <w:object w:dxaOrig="480" w:dyaOrig="320">
          <v:shape id="_x0000_i1177" type="#_x0000_t75" style="width:24.45pt;height:16.3pt" o:ole="">
            <v:imagedata r:id="rId337" o:title=""/>
          </v:shape>
          <o:OLEObject Type="Embed" ProgID="Equation.DSMT4" ShapeID="_x0000_i1177" DrawAspect="Content" ObjectID="_1485940968" r:id="rId338"/>
        </w:object>
      </w:r>
      <w:r w:rsidRPr="004D7B46">
        <w:rPr>
          <w:lang w:val="en-US"/>
        </w:rPr>
        <w:t xml:space="preserve"> is the pressure at the bottom. Furthermore </w:t>
      </w:r>
      <w:r w:rsidRPr="004D7B46">
        <w:rPr>
          <w:position w:val="-12"/>
          <w:lang w:val="en-US"/>
        </w:rPr>
        <w:object w:dxaOrig="480" w:dyaOrig="340">
          <v:shape id="_x0000_i1178" type="#_x0000_t75" style="width:24.45pt;height:17pt" o:ole="">
            <v:imagedata r:id="rId339" o:title=""/>
          </v:shape>
          <o:OLEObject Type="Embed" ProgID="Equation.DSMT4" ShapeID="_x0000_i1178" DrawAspect="Content" ObjectID="_1485940969" r:id="rId340"/>
        </w:object>
      </w:r>
      <w:r w:rsidRPr="004D7B46">
        <w:rPr>
          <w:lang w:val="en-US"/>
        </w:rPr>
        <w:t xml:space="preserve"> is given as</w:t>
      </w:r>
      <w:r w:rsidRPr="004D7B46">
        <w:rPr>
          <w:position w:val="-14"/>
          <w:lang w:val="en-US"/>
        </w:rPr>
        <w:object w:dxaOrig="1980" w:dyaOrig="380">
          <v:shape id="_x0000_i1179" type="#_x0000_t75" style="width:98.5pt;height:19pt" o:ole="">
            <v:imagedata r:id="rId341" o:title=""/>
          </v:shape>
          <o:OLEObject Type="Embed" ProgID="Equation.DSMT4" ShapeID="_x0000_i1179" DrawAspect="Content" ObjectID="_1485940970" r:id="rId342"/>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80" type="#_x0000_t75" style="width:12.25pt;height:12.9pt" o:ole="">
            <v:imagedata r:id="rId343" o:title=""/>
          </v:shape>
          <o:OLEObject Type="Embed" ProgID="Equation.DSMT4" ShapeID="_x0000_i1180" DrawAspect="Content" ObjectID="_1485940971" r:id="rId344"/>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1" type="#_x0000_t75" style="width:40.1pt;height:20.4pt" o:ole="">
            <v:imagedata r:id="rId345" o:title=""/>
          </v:shape>
          <o:OLEObject Type="Embed" ProgID="Equation.DSMT4" ShapeID="_x0000_i1181" DrawAspect="Content" ObjectID="_1485940972" r:id="rId346"/>
        </w:object>
      </w:r>
      <w:r w:rsidRPr="004D7B46">
        <w:rPr>
          <w:rFonts w:cs="Tahoma"/>
          <w:lang w:val="en-US"/>
        </w:rPr>
        <w:t xml:space="preserve"> and </w:t>
      </w:r>
      <w:r w:rsidRPr="004D7B46">
        <w:rPr>
          <w:rFonts w:cs="Tahoma"/>
          <w:position w:val="-16"/>
          <w:lang w:val="en-US"/>
        </w:rPr>
        <w:object w:dxaOrig="800" w:dyaOrig="420">
          <v:shape id="_x0000_i1182" type="#_x0000_t75" style="width:40.1pt;height:20.4pt" o:ole="">
            <v:imagedata r:id="rId347" o:title=""/>
          </v:shape>
          <o:OLEObject Type="Embed" ProgID="Equation.DSMT4" ShapeID="_x0000_i1182" DrawAspect="Content" ObjectID="_1485940973" r:id="rId348"/>
        </w:object>
      </w:r>
      <w:r w:rsidRPr="004D7B46">
        <w:rPr>
          <w:rFonts w:cs="Tahoma"/>
          <w:lang w:val="en-US"/>
        </w:rPr>
        <w:t xml:space="preserve"> are approximated as </w:t>
      </w:r>
      <w:r w:rsidRPr="004D7B46">
        <w:rPr>
          <w:rFonts w:cs="Tahoma"/>
          <w:position w:val="-12"/>
          <w:lang w:val="en-US"/>
        </w:rPr>
        <w:object w:dxaOrig="920" w:dyaOrig="360">
          <v:shape id="_x0000_i1183" type="#_x0000_t75" style="width:45.5pt;height:19pt" o:ole="">
            <v:imagedata r:id="rId349" o:title=""/>
          </v:shape>
          <o:OLEObject Type="Embed" ProgID="Equation.DSMT4" ShapeID="_x0000_i1183" DrawAspect="Content" ObjectID="_1485940974" r:id="rId350"/>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4" type="#_x0000_t75" style="width:45.5pt;height:16.3pt" o:ole="">
            <v:imagedata r:id="rId351" o:title=""/>
          </v:shape>
          <o:OLEObject Type="Embed" ProgID="Equation.DSMT4" ShapeID="_x0000_i1184" DrawAspect="Content" ObjectID="_1485940975" r:id="rId352"/>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101</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85" type="#_x0000_t75" style="width:40.1pt;height:20.4pt" o:ole="">
            <v:imagedata r:id="rId353" o:title=""/>
          </v:shape>
          <o:OLEObject Type="Embed" ProgID="Equation.DSMT4" ShapeID="_x0000_i1185" DrawAspect="Content" ObjectID="_1485940976" r:id="rId354"/>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399" w:dyaOrig="620">
          <v:shape id="_x0000_i1186" type="#_x0000_t75" style="width:319.9pt;height:30.55pt" o:ole="">
            <v:imagedata r:id="rId355" o:title=""/>
          </v:shape>
          <o:OLEObject Type="Embed" ProgID="Equation.DSMT4" ShapeID="_x0000_i1186" DrawAspect="Content" ObjectID="_1485940977" r:id="rId35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9"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113</w:instrText>
      </w:r>
      <w:r w:rsidR="00883631" w:rsidRPr="004D7B46">
        <w:rPr>
          <w:noProof/>
          <w:lang w:val="en-US"/>
        </w:rPr>
        <w:fldChar w:fldCharType="end"/>
      </w:r>
      <w:r w:rsidRPr="004D7B46">
        <w:rPr>
          <w:lang w:val="en-US"/>
        </w:rPr>
        <w:instrText>)</w:instrText>
      </w:r>
      <w:bookmarkEnd w:id="639"/>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7" type="#_x0000_t75" style="width:366.8pt;height:19pt" o:ole="">
            <v:imagedata r:id="rId357" o:title=""/>
          </v:shape>
          <o:OLEObject Type="Embed" ProgID="Equation.DSMT4" ShapeID="_x0000_i1187" DrawAspect="Content" ObjectID="_1485940978" r:id="rId358"/>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113</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8" type="#_x0000_t75" style="width:21.75pt;height:14.95pt" o:ole="">
            <v:imagedata r:id="rId359" o:title=""/>
          </v:shape>
          <o:OLEObject Type="Embed" ProgID="Equation.DSMT4" ShapeID="_x0000_i1188" DrawAspect="Content" ObjectID="_1485940979" r:id="rId360"/>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9" type="#_x0000_t75" style="width:372.9pt;height:125pt" o:ole="">
            <v:imagedata r:id="rId361" o:title=""/>
          </v:shape>
          <o:OLEObject Type="Embed" ProgID="Equation.DSMT4" ShapeID="_x0000_i1189" DrawAspect="Content" ObjectID="_1485940980" r:id="rId36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0"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114</w:instrText>
      </w:r>
      <w:r w:rsidR="00883631" w:rsidRPr="004D7B46">
        <w:rPr>
          <w:noProof/>
          <w:lang w:val="en-US"/>
        </w:rPr>
        <w:fldChar w:fldCharType="end"/>
      </w:r>
      <w:r w:rsidRPr="004D7B46">
        <w:rPr>
          <w:lang w:val="en-US"/>
        </w:rPr>
        <w:instrText>)</w:instrText>
      </w:r>
      <w:bookmarkEnd w:id="640"/>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90" type="#_x0000_t75" style="width:24.45pt;height:16.3pt" o:ole="">
            <v:imagedata r:id="rId363" o:title=""/>
          </v:shape>
          <o:OLEObject Type="Embed" ProgID="Equation.DSMT4" ShapeID="_x0000_i1190" DrawAspect="Content" ObjectID="_1485940981" r:id="rId364"/>
        </w:object>
      </w:r>
      <w:r w:rsidRPr="004D7B46">
        <w:rPr>
          <w:rFonts w:cs="Tahoma"/>
          <w:lang w:val="en-US"/>
        </w:rPr>
        <w:t>and</w:t>
      </w:r>
      <w:r w:rsidRPr="004D7B46">
        <w:rPr>
          <w:rFonts w:cs="Tahoma"/>
          <w:position w:val="-10"/>
          <w:lang w:val="en-US"/>
        </w:rPr>
        <w:object w:dxaOrig="480" w:dyaOrig="320">
          <v:shape id="_x0000_i1191" type="#_x0000_t75" style="width:24.45pt;height:16.3pt" o:ole="">
            <v:imagedata r:id="rId365" o:title=""/>
          </v:shape>
          <o:OLEObject Type="Embed" ProgID="Equation.DSMT4" ShapeID="_x0000_i1191" DrawAspect="Content" ObjectID="_1485940982" r:id="rId366"/>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114</w:instrText>
      </w:r>
      <w:r w:rsidR="004D7B46" w:rsidRPr="004D7B46">
        <w:rPr>
          <w:lang w:val="en-US"/>
        </w:rPr>
        <w:instrText>)</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2" type="#_x0000_t75" style="width:341.65pt;height:67.25pt" o:ole="">
            <v:imagedata r:id="rId367" o:title=""/>
          </v:shape>
          <o:OLEObject Type="Embed" ProgID="Equation.DSMT4" ShapeID="_x0000_i1192" DrawAspect="Content" ObjectID="_1485940983" r:id="rId36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115</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93" type="#_x0000_t75" style="width:351.15pt;height:131.1pt" o:ole="">
            <v:imagedata r:id="rId369" o:title=""/>
          </v:shape>
          <o:OLEObject Type="Embed" ProgID="Equation.DSMT4" ShapeID="_x0000_i1193" DrawAspect="Content" ObjectID="_1485940984" r:id="rId37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1"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116</w:instrText>
      </w:r>
      <w:r w:rsidR="00883631" w:rsidRPr="004D7B46">
        <w:rPr>
          <w:noProof/>
          <w:lang w:val="en-US"/>
        </w:rPr>
        <w:fldChar w:fldCharType="end"/>
      </w:r>
      <w:r w:rsidRPr="004D7B46">
        <w:rPr>
          <w:lang w:val="en-US"/>
        </w:rPr>
        <w:instrText>)</w:instrText>
      </w:r>
      <w:bookmarkEnd w:id="641"/>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values of </w:t>
      </w:r>
      <w:r w:rsidRPr="004D7B46">
        <w:rPr>
          <w:position w:val="-8"/>
          <w:lang w:val="en-US"/>
        </w:rPr>
        <w:object w:dxaOrig="620" w:dyaOrig="300">
          <v:shape id="_x0000_i1194" type="#_x0000_t75" style="width:30.55pt;height:14.95pt" o:ole="">
            <v:imagedata r:id="rId371" o:title=""/>
          </v:shape>
          <o:OLEObject Type="Embed" ProgID="Equation.DSMT4" ShapeID="_x0000_i1194" DrawAspect="Content" ObjectID="_1485940985" r:id="rId372"/>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95" type="#_x0000_t75" style="width:307pt;height:29.9pt" o:ole="">
            <v:imagedata r:id="rId373" o:title=""/>
          </v:shape>
          <o:OLEObject Type="Embed" ProgID="Equation.DSMT4" ShapeID="_x0000_i1195" DrawAspect="Content" ObjectID="_1485940986" r:id="rId3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2"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117</w:instrText>
      </w:r>
      <w:r w:rsidR="00883631" w:rsidRPr="004D7B46">
        <w:rPr>
          <w:noProof/>
          <w:lang w:val="en-US"/>
        </w:rPr>
        <w:fldChar w:fldCharType="end"/>
      </w:r>
      <w:r w:rsidRPr="004D7B46">
        <w:rPr>
          <w:lang w:val="en-US"/>
        </w:rPr>
        <w:instrText>)</w:instrText>
      </w:r>
      <w:bookmarkEnd w:id="64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6" type="#_x0000_t75" style="width:10.2pt;height:12.25pt" o:ole="">
            <v:imagedata r:id="rId375" o:title=""/>
          </v:shape>
          <o:OLEObject Type="Embed" ProgID="Equation.DSMT4" ShapeID="_x0000_i1196" DrawAspect="Content" ObjectID="_1485940987" r:id="rId376"/>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7" type="#_x0000_t75" style="width:37.35pt;height:14.95pt" o:ole="">
            <v:imagedata r:id="rId377" o:title=""/>
          </v:shape>
          <o:OLEObject Type="Embed" ProgID="Equation.DSMT4" ShapeID="_x0000_i1197" DrawAspect="Content" ObjectID="_1485940988" r:id="rId378"/>
        </w:object>
      </w:r>
      <w:r w:rsidRPr="004D7B46">
        <w:rPr>
          <w:rFonts w:cs="Tahoma"/>
          <w:lang w:val="en-US"/>
        </w:rPr>
        <w:t>,</w:t>
      </w:r>
      <w:r w:rsidRPr="004D7B46">
        <w:rPr>
          <w:rFonts w:cs="Tahoma"/>
          <w:position w:val="-8"/>
          <w:lang w:val="en-US"/>
        </w:rPr>
        <w:object w:dxaOrig="480" w:dyaOrig="300">
          <v:shape id="_x0000_i1198" type="#_x0000_t75" style="width:24.45pt;height:14.95pt" o:ole="">
            <v:imagedata r:id="rId379" o:title=""/>
          </v:shape>
          <o:OLEObject Type="Embed" ProgID="Equation.DSMT4" ShapeID="_x0000_i1198" DrawAspect="Content" ObjectID="_1485940989" r:id="rId380"/>
        </w:object>
      </w:r>
      <w:r w:rsidRPr="004D7B46">
        <w:rPr>
          <w:rFonts w:cs="Tahoma"/>
          <w:lang w:val="en-US"/>
        </w:rPr>
        <w:t xml:space="preserve"> and</w:t>
      </w:r>
      <w:r w:rsidRPr="004D7B46">
        <w:rPr>
          <w:rFonts w:cs="Tahoma"/>
          <w:position w:val="-8"/>
          <w:lang w:val="en-US"/>
        </w:rPr>
        <w:object w:dxaOrig="720" w:dyaOrig="300">
          <v:shape id="_x0000_i1199" type="#_x0000_t75" style="width:36.7pt;height:14.95pt" o:ole="">
            <v:imagedata r:id="rId381" o:title=""/>
          </v:shape>
          <o:OLEObject Type="Embed" ProgID="Equation.DSMT4" ShapeID="_x0000_i1199" DrawAspect="Content" ObjectID="_1485940990" r:id="rId38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643" w:name="_Toc249984918"/>
      <w:bookmarkStart w:id="644" w:name="_Toc249985011"/>
      <w:r w:rsidRPr="004D7B46">
        <w:rPr>
          <w:lang w:val="en-US"/>
        </w:rPr>
        <w:t>Vertical momentum equation</w:t>
      </w:r>
      <w:bookmarkEnd w:id="643"/>
      <w:bookmarkEnd w:id="644"/>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4D7B46">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200" type="#_x0000_t75" style="width:384.45pt;height:63.15pt" o:ole="">
            <v:imagedata r:id="rId383" o:title=""/>
          </v:shape>
          <o:OLEObject Type="Embed" ProgID="Equation.DSMT4" ShapeID="_x0000_i1200" DrawAspect="Content" ObjectID="_1485940991" r:id="rId38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5"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118</w:instrText>
      </w:r>
      <w:r w:rsidR="00883631" w:rsidRPr="004D7B46">
        <w:rPr>
          <w:noProof/>
          <w:lang w:val="en-US"/>
        </w:rPr>
        <w:fldChar w:fldCharType="end"/>
      </w:r>
      <w:r w:rsidRPr="004D7B46">
        <w:rPr>
          <w:lang w:val="en-US"/>
        </w:rPr>
        <w:instrText>)</w:instrText>
      </w:r>
      <w:bookmarkEnd w:id="64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1" type="#_x0000_t75" style="width:21.75pt;height:16.3pt" o:ole="">
            <v:imagedata r:id="rId385" o:title=""/>
          </v:shape>
          <o:OLEObject Type="Embed" ProgID="Equation.DSMT4" ShapeID="_x0000_i1201" DrawAspect="Content" ObjectID="_1485940992" r:id="rId386"/>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2" type="#_x0000_t75" style="width:24.45pt;height:17pt" o:ole="">
            <v:imagedata r:id="rId387" o:title=""/>
          </v:shape>
          <o:OLEObject Type="Embed" ProgID="Equation.DSMT4" ShapeID="_x0000_i1202" DrawAspect="Content" ObjectID="_1485940993" r:id="rId388"/>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3" type="#_x0000_t75" style="width:221.45pt;height:19pt" o:ole="">
            <v:imagedata r:id="rId389" o:title=""/>
          </v:shape>
          <o:OLEObject Type="Embed" ProgID="Equation.DSMT4" ShapeID="_x0000_i1203" DrawAspect="Content" ObjectID="_1485940994" r:id="rId39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6"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119</w:instrText>
      </w:r>
      <w:r w:rsidR="00883631" w:rsidRPr="004D7B46">
        <w:rPr>
          <w:noProof/>
          <w:lang w:val="en-US"/>
        </w:rPr>
        <w:fldChar w:fldCharType="end"/>
      </w:r>
      <w:r w:rsidRPr="004D7B46">
        <w:rPr>
          <w:lang w:val="en-US"/>
        </w:rPr>
        <w:instrText>)</w:instrText>
      </w:r>
      <w:bookmarkEnd w:id="64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4" type="#_x0000_t75" style="width:285.95pt;height:29.2pt" o:ole="">
            <v:imagedata r:id="rId391" o:title=""/>
          </v:shape>
          <o:OLEObject Type="Embed" ProgID="Equation.DSMT4" ShapeID="_x0000_i1204" DrawAspect="Content" ObjectID="_1485940995" r:id="rId39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7"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120</w:instrText>
      </w:r>
      <w:r w:rsidR="00883631" w:rsidRPr="004D7B46">
        <w:rPr>
          <w:noProof/>
          <w:lang w:val="en-US"/>
        </w:rPr>
        <w:fldChar w:fldCharType="end"/>
      </w:r>
      <w:r w:rsidRPr="004D7B46">
        <w:rPr>
          <w:lang w:val="en-US"/>
        </w:rPr>
        <w:instrText>)</w:instrText>
      </w:r>
      <w:bookmarkEnd w:id="64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205" type="#_x0000_t75" style="width:24.45pt;height:19pt" o:ole="">
            <v:imagedata r:id="rId393" o:title=""/>
          </v:shape>
          <o:OLEObject Type="Embed" ProgID="Equation.DSMT4" ShapeID="_x0000_i1205" DrawAspect="Content" ObjectID="_1485940996" r:id="rId394"/>
        </w:object>
      </w:r>
      <w:r w:rsidRPr="004D7B46">
        <w:rPr>
          <w:rFonts w:cs="Tahoma"/>
          <w:lang w:val="en-US"/>
        </w:rPr>
        <w:t xml:space="preserve"> and </w:t>
      </w:r>
      <w:r w:rsidRPr="004D7B46">
        <w:rPr>
          <w:rFonts w:cs="Tahoma"/>
          <w:position w:val="-12"/>
          <w:lang w:val="en-US"/>
        </w:rPr>
        <w:object w:dxaOrig="499" w:dyaOrig="360">
          <v:shape id="_x0000_i1206" type="#_x0000_t75" style="width:24.45pt;height:19pt" o:ole="">
            <v:imagedata r:id="rId395" o:title=""/>
          </v:shape>
          <o:OLEObject Type="Embed" ProgID="Equation.DSMT4" ShapeID="_x0000_i1206" DrawAspect="Content" ObjectID="_1485940997" r:id="rId396"/>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7" type="#_x0000_t75" style="width:296.15pt;height:65.2pt" o:ole="">
            <v:imagedata r:id="rId397" o:title=""/>
          </v:shape>
          <o:OLEObject Type="Embed" ProgID="Equation.DSMT4" ShapeID="_x0000_i1207" DrawAspect="Content" ObjectID="_1485940998" r:id="rId39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121</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8" type="#_x0000_t75" style="width:23.75pt;height:14.95pt" o:ole="">
            <v:imagedata r:id="rId399" o:title=""/>
          </v:shape>
          <o:OLEObject Type="Embed" ProgID="Equation.DSMT4" ShapeID="_x0000_i1208" DrawAspect="Content" ObjectID="_1485940999" r:id="rId400"/>
        </w:object>
      </w:r>
      <w:r w:rsidRPr="004D7B46">
        <w:rPr>
          <w:rFonts w:cs="Tahoma"/>
          <w:lang w:val="en-US"/>
        </w:rPr>
        <w:t xml:space="preserve"> and </w:t>
      </w:r>
      <w:r w:rsidRPr="004D7B46">
        <w:rPr>
          <w:rFonts w:cs="Tahoma"/>
          <w:position w:val="-8"/>
          <w:lang w:val="en-US"/>
        </w:rPr>
        <w:object w:dxaOrig="480" w:dyaOrig="300">
          <v:shape id="_x0000_i1209" type="#_x0000_t75" style="width:24.45pt;height:14.95pt" o:ole="">
            <v:imagedata r:id="rId401" o:title=""/>
          </v:shape>
          <o:OLEObject Type="Embed" ProgID="Equation.DSMT4" ShapeID="_x0000_i1209" DrawAspect="Content" ObjectID="_1485941000" r:id="rId402"/>
        </w:object>
      </w:r>
      <w:r w:rsidRPr="004D7B46">
        <w:rPr>
          <w:rFonts w:cs="Tahoma"/>
          <w:lang w:val="en-US"/>
        </w:rPr>
        <w:t xml:space="preserve"> are obtained. </w:t>
      </w:r>
    </w:p>
    <w:p w:rsidR="00A52150" w:rsidRPr="004D7B46" w:rsidRDefault="00A52150" w:rsidP="004D7B46">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10" type="#_x0000_t75" style="width:379.7pt;height:30.55pt" o:ole="">
            <v:imagedata r:id="rId403" o:title=""/>
          </v:shape>
          <o:OLEObject Type="Embed" ProgID="Equation.DSMT4" ShapeID="_x0000_i1210" DrawAspect="Content" ObjectID="_1485941001" r:id="rId4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8"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122</w:instrText>
      </w:r>
      <w:r w:rsidR="00883631" w:rsidRPr="004D7B46">
        <w:rPr>
          <w:noProof/>
          <w:lang w:val="en-US"/>
        </w:rPr>
        <w:fldChar w:fldCharType="end"/>
      </w:r>
      <w:r w:rsidRPr="004D7B46">
        <w:rPr>
          <w:lang w:val="en-US"/>
        </w:rPr>
        <w:instrText>)</w:instrText>
      </w:r>
      <w:bookmarkEnd w:id="648"/>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1" type="#_x0000_t75" style="width:32.6pt;height:16.3pt" o:ole="">
            <v:imagedata r:id="rId405" o:title=""/>
          </v:shape>
          <o:OLEObject Type="Embed" ProgID="Equation.DSMT4" ShapeID="_x0000_i1211" DrawAspect="Content" ObjectID="_1485941002" r:id="rId406"/>
        </w:object>
      </w:r>
      <w:r w:rsidRPr="004D7B46">
        <w:rPr>
          <w:rFonts w:cs="Tahoma"/>
          <w:lang w:val="en-US"/>
        </w:rPr>
        <w:t xml:space="preserve"> and </w:t>
      </w:r>
      <w:r w:rsidRPr="004D7B46">
        <w:rPr>
          <w:rFonts w:cs="Tahoma"/>
          <w:position w:val="-8"/>
          <w:lang w:val="en-US"/>
        </w:rPr>
        <w:object w:dxaOrig="660" w:dyaOrig="320">
          <v:shape id="_x0000_i1212" type="#_x0000_t75" style="width:32.6pt;height:16.3pt" o:ole="">
            <v:imagedata r:id="rId407" o:title=""/>
          </v:shape>
          <o:OLEObject Type="Embed" ProgID="Equation.DSMT4" ShapeID="_x0000_i1212" DrawAspect="Content" ObjectID="_1485941003" r:id="rId408"/>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117</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3" type="#_x0000_t75" style="width:105.95pt;height:19pt" o:ole="">
            <v:imagedata r:id="rId409" o:title=""/>
          </v:shape>
          <o:OLEObject Type="Embed" ProgID="Equation.DSMT4" ShapeID="_x0000_i1213" DrawAspect="Content" ObjectID="_1485941004" r:id="rId410"/>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4" type="#_x0000_t75" style="width:24.45pt;height:16.3pt" o:ole="">
            <v:imagedata r:id="rId411" o:title=""/>
          </v:shape>
          <o:OLEObject Type="Embed" ProgID="Equation.DSMT4" ShapeID="_x0000_i1214" DrawAspect="Content" ObjectID="_1485941005" r:id="rId41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13"/>
      <w:headerReference w:type="default" r:id="rId414"/>
      <w:footerReference w:type="even" r:id="rId415"/>
      <w:footerReference w:type="default" r:id="rId416"/>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Kees Nederhoff" w:date="2015-02-20T10:22:00Z" w:initials="KN">
    <w:p w:rsidR="002F71D5" w:rsidRPr="00AF4A36" w:rsidRDefault="002F71D5">
      <w:pPr>
        <w:pStyle w:val="CommentText"/>
        <w:rPr>
          <w:lang w:val="nl-NL"/>
        </w:rPr>
      </w:pPr>
      <w:r>
        <w:rPr>
          <w:rStyle w:val="CommentReference"/>
        </w:rPr>
        <w:annotationRef/>
      </w:r>
      <w:r>
        <w:rPr>
          <w:lang w:val="nl-NL"/>
        </w:rPr>
        <w:t>Waarom is dit 0 en niet 0.05</w:t>
      </w:r>
      <w:r w:rsidRPr="00AF4A36">
        <w:rPr>
          <w:lang w:val="nl-NL"/>
        </w:rPr>
        <w:t>?</w:t>
      </w:r>
    </w:p>
  </w:comment>
  <w:comment w:id="61" w:author="Arnold van Rooijen" w:date="2015-02-20T10:22:00Z" w:initials="AvR">
    <w:p w:rsidR="002F71D5" w:rsidRDefault="002F71D5" w:rsidP="00E465ED">
      <w:pPr>
        <w:pStyle w:val="CommentText"/>
      </w:pPr>
      <w:r>
        <w:rPr>
          <w:rStyle w:val="CommentReference"/>
        </w:rPr>
        <w:annotationRef/>
      </w:r>
      <w:r>
        <w:t>Probably somewhere else in manual</w:t>
      </w:r>
    </w:p>
  </w:comment>
  <w:comment w:id="98" w:author="Ap van Dongeren" w:date="2015-02-20T10:22:00Z" w:initials="AvD">
    <w:p w:rsidR="002F71D5" w:rsidRPr="00154BE2" w:rsidRDefault="002F71D5">
      <w:pPr>
        <w:pStyle w:val="CommentText"/>
      </w:pPr>
      <w:r>
        <w:rPr>
          <w:rStyle w:val="CommentReference"/>
        </w:rPr>
        <w:annotationRef/>
      </w:r>
      <w:r w:rsidRPr="00154BE2">
        <w:t>What is this used for?</w:t>
      </w:r>
    </w:p>
  </w:comment>
  <w:comment w:id="99" w:author="Kees Nederhoff" w:date="2015-02-20T10:22:00Z" w:initials="KN">
    <w:p w:rsidR="002F71D5" w:rsidRPr="00C77D61" w:rsidRDefault="002F71D5">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100" w:author="Ap van Dongeren" w:date="2015-02-20T10:22:00Z" w:initials="AvD">
    <w:p w:rsidR="002F71D5" w:rsidRPr="00C62831" w:rsidRDefault="002F71D5">
      <w:pPr>
        <w:pStyle w:val="CommentText"/>
        <w:rPr>
          <w:lang w:val="nl-NL"/>
        </w:rPr>
      </w:pPr>
      <w:r>
        <w:rPr>
          <w:rStyle w:val="CommentReference"/>
        </w:rPr>
        <w:annotationRef/>
      </w:r>
      <w:r w:rsidRPr="00C62831">
        <w:rPr>
          <w:lang w:val="nl-NL"/>
        </w:rPr>
        <w:t>Maw mag je van -90 naar +270?</w:t>
      </w:r>
    </w:p>
  </w:comment>
  <w:comment w:id="101" w:author="Kees Nederhoff" w:date="2015-02-20T10:22:00Z" w:initials="KN">
    <w:p w:rsidR="002F71D5" w:rsidRPr="00C77D61" w:rsidRDefault="002F71D5">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106" w:author="Ap van Dongeren" w:date="2015-02-20T10:22:00Z" w:initials="AvD">
    <w:p w:rsidR="002F71D5" w:rsidRPr="001F0D99" w:rsidRDefault="002F71D5">
      <w:pPr>
        <w:pStyle w:val="CommentText"/>
        <w:rPr>
          <w:lang w:val="nl-NL"/>
        </w:rPr>
      </w:pPr>
      <w:r>
        <w:rPr>
          <w:rStyle w:val="CommentReference"/>
        </w:rPr>
        <w:annotationRef/>
      </w:r>
      <w:r w:rsidRPr="001F0D99">
        <w:rPr>
          <w:lang w:val="nl-NL"/>
        </w:rPr>
        <w:t>Hier moeten we ff naar kijken met Robert, of we dit willen handhaven.</w:t>
      </w:r>
    </w:p>
  </w:comment>
  <w:comment w:id="110" w:author="Kees Nederhoff" w:date="2015-02-20T10:22:00Z" w:initials="KN">
    <w:p w:rsidR="002F71D5" w:rsidRPr="00300122" w:rsidRDefault="002F71D5">
      <w:pPr>
        <w:pStyle w:val="CommentText"/>
        <w:rPr>
          <w:lang w:val="nl-NL"/>
        </w:rPr>
      </w:pPr>
      <w:r>
        <w:rPr>
          <w:rStyle w:val="CommentReference"/>
        </w:rPr>
        <w:annotationRef/>
      </w:r>
      <w:r w:rsidRPr="00300122">
        <w:rPr>
          <w:lang w:val="nl-NL"/>
        </w:rPr>
        <w:t>Volgrode iets wat vreemd? Logischer is ‘front’, ‘lateral’, ‘tide and surge’, ‘river’, ‘ship’.</w:t>
      </w:r>
    </w:p>
  </w:comment>
  <w:comment w:id="112" w:author="Kees Nederhoff" w:date="2015-02-20T10:22:00Z" w:initials="KN">
    <w:p w:rsidR="002F71D5" w:rsidRPr="00300122" w:rsidRDefault="002F71D5">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113" w:author="Kees Nederhoff" w:date="2015-02-20T10:22:00Z" w:initials="KN">
    <w:p w:rsidR="002F71D5" w:rsidRPr="0009480C" w:rsidRDefault="002F71D5">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114" w:author="Kees Nederhoff" w:date="2015-02-20T10:22:00Z" w:initials="KN">
    <w:p w:rsidR="002F71D5" w:rsidRPr="00CE645D" w:rsidRDefault="002F71D5">
      <w:pPr>
        <w:pStyle w:val="CommentText"/>
        <w:rPr>
          <w:lang w:val="nl-NL"/>
        </w:rPr>
      </w:pPr>
      <w:r>
        <w:rPr>
          <w:rStyle w:val="CommentReference"/>
        </w:rPr>
        <w:annotationRef/>
      </w:r>
      <w:r w:rsidRPr="00CE645D">
        <w:rPr>
          <w:lang w:val="nl-NL"/>
        </w:rPr>
        <w:t>Hoe werkt dit?</w:t>
      </w:r>
    </w:p>
  </w:comment>
  <w:comment w:id="141" w:author="Ap van Dongeren" w:date="2015-02-20T10:22:00Z" w:initials="AvD">
    <w:p w:rsidR="00C20BC3" w:rsidRPr="00C20BC3" w:rsidRDefault="00C20BC3">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53"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Snap de zin niet?</w:t>
      </w:r>
    </w:p>
  </w:comment>
  <w:comment w:id="154"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Zeg je later ook iets over de xbeach.log</w:t>
      </w:r>
      <w:proofErr w:type="gramStart"/>
      <w:r w:rsidRPr="0013413E">
        <w:rPr>
          <w:lang w:val="nl-NL"/>
        </w:rPr>
        <w:t>??</w:t>
      </w:r>
      <w:proofErr w:type="gramEnd"/>
    </w:p>
  </w:comment>
  <w:comment w:id="155"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 xml:space="preserve">Ik vind dit niet </w:t>
      </w:r>
      <w:proofErr w:type="gramStart"/>
      <w:r w:rsidRPr="0013413E">
        <w:rPr>
          <w:lang w:val="nl-NL"/>
        </w:rPr>
        <w:t>zo’n</w:t>
      </w:r>
      <w:proofErr w:type="gramEnd"/>
      <w:r w:rsidRPr="0013413E">
        <w:rPr>
          <w:lang w:val="nl-NL"/>
        </w:rPr>
        <w:t xml:space="preserve"> netjes voorbeeld ik zou als volgorde </w:t>
      </w:r>
    </w:p>
    <w:p w:rsidR="0013413E" w:rsidRDefault="0013413E">
      <w:pPr>
        <w:pStyle w:val="CommentText"/>
        <w:rPr>
          <w:lang w:val="nl-NL"/>
        </w:rPr>
      </w:pPr>
    </w:p>
    <w:p w:rsidR="0013413E" w:rsidRDefault="0013413E">
      <w:pPr>
        <w:pStyle w:val="CommentText"/>
        <w:rPr>
          <w:lang w:val="nl-NL"/>
        </w:rPr>
      </w:pPr>
      <w:r>
        <w:rPr>
          <w:lang w:val="nl-NL"/>
        </w:rPr>
        <w:t>Grid</w:t>
      </w:r>
    </w:p>
    <w:p w:rsidR="0013413E" w:rsidRDefault="0013413E">
      <w:pPr>
        <w:pStyle w:val="CommentText"/>
        <w:rPr>
          <w:lang w:val="nl-NL"/>
        </w:rPr>
      </w:pPr>
    </w:p>
    <w:p w:rsidR="0013413E" w:rsidRDefault="0013413E">
      <w:pPr>
        <w:pStyle w:val="CommentText"/>
        <w:rPr>
          <w:lang w:val="nl-NL"/>
        </w:rPr>
      </w:pPr>
      <w:r>
        <w:rPr>
          <w:lang w:val="nl-NL"/>
        </w:rPr>
        <w:t>Model</w:t>
      </w:r>
    </w:p>
    <w:p w:rsidR="0013413E" w:rsidRDefault="0013413E">
      <w:pPr>
        <w:pStyle w:val="CommentText"/>
        <w:rPr>
          <w:lang w:val="nl-NL"/>
        </w:rPr>
      </w:pPr>
    </w:p>
    <w:p w:rsidR="0013413E" w:rsidRDefault="0013413E">
      <w:pPr>
        <w:pStyle w:val="CommentText"/>
        <w:rPr>
          <w:lang w:val="nl-NL"/>
        </w:rPr>
      </w:pPr>
      <w:r>
        <w:rPr>
          <w:lang w:val="nl-NL"/>
        </w:rPr>
        <w:t>physical</w:t>
      </w:r>
    </w:p>
    <w:p w:rsidR="0013413E" w:rsidRDefault="0013413E">
      <w:pPr>
        <w:pStyle w:val="CommentText"/>
        <w:rPr>
          <w:lang w:val="nl-NL"/>
        </w:rPr>
      </w:pPr>
    </w:p>
    <w:p w:rsidR="0013413E" w:rsidRDefault="0013413E">
      <w:pPr>
        <w:pStyle w:val="CommentText"/>
        <w:rPr>
          <w:lang w:val="nl-NL"/>
        </w:rPr>
      </w:pPr>
      <w:r>
        <w:rPr>
          <w:lang w:val="nl-NL"/>
        </w:rPr>
        <w:t>flow bc</w:t>
      </w:r>
    </w:p>
    <w:p w:rsidR="0013413E" w:rsidRDefault="0013413E">
      <w:pPr>
        <w:pStyle w:val="CommentText"/>
        <w:rPr>
          <w:lang w:val="nl-NL"/>
        </w:rPr>
      </w:pPr>
    </w:p>
    <w:p w:rsidR="0013413E" w:rsidRDefault="0013413E">
      <w:pPr>
        <w:pStyle w:val="CommentText"/>
        <w:rPr>
          <w:lang w:val="nl-NL"/>
        </w:rPr>
      </w:pPr>
      <w:r>
        <w:rPr>
          <w:lang w:val="nl-NL"/>
        </w:rPr>
        <w:t>wave bc</w:t>
      </w:r>
    </w:p>
    <w:p w:rsidR="0013413E" w:rsidRDefault="0013413E">
      <w:pPr>
        <w:pStyle w:val="CommentText"/>
        <w:rPr>
          <w:lang w:val="nl-NL"/>
        </w:rPr>
      </w:pPr>
    </w:p>
    <w:p w:rsidR="0013413E" w:rsidRDefault="0013413E">
      <w:pPr>
        <w:pStyle w:val="CommentText"/>
        <w:rPr>
          <w:lang w:val="nl-NL"/>
        </w:rPr>
      </w:pPr>
      <w:r>
        <w:rPr>
          <w:lang w:val="nl-NL"/>
        </w:rPr>
        <w:t>sediment bc</w:t>
      </w:r>
    </w:p>
    <w:p w:rsidR="0013413E" w:rsidRDefault="0013413E">
      <w:pPr>
        <w:pStyle w:val="CommentText"/>
        <w:rPr>
          <w:lang w:val="nl-NL"/>
        </w:rPr>
      </w:pPr>
    </w:p>
    <w:p w:rsidR="0013413E" w:rsidRDefault="0013413E">
      <w:pPr>
        <w:pStyle w:val="CommentText"/>
        <w:rPr>
          <w:lang w:val="nl-NL"/>
        </w:rPr>
      </w:pPr>
      <w:r>
        <w:rPr>
          <w:lang w:val="nl-NL"/>
        </w:rPr>
        <w:t xml:space="preserve">output </w:t>
      </w:r>
    </w:p>
    <w:p w:rsidR="0013413E" w:rsidRDefault="0013413E">
      <w:pPr>
        <w:pStyle w:val="CommentText"/>
        <w:rPr>
          <w:lang w:val="nl-NL"/>
        </w:rPr>
      </w:pPr>
    </w:p>
    <w:p w:rsidR="0013413E" w:rsidRDefault="0013413E">
      <w:pPr>
        <w:pStyle w:val="CommentText"/>
        <w:rPr>
          <w:lang w:val="nl-NL"/>
        </w:rPr>
      </w:pPr>
      <w:r>
        <w:rPr>
          <w:lang w:val="nl-NL"/>
        </w:rPr>
        <w:t>aanhouden.</w:t>
      </w:r>
    </w:p>
    <w:p w:rsidR="0013413E" w:rsidRDefault="0013413E">
      <w:pPr>
        <w:pStyle w:val="CommentText"/>
        <w:rPr>
          <w:lang w:val="nl-NL"/>
        </w:rPr>
      </w:pPr>
    </w:p>
    <w:p w:rsidR="0013413E" w:rsidRPr="0013413E" w:rsidRDefault="0013413E">
      <w:pPr>
        <w:pStyle w:val="CommentText"/>
        <w:rPr>
          <w:lang w:val="nl-NL"/>
        </w:rPr>
      </w:pPr>
    </w:p>
  </w:comment>
  <w:comment w:id="158" w:author="Ap van Dongeren" w:date="2015-02-20T10:22:00Z" w:initials="AvD">
    <w:p w:rsidR="00E064E8" w:rsidRPr="00E064E8" w:rsidRDefault="00E064E8">
      <w:pPr>
        <w:pStyle w:val="CommentText"/>
        <w:rPr>
          <w:lang w:val="nl-NL"/>
        </w:rPr>
      </w:pPr>
      <w:r>
        <w:rPr>
          <w:rStyle w:val="CommentReference"/>
        </w:rPr>
        <w:annotationRef/>
      </w:r>
      <w:r w:rsidRPr="00E064E8">
        <w:rPr>
          <w:lang w:val="nl-NL"/>
        </w:rPr>
        <w:t>Zullen we aangeven welke essentieel zijn voor een 2D jonswap som?</w:t>
      </w:r>
    </w:p>
  </w:comment>
  <w:comment w:id="160"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Overal links uitlijnen.</w:t>
      </w:r>
    </w:p>
  </w:comment>
  <w:comment w:id="161"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Incourant, er uit gooien.</w:t>
      </w:r>
    </w:p>
  </w:comment>
  <w:comment w:id="168" w:author="Ap van Dongeren" w:date="2015-02-20T10:22:00Z" w:initials="AvD">
    <w:p w:rsidR="0013413E" w:rsidRPr="0013413E" w:rsidRDefault="0013413E">
      <w:pPr>
        <w:pStyle w:val="CommentText"/>
        <w:rPr>
          <w:lang w:val="nl-NL"/>
        </w:rPr>
      </w:pPr>
      <w:r>
        <w:rPr>
          <w:rStyle w:val="CommentReference"/>
        </w:rPr>
        <w:annotationRef/>
      </w:r>
      <w:r w:rsidRPr="0013413E">
        <w:rPr>
          <w:lang w:val="nl-NL"/>
        </w:rPr>
        <w:t>Courant?</w:t>
      </w:r>
    </w:p>
  </w:comment>
  <w:comment w:id="200" w:author="Ap van Dongeren" w:date="2015-02-20T10:22:00Z" w:initials="AvD">
    <w:p w:rsidR="00BA4F8F" w:rsidRDefault="00BA4F8F">
      <w:pPr>
        <w:pStyle w:val="CommentText"/>
      </w:pPr>
      <w:r>
        <w:rPr>
          <w:rStyle w:val="CommentReference"/>
        </w:rPr>
        <w:annotationRef/>
      </w:r>
      <w:r>
        <w:t>Refer to the chapter where this is discussed.</w:t>
      </w:r>
    </w:p>
  </w:comment>
  <w:comment w:id="201" w:author="Ap van Dongeren" w:date="2015-02-20T10:22:00Z" w:initials="AvD">
    <w:p w:rsidR="00907C45" w:rsidRPr="00907C45" w:rsidRDefault="00907C45">
      <w:pPr>
        <w:pStyle w:val="CommentText"/>
        <w:rPr>
          <w:lang w:val="nl-NL"/>
        </w:rPr>
      </w:pPr>
      <w:r>
        <w:rPr>
          <w:rStyle w:val="CommentReference"/>
        </w:rPr>
        <w:annotationRef/>
      </w:r>
      <w:r w:rsidRPr="00907C45">
        <w:rPr>
          <w:lang w:val="nl-NL"/>
        </w:rPr>
        <w:t>source</w:t>
      </w:r>
    </w:p>
  </w:comment>
  <w:comment w:id="204" w:author="Ap van Dongeren" w:date="2015-02-20T10:22:00Z" w:initials="AvD">
    <w:p w:rsidR="00907C45" w:rsidRDefault="00907C45">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907C45" w:rsidRDefault="00907C45">
      <w:pPr>
        <w:pStyle w:val="CommentText"/>
        <w:rPr>
          <w:lang w:val="nl-NL"/>
        </w:rPr>
      </w:pPr>
    </w:p>
    <w:p w:rsidR="00907C45" w:rsidRPr="00907C45" w:rsidRDefault="00907C45">
      <w:pPr>
        <w:pStyle w:val="CommentText"/>
        <w:rPr>
          <w:lang w:val="nl-NL"/>
        </w:rPr>
      </w:pPr>
      <w:r>
        <w:rPr>
          <w:lang w:val="nl-NL"/>
        </w:rPr>
        <w:t>Wellicht beter om een klassieke params te specificeren die begint bij diep water en op het strand eindigt?</w:t>
      </w:r>
    </w:p>
  </w:comment>
  <w:comment w:id="208" w:author="Ap van Dongeren" w:date="2015-02-20T10:22:00Z" w:initials="AvD">
    <w:p w:rsidR="00105BFA" w:rsidRPr="00782FCD" w:rsidRDefault="00105BFA">
      <w:pPr>
        <w:pStyle w:val="CommentText"/>
        <w:rPr>
          <w:lang w:val="nl-NL"/>
        </w:rPr>
      </w:pPr>
      <w:r>
        <w:rPr>
          <w:rStyle w:val="CommentReference"/>
        </w:rPr>
        <w:annotationRef/>
      </w:r>
      <w:r w:rsidRPr="00782FCD">
        <w:rPr>
          <w:lang w:val="nl-NL"/>
        </w:rPr>
        <w:t>Required parameters in bold?</w:t>
      </w:r>
    </w:p>
  </w:comment>
  <w:comment w:id="312" w:author="Ap van Dongeren" w:date="2015-02-20T10:22:00Z" w:initials="AvD">
    <w:p w:rsidR="00DE0FCB" w:rsidRPr="00782FCD" w:rsidRDefault="00DE0FCB">
      <w:pPr>
        <w:pStyle w:val="CommentText"/>
        <w:rPr>
          <w:lang w:val="nl-NL"/>
        </w:rPr>
      </w:pPr>
      <w:r>
        <w:rPr>
          <w:rStyle w:val="CommentReference"/>
        </w:rPr>
        <w:annotationRef/>
      </w:r>
      <w:r w:rsidRPr="00782FCD">
        <w:rPr>
          <w:lang w:val="nl-NL"/>
        </w:rPr>
        <w:t>Dit moet E = 1/8*rho*g*Hrms^2 zijn.</w:t>
      </w:r>
    </w:p>
  </w:comment>
  <w:comment w:id="322" w:author="Ap van Dongeren" w:date="2015-02-20T10:29:00Z" w:initials="AvD">
    <w:p w:rsidR="007E11C1" w:rsidRPr="00C944FA" w:rsidRDefault="007E11C1">
      <w:pPr>
        <w:pStyle w:val="CommentText"/>
        <w:rPr>
          <w:lang w:val="nl-NL"/>
        </w:rPr>
      </w:pPr>
      <w:r>
        <w:rPr>
          <w:rStyle w:val="CommentReference"/>
        </w:rPr>
        <w:annotationRef/>
      </w:r>
      <w:r w:rsidRPr="00C944FA">
        <w:rPr>
          <w:lang w:val="nl-NL"/>
        </w:rPr>
        <w:t>Is dit de laatste versie?</w:t>
      </w:r>
    </w:p>
  </w:comment>
  <w:comment w:id="323" w:author="Ap van Dongeren" w:date="2015-02-20T10:32:00Z" w:initials="AvD">
    <w:p w:rsidR="00C944FA" w:rsidRPr="00C944FA" w:rsidRDefault="00C944FA">
      <w:pPr>
        <w:pStyle w:val="CommentText"/>
        <w:rPr>
          <w:lang w:val="nl-NL"/>
        </w:rPr>
      </w:pPr>
      <w:r>
        <w:rPr>
          <w:rStyle w:val="CommentReference"/>
        </w:rPr>
        <w:annotationRef/>
      </w:r>
      <w:r w:rsidRPr="00C944FA">
        <w:rPr>
          <w:lang w:val="nl-NL"/>
        </w:rPr>
        <w:t>Snap ik niet</w:t>
      </w:r>
    </w:p>
  </w:comment>
  <w:comment w:id="326" w:author="Ap van Dongeren" w:date="2015-02-20T10:33:00Z" w:initials="AvD">
    <w:p w:rsidR="00C944FA" w:rsidRPr="00C944FA" w:rsidRDefault="00C944FA">
      <w:pPr>
        <w:pStyle w:val="CommentText"/>
        <w:rPr>
          <w:lang w:val="nl-NL"/>
        </w:rPr>
      </w:pPr>
      <w:r>
        <w:rPr>
          <w:rStyle w:val="CommentReference"/>
        </w:rPr>
        <w:annotationRef/>
      </w:r>
      <w:r w:rsidRPr="00C944FA">
        <w:rPr>
          <w:lang w:val="nl-NL"/>
        </w:rPr>
        <w:t>Voor alle duidelijkheid: is het de richting waar de golven naar toe gaan of waar ze vandaan komen.</w:t>
      </w:r>
    </w:p>
    <w:p w:rsidR="00C944FA" w:rsidRDefault="00C944FA">
      <w:pPr>
        <w:pStyle w:val="CommentText"/>
        <w:rPr>
          <w:lang w:val="nl-NL"/>
        </w:rPr>
      </w:pPr>
    </w:p>
    <w:p w:rsidR="00C944FA" w:rsidRPr="00C944FA" w:rsidRDefault="00C944FA">
      <w:pPr>
        <w:pStyle w:val="CommentText"/>
        <w:rPr>
          <w:lang w:val="nl-NL"/>
        </w:rPr>
      </w:pPr>
      <w:r>
        <w:rPr>
          <w:lang w:val="nl-NL"/>
        </w:rPr>
        <w:t>Voorbeeld als ik een simpel grid heb met de pos x-as naar het oosten, zijn golven uit het westen dan180 of 0.?</w:t>
      </w:r>
    </w:p>
  </w:comment>
  <w:comment w:id="330" w:author="Ap van Dongeren" w:date="2015-02-20T10:34:00Z" w:initials="AvD">
    <w:p w:rsidR="00C944FA" w:rsidRPr="00C944FA" w:rsidRDefault="00C944FA">
      <w:pPr>
        <w:pStyle w:val="CommentText"/>
        <w:rPr>
          <w:lang w:val="nl-NL"/>
        </w:rPr>
      </w:pPr>
      <w:r>
        <w:rPr>
          <w:rStyle w:val="CommentReference"/>
        </w:rPr>
        <w:annotationRef/>
      </w:r>
      <w:r w:rsidRPr="00C944FA">
        <w:rPr>
          <w:lang w:val="nl-NL"/>
        </w:rPr>
        <w:t>To do, wie doet dit?</w:t>
      </w:r>
    </w:p>
  </w:comment>
  <w:comment w:id="336" w:author="Ap van Dongeren" w:date="2015-02-20T10:43:00Z" w:initials="AvD">
    <w:p w:rsidR="00CB6372" w:rsidRPr="005802B7" w:rsidRDefault="00CB6372">
      <w:pPr>
        <w:pStyle w:val="CommentText"/>
        <w:rPr>
          <w:lang w:val="nl-NL"/>
        </w:rPr>
      </w:pPr>
      <w:r>
        <w:rPr>
          <w:rStyle w:val="CommentReference"/>
        </w:rPr>
        <w:annotationRef/>
      </w:r>
      <w:r w:rsidRPr="005802B7">
        <w:rPr>
          <w:lang w:val="nl-NL"/>
        </w:rPr>
        <w:t>add</w:t>
      </w:r>
    </w:p>
  </w:comment>
  <w:comment w:id="339" w:author="Ap van Dongeren" w:date="2015-02-20T10:45:00Z" w:initials="AvD">
    <w:p w:rsidR="005802B7" w:rsidRPr="005802B7" w:rsidRDefault="005802B7">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340" w:author="Ap van Dongeren" w:date="2015-02-20T10:47:00Z" w:initials="AvD">
    <w:p w:rsidR="000032BA" w:rsidRPr="000032BA" w:rsidRDefault="000032BA">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348" w:author="Ap van Dongeren" w:date="2015-02-20T10:49:00Z" w:initials="AvD">
    <w:p w:rsidR="000032BA" w:rsidRPr="000032BA" w:rsidRDefault="000032BA">
      <w:pPr>
        <w:pStyle w:val="CommentText"/>
        <w:rPr>
          <w:lang w:val="nl-NL"/>
        </w:rPr>
      </w:pPr>
      <w:r>
        <w:rPr>
          <w:rStyle w:val="CommentReference"/>
        </w:rPr>
        <w:annotationRef/>
      </w:r>
      <w:r w:rsidRPr="000032BA">
        <w:rPr>
          <w:lang w:val="nl-NL"/>
        </w:rPr>
        <w:t xml:space="preserve">Dat is vreemd. </w:t>
      </w:r>
      <w:r>
        <w:rPr>
          <w:lang w:val="nl-NL"/>
        </w:rPr>
        <w:t>Waarom?</w:t>
      </w:r>
    </w:p>
  </w:comment>
  <w:comment w:id="354" w:author="Ap van Dongeren" w:date="2015-02-20T10:56:00Z" w:initials="AvD">
    <w:p w:rsidR="003A481D" w:rsidRDefault="003A481D">
      <w:pPr>
        <w:pStyle w:val="CommentText"/>
        <w:rPr>
          <w:lang w:val="nl-NL"/>
        </w:rPr>
      </w:pPr>
      <w:r>
        <w:rPr>
          <w:rStyle w:val="CommentReference"/>
        </w:rPr>
        <w:annotationRef/>
      </w:r>
      <w:r w:rsidRPr="003A481D">
        <w:rPr>
          <w:lang w:val="nl-NL"/>
        </w:rPr>
        <w:t xml:space="preserve">Ap uitzoeken. </w:t>
      </w:r>
      <w:r>
        <w:rPr>
          <w:lang w:val="nl-NL"/>
        </w:rPr>
        <w:t xml:space="preserve">Ik denk dat dit te maken heeft met massabehoud in een golfgoot. </w:t>
      </w:r>
    </w:p>
    <w:p w:rsidR="003A481D" w:rsidRDefault="003A481D">
      <w:pPr>
        <w:pStyle w:val="CommentText"/>
        <w:rPr>
          <w:lang w:val="nl-NL"/>
        </w:rPr>
      </w:pPr>
    </w:p>
    <w:p w:rsidR="003A481D" w:rsidRPr="003A481D" w:rsidRDefault="003A481D">
      <w:pPr>
        <w:pStyle w:val="CommentText"/>
        <w:rPr>
          <w:lang w:val="nl-NL"/>
        </w:rPr>
      </w:pPr>
      <w:r>
        <w:rPr>
          <w:lang w:val="nl-NL"/>
        </w:rPr>
        <w:t>Opheffen</w:t>
      </w:r>
      <w:proofErr w:type="gramStart"/>
      <w:r>
        <w:rPr>
          <w:lang w:val="nl-NL"/>
        </w:rPr>
        <w:t>????</w:t>
      </w:r>
      <w:proofErr w:type="gramEnd"/>
    </w:p>
  </w:comment>
  <w:comment w:id="355" w:author="Ap van Dongeren" w:date="2015-02-20T10:57:00Z" w:initials="AvD">
    <w:p w:rsidR="003A481D" w:rsidRPr="00742DB2" w:rsidRDefault="003A481D">
      <w:pPr>
        <w:pStyle w:val="CommentText"/>
        <w:rPr>
          <w:lang w:val="nl-NL"/>
        </w:rPr>
      </w:pPr>
      <w:r>
        <w:rPr>
          <w:rStyle w:val="CommentReference"/>
        </w:rPr>
        <w:annotationRef/>
      </w:r>
      <w:r w:rsidRPr="00742DB2">
        <w:rPr>
          <w:lang w:val="nl-NL"/>
        </w:rPr>
        <w:t>Voor Dano</w:t>
      </w:r>
    </w:p>
  </w:comment>
  <w:comment w:id="411" w:author="Ap van Dongeren" w:date="2015-02-20T11:08:00Z" w:initials="AvD">
    <w:p w:rsidR="00742DB2" w:rsidRPr="00742DB2" w:rsidRDefault="00742DB2">
      <w:pPr>
        <w:pStyle w:val="CommentText"/>
        <w:rPr>
          <w:lang w:val="nl-NL"/>
        </w:rPr>
      </w:pPr>
      <w:r>
        <w:rPr>
          <w:rStyle w:val="CommentReference"/>
        </w:rPr>
        <w:annotationRef/>
      </w:r>
      <w:r w:rsidRPr="00742DB2">
        <w:rPr>
          <w:lang w:val="nl-NL"/>
        </w:rPr>
        <w:t xml:space="preserve">Is dit zo? </w:t>
      </w:r>
      <w:r>
        <w:rPr>
          <w:lang w:val="nl-NL"/>
        </w:rPr>
        <w:t>Ik dacht dat met een single tidal value je deze op alle vier de hoeken opdrukte?</w:t>
      </w:r>
    </w:p>
  </w:comment>
  <w:comment w:id="428" w:author="Ap van Dongeren" w:date="2015-02-20T11:12:00Z" w:initials="AvD">
    <w:p w:rsidR="00742DB2" w:rsidRPr="00FB79C4" w:rsidRDefault="00742DB2">
      <w:pPr>
        <w:pStyle w:val="CommentText"/>
        <w:rPr>
          <w:lang w:val="nl-NL"/>
        </w:rPr>
      </w:pPr>
      <w:r>
        <w:rPr>
          <w:rStyle w:val="CommentReference"/>
        </w:rPr>
        <w:annotationRef/>
      </w:r>
      <w:r w:rsidRPr="00FB79C4">
        <w:rPr>
          <w:lang w:val="nl-NL"/>
        </w:rPr>
        <w:t>Fix.</w:t>
      </w:r>
    </w:p>
  </w:comment>
  <w:comment w:id="432" w:author="Ap van Dongeren" w:date="2015-02-20T11:15:00Z" w:initials="AvD">
    <w:p w:rsidR="00FB79C4" w:rsidRPr="00FB79C4" w:rsidRDefault="00FB79C4">
      <w:pPr>
        <w:pStyle w:val="CommentText"/>
        <w:rPr>
          <w:lang w:val="nl-NL"/>
        </w:rPr>
      </w:pPr>
      <w:r>
        <w:rPr>
          <w:rStyle w:val="CommentReference"/>
        </w:rPr>
        <w:annotationRef/>
      </w:r>
      <w:r w:rsidRPr="00FB79C4">
        <w:rPr>
          <w:lang w:val="nl-NL"/>
        </w:rPr>
        <w:t>Waarom is dit geel?</w:t>
      </w:r>
    </w:p>
  </w:comment>
  <w:comment w:id="451" w:author="Ap van Dongeren" w:date="2015-02-20T11:17:00Z" w:initials="AvD">
    <w:p w:rsidR="0058269A" w:rsidRPr="000E2A0A" w:rsidRDefault="0058269A">
      <w:pPr>
        <w:pStyle w:val="CommentText"/>
        <w:rPr>
          <w:lang w:val="nl-NL"/>
        </w:rPr>
      </w:pPr>
      <w:r>
        <w:rPr>
          <w:rStyle w:val="CommentReference"/>
        </w:rPr>
        <w:annotationRef/>
      </w:r>
      <w:r w:rsidRPr="000E2A0A">
        <w:rPr>
          <w:lang w:val="nl-NL"/>
        </w:rPr>
        <w:t>Onbegrijpelijk zonder definitie plaatje</w:t>
      </w:r>
    </w:p>
  </w:comment>
  <w:comment w:id="454" w:author="Ap van Dongeren" w:date="2015-02-20T11:27:00Z" w:initials="AvD">
    <w:p w:rsidR="000E2A0A" w:rsidRPr="000E2A0A" w:rsidRDefault="000E2A0A">
      <w:pPr>
        <w:pStyle w:val="CommentText"/>
        <w:rPr>
          <w:lang w:val="nl-NL"/>
        </w:rPr>
      </w:pPr>
      <w:r>
        <w:rPr>
          <w:rStyle w:val="CommentReference"/>
        </w:rPr>
        <w:annotationRef/>
      </w:r>
      <w:r w:rsidRPr="000E2A0A">
        <w:rPr>
          <w:lang w:val="nl-NL"/>
        </w:rPr>
        <w:t>Dit kan ik niet volgen</w:t>
      </w:r>
    </w:p>
  </w:comment>
  <w:comment w:id="473" w:author="Ap van Dongeren" w:date="2015-02-20T11:34:00Z" w:initials="AvD">
    <w:p w:rsidR="000E2A0A" w:rsidRPr="000E2A0A" w:rsidRDefault="000E2A0A">
      <w:pPr>
        <w:pStyle w:val="CommentText"/>
        <w:rPr>
          <w:lang w:val="nl-NL"/>
        </w:rPr>
      </w:pPr>
      <w:r>
        <w:rPr>
          <w:rStyle w:val="CommentReference"/>
        </w:rPr>
        <w:annotationRef/>
      </w:r>
      <w:r w:rsidRPr="000E2A0A">
        <w:rPr>
          <w:lang w:val="nl-NL"/>
        </w:rPr>
        <w:t>Ik snap dat deze gedef worden in een hulpfile maar is het niet verwarrend dat ze dezelfde naam hebben als ons grid def?</w:t>
      </w:r>
    </w:p>
  </w:comment>
  <w:comment w:id="528" w:author="Kees Nederhoff" w:date="2015-02-20T10:22:00Z" w:initials="KN">
    <w:p w:rsidR="002F71D5" w:rsidRPr="004D7B46" w:rsidRDefault="002F71D5">
      <w:pPr>
        <w:pStyle w:val="CommentText"/>
        <w:rPr>
          <w:lang w:val="nl-NL"/>
        </w:rPr>
      </w:pPr>
      <w:r>
        <w:rPr>
          <w:rStyle w:val="CommentReference"/>
        </w:rPr>
        <w:annotationRef/>
      </w:r>
      <w:r w:rsidRPr="004D7B46">
        <w:rPr>
          <w:lang w:val="nl-NL"/>
        </w:rPr>
        <w:t>Informatie moet ergens online staan</w:t>
      </w:r>
    </w:p>
  </w:comment>
  <w:comment w:id="616" w:author="Kees Nederhoff" w:date="2015-02-20T10:22:00Z" w:initials="KN">
    <w:p w:rsidR="002F71D5" w:rsidRPr="00587AD5" w:rsidRDefault="002F71D5">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1D5" w:rsidRDefault="002F71D5">
      <w:r>
        <w:separator/>
      </w:r>
    </w:p>
  </w:endnote>
  <w:endnote w:type="continuationSeparator" w:id="0">
    <w:p w:rsidR="002F71D5" w:rsidRDefault="002F7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2F71D5">
      <w:tc>
        <w:tcPr>
          <w:tcW w:w="8413" w:type="dxa"/>
          <w:shd w:val="clear" w:color="auto" w:fill="auto"/>
        </w:tcPr>
        <w:p w:rsidR="002F71D5" w:rsidRDefault="002F71D5" w:rsidP="00817CCC">
          <w:pPr>
            <w:pStyle w:val="Huisstijl-Gegeven"/>
          </w:pPr>
          <w:bookmarkStart w:id="5" w:name="bmProject1" w:colFirst="0" w:colLast="0"/>
        </w:p>
      </w:tc>
    </w:tr>
    <w:bookmarkEnd w:id="5"/>
  </w:tbl>
  <w:p w:rsidR="002F71D5" w:rsidRDefault="002F71D5" w:rsidP="00E43C26"/>
  <w:p w:rsidR="002F71D5" w:rsidRDefault="002F71D5" w:rsidP="00E43C26"/>
  <w:p w:rsidR="002F71D5" w:rsidRDefault="002F71D5" w:rsidP="00E43C26"/>
  <w:p w:rsidR="002F71D5" w:rsidRDefault="002F71D5" w:rsidP="00E43C26"/>
  <w:tbl>
    <w:tblPr>
      <w:tblW w:w="8420" w:type="dxa"/>
      <w:tblLayout w:type="fixed"/>
      <w:tblCellMar>
        <w:left w:w="0" w:type="dxa"/>
        <w:right w:w="0" w:type="dxa"/>
      </w:tblCellMar>
      <w:tblLook w:val="0000" w:firstRow="0" w:lastRow="0" w:firstColumn="0" w:lastColumn="0" w:noHBand="0" w:noVBand="0"/>
    </w:tblPr>
    <w:tblGrid>
      <w:gridCol w:w="8420"/>
    </w:tblGrid>
    <w:tr w:rsidR="002F71D5">
      <w:tc>
        <w:tcPr>
          <w:tcW w:w="8420" w:type="dxa"/>
          <w:shd w:val="clear" w:color="auto" w:fill="auto"/>
        </w:tcPr>
        <w:p w:rsidR="002F71D5" w:rsidRPr="000B5D5D" w:rsidRDefault="002F71D5" w:rsidP="00E43C26">
          <w:pPr>
            <w:pStyle w:val="Huisstijl-Voettekst"/>
          </w:pPr>
          <w:bookmarkStart w:id="6" w:name="bmCopyrightSectie1_1" w:colFirst="0" w:colLast="0"/>
          <w:bookmarkStart w:id="7" w:name="bmReportCmdVersion" w:colFirst="0" w:colLast="0"/>
          <w:r>
            <w:t>© Deltares, 2015, B</w:t>
          </w:r>
        </w:p>
      </w:tc>
    </w:tr>
    <w:bookmarkEnd w:id="6"/>
    <w:bookmarkEnd w:id="7"/>
  </w:tbl>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Pr="008F1D52" w:rsidRDefault="002F71D5"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20BC3">
      <w:rPr>
        <w:noProof/>
      </w:rPr>
      <w:instrText>1</w:instrText>
    </w:r>
    <w:r>
      <w:rPr>
        <w:noProof/>
      </w:rPr>
      <w:fldChar w:fldCharType="end"/>
    </w:r>
    <w:r w:rsidRPr="000E1715">
      <w:instrText>"</w:instrText>
    </w:r>
    <w:r w:rsidRPr="000E1715">
      <w:fldChar w:fldCharType="separate"/>
    </w:r>
    <w:bookmarkStart w:id="8" w:name="Seq1"/>
    <w:r w:rsidR="00C20BC3">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Default="002F71D5" w:rsidP="00E43C26">
    <w:pPr>
      <w:pStyle w:val="Footer"/>
    </w:pPr>
  </w:p>
  <w:p w:rsidR="002F71D5" w:rsidRPr="00E43C26" w:rsidRDefault="002F71D5"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A22DA3">
          <w:pPr>
            <w:pStyle w:val="Huisstijl-Koptekst"/>
          </w:pPr>
          <w:bookmarkStart w:id="23" w:name="bmVoettekstSectie2_2" w:colFirst="0" w:colLast="0"/>
          <w:r>
            <w:t>XBeach Manual</w:t>
          </w:r>
        </w:p>
      </w:tc>
      <w:tc>
        <w:tcPr>
          <w:tcW w:w="766" w:type="dxa"/>
        </w:tcPr>
        <w:p w:rsidR="002F71D5" w:rsidRPr="00B32B0E" w:rsidRDefault="002F71D5" w:rsidP="00A22DA3">
          <w:pPr>
            <w:pStyle w:val="Huisstijl-Pagina"/>
          </w:pPr>
        </w:p>
      </w:tc>
    </w:tr>
    <w:bookmarkEnd w:id="23"/>
  </w:tbl>
  <w:p w:rsidR="002F71D5" w:rsidRPr="00A22DA3" w:rsidRDefault="002F71D5"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0C5FE2">
          <w:pPr>
            <w:pStyle w:val="Huisstijl-Koptekst"/>
          </w:pPr>
          <w:bookmarkStart w:id="24" w:name="bmVoettekstSectie2_1" w:colFirst="0" w:colLast="0"/>
          <w:r>
            <w:t>XBeach Manual</w:t>
          </w:r>
        </w:p>
      </w:tc>
      <w:tc>
        <w:tcPr>
          <w:tcW w:w="766" w:type="dxa"/>
        </w:tcPr>
        <w:p w:rsidR="002F71D5" w:rsidRPr="00B32B0E" w:rsidRDefault="002F71D5" w:rsidP="00E43C26">
          <w:pPr>
            <w:pStyle w:val="Huisstijl-Pagina"/>
          </w:pPr>
        </w:p>
      </w:tc>
    </w:tr>
  </w:tbl>
  <w:bookmarkEnd w:id="24"/>
  <w:p w:rsidR="002F71D5" w:rsidRPr="00EB7C9E" w:rsidRDefault="002F71D5"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C20BC3">
      <w:rPr>
        <w:noProof/>
      </w:rPr>
      <w:instrText>1</w:instrText>
    </w:r>
    <w:r>
      <w:rPr>
        <w:noProof/>
      </w:rPr>
      <w:fldChar w:fldCharType="end"/>
    </w:r>
    <w:r w:rsidRPr="000E1715">
      <w:instrText>"</w:instrText>
    </w:r>
    <w:r w:rsidRPr="000E1715">
      <w:fldChar w:fldCharType="separate"/>
    </w:r>
    <w:bookmarkStart w:id="25" w:name="Seq2"/>
    <w:r w:rsidR="00C20BC3">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F71D5" w:rsidRPr="004C2206">
      <w:tc>
        <w:tcPr>
          <w:tcW w:w="7656" w:type="dxa"/>
          <w:shd w:val="clear" w:color="auto" w:fill="auto"/>
        </w:tcPr>
        <w:p w:rsidR="002F71D5" w:rsidRPr="004C2206" w:rsidRDefault="002F71D5" w:rsidP="00E43C26">
          <w:pPr>
            <w:pStyle w:val="Huisstijl-Koptekst"/>
          </w:pPr>
        </w:p>
      </w:tc>
      <w:tc>
        <w:tcPr>
          <w:tcW w:w="766" w:type="dxa"/>
        </w:tcPr>
        <w:p w:rsidR="002F71D5" w:rsidRPr="00B32B0E" w:rsidRDefault="002F71D5" w:rsidP="00E43C26">
          <w:pPr>
            <w:pStyle w:val="Huisstijl-Pagina"/>
          </w:pPr>
        </w:p>
      </w:tc>
    </w:tr>
  </w:tbl>
  <w:p w:rsidR="002F71D5" w:rsidRPr="00EB7C9E" w:rsidRDefault="002F71D5"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4E27A9">
    <w:pPr>
      <w:pStyle w:val="Footer"/>
      <w:ind w:right="360"/>
    </w:pPr>
    <w:r>
      <w:rPr>
        <w:noProof/>
        <w:lang w:eastAsia="ja-JP"/>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F71D5">
                            <w:tc>
                              <w:tcPr>
                                <w:tcW w:w="7784" w:type="dxa"/>
                                <w:shd w:val="clear" w:color="auto" w:fill="auto"/>
                              </w:tcPr>
                              <w:p w:rsidR="002F71D5" w:rsidRDefault="002F71D5" w:rsidP="001220C3">
                                <w:pPr>
                                  <w:pStyle w:val="Huisstijl-Koptekst"/>
                                  <w:jc w:val="right"/>
                                </w:pPr>
                                <w:bookmarkStart w:id="34" w:name="bmVoettekstSectie3_2" w:colFirst="0" w:colLast="0"/>
                                <w:r>
                                  <w:t>XBeach Manual</w:t>
                                </w:r>
                              </w:p>
                            </w:tc>
                          </w:tr>
                          <w:bookmarkEnd w:id="34"/>
                        </w:tbl>
                        <w:p w:rsidR="002F71D5" w:rsidRDefault="002F71D5"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F71D5">
                      <w:tc>
                        <w:tcPr>
                          <w:tcW w:w="7784" w:type="dxa"/>
                          <w:shd w:val="clear" w:color="auto" w:fill="auto"/>
                        </w:tcPr>
                        <w:p w:rsidR="002F71D5" w:rsidRDefault="002F71D5" w:rsidP="001220C3">
                          <w:pPr>
                            <w:pStyle w:val="Huisstijl-Koptekst"/>
                            <w:jc w:val="right"/>
                          </w:pPr>
                          <w:bookmarkStart w:id="35" w:name="bmVoettekstSectie3_2" w:colFirst="0" w:colLast="0"/>
                          <w:r>
                            <w:t>XBeach Manual</w:t>
                          </w:r>
                        </w:p>
                      </w:tc>
                    </w:tr>
                    <w:bookmarkEnd w:id="35"/>
                  </w:tbl>
                  <w:p w:rsidR="002F71D5" w:rsidRDefault="002F71D5"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2F71D5" w:rsidRPr="004C2206">
      <w:tc>
        <w:tcPr>
          <w:tcW w:w="854" w:type="dxa"/>
        </w:tcPr>
        <w:p w:rsidR="002F71D5" w:rsidRPr="00A21DE8" w:rsidRDefault="002F71D5" w:rsidP="00A45B92">
          <w:pPr>
            <w:pStyle w:val="Huisstijl-Pagina"/>
            <w:jc w:val="left"/>
          </w:pPr>
          <w:r w:rsidRPr="007D5040">
            <w:fldChar w:fldCharType="begin"/>
          </w:r>
          <w:r w:rsidRPr="007D5040">
            <w:instrText xml:space="preserve"> PAGE</w:instrText>
          </w:r>
          <w:r w:rsidRPr="007D5040">
            <w:fldChar w:fldCharType="separate"/>
          </w:r>
          <w:r w:rsidR="00C20BC3">
            <w:t>ii</w:t>
          </w:r>
          <w:r w:rsidRPr="007D5040">
            <w:fldChar w:fldCharType="end"/>
          </w:r>
        </w:p>
      </w:tc>
    </w:tr>
  </w:tbl>
  <w:p w:rsidR="002F71D5" w:rsidRPr="00B24026" w:rsidRDefault="002F71D5"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8B1324">
    <w:pPr>
      <w:pStyle w:val="Footer"/>
      <w:ind w:right="360"/>
    </w:pPr>
    <w:r>
      <w:rPr>
        <w:noProof/>
        <w:lang w:eastAsia="ja-JP"/>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c>
                              <w:tcPr>
                                <w:tcW w:w="1094" w:type="dxa"/>
                                <w:shd w:val="clear" w:color="auto" w:fill="auto"/>
                                <w:tcMar>
                                  <w:right w:w="85" w:type="dxa"/>
                                </w:tcMar>
                              </w:tcPr>
                              <w:p w:rsidR="002F71D5" w:rsidRPr="007D5040" w:rsidRDefault="002F71D5" w:rsidP="004E27A9">
                                <w:pPr>
                                  <w:pStyle w:val="Huisstijl-Pagina"/>
                                </w:pPr>
                                <w:r w:rsidRPr="007D5040">
                                  <w:fldChar w:fldCharType="begin"/>
                                </w:r>
                                <w:r w:rsidRPr="007D5040">
                                  <w:instrText xml:space="preserve"> PAGE</w:instrText>
                                </w:r>
                                <w:r w:rsidRPr="007D5040">
                                  <w:fldChar w:fldCharType="separate"/>
                                </w:r>
                                <w:r w:rsidR="00C20BC3">
                                  <w:t>iii</w:t>
                                </w:r>
                                <w:r w:rsidRPr="007D5040">
                                  <w:fldChar w:fldCharType="end"/>
                                </w:r>
                              </w:p>
                            </w:tc>
                          </w:tr>
                        </w:tbl>
                        <w:p w:rsidR="002F71D5" w:rsidRDefault="002F71D5"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c>
                        <w:tcPr>
                          <w:tcW w:w="1094" w:type="dxa"/>
                          <w:shd w:val="clear" w:color="auto" w:fill="auto"/>
                          <w:tcMar>
                            <w:right w:w="85" w:type="dxa"/>
                          </w:tcMar>
                        </w:tcPr>
                        <w:p w:rsidR="002F71D5" w:rsidRPr="007D5040" w:rsidRDefault="002F71D5" w:rsidP="004E27A9">
                          <w:pPr>
                            <w:pStyle w:val="Huisstijl-Pagina"/>
                          </w:pPr>
                          <w:r w:rsidRPr="007D5040">
                            <w:fldChar w:fldCharType="begin"/>
                          </w:r>
                          <w:r w:rsidRPr="007D5040">
                            <w:instrText xml:space="preserve"> PAGE</w:instrText>
                          </w:r>
                          <w:r w:rsidRPr="007D5040">
                            <w:fldChar w:fldCharType="separate"/>
                          </w:r>
                          <w:r w:rsidR="00C20BC3">
                            <w:t>iii</w:t>
                          </w:r>
                          <w:r w:rsidRPr="007D5040">
                            <w:fldChar w:fldCharType="end"/>
                          </w:r>
                        </w:p>
                      </w:tc>
                    </w:tr>
                  </w:tbl>
                  <w:p w:rsidR="002F71D5" w:rsidRDefault="002F71D5"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F71D5" w:rsidRPr="004C2206">
      <w:tc>
        <w:tcPr>
          <w:tcW w:w="7371" w:type="dxa"/>
          <w:shd w:val="clear" w:color="auto" w:fill="auto"/>
        </w:tcPr>
        <w:p w:rsidR="002F71D5" w:rsidRPr="004C2206" w:rsidRDefault="002F71D5" w:rsidP="006A0A14">
          <w:pPr>
            <w:pStyle w:val="Huisstijl-Koptekst"/>
          </w:pPr>
          <w:bookmarkStart w:id="36" w:name="bmVoettekstSectie3_1" w:colFirst="0" w:colLast="0"/>
          <w:r>
            <w:t>XBeach Manual</w:t>
          </w:r>
        </w:p>
      </w:tc>
    </w:tr>
  </w:tbl>
  <w:bookmarkEnd w:id="36"/>
  <w:p w:rsidR="002F71D5" w:rsidRPr="000E1715" w:rsidRDefault="002F71D5"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20BC3">
      <w:rPr>
        <w:noProof/>
      </w:rPr>
      <w:instrText>3</w:instrText>
    </w:r>
    <w:r>
      <w:rPr>
        <w:noProof/>
      </w:rPr>
      <w:fldChar w:fldCharType="end"/>
    </w:r>
    <w:r w:rsidRPr="000E1715">
      <w:instrText>"</w:instrText>
    </w:r>
    <w:r w:rsidRPr="000E1715">
      <w:fldChar w:fldCharType="separate"/>
    </w:r>
    <w:bookmarkStart w:id="37" w:name="Seq3"/>
    <w:r w:rsidR="00C20BC3">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C06A2">
    <w:pPr>
      <w:pStyle w:val="Footer"/>
    </w:pPr>
    <w:r>
      <w:rPr>
        <w:noProof/>
        <w:lang w:eastAsia="ja-JP"/>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F71D5" w:rsidRPr="004C2206" w:rsidTr="00426356">
                            <w:tc>
                              <w:tcPr>
                                <w:tcW w:w="1176" w:type="dxa"/>
                              </w:tcPr>
                              <w:bookmarkStart w:id="656" w:name="bmPagina2" w:colFirst="0" w:colLast="0"/>
                              <w:p w:rsidR="002F71D5" w:rsidRPr="00A21DE8" w:rsidRDefault="002F71D5" w:rsidP="00F3579D">
                                <w:pPr>
                                  <w:pStyle w:val="Huisstijl-Pagina"/>
                                  <w:jc w:val="left"/>
                                </w:pPr>
                                <w:r>
                                  <w:fldChar w:fldCharType="begin"/>
                                </w:r>
                                <w:r>
                                  <w:instrText xml:space="preserve"> PAGE  \* MERGEFORMAT </w:instrText>
                                </w:r>
                                <w:r>
                                  <w:fldChar w:fldCharType="separate"/>
                                </w:r>
                                <w:r w:rsidR="000E2A0A">
                                  <w:t>58</w:t>
                                </w:r>
                                <w:r>
                                  <w:fldChar w:fldCharType="end"/>
                                </w:r>
                                <w:r>
                                  <w:t xml:space="preserve"> of 105</w:t>
                                </w:r>
                              </w:p>
                            </w:tc>
                          </w:tr>
                          <w:bookmarkEnd w:id="656"/>
                        </w:tbl>
                        <w:p w:rsidR="002F71D5" w:rsidRDefault="002F71D5"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F71D5" w:rsidRPr="004C2206" w:rsidTr="00426356">
                      <w:tc>
                        <w:tcPr>
                          <w:tcW w:w="1176" w:type="dxa"/>
                        </w:tcPr>
                        <w:bookmarkStart w:id="657" w:name="bmPagina2" w:colFirst="0" w:colLast="0"/>
                        <w:p w:rsidR="002F71D5" w:rsidRPr="00A21DE8" w:rsidRDefault="002F71D5" w:rsidP="00F3579D">
                          <w:pPr>
                            <w:pStyle w:val="Huisstijl-Pagina"/>
                            <w:jc w:val="left"/>
                          </w:pPr>
                          <w:r>
                            <w:fldChar w:fldCharType="begin"/>
                          </w:r>
                          <w:r>
                            <w:instrText xml:space="preserve"> PAGE  \* MERGEFORMAT </w:instrText>
                          </w:r>
                          <w:r>
                            <w:fldChar w:fldCharType="separate"/>
                          </w:r>
                          <w:r w:rsidR="000E2A0A">
                            <w:t>58</w:t>
                          </w:r>
                          <w:r>
                            <w:fldChar w:fldCharType="end"/>
                          </w:r>
                          <w:r>
                            <w:t xml:space="preserve"> of 105</w:t>
                          </w:r>
                        </w:p>
                      </w:tc>
                    </w:tr>
                    <w:bookmarkEnd w:id="657"/>
                  </w:tbl>
                  <w:p w:rsidR="002F71D5" w:rsidRDefault="002F71D5"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2F71D5" w:rsidRPr="004C2206" w:rsidTr="009E3CFF">
      <w:trPr>
        <w:jc w:val="right"/>
      </w:trPr>
      <w:tc>
        <w:tcPr>
          <w:tcW w:w="7371" w:type="dxa"/>
          <w:shd w:val="clear" w:color="auto" w:fill="auto"/>
          <w:tcMar>
            <w:right w:w="28" w:type="dxa"/>
          </w:tcMar>
        </w:tcPr>
        <w:p w:rsidR="002F71D5" w:rsidRPr="004C2206" w:rsidRDefault="002F71D5" w:rsidP="00C20E72">
          <w:pPr>
            <w:pStyle w:val="Huisstijl-Koptekst"/>
            <w:jc w:val="right"/>
          </w:pPr>
          <w:bookmarkStart w:id="658" w:name="bmVoettekstSectie4_2" w:colFirst="0" w:colLast="0"/>
          <w:r>
            <w:t>XBeach Manual</w:t>
          </w:r>
        </w:p>
      </w:tc>
    </w:tr>
    <w:bookmarkEnd w:id="658"/>
  </w:tbl>
  <w:p w:rsidR="002F71D5" w:rsidRPr="006C06A2" w:rsidRDefault="002F71D5"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1220C3">
    <w:pPr>
      <w:pStyle w:val="Footer"/>
    </w:pPr>
    <w:r>
      <w:rPr>
        <w:noProof/>
        <w:lang w:eastAsia="ja-JP"/>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rPr>
                              <w:trHeight w:val="568"/>
                            </w:trPr>
                            <w:tc>
                              <w:tcPr>
                                <w:tcW w:w="1094" w:type="dxa"/>
                                <w:shd w:val="clear" w:color="auto" w:fill="auto"/>
                                <w:tcMar>
                                  <w:right w:w="85" w:type="dxa"/>
                                </w:tcMar>
                              </w:tcPr>
                              <w:bookmarkStart w:id="659" w:name="bmPagina1" w:colFirst="0" w:colLast="0"/>
                              <w:bookmarkStart w:id="660" w:name="bmTotPag" w:colFirst="0" w:colLast="0"/>
                              <w:p w:rsidR="002F71D5" w:rsidRPr="007D5040" w:rsidRDefault="002F71D5" w:rsidP="00F3579D">
                                <w:pPr>
                                  <w:pStyle w:val="Huisstijl-Pagina"/>
                                </w:pPr>
                                <w:r>
                                  <w:fldChar w:fldCharType="begin"/>
                                </w:r>
                                <w:r>
                                  <w:instrText xml:space="preserve"> PAGE  \* MERGEFORMAT </w:instrText>
                                </w:r>
                                <w:r>
                                  <w:fldChar w:fldCharType="separate"/>
                                </w:r>
                                <w:r w:rsidR="000E2A0A">
                                  <w:t>57</w:t>
                                </w:r>
                                <w:r>
                                  <w:fldChar w:fldCharType="end"/>
                                </w:r>
                                <w:r>
                                  <w:t xml:space="preserve"> of 105</w:t>
                                </w:r>
                              </w:p>
                            </w:tc>
                          </w:tr>
                          <w:bookmarkEnd w:id="659"/>
                          <w:bookmarkEnd w:id="660"/>
                        </w:tbl>
                        <w:p w:rsidR="002F71D5" w:rsidRDefault="002F71D5"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F71D5">
                      <w:trPr>
                        <w:trHeight w:val="568"/>
                      </w:trPr>
                      <w:tc>
                        <w:tcPr>
                          <w:tcW w:w="1094" w:type="dxa"/>
                          <w:shd w:val="clear" w:color="auto" w:fill="auto"/>
                          <w:tcMar>
                            <w:right w:w="85" w:type="dxa"/>
                          </w:tcMar>
                        </w:tcPr>
                        <w:bookmarkStart w:id="661" w:name="bmPagina1" w:colFirst="0" w:colLast="0"/>
                        <w:bookmarkStart w:id="662" w:name="bmTotPag" w:colFirst="0" w:colLast="0"/>
                        <w:p w:rsidR="002F71D5" w:rsidRPr="007D5040" w:rsidRDefault="002F71D5" w:rsidP="00F3579D">
                          <w:pPr>
                            <w:pStyle w:val="Huisstijl-Pagina"/>
                          </w:pPr>
                          <w:r>
                            <w:fldChar w:fldCharType="begin"/>
                          </w:r>
                          <w:r>
                            <w:instrText xml:space="preserve"> PAGE  \* MERGEFORMAT </w:instrText>
                          </w:r>
                          <w:r>
                            <w:fldChar w:fldCharType="separate"/>
                          </w:r>
                          <w:r w:rsidR="000E2A0A">
                            <w:t>57</w:t>
                          </w:r>
                          <w:r>
                            <w:fldChar w:fldCharType="end"/>
                          </w:r>
                          <w:r>
                            <w:t xml:space="preserve"> of 105</w:t>
                          </w:r>
                        </w:p>
                      </w:tc>
                    </w:tr>
                    <w:bookmarkEnd w:id="661"/>
                    <w:bookmarkEnd w:id="662"/>
                  </w:tbl>
                  <w:p w:rsidR="002F71D5" w:rsidRDefault="002F71D5"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F71D5" w:rsidRPr="004C2206">
      <w:tc>
        <w:tcPr>
          <w:tcW w:w="7371" w:type="dxa"/>
          <w:shd w:val="clear" w:color="auto" w:fill="auto"/>
        </w:tcPr>
        <w:p w:rsidR="002F71D5" w:rsidRPr="004C2206" w:rsidRDefault="002F71D5" w:rsidP="000C5FE2">
          <w:pPr>
            <w:pStyle w:val="Huisstijl-Koptekst"/>
          </w:pPr>
          <w:bookmarkStart w:id="663" w:name="bmVoettekstSectie4_1" w:colFirst="0" w:colLast="0"/>
          <w:r>
            <w:t>XBeach Manual</w:t>
          </w:r>
        </w:p>
      </w:tc>
    </w:tr>
    <w:bookmarkEnd w:id="663"/>
  </w:tbl>
  <w:p w:rsidR="002F71D5" w:rsidRPr="00EB7C9E" w:rsidRDefault="002F71D5"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1D5" w:rsidRDefault="002F71D5">
      <w:r>
        <w:separator/>
      </w:r>
    </w:p>
  </w:footnote>
  <w:footnote w:type="continuationSeparator" w:id="0">
    <w:p w:rsidR="002F71D5" w:rsidRDefault="002F71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80167">
    <w:r>
      <w:rPr>
        <w:noProof/>
        <w:lang w:eastAsia="ja-JP"/>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2F71D5">
                            <w:tc>
                              <w:tcPr>
                                <w:tcW w:w="6237" w:type="dxa"/>
                                <w:shd w:val="clear" w:color="auto" w:fill="auto"/>
                              </w:tcPr>
                              <w:p w:rsidR="002F71D5" w:rsidRPr="00564E53" w:rsidRDefault="002F71D5" w:rsidP="00564E53">
                                <w:pPr>
                                  <w:pStyle w:val="Huisstijl-Gegeven"/>
                                </w:pPr>
                                <w:bookmarkStart w:id="0" w:name="bmAuteurs1" w:colFirst="0" w:colLast="0"/>
                              </w:p>
                            </w:tc>
                          </w:tr>
                          <w:bookmarkEnd w:id="0"/>
                        </w:tbl>
                        <w:p w:rsidR="002F71D5" w:rsidRDefault="002F71D5" w:rsidP="000369FA">
                          <w:pPr>
                            <w:pStyle w:val="Header"/>
                          </w:pPr>
                        </w:p>
                        <w:p w:rsidR="002F71D5" w:rsidRDefault="002F71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2F71D5">
                      <w:tc>
                        <w:tcPr>
                          <w:tcW w:w="6237" w:type="dxa"/>
                          <w:shd w:val="clear" w:color="auto" w:fill="auto"/>
                        </w:tcPr>
                        <w:p w:rsidR="002F71D5" w:rsidRPr="00564E53" w:rsidRDefault="002F71D5" w:rsidP="00564E53">
                          <w:pPr>
                            <w:pStyle w:val="Huisstijl-Gegeven"/>
                          </w:pPr>
                          <w:bookmarkStart w:id="1" w:name="bmAuteurs1" w:colFirst="0" w:colLast="0"/>
                        </w:p>
                      </w:tc>
                    </w:tr>
                    <w:bookmarkEnd w:id="1"/>
                  </w:tbl>
                  <w:p w:rsidR="002F71D5" w:rsidRDefault="002F71D5" w:rsidP="000369FA">
                    <w:pPr>
                      <w:pStyle w:val="Header"/>
                    </w:pPr>
                  </w:p>
                  <w:p w:rsidR="002F71D5" w:rsidRDefault="002F71D5"/>
                </w:txbxContent>
              </v:textbox>
              <w10:wrap anchorx="page" anchory="page"/>
            </v:shape>
          </w:pict>
        </mc:Fallback>
      </mc:AlternateContent>
    </w:r>
    <w:r>
      <w:rPr>
        <w:noProof/>
        <w:lang w:eastAsia="ja-JP"/>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 w:name="bmLogoSectie1_1" w:colFirst="0" w:colLast="0"/>
                                <w:r>
                                  <w:rPr>
                                    <w:noProof/>
                                    <w:lang w:eastAsia="ja-JP"/>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2F71D5" w:rsidRDefault="002F71D5"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 w:name="bmLogoSectie1_1" w:colFirst="0" w:colLast="0"/>
                          <w:r>
                            <w:rPr>
                              <w:noProof/>
                              <w:lang w:eastAsia="ja-JP"/>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2F71D5" w:rsidRDefault="002F71D5" w:rsidP="00580167"/>
                </w:txbxContent>
              </v:textbox>
              <w10:wrap anchorx="page" anchory="page"/>
            </v:shape>
          </w:pict>
        </mc:Fallback>
      </mc:AlternateContent>
    </w:r>
  </w:p>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p w:rsidR="002F71D5" w:rsidRDefault="002F71D5"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2F71D5" w:rsidRPr="004C2206">
      <w:trPr>
        <w:trHeight w:hRule="exact" w:val="2041"/>
      </w:trPr>
      <w:tc>
        <w:tcPr>
          <w:tcW w:w="6237" w:type="dxa"/>
          <w:shd w:val="clear" w:color="auto" w:fill="auto"/>
        </w:tcPr>
        <w:p w:rsidR="002F71D5" w:rsidRDefault="002F71D5" w:rsidP="003363CC">
          <w:pPr>
            <w:pStyle w:val="Huisstijl-Titel"/>
          </w:pPr>
          <w:bookmarkStart w:id="4" w:name="bmTitel1" w:colFirst="0" w:colLast="0"/>
          <w:r>
            <w:t>XBeach Manual</w:t>
          </w:r>
        </w:p>
        <w:p w:rsidR="002F71D5" w:rsidRDefault="002F71D5" w:rsidP="003363CC">
          <w:pPr>
            <w:pStyle w:val="Huisstijl-Subtitel"/>
          </w:pPr>
        </w:p>
        <w:p w:rsidR="002F71D5" w:rsidRDefault="002F71D5" w:rsidP="003363CC">
          <w:pPr>
            <w:pStyle w:val="Huisstijl-Subtitel"/>
          </w:pPr>
        </w:p>
      </w:tc>
    </w:tr>
    <w:bookmarkEnd w:id="4"/>
  </w:tbl>
  <w:p w:rsidR="002F71D5" w:rsidRDefault="002F71D5" w:rsidP="00580167">
    <w:pPr>
      <w:rPr>
        <w:lang w:val="en-US"/>
      </w:rPr>
    </w:pPr>
  </w:p>
  <w:p w:rsidR="002F71D5" w:rsidRDefault="002F71D5" w:rsidP="00580167">
    <w:pPr>
      <w:rPr>
        <w:lang w:val="en-US"/>
      </w:rPr>
    </w:pPr>
  </w:p>
  <w:p w:rsidR="002F71D5" w:rsidRDefault="002F71D5" w:rsidP="00580167">
    <w:pPr>
      <w:rPr>
        <w:lang w:val="en-US"/>
      </w:rPr>
    </w:pPr>
  </w:p>
  <w:p w:rsidR="002F71D5" w:rsidRPr="00580167" w:rsidRDefault="002F71D5"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4C2206">
    <w:r>
      <w:rPr>
        <w:noProof/>
        <w:lang w:eastAsia="ja-JP"/>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2F71D5" w:rsidTr="00426356">
                            <w:tc>
                              <w:tcPr>
                                <w:tcW w:w="11732" w:type="dxa"/>
                              </w:tcPr>
                              <w:p w:rsidR="002F71D5" w:rsidRDefault="002F71D5">
                                <w:bookmarkStart w:id="9" w:name="bmLogo0" w:colFirst="0" w:colLast="0"/>
                              </w:p>
                            </w:tc>
                          </w:tr>
                          <w:bookmarkEnd w:id="9"/>
                        </w:tbl>
                        <w:p w:rsidR="002F71D5" w:rsidRDefault="002F71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2F71D5" w:rsidTr="00426356">
                      <w:tc>
                        <w:tcPr>
                          <w:tcW w:w="11732" w:type="dxa"/>
                        </w:tcPr>
                        <w:p w:rsidR="002F71D5" w:rsidRDefault="002F71D5">
                          <w:bookmarkStart w:id="10" w:name="bmLogo0" w:colFirst="0" w:colLast="0"/>
                        </w:p>
                      </w:tc>
                    </w:tr>
                    <w:bookmarkEnd w:id="10"/>
                  </w:tbl>
                  <w:p w:rsidR="002F71D5" w:rsidRDefault="002F71D5"/>
                </w:txbxContent>
              </v:textbox>
              <w10:wrap anchorx="page" anchory="page"/>
            </v:shape>
          </w:pict>
        </mc:Fallback>
      </mc:AlternateContent>
    </w:r>
  </w:p>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p w:rsidR="002F71D5" w:rsidRDefault="002F71D5"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2F71D5" w:rsidRPr="004C2206">
      <w:trPr>
        <w:trHeight w:hRule="exact" w:val="2041"/>
      </w:trPr>
      <w:tc>
        <w:tcPr>
          <w:tcW w:w="5245" w:type="dxa"/>
          <w:shd w:val="clear" w:color="auto" w:fill="auto"/>
        </w:tcPr>
        <w:p w:rsidR="002F71D5" w:rsidRDefault="002F71D5" w:rsidP="003363CC">
          <w:pPr>
            <w:pStyle w:val="Huisstijl-Titel"/>
          </w:pPr>
          <w:bookmarkStart w:id="11" w:name="bmTitel0" w:colFirst="0" w:colLast="0"/>
          <w:r>
            <w:t>XBeach Manual</w:t>
          </w:r>
        </w:p>
        <w:p w:rsidR="002F71D5" w:rsidRDefault="002F71D5" w:rsidP="003363CC">
          <w:pPr>
            <w:pStyle w:val="Huisstijl-Subtitel"/>
          </w:pPr>
        </w:p>
        <w:p w:rsidR="002F71D5" w:rsidRDefault="002F71D5" w:rsidP="003363CC">
          <w:pPr>
            <w:pStyle w:val="Huisstijl-Subtitel"/>
          </w:pPr>
        </w:p>
      </w:tc>
    </w:tr>
    <w:bookmarkEnd w:id="11"/>
  </w:tbl>
  <w:p w:rsidR="002F71D5" w:rsidRDefault="002F71D5" w:rsidP="00A1473F">
    <w:pPr>
      <w:rPr>
        <w:lang w:val="en-US"/>
      </w:rPr>
    </w:pPr>
  </w:p>
  <w:p w:rsidR="002F71D5" w:rsidRDefault="002F71D5" w:rsidP="00A1473F">
    <w:pPr>
      <w:rPr>
        <w:lang w:val="en-US"/>
      </w:rPr>
    </w:pPr>
  </w:p>
  <w:p w:rsidR="002F71D5" w:rsidRDefault="002F71D5" w:rsidP="00A1473F">
    <w:pPr>
      <w:rPr>
        <w:lang w:val="en-US"/>
      </w:rPr>
    </w:pPr>
  </w:p>
  <w:p w:rsidR="002F71D5" w:rsidRDefault="002F71D5"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672ACD">
    <w:pPr>
      <w:pStyle w:val="Header"/>
    </w:pPr>
  </w:p>
  <w:p w:rsidR="002F71D5" w:rsidRDefault="002F71D5" w:rsidP="00672ACD">
    <w:pPr>
      <w:pStyle w:val="Header"/>
    </w:pPr>
  </w:p>
  <w:p w:rsidR="002F71D5" w:rsidRDefault="002F71D5" w:rsidP="00672ACD">
    <w:pPr>
      <w:pStyle w:val="Header"/>
    </w:pPr>
  </w:p>
  <w:p w:rsidR="002F71D5" w:rsidRDefault="002F71D5"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2F71D5" w:rsidRPr="004C2206">
      <w:tc>
        <w:tcPr>
          <w:tcW w:w="4004" w:type="dxa"/>
          <w:gridSpan w:val="2"/>
          <w:shd w:val="clear" w:color="auto" w:fill="auto"/>
        </w:tcPr>
        <w:p w:rsidR="002F71D5" w:rsidRPr="00EF1CDD" w:rsidRDefault="002F71D5" w:rsidP="003363CC">
          <w:pPr>
            <w:pStyle w:val="Huisstijl-Gegeven"/>
          </w:pPr>
          <w:bookmarkStart w:id="17" w:name="tblGegevensSectie2b" w:colFirst="0" w:colLast="3"/>
        </w:p>
      </w:tc>
      <w:tc>
        <w:tcPr>
          <w:tcW w:w="4745" w:type="dxa"/>
          <w:gridSpan w:val="3"/>
          <w:tcBorders>
            <w:left w:val="nil"/>
          </w:tcBorders>
          <w:shd w:val="clear" w:color="auto" w:fill="auto"/>
        </w:tcPr>
        <w:p w:rsidR="002F71D5" w:rsidRDefault="002F71D5" w:rsidP="003363CC">
          <w:pPr>
            <w:pStyle w:val="Huisstijl-Kopje"/>
          </w:pPr>
          <w:r>
            <w:t>Title</w:t>
          </w:r>
        </w:p>
        <w:p w:rsidR="002F71D5" w:rsidRPr="00EF1CDD" w:rsidRDefault="002F71D5" w:rsidP="003363CC">
          <w:pPr>
            <w:pStyle w:val="Huisstijl-Gegeven"/>
          </w:pPr>
          <w:r>
            <w:t>XBeach Manual</w:t>
          </w:r>
        </w:p>
      </w:tc>
    </w:tr>
    <w:tr w:rsidR="002F71D5" w:rsidRPr="004C2206">
      <w:tc>
        <w:tcPr>
          <w:tcW w:w="5246" w:type="dxa"/>
          <w:gridSpan w:val="3"/>
          <w:shd w:val="clear" w:color="auto" w:fill="auto"/>
        </w:tcPr>
        <w:p w:rsidR="002F71D5" w:rsidRPr="004C2206" w:rsidRDefault="002F71D5" w:rsidP="003363CC">
          <w:pPr>
            <w:pStyle w:val="Huisstijl-Gegeven"/>
          </w:pPr>
        </w:p>
      </w:tc>
      <w:tc>
        <w:tcPr>
          <w:tcW w:w="3503" w:type="dxa"/>
          <w:gridSpan w:val="2"/>
        </w:tcPr>
        <w:p w:rsidR="002F71D5" w:rsidRPr="004C2206" w:rsidRDefault="002F71D5" w:rsidP="003363CC">
          <w:pPr>
            <w:pStyle w:val="Huisstijl-Gegeven"/>
          </w:pPr>
        </w:p>
      </w:tc>
    </w:tr>
    <w:tr w:rsidR="002F71D5" w:rsidRPr="004C2206">
      <w:tc>
        <w:tcPr>
          <w:tcW w:w="2694" w:type="dxa"/>
          <w:shd w:val="clear" w:color="auto" w:fill="auto"/>
        </w:tcPr>
        <w:p w:rsidR="002F71D5" w:rsidRDefault="002F71D5" w:rsidP="003363CC">
          <w:pPr>
            <w:pStyle w:val="Huisstijl-Kopje"/>
          </w:pPr>
          <w:r>
            <w:t>Pages</w:t>
          </w:r>
        </w:p>
        <w:p w:rsidR="002F71D5" w:rsidRPr="004C2206" w:rsidRDefault="002F71D5" w:rsidP="003363CC">
          <w:pPr>
            <w:pStyle w:val="Huisstijl-Gegeven"/>
          </w:pPr>
          <w:fldSimple w:instr=" DOCVARIABLE  TotAantalPag  \* MERGEFORMAT ">
            <w:r>
              <w:t>8</w:t>
            </w:r>
          </w:fldSimple>
        </w:p>
      </w:tc>
      <w:tc>
        <w:tcPr>
          <w:tcW w:w="2552" w:type="dxa"/>
          <w:gridSpan w:val="2"/>
          <w:shd w:val="clear" w:color="auto" w:fill="auto"/>
        </w:tcPr>
        <w:p w:rsidR="002F71D5" w:rsidRPr="004C2206" w:rsidRDefault="002F71D5" w:rsidP="00A22DA3">
          <w:pPr>
            <w:tabs>
              <w:tab w:val="left" w:pos="1680"/>
            </w:tabs>
            <w:ind w:left="1680" w:hanging="1680"/>
          </w:pPr>
        </w:p>
      </w:tc>
      <w:tc>
        <w:tcPr>
          <w:tcW w:w="2552" w:type="dxa"/>
        </w:tcPr>
        <w:p w:rsidR="002F71D5" w:rsidRPr="004C2206" w:rsidRDefault="002F71D5" w:rsidP="00A22DA3">
          <w:pPr>
            <w:pStyle w:val="Huisstijl-Gegeven"/>
            <w:tabs>
              <w:tab w:val="left" w:pos="2552"/>
            </w:tabs>
          </w:pPr>
        </w:p>
      </w:tc>
      <w:tc>
        <w:tcPr>
          <w:tcW w:w="951" w:type="dxa"/>
        </w:tcPr>
        <w:p w:rsidR="002F71D5" w:rsidRPr="004C2206" w:rsidRDefault="002F71D5" w:rsidP="00A22DA3">
          <w:pPr>
            <w:pStyle w:val="Huisstijl-Gegeven"/>
            <w:tabs>
              <w:tab w:val="left" w:pos="2552"/>
            </w:tabs>
          </w:pPr>
        </w:p>
      </w:tc>
    </w:tr>
    <w:tr w:rsidR="002F71D5" w:rsidRPr="004C2206">
      <w:tc>
        <w:tcPr>
          <w:tcW w:w="8749" w:type="dxa"/>
          <w:gridSpan w:val="5"/>
          <w:shd w:val="clear" w:color="auto" w:fill="auto"/>
        </w:tcPr>
        <w:p w:rsidR="002F71D5" w:rsidRPr="004C2206" w:rsidRDefault="002F71D5" w:rsidP="00A22DA3">
          <w:pPr>
            <w:pStyle w:val="Huisstijl-Gegeven"/>
            <w:tabs>
              <w:tab w:val="left" w:pos="2552"/>
            </w:tabs>
          </w:pPr>
        </w:p>
      </w:tc>
    </w:tr>
  </w:tbl>
  <w:bookmarkEnd w:id="17"/>
  <w:p w:rsidR="002F71D5" w:rsidRPr="00672ACD" w:rsidRDefault="002F71D5" w:rsidP="00672ACD">
    <w:pPr>
      <w:pStyle w:val="Header"/>
    </w:pPr>
    <w:r>
      <w:rPr>
        <w:noProof/>
        <w:lang w:eastAsia="ja-JP"/>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18" w:name="bmLogoSectie2_2" w:colFirst="0" w:colLast="0"/>
                                <w:r>
                                  <w:rPr>
                                    <w:noProof/>
                                    <w:lang w:eastAsia="ja-JP"/>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2F71D5" w:rsidRDefault="002F71D5"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19" w:name="bmLogoSectie2_2" w:colFirst="0" w:colLast="0"/>
                          <w:r>
                            <w:rPr>
                              <w:noProof/>
                              <w:lang w:eastAsia="ja-JP"/>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2F71D5" w:rsidRDefault="002F71D5"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C6157">
    <w:pPr>
      <w:pStyle w:val="Header"/>
    </w:pPr>
    <w:r>
      <w:rPr>
        <w:noProof/>
        <w:lang w:eastAsia="ja-JP"/>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0" w:name="bmLogoSectie2_1" w:colFirst="0" w:colLast="0"/>
                                <w:r>
                                  <w:rPr>
                                    <w:noProof/>
                                    <w:lang w:eastAsia="ja-JP"/>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2F71D5" w:rsidRDefault="002F71D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21" w:name="bmLogoSectie2_1" w:colFirst="0" w:colLast="0"/>
                          <w:r>
                            <w:rPr>
                              <w:noProof/>
                              <w:lang w:eastAsia="ja-JP"/>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2F71D5" w:rsidRDefault="002F71D5" w:rsidP="001A6A5C"/>
                </w:txbxContent>
              </v:textbox>
              <w10:wrap anchorx="page" anchory="page"/>
              <w10:anchorlock/>
            </v:shape>
          </w:pict>
        </mc:Fallback>
      </mc:AlternateContent>
    </w:r>
  </w:p>
  <w:p w:rsidR="002F71D5" w:rsidRDefault="002F71D5" w:rsidP="005C6157">
    <w:pPr>
      <w:pStyle w:val="Header"/>
    </w:pPr>
  </w:p>
  <w:p w:rsidR="002F71D5" w:rsidRDefault="002F71D5" w:rsidP="005C6157">
    <w:pPr>
      <w:pStyle w:val="Header"/>
    </w:pPr>
  </w:p>
  <w:p w:rsidR="002F71D5" w:rsidRDefault="002F71D5"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2F71D5" w:rsidRPr="004C2206">
      <w:tc>
        <w:tcPr>
          <w:tcW w:w="8749" w:type="dxa"/>
          <w:gridSpan w:val="4"/>
          <w:shd w:val="clear" w:color="auto" w:fill="auto"/>
        </w:tcPr>
        <w:p w:rsidR="002F71D5" w:rsidRDefault="002F71D5" w:rsidP="003363CC">
          <w:pPr>
            <w:pStyle w:val="Huisstijl-Kopje"/>
          </w:pPr>
          <w:bookmarkStart w:id="22" w:name="tblGegevensSectie2a" w:colFirst="0" w:colLast="3"/>
          <w:r>
            <w:t>Title</w:t>
          </w:r>
        </w:p>
        <w:p w:rsidR="002F71D5" w:rsidRPr="00EF1CDD" w:rsidRDefault="002F71D5" w:rsidP="003363CC">
          <w:pPr>
            <w:pStyle w:val="Huisstijl-Gegeven"/>
          </w:pPr>
          <w:r>
            <w:t>XBeach Manual</w:t>
          </w:r>
        </w:p>
      </w:tc>
    </w:tr>
    <w:tr w:rsidR="002F71D5" w:rsidRPr="004C2206">
      <w:tc>
        <w:tcPr>
          <w:tcW w:w="5246" w:type="dxa"/>
          <w:gridSpan w:val="2"/>
          <w:shd w:val="clear" w:color="auto" w:fill="auto"/>
        </w:tcPr>
        <w:p w:rsidR="002F71D5" w:rsidRPr="004C2206" w:rsidRDefault="002F71D5" w:rsidP="003363CC">
          <w:pPr>
            <w:pStyle w:val="Huisstijl-Gegeven"/>
          </w:pPr>
        </w:p>
      </w:tc>
      <w:tc>
        <w:tcPr>
          <w:tcW w:w="3503" w:type="dxa"/>
          <w:gridSpan w:val="2"/>
        </w:tcPr>
        <w:p w:rsidR="002F71D5" w:rsidRPr="004C2206" w:rsidRDefault="002F71D5" w:rsidP="003363CC">
          <w:pPr>
            <w:pStyle w:val="Huisstijl-Gegeven"/>
          </w:pPr>
        </w:p>
      </w:tc>
    </w:tr>
    <w:tr w:rsidR="002F71D5" w:rsidRPr="004C2206">
      <w:tc>
        <w:tcPr>
          <w:tcW w:w="2694" w:type="dxa"/>
          <w:shd w:val="clear" w:color="auto" w:fill="auto"/>
        </w:tcPr>
        <w:p w:rsidR="002F71D5" w:rsidRDefault="002F71D5" w:rsidP="003363CC">
          <w:pPr>
            <w:pStyle w:val="Huisstijl-Kopje"/>
          </w:pPr>
          <w:r>
            <w:t>Pages</w:t>
          </w:r>
        </w:p>
        <w:p w:rsidR="002F71D5" w:rsidRPr="004C2206" w:rsidRDefault="002F71D5" w:rsidP="003363CC">
          <w:pPr>
            <w:pStyle w:val="Huisstijl-Gegeven"/>
          </w:pPr>
          <w:r>
            <w:t>105</w:t>
          </w:r>
        </w:p>
      </w:tc>
      <w:tc>
        <w:tcPr>
          <w:tcW w:w="2552" w:type="dxa"/>
          <w:shd w:val="clear" w:color="auto" w:fill="auto"/>
        </w:tcPr>
        <w:p w:rsidR="002F71D5" w:rsidRPr="004C2206" w:rsidRDefault="002F71D5" w:rsidP="005C6157">
          <w:pPr>
            <w:tabs>
              <w:tab w:val="left" w:pos="1680"/>
            </w:tabs>
            <w:ind w:left="1680" w:hanging="1680"/>
          </w:pPr>
        </w:p>
      </w:tc>
      <w:tc>
        <w:tcPr>
          <w:tcW w:w="2552" w:type="dxa"/>
        </w:tcPr>
        <w:p w:rsidR="002F71D5" w:rsidRPr="004C2206" w:rsidRDefault="002F71D5" w:rsidP="005C6157">
          <w:pPr>
            <w:pStyle w:val="Huisstijl-Gegeven"/>
            <w:tabs>
              <w:tab w:val="left" w:pos="2552"/>
            </w:tabs>
          </w:pPr>
        </w:p>
      </w:tc>
      <w:tc>
        <w:tcPr>
          <w:tcW w:w="951" w:type="dxa"/>
        </w:tcPr>
        <w:p w:rsidR="002F71D5" w:rsidRPr="004C2206" w:rsidRDefault="002F71D5" w:rsidP="005C6157">
          <w:pPr>
            <w:pStyle w:val="Huisstijl-Gegeven"/>
            <w:tabs>
              <w:tab w:val="left" w:pos="2552"/>
            </w:tabs>
          </w:pPr>
        </w:p>
      </w:tc>
    </w:tr>
    <w:tr w:rsidR="002F71D5" w:rsidRPr="004C2206">
      <w:tc>
        <w:tcPr>
          <w:tcW w:w="8749" w:type="dxa"/>
          <w:gridSpan w:val="4"/>
          <w:shd w:val="clear" w:color="auto" w:fill="auto"/>
        </w:tcPr>
        <w:p w:rsidR="002F71D5" w:rsidRPr="004C2206" w:rsidRDefault="002F71D5" w:rsidP="005C6157">
          <w:pPr>
            <w:pStyle w:val="Huisstijl-Gegeven"/>
            <w:tabs>
              <w:tab w:val="left" w:pos="2552"/>
            </w:tabs>
          </w:pPr>
        </w:p>
      </w:tc>
    </w:tr>
    <w:bookmarkEnd w:id="22"/>
  </w:tbl>
  <w:p w:rsidR="002F71D5" w:rsidRPr="005C6157" w:rsidRDefault="002F71D5"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5C6157">
    <w:pPr>
      <w:pStyle w:val="Header"/>
    </w:pPr>
    <w:r>
      <w:rPr>
        <w:noProof/>
        <w:lang w:eastAsia="ja-JP"/>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2F71D5">
                            <w:trPr>
                              <w:trHeight w:val="1701"/>
                            </w:trPr>
                            <w:tc>
                              <w:tcPr>
                                <w:tcW w:w="5103" w:type="dxa"/>
                                <w:shd w:val="clear" w:color="auto" w:fill="auto"/>
                              </w:tcPr>
                              <w:p w:rsidR="002F71D5" w:rsidRDefault="002F71D5" w:rsidP="00A2242F"/>
                            </w:tc>
                          </w:tr>
                        </w:tbl>
                        <w:p w:rsidR="002F71D5" w:rsidRDefault="002F71D5"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2F71D5">
                      <w:trPr>
                        <w:trHeight w:val="1701"/>
                      </w:trPr>
                      <w:tc>
                        <w:tcPr>
                          <w:tcW w:w="5103" w:type="dxa"/>
                          <w:shd w:val="clear" w:color="auto" w:fill="auto"/>
                        </w:tcPr>
                        <w:p w:rsidR="002F71D5" w:rsidRDefault="002F71D5" w:rsidP="00A2242F"/>
                      </w:tc>
                    </w:tr>
                  </w:tbl>
                  <w:p w:rsidR="002F71D5" w:rsidRDefault="002F71D5" w:rsidP="005C6157"/>
                </w:txbxContent>
              </v:textbox>
              <w10:wrap anchorx="margin" anchory="page"/>
            </v:shape>
          </w:pict>
        </mc:Fallback>
      </mc:AlternateContent>
    </w:r>
  </w:p>
  <w:p w:rsidR="002F71D5" w:rsidRDefault="002F71D5" w:rsidP="005C6157">
    <w:pPr>
      <w:pStyle w:val="Header"/>
    </w:pPr>
  </w:p>
  <w:p w:rsidR="002F71D5" w:rsidRDefault="002F71D5" w:rsidP="005C6157">
    <w:pPr>
      <w:pStyle w:val="Header"/>
    </w:pPr>
  </w:p>
  <w:p w:rsidR="002F71D5" w:rsidRDefault="002F71D5"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2F71D5" w:rsidRPr="004C2206">
      <w:tc>
        <w:tcPr>
          <w:tcW w:w="8735" w:type="dxa"/>
          <w:gridSpan w:val="4"/>
          <w:shd w:val="clear" w:color="auto" w:fill="auto"/>
        </w:tcPr>
        <w:p w:rsidR="002F71D5" w:rsidRPr="00EF1CDD" w:rsidRDefault="002F71D5" w:rsidP="005C6157">
          <w:pPr>
            <w:pStyle w:val="Huisstijl-Gegeven"/>
          </w:pPr>
        </w:p>
      </w:tc>
    </w:tr>
    <w:tr w:rsidR="002F71D5" w:rsidRPr="004C2206">
      <w:tc>
        <w:tcPr>
          <w:tcW w:w="5104" w:type="dxa"/>
          <w:gridSpan w:val="2"/>
          <w:shd w:val="clear" w:color="auto" w:fill="auto"/>
        </w:tcPr>
        <w:p w:rsidR="002F71D5" w:rsidRPr="004C2206" w:rsidRDefault="002F71D5" w:rsidP="005C6157">
          <w:pPr>
            <w:tabs>
              <w:tab w:val="left" w:pos="1680"/>
            </w:tabs>
            <w:ind w:left="1680" w:hanging="1680"/>
          </w:pPr>
        </w:p>
      </w:tc>
      <w:tc>
        <w:tcPr>
          <w:tcW w:w="3631" w:type="dxa"/>
          <w:gridSpan w:val="2"/>
        </w:tcPr>
        <w:p w:rsidR="002F71D5" w:rsidRPr="004C2206" w:rsidRDefault="002F71D5" w:rsidP="005C6157">
          <w:pPr>
            <w:pStyle w:val="Huisstijl-Gegeven"/>
            <w:tabs>
              <w:tab w:val="left" w:pos="2552"/>
            </w:tabs>
          </w:pPr>
        </w:p>
      </w:tc>
    </w:tr>
    <w:tr w:rsidR="002F71D5" w:rsidRPr="004C2206">
      <w:tc>
        <w:tcPr>
          <w:tcW w:w="2552" w:type="dxa"/>
          <w:shd w:val="clear" w:color="auto" w:fill="auto"/>
        </w:tcPr>
        <w:p w:rsidR="002F71D5" w:rsidRPr="004C2206" w:rsidRDefault="002F71D5" w:rsidP="005C6157">
          <w:pPr>
            <w:pStyle w:val="Huisstijl-Gegeven"/>
          </w:pPr>
        </w:p>
      </w:tc>
      <w:tc>
        <w:tcPr>
          <w:tcW w:w="2552" w:type="dxa"/>
          <w:shd w:val="clear" w:color="auto" w:fill="auto"/>
        </w:tcPr>
        <w:p w:rsidR="002F71D5" w:rsidRPr="004C2206" w:rsidRDefault="002F71D5" w:rsidP="005C6157">
          <w:pPr>
            <w:tabs>
              <w:tab w:val="left" w:pos="1680"/>
            </w:tabs>
            <w:ind w:left="1680" w:hanging="1680"/>
          </w:pPr>
        </w:p>
      </w:tc>
      <w:tc>
        <w:tcPr>
          <w:tcW w:w="2552" w:type="dxa"/>
        </w:tcPr>
        <w:p w:rsidR="002F71D5" w:rsidRPr="004C2206" w:rsidRDefault="002F71D5" w:rsidP="005C6157">
          <w:pPr>
            <w:pStyle w:val="Huisstijl-Gegeven"/>
            <w:tabs>
              <w:tab w:val="left" w:pos="2552"/>
            </w:tabs>
          </w:pPr>
        </w:p>
      </w:tc>
      <w:tc>
        <w:tcPr>
          <w:tcW w:w="1079" w:type="dxa"/>
        </w:tcPr>
        <w:p w:rsidR="002F71D5" w:rsidRPr="004C2206" w:rsidRDefault="002F71D5" w:rsidP="005C6157">
          <w:pPr>
            <w:pStyle w:val="Huisstijl-Gegeven"/>
            <w:tabs>
              <w:tab w:val="left" w:pos="2552"/>
            </w:tabs>
          </w:pPr>
        </w:p>
      </w:tc>
    </w:tr>
  </w:tbl>
  <w:p w:rsidR="002F71D5" w:rsidRPr="00B170CC" w:rsidRDefault="002F71D5"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B24026">
    <w:pPr>
      <w:pStyle w:val="Header"/>
    </w:pPr>
    <w:r>
      <w:rPr>
        <w:noProof/>
        <w:lang w:eastAsia="ja-JP"/>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Pr>
                              <w:p w:rsidR="002F71D5" w:rsidRDefault="002F71D5" w:rsidP="001220C3">
                                <w:pPr>
                                  <w:pStyle w:val="Huisstijl-Koptekst"/>
                                  <w:jc w:val="right"/>
                                </w:pPr>
                                <w:bookmarkStart w:id="27" w:name="bmKoptekstSectie3_2" w:colFirst="0" w:colLast="0"/>
                                <w:r>
                                  <w:t>27 January 2015, draft</w:t>
                                </w:r>
                              </w:p>
                            </w:tc>
                          </w:tr>
                          <w:bookmarkEnd w:id="27"/>
                        </w:tbl>
                        <w:p w:rsidR="002F71D5" w:rsidRDefault="002F71D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Pr>
                        <w:p w:rsidR="002F71D5" w:rsidRDefault="002F71D5" w:rsidP="001220C3">
                          <w:pPr>
                            <w:pStyle w:val="Huisstijl-Koptekst"/>
                            <w:jc w:val="right"/>
                          </w:pPr>
                          <w:bookmarkStart w:id="28" w:name="bmKoptekstSectie3_2" w:colFirst="0" w:colLast="0"/>
                          <w:r>
                            <w:t>27 January 2015, draft</w:t>
                          </w:r>
                        </w:p>
                      </w:tc>
                    </w:tr>
                    <w:bookmarkEnd w:id="28"/>
                  </w:tbl>
                  <w:p w:rsidR="002F71D5" w:rsidRDefault="002F71D5" w:rsidP="001220C3"/>
                </w:txbxContent>
              </v:textbox>
              <w10:wrap anchorx="margin"/>
            </v:shape>
          </w:pict>
        </mc:Fallback>
      </mc:AlternateContent>
    </w:r>
  </w:p>
  <w:p w:rsidR="002F71D5" w:rsidRPr="00982765" w:rsidRDefault="002F71D5" w:rsidP="00B24026">
    <w:pPr>
      <w:pStyle w:val="Header"/>
    </w:pPr>
    <w:r>
      <w:rPr>
        <w:noProof/>
        <w:lang w:eastAsia="ja-JP"/>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29" w:name="bmLogoSectie3_2" w:colFirst="0" w:colLast="0"/>
                                <w:r>
                                  <w:rPr>
                                    <w:noProof/>
                                    <w:lang w:eastAsia="ja-JP"/>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2F71D5" w:rsidRDefault="002F71D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30" w:name="bmLogoSectie3_2" w:colFirst="0" w:colLast="0"/>
                          <w:r>
                            <w:rPr>
                              <w:noProof/>
                              <w:lang w:eastAsia="ja-JP"/>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2F71D5" w:rsidRDefault="002F71D5" w:rsidP="00B24026"/>
                </w:txbxContent>
              </v:textbox>
              <w10:wrap anchorx="margin" anchory="page"/>
              <w10:anchorlock/>
            </v:shape>
          </w:pict>
        </mc:Fallback>
      </mc:AlternateContent>
    </w:r>
  </w:p>
  <w:p w:rsidR="002F71D5" w:rsidRPr="00672ACD" w:rsidRDefault="002F71D5" w:rsidP="00B24026">
    <w:pPr>
      <w:pStyle w:val="Header"/>
    </w:pPr>
  </w:p>
  <w:p w:rsidR="002F71D5" w:rsidRPr="00B24026" w:rsidRDefault="002F71D5"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2F71D5" w:rsidRPr="004C2206">
      <w:tc>
        <w:tcPr>
          <w:tcW w:w="5529" w:type="dxa"/>
          <w:shd w:val="clear" w:color="auto" w:fill="auto"/>
        </w:tcPr>
        <w:p w:rsidR="002F71D5" w:rsidRPr="004C2206" w:rsidRDefault="002F71D5" w:rsidP="00A00A21">
          <w:pPr>
            <w:pStyle w:val="Huisstijl-Koptekst"/>
          </w:pPr>
          <w:bookmarkStart w:id="31" w:name="bmKoptekstSectie3_1" w:colFirst="0" w:colLast="0"/>
          <w:r>
            <w:t>27 January 2015, draft</w:t>
          </w:r>
        </w:p>
      </w:tc>
    </w:tr>
  </w:tbl>
  <w:bookmarkEnd w:id="31"/>
  <w:p w:rsidR="002F71D5" w:rsidRPr="00982765" w:rsidRDefault="002F71D5" w:rsidP="00A00A21">
    <w:pPr>
      <w:pStyle w:val="Header"/>
    </w:pPr>
    <w:r>
      <w:rPr>
        <w:noProof/>
        <w:lang w:eastAsia="ja-JP"/>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2" w:name="bmLogoSectie3_1" w:colFirst="0" w:colLast="0"/>
                                <w:r>
                                  <w:rPr>
                                    <w:noProof/>
                                    <w:lang w:eastAsia="ja-JP"/>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2F71D5" w:rsidRDefault="002F71D5"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33" w:name="bmLogoSectie3_1" w:colFirst="0" w:colLast="0"/>
                          <w:r>
                            <w:rPr>
                              <w:noProof/>
                              <w:lang w:eastAsia="ja-JP"/>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2F71D5" w:rsidRDefault="002F71D5"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B24026">
    <w:pPr>
      <w:pStyle w:val="Header"/>
    </w:pPr>
    <w:r>
      <w:rPr>
        <w:noProof/>
        <w:lang w:eastAsia="ja-JP"/>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Mar>
                                  <w:right w:w="85" w:type="dxa"/>
                                </w:tcMar>
                              </w:tcPr>
                              <w:p w:rsidR="002F71D5" w:rsidRDefault="002F71D5" w:rsidP="001220C3">
                                <w:pPr>
                                  <w:pStyle w:val="Huisstijl-Koptekst"/>
                                  <w:jc w:val="right"/>
                                </w:pPr>
                                <w:bookmarkStart w:id="649" w:name="bmKoptekstSectie4_2" w:colFirst="0" w:colLast="0"/>
                                <w:r>
                                  <w:t>27 January 2015, draft</w:t>
                                </w:r>
                              </w:p>
                            </w:tc>
                          </w:tr>
                          <w:bookmarkEnd w:id="649"/>
                        </w:tbl>
                        <w:p w:rsidR="002F71D5" w:rsidRDefault="002F71D5"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F71D5">
                      <w:tc>
                        <w:tcPr>
                          <w:tcW w:w="5501" w:type="dxa"/>
                          <w:shd w:val="clear" w:color="auto" w:fill="auto"/>
                          <w:tcMar>
                            <w:right w:w="85" w:type="dxa"/>
                          </w:tcMar>
                        </w:tcPr>
                        <w:p w:rsidR="002F71D5" w:rsidRDefault="002F71D5" w:rsidP="001220C3">
                          <w:pPr>
                            <w:pStyle w:val="Huisstijl-Koptekst"/>
                            <w:jc w:val="right"/>
                          </w:pPr>
                          <w:bookmarkStart w:id="650" w:name="bmKoptekstSectie4_2" w:colFirst="0" w:colLast="0"/>
                          <w:r>
                            <w:t>27 January 2015, draft</w:t>
                          </w:r>
                        </w:p>
                      </w:tc>
                    </w:tr>
                    <w:bookmarkEnd w:id="650"/>
                  </w:tbl>
                  <w:p w:rsidR="002F71D5" w:rsidRDefault="002F71D5" w:rsidP="001220C3"/>
                </w:txbxContent>
              </v:textbox>
              <w10:wrap anchorx="margin"/>
            </v:shape>
          </w:pict>
        </mc:Fallback>
      </mc:AlternateContent>
    </w:r>
  </w:p>
  <w:p w:rsidR="002F71D5" w:rsidRPr="00982765" w:rsidRDefault="002F71D5" w:rsidP="00B24026">
    <w:pPr>
      <w:pStyle w:val="Header"/>
    </w:pPr>
    <w:r>
      <w:rPr>
        <w:noProof/>
        <w:lang w:eastAsia="ja-JP"/>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651"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51"/>
                        </w:tbl>
                        <w:p w:rsidR="002F71D5" w:rsidRDefault="002F71D5"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bookmarkStart w:id="652" w:name="bmLogoSectie4_2" w:colFirst="0" w:colLast="0"/>
                          <w:r>
                            <w:rPr>
                              <w:noProof/>
                              <w:lang w:eastAsia="ja-JP"/>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52"/>
                  </w:tbl>
                  <w:p w:rsidR="002F71D5" w:rsidRDefault="002F71D5" w:rsidP="00B24026"/>
                </w:txbxContent>
              </v:textbox>
              <w10:wrap anchorx="margin" anchory="page"/>
              <w10:anchorlock/>
            </v:shape>
          </w:pict>
        </mc:Fallback>
      </mc:AlternateContent>
    </w:r>
  </w:p>
  <w:p w:rsidR="002F71D5" w:rsidRPr="00672ACD" w:rsidRDefault="002F71D5" w:rsidP="00B24026">
    <w:pPr>
      <w:pStyle w:val="Header"/>
    </w:pPr>
  </w:p>
  <w:p w:rsidR="002F71D5" w:rsidRPr="00B24026" w:rsidRDefault="002F71D5" w:rsidP="00B24026">
    <w:pPr>
      <w:pStyle w:val="Header"/>
    </w:pPr>
  </w:p>
  <w:p w:rsidR="002F71D5" w:rsidRPr="00B24026" w:rsidRDefault="002F71D5"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1D5" w:rsidRDefault="002F71D5" w:rsidP="00982765">
    <w:pPr>
      <w:pStyle w:val="Header"/>
    </w:pPr>
    <w:r>
      <w:rPr>
        <w:noProof/>
        <w:lang w:eastAsia="ja-JP"/>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653"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53"/>
                        </w:tbl>
                        <w:p w:rsidR="002F71D5" w:rsidRDefault="002F71D5"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F71D5">
                      <w:trPr>
                        <w:trHeight w:val="1701"/>
                      </w:trPr>
                      <w:tc>
                        <w:tcPr>
                          <w:tcW w:w="4560" w:type="dxa"/>
                          <w:shd w:val="clear" w:color="auto" w:fill="auto"/>
                        </w:tcPr>
                        <w:p w:rsidR="002F71D5" w:rsidRDefault="002F71D5" w:rsidP="003363CC">
                          <w:pPr>
                            <w:jc w:val="right"/>
                          </w:pPr>
                          <w:bookmarkStart w:id="654" w:name="bmLogoSectie4_1" w:colFirst="0" w:colLast="0"/>
                          <w:r>
                            <w:rPr>
                              <w:noProof/>
                              <w:lang w:eastAsia="ja-JP"/>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54"/>
                  </w:tbl>
                  <w:p w:rsidR="002F71D5" w:rsidRDefault="002F71D5"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2F71D5" w:rsidRPr="004C2206">
      <w:tc>
        <w:tcPr>
          <w:tcW w:w="5812" w:type="dxa"/>
          <w:shd w:val="clear" w:color="auto" w:fill="auto"/>
        </w:tcPr>
        <w:p w:rsidR="002F71D5" w:rsidRPr="004C2206" w:rsidRDefault="002F71D5" w:rsidP="00A00A21">
          <w:pPr>
            <w:pStyle w:val="Huisstijl-Koptekst"/>
          </w:pPr>
          <w:bookmarkStart w:id="655" w:name="bmKoptekstSectie4_1" w:colFirst="0" w:colLast="0"/>
          <w:r>
            <w:t>27 January 2015, draft</w:t>
          </w:r>
        </w:p>
      </w:tc>
    </w:tr>
    <w:bookmarkEnd w:id="655"/>
  </w:tbl>
  <w:p w:rsidR="002F71D5" w:rsidRPr="00982765" w:rsidRDefault="002F71D5"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7">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8">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2">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3">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7"/>
  </w:num>
  <w:num w:numId="2">
    <w:abstractNumId w:val="31"/>
  </w:num>
  <w:num w:numId="3">
    <w:abstractNumId w:val="3"/>
  </w:num>
  <w:num w:numId="4">
    <w:abstractNumId w:val="4"/>
  </w:num>
  <w:num w:numId="5">
    <w:abstractNumId w:val="2"/>
  </w:num>
  <w:num w:numId="6">
    <w:abstractNumId w:val="1"/>
  </w:num>
  <w:num w:numId="7">
    <w:abstractNumId w:val="0"/>
  </w:num>
  <w:num w:numId="8">
    <w:abstractNumId w:val="26"/>
  </w:num>
  <w:num w:numId="9">
    <w:abstractNumId w:val="25"/>
  </w:num>
  <w:num w:numId="10">
    <w:abstractNumId w:val="30"/>
  </w:num>
  <w:num w:numId="11">
    <w:abstractNumId w:val="33"/>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29"/>
  </w:num>
  <w:num w:numId="28">
    <w:abstractNumId w:val="32"/>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4"/>
  </w:num>
  <w:num w:numId="37">
    <w:abstractNumId w:val="5"/>
  </w:num>
  <w:num w:numId="38">
    <w:abstractNumId w:val="23"/>
  </w:num>
  <w:num w:numId="39">
    <w:abstractNumId w:val="16"/>
  </w:num>
  <w:num w:numId="4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21A6"/>
    <w:rsid w:val="0009480C"/>
    <w:rsid w:val="000A7F85"/>
    <w:rsid w:val="000B0735"/>
    <w:rsid w:val="000B5D5D"/>
    <w:rsid w:val="000B656E"/>
    <w:rsid w:val="000C5FE2"/>
    <w:rsid w:val="000D3C82"/>
    <w:rsid w:val="000D68B7"/>
    <w:rsid w:val="000D6C53"/>
    <w:rsid w:val="000D75E6"/>
    <w:rsid w:val="000E1715"/>
    <w:rsid w:val="000E2A0A"/>
    <w:rsid w:val="000E2FAB"/>
    <w:rsid w:val="000F2627"/>
    <w:rsid w:val="000F2B61"/>
    <w:rsid w:val="000F7560"/>
    <w:rsid w:val="000F7986"/>
    <w:rsid w:val="000F7CB2"/>
    <w:rsid w:val="000F7E89"/>
    <w:rsid w:val="00105BFA"/>
    <w:rsid w:val="00116131"/>
    <w:rsid w:val="001163BC"/>
    <w:rsid w:val="001220C3"/>
    <w:rsid w:val="00126332"/>
    <w:rsid w:val="00127085"/>
    <w:rsid w:val="00127086"/>
    <w:rsid w:val="00127E17"/>
    <w:rsid w:val="0013413E"/>
    <w:rsid w:val="00151657"/>
    <w:rsid w:val="00151E27"/>
    <w:rsid w:val="00153E68"/>
    <w:rsid w:val="00154BE2"/>
    <w:rsid w:val="00166E5E"/>
    <w:rsid w:val="0016728A"/>
    <w:rsid w:val="00172C83"/>
    <w:rsid w:val="00181100"/>
    <w:rsid w:val="00183A8A"/>
    <w:rsid w:val="00190628"/>
    <w:rsid w:val="00191AAD"/>
    <w:rsid w:val="00191AD8"/>
    <w:rsid w:val="0019563F"/>
    <w:rsid w:val="001963AF"/>
    <w:rsid w:val="001A0293"/>
    <w:rsid w:val="001A6A5C"/>
    <w:rsid w:val="001B2D67"/>
    <w:rsid w:val="001B541A"/>
    <w:rsid w:val="001C0446"/>
    <w:rsid w:val="001C1750"/>
    <w:rsid w:val="001C34D5"/>
    <w:rsid w:val="001D604B"/>
    <w:rsid w:val="001E0A45"/>
    <w:rsid w:val="001F0D75"/>
    <w:rsid w:val="001F0D99"/>
    <w:rsid w:val="00214827"/>
    <w:rsid w:val="00214DE6"/>
    <w:rsid w:val="002177F1"/>
    <w:rsid w:val="002276CB"/>
    <w:rsid w:val="00241B94"/>
    <w:rsid w:val="0024380D"/>
    <w:rsid w:val="00250E5A"/>
    <w:rsid w:val="00254B06"/>
    <w:rsid w:val="0026108D"/>
    <w:rsid w:val="002779CC"/>
    <w:rsid w:val="0028539C"/>
    <w:rsid w:val="002909C4"/>
    <w:rsid w:val="00293815"/>
    <w:rsid w:val="002B2DDB"/>
    <w:rsid w:val="002C7AE0"/>
    <w:rsid w:val="002D554C"/>
    <w:rsid w:val="002D5858"/>
    <w:rsid w:val="002E67AF"/>
    <w:rsid w:val="002F0371"/>
    <w:rsid w:val="002F08C7"/>
    <w:rsid w:val="002F71D5"/>
    <w:rsid w:val="00300122"/>
    <w:rsid w:val="00301CB2"/>
    <w:rsid w:val="003126C9"/>
    <w:rsid w:val="00313B40"/>
    <w:rsid w:val="00334A78"/>
    <w:rsid w:val="00335622"/>
    <w:rsid w:val="003363CC"/>
    <w:rsid w:val="00346078"/>
    <w:rsid w:val="0034637D"/>
    <w:rsid w:val="003518EF"/>
    <w:rsid w:val="0035275D"/>
    <w:rsid w:val="00354EC7"/>
    <w:rsid w:val="00362414"/>
    <w:rsid w:val="0036457F"/>
    <w:rsid w:val="0037416E"/>
    <w:rsid w:val="0037613D"/>
    <w:rsid w:val="00380784"/>
    <w:rsid w:val="00386EDA"/>
    <w:rsid w:val="0039110F"/>
    <w:rsid w:val="003A481D"/>
    <w:rsid w:val="003A4857"/>
    <w:rsid w:val="003A6419"/>
    <w:rsid w:val="003B0006"/>
    <w:rsid w:val="003B16D2"/>
    <w:rsid w:val="003B4B11"/>
    <w:rsid w:val="003D1543"/>
    <w:rsid w:val="003D22D1"/>
    <w:rsid w:val="003F2996"/>
    <w:rsid w:val="00426356"/>
    <w:rsid w:val="00427213"/>
    <w:rsid w:val="00440D74"/>
    <w:rsid w:val="00443A14"/>
    <w:rsid w:val="00445A1A"/>
    <w:rsid w:val="00450C44"/>
    <w:rsid w:val="00451CD8"/>
    <w:rsid w:val="004609B8"/>
    <w:rsid w:val="00462763"/>
    <w:rsid w:val="0046323E"/>
    <w:rsid w:val="00467FE2"/>
    <w:rsid w:val="004707FE"/>
    <w:rsid w:val="004734A1"/>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503BBE"/>
    <w:rsid w:val="00504E55"/>
    <w:rsid w:val="005149BD"/>
    <w:rsid w:val="00526BA1"/>
    <w:rsid w:val="00532742"/>
    <w:rsid w:val="005412DC"/>
    <w:rsid w:val="00541B22"/>
    <w:rsid w:val="00543743"/>
    <w:rsid w:val="00543B00"/>
    <w:rsid w:val="0054650C"/>
    <w:rsid w:val="00561A7A"/>
    <w:rsid w:val="00564E53"/>
    <w:rsid w:val="00580167"/>
    <w:rsid w:val="005802B7"/>
    <w:rsid w:val="00581079"/>
    <w:rsid w:val="0058269A"/>
    <w:rsid w:val="00585E95"/>
    <w:rsid w:val="00587AD5"/>
    <w:rsid w:val="005A226E"/>
    <w:rsid w:val="005A4C3A"/>
    <w:rsid w:val="005A6455"/>
    <w:rsid w:val="005B259B"/>
    <w:rsid w:val="005B6B63"/>
    <w:rsid w:val="005B799C"/>
    <w:rsid w:val="005C0002"/>
    <w:rsid w:val="005C300C"/>
    <w:rsid w:val="005C6157"/>
    <w:rsid w:val="005D783A"/>
    <w:rsid w:val="005F0535"/>
    <w:rsid w:val="005F0E58"/>
    <w:rsid w:val="005F18CA"/>
    <w:rsid w:val="005F191E"/>
    <w:rsid w:val="00600772"/>
    <w:rsid w:val="0060323D"/>
    <w:rsid w:val="00612845"/>
    <w:rsid w:val="00620A54"/>
    <w:rsid w:val="00634651"/>
    <w:rsid w:val="006437F3"/>
    <w:rsid w:val="00643B6B"/>
    <w:rsid w:val="006517FF"/>
    <w:rsid w:val="00654BE9"/>
    <w:rsid w:val="0065776D"/>
    <w:rsid w:val="00661216"/>
    <w:rsid w:val="00667874"/>
    <w:rsid w:val="00672ACD"/>
    <w:rsid w:val="006735C2"/>
    <w:rsid w:val="0067431E"/>
    <w:rsid w:val="00677F3C"/>
    <w:rsid w:val="00681291"/>
    <w:rsid w:val="006868B9"/>
    <w:rsid w:val="00693549"/>
    <w:rsid w:val="00694D36"/>
    <w:rsid w:val="006A0A14"/>
    <w:rsid w:val="006C06A2"/>
    <w:rsid w:val="006C73D5"/>
    <w:rsid w:val="006E48B8"/>
    <w:rsid w:val="006E7349"/>
    <w:rsid w:val="006F77BC"/>
    <w:rsid w:val="00710CB9"/>
    <w:rsid w:val="007250D0"/>
    <w:rsid w:val="00734E22"/>
    <w:rsid w:val="00742DB2"/>
    <w:rsid w:val="00750606"/>
    <w:rsid w:val="00751572"/>
    <w:rsid w:val="0076281C"/>
    <w:rsid w:val="00764EF6"/>
    <w:rsid w:val="007651C6"/>
    <w:rsid w:val="00767D0D"/>
    <w:rsid w:val="00782DC5"/>
    <w:rsid w:val="00782FCD"/>
    <w:rsid w:val="007A2CEB"/>
    <w:rsid w:val="007B5F9A"/>
    <w:rsid w:val="007C1889"/>
    <w:rsid w:val="007C234C"/>
    <w:rsid w:val="007C2623"/>
    <w:rsid w:val="007C3E6B"/>
    <w:rsid w:val="007D5040"/>
    <w:rsid w:val="007D6712"/>
    <w:rsid w:val="007E11C1"/>
    <w:rsid w:val="007E32CB"/>
    <w:rsid w:val="007E3909"/>
    <w:rsid w:val="008144E5"/>
    <w:rsid w:val="00817CCC"/>
    <w:rsid w:val="0082322E"/>
    <w:rsid w:val="008258F5"/>
    <w:rsid w:val="00840330"/>
    <w:rsid w:val="00845F81"/>
    <w:rsid w:val="008468BA"/>
    <w:rsid w:val="00852810"/>
    <w:rsid w:val="00854C84"/>
    <w:rsid w:val="00864C9E"/>
    <w:rsid w:val="00864F21"/>
    <w:rsid w:val="00867999"/>
    <w:rsid w:val="0087712B"/>
    <w:rsid w:val="00880F74"/>
    <w:rsid w:val="00883631"/>
    <w:rsid w:val="00884F59"/>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07C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CFF"/>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93064"/>
    <w:rsid w:val="00AA01CC"/>
    <w:rsid w:val="00AA055D"/>
    <w:rsid w:val="00AA20F1"/>
    <w:rsid w:val="00AA68D5"/>
    <w:rsid w:val="00AC30F3"/>
    <w:rsid w:val="00AD1317"/>
    <w:rsid w:val="00AD6A78"/>
    <w:rsid w:val="00AD6D59"/>
    <w:rsid w:val="00AE08CB"/>
    <w:rsid w:val="00AF4A36"/>
    <w:rsid w:val="00AF57A5"/>
    <w:rsid w:val="00AF659F"/>
    <w:rsid w:val="00B011B1"/>
    <w:rsid w:val="00B038D6"/>
    <w:rsid w:val="00B055A9"/>
    <w:rsid w:val="00B110F9"/>
    <w:rsid w:val="00B170CC"/>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B53"/>
    <w:rsid w:val="00B81B0E"/>
    <w:rsid w:val="00B91E8A"/>
    <w:rsid w:val="00BA307F"/>
    <w:rsid w:val="00BA4F8F"/>
    <w:rsid w:val="00BA628F"/>
    <w:rsid w:val="00BA6CF5"/>
    <w:rsid w:val="00BB3879"/>
    <w:rsid w:val="00BC3325"/>
    <w:rsid w:val="00BC7D41"/>
    <w:rsid w:val="00BD3CC9"/>
    <w:rsid w:val="00BE65B5"/>
    <w:rsid w:val="00BF5D29"/>
    <w:rsid w:val="00C032DC"/>
    <w:rsid w:val="00C044DA"/>
    <w:rsid w:val="00C170C9"/>
    <w:rsid w:val="00C20BC3"/>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7713"/>
    <w:rsid w:val="00CA08DE"/>
    <w:rsid w:val="00CA0E00"/>
    <w:rsid w:val="00CA197A"/>
    <w:rsid w:val="00CA2484"/>
    <w:rsid w:val="00CA2D32"/>
    <w:rsid w:val="00CA43AA"/>
    <w:rsid w:val="00CA54E5"/>
    <w:rsid w:val="00CA7EE5"/>
    <w:rsid w:val="00CB00A3"/>
    <w:rsid w:val="00CB073A"/>
    <w:rsid w:val="00CB3C11"/>
    <w:rsid w:val="00CB6372"/>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575A5"/>
    <w:rsid w:val="00D616FB"/>
    <w:rsid w:val="00D745C1"/>
    <w:rsid w:val="00D86807"/>
    <w:rsid w:val="00D91068"/>
    <w:rsid w:val="00D93787"/>
    <w:rsid w:val="00D94EAE"/>
    <w:rsid w:val="00D96A86"/>
    <w:rsid w:val="00DA4079"/>
    <w:rsid w:val="00DC55D8"/>
    <w:rsid w:val="00DC705B"/>
    <w:rsid w:val="00DD5E03"/>
    <w:rsid w:val="00DD70B9"/>
    <w:rsid w:val="00DE0FCB"/>
    <w:rsid w:val="00DE10C9"/>
    <w:rsid w:val="00DE4870"/>
    <w:rsid w:val="00DE6E72"/>
    <w:rsid w:val="00E000C1"/>
    <w:rsid w:val="00E00681"/>
    <w:rsid w:val="00E05966"/>
    <w:rsid w:val="00E064E8"/>
    <w:rsid w:val="00E07BFB"/>
    <w:rsid w:val="00E12D88"/>
    <w:rsid w:val="00E13FCF"/>
    <w:rsid w:val="00E178EC"/>
    <w:rsid w:val="00E23841"/>
    <w:rsid w:val="00E266CF"/>
    <w:rsid w:val="00E32292"/>
    <w:rsid w:val="00E43C26"/>
    <w:rsid w:val="00E465ED"/>
    <w:rsid w:val="00E5143D"/>
    <w:rsid w:val="00E644CB"/>
    <w:rsid w:val="00E67307"/>
    <w:rsid w:val="00E71C76"/>
    <w:rsid w:val="00E728B8"/>
    <w:rsid w:val="00E75CB0"/>
    <w:rsid w:val="00E82392"/>
    <w:rsid w:val="00E84D1E"/>
    <w:rsid w:val="00E850E3"/>
    <w:rsid w:val="00E900F6"/>
    <w:rsid w:val="00EA7570"/>
    <w:rsid w:val="00EB2594"/>
    <w:rsid w:val="00EB7AC6"/>
    <w:rsid w:val="00EB7C9E"/>
    <w:rsid w:val="00EC2F6D"/>
    <w:rsid w:val="00EC7A1A"/>
    <w:rsid w:val="00ED3482"/>
    <w:rsid w:val="00EE1A48"/>
    <w:rsid w:val="00EE1B16"/>
    <w:rsid w:val="00EF1CDD"/>
    <w:rsid w:val="00F02F5A"/>
    <w:rsid w:val="00F03DB4"/>
    <w:rsid w:val="00F07219"/>
    <w:rsid w:val="00F128D8"/>
    <w:rsid w:val="00F15B77"/>
    <w:rsid w:val="00F317B0"/>
    <w:rsid w:val="00F3579D"/>
    <w:rsid w:val="00F421FD"/>
    <w:rsid w:val="00F43BE9"/>
    <w:rsid w:val="00F638E8"/>
    <w:rsid w:val="00F7036A"/>
    <w:rsid w:val="00F74A5C"/>
    <w:rsid w:val="00F812C3"/>
    <w:rsid w:val="00F82B93"/>
    <w:rsid w:val="00F85264"/>
    <w:rsid w:val="00F93FCA"/>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2.wmf"/><Relationship Id="rId21" Type="http://schemas.openxmlformats.org/officeDocument/2006/relationships/footer" Target="footer6.xml"/><Relationship Id="rId63" Type="http://schemas.openxmlformats.org/officeDocument/2006/relationships/image" Target="media/image21.wmf"/><Relationship Id="rId159" Type="http://schemas.openxmlformats.org/officeDocument/2006/relationships/image" Target="media/image69.wmf"/><Relationship Id="rId324" Type="http://schemas.openxmlformats.org/officeDocument/2006/relationships/oleObject" Target="embeddings/oleObject146.bin"/><Relationship Id="rId366" Type="http://schemas.openxmlformats.org/officeDocument/2006/relationships/oleObject" Target="embeddings/oleObject167.bin"/><Relationship Id="rId170" Type="http://schemas.openxmlformats.org/officeDocument/2006/relationships/hyperlink" Target="http://publicwiki.deltares.nl/display/OET/Join+OpenEarth" TargetMode="External"/><Relationship Id="rId226" Type="http://schemas.openxmlformats.org/officeDocument/2006/relationships/oleObject" Target="embeddings/oleObject97.bin"/><Relationship Id="rId268" Type="http://schemas.openxmlformats.org/officeDocument/2006/relationships/oleObject" Target="embeddings/oleObject118.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image" Target="media/image160.wmf"/><Relationship Id="rId377" Type="http://schemas.openxmlformats.org/officeDocument/2006/relationships/image" Target="media/image181.wmf"/><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111.wmf"/><Relationship Id="rId402" Type="http://schemas.openxmlformats.org/officeDocument/2006/relationships/oleObject" Target="embeddings/oleObject185.bin"/><Relationship Id="rId258" Type="http://schemas.openxmlformats.org/officeDocument/2006/relationships/oleObject" Target="embeddings/oleObject113.bin"/><Relationship Id="rId279" Type="http://schemas.openxmlformats.org/officeDocument/2006/relationships/image" Target="media/image132.wmf"/><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59.wmf"/><Relationship Id="rId290" Type="http://schemas.openxmlformats.org/officeDocument/2006/relationships/oleObject" Target="embeddings/oleObject129.bin"/><Relationship Id="rId304" Type="http://schemas.openxmlformats.org/officeDocument/2006/relationships/oleObject" Target="embeddings/oleObject136.bin"/><Relationship Id="rId325" Type="http://schemas.openxmlformats.org/officeDocument/2006/relationships/image" Target="media/image155.wmf"/><Relationship Id="rId346" Type="http://schemas.openxmlformats.org/officeDocument/2006/relationships/oleObject" Target="embeddings/oleObject157.bin"/><Relationship Id="rId367" Type="http://schemas.openxmlformats.org/officeDocument/2006/relationships/image" Target="media/image176.wmf"/><Relationship Id="rId388" Type="http://schemas.openxmlformats.org/officeDocument/2006/relationships/oleObject" Target="embeddings/oleObject178.bin"/><Relationship Id="rId85" Type="http://schemas.openxmlformats.org/officeDocument/2006/relationships/image" Target="media/image32.wmf"/><Relationship Id="rId150" Type="http://schemas.openxmlformats.org/officeDocument/2006/relationships/oleObject" Target="embeddings/oleObject64.bin"/><Relationship Id="rId171" Type="http://schemas.openxmlformats.org/officeDocument/2006/relationships/image" Target="media/image75.wmf"/><Relationship Id="rId192" Type="http://schemas.openxmlformats.org/officeDocument/2006/relationships/oleObject" Target="embeddings/oleObject81.bin"/><Relationship Id="rId206" Type="http://schemas.openxmlformats.org/officeDocument/2006/relationships/image" Target="media/image95.emf"/><Relationship Id="rId227" Type="http://schemas.openxmlformats.org/officeDocument/2006/relationships/image" Target="media/image106.wmf"/><Relationship Id="rId413" Type="http://schemas.openxmlformats.org/officeDocument/2006/relationships/header" Target="header8.xml"/><Relationship Id="rId248" Type="http://schemas.openxmlformats.org/officeDocument/2006/relationships/oleObject" Target="embeddings/oleObject108.bin"/><Relationship Id="rId269" Type="http://schemas.openxmlformats.org/officeDocument/2006/relationships/image" Target="media/image127.wmf"/><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oleObject" Target="embeddings/oleObject43.bin"/><Relationship Id="rId129" Type="http://schemas.openxmlformats.org/officeDocument/2006/relationships/image" Target="media/image54.wmf"/><Relationship Id="rId280" Type="http://schemas.openxmlformats.org/officeDocument/2006/relationships/oleObject" Target="embeddings/oleObject124.bin"/><Relationship Id="rId315" Type="http://schemas.openxmlformats.org/officeDocument/2006/relationships/image" Target="media/image150.wmf"/><Relationship Id="rId336" Type="http://schemas.openxmlformats.org/officeDocument/2006/relationships/oleObject" Target="embeddings/oleObject152.bin"/><Relationship Id="rId357" Type="http://schemas.openxmlformats.org/officeDocument/2006/relationships/image" Target="media/image171.wmf"/><Relationship Id="rId54" Type="http://schemas.openxmlformats.org/officeDocument/2006/relationships/image" Target="media/image17.wmf"/><Relationship Id="rId75" Type="http://schemas.openxmlformats.org/officeDocument/2006/relationships/image" Target="media/image27.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0.wmf"/><Relationship Id="rId182" Type="http://schemas.openxmlformats.org/officeDocument/2006/relationships/image" Target="media/image82.emf"/><Relationship Id="rId217" Type="http://schemas.openxmlformats.org/officeDocument/2006/relationships/image" Target="media/image101.wmf"/><Relationship Id="rId378" Type="http://schemas.openxmlformats.org/officeDocument/2006/relationships/oleObject" Target="embeddings/oleObject173.bin"/><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webSettings" Target="webSettings.xml"/><Relationship Id="rId238" Type="http://schemas.openxmlformats.org/officeDocument/2006/relationships/oleObject" Target="embeddings/oleObject103.bin"/><Relationship Id="rId259" Type="http://schemas.openxmlformats.org/officeDocument/2006/relationships/image" Target="media/image122.wmf"/><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oleObject" Target="embeddings/oleObject119.bin"/><Relationship Id="rId291" Type="http://schemas.openxmlformats.org/officeDocument/2006/relationships/image" Target="media/image138.wmf"/><Relationship Id="rId305" Type="http://schemas.openxmlformats.org/officeDocument/2006/relationships/image" Target="media/image145.wmf"/><Relationship Id="rId326" Type="http://schemas.openxmlformats.org/officeDocument/2006/relationships/oleObject" Target="embeddings/oleObject147.bin"/><Relationship Id="rId347" Type="http://schemas.openxmlformats.org/officeDocument/2006/relationships/image" Target="media/image166.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65.wmf"/><Relationship Id="rId368" Type="http://schemas.openxmlformats.org/officeDocument/2006/relationships/oleObject" Target="embeddings/oleObject168.bin"/><Relationship Id="rId389" Type="http://schemas.openxmlformats.org/officeDocument/2006/relationships/image" Target="media/image187.wmf"/><Relationship Id="rId172" Type="http://schemas.openxmlformats.org/officeDocument/2006/relationships/oleObject" Target="embeddings/oleObject74.bin"/><Relationship Id="rId193" Type="http://schemas.openxmlformats.org/officeDocument/2006/relationships/image" Target="media/image88.wmf"/><Relationship Id="rId207" Type="http://schemas.openxmlformats.org/officeDocument/2006/relationships/image" Target="media/image96.wmf"/><Relationship Id="rId228" Type="http://schemas.openxmlformats.org/officeDocument/2006/relationships/oleObject" Target="embeddings/oleObject98.bin"/><Relationship Id="rId249" Type="http://schemas.openxmlformats.org/officeDocument/2006/relationships/image" Target="media/image117.wmf"/><Relationship Id="rId414" Type="http://schemas.openxmlformats.org/officeDocument/2006/relationships/header" Target="header9.xml"/><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oleObject" Target="embeddings/oleObject114.bin"/><Relationship Id="rId281" Type="http://schemas.openxmlformats.org/officeDocument/2006/relationships/image" Target="media/image133.wmf"/><Relationship Id="rId316" Type="http://schemas.openxmlformats.org/officeDocument/2006/relationships/oleObject" Target="embeddings/oleObject142.bin"/><Relationship Id="rId337" Type="http://schemas.openxmlformats.org/officeDocument/2006/relationships/image" Target="media/image161.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image" Target="media/image60.wmf"/><Relationship Id="rId358" Type="http://schemas.openxmlformats.org/officeDocument/2006/relationships/oleObject" Target="embeddings/oleObject163.bin"/><Relationship Id="rId379" Type="http://schemas.openxmlformats.org/officeDocument/2006/relationships/image" Target="media/image182.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3.wmf"/><Relationship Id="rId218" Type="http://schemas.openxmlformats.org/officeDocument/2006/relationships/oleObject" Target="embeddings/oleObject93.bin"/><Relationship Id="rId239" Type="http://schemas.openxmlformats.org/officeDocument/2006/relationships/image" Target="media/image112.wmf"/><Relationship Id="rId390" Type="http://schemas.openxmlformats.org/officeDocument/2006/relationships/oleObject" Target="embeddings/oleObject179.bin"/><Relationship Id="rId404" Type="http://schemas.openxmlformats.org/officeDocument/2006/relationships/oleObject" Target="embeddings/oleObject186.bin"/><Relationship Id="rId250" Type="http://schemas.openxmlformats.org/officeDocument/2006/relationships/oleObject" Target="embeddings/oleObject109.bin"/><Relationship Id="rId271" Type="http://schemas.openxmlformats.org/officeDocument/2006/relationships/image" Target="media/image128.wmf"/><Relationship Id="rId292" Type="http://schemas.openxmlformats.org/officeDocument/2006/relationships/oleObject" Target="embeddings/oleObject130.bin"/><Relationship Id="rId306" Type="http://schemas.openxmlformats.org/officeDocument/2006/relationships/oleObject" Target="embeddings/oleObject137.bin"/><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image" Target="media/image156.wmf"/><Relationship Id="rId348" Type="http://schemas.openxmlformats.org/officeDocument/2006/relationships/oleObject" Target="embeddings/oleObject158.bin"/><Relationship Id="rId369" Type="http://schemas.openxmlformats.org/officeDocument/2006/relationships/image" Target="media/image177.wmf"/><Relationship Id="rId152" Type="http://schemas.openxmlformats.org/officeDocument/2006/relationships/oleObject" Target="embeddings/oleObject65.bin"/><Relationship Id="rId173" Type="http://schemas.openxmlformats.org/officeDocument/2006/relationships/image" Target="media/image76.wmf"/><Relationship Id="rId194" Type="http://schemas.openxmlformats.org/officeDocument/2006/relationships/oleObject" Target="embeddings/oleObject82.bin"/><Relationship Id="rId208" Type="http://schemas.openxmlformats.org/officeDocument/2006/relationships/oleObject" Target="embeddings/oleObject88.bin"/><Relationship Id="rId229" Type="http://schemas.openxmlformats.org/officeDocument/2006/relationships/image" Target="media/image107.wmf"/><Relationship Id="rId380" Type="http://schemas.openxmlformats.org/officeDocument/2006/relationships/oleObject" Target="embeddings/oleObject174.bin"/><Relationship Id="rId415" Type="http://schemas.openxmlformats.org/officeDocument/2006/relationships/footer" Target="footer8.xml"/><Relationship Id="rId240" Type="http://schemas.openxmlformats.org/officeDocument/2006/relationships/oleObject" Target="embeddings/oleObject104.bin"/><Relationship Id="rId261" Type="http://schemas.openxmlformats.org/officeDocument/2006/relationships/image" Target="media/image123.wmf"/><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oleObject" Target="embeddings/oleObject125.bin"/><Relationship Id="rId317" Type="http://schemas.openxmlformats.org/officeDocument/2006/relationships/image" Target="media/image151.wmf"/><Relationship Id="rId338" Type="http://schemas.openxmlformats.org/officeDocument/2006/relationships/oleObject" Target="embeddings/oleObject153.bin"/><Relationship Id="rId359" Type="http://schemas.openxmlformats.org/officeDocument/2006/relationships/image" Target="media/image172.wmf"/><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oleObject" Target="embeddings/oleObject77.bin"/><Relationship Id="rId219" Type="http://schemas.openxmlformats.org/officeDocument/2006/relationships/image" Target="media/image102.wmf"/><Relationship Id="rId370" Type="http://schemas.openxmlformats.org/officeDocument/2006/relationships/oleObject" Target="embeddings/oleObject169.bin"/><Relationship Id="rId391" Type="http://schemas.openxmlformats.org/officeDocument/2006/relationships/image" Target="media/image188.wmf"/><Relationship Id="rId405" Type="http://schemas.openxmlformats.org/officeDocument/2006/relationships/image" Target="media/image195.wmf"/><Relationship Id="rId230" Type="http://schemas.openxmlformats.org/officeDocument/2006/relationships/oleObject" Target="embeddings/oleObject99.bin"/><Relationship Id="rId251" Type="http://schemas.openxmlformats.org/officeDocument/2006/relationships/image" Target="media/image118.wmf"/><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oleObject" Target="embeddings/oleObject120.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oleObject" Target="embeddings/oleObject148.bin"/><Relationship Id="rId349" Type="http://schemas.openxmlformats.org/officeDocument/2006/relationships/image" Target="media/image167.wmf"/><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7.emf"/><Relationship Id="rId195" Type="http://schemas.openxmlformats.org/officeDocument/2006/relationships/image" Target="media/image89.wmf"/><Relationship Id="rId209" Type="http://schemas.openxmlformats.org/officeDocument/2006/relationships/image" Target="media/image97.wmf"/><Relationship Id="rId360" Type="http://schemas.openxmlformats.org/officeDocument/2006/relationships/oleObject" Target="embeddings/oleObject164.bin"/><Relationship Id="rId381" Type="http://schemas.openxmlformats.org/officeDocument/2006/relationships/image" Target="media/image183.wmf"/><Relationship Id="rId416" Type="http://schemas.openxmlformats.org/officeDocument/2006/relationships/footer" Target="footer9.xml"/><Relationship Id="rId220" Type="http://schemas.openxmlformats.org/officeDocument/2006/relationships/oleObject" Target="embeddings/oleObject94.bin"/><Relationship Id="rId241" Type="http://schemas.openxmlformats.org/officeDocument/2006/relationships/image" Target="media/image113.wmf"/><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5.bin"/><Relationship Id="rId283" Type="http://schemas.openxmlformats.org/officeDocument/2006/relationships/image" Target="media/image134.wmf"/><Relationship Id="rId318" Type="http://schemas.openxmlformats.org/officeDocument/2006/relationships/oleObject" Target="embeddings/oleObject143.bin"/><Relationship Id="rId339" Type="http://schemas.openxmlformats.org/officeDocument/2006/relationships/image" Target="media/image162.wmf"/><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image" Target="media/image84.wmf"/><Relationship Id="rId350" Type="http://schemas.openxmlformats.org/officeDocument/2006/relationships/oleObject" Target="embeddings/oleObject159.bin"/><Relationship Id="rId371" Type="http://schemas.openxmlformats.org/officeDocument/2006/relationships/image" Target="media/image178.wmf"/><Relationship Id="rId406" Type="http://schemas.openxmlformats.org/officeDocument/2006/relationships/oleObject" Target="embeddings/oleObject187.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80.bin"/><Relationship Id="rId26" Type="http://schemas.openxmlformats.org/officeDocument/2006/relationships/oleObject" Target="embeddings/oleObject2.bin"/><Relationship Id="rId231" Type="http://schemas.openxmlformats.org/officeDocument/2006/relationships/image" Target="media/image108.wmf"/><Relationship Id="rId252" Type="http://schemas.openxmlformats.org/officeDocument/2006/relationships/oleObject" Target="embeddings/oleObject110.bin"/><Relationship Id="rId273" Type="http://schemas.openxmlformats.org/officeDocument/2006/relationships/image" Target="media/image129.wmf"/><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image" Target="media/image157.wmf"/><Relationship Id="rId47" Type="http://schemas.openxmlformats.org/officeDocument/2006/relationships/image" Target="media/image14.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image" Target="media/image78.png"/><Relationship Id="rId340" Type="http://schemas.openxmlformats.org/officeDocument/2006/relationships/oleObject" Target="embeddings/oleObject154.bin"/><Relationship Id="rId361" Type="http://schemas.openxmlformats.org/officeDocument/2006/relationships/image" Target="media/image173.wmf"/><Relationship Id="rId196" Type="http://schemas.openxmlformats.org/officeDocument/2006/relationships/oleObject" Target="embeddings/oleObject83.bin"/><Relationship Id="rId200" Type="http://schemas.openxmlformats.org/officeDocument/2006/relationships/image" Target="media/image92.wmf"/><Relationship Id="rId382" Type="http://schemas.openxmlformats.org/officeDocument/2006/relationships/oleObject" Target="embeddings/oleObject175.bin"/><Relationship Id="rId417" Type="http://schemas.openxmlformats.org/officeDocument/2006/relationships/fontTable" Target="fontTable.xml"/><Relationship Id="rId16" Type="http://schemas.openxmlformats.org/officeDocument/2006/relationships/footer" Target="footer4.xml"/><Relationship Id="rId221" Type="http://schemas.openxmlformats.org/officeDocument/2006/relationships/image" Target="media/image103.wmf"/><Relationship Id="rId242" Type="http://schemas.openxmlformats.org/officeDocument/2006/relationships/oleObject" Target="embeddings/oleObject105.bin"/><Relationship Id="rId263" Type="http://schemas.openxmlformats.org/officeDocument/2006/relationships/image" Target="media/image124.wmf"/><Relationship Id="rId284" Type="http://schemas.openxmlformats.org/officeDocument/2006/relationships/oleObject" Target="embeddings/oleObject126.bin"/><Relationship Id="rId319" Type="http://schemas.openxmlformats.org/officeDocument/2006/relationships/image" Target="media/image152.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oleObject" Target="embeddings/oleObject149.bin"/><Relationship Id="rId90" Type="http://schemas.openxmlformats.org/officeDocument/2006/relationships/oleObject" Target="embeddings/oleObject34.bin"/><Relationship Id="rId165" Type="http://schemas.openxmlformats.org/officeDocument/2006/relationships/image" Target="media/image72.wmf"/><Relationship Id="rId186" Type="http://schemas.openxmlformats.org/officeDocument/2006/relationships/oleObject" Target="embeddings/oleObject78.bin"/><Relationship Id="rId351" Type="http://schemas.openxmlformats.org/officeDocument/2006/relationships/image" Target="media/image168.wmf"/><Relationship Id="rId372" Type="http://schemas.openxmlformats.org/officeDocument/2006/relationships/oleObject" Target="embeddings/oleObject170.bin"/><Relationship Id="rId393" Type="http://schemas.openxmlformats.org/officeDocument/2006/relationships/image" Target="media/image189.wmf"/><Relationship Id="rId407" Type="http://schemas.openxmlformats.org/officeDocument/2006/relationships/image" Target="media/image196.wmf"/><Relationship Id="rId211" Type="http://schemas.openxmlformats.org/officeDocument/2006/relationships/image" Target="media/image98.wmf"/><Relationship Id="rId232" Type="http://schemas.openxmlformats.org/officeDocument/2006/relationships/oleObject" Target="embeddings/oleObject100.bin"/><Relationship Id="rId253" Type="http://schemas.openxmlformats.org/officeDocument/2006/relationships/image" Target="media/image119.wmf"/><Relationship Id="rId274" Type="http://schemas.openxmlformats.org/officeDocument/2006/relationships/oleObject" Target="embeddings/oleObject121.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oleObject" Target="embeddings/oleObject144.bin"/><Relationship Id="rId80" Type="http://schemas.openxmlformats.org/officeDocument/2006/relationships/oleObject" Target="embeddings/oleObject29.bin"/><Relationship Id="rId155" Type="http://schemas.openxmlformats.org/officeDocument/2006/relationships/image" Target="media/image67.wmf"/><Relationship Id="rId176" Type="http://schemas.openxmlformats.org/officeDocument/2006/relationships/hyperlink" Target="http://oss.deltares.nl/web/xbeach/source-code-and-exe" TargetMode="External"/><Relationship Id="rId197" Type="http://schemas.openxmlformats.org/officeDocument/2006/relationships/image" Target="media/image90.emf"/><Relationship Id="rId341" Type="http://schemas.openxmlformats.org/officeDocument/2006/relationships/image" Target="media/image163.wmf"/><Relationship Id="rId362" Type="http://schemas.openxmlformats.org/officeDocument/2006/relationships/oleObject" Target="embeddings/oleObject165.bin"/><Relationship Id="rId383" Type="http://schemas.openxmlformats.org/officeDocument/2006/relationships/image" Target="media/image184.wmf"/><Relationship Id="rId418" Type="http://schemas.openxmlformats.org/officeDocument/2006/relationships/theme" Target="theme/theme1.xml"/><Relationship Id="rId201" Type="http://schemas.openxmlformats.org/officeDocument/2006/relationships/oleObject" Target="embeddings/oleObject85.bin"/><Relationship Id="rId222" Type="http://schemas.openxmlformats.org/officeDocument/2006/relationships/oleObject" Target="embeddings/oleObject95.bin"/><Relationship Id="rId243" Type="http://schemas.openxmlformats.org/officeDocument/2006/relationships/image" Target="media/image114.wmf"/><Relationship Id="rId264" Type="http://schemas.openxmlformats.org/officeDocument/2006/relationships/oleObject" Target="embeddings/oleObject116.bin"/><Relationship Id="rId285" Type="http://schemas.openxmlformats.org/officeDocument/2006/relationships/image" Target="media/image135.wmf"/><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39.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oleObject" Target="embeddings/oleObject72.bin"/><Relationship Id="rId187" Type="http://schemas.openxmlformats.org/officeDocument/2006/relationships/image" Target="media/image85.wmf"/><Relationship Id="rId331" Type="http://schemas.openxmlformats.org/officeDocument/2006/relationships/image" Target="media/image158.wmf"/><Relationship Id="rId352" Type="http://schemas.openxmlformats.org/officeDocument/2006/relationships/oleObject" Target="embeddings/oleObject160.bin"/><Relationship Id="rId373" Type="http://schemas.openxmlformats.org/officeDocument/2006/relationships/image" Target="media/image179.wmf"/><Relationship Id="rId394" Type="http://schemas.openxmlformats.org/officeDocument/2006/relationships/oleObject" Target="embeddings/oleObject181.bin"/><Relationship Id="rId408"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09.wmf"/><Relationship Id="rId254" Type="http://schemas.openxmlformats.org/officeDocument/2006/relationships/oleObject" Target="embeddings/oleObject111.bin"/><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oleObject" Target="embeddings/oleObject46.bin"/><Relationship Id="rId275" Type="http://schemas.openxmlformats.org/officeDocument/2006/relationships/image" Target="media/image130.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0.wmf"/><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image" Target="media/image79.png"/><Relationship Id="rId198" Type="http://schemas.openxmlformats.org/officeDocument/2006/relationships/image" Target="media/image91.wmf"/><Relationship Id="rId321" Type="http://schemas.openxmlformats.org/officeDocument/2006/relationships/image" Target="media/image153.wmf"/><Relationship Id="rId342" Type="http://schemas.openxmlformats.org/officeDocument/2006/relationships/oleObject" Target="embeddings/oleObject155.bin"/><Relationship Id="rId363" Type="http://schemas.openxmlformats.org/officeDocument/2006/relationships/image" Target="media/image174.wmf"/><Relationship Id="rId384" Type="http://schemas.openxmlformats.org/officeDocument/2006/relationships/oleObject" Target="embeddings/oleObject176.bin"/><Relationship Id="rId202" Type="http://schemas.openxmlformats.org/officeDocument/2006/relationships/image" Target="media/image93.wmf"/><Relationship Id="rId223" Type="http://schemas.openxmlformats.org/officeDocument/2006/relationships/image" Target="media/image104.wmf"/><Relationship Id="rId244" Type="http://schemas.openxmlformats.org/officeDocument/2006/relationships/oleObject" Target="embeddings/oleObject106.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5.wmf"/><Relationship Id="rId286" Type="http://schemas.openxmlformats.org/officeDocument/2006/relationships/oleObject" Target="embeddings/oleObject127.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image" Target="media/image73.wmf"/><Relationship Id="rId188" Type="http://schemas.openxmlformats.org/officeDocument/2006/relationships/oleObject" Target="embeddings/oleObject79.bin"/><Relationship Id="rId311" Type="http://schemas.openxmlformats.org/officeDocument/2006/relationships/image" Target="media/image148.wmf"/><Relationship Id="rId332" Type="http://schemas.openxmlformats.org/officeDocument/2006/relationships/oleObject" Target="embeddings/oleObject150.bin"/><Relationship Id="rId353" Type="http://schemas.openxmlformats.org/officeDocument/2006/relationships/image" Target="media/image169.wmf"/><Relationship Id="rId374" Type="http://schemas.openxmlformats.org/officeDocument/2006/relationships/oleObject" Target="embeddings/oleObject171.bin"/><Relationship Id="rId395" Type="http://schemas.openxmlformats.org/officeDocument/2006/relationships/image" Target="media/image190.wmf"/><Relationship Id="rId409" Type="http://schemas.openxmlformats.org/officeDocument/2006/relationships/image" Target="media/image197.wmf"/><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9.wmf"/><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20.wmf"/><Relationship Id="rId276" Type="http://schemas.openxmlformats.org/officeDocument/2006/relationships/oleObject" Target="embeddings/oleObject122.bin"/><Relationship Id="rId297" Type="http://schemas.openxmlformats.org/officeDocument/2006/relationships/image" Target="media/image141.wmf"/><Relationship Id="rId40" Type="http://schemas.openxmlformats.org/officeDocument/2006/relationships/oleObject" Target="embeddings/oleObject9.bin"/><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image" Target="media/image80.wmf"/><Relationship Id="rId301" Type="http://schemas.openxmlformats.org/officeDocument/2006/relationships/image" Target="media/image143.wmf"/><Relationship Id="rId322" Type="http://schemas.openxmlformats.org/officeDocument/2006/relationships/oleObject" Target="embeddings/oleObject145.bin"/><Relationship Id="rId343" Type="http://schemas.openxmlformats.org/officeDocument/2006/relationships/image" Target="media/image164.wmf"/><Relationship Id="rId364" Type="http://schemas.openxmlformats.org/officeDocument/2006/relationships/oleObject" Target="embeddings/oleObject166.bin"/><Relationship Id="rId61" Type="http://schemas.openxmlformats.org/officeDocument/2006/relationships/oleObject" Target="embeddings/oleObject19.bin"/><Relationship Id="rId82" Type="http://schemas.openxmlformats.org/officeDocument/2006/relationships/oleObject" Target="embeddings/oleObject30.bin"/><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185.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5.wmf"/><Relationship Id="rId266" Type="http://schemas.openxmlformats.org/officeDocument/2006/relationships/oleObject" Target="embeddings/oleObject117.bin"/><Relationship Id="rId287" Type="http://schemas.openxmlformats.org/officeDocument/2006/relationships/image" Target="media/image136.wmf"/><Relationship Id="rId410" Type="http://schemas.openxmlformats.org/officeDocument/2006/relationships/oleObject" Target="embeddings/oleObject189.bin"/><Relationship Id="rId30" Type="http://schemas.openxmlformats.org/officeDocument/2006/relationships/oleObject" Target="embeddings/oleObject4.bin"/><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oleObject" Target="embeddings/oleObject73.bin"/><Relationship Id="rId312" Type="http://schemas.openxmlformats.org/officeDocument/2006/relationships/oleObject" Target="embeddings/oleObject140.bin"/><Relationship Id="rId333" Type="http://schemas.openxmlformats.org/officeDocument/2006/relationships/image" Target="media/image159.wmf"/><Relationship Id="rId354" Type="http://schemas.openxmlformats.org/officeDocument/2006/relationships/oleObject" Target="embeddings/oleObject161.bin"/><Relationship Id="rId51" Type="http://schemas.openxmlformats.org/officeDocument/2006/relationships/comments" Target="comments.xml"/><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6.wmf"/><Relationship Id="rId375" Type="http://schemas.openxmlformats.org/officeDocument/2006/relationships/image" Target="media/image180.wmf"/><Relationship Id="rId396" Type="http://schemas.openxmlformats.org/officeDocument/2006/relationships/oleObject" Target="embeddings/oleObject182.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0.wmf"/><Relationship Id="rId256" Type="http://schemas.openxmlformats.org/officeDocument/2006/relationships/oleObject" Target="embeddings/oleObject112.bin"/><Relationship Id="rId277" Type="http://schemas.openxmlformats.org/officeDocument/2006/relationships/image" Target="media/image131.wmf"/><Relationship Id="rId298" Type="http://schemas.openxmlformats.org/officeDocument/2006/relationships/oleObject" Target="embeddings/oleObject133.bin"/><Relationship Id="rId400" Type="http://schemas.openxmlformats.org/officeDocument/2006/relationships/oleObject" Target="embeddings/oleObject184.bin"/><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oleObject" Target="embeddings/oleObject135.bin"/><Relationship Id="rId323" Type="http://schemas.openxmlformats.org/officeDocument/2006/relationships/image" Target="media/image154.wmf"/><Relationship Id="rId344" Type="http://schemas.openxmlformats.org/officeDocument/2006/relationships/oleObject" Target="embeddings/oleObject156.bin"/><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oleObject" Target="embeddings/oleObject75.bin"/><Relationship Id="rId365" Type="http://schemas.openxmlformats.org/officeDocument/2006/relationships/image" Target="media/image175.wmf"/><Relationship Id="rId386" Type="http://schemas.openxmlformats.org/officeDocument/2006/relationships/oleObject" Target="embeddings/oleObject177.bin"/><Relationship Id="rId190" Type="http://schemas.openxmlformats.org/officeDocument/2006/relationships/oleObject" Target="embeddings/oleObject80.bin"/><Relationship Id="rId204" Type="http://schemas.openxmlformats.org/officeDocument/2006/relationships/image" Target="media/image94.wmf"/><Relationship Id="rId225" Type="http://schemas.openxmlformats.org/officeDocument/2006/relationships/image" Target="media/image105.wmf"/><Relationship Id="rId246" Type="http://schemas.openxmlformats.org/officeDocument/2006/relationships/oleObject" Target="embeddings/oleObject107.bin"/><Relationship Id="rId267" Type="http://schemas.openxmlformats.org/officeDocument/2006/relationships/image" Target="media/image126.wmf"/><Relationship Id="rId288" Type="http://schemas.openxmlformats.org/officeDocument/2006/relationships/oleObject" Target="embeddings/oleObject128.bin"/><Relationship Id="rId411" Type="http://schemas.openxmlformats.org/officeDocument/2006/relationships/image" Target="media/image198.wmf"/><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9.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74.png"/><Relationship Id="rId334" Type="http://schemas.openxmlformats.org/officeDocument/2006/relationships/oleObject" Target="embeddings/oleObject151.bin"/><Relationship Id="rId355" Type="http://schemas.openxmlformats.org/officeDocument/2006/relationships/image" Target="media/image170.wmf"/><Relationship Id="rId376" Type="http://schemas.openxmlformats.org/officeDocument/2006/relationships/oleObject" Target="embeddings/oleObject172.bin"/><Relationship Id="rId397" Type="http://schemas.openxmlformats.org/officeDocument/2006/relationships/image" Target="media/image191.wmf"/><Relationship Id="rId4" Type="http://schemas.microsoft.com/office/2007/relationships/stylesWithEffects" Target="stylesWithEffects.xml"/><Relationship Id="rId180" Type="http://schemas.openxmlformats.org/officeDocument/2006/relationships/image" Target="media/image81.wmf"/><Relationship Id="rId215" Type="http://schemas.openxmlformats.org/officeDocument/2006/relationships/image" Target="media/image100.wmf"/><Relationship Id="rId236" Type="http://schemas.openxmlformats.org/officeDocument/2006/relationships/oleObject" Target="embeddings/oleObject102.bin"/><Relationship Id="rId257" Type="http://schemas.openxmlformats.org/officeDocument/2006/relationships/image" Target="media/image121.wmf"/><Relationship Id="rId278" Type="http://schemas.openxmlformats.org/officeDocument/2006/relationships/oleObject" Target="embeddings/oleObject123.bin"/><Relationship Id="rId401" Type="http://schemas.openxmlformats.org/officeDocument/2006/relationships/image" Target="media/image193.wmf"/><Relationship Id="rId303" Type="http://schemas.openxmlformats.org/officeDocument/2006/relationships/image" Target="media/image14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image" Target="media/image165.wmf"/><Relationship Id="rId387" Type="http://schemas.openxmlformats.org/officeDocument/2006/relationships/image" Target="media/image186.wmf"/><Relationship Id="rId191" Type="http://schemas.openxmlformats.org/officeDocument/2006/relationships/image" Target="media/image87.wmf"/><Relationship Id="rId205" Type="http://schemas.openxmlformats.org/officeDocument/2006/relationships/oleObject" Target="embeddings/oleObject87.bin"/><Relationship Id="rId247" Type="http://schemas.openxmlformats.org/officeDocument/2006/relationships/image" Target="media/image116.wmf"/><Relationship Id="rId412" Type="http://schemas.openxmlformats.org/officeDocument/2006/relationships/oleObject" Target="embeddings/oleObject190.bin"/><Relationship Id="rId107" Type="http://schemas.openxmlformats.org/officeDocument/2006/relationships/image" Target="media/image43.wmf"/><Relationship Id="rId289" Type="http://schemas.openxmlformats.org/officeDocument/2006/relationships/image" Target="media/image137.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4.wmf"/><Relationship Id="rId314" Type="http://schemas.openxmlformats.org/officeDocument/2006/relationships/oleObject" Target="embeddings/oleObject141.bin"/><Relationship Id="rId356" Type="http://schemas.openxmlformats.org/officeDocument/2006/relationships/oleObject" Target="embeddings/oleObject162.bin"/><Relationship Id="rId398" Type="http://schemas.openxmlformats.org/officeDocument/2006/relationships/oleObject" Target="embeddings/oleObject183.bin"/><Relationship Id="rId95" Type="http://schemas.openxmlformats.org/officeDocument/2006/relationships/image" Target="media/image37.wmf"/><Relationship Id="rId160" Type="http://schemas.openxmlformats.org/officeDocument/2006/relationships/oleObject" Target="embeddings/oleObject69.bin"/><Relationship Id="rId216" Type="http://schemas.openxmlformats.org/officeDocument/2006/relationships/oleObject" Target="embeddings/oleObject92.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00659D01-7E4E-414D-82FD-BFA258E9D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142</TotalTime>
  <Pages>117</Pages>
  <Words>30849</Words>
  <Characters>212870</Characters>
  <Application>Microsoft Office Word</Application>
  <DocSecurity>0</DocSecurity>
  <Lines>1773</Lines>
  <Paragraphs>486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243233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Ap van Dongeren</cp:lastModifiedBy>
  <cp:revision>19</cp:revision>
  <cp:lastPrinted>2007-12-31T13:24:00Z</cp:lastPrinted>
  <dcterms:created xsi:type="dcterms:W3CDTF">2015-02-20T08:15:00Z</dcterms:created>
  <dcterms:modified xsi:type="dcterms:W3CDTF">2015-02-20T10:37:00Z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