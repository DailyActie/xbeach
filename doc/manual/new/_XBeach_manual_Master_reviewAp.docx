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F3579D">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r>
        <w:rPr>
          <w:noProof/>
        </w:rPr>
        <w:t>9</w:t>
      </w:r>
      <w:r>
        <w:rPr>
          <w:noProof/>
        </w:rPr>
        <w:fldChar w:fldCharType="end"/>
      </w:r>
    </w:p>
    <w:p w:rsidR="00F3579D" w:rsidRPr="002F71D5" w:rsidRDefault="00F3579D">
      <w:pPr>
        <w:pStyle w:val="TOC3"/>
        <w:tabs>
          <w:tab w:val="left" w:pos="1276"/>
        </w:tabs>
        <w:rPr>
          <w:rFonts w:asciiTheme="minorHAnsi" w:eastAsiaTheme="minorEastAsia" w:hAnsiTheme="minorHAnsi" w:cstheme="minorBidi"/>
          <w:noProof/>
          <w:sz w:val="22"/>
          <w:szCs w:val="22"/>
          <w:lang w:eastAsia="zh-CN"/>
        </w:rPr>
      </w:pPr>
      <w:r w:rsidRPr="002F71D5">
        <w:rPr>
          <w:noProof/>
        </w:rPr>
        <w:t>2.6.1</w:t>
      </w:r>
      <w:r w:rsidRPr="002F71D5">
        <w:rPr>
          <w:rFonts w:asciiTheme="minorHAnsi" w:eastAsiaTheme="minorEastAsia" w:hAnsiTheme="minorHAnsi" w:cstheme="minorBidi"/>
          <w:noProof/>
          <w:sz w:val="22"/>
          <w:szCs w:val="22"/>
          <w:lang w:eastAsia="zh-CN"/>
        </w:rPr>
        <w:tab/>
      </w:r>
      <w:r w:rsidRPr="002F71D5">
        <w:rPr>
          <w:noProof/>
        </w:rPr>
        <w:t>Hydrostatic</w:t>
      </w:r>
      <w:r w:rsidRPr="002F71D5">
        <w:rPr>
          <w:noProof/>
        </w:rPr>
        <w:tab/>
      </w:r>
      <w:r>
        <w:rPr>
          <w:noProof/>
        </w:rPr>
        <w:fldChar w:fldCharType="begin"/>
      </w:r>
      <w:r w:rsidRPr="002F71D5">
        <w:rPr>
          <w:noProof/>
        </w:rPr>
        <w:instrText xml:space="preserve"> PAGEREF _Toc412018040 \h </w:instrText>
      </w:r>
      <w:r>
        <w:rPr>
          <w:noProof/>
        </w:rPr>
      </w:r>
      <w:r>
        <w:rPr>
          <w:noProof/>
        </w:rPr>
        <w:fldChar w:fldCharType="separate"/>
      </w:r>
      <w:r w:rsidRPr="002F71D5">
        <w:rPr>
          <w:noProof/>
        </w:rPr>
        <w:t>9</w:t>
      </w:r>
      <w:r>
        <w:rPr>
          <w:noProof/>
        </w:rPr>
        <w:fldChar w:fldCharType="end"/>
      </w:r>
    </w:p>
    <w:p w:rsidR="00F3579D" w:rsidRPr="002F71D5" w:rsidRDefault="00F3579D">
      <w:pPr>
        <w:pStyle w:val="TOC3"/>
        <w:tabs>
          <w:tab w:val="left" w:pos="1276"/>
        </w:tabs>
        <w:rPr>
          <w:rFonts w:asciiTheme="minorHAnsi" w:eastAsiaTheme="minorEastAsia" w:hAnsiTheme="minorHAnsi" w:cstheme="minorBidi"/>
          <w:noProof/>
          <w:sz w:val="22"/>
          <w:szCs w:val="22"/>
          <w:lang w:eastAsia="zh-CN"/>
        </w:rPr>
      </w:pPr>
      <w:r w:rsidRPr="002F71D5">
        <w:rPr>
          <w:noProof/>
        </w:rPr>
        <w:t>2.6.2</w:t>
      </w:r>
      <w:r w:rsidRPr="002F71D5">
        <w:rPr>
          <w:rFonts w:asciiTheme="minorHAnsi" w:eastAsiaTheme="minorEastAsia" w:hAnsiTheme="minorHAnsi" w:cstheme="minorBidi"/>
          <w:noProof/>
          <w:sz w:val="22"/>
          <w:szCs w:val="22"/>
          <w:lang w:eastAsia="zh-CN"/>
        </w:rPr>
        <w:tab/>
      </w:r>
      <w:r w:rsidRPr="002F71D5">
        <w:rPr>
          <w:noProof/>
        </w:rPr>
        <w:t>Non-hydrostatic</w:t>
      </w:r>
      <w:r w:rsidRPr="002F71D5">
        <w:rPr>
          <w:noProof/>
        </w:rPr>
        <w:tab/>
      </w:r>
      <w:r>
        <w:rPr>
          <w:noProof/>
        </w:rPr>
        <w:fldChar w:fldCharType="begin"/>
      </w:r>
      <w:r w:rsidRPr="002F71D5">
        <w:rPr>
          <w:noProof/>
        </w:rPr>
        <w:instrText xml:space="preserve"> PAGEREF _Toc412018041 \h </w:instrText>
      </w:r>
      <w:r>
        <w:rPr>
          <w:noProof/>
        </w:rPr>
      </w:r>
      <w:r>
        <w:rPr>
          <w:noProof/>
        </w:rPr>
        <w:fldChar w:fldCharType="separate"/>
      </w:r>
      <w:r w:rsidRPr="002F71D5">
        <w:rPr>
          <w:noProof/>
        </w:rPr>
        <w:t>12</w:t>
      </w:r>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r w:rsidRPr="00F3579D">
        <w:rPr>
          <w:noProof/>
          <w:lang w:val="fr-FR"/>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r>
        <w:rPr>
          <w:noProof/>
        </w:rPr>
        <w:t>17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r>
        <w:rPr>
          <w:noProof/>
        </w:rPr>
        <w:t>19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r>
        <w:rPr>
          <w:noProof/>
        </w:rPr>
        <w:t>21</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r>
        <w:rPr>
          <w:noProof/>
        </w:rPr>
        <w:t>22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r>
        <w:rPr>
          <w:noProof/>
        </w:rPr>
        <w:t>23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r>
        <w:rPr>
          <w:noProof/>
        </w:rPr>
        <w:t>23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r>
        <w:rPr>
          <w:noProof/>
        </w:rPr>
        <w:t>25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r>
        <w:rPr>
          <w:noProof/>
        </w:rPr>
        <w:t>26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r>
        <w:rPr>
          <w:noProof/>
        </w:rPr>
        <w:t>26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r>
        <w:rPr>
          <w:noProof/>
        </w:rPr>
        <w:t>27</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r>
        <w:rPr>
          <w:noProof/>
        </w:rPr>
        <w:t>29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r>
        <w:rPr>
          <w:noProof/>
        </w:rPr>
        <w:t>30</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r>
        <w:rPr>
          <w:noProof/>
        </w:rPr>
        <w:t>33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r>
        <w:rPr>
          <w:noProof/>
        </w:rPr>
        <w:t>35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r>
        <w:rPr>
          <w:noProof/>
        </w:rPr>
        <w:t>36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r>
        <w:rPr>
          <w:noProof/>
        </w:rPr>
        <w:t>44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r>
        <w:rPr>
          <w:noProof/>
        </w:rPr>
        <w:t>47</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r>
        <w:rPr>
          <w:noProof/>
        </w:rPr>
        <w:t>48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r>
        <w:rPr>
          <w:noProof/>
        </w:rPr>
        <w:t>51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r>
        <w:rPr>
          <w:noProof/>
        </w:rPr>
        <w:t>52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r>
        <w:rPr>
          <w:noProof/>
        </w:rPr>
        <w:t>53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r>
        <w:rPr>
          <w:noProof/>
        </w:rPr>
        <w:t>54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r>
        <w:rPr>
          <w:noProof/>
        </w:rPr>
        <w:t>55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r>
        <w:rPr>
          <w:noProof/>
        </w:rPr>
        <w:t>58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r>
        <w:rPr>
          <w:noProof/>
        </w:rPr>
        <w:t>59</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r>
        <w:rPr>
          <w:noProof/>
        </w:rPr>
        <w:t>61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r>
        <w:rPr>
          <w:noProof/>
        </w:rPr>
        <w:t>62</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r>
        <w:rPr>
          <w:noProof/>
        </w:rPr>
        <w:t>64</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r>
        <w:rPr>
          <w:noProof/>
        </w:rPr>
        <w:t>66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r>
        <w:rPr>
          <w:noProof/>
        </w:rPr>
        <w:t>69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r>
        <w:rPr>
          <w:noProof/>
        </w:rPr>
        <w:t>73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r>
        <w:rPr>
          <w:noProof/>
        </w:rPr>
        <w:t>74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r>
        <w:rPr>
          <w:noProof/>
        </w:rPr>
        <w:t>75</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r>
        <w:rPr>
          <w:noProof/>
        </w:rPr>
        <w:t>79</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r>
        <w:rPr>
          <w:noProof/>
        </w:rPr>
        <w:t>80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r>
        <w:rPr>
          <w:noProof/>
        </w:rPr>
        <w:t>84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r>
        <w:rPr>
          <w:noProof/>
        </w:rPr>
        <w:t>84</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r>
        <w:rPr>
          <w:noProof/>
        </w:rPr>
        <w:t>85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r>
        <w:rPr>
          <w:noProof/>
        </w:rPr>
        <w:t>86</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r>
        <w:rPr>
          <w:noProof/>
        </w:rPr>
        <w:t>87</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r>
        <w:rPr>
          <w:noProof/>
        </w:rPr>
        <w:t>88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r>
        <w:rPr>
          <w:noProof/>
        </w:rPr>
        <w:t>91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r>
        <w:rPr>
          <w:noProof/>
        </w:rPr>
        <w:t>95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r>
        <w:rPr>
          <w:noProof/>
        </w:rPr>
        <w:t>101</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r>
        <w:rPr>
          <w:noProof/>
        </w:rPr>
        <w:t>102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r>
        <w:rPr>
          <w:noProof/>
        </w:rPr>
        <w:t>103</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018024"/>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018025"/>
      <w:r w:rsidRPr="004D7B46">
        <w:rPr>
          <w:lang w:val="en-US"/>
        </w:rPr>
        <w:t>Processes and model formulation</w:t>
      </w:r>
      <w:bookmarkEnd w:id="40"/>
    </w:p>
    <w:p w:rsidR="008C2325" w:rsidRPr="004D7B46" w:rsidRDefault="008C2325" w:rsidP="004D7B46">
      <w:pPr>
        <w:pStyle w:val="Heading2"/>
        <w:jc w:val="both"/>
        <w:rPr>
          <w:lang w:val="en-US"/>
        </w:rPr>
      </w:pPr>
      <w:bookmarkStart w:id="41" w:name="_Toc412018026"/>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018027"/>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018028"/>
      <w:r w:rsidRPr="004D7B46">
        <w:rPr>
          <w:lang w:val="en-US"/>
        </w:rPr>
        <w:t>Stationary mode</w:t>
      </w:r>
      <w:bookmarkEnd w:id="43"/>
    </w:p>
    <w:p w:rsidR="008C2325" w:rsidRPr="004D7B46" w:rsidRDefault="008C2325" w:rsidP="004D7B46">
      <w:pPr>
        <w:pStyle w:val="Heading3"/>
        <w:jc w:val="both"/>
        <w:rPr>
          <w:lang w:val="en-US"/>
        </w:rPr>
      </w:pPr>
      <w:bookmarkStart w:id="44" w:name="_Toc412018029"/>
      <w:r w:rsidRPr="004D7B46">
        <w:rPr>
          <w:lang w:val="en-US"/>
        </w:rPr>
        <w:t>Non-stationary (surfbeat) mode</w:t>
      </w:r>
      <w:bookmarkEnd w:id="44"/>
    </w:p>
    <w:p w:rsidR="008C2325" w:rsidRPr="004D7B46" w:rsidRDefault="008C2325" w:rsidP="004D7B46">
      <w:pPr>
        <w:pStyle w:val="Heading3"/>
        <w:jc w:val="both"/>
        <w:rPr>
          <w:lang w:val="en-US"/>
        </w:rPr>
      </w:pPr>
      <w:bookmarkStart w:id="45" w:name="_Toc412018030"/>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018031"/>
      <w:r w:rsidRPr="004D7B46">
        <w:rPr>
          <w:lang w:val="en-US"/>
        </w:rPr>
        <w:t>Short wave propagation</w:t>
      </w:r>
      <w:bookmarkEnd w:id="46"/>
    </w:p>
    <w:p w:rsidR="008C2325" w:rsidRPr="004D7B46" w:rsidRDefault="008C2325" w:rsidP="004D7B46">
      <w:pPr>
        <w:pStyle w:val="Heading3"/>
        <w:jc w:val="both"/>
        <w:rPr>
          <w:lang w:val="en-US"/>
        </w:rPr>
      </w:pPr>
      <w:bookmarkStart w:id="47" w:name="_Toc412018032"/>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pt;height:35.7pt" o:ole="">
            <v:imagedata r:id="rId23" o:title=""/>
          </v:shape>
          <o:OLEObject Type="Embed" ProgID="Equation.DSMT4" ShapeID="_x0000_i1025" DrawAspect="Content" ObjectID="_1485932730"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7pt;height:33.8pt" o:ole="">
            <v:imagedata r:id="rId25" o:title=""/>
          </v:shape>
          <o:OLEObject Type="Embed" ProgID="Equation.DSMT4" ShapeID="_x0000_i1026" DrawAspect="Content" ObjectID="_1485932731"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25pt;height:41.95pt" o:ole="">
            <v:imagedata r:id="rId27" o:title=""/>
          </v:shape>
          <o:OLEObject Type="Embed" ProgID="Equation.DSMT4" ShapeID="_x0000_i1027" DrawAspect="Content" ObjectID="_1485932732"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75pt;height:73.25pt" o:ole="">
            <v:imagedata r:id="rId29" o:title=""/>
          </v:shape>
          <o:OLEObject Type="Embed" ProgID="Equation.DSMT4" ShapeID="_x0000_i1028" DrawAspect="Content" ObjectID="_1485932733"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4D7B46" w:rsidRPr="004D7B46">
        <w:rPr>
          <w:lang w:val="en-US"/>
        </w:rPr>
        <w:instrText>(1.5)</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35pt;height:67pt" o:ole="">
            <v:imagedata r:id="rId31" o:title=""/>
          </v:shape>
          <o:OLEObject Type="Embed" ProgID="Equation.DSMT4" ShapeID="_x0000_i1029" DrawAspect="Content" ObjectID="_1485932734"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4D7B46" w:rsidRPr="004D7B46">
        <w:rPr>
          <w:lang w:val="en-US"/>
        </w:rPr>
        <w:instrText>(1.6)</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75pt;height:24.4pt" o:ole="">
            <v:imagedata r:id="rId33" o:title=""/>
          </v:shape>
          <o:OLEObject Type="Embed" ProgID="Equation.DSMT4" ShapeID="_x0000_i1030" DrawAspect="Content" ObjectID="_1485932735"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4D7B46" w:rsidRPr="004D7B46">
        <w:rPr>
          <w:lang w:val="en-US"/>
        </w:rPr>
        <w:instrText>(1.7)</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4pt;height:20.65pt" o:ole="">
            <v:imagedata r:id="rId35" o:title=""/>
          </v:shape>
          <o:OLEObject Type="Embed" ProgID="Equation.DSMT4" ShapeID="_x0000_i1031" DrawAspect="Content" ObjectID="_1485932736"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018033"/>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pt;height:113.95pt" o:ole="">
            <v:imagedata r:id="rId37" o:title=""/>
          </v:shape>
          <o:OLEObject Type="Embed" ProgID="Equation.DSMT4" ShapeID="_x0000_i1032" DrawAspect="Content" ObjectID="_1485932737"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(1.9)</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pt;height:118.95pt" o:ole="">
            <v:imagedata r:id="rId39" o:title=""/>
          </v:shape>
          <o:OLEObject Type="Embed" ProgID="Equation.DSMT4" ShapeID="_x0000_i1033" DrawAspect="Content" ObjectID="_1485932738"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9</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3pt;height:35.7pt" o:ole="">
            <v:imagedata r:id="rId41" o:title=""/>
          </v:shape>
          <o:OLEObject Type="Embed" ProgID="Equation.DSMT4" ShapeID="_x0000_i1034" DrawAspect="Content" ObjectID="_1485932739"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4D7B46" w:rsidRPr="004D7B46">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45pt;height:38.2pt" o:ole="">
            <v:imagedata r:id="rId43" o:title=""/>
          </v:shape>
          <o:OLEObject Type="Embed" ProgID="Equation.DSMT4" ShapeID="_x0000_i1035" DrawAspect="Content" ObjectID="_1485932740"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65pt;height:73.9pt" o:ole="">
            <v:imagedata r:id="rId45" o:title=""/>
          </v:shape>
          <o:OLEObject Type="Embed" ProgID="Equation.DSMT4" ShapeID="_x0000_i1036" DrawAspect="Content" ObjectID="_1485932741"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4D7B46" w:rsidRPr="004D7B46">
        <w:rPr>
          <w:lang w:val="en-US"/>
        </w:rPr>
        <w:instrText>(1.13)</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3pt;height:33.8pt" o:ole="">
            <v:imagedata r:id="rId47" o:title=""/>
          </v:shape>
          <o:OLEObject Type="Embed" ProgID="Equation.DSMT4" ShapeID="_x0000_i1037" DrawAspect="Content" ObjectID="_1485932742"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pt;height:40.05pt" o:ole="">
            <v:imagedata r:id="rId49" o:title=""/>
          </v:shape>
          <o:OLEObject Type="Embed" ProgID="Equation.DSMT4" ShapeID="_x0000_i1038" DrawAspect="Content" ObjectID="_1485932743"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60"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0.75pt;height:34.45pt" o:ole="">
            <v:imagedata r:id="rId52" o:title=""/>
          </v:shape>
          <o:OLEObject Type="Embed" ProgID="Equation.DSMT4" ShapeID="_x0000_i1039" DrawAspect="Content" ObjectID="_1485932744"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4.25pt;height:73.9pt" o:ole="">
            <v:imagedata r:id="rId54" o:title=""/>
          </v:shape>
          <o:OLEObject Type="Embed" ProgID="Equation.DSMT4" ShapeID="_x0000_i1040" DrawAspect="Content" ObjectID="_1485932745"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55pt;height:17.55pt" o:ole="">
            <v:imagedata r:id="rId56" o:title=""/>
          </v:shape>
          <o:OLEObject Type="Embed" ProgID="Equation.DSMT4" ShapeID="_x0000_i1041" DrawAspect="Content" ObjectID="_1485932746"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1"/>
      <w:r>
        <w:rPr>
          <w:b/>
        </w:rPr>
        <w:t xml:space="preserve">Damping of IG-waves and mean flow by vegetation </w:t>
      </w:r>
      <w:commentRangeEnd w:id="61"/>
      <w:r>
        <w:rPr>
          <w:rStyle w:val="CommentReference"/>
        </w:rPr>
        <w:commentReference w:id="61"/>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tab/>
      </w:r>
      <w:r w:rsidRPr="00E0511A">
        <w:rPr>
          <w:position w:val="-24"/>
        </w:rPr>
        <w:object w:dxaOrig="2380" w:dyaOrig="620">
          <v:shape id="_x0000_i1042" type="#_x0000_t75" style="width:118.95pt;height:30.7pt" o:ole="">
            <v:imagedata r:id="rId58" o:title=""/>
          </v:shape>
          <o:OLEObject Type="Embed" ProgID="Equation.DSMT4" ShapeID="_x0000_i1042" DrawAspect="Content" ObjectID="_1485932747"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043" type="#_x0000_t75" style="width:200.35pt;height:75.75pt" o:ole="">
            <v:imagedata r:id="rId60" o:title=""/>
          </v:shape>
          <o:OLEObject Type="Embed" ProgID="Equation.DSMT4" ShapeID="_x0000_i1043" DrawAspect="Content" ObjectID="_1485932748"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044" type="#_x0000_t75" style="width:17.55pt;height:17.55pt" o:ole="">
            <v:imagedata r:id="rId56" o:title=""/>
          </v:shape>
          <o:OLEObject Type="Embed" ProgID="Equation.DSMT4" ShapeID="_x0000_i1044" DrawAspect="Content" ObjectID="_1485932749"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r w:rsidRPr="004D7B46">
        <w:rPr>
          <w:lang w:val="en-US"/>
        </w:rPr>
        <w:t>Roller energy balance</w:t>
      </w:r>
      <w:bookmarkEnd w:id="60"/>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2" w:name="_Toc412018035"/>
      <w:r w:rsidRPr="004D7B46">
        <w:rPr>
          <w:lang w:val="en-US"/>
        </w:rPr>
        <w:t>Shallow water equations</w:t>
      </w:r>
      <w:bookmarkEnd w:id="62"/>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0.9pt;height:17.55pt" o:ole="">
            <v:imagedata r:id="rId63" o:title=""/>
          </v:shape>
          <o:OLEObject Type="Embed" ProgID="Equation.DSMT4" ShapeID="_x0000_i1045" DrawAspect="Content" ObjectID="_1485932750"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15</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4D7B46" w:rsidRPr="004D7B46">
        <w:rPr>
          <w:lang w:val="en-US"/>
        </w:rPr>
        <w:instrText>(1.16)</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4.05pt;height:33.8pt" o:ole="">
            <v:imagedata r:id="rId65" o:title=""/>
          </v:shape>
          <o:OLEObject Type="Embed" ProgID="Equation.DSMT4" ShapeID="_x0000_i1046" DrawAspect="Content" ObjectID="_1485932751"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16</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7" type="#_x0000_t75" style="width:357.5pt;height:113.3pt" o:ole="">
            <v:imagedata r:id="rId67" o:title=""/>
          </v:shape>
          <o:OLEObject Type="Embed" ProgID="Equation.DSMT4" ShapeID="_x0000_i1047" DrawAspect="Content" ObjectID="_1485932752"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17</w:instrText>
      </w:r>
      <w:r w:rsidR="00883631" w:rsidRPr="004D7B46">
        <w:rPr>
          <w:noProof/>
          <w:lang w:val="en-US"/>
        </w:rPr>
        <w:fldChar w:fldCharType="end"/>
      </w:r>
      <w:r w:rsidRPr="004D7B46">
        <w:rPr>
          <w:lang w:val="en-US"/>
        </w:rPr>
        <w:instrText>)</w:instrText>
      </w:r>
      <w:bookmarkEnd w:id="6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6" w:name="_Toc412018036"/>
      <w:r w:rsidRPr="004D7B46">
        <w:rPr>
          <w:lang w:val="en-US"/>
        </w:rPr>
        <w:t>Horizontal viscosity</w:t>
      </w:r>
      <w:bookmarkEnd w:id="6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4pt;height:41.95pt" o:ole="">
            <v:imagedata r:id="rId69" o:title=""/>
          </v:shape>
          <o:OLEObject Type="Embed" ProgID="Equation.DSMT4" ShapeID="_x0000_i1048" DrawAspect="Content" ObjectID="_1485932753"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7"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18</w:instrText>
      </w:r>
      <w:r w:rsidR="00883631" w:rsidRPr="004D7B46">
        <w:rPr>
          <w:noProof/>
          <w:lang w:val="en-US"/>
        </w:rPr>
        <w:fldChar w:fldCharType="end"/>
      </w:r>
      <w:r w:rsidRPr="004D7B46">
        <w:rPr>
          <w:lang w:val="en-US"/>
        </w:rPr>
        <w:instrText>)</w:instrText>
      </w:r>
      <w:bookmarkEnd w:id="67"/>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8" w:name="_Toc412018037"/>
      <w:r w:rsidRPr="004D7B46">
        <w:rPr>
          <w:lang w:val="en-US"/>
        </w:rPr>
        <w:t>Bed shear stress</w:t>
      </w:r>
      <w:bookmarkEnd w:id="68"/>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9" type="#_x0000_t75" style="width:179.7pt;height:26.3pt" o:ole="">
            <v:imagedata r:id="rId71" o:title=""/>
          </v:shape>
          <o:OLEObject Type="Embed" ProgID="Equation.DSMT4" ShapeID="_x0000_i1049" DrawAspect="Content" ObjectID="_1485932754"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19</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Pr="004D7B46" w:rsidRDefault="000F7560" w:rsidP="00003097">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p>
    <w:p w:rsidR="000F7560" w:rsidRPr="004D7B46" w:rsidRDefault="000F7560" w:rsidP="004D7B46">
      <w:pPr>
        <w:pStyle w:val="Heading2"/>
        <w:jc w:val="both"/>
        <w:rPr>
          <w:lang w:val="en-US"/>
        </w:rPr>
      </w:pPr>
      <w:bookmarkStart w:id="69" w:name="_Toc412018038"/>
      <w:r w:rsidRPr="004D7B46">
        <w:rPr>
          <w:lang w:val="en-US"/>
        </w:rPr>
        <w:t>Nonhydrostatic pressure correction</w:t>
      </w:r>
      <w:bookmarkEnd w:id="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25pt;height:30.7pt" o:ole="">
            <v:imagedata r:id="rId73" o:title=""/>
          </v:shape>
          <o:OLEObject Type="Embed" ProgID="Equation.DSMT4" ShapeID="_x0000_i1050" DrawAspect="Content" ObjectID="_1485932755"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0"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20</w:instrText>
      </w:r>
      <w:r w:rsidR="00883631" w:rsidRPr="004D7B46">
        <w:rPr>
          <w:noProof/>
          <w:lang w:val="en-US"/>
        </w:rPr>
        <w:fldChar w:fldCharType="end"/>
      </w:r>
      <w:r w:rsidRPr="004D7B46">
        <w:rPr>
          <w:lang w:val="en-US"/>
        </w:rPr>
        <w:instrText>)</w:instrText>
      </w:r>
      <w:bookmarkEnd w:id="70"/>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7.6pt;height:16.3pt" o:ole="">
            <v:imagedata r:id="rId75" o:title=""/>
          </v:shape>
          <o:OLEObject Type="Embed" ProgID="Equation.DSMT4" ShapeID="_x0000_i1051" DrawAspect="Content" ObjectID="_1485932756"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35pt;height:30.7pt" o:ole="">
            <v:imagedata r:id="rId77" o:title=""/>
          </v:shape>
          <o:OLEObject Type="Embed" ProgID="Equation.DSMT4" ShapeID="_x0000_i1052" DrawAspect="Content" ObjectID="_1485932757"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21</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45pt;height:38.2pt" o:ole="">
            <v:imagedata r:id="rId79" o:title=""/>
          </v:shape>
          <o:OLEObject Type="Embed" ProgID="Equation.DSMT4" ShapeID="_x0000_i1053" DrawAspect="Content" ObjectID="_1485932758"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22</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22</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8.3pt;height:30.7pt" o:ole="">
            <v:imagedata r:id="rId81" o:title=""/>
          </v:shape>
          <o:OLEObject Type="Embed" ProgID="Equation.DSMT4" ShapeID="_x0000_i1054" DrawAspect="Content" ObjectID="_1485932759"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2"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23</w:instrText>
      </w:r>
      <w:r w:rsidR="00883631" w:rsidRPr="004D7B46">
        <w:rPr>
          <w:noProof/>
          <w:lang w:val="en-US"/>
        </w:rPr>
        <w:fldChar w:fldCharType="end"/>
      </w:r>
      <w:r w:rsidRPr="004D7B46">
        <w:rPr>
          <w:lang w:val="en-US"/>
        </w:rPr>
        <w:instrText>)</w:instrText>
      </w:r>
      <w:bookmarkEnd w:id="72"/>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5pt;height:30.7pt" o:ole="">
            <v:imagedata r:id="rId83" o:title=""/>
          </v:shape>
          <o:OLEObject Type="Embed" ProgID="Equation.DSMT4" ShapeID="_x0000_i1055" DrawAspect="Content" ObjectID="_1485932760"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24</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6" type="#_x0000_t75" style="width:45.7pt;height:30.7pt" o:ole="">
            <v:imagedata r:id="rId85" o:title=""/>
          </v:shape>
          <o:OLEObject Type="Embed" ProgID="Equation.DSMT4" ShapeID="_x0000_i1056" DrawAspect="Content" ObjectID="_1485932761"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5.7pt;height:30.7pt" o:ole="">
            <v:imagedata r:id="rId87" o:title=""/>
          </v:shape>
          <o:OLEObject Type="Embed" ProgID="Equation.DSMT4" ShapeID="_x0000_i1057" DrawAspect="Content" ObjectID="_1485932762"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73" w:name="_Toc412018039"/>
      <w:r w:rsidRPr="004D7B46">
        <w:rPr>
          <w:lang w:val="en-US"/>
        </w:rPr>
        <w:t xml:space="preserve">Groundwater </w:t>
      </w:r>
      <w:r w:rsidR="00927335" w:rsidRPr="004D7B46">
        <w:rPr>
          <w:lang w:val="en-US"/>
        </w:rPr>
        <w:t>flow</w:t>
      </w:r>
      <w:bookmarkEnd w:id="73"/>
    </w:p>
    <w:p w:rsidR="00667874" w:rsidRPr="004D7B46" w:rsidRDefault="00667874" w:rsidP="004D7B46">
      <w:pPr>
        <w:pStyle w:val="Heading3"/>
        <w:jc w:val="both"/>
        <w:rPr>
          <w:lang w:val="en-US"/>
        </w:rPr>
      </w:pPr>
      <w:bookmarkStart w:id="74" w:name="_Toc412018040"/>
      <w:r w:rsidRPr="004D7B46">
        <w:rPr>
          <w:lang w:val="en-US"/>
        </w:rPr>
        <w:t>Hydrostatic</w:t>
      </w:r>
      <w:bookmarkEnd w:id="74"/>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r w:rsidR="004D7B46" w:rsidRPr="004D7B46">
        <w:rPr>
          <w:lang w:val="en-US"/>
        </w:rPr>
        <w:instrText>(1.25)</w:instrText>
      </w:r>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8" type="#_x0000_t75" style="width:149pt;height:35.7pt" o:ole="">
            <v:imagedata r:id="rId89" o:title=""/>
          </v:shape>
          <o:OLEObject Type="Embed" ProgID="Equation.DSMT4" ShapeID="_x0000_i1058" DrawAspect="Content" ObjectID="_1485932763"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5"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25</w:instrText>
      </w:r>
      <w:r w:rsidR="00883631" w:rsidRPr="004D7B46">
        <w:rPr>
          <w:noProof/>
          <w:lang w:val="en-US"/>
        </w:rPr>
        <w:fldChar w:fldCharType="end"/>
      </w:r>
      <w:r w:rsidRPr="004D7B46">
        <w:rPr>
          <w:lang w:val="en-US"/>
        </w:rPr>
        <w:instrText>)</w:instrText>
      </w:r>
      <w:bookmarkEnd w:id="75"/>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9" type="#_x0000_t75" style="width:251.7pt;height:43.85pt" o:ole="">
            <v:imagedata r:id="rId91" o:title=""/>
          </v:shape>
          <o:OLEObject Type="Embed" ProgID="Equation.DSMT4" ShapeID="_x0000_i1059" DrawAspect="Content" ObjectID="_1485932764"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26</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0" type="#_x0000_t75" style="width:84.5pt;height:34.45pt" o:ole="">
            <v:imagedata r:id="rId93" o:title=""/>
          </v:shape>
          <o:OLEObject Type="Embed" ProgID="Equation.DSMT4" ShapeID="_x0000_i1060" DrawAspect="Content" ObjectID="_1485932765"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27</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1" type="#_x0000_t75" style="width:166.55pt;height:35.7pt" o:ole="">
            <v:imagedata r:id="rId95" o:title=""/>
          </v:shape>
          <o:OLEObject Type="Embed" ProgID="Equation.DSMT4" ShapeID="_x0000_i1061" DrawAspect="Content" ObjectID="_1485932766"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62" type="#_x0000_t75" style="width:164.05pt;height:35.7pt" o:ole="">
            <v:imagedata r:id="rId97" o:title=""/>
          </v:shape>
          <o:OLEObject Type="Embed" ProgID="Equation.DSMT4" ShapeID="_x0000_i1062" DrawAspect="Content" ObjectID="_1485932767"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29</w:instrText>
      </w:r>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6" w:name="_Toc412018041"/>
      <w:r w:rsidRPr="004D7B46">
        <w:rPr>
          <w:lang w:val="en-US"/>
        </w:rPr>
        <w:t>Non-hydrostatic</w:t>
      </w:r>
      <w:bookmarkEnd w:id="76"/>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3" type="#_x0000_t75" style="width:200.95pt;height:94.55pt" o:ole="">
            <v:imagedata r:id="rId99" o:title=""/>
          </v:shape>
          <o:OLEObject Type="Embed" ProgID="Equation.DSMT4" ShapeID="_x0000_i1063" DrawAspect="Content" ObjectID="_1485932768"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7"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30</w:instrText>
      </w:r>
      <w:r w:rsidR="00883631" w:rsidRPr="004D7B46">
        <w:rPr>
          <w:noProof/>
          <w:lang w:val="en-US"/>
        </w:rPr>
        <w:fldChar w:fldCharType="end"/>
      </w:r>
      <w:r w:rsidRPr="004D7B46">
        <w:rPr>
          <w:lang w:val="en-US"/>
        </w:rPr>
        <w:instrText>)</w:instrText>
      </w:r>
      <w:bookmarkEnd w:id="77"/>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4" type="#_x0000_t75" style="width:172.8pt;height:39.45pt" o:ole="">
            <v:imagedata r:id="rId101" o:title=""/>
          </v:shape>
          <o:OLEObject Type="Embed" ProgID="Equation.DSMT4" ShapeID="_x0000_i1064" DrawAspect="Content" ObjectID="_1485932769" r:id="rId10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31</w:instrText>
      </w:r>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65" type="#_x0000_t75" style="width:121.45pt;height:18.8pt" o:ole="">
            <v:imagedata r:id="rId103" o:title=""/>
          </v:shape>
          <o:OLEObject Type="Embed" ProgID="Equation.DSMT4" ShapeID="_x0000_i1065" DrawAspect="Content" ObjectID="_1485932770" r:id="rId10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32</w:instrText>
      </w:r>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6" type="#_x0000_t75" style="width:126.45pt;height:81.4pt" o:ole="">
            <v:imagedata r:id="rId105" o:title=""/>
          </v:shape>
          <o:OLEObject Type="Embed" ProgID="Equation.DSMT4" ShapeID="_x0000_i1066" DrawAspect="Content" ObjectID="_1485932771"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8"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33</w:instrText>
      </w:r>
      <w:r w:rsidR="00883631" w:rsidRPr="004D7B46">
        <w:rPr>
          <w:noProof/>
          <w:lang w:val="en-US"/>
        </w:rPr>
        <w:fldChar w:fldCharType="end"/>
      </w:r>
      <w:r w:rsidRPr="004D7B46">
        <w:rPr>
          <w:lang w:val="en-US"/>
        </w:rPr>
        <w:instrText>)</w:instrText>
      </w:r>
      <w:bookmarkEnd w:id="78"/>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7" type="#_x0000_t75" style="width:26.3pt;height:22.55pt" o:ole="">
            <v:imagedata r:id="rId107" o:title=""/>
          </v:shape>
          <o:OLEObject Type="Embed" ProgID="Equation.DSMT4" ShapeID="_x0000_i1067" DrawAspect="Content" ObjectID="_1485932772" r:id="rId108"/>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8" type="#_x0000_t75" style="width:23.8pt;height:18.8pt" o:ole="">
            <v:imagedata r:id="rId109" o:title=""/>
          </v:shape>
          <o:OLEObject Type="Embed" ProgID="Equation.DSMT4" ShapeID="_x0000_i1068" DrawAspect="Content" ObjectID="_1485932773" r:id="rId110"/>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9" type="#_x0000_t75" style="width:97.05pt;height:32.55pt" o:ole="">
            <v:imagedata r:id="rId111" o:title=""/>
          </v:shape>
          <o:OLEObject Type="Embed" ProgID="Equation.DSMT4" ShapeID="_x0000_i1069" DrawAspect="Content" ObjectID="_1485932774"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34</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0" type="#_x0000_t75" style="width:120.85pt;height:32.55pt" o:ole="">
            <v:imagedata r:id="rId113" o:title=""/>
          </v:shape>
          <o:OLEObject Type="Embed" ProgID="Equation.DSMT4" ShapeID="_x0000_i1070" DrawAspect="Content" ObjectID="_1485932775"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35</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1" type="#_x0000_t75" style="width:106.45pt;height:32.55pt" o:ole="">
            <v:imagedata r:id="rId115" o:title=""/>
          </v:shape>
          <o:OLEObject Type="Embed" ProgID="Equation.DSMT4" ShapeID="_x0000_i1071" DrawAspect="Content" ObjectID="_1485932776"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36</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2" type="#_x0000_t75" style="width:94.55pt;height:66.35pt" o:ole="">
            <v:imagedata r:id="rId117" o:title=""/>
          </v:shape>
          <o:OLEObject Type="Embed" ProgID="Equation.DSMT4" ShapeID="_x0000_i1072" DrawAspect="Content" ObjectID="_1485932777"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37</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79" w:name="_Toc412018042"/>
      <w:r w:rsidRPr="004D7B46">
        <w:rPr>
          <w:lang w:val="en-US"/>
        </w:rPr>
        <w:t>Sediment transport</w:t>
      </w:r>
      <w:bookmarkEnd w:id="79"/>
    </w:p>
    <w:p w:rsidR="009C4C27" w:rsidRPr="004D7B46" w:rsidRDefault="009C4C27" w:rsidP="004D7B46">
      <w:pPr>
        <w:pStyle w:val="Heading3"/>
        <w:jc w:val="both"/>
        <w:rPr>
          <w:lang w:val="en-US"/>
        </w:rPr>
      </w:pPr>
      <w:bookmarkStart w:id="80" w:name="_Toc412018043"/>
      <w:r w:rsidRPr="004D7B46">
        <w:rPr>
          <w:lang w:val="en-US"/>
        </w:rPr>
        <w:t>Advection-diffusion</w:t>
      </w:r>
      <w:bookmarkEnd w:id="80"/>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05pt;height:36.3pt" o:ole="">
            <v:imagedata r:id="rId119" o:title=""/>
          </v:shape>
          <o:OLEObject Type="Embed" ProgID="Equation.DSMT4" ShapeID="_x0000_i1073" DrawAspect="Content" ObjectID="_1485932778"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1"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38</w:instrText>
      </w:r>
      <w:r w:rsidR="00883631" w:rsidRPr="004D7B46">
        <w:rPr>
          <w:noProof/>
          <w:lang w:val="en-US"/>
        </w:rPr>
        <w:fldChar w:fldCharType="end"/>
      </w:r>
      <w:r w:rsidRPr="004D7B46">
        <w:rPr>
          <w:lang w:val="en-US"/>
        </w:rPr>
        <w:instrText>)</w:instrText>
      </w:r>
      <w:bookmarkEnd w:id="81"/>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35pt;height:37.55pt" o:ole="">
            <v:imagedata r:id="rId121" o:title=""/>
          </v:shape>
          <o:OLEObject Type="Embed" ProgID="Equation.DSMT4" ShapeID="_x0000_i1074" DrawAspect="Content" ObjectID="_1485932779"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39</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2" w:name="_Toc412018044"/>
      <w:r w:rsidRPr="004D7B46">
        <w:rPr>
          <w:lang w:val="en-US"/>
        </w:rPr>
        <w:t>General parameters</w:t>
      </w:r>
      <w:bookmarkEnd w:id="82"/>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4D7B46" w:rsidRPr="004D7B46">
        <w:rPr>
          <w:lang w:val="en-US"/>
        </w:rPr>
        <w:instrText>(1.40)</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95pt;height:28.15pt" o:ole="">
            <v:imagedata r:id="rId123" o:title=""/>
          </v:shape>
          <o:OLEObject Type="Embed" ProgID="Equation.DSMT4" ShapeID="_x0000_i1075" DrawAspect="Content" ObjectID="_1485932780"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3"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40</w:instrText>
      </w:r>
      <w:r w:rsidR="00883631" w:rsidRPr="004D7B46">
        <w:rPr>
          <w:noProof/>
          <w:lang w:val="en-US"/>
        </w:rPr>
        <w:fldChar w:fldCharType="end"/>
      </w:r>
      <w:r w:rsidRPr="004D7B46">
        <w:rPr>
          <w:lang w:val="en-US"/>
        </w:rPr>
        <w:instrText>)</w:instrText>
      </w:r>
      <w:bookmarkEnd w:id="83"/>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6" type="#_x0000_t75" style="width:231.05pt;height:40.05pt" o:ole="">
            <v:imagedata r:id="rId125" o:title=""/>
          </v:shape>
          <o:OLEObject Type="Embed" ProgID="Equation.DSMT4" ShapeID="_x0000_i1076" DrawAspect="Content" ObjectID="_1485932781"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41</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4D7B46" w:rsidRPr="004D7B46">
        <w:rPr>
          <w:lang w:val="en-US"/>
        </w:rPr>
        <w:instrText>(1.42)</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7" type="#_x0000_t75" style="width:146.5pt;height:36.3pt" o:ole="">
            <v:imagedata r:id="rId127" o:title=""/>
          </v:shape>
          <o:OLEObject Type="Embed" ProgID="Equation.DSMT4" ShapeID="_x0000_i1077" DrawAspect="Content" ObjectID="_1485932782"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4"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42</w:instrText>
      </w:r>
      <w:r w:rsidR="00883631" w:rsidRPr="004D7B46">
        <w:rPr>
          <w:noProof/>
          <w:lang w:val="en-US"/>
        </w:rPr>
        <w:fldChar w:fldCharType="end"/>
      </w:r>
      <w:r w:rsidRPr="004D7B46">
        <w:rPr>
          <w:lang w:val="en-US"/>
        </w:rPr>
        <w:instrText>)</w:instrText>
      </w:r>
      <w:bookmarkEnd w:id="84"/>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8" type="#_x0000_t75" style="width:92.05pt;height:20.05pt" o:ole="">
            <v:imagedata r:id="rId129" o:title=""/>
          </v:shape>
          <o:OLEObject Type="Embed" ProgID="Equation.DSMT4" ShapeID="_x0000_i1078" DrawAspect="Content" ObjectID="_1485932783"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43</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5" w:name="_Toc412018045"/>
      <w:r w:rsidRPr="004D7B46">
        <w:rPr>
          <w:lang w:val="en-US"/>
        </w:rPr>
        <w:t>Transport formulations</w:t>
      </w:r>
      <w:bookmarkEnd w:id="85"/>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4D7B46" w:rsidRPr="004D7B46">
        <w:rPr>
          <w:lang w:val="en-US"/>
        </w:rPr>
        <w:instrText>(1.44)</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65pt;height:20.05pt" o:ole="">
            <v:imagedata r:id="rId131" o:title=""/>
          </v:shape>
          <o:OLEObject Type="Embed" ProgID="Equation.DSMT4" ShapeID="_x0000_i1079" DrawAspect="Content" ObjectID="_1485932784"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6"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44</w:instrText>
      </w:r>
      <w:r w:rsidR="00883631" w:rsidRPr="004D7B46">
        <w:rPr>
          <w:noProof/>
          <w:lang w:val="en-US"/>
        </w:rPr>
        <w:fldChar w:fldCharType="end"/>
      </w:r>
      <w:r w:rsidRPr="004D7B46">
        <w:rPr>
          <w:lang w:val="en-US"/>
        </w:rPr>
        <w:instrText>)</w:instrText>
      </w:r>
      <w:bookmarkEnd w:id="86"/>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7pt;height:92.65pt" o:ole="">
            <v:imagedata r:id="rId133" o:title=""/>
          </v:shape>
          <o:OLEObject Type="Embed" ProgID="Equation.DSMT4" ShapeID="_x0000_i1080" DrawAspect="Content" ObjectID="_1485932785" r:id="rId1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45</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3pt;height:40.05pt" o:ole="">
            <v:imagedata r:id="rId135" o:title=""/>
          </v:shape>
          <o:OLEObject Type="Embed" ProgID="Equation.DSMT4" ShapeID="_x0000_i1081" DrawAspect="Content" ObjectID="_1485932786"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pt;height:10pt" o:ole="">
            <v:imagedata r:id="rId137" o:title=""/>
          </v:shape>
          <o:OLEObject Type="Embed" ProgID="Equation.DSMT4" ShapeID="_x0000_i1082" DrawAspect="Content" ObjectID="_1485932787" r:id="rId1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47</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1.65pt;height:77.65pt" o:ole="">
            <v:imagedata r:id="rId139" o:title=""/>
          </v:shape>
          <o:OLEObject Type="Embed" ProgID="Equation.DSMT4" ShapeID="_x0000_i1083" DrawAspect="Content" ObjectID="_1485932788" r:id="rId1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tab/>
      </w:r>
      <w:r w:rsidRPr="004D7B46">
        <w:rPr>
          <w:position w:val="-70"/>
          <w:lang w:val="en-US"/>
        </w:rPr>
        <w:object w:dxaOrig="2960" w:dyaOrig="1560">
          <v:shape id="_x0000_i1084" type="#_x0000_t75" style="width:149pt;height:77.65pt" o:ole="">
            <v:imagedata r:id="rId141" o:title=""/>
          </v:shape>
          <o:OLEObject Type="Embed" ProgID="Equation.DSMT4" ShapeID="_x0000_i1084" DrawAspect="Content" ObjectID="_1485932789"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85" type="#_x0000_t75" style="width:5.65pt;height:5.65pt" o:ole="">
            <v:imagedata r:id="rId143" o:title=""/>
          </v:shape>
          <o:OLEObject Type="Embed" ProgID="Equation.DSMT4" ShapeID="_x0000_i1085" DrawAspect="Content" ObjectID="_1485932790" r:id="rId144"/>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6.55pt;height:63.25pt" o:ole="">
            <v:imagedata r:id="rId145" o:title=""/>
          </v:shape>
          <o:OLEObject Type="Embed" ProgID="Equation.DSMT4" ShapeID="_x0000_i1086" DrawAspect="Content" ObjectID="_1485932791"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50</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95pt;height:41.95pt" o:ole="">
            <v:imagedata r:id="rId147" o:title=""/>
          </v:shape>
          <o:OLEObject Type="Embed" ProgID="Equation.DSMT4" ShapeID="_x0000_i1087" DrawAspect="Content" ObjectID="_1485932792"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9pt;height:36.3pt" o:ole="">
            <v:imagedata r:id="rId149" o:title=""/>
          </v:shape>
          <o:OLEObject Type="Embed" ProgID="Equation.DSMT4" ShapeID="_x0000_i1088" DrawAspect="Content" ObjectID="_1485932793"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29.75pt;height:117.7pt" o:ole="">
            <v:imagedata r:id="rId151" o:title=""/>
          </v:shape>
          <o:OLEObject Type="Embed" ProgID="Equation.DSMT4" ShapeID="_x0000_i1089" DrawAspect="Content" ObjectID="_1485932794"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45pt;height:50.7pt" o:ole="">
            <v:imagedata r:id="rId153" o:title=""/>
          </v:shape>
          <o:OLEObject Type="Embed" ProgID="Equation.DSMT4" ShapeID="_x0000_i1090" DrawAspect="Content" ObjectID="_1485932795" r:id="rId15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7" w:name="_Toc412018046"/>
      <w:r w:rsidRPr="004D7B46">
        <w:rPr>
          <w:lang w:val="en-US"/>
        </w:rPr>
        <w:t>Wave asymmetry</w:t>
      </w:r>
      <w:bookmarkEnd w:id="87"/>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65pt;height:73.25pt" o:ole="">
            <v:imagedata r:id="rId155" o:title=""/>
          </v:shape>
          <o:OLEObject Type="Embed" ProgID="Equation.DSMT4" ShapeID="_x0000_i1091" DrawAspect="Content" ObjectID="_1485932796" r:id="rId15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8.3pt;height:17.55pt" o:ole="">
            <v:imagedata r:id="rId157" o:title=""/>
          </v:shape>
          <o:OLEObject Type="Embed" ProgID="Equation.DSMT4" ShapeID="_x0000_i1092" DrawAspect="Content" ObjectID="_1485932797" r:id="rId158"/>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56</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pt;height:95.8pt" o:ole="">
            <v:imagedata r:id="rId159" o:title=""/>
          </v:shape>
          <o:OLEObject Type="Embed" ProgID="Equation.DSMT4" ShapeID="_x0000_i1093" DrawAspect="Content" ObjectID="_1485932798" r:id="rId160"/>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57</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8" w:name="_Toc412018047"/>
      <w:r w:rsidRPr="004D7B46">
        <w:rPr>
          <w:lang w:val="en-US"/>
        </w:rPr>
        <w:t>Bottom updating</w:t>
      </w:r>
      <w:bookmarkEnd w:id="88"/>
    </w:p>
    <w:p w:rsidR="008C2325" w:rsidRPr="004D7B46" w:rsidRDefault="008C2325" w:rsidP="004D7B46">
      <w:pPr>
        <w:pStyle w:val="Heading3"/>
        <w:jc w:val="both"/>
        <w:rPr>
          <w:lang w:val="en-US"/>
        </w:rPr>
      </w:pPr>
      <w:bookmarkStart w:id="89" w:name="_Toc412018048"/>
      <w:r w:rsidRPr="004D7B46">
        <w:rPr>
          <w:lang w:val="en-US"/>
        </w:rPr>
        <w:t>Due to sediment fluxes</w:t>
      </w:r>
      <w:bookmarkEnd w:id="89"/>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55pt" o:ole="">
            <v:imagedata r:id="rId161" o:title=""/>
          </v:shape>
          <o:OLEObject Type="Embed" ProgID="Equation.DSMT4" ShapeID="_x0000_i1094" DrawAspect="Content" ObjectID="_1485932799"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0"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58</w:instrText>
      </w:r>
      <w:r w:rsidR="00883631" w:rsidRPr="004D7B46">
        <w:rPr>
          <w:noProof/>
          <w:lang w:val="en-US"/>
        </w:rPr>
        <w:fldChar w:fldCharType="end"/>
      </w:r>
      <w:r w:rsidRPr="004D7B46">
        <w:rPr>
          <w:lang w:val="en-US"/>
        </w:rPr>
        <w:instrText>)</w:instrText>
      </w:r>
      <w:bookmarkEnd w:id="90"/>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58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95pt;height:92.65pt" o:ole="">
            <v:imagedata r:id="rId163" o:title=""/>
          </v:shape>
          <o:OLEObject Type="Embed" ProgID="Equation.DSMT4" ShapeID="_x0000_i1095" DrawAspect="Content" ObjectID="_1485932800"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59</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1" w:name="_Toc412018049"/>
      <w:r w:rsidRPr="004D7B46">
        <w:rPr>
          <w:lang w:val="en-US"/>
        </w:rPr>
        <w:t>Avalanching</w:t>
      </w:r>
      <w:bookmarkEnd w:id="91"/>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35pt;height:34.45pt" o:ole="">
            <v:imagedata r:id="rId165" o:title=""/>
          </v:shape>
          <o:OLEObject Type="Embed" ProgID="Equation.DSMT4" ShapeID="_x0000_i1096" DrawAspect="Content" ObjectID="_1485932801" r:id="rId1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60</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4D7B46" w:rsidRPr="004D7B46">
        <w:rPr>
          <w:lang w:val="en-US"/>
        </w:rPr>
        <w:instrText>(1.60)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2.3pt;height:77.65pt" o:ole="">
            <v:imagedata r:id="rId167" o:title=""/>
          </v:shape>
          <o:OLEObject Type="Embed" ProgID="Equation.DSMT4" ShapeID="_x0000_i1097" DrawAspect="Content" ObjectID="_1485932802"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2"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61</w:instrText>
      </w:r>
      <w:r w:rsidR="00883631" w:rsidRPr="004D7B46">
        <w:rPr>
          <w:noProof/>
          <w:lang w:val="en-US"/>
        </w:rPr>
        <w:fldChar w:fldCharType="end"/>
      </w:r>
      <w:r w:rsidRPr="004D7B46">
        <w:rPr>
          <w:lang w:val="en-US"/>
        </w:rPr>
        <w:instrText>)</w:instrText>
      </w:r>
      <w:bookmarkEnd w:id="92"/>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3" w:name="_Toc412018050"/>
      <w:r w:rsidRPr="004D7B46">
        <w:rPr>
          <w:lang w:val="en-US"/>
        </w:rPr>
        <w:t>Bed composition</w:t>
      </w:r>
      <w:bookmarkEnd w:id="93"/>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4" w:name="_Toc412018051"/>
      <w:r w:rsidRPr="004D7B46">
        <w:rPr>
          <w:lang w:val="en-US"/>
        </w:rPr>
        <w:t>Boundary conditions</w:t>
      </w:r>
      <w:bookmarkEnd w:id="94"/>
    </w:p>
    <w:p w:rsidR="008E05D9" w:rsidRPr="004D7B46" w:rsidRDefault="008E05D9" w:rsidP="004D7B46">
      <w:pPr>
        <w:pStyle w:val="Heading2"/>
        <w:spacing w:line="240" w:lineRule="auto"/>
        <w:jc w:val="both"/>
        <w:rPr>
          <w:lang w:val="en-US"/>
        </w:rPr>
      </w:pPr>
      <w:bookmarkStart w:id="95" w:name="_Toc412018052"/>
      <w:r w:rsidRPr="004D7B46">
        <w:rPr>
          <w:lang w:val="en-US"/>
        </w:rPr>
        <w:t>Waves</w:t>
      </w:r>
      <w:bookmarkEnd w:id="95"/>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4D7B46">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4D7B46">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4D7B46">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96" w:name="_Ref410738028"/>
      <w:bookmarkStart w:id="97" w:name="_Toc412018053"/>
      <w:r w:rsidRPr="004D7B46">
        <w:rPr>
          <w:lang w:val="en-US"/>
        </w:rPr>
        <w:t>Spectra</w:t>
      </w:r>
      <w:bookmarkEnd w:id="96"/>
      <w:bookmarkEnd w:id="97"/>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98"/>
      <w:commentRangeStart w:id="99"/>
      <w:r w:rsidR="007E32CB" w:rsidRPr="004D7B46">
        <w:rPr>
          <w:i/>
          <w:lang w:val="en-US"/>
        </w:rPr>
        <w:t>number</w:t>
      </w:r>
      <w:commentRangeEnd w:id="98"/>
      <w:r w:rsidR="00C62831" w:rsidRPr="004D7B46">
        <w:rPr>
          <w:rStyle w:val="CommentReference"/>
          <w:lang w:val="en-US"/>
        </w:rPr>
        <w:commentReference w:id="98"/>
      </w:r>
      <w:commentRangeEnd w:id="99"/>
      <w:r w:rsidR="00C77D61" w:rsidRPr="004D7B46">
        <w:rPr>
          <w:rStyle w:val="CommentReference"/>
          <w:lang w:val="en-US"/>
        </w:rPr>
        <w:commentReference w:id="99"/>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100"/>
      <w:commentRangeStart w:id="101"/>
      <w:r w:rsidRPr="004D7B46">
        <w:rPr>
          <w:lang w:val="en-US"/>
        </w:rPr>
        <w:t>increasing</w:t>
      </w:r>
      <w:commentRangeEnd w:id="100"/>
      <w:r w:rsidR="00C62831" w:rsidRPr="004D7B46">
        <w:rPr>
          <w:rStyle w:val="CommentReference"/>
          <w:lang w:val="en-US"/>
        </w:rPr>
        <w:commentReference w:id="100"/>
      </w:r>
      <w:commentRangeEnd w:id="101"/>
      <w:r w:rsidR="00C77D61" w:rsidRPr="004D7B46">
        <w:rPr>
          <w:rStyle w:val="CommentReference"/>
          <w:lang w:val="en-US"/>
        </w:rPr>
        <w:commentReference w:id="101"/>
      </w:r>
      <w:del w:id="102"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3"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4" w:name="_Ref412015448"/>
      <w:bookmarkStart w:id="105" w:name="_Toc412018054"/>
      <w:r w:rsidRPr="004D7B46">
        <w:rPr>
          <w:lang w:val="en-US"/>
        </w:rPr>
        <w:t>Non-spectra</w:t>
      </w:r>
      <w:bookmarkEnd w:id="103"/>
      <w:bookmarkEnd w:id="104"/>
      <w:bookmarkEnd w:id="105"/>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06"/>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06"/>
      <w:r w:rsidR="001F0D99" w:rsidRPr="004D7B46">
        <w:rPr>
          <w:rStyle w:val="CommentReference"/>
          <w:lang w:val="en-US"/>
        </w:rPr>
        <w:commentReference w:id="106"/>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07" w:name="_Ref410738048"/>
      <w:bookmarkStart w:id="108" w:name="_Toc412018055"/>
      <w:r w:rsidRPr="004D7B46">
        <w:rPr>
          <w:lang w:val="en-US"/>
        </w:rPr>
        <w:t>Lateral boundary conditions</w:t>
      </w:r>
      <w:bookmarkEnd w:id="107"/>
      <w:bookmarkEnd w:id="108"/>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09" w:name="_Toc412018056"/>
      <w:commentRangeStart w:id="110"/>
      <w:r w:rsidRPr="004D7B46">
        <w:rPr>
          <w:lang w:val="en-US"/>
        </w:rPr>
        <w:t>Shallow water equations</w:t>
      </w:r>
      <w:commentRangeEnd w:id="110"/>
      <w:r w:rsidR="00300122" w:rsidRPr="004D7B46">
        <w:rPr>
          <w:rStyle w:val="CommentReference"/>
          <w:b w:val="0"/>
          <w:iCs w:val="0"/>
          <w:lang w:val="en-US"/>
        </w:rPr>
        <w:commentReference w:id="110"/>
      </w:r>
      <w:bookmarkEnd w:id="109"/>
    </w:p>
    <w:p w:rsidR="008E05D9" w:rsidRPr="004D7B46" w:rsidRDefault="008E05D9" w:rsidP="004D7B46">
      <w:pPr>
        <w:pStyle w:val="Heading3"/>
        <w:rPr>
          <w:lang w:val="en-US"/>
        </w:rPr>
      </w:pPr>
      <w:bookmarkStart w:id="111" w:name="_Toc412018057"/>
      <w:commentRangeStart w:id="112"/>
      <w:r w:rsidRPr="004D7B46">
        <w:rPr>
          <w:lang w:val="en-US"/>
        </w:rPr>
        <w:t>Absorbing-generating</w:t>
      </w:r>
      <w:commentRangeEnd w:id="112"/>
      <w:r w:rsidR="00300122" w:rsidRPr="004D7B46">
        <w:rPr>
          <w:rStyle w:val="CommentReference"/>
          <w:bCs w:val="0"/>
          <w:iCs w:val="0"/>
          <w:lang w:val="en-US"/>
        </w:rPr>
        <w:commentReference w:id="112"/>
      </w:r>
      <w:bookmarkEnd w:id="111"/>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3"/>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3"/>
      <w:proofErr w:type="gramEnd"/>
      <w:r w:rsidR="0009480C" w:rsidRPr="004D7B46">
        <w:rPr>
          <w:rStyle w:val="CommentReference"/>
          <w:lang w:val="en-US"/>
        </w:rPr>
        <w:commentReference w:id="113"/>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4"/>
      <w:r w:rsidR="00005EA8" w:rsidRPr="004C5AA7">
        <w:rPr>
          <w:i/>
          <w:lang w:val="en-US"/>
        </w:rPr>
        <w:t>aveflume</w:t>
      </w:r>
      <w:commentRangeEnd w:id="114"/>
      <w:r w:rsidR="00005EA8" w:rsidRPr="004C5AA7">
        <w:rPr>
          <w:rStyle w:val="CommentReference"/>
          <w:i/>
        </w:rPr>
        <w:commentReference w:id="114"/>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5" w:name="_Toc412018058"/>
      <w:r w:rsidRPr="004D7B46">
        <w:rPr>
          <w:lang w:val="en-US"/>
        </w:rPr>
        <w:t>River and point discharge</w:t>
      </w:r>
      <w:bookmarkEnd w:id="115"/>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16" w:name="_Toc412018059"/>
      <w:r w:rsidRPr="004D7B46">
        <w:rPr>
          <w:lang w:val="en-US"/>
        </w:rPr>
        <w:t>Ship motion</w:t>
      </w:r>
      <w:bookmarkEnd w:id="116"/>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17" w:name="_Toc412018060"/>
      <w:r w:rsidRPr="004D7B46">
        <w:rPr>
          <w:lang w:val="en-US"/>
        </w:rPr>
        <w:t>Lateral boundaries</w:t>
      </w:r>
      <w:bookmarkEnd w:id="117"/>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18" w:name="_Toc412018061"/>
      <w:r w:rsidRPr="004D7B46">
        <w:rPr>
          <w:lang w:val="en-US"/>
        </w:rPr>
        <w:t>Tide and surge</w:t>
      </w:r>
      <w:bookmarkEnd w:id="118"/>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19" w:name="_Toc412018062"/>
      <w:r w:rsidRPr="004D7B46">
        <w:rPr>
          <w:lang w:val="en-US"/>
        </w:rPr>
        <w:t>Sediment transport</w:t>
      </w:r>
      <w:bookmarkEnd w:id="119"/>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20" w:name="_Toc412018063"/>
      <w:r w:rsidRPr="004D7B46">
        <w:rPr>
          <w:lang w:val="en-US"/>
        </w:rPr>
        <w:t>Input description</w:t>
      </w:r>
      <w:bookmarkEnd w:id="120"/>
    </w:p>
    <w:p w:rsidR="00620A54" w:rsidRPr="004D7B46" w:rsidRDefault="00620A54" w:rsidP="004D7B46">
      <w:pPr>
        <w:pStyle w:val="Heading2"/>
        <w:spacing w:line="240" w:lineRule="auto"/>
        <w:jc w:val="both"/>
        <w:rPr>
          <w:lang w:val="en-US"/>
        </w:rPr>
      </w:pPr>
      <w:bookmarkStart w:id="121" w:name="_Toc285701663"/>
      <w:bookmarkStart w:id="122" w:name="_Toc412018064"/>
      <w:r w:rsidRPr="004D7B46">
        <w:rPr>
          <w:lang w:val="en-US"/>
        </w:rPr>
        <w:t>General</w:t>
      </w:r>
      <w:bookmarkEnd w:id="121"/>
      <w:bookmarkEnd w:id="122"/>
    </w:p>
    <w:p w:rsidR="00620A54" w:rsidRPr="004D7B46" w:rsidRDefault="00620A54" w:rsidP="004D7B46">
      <w:pPr>
        <w:pStyle w:val="BodyText"/>
        <w:rPr>
          <w:lang w:val="en-US"/>
        </w:rPr>
      </w:pPr>
      <w:r w:rsidRPr="004D7B46">
        <w:rPr>
          <w:lang w:val="en-US"/>
        </w:rPr>
        <w:t xml:space="preserve">Upon </w:t>
      </w:r>
      <w:ins w:id="123" w:author="Ap van Dongeren" w:date="2015-02-20T09:26:00Z">
        <w:r w:rsidR="00C20BC3">
          <w:rPr>
            <w:lang w:val="en-US"/>
          </w:rPr>
          <w:t>running</w:t>
        </w:r>
      </w:ins>
      <w:ins w:id="124" w:author="Ap van Dongeren" w:date="2015-02-20T09:24:00Z">
        <w:r w:rsidR="002F71D5">
          <w:rPr>
            <w:lang w:val="en-US"/>
          </w:rPr>
          <w:t xml:space="preserve"> the </w:t>
        </w:r>
      </w:ins>
      <w:del w:id="125" w:author="Ap van Dongeren" w:date="2015-02-20T09:24:00Z">
        <w:r w:rsidRPr="004D7B46" w:rsidDel="002F71D5">
          <w:rPr>
            <w:lang w:val="en-US"/>
          </w:rPr>
          <w:delText xml:space="preserve">execution of the </w:delText>
        </w:r>
      </w:del>
      <w:r w:rsidRPr="004D7B46">
        <w:rPr>
          <w:lang w:val="en-US"/>
        </w:rPr>
        <w:t xml:space="preserve">XBeach executable </w:t>
      </w:r>
      <w:r w:rsidRPr="004D7B46">
        <w:rPr>
          <w:i/>
          <w:lang w:val="en-US"/>
        </w:rPr>
        <w:t>xbeach.exe</w:t>
      </w:r>
      <w:ins w:id="126" w:author="Ap van Dongeren" w:date="2015-02-20T09:26:00Z">
        <w:r w:rsidR="00C20BC3">
          <w:rPr>
            <w:lang w:val="en-US"/>
          </w:rPr>
          <w:t xml:space="preserve">, </w:t>
        </w:r>
      </w:ins>
      <w:del w:id="127" w:author="Ap van Dongeren" w:date="2015-02-20T09:26:00Z">
        <w:r w:rsidRPr="004D7B46" w:rsidDel="00C20BC3">
          <w:rPr>
            <w:lang w:val="en-US"/>
          </w:rPr>
          <w:delText xml:space="preserve"> </w:delText>
        </w:r>
      </w:del>
      <w:r w:rsidRPr="004D7B46">
        <w:rPr>
          <w:lang w:val="en-US"/>
        </w:rPr>
        <w:t xml:space="preserve">the file </w:t>
      </w:r>
      <w:r w:rsidRPr="004D7B46">
        <w:rPr>
          <w:i/>
          <w:lang w:val="en-US"/>
        </w:rPr>
        <w:t>params.txt</w:t>
      </w:r>
      <w:r w:rsidRPr="004D7B46">
        <w:rPr>
          <w:lang w:val="en-US"/>
        </w:rPr>
        <w:t xml:space="preserve"> in the current working directory will be read. </w:t>
      </w:r>
      <w:moveToRangeStart w:id="128" w:author="Ap van Dongeren" w:date="2015-02-20T09:35:00Z" w:name="move412188268"/>
      <w:moveTo w:id="129" w:author="Ap van Dongeren" w:date="2015-02-20T09:35:00Z">
        <w:r w:rsidR="0013413E" w:rsidRPr="004D7B46">
          <w:rPr>
            <w:lang w:val="en-US"/>
          </w:rPr>
          <w:t xml:space="preserve">The </w:t>
        </w:r>
        <w:r w:rsidR="0013413E" w:rsidRPr="004D7B46">
          <w:rPr>
            <w:i/>
            <w:lang w:val="en-US"/>
          </w:rPr>
          <w:t>params.txt</w:t>
        </w:r>
        <w:r w:rsidR="0013413E" w:rsidRPr="004D7B46">
          <w:rPr>
            <w:lang w:val="en-US"/>
          </w:rPr>
          <w:t xml:space="preserve"> file contains grid and bathymetry info, wave input, flow input, morphological input, </w:t>
        </w:r>
        <w:proofErr w:type="gramStart"/>
        <w:r w:rsidR="0013413E" w:rsidRPr="004D7B46">
          <w:rPr>
            <w:lang w:val="en-US"/>
          </w:rPr>
          <w:t>et</w:t>
        </w:r>
        <w:proofErr w:type="gramEnd"/>
        <w:r w:rsidR="0013413E" w:rsidRPr="004D7B46">
          <w:rPr>
            <w:lang w:val="en-US"/>
          </w:rPr>
          <w:t xml:space="preserve"> cetera.</w:t>
        </w:r>
      </w:moveTo>
      <w:moveToRangeEnd w:id="128"/>
      <w:ins w:id="130" w:author="Ap van Dongeren" w:date="2015-02-20T09:35:00Z">
        <w:r w:rsidR="0013413E">
          <w:rPr>
            <w:lang w:val="en-US"/>
          </w:rPr>
          <w:t xml:space="preserve">in the form of </w:t>
        </w:r>
      </w:ins>
      <w:del w:id="131" w:author="Ap van Dongeren" w:date="2015-02-20T09:35:00Z">
        <w:r w:rsidRPr="004D7B46" w:rsidDel="0013413E">
          <w:rPr>
            <w:lang w:val="en-US"/>
          </w:rPr>
          <w:delText xml:space="preserve">The </w:delText>
        </w:r>
        <w:r w:rsidRPr="004D7B46" w:rsidDel="0013413E">
          <w:rPr>
            <w:i/>
            <w:lang w:val="en-US"/>
          </w:rPr>
          <w:delText>params.txt</w:delText>
        </w:r>
        <w:r w:rsidRPr="004D7B46" w:rsidDel="0013413E">
          <w:rPr>
            <w:lang w:val="en-US"/>
          </w:rPr>
          <w:delText xml:space="preserve"> file contains </w:delText>
        </w:r>
      </w:del>
      <w:r w:rsidRPr="004D7B46">
        <w:rPr>
          <w:lang w:val="en-US"/>
        </w:rPr>
        <w:t>keyword/value pairs</w:t>
      </w:r>
      <w:ins w:id="132" w:author="Ap van Dongeren" w:date="2015-02-20T09:36:00Z">
        <w:r w:rsidR="0013413E">
          <w:rPr>
            <w:lang w:val="en-US"/>
          </w:rPr>
          <w:t>.</w:t>
        </w:r>
      </w:ins>
      <w:del w:id="133" w:author="Ap van Dongeren" w:date="2015-02-20T09:36:00Z">
        <w:r w:rsidRPr="004D7B46" w:rsidDel="0013413E">
          <w:rPr>
            <w:lang w:val="en-US"/>
          </w:rPr>
          <w:delText xml:space="preserve"> that de</w:delText>
        </w:r>
      </w:del>
      <w:del w:id="134" w:author="Ap van Dongeren" w:date="2015-02-20T09:27:00Z">
        <w:r w:rsidRPr="004D7B46" w:rsidDel="00C20BC3">
          <w:rPr>
            <w:lang w:val="en-US"/>
          </w:rPr>
          <w:delText>termine the parameter settings of XBeach</w:delText>
        </w:r>
      </w:del>
      <w:r w:rsidRPr="004D7B46">
        <w:rPr>
          <w:lang w:val="en-US"/>
        </w:rPr>
        <w:t>. Each keyword/value pair may contain an actual model parameter or refer</w:t>
      </w:r>
      <w:del w:id="135" w:author="Ap van Dongeren" w:date="2015-02-20T09:27:00Z">
        <w:r w:rsidRPr="004D7B46" w:rsidDel="00C20BC3">
          <w:rPr>
            <w:lang w:val="en-US"/>
          </w:rPr>
          <w:delText>s</w:delText>
        </w:r>
      </w:del>
      <w:r w:rsidRPr="004D7B46">
        <w:rPr>
          <w:lang w:val="en-US"/>
        </w:rPr>
        <w:t xml:space="preserve"> to another file with additional information on the model setup. If a </w:t>
      </w:r>
      <w:r w:rsidRPr="004D7B46">
        <w:rPr>
          <w:i/>
          <w:lang w:val="en-US"/>
        </w:rPr>
        <w:t>params.txt</w:t>
      </w:r>
      <w:r w:rsidRPr="004D7B46">
        <w:rPr>
          <w:lang w:val="en-US"/>
        </w:rPr>
        <w:t xml:space="preserve"> file cannot be found then </w:t>
      </w:r>
      <w:del w:id="136" w:author="Ap van Dongeren" w:date="2015-02-20T09:26:00Z">
        <w:r w:rsidRPr="004D7B46" w:rsidDel="00C20BC3">
          <w:rPr>
            <w:lang w:val="en-US"/>
          </w:rPr>
          <w:delText xml:space="preserve">the execution of </w:delText>
        </w:r>
      </w:del>
      <w:r w:rsidRPr="004D7B46">
        <w:rPr>
          <w:lang w:val="en-US"/>
        </w:rPr>
        <w:t xml:space="preserve">XBeach will </w:t>
      </w:r>
      <w:ins w:id="137" w:author="Ap van Dongeren" w:date="2015-02-20T09:26:00Z">
        <w:r w:rsidR="00C20BC3">
          <w:rPr>
            <w:lang w:val="en-US"/>
          </w:rPr>
          <w:t>not run</w:t>
        </w:r>
      </w:ins>
      <w:del w:id="138" w:author="Ap van Dongeren" w:date="2015-02-20T09:26:00Z">
        <w:r w:rsidRPr="004D7B46" w:rsidDel="00C20BC3">
          <w:rPr>
            <w:lang w:val="en-US"/>
          </w:rPr>
          <w:delText>be aborted</w:delText>
        </w:r>
      </w:del>
      <w:r w:rsidRPr="004D7B46">
        <w:rPr>
          <w:lang w:val="en-US"/>
        </w:rPr>
        <w:t>.</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w:t>
      </w:r>
      <w:ins w:id="139" w:author="Ap van Dongeren" w:date="2015-02-20T09:27:00Z">
        <w:r w:rsidR="00C20BC3">
          <w:rPr>
            <w:lang w:val="en-US"/>
          </w:rPr>
          <w:t>. The keywords can be</w:t>
        </w:r>
      </w:ins>
      <w:r w:rsidRPr="004D7B46">
        <w:rPr>
          <w:lang w:val="en-US"/>
        </w:rPr>
        <w:t xml:space="preserve"> in any order. A keyword/value pair is separated by an equal sign (=). Each line containing an equal sign is interpreted as a keyword/value pair. Reversely, any lines without an equal sign are ignored and may be used for comments. Only a few keywords are required</w:t>
      </w:r>
      <w:ins w:id="140" w:author="Ap van Dongeren" w:date="2015-02-20T09:29:00Z">
        <w:r w:rsidR="00C20BC3">
          <w:rPr>
            <w:lang w:val="en-US"/>
          </w:rPr>
          <w:t xml:space="preserve"> for the model to </w:t>
        </w:r>
        <w:commentRangeStart w:id="141"/>
        <w:r w:rsidR="00C20BC3">
          <w:rPr>
            <w:lang w:val="en-US"/>
          </w:rPr>
          <w:t>run</w:t>
        </w:r>
        <w:commentRangeEnd w:id="141"/>
        <w:r w:rsidR="00C20BC3">
          <w:rPr>
            <w:rStyle w:val="CommentReference"/>
          </w:rPr>
          <w:commentReference w:id="141"/>
        </w:r>
      </w:ins>
      <w:r w:rsidRPr="004D7B46">
        <w:rPr>
          <w:lang w:val="en-US"/>
        </w:rPr>
        <w:t xml:space="preserve">, others have default values that are used in case the keyword is not mentioned in the </w:t>
      </w:r>
      <w:r w:rsidRPr="004D7B46">
        <w:rPr>
          <w:i/>
          <w:lang w:val="en-US"/>
        </w:rPr>
        <w:t>params.txt</w:t>
      </w:r>
      <w:r w:rsidRPr="004D7B46">
        <w:rPr>
          <w:lang w:val="en-US"/>
        </w:rPr>
        <w:t xml:space="preserve"> file.</w:t>
      </w:r>
      <w:ins w:id="142" w:author="Ap van Dongeren" w:date="2015-02-20T09:32:00Z">
        <w:r w:rsidR="00C20BC3">
          <w:rPr>
            <w:lang w:val="en-US"/>
          </w:rPr>
          <w:t xml:space="preserve"> It is strongly recommended to specify as few parameters explicitly as possible and rely on the defaults for </w:t>
        </w:r>
      </w:ins>
      <w:ins w:id="143" w:author="Ap van Dongeren" w:date="2015-02-20T09:33:00Z">
        <w:r w:rsidR="00C20BC3">
          <w:rPr>
            <w:lang w:val="en-US"/>
          </w:rPr>
          <w:t>the</w:t>
        </w:r>
      </w:ins>
      <w:ins w:id="144" w:author="Ap van Dongeren" w:date="2015-02-20T09:32:00Z">
        <w:r w:rsidR="00C20BC3">
          <w:rPr>
            <w:lang w:val="en-US"/>
          </w:rPr>
          <w:t xml:space="preserve"> </w:t>
        </w:r>
      </w:ins>
      <w:ins w:id="145" w:author="Ap van Dongeren" w:date="2015-02-20T09:33:00Z">
        <w:r w:rsidR="00C20BC3">
          <w:rPr>
            <w:lang w:val="en-US"/>
          </w:rPr>
          <w:t xml:space="preserve">other parameters. </w:t>
        </w:r>
      </w:ins>
      <w:ins w:id="146" w:author="Ap van Dongeren" w:date="2015-02-20T09:44:00Z">
        <w:r w:rsidR="0013413E">
          <w:rPr>
            <w:lang w:val="en-US"/>
          </w:rPr>
          <w:t>When running XBeach, a file called xbeach.log is created, which lists all the parameters set through the params.txt but also all parameters not set, for which the defaults are used.</w:t>
        </w:r>
      </w:ins>
    </w:p>
    <w:p w:rsidR="00620A54" w:rsidRPr="004D7B46" w:rsidRDefault="00620A54" w:rsidP="004D7B46">
      <w:pPr>
        <w:pStyle w:val="BodyText"/>
        <w:rPr>
          <w:lang w:val="en-US"/>
        </w:rPr>
      </w:pPr>
      <w:moveFromRangeStart w:id="147" w:author="Ap van Dongeren" w:date="2015-02-20T09:35:00Z" w:name="move412188268"/>
      <w:moveFrom w:id="148" w:author="Ap van Dongeren" w:date="2015-02-20T09:35:00Z">
        <w:r w:rsidRPr="004D7B46" w:rsidDel="0013413E">
          <w:rPr>
            <w:lang w:val="en-US"/>
          </w:rPr>
          <w:t xml:space="preserve">The </w:t>
        </w:r>
        <w:r w:rsidRPr="004D7B46" w:rsidDel="0013413E">
          <w:rPr>
            <w:i/>
            <w:lang w:val="en-US"/>
          </w:rPr>
          <w:t>params.txt</w:t>
        </w:r>
        <w:r w:rsidRPr="004D7B46" w:rsidDel="0013413E">
          <w:rPr>
            <w:lang w:val="en-US"/>
          </w:rPr>
          <w:t xml:space="preserve"> file contains grid and bathymetry info, wave input, flow input, morphological input, et cetera. </w:t>
        </w:r>
      </w:moveFrom>
      <w:moveFromRangeEnd w:id="147"/>
      <w:r w:rsidRPr="004D7B46">
        <w:rPr>
          <w:lang w:val="en-US"/>
        </w:rPr>
        <w:t xml:space="preserve">This chapter describes the possibilities of the </w:t>
      </w:r>
      <w:r w:rsidRPr="004D7B46">
        <w:rPr>
          <w:i/>
          <w:lang w:val="en-US"/>
        </w:rPr>
        <w:t>params.</w:t>
      </w:r>
      <w:r w:rsidRPr="004D7B46">
        <w:rPr>
          <w:lang w:val="en-US"/>
        </w:rPr>
        <w:t>txt file and any</w:t>
      </w:r>
      <w:ins w:id="149" w:author="Ap van Dongeren" w:date="2015-02-20T09:36:00Z">
        <w:r w:rsidR="0013413E">
          <w:rPr>
            <w:lang w:val="en-US"/>
          </w:rPr>
          <w:t xml:space="preserve"> auxiliary information</w:t>
        </w:r>
      </w:ins>
      <w:r w:rsidRPr="004D7B46">
        <w:rPr>
          <w:lang w:val="en-US"/>
        </w:rPr>
        <w:t xml:space="preserve"> files that </w:t>
      </w:r>
      <w:ins w:id="150" w:author="Ap van Dongeren" w:date="2015-02-20T09:36:00Z">
        <w:r w:rsidR="0013413E">
          <w:rPr>
            <w:lang w:val="en-US"/>
          </w:rPr>
          <w:t xml:space="preserve">are called </w:t>
        </w:r>
      </w:ins>
      <w:del w:id="151" w:author="Ap van Dongeren" w:date="2015-02-20T09:36:00Z">
        <w:r w:rsidRPr="004D7B46" w:rsidDel="0013413E">
          <w:rPr>
            <w:lang w:val="en-US"/>
          </w:rPr>
          <w:delText>can be referred to</w:delText>
        </w:r>
      </w:del>
      <w:r w:rsidRPr="004D7B46">
        <w:rPr>
          <w:lang w:val="en-US"/>
        </w:rPr>
        <w:t xml:space="preserve">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ins w:id="152" w:author="Ap van Dongeren" w:date="2015-02-20T09:37:00Z">
        <w:r w:rsidR="0013413E">
          <w:rPr>
            <w:lang w:val="en-US"/>
          </w:rPr>
          <w:t xml:space="preserve"> expert</w:t>
        </w:r>
      </w:ins>
      <w:r w:rsidRPr="004D7B46">
        <w:rPr>
          <w:lang w:val="en-US"/>
        </w:rPr>
        <w:t xml:space="preserve"> options and should not be used for regular applications of XBeach.</w:t>
      </w:r>
    </w:p>
    <w:p w:rsidR="00620A54" w:rsidRPr="004D7B46" w:rsidRDefault="00620A54" w:rsidP="004D7B46">
      <w:pPr>
        <w:pStyle w:val="BodyText"/>
        <w:rPr>
          <w:lang w:val="en-US"/>
        </w:rPr>
      </w:pPr>
      <w:commentRangeStart w:id="153"/>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w:t>
      </w:r>
      <w:commentRangeEnd w:id="153"/>
      <w:r w:rsidR="0013413E">
        <w:rPr>
          <w:rStyle w:val="CommentReference"/>
        </w:rPr>
        <w:commentReference w:id="153"/>
      </w:r>
      <w:r w:rsidRPr="004D7B46">
        <w:rPr>
          <w:lang w:val="en-US"/>
        </w:rPr>
        <w:t>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w:t>
      </w:r>
      <w:commentRangeStart w:id="154"/>
      <w:r w:rsidRPr="004D7B46">
        <w:rPr>
          <w:lang w:val="en-US"/>
        </w:rPr>
        <w:t>is</w:t>
      </w:r>
      <w:commentRangeEnd w:id="154"/>
      <w:r w:rsidR="0013413E">
        <w:rPr>
          <w:rStyle w:val="CommentReference"/>
        </w:rPr>
        <w:commentReference w:id="154"/>
      </w:r>
      <w:r w:rsidRPr="004D7B46">
        <w:rPr>
          <w:lang w:val="en-US"/>
        </w:rPr>
        <w:t>:</w:t>
      </w:r>
    </w:p>
    <w:p w:rsidR="00620A54" w:rsidRPr="004D7B46" w:rsidRDefault="00620A54" w:rsidP="004D7B46">
      <w:pPr>
        <w:pStyle w:val="Codeheader"/>
        <w:rPr>
          <w:lang w:val="en-US"/>
        </w:rPr>
      </w:pPr>
      <w:r w:rsidRPr="004D7B46">
        <w:rPr>
          <w:lang w:val="en-US"/>
        </w:rPr>
        <w:t>params.</w:t>
      </w:r>
      <w:commentRangeStart w:id="155"/>
      <w:r w:rsidRPr="004D7B46">
        <w:rPr>
          <w:lang w:val="en-US"/>
        </w:rPr>
        <w:t>txt</w:t>
      </w:r>
      <w:commentRangeEnd w:id="155"/>
      <w:r w:rsidR="0013413E">
        <w:rPr>
          <w:rStyle w:val="CommentReference"/>
          <w:rFonts w:ascii="Arial" w:hAnsi="Arial"/>
          <w:b w:val="0"/>
        </w:rPr>
        <w:commentReference w:id="155"/>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56" w:name="_Toc285701664"/>
      <w:bookmarkStart w:id="157" w:name="_Toc412018065"/>
      <w:r w:rsidRPr="004D7B46">
        <w:rPr>
          <w:lang w:val="en-US"/>
        </w:rPr>
        <w:t xml:space="preserve">Physical </w:t>
      </w:r>
      <w:commentRangeStart w:id="158"/>
      <w:r w:rsidRPr="004D7B46">
        <w:rPr>
          <w:lang w:val="en-US"/>
        </w:rPr>
        <w:t>processes</w:t>
      </w:r>
      <w:bookmarkEnd w:id="156"/>
      <w:bookmarkEnd w:id="157"/>
      <w:commentRangeEnd w:id="158"/>
      <w:r w:rsidR="00E064E8">
        <w:rPr>
          <w:rStyle w:val="CommentReference"/>
          <w:b w:val="0"/>
          <w:iCs w:val="0"/>
        </w:rPr>
        <w:commentReference w:id="158"/>
      </w:r>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59"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commentRangeStart w:id="160"/>
            <w:r w:rsidRPr="004D7B46">
              <w:t>Turn</w:t>
            </w:r>
            <w:commentRangeEnd w:id="160"/>
            <w:r w:rsidR="0013413E">
              <w:rPr>
                <w:rStyle w:val="CommentReference"/>
                <w:rFonts w:ascii="Arial" w:eastAsia="Times New Roman" w:hAnsi="Arial" w:cs="Arial"/>
                <w:color w:val="auto"/>
                <w:lang w:val="en-GB"/>
              </w:rPr>
              <w:commentReference w:id="160"/>
            </w:r>
            <w:r w:rsidRPr="004D7B46">
              <w:t xml:space="preserve">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commentRangeStart w:id="161"/>
            <w:r w:rsidRPr="004D7B46">
              <w:t>bchwiz</w:t>
            </w:r>
            <w:commentRangeEnd w:id="161"/>
            <w:r w:rsidR="0013413E">
              <w:rPr>
                <w:rStyle w:val="CommentReference"/>
                <w:rFonts w:ascii="Arial" w:eastAsia="Times New Roman" w:hAnsi="Arial" w:cs="Arial"/>
                <w:b w:val="0"/>
                <w:bCs w:val="0"/>
                <w:color w:val="auto"/>
                <w:lang w:val="en-GB"/>
              </w:rPr>
              <w:commentReference w:id="161"/>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2"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3"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4"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lwave</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5"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6"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7"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commentRangeStart w:id="168"/>
            <w:r w:rsidRPr="004D7B46">
              <w:t>q3d*</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9"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commentRangeEnd w:id="168"/>
            <w:r w:rsidR="0013413E">
              <w:rPr>
                <w:rStyle w:val="CommentReference"/>
                <w:rFonts w:ascii="Arial" w:eastAsia="Times New Roman" w:hAnsi="Arial" w:cs="Arial"/>
                <w:color w:val="auto"/>
                <w:lang w:val="en-GB"/>
              </w:rPr>
              <w:commentReference w:id="168"/>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0"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1"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2"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3"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4"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5"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6"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7"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8" w:name="_Ref285440913"/>
      <w:bookmarkStart w:id="179" w:name="_Ref285440915"/>
      <w:bookmarkStart w:id="180" w:name="_Ref285465495"/>
      <w:bookmarkStart w:id="181" w:name="_Ref285465497"/>
      <w:bookmarkStart w:id="182" w:name="_Toc285701665"/>
      <w:bookmarkStart w:id="183" w:name="_Toc412018066"/>
      <w:r w:rsidRPr="004D7B46">
        <w:rPr>
          <w:lang w:val="en-US"/>
        </w:rPr>
        <w:t>Grid and bathymetry</w:t>
      </w:r>
      <w:bookmarkEnd w:id="178"/>
      <w:bookmarkEnd w:id="179"/>
      <w:bookmarkEnd w:id="180"/>
      <w:bookmarkEnd w:id="181"/>
      <w:bookmarkEnd w:id="182"/>
      <w:bookmarkEnd w:id="183"/>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w:t>
      </w:r>
      <w:ins w:id="184" w:author="Ap van Dongeren" w:date="2015-02-20T09:47:00Z">
        <w:r w:rsidR="00E064E8">
          <w:rPr>
            <w:lang w:val="en-US"/>
          </w:rPr>
          <w:t xml:space="preserve">Here nx are the number of grid points in the cross-shore direction and </w:t>
        </w:r>
        <w:proofErr w:type="gramStart"/>
        <w:r w:rsidR="00E064E8">
          <w:rPr>
            <w:lang w:val="en-US"/>
          </w:rPr>
          <w:t>ny</w:t>
        </w:r>
        <w:proofErr w:type="gramEnd"/>
        <w:r w:rsidR="00E064E8">
          <w:rPr>
            <w:lang w:val="en-US"/>
          </w:rPr>
          <w:t xml:space="preserve"> the number in the alongshore direction. </w:t>
        </w:r>
      </w:ins>
      <w:r w:rsidRPr="004D7B46">
        <w:rPr>
          <w:lang w:val="en-US"/>
        </w:rPr>
        <w:t xml:space="preserve">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w:t>
      </w:r>
      <w:ins w:id="185" w:author="Ap van Dongeren" w:date="2015-02-20T09:49:00Z">
        <w:r w:rsidR="00E064E8">
          <w:rPr>
            <w:lang w:val="en-US"/>
          </w:rPr>
          <w:t xml:space="preserve">, which has to have a size of [nx+1, </w:t>
        </w:r>
        <w:proofErr w:type="gramStart"/>
        <w:r w:rsidR="00E064E8">
          <w:rPr>
            <w:lang w:val="en-US"/>
          </w:rPr>
          <w:t>ny+</w:t>
        </w:r>
        <w:proofErr w:type="gramEnd"/>
        <w:r w:rsidR="00E064E8">
          <w:rPr>
            <w:lang w:val="en-US"/>
          </w:rPr>
          <w:t>1]</w:t>
        </w:r>
      </w:ins>
      <w:r w:rsidRPr="004D7B46">
        <w:rPr>
          <w:lang w:val="en-US"/>
        </w:rPr>
        <w:t xml:space="preserve">.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w:t>
      </w:r>
      <w:ins w:id="186" w:author="Ap van Dongeren" w:date="2015-02-20T09:49:00Z">
        <w:r w:rsidR="00E064E8">
          <w:rPr>
            <w:lang w:val="en-US"/>
          </w:rPr>
          <w:t xml:space="preserve"> (so e.g. a value of ‘10’ is 10 meters depth)</w:t>
        </w:r>
      </w:ins>
      <w:r w:rsidRPr="004D7B46">
        <w:rPr>
          <w:lang w:val="en-US"/>
        </w:rPr>
        <w:t xml:space="preserve">,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w:t>
      </w:r>
      <w:ins w:id="187" w:author="Ap van Dongeren" w:date="2015-02-20T09:50:00Z">
        <w:r w:rsidR="00E064E8">
          <w:rPr>
            <w:lang w:val="en-US"/>
          </w:rPr>
          <w:t xml:space="preserve">thus </w:t>
        </w:r>
      </w:ins>
      <w:r w:rsidRPr="004D7B46">
        <w:rPr>
          <w:lang w:val="en-US"/>
        </w:rPr>
        <w:t xml:space="preserve">a single </w:t>
      </w:r>
      <w:ins w:id="188" w:author="Ap van Dongeren" w:date="2015-02-20T09:50:00Z">
        <w:r w:rsidR="00E064E8">
          <w:rPr>
            <w:lang w:val="en-US"/>
          </w:rPr>
          <w:t>row (ny+1=1)</w:t>
        </w:r>
      </w:ins>
      <w:del w:id="189" w:author="Ap van Dongeren" w:date="2015-02-20T09:50:00Z">
        <w:r w:rsidRPr="004D7B46" w:rsidDel="00E064E8">
          <w:rPr>
            <w:lang w:val="en-US"/>
          </w:rPr>
          <w:delText>line</w:delText>
        </w:r>
      </w:del>
      <w:r w:rsidRPr="004D7B46">
        <w:rPr>
          <w:lang w:val="en-US"/>
        </w:rPr>
        <w:t xml:space="preserv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w:t>
      </w:r>
      <w:del w:id="190" w:author="Ap van Dongeren" w:date="2015-02-20T09:50:00Z">
        <w:r w:rsidRPr="004D7B46" w:rsidDel="00E064E8">
          <w:rPr>
            <w:lang w:val="en-US"/>
          </w:rPr>
          <w:delText xml:space="preserve">lines </w:delText>
        </w:r>
      </w:del>
      <w:ins w:id="191" w:author="Ap van Dongeren" w:date="2015-02-20T09:50:00Z">
        <w:r w:rsidR="00E064E8">
          <w:rPr>
            <w:lang w:val="en-US"/>
          </w:rPr>
          <w:t>rows</w:t>
        </w:r>
        <w:r w:rsidR="00E064E8" w:rsidRPr="004D7B46">
          <w:rPr>
            <w:lang w:val="en-US"/>
          </w:rPr>
          <w:t xml:space="preserve"> </w:t>
        </w:r>
      </w:ins>
      <w:r w:rsidRPr="004D7B46">
        <w:rPr>
          <w:lang w:val="en-US"/>
        </w:rPr>
        <w:t xml:space="preserve">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w:t>
      </w:r>
      <w:ins w:id="192" w:author="Ap van Dongeren" w:date="2015-02-20T09:50:00Z">
        <w:r w:rsidR="00E064E8">
          <w:rPr>
            <w:lang w:val="en-US"/>
          </w:rPr>
          <w:t>n</w:t>
        </w:r>
      </w:ins>
      <w:r w:rsidRPr="004D7B46">
        <w:rPr>
          <w:lang w:val="en-US"/>
        </w:rPr>
        <w:t xml:space="preserve">y </w:t>
      </w:r>
      <w:ins w:id="193" w:author="Ap van Dongeren" w:date="2015-02-20T09:50:00Z">
        <w:r w:rsidR="00E064E8">
          <w:rPr>
            <w:lang w:val="en-US"/>
          </w:rPr>
          <w:t>rows</w:t>
        </w:r>
      </w:ins>
      <w:del w:id="194" w:author="Ap van Dongeren" w:date="2015-02-20T09:50:00Z">
        <w:r w:rsidRPr="004D7B46" w:rsidDel="00E064E8">
          <w:rPr>
            <w:lang w:val="en-US"/>
          </w:rPr>
          <w:delText>lines</w:delText>
        </w:r>
      </w:del>
      <w:r w:rsidRPr="004D7B46">
        <w:rPr>
          <w:lang w:val="en-US"/>
        </w:rPr>
        <w:t xml:space="preserve"> in the </w:t>
      </w:r>
      <w:r w:rsidRPr="004D7B46">
        <w:rPr>
          <w:i/>
          <w:lang w:val="en-US"/>
        </w:rPr>
        <w:t>depfile</w:t>
      </w:r>
      <w:r w:rsidRPr="004D7B46">
        <w:rPr>
          <w:lang w:val="en-US"/>
        </w:rPr>
        <w:t>. In general, the bathymetry file has the following</w:t>
      </w:r>
      <w:ins w:id="195" w:author="Ap van Dongeren" w:date="2015-02-20T09:51:00Z">
        <w:r w:rsidR="00E064E8">
          <w:rPr>
            <w:lang w:val="en-US"/>
          </w:rPr>
          <w:t xml:space="preserve"> space-separated</w:t>
        </w:r>
      </w:ins>
      <w:r w:rsidRPr="004D7B46">
        <w:rPr>
          <w:lang w:val="en-US"/>
        </w:rPr>
        <w:t xml:space="preserve">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w:t>
      </w:r>
      <w:del w:id="196" w:author="Ap van Dongeren" w:date="2015-02-20T09:51:00Z">
        <w:r w:rsidRPr="004D7B46" w:rsidDel="00E064E8">
          <w:rPr>
            <w:lang w:val="en-US"/>
          </w:rPr>
          <w:delText>on one line</w:delText>
        </w:r>
      </w:del>
      <w:ins w:id="197" w:author="Ap van Dongeren" w:date="2015-02-20T09:51:00Z">
        <w:r w:rsidR="00E064E8">
          <w:rPr>
            <w:lang w:val="en-US"/>
          </w:rPr>
          <w:t>in one reow</w:t>
        </w:r>
      </w:ins>
      <w:r w:rsidRPr="004D7B46">
        <w:rPr>
          <w:lang w:val="en-US"/>
        </w:rPr>
        <w:t xml:space="preserve"> and each </w:t>
      </w:r>
      <w:ins w:id="198" w:author="Ap van Dongeren" w:date="2015-02-20T09:51:00Z">
        <w:r w:rsidR="00E064E8">
          <w:rPr>
            <w:lang w:val="en-US"/>
          </w:rPr>
          <w:t>row</w:t>
        </w:r>
      </w:ins>
      <w:del w:id="199" w:author="Ap van Dongeren" w:date="2015-02-20T09:51:00Z">
        <w:r w:rsidRPr="004D7B46" w:rsidDel="00E064E8">
          <w:rPr>
            <w:lang w:val="en-US"/>
          </w:rPr>
          <w:delText>line</w:delText>
        </w:r>
      </w:del>
      <w:r w:rsidRPr="004D7B46">
        <w:rPr>
          <w:lang w:val="en-US"/>
        </w:rPr>
        <w:t xml:space="preserve"> represents a cell in y-direction. XBeach grids are defined in a coordinate system of choice and can be either rectangular or curvilinear </w:t>
      </w:r>
      <w:commentRangeStart w:id="200"/>
      <w:r w:rsidRPr="004D7B46">
        <w:rPr>
          <w:lang w:val="en-US"/>
        </w:rPr>
        <w:t>grids</w:t>
      </w:r>
      <w:commentRangeEnd w:id="200"/>
      <w:r w:rsidR="00BA4F8F">
        <w:rPr>
          <w:rStyle w:val="CommentReference"/>
        </w:rPr>
        <w:commentReference w:id="200"/>
      </w:r>
      <w:r w:rsidRPr="004D7B46">
        <w:rPr>
          <w:lang w:val="en-US"/>
        </w:rPr>
        <w:t>.</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w:t>
      </w:r>
      <w:commentRangeStart w:id="201"/>
      <w:r w:rsidRPr="004D7B46">
        <w:rPr>
          <w:lang w:val="en-US"/>
        </w:rPr>
        <w:t>manual</w:t>
      </w:r>
      <w:commentRangeEnd w:id="201"/>
      <w:r w:rsidR="00907C45">
        <w:rPr>
          <w:rStyle w:val="CommentReference"/>
        </w:rPr>
        <w:commentReference w:id="201"/>
      </w:r>
      <w:r w:rsidRPr="004D7B46">
        <w:rPr>
          <w:lang w:val="en-US"/>
        </w:rPr>
        <w:t xml:space="preserve">.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ins w:id="202" w:author="Ap van Dongeren" w:date="2015-02-20T09:57:00Z">
        <w:r w:rsidR="00907C45">
          <w:rPr>
            <w:lang w:val="en-US"/>
          </w:rPr>
          <w:t xml:space="preserve"> (thetanaut=0 for Cartesian and thetanaut=1 for Nautical)</w:t>
        </w:r>
      </w:ins>
      <w:del w:id="203" w:author="Ap van Dongeren" w:date="2015-02-20T09:57:00Z">
        <w:r w:rsidRPr="004D7B46" w:rsidDel="00907C45">
          <w:rPr>
            <w:lang w:val="en-US"/>
          </w:rPr>
          <w:delText>.</w:delText>
        </w:r>
      </w:del>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w:t>
      </w:r>
      <w:commentRangeStart w:id="204"/>
      <w:r w:rsidRPr="004D7B46">
        <w:rPr>
          <w:lang w:val="en-US"/>
        </w:rPr>
        <w:t>are</w:t>
      </w:r>
      <w:commentRangeEnd w:id="204"/>
      <w:r w:rsidR="00907C45">
        <w:rPr>
          <w:rStyle w:val="CommentReference"/>
        </w:rPr>
        <w:commentReference w:id="204"/>
      </w:r>
      <w:r w:rsidRPr="004D7B46">
        <w:rPr>
          <w:lang w:val="en-US"/>
        </w:rPr>
        <w: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907C45">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Angle of </w:t>
            </w:r>
            <w:ins w:id="205" w:author="Ap van Dongeren" w:date="2015-02-20T09:59:00Z">
              <w:r w:rsidR="00907C45">
                <w:t xml:space="preserve">computational </w:t>
              </w:r>
            </w:ins>
            <w:r w:rsidRPr="004D7B46">
              <w:t>x-axis</w:t>
            </w:r>
            <w:ins w:id="206" w:author="Ap van Dongeren" w:date="2015-02-20T10:00:00Z">
              <w:r w:rsidR="00907C45">
                <w:t xml:space="preserve"> relative to </w:t>
              </w:r>
            </w:ins>
            <w:del w:id="207" w:author="Ap van Dongeren" w:date="2015-02-20T10:00:00Z">
              <w:r w:rsidRPr="004D7B46" w:rsidDel="00907C45">
                <w:delText xml:space="preserve"> from </w:delText>
              </w:r>
            </w:del>
            <w:ins w:id="208" w:author="Ap van Dongeren" w:date="2015-02-20T10:00:00Z">
              <w:r w:rsidR="00907C45">
                <w:t>“</w:t>
              </w:r>
            </w:ins>
            <w:r w:rsidRPr="004D7B46">
              <w:t>East</w:t>
            </w:r>
            <w:ins w:id="209" w:author="Ap van Dongeren" w:date="2015-02-20T10:00:00Z">
              <w:r w:rsidR="00907C45">
                <w:t>”</w:t>
              </w:r>
            </w:ins>
            <w:bookmarkStart w:id="210" w:name="_GoBack"/>
            <w:bookmarkEnd w:id="210"/>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x-coordinates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11" w:name="_Toc285701666"/>
      <w:bookmarkStart w:id="212" w:name="_Toc412018067"/>
      <w:r w:rsidRPr="004D7B46">
        <w:rPr>
          <w:lang w:val="en-US"/>
        </w:rPr>
        <w:t>Waves input</w:t>
      </w:r>
      <w:bookmarkEnd w:id="211"/>
      <w:bookmarkEnd w:id="212"/>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ja-JP"/>
        </w:rPr>
        <w:drawing>
          <wp:inline distT="0" distB="0" distL="0" distR="0" wp14:anchorId="5670147F" wp14:editId="24CF3EB4">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213" w:name="_Ref285383424"/>
      <w:bookmarkStart w:id="214" w:name="_Toc285701667"/>
      <w:bookmarkStart w:id="215" w:name="_Toc412018068"/>
      <w:r w:rsidRPr="004D7B46">
        <w:rPr>
          <w:lang w:val="en-US"/>
        </w:rPr>
        <w:t>Stationary wave boundary conditions</w:t>
      </w:r>
      <w:bookmarkEnd w:id="213"/>
      <w:bookmarkEnd w:id="214"/>
      <w:bookmarkEnd w:id="215"/>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Power in cos^m directional 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6" w:name="_Ref285375434"/>
      <w:bookmarkStart w:id="217" w:name="_Toc285701668"/>
      <w:bookmarkStart w:id="218" w:name="_Toc412018069"/>
      <w:r w:rsidRPr="004D7B46">
        <w:rPr>
          <w:lang w:val="en-US"/>
        </w:rPr>
        <w:t>Spectral wave boundary conditions</w:t>
      </w:r>
      <w:bookmarkEnd w:id="216"/>
      <w:bookmarkEnd w:id="217"/>
      <w:bookmarkEnd w:id="218"/>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The (counter-clockwise) angle in the degrees needed to rotate from 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ratio to maximum value of S 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219" w:name="_Ref285376842"/>
      <w:r w:rsidRPr="004D7B46">
        <w:rPr>
          <w:lang w:val="en-US"/>
        </w:rPr>
        <w:t>JONSWAP wave spectra</w:t>
      </w:r>
      <w:bookmarkEnd w:id="219"/>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CE645D" w:rsidRDefault="00620A54" w:rsidP="004D7B46">
      <w:pPr>
        <w:pStyle w:val="Code"/>
        <w:jc w:val="both"/>
      </w:pPr>
      <w:r w:rsidRPr="00CE645D">
        <w:t>&lt;</w:t>
      </w:r>
      <w:proofErr w:type="gramStart"/>
      <w:r w:rsidRPr="00CE645D">
        <w:t>directions</w:t>
      </w:r>
      <w:proofErr w:type="gramEnd"/>
      <w:r w:rsidRPr="00CE645D">
        <w:t xml:space="preserve"> 1&gt;</w:t>
      </w:r>
    </w:p>
    <w:p w:rsidR="00620A54" w:rsidRPr="00CE645D" w:rsidRDefault="00620A54" w:rsidP="004D7B46">
      <w:pPr>
        <w:pStyle w:val="Code"/>
        <w:jc w:val="both"/>
      </w:pPr>
      <w:r w:rsidRPr="00CE645D">
        <w:t>&lt;</w:t>
      </w:r>
      <w:proofErr w:type="gramStart"/>
      <w:r w:rsidRPr="00CE645D">
        <w:t>directions</w:t>
      </w:r>
      <w:proofErr w:type="gramEnd"/>
      <w:r w:rsidRPr="00CE645D">
        <w:t xml:space="preserve"> 2&gt;</w:t>
      </w:r>
    </w:p>
    <w:p w:rsidR="00620A54" w:rsidRPr="00CE645D" w:rsidRDefault="00620A54" w:rsidP="004D7B46">
      <w:pPr>
        <w:pStyle w:val="Code"/>
        <w:jc w:val="both"/>
      </w:pPr>
      <w:r w:rsidRPr="00CE645D">
        <w:t>&lt;</w:t>
      </w:r>
      <w:proofErr w:type="gramStart"/>
      <w:r w:rsidRPr="00CE645D">
        <w:t>directions</w:t>
      </w:r>
      <w:proofErr w:type="gramEnd"/>
      <w:r w:rsidRPr="00CE645D">
        <w:t xml:space="preserve">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w:t>
      </w:r>
      <w:proofErr w:type="gramStart"/>
      <w:r w:rsidRPr="00CE645D">
        <w:t>directions</w:t>
      </w:r>
      <w:proofErr w:type="gramEnd"/>
      <w:r w:rsidRPr="00CE645D">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220" w:name="_Toc285701669"/>
      <w:bookmarkStart w:id="221" w:name="_Toc412018070"/>
      <w:r w:rsidRPr="004D7B46">
        <w:rPr>
          <w:lang w:val="en-US"/>
        </w:rPr>
        <w:t>Boundary conditions for non-hydrostatic model</w:t>
      </w:r>
      <w:bookmarkEnd w:id="220"/>
      <w:bookmarkEnd w:id="221"/>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222" w:name="_Toc285701670"/>
      <w:bookmarkStart w:id="223" w:name="_Toc412018071"/>
      <w:r w:rsidRPr="004D7B46">
        <w:rPr>
          <w:lang w:val="en-US"/>
        </w:rPr>
        <w:t>Special types of wave boundary conditions</w:t>
      </w:r>
      <w:bookmarkEnd w:id="222"/>
      <w:bookmarkEnd w:id="223"/>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224" w:name="_Ref285374442"/>
      <w:bookmarkStart w:id="225" w:name="_Toc285701671"/>
      <w:bookmarkStart w:id="226" w:name="_Toc412018072"/>
      <w:r w:rsidRPr="004D7B46">
        <w:rPr>
          <w:lang w:val="en-US"/>
        </w:rPr>
        <w:t>Temporally and/or spatially varying wave boundary conditions</w:t>
      </w:r>
      <w:bookmarkEnd w:id="224"/>
      <w:bookmarkEnd w:id="225"/>
      <w:bookmarkEnd w:id="226"/>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227" w:name="_Toc285701672"/>
      <w:bookmarkStart w:id="228" w:name="_Toc412018073"/>
      <w:r w:rsidRPr="004D7B46">
        <w:rPr>
          <w:lang w:val="en-US"/>
        </w:rPr>
        <w:t>Notes on the generation of wave boundary conditions</w:t>
      </w:r>
      <w:bookmarkEnd w:id="227"/>
      <w:bookmarkEnd w:id="228"/>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229" w:name="_Toc285701673"/>
      <w:bookmarkStart w:id="230" w:name="_Toc412018074"/>
      <w:r w:rsidRPr="004D7B46">
        <w:rPr>
          <w:lang w:val="en-US"/>
        </w:rPr>
        <w:t>Flow, tide and surge input</w:t>
      </w:r>
      <w:bookmarkEnd w:id="229"/>
      <w:bookmarkEnd w:id="230"/>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231" w:name="_Ref285375281"/>
      <w:bookmarkStart w:id="232" w:name="_Toc285701674"/>
      <w:bookmarkStart w:id="233" w:name="_Toc412018075"/>
      <w:r w:rsidRPr="004D7B46">
        <w:rPr>
          <w:lang w:val="en-US"/>
        </w:rPr>
        <w:t>Flow boundary conditions</w:t>
      </w:r>
      <w:bookmarkEnd w:id="231"/>
      <w:bookmarkEnd w:id="232"/>
      <w:bookmarkEnd w:id="233"/>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order of wave steering, 1 = first order wave steering (short 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4" w:name="_Ref285440556"/>
      <w:bookmarkStart w:id="235" w:name="_Toc285701675"/>
      <w:bookmarkStart w:id="236" w:name="_Toc412018076"/>
      <w:r w:rsidRPr="004D7B46">
        <w:rPr>
          <w:lang w:val="en-US"/>
        </w:rPr>
        <w:t>Time-varying tide/surge</w:t>
      </w:r>
      <w:bookmarkEnd w:id="234"/>
      <w:bookmarkEnd w:id="235"/>
      <w:bookmarkEnd w:id="236"/>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37" w:name="_Toc285701676"/>
      <w:bookmarkStart w:id="238" w:name="_Toc412018077"/>
      <w:r w:rsidRPr="004D7B46">
        <w:rPr>
          <w:lang w:val="en-US"/>
        </w:rPr>
        <w:t>Water level (dam break)</w:t>
      </w:r>
      <w:bookmarkEnd w:id="237"/>
      <w:bookmarkEnd w:id="238"/>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inital 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39" w:name="_Toc285701677"/>
      <w:bookmarkStart w:id="240" w:name="_Toc412018078"/>
      <w:r w:rsidRPr="004D7B46">
        <w:rPr>
          <w:lang w:val="en-US"/>
        </w:rPr>
        <w:t>Wind input</w:t>
      </w:r>
      <w:bookmarkEnd w:id="239"/>
      <w:bookmarkEnd w:id="240"/>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41" w:name="_Toc285701678"/>
      <w:bookmarkStart w:id="242" w:name="_Toc412018079"/>
      <w:r w:rsidRPr="004D7B46">
        <w:rPr>
          <w:lang w:val="en-US"/>
        </w:rPr>
        <w:t>Sediment input</w:t>
      </w:r>
      <w:bookmarkEnd w:id="241"/>
      <w:bookmarkEnd w:id="242"/>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43" w:name="_Toc285701679"/>
      <w:bookmarkStart w:id="244" w:name="_Toc412018080"/>
      <w:r w:rsidRPr="004D7B46">
        <w:rPr>
          <w:lang w:val="en-US"/>
        </w:rPr>
        <w:t>Vegetation input</w:t>
      </w:r>
      <w:bookmarkEnd w:id="243"/>
      <w:bookmarkEnd w:id="244"/>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45" w:name="_Toc285701680"/>
      <w:bookmarkStart w:id="246" w:name="_Toc412018081"/>
      <w:r w:rsidRPr="004D7B46">
        <w:rPr>
          <w:lang w:val="en-US"/>
        </w:rPr>
        <w:t>Discharge input</w:t>
      </w:r>
      <w:bookmarkEnd w:id="245"/>
      <w:bookmarkEnd w:id="246"/>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47" w:name="_Toc285701681"/>
      <w:bookmarkStart w:id="248" w:name="_Toc412018082"/>
      <w:r w:rsidRPr="004D7B46">
        <w:rPr>
          <w:lang w:val="en-US"/>
        </w:rPr>
        <w:t>Drifters input</w:t>
      </w:r>
      <w:bookmarkEnd w:id="247"/>
      <w:bookmarkEnd w:id="248"/>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2&gt; &lt;y 2&gt; &lt;t_start 2&gt; &lt;t_end 2&gt;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3&gt; &lt;y 3&gt; &lt;t_start 3&gt; &lt;t_end 3&gt;</w:t>
      </w:r>
    </w:p>
    <w:p w:rsidR="00620A54" w:rsidRPr="002F71D5" w:rsidRDefault="00620A54" w:rsidP="004D7B46">
      <w:pPr>
        <w:pStyle w:val="Code"/>
        <w:jc w:val="both"/>
        <w:rPr>
          <w:lang w:val="en-GB"/>
        </w:rPr>
      </w:pPr>
      <w:r w:rsidRPr="002F71D5">
        <w:rPr>
          <w:lang w:val="en-GB"/>
        </w:rPr>
        <w: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49" w:name="_Toc285701682"/>
      <w:bookmarkStart w:id="250" w:name="_Toc412018083"/>
      <w:r w:rsidRPr="004D7B46">
        <w:rPr>
          <w:lang w:val="en-US"/>
        </w:rPr>
        <w:t>Ship input</w:t>
      </w:r>
      <w:bookmarkEnd w:id="249"/>
      <w:bookmarkEnd w:id="250"/>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proofErr w:type="gramStart"/>
      <w:r w:rsidRPr="00CE645D">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51" w:name="_Ref285455080"/>
      <w:bookmarkStart w:id="252" w:name="_Ref285455082"/>
      <w:bookmarkStart w:id="253" w:name="_Toc285701683"/>
      <w:bookmarkStart w:id="254" w:name="_Toc412018084"/>
      <w:r w:rsidRPr="004D7B46">
        <w:rPr>
          <w:lang w:val="en-US"/>
        </w:rPr>
        <w:t>Output selection</w:t>
      </w:r>
      <w:bookmarkEnd w:id="251"/>
      <w:bookmarkEnd w:id="252"/>
      <w:bookmarkEnd w:id="253"/>
      <w:bookmarkEnd w:id="254"/>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Mnems of mean output variables (by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55" w:name="_Toc285701684"/>
      <w:bookmarkStart w:id="256" w:name="_Toc412018085"/>
      <w:r w:rsidRPr="004D7B46">
        <w:rPr>
          <w:lang w:val="en-US"/>
        </w:rPr>
        <w:t>Output types</w:t>
      </w:r>
      <w:bookmarkEnd w:id="255"/>
      <w:bookmarkEnd w:id="256"/>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257" w:name="_Ref285459027"/>
      <w:bookmarkStart w:id="258" w:name="_Toc285701685"/>
      <w:bookmarkStart w:id="259" w:name="_Toc412018086"/>
      <w:r w:rsidRPr="004D7B46">
        <w:rPr>
          <w:lang w:val="en-US"/>
        </w:rPr>
        <w:t>Output times</w:t>
      </w:r>
      <w:bookmarkEnd w:id="257"/>
      <w:bookmarkEnd w:id="258"/>
      <w:bookmarkEnd w:id="259"/>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260" w:name="_Toc285701686"/>
      <w:bookmarkStart w:id="261" w:name="_Toc412018087"/>
      <w:r w:rsidRPr="004D7B46">
        <w:rPr>
          <w:lang w:val="en-US"/>
        </w:rPr>
        <w:t>Output format</w:t>
      </w:r>
      <w:bookmarkEnd w:id="260"/>
      <w:bookmarkEnd w:id="261"/>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262" w:name="_Toc285701687"/>
      <w:bookmarkStart w:id="263" w:name="_Toc412018088"/>
      <w:r w:rsidRPr="004D7B46">
        <w:rPr>
          <w:lang w:val="en-US"/>
        </w:rPr>
        <w:t>Time parameters</w:t>
      </w:r>
      <w:bookmarkEnd w:id="262"/>
      <w:bookmarkEnd w:id="263"/>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264" w:name="_Toc412018089"/>
      <w:r w:rsidRPr="004D7B46">
        <w:rPr>
          <w:lang w:val="en-US"/>
        </w:rPr>
        <w:t>Bibliography</w:t>
      </w:r>
      <w:bookmarkEnd w:id="264"/>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t xml:space="preserve">Soulsby, R. (1997). </w:t>
      </w:r>
      <w:proofErr w:type="gramStart"/>
      <w:r w:rsidRPr="00CE645D">
        <w:rPr>
          <w:rFonts w:ascii="Arial" w:hAnsi="Arial" w:cs="Arial"/>
          <w:sz w:val="21"/>
          <w:lang w:eastAsia="en-US"/>
        </w:rPr>
        <w:t>Dynamics of Marine Sands.</w:t>
      </w:r>
      <w:proofErr w:type="gramEnd"/>
      <w:r w:rsidRPr="00CE645D">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CE645D">
        <w:rPr>
          <w:rFonts w:ascii="Arial" w:hAnsi="Arial" w:cs="Arial"/>
          <w:sz w:val="21"/>
          <w:lang w:val="nl-NL" w:eastAsia="en-US"/>
        </w:rPr>
        <w:t>van</w:t>
      </w:r>
      <w:proofErr w:type="gramEnd"/>
      <w:r w:rsidRPr="00CE645D">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003097">
        <w:rPr>
          <w:lang w:val="es-ES"/>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003097">
        <w:rPr>
          <w:lang w:val="nl-NL"/>
        </w:rPr>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265" w:name="_Toc412018090"/>
      <w:r w:rsidRPr="004D7B46">
        <w:rPr>
          <w:lang w:val="en-US"/>
        </w:rPr>
        <w:t>Appendices</w:t>
      </w:r>
      <w:bookmarkEnd w:id="265"/>
    </w:p>
    <w:p w:rsidR="00C170C9" w:rsidRPr="004D7B46" w:rsidRDefault="00C170C9" w:rsidP="004D7B46">
      <w:pPr>
        <w:pStyle w:val="Heading2"/>
        <w:jc w:val="both"/>
        <w:rPr>
          <w:lang w:val="en-US"/>
        </w:rPr>
      </w:pPr>
      <w:bookmarkStart w:id="266" w:name="_Toc412018091"/>
      <w:r w:rsidRPr="004D7B46">
        <w:rPr>
          <w:lang w:val="en-US"/>
        </w:rPr>
        <w:t>Practical</w:t>
      </w:r>
      <w:r w:rsidR="00734E22" w:rsidRPr="004D7B46">
        <w:rPr>
          <w:lang w:val="en-US"/>
        </w:rPr>
        <w:t>: getting started (based on Joost den Bieman)</w:t>
      </w:r>
      <w:bookmarkEnd w:id="266"/>
    </w:p>
    <w:p w:rsidR="00734E22" w:rsidRPr="004D7B46" w:rsidRDefault="00734E22" w:rsidP="004D7B46">
      <w:pPr>
        <w:pStyle w:val="Heading3"/>
        <w:jc w:val="both"/>
        <w:rPr>
          <w:lang w:val="en-US"/>
        </w:rPr>
      </w:pPr>
      <w:bookmarkStart w:id="267" w:name="_Toc412018092"/>
      <w:r w:rsidRPr="004D7B46">
        <w:rPr>
          <w:lang w:val="en-US"/>
        </w:rPr>
        <w:t>Introduction</w:t>
      </w:r>
      <w:bookmarkEnd w:id="267"/>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70"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268" w:name="_Ref411957789"/>
      <w:bookmarkStart w:id="269" w:name="_Ref411957793"/>
      <w:bookmarkStart w:id="270" w:name="_Toc412018093"/>
      <w:r w:rsidRPr="004D7B46">
        <w:rPr>
          <w:lang w:val="en-US"/>
        </w:rPr>
        <w:t>XBeach grid definitions</w:t>
      </w:r>
      <w:bookmarkEnd w:id="268"/>
      <w:bookmarkEnd w:id="269"/>
      <w:bookmarkEnd w:id="270"/>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4D7B46" w:rsidRPr="004D7B46">
        <w:rPr>
          <w:lang w:val="en-US"/>
        </w:rPr>
        <w:instrText>(1.77)</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8" type="#_x0000_t75" style="width:123.95pt;height:73.9pt" o:ole="">
            <v:imagedata r:id="rId171" o:title=""/>
          </v:shape>
          <o:OLEObject Type="Embed" ProgID="Equation.DSMT4" ShapeID="_x0000_i1098" DrawAspect="Content" ObjectID="_1485932803" r:id="rId1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1"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62</w:instrText>
      </w:r>
      <w:r w:rsidR="00883631" w:rsidRPr="004D7B46">
        <w:rPr>
          <w:noProof/>
          <w:lang w:val="en-US"/>
        </w:rPr>
        <w:fldChar w:fldCharType="end"/>
      </w:r>
      <w:r w:rsidRPr="004D7B46">
        <w:rPr>
          <w:lang w:val="en-US"/>
        </w:rPr>
        <w:instrText>)</w:instrText>
      </w:r>
      <w:bookmarkEnd w:id="271"/>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ja-JP"/>
        </w:rPr>
        <w:drawing>
          <wp:inline distT="0" distB="0" distL="0" distR="0" wp14:anchorId="3DA54ED1" wp14:editId="09CD7016">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ja-JP"/>
        </w:rPr>
        <w:drawing>
          <wp:inline distT="0" distB="0" distL="0" distR="0" wp14:anchorId="2951AC66" wp14:editId="3D4F859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272" w:name="_Ref411957808"/>
      <w:bookmarkStart w:id="273" w:name="_Toc412018094"/>
      <w:r w:rsidRPr="004D7B46">
        <w:rPr>
          <w:lang w:val="en-US"/>
        </w:rPr>
        <w:t>Grid creation tutorial</w:t>
      </w:r>
      <w:bookmarkEnd w:id="272"/>
      <w:bookmarkEnd w:id="273"/>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ja-JP"/>
        </w:rPr>
        <w:drawing>
          <wp:inline distT="0" distB="0" distL="0" distR="0" wp14:anchorId="2EC3F494" wp14:editId="2E8A90A2">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76"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ja-JP"/>
        </w:rPr>
        <w:drawing>
          <wp:inline distT="0" distB="0" distL="0" distR="0" wp14:anchorId="14DB598A" wp14:editId="3E06CFEF">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true when using world 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274" w:name="_Toc412018095"/>
      <w:commentRangeStart w:id="275"/>
      <w:r w:rsidRPr="004D7B46">
        <w:rPr>
          <w:lang w:val="en-US"/>
        </w:rPr>
        <w:t>Hands on exercises</w:t>
      </w:r>
      <w:commentRangeEnd w:id="275"/>
      <w:r w:rsidRPr="004D7B46">
        <w:rPr>
          <w:rStyle w:val="CommentReference"/>
          <w:b w:val="0"/>
          <w:iCs w:val="0"/>
          <w:lang w:val="en-US"/>
        </w:rPr>
        <w:commentReference w:id="275"/>
      </w:r>
      <w:bookmarkEnd w:id="274"/>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276" w:name="_Toc412018096"/>
      <w:r w:rsidRPr="004D7B46">
        <w:rPr>
          <w:lang w:val="en-US"/>
        </w:rPr>
        <w:t>Dune erosion at Delfland, Netherlands (1D)</w:t>
      </w:r>
      <w:bookmarkEnd w:id="276"/>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277" w:name="_Toc412018097"/>
      <w:r w:rsidRPr="00F3579D">
        <w:t>Nourishment scenarios near Kijkduin, Holland (1D)</w:t>
      </w:r>
      <w:bookmarkEnd w:id="277"/>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278" w:name="_Toc412018098"/>
      <w:r w:rsidRPr="00F3579D">
        <w:t xml:space="preserve">Overwash at Santa Rosa </w:t>
      </w:r>
      <w:proofErr w:type="gramStart"/>
      <w:r w:rsidRPr="00F3579D">
        <w:t>Island ,</w:t>
      </w:r>
      <w:proofErr w:type="gramEnd"/>
      <w:r w:rsidRPr="00F3579D">
        <w:t xml:space="preserve"> USA (2DH)</w:t>
      </w:r>
      <w:bookmarkEnd w:id="278"/>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279" w:name="_Toc412018099"/>
      <w:r w:rsidRPr="00F3579D">
        <w:t>Yanchep perched beach and natural breakwater (2DH)</w:t>
      </w:r>
      <w:bookmarkEnd w:id="279"/>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280" w:name="_Toc412018100"/>
      <w:r w:rsidRPr="004D7B46">
        <w:rPr>
          <w:lang w:val="en-US"/>
        </w:rPr>
        <w:t>Advanced model coefficients</w:t>
      </w:r>
      <w:bookmarkEnd w:id="280"/>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281" w:name="_Ref285372503"/>
      <w:bookmarkStart w:id="282" w:name="_Toc285701689"/>
      <w:bookmarkStart w:id="283" w:name="_Toc412018101"/>
      <w:r w:rsidRPr="004D7B46">
        <w:rPr>
          <w:lang w:val="en-US"/>
        </w:rPr>
        <w:t>Wave numerics</w:t>
      </w:r>
      <w:bookmarkEnd w:id="281"/>
      <w:bookmarkEnd w:id="282"/>
      <w:bookmarkEnd w:id="283"/>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84" w:name="_Ref285372511"/>
      <w:bookmarkStart w:id="285" w:name="_Ref285372521"/>
      <w:bookmarkStart w:id="286" w:name="_Toc285701690"/>
      <w:bookmarkStart w:id="287" w:name="_Toc412018102"/>
      <w:r w:rsidRPr="004D7B46">
        <w:rPr>
          <w:lang w:val="en-US"/>
        </w:rPr>
        <w:t>Wave dissipation</w:t>
      </w:r>
      <w:bookmarkEnd w:id="284"/>
      <w:bookmarkEnd w:id="285"/>
      <w:bookmarkEnd w:id="286"/>
      <w:bookmarkEnd w:id="287"/>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6E48B8"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Type of 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88" w:name="_Ref285372514"/>
      <w:bookmarkStart w:id="289" w:name="_Ref285372522"/>
      <w:bookmarkStart w:id="290" w:name="_Toc285701691"/>
      <w:bookmarkStart w:id="291" w:name="_Toc412018103"/>
      <w:r w:rsidRPr="004D7B46">
        <w:rPr>
          <w:lang w:val="en-US"/>
        </w:rPr>
        <w:t>Rollers</w:t>
      </w:r>
      <w:bookmarkEnd w:id="288"/>
      <w:bookmarkEnd w:id="289"/>
      <w:bookmarkEnd w:id="290"/>
      <w:bookmarkEnd w:id="291"/>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92" w:name="_Ref285372515"/>
      <w:bookmarkStart w:id="293" w:name="_Ref285372523"/>
      <w:bookmarkStart w:id="294" w:name="_Toc285701692"/>
      <w:bookmarkStart w:id="295" w:name="_Toc412018104"/>
      <w:r w:rsidRPr="004D7B46">
        <w:rPr>
          <w:lang w:val="en-US"/>
        </w:rPr>
        <w:t>Wave-current interaction</w:t>
      </w:r>
      <w:bookmarkEnd w:id="292"/>
      <w:bookmarkEnd w:id="293"/>
      <w:bookmarkEnd w:id="294"/>
      <w:bookmarkEnd w:id="295"/>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96" w:name="_Ref285436490"/>
      <w:bookmarkStart w:id="297" w:name="_Ref285436526"/>
      <w:bookmarkStart w:id="298" w:name="_Toc285701693"/>
      <w:bookmarkStart w:id="299" w:name="_Toc412018105"/>
      <w:r w:rsidRPr="004D7B46">
        <w:rPr>
          <w:lang w:val="en-US"/>
        </w:rPr>
        <w:t>Bed friction and viscosity</w:t>
      </w:r>
      <w:bookmarkEnd w:id="296"/>
      <w:bookmarkEnd w:id="297"/>
      <w:bookmarkEnd w:id="298"/>
      <w:bookmarkEnd w:id="299"/>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00" w:name="_Ref285436493"/>
      <w:bookmarkStart w:id="301" w:name="_Ref285436496"/>
      <w:bookmarkStart w:id="302" w:name="_Ref285436513"/>
      <w:bookmarkStart w:id="303" w:name="_Toc285701694"/>
      <w:bookmarkStart w:id="304" w:name="_Toc412018106"/>
      <w:r w:rsidRPr="004D7B46">
        <w:rPr>
          <w:lang w:val="en-US"/>
        </w:rPr>
        <w:t>Flow numerics</w:t>
      </w:r>
      <w:bookmarkEnd w:id="300"/>
      <w:bookmarkEnd w:id="301"/>
      <w:bookmarkEnd w:id="302"/>
      <w:bookmarkEnd w:id="303"/>
      <w:bookmarkEnd w:id="304"/>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difference to determine conservation of 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05" w:name="_Ref285442761"/>
      <w:bookmarkStart w:id="306" w:name="_Ref285442763"/>
      <w:bookmarkStart w:id="307" w:name="_Toc285701695"/>
      <w:bookmarkStart w:id="308" w:name="_Toc412018107"/>
      <w:r w:rsidRPr="004D7B46">
        <w:rPr>
          <w:lang w:val="en-US"/>
        </w:rPr>
        <w:t>Sediment transport</w:t>
      </w:r>
      <w:bookmarkEnd w:id="305"/>
      <w:bookmarkEnd w:id="306"/>
      <w:bookmarkEnd w:id="307"/>
      <w:bookmarkEnd w:id="308"/>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adaptation time scale in advection diffusion equation 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critical shields 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activate turbulence advection model for short and or long wave 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09" w:name="_Ref285442766"/>
      <w:bookmarkStart w:id="310" w:name="_Ref285442768"/>
      <w:bookmarkStart w:id="311" w:name="_Toc285701696"/>
      <w:bookmarkStart w:id="312" w:name="_Toc412018108"/>
      <w:r w:rsidRPr="004D7B46">
        <w:rPr>
          <w:lang w:val="en-US"/>
        </w:rPr>
        <w:t>Sediment transport numerics</w:t>
      </w:r>
      <w:bookmarkEnd w:id="309"/>
      <w:bookmarkEnd w:id="310"/>
      <w:bookmarkEnd w:id="311"/>
      <w:bookmarkEnd w:id="312"/>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13" w:name="_Toc285701697"/>
      <w:bookmarkStart w:id="314" w:name="_Toc412018109"/>
      <w:r w:rsidRPr="004D7B46">
        <w:rPr>
          <w:lang w:val="en-US"/>
        </w:rPr>
        <w:t>Quasi-3D sediment transport</w:t>
      </w:r>
      <w:bookmarkEnd w:id="313"/>
      <w:bookmarkEnd w:id="314"/>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15" w:name="_Toc285701698"/>
      <w:bookmarkStart w:id="316" w:name="_Toc412018110"/>
      <w:r w:rsidRPr="004D7B46">
        <w:rPr>
          <w:lang w:val="en-US"/>
        </w:rPr>
        <w:t>Morphology</w:t>
      </w:r>
      <w:bookmarkEnd w:id="315"/>
      <w:bookmarkEnd w:id="316"/>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17" w:name="_Ref285364238"/>
      <w:bookmarkStart w:id="318" w:name="_Toc285701699"/>
      <w:bookmarkStart w:id="319" w:name="_Toc412018111"/>
      <w:r w:rsidRPr="004D7B46">
        <w:rPr>
          <w:lang w:val="en-US"/>
        </w:rPr>
        <w:t>Bed update</w:t>
      </w:r>
      <w:bookmarkEnd w:id="317"/>
      <w:bookmarkEnd w:id="318"/>
      <w:bookmarkEnd w:id="319"/>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20" w:name="_Toc285701700"/>
      <w:bookmarkStart w:id="321" w:name="_Toc412018112"/>
      <w:r w:rsidRPr="004D7B46">
        <w:rPr>
          <w:lang w:val="en-US"/>
        </w:rPr>
        <w:t>Groundwater flow</w:t>
      </w:r>
      <w:bookmarkEnd w:id="320"/>
      <w:bookmarkEnd w:id="321"/>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22" w:name="_Toc285701701"/>
      <w:bookmarkStart w:id="323" w:name="_Toc412018113"/>
      <w:r w:rsidRPr="004D7B46">
        <w:rPr>
          <w:lang w:val="en-US"/>
        </w:rPr>
        <w:t>Non-hydrostatic correction</w:t>
      </w:r>
      <w:bookmarkEnd w:id="322"/>
      <w:bookmarkEnd w:id="323"/>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24" w:name="_Toc285701702"/>
      <w:bookmarkStart w:id="325" w:name="_Toc412018114"/>
      <w:r w:rsidRPr="004D7B46">
        <w:rPr>
          <w:lang w:val="en-US"/>
        </w:rPr>
        <w:t>Physical constants</w:t>
      </w:r>
      <w:bookmarkEnd w:id="324"/>
      <w:bookmarkEnd w:id="325"/>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26" w:name="_Toc285701703"/>
      <w:bookmarkStart w:id="327" w:name="_Toc412018115"/>
      <w:r w:rsidRPr="004D7B46">
        <w:rPr>
          <w:lang w:val="en-US"/>
        </w:rPr>
        <w:t>Coriolis force</w:t>
      </w:r>
      <w:bookmarkEnd w:id="326"/>
      <w:bookmarkEnd w:id="327"/>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28" w:name="_Toc285701704"/>
      <w:bookmarkStart w:id="329" w:name="_Toc412018116"/>
      <w:r w:rsidRPr="004D7B46">
        <w:rPr>
          <w:lang w:val="en-US"/>
        </w:rPr>
        <w:t>MPI</w:t>
      </w:r>
      <w:bookmarkEnd w:id="328"/>
      <w:bookmarkEnd w:id="329"/>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30" w:name="_Toc285701705"/>
      <w:bookmarkStart w:id="331" w:name="_Toc412018117"/>
      <w:r w:rsidRPr="004D7B46">
        <w:rPr>
          <w:lang w:val="en-US"/>
        </w:rPr>
        <w:t>Output projection</w:t>
      </w:r>
      <w:bookmarkEnd w:id="330"/>
      <w:bookmarkEnd w:id="331"/>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332" w:name="_Toc412018118"/>
      <w:r w:rsidRPr="004D7B46">
        <w:rPr>
          <w:lang w:val="en-US"/>
        </w:rPr>
        <w:t>Numerical implementation</w:t>
      </w:r>
      <w:bookmarkEnd w:id="332"/>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333" w:name="_Toc412018119"/>
      <w:r w:rsidRPr="004D7B46">
        <w:rPr>
          <w:lang w:val="en-US"/>
        </w:rPr>
        <w:t>Grid types</w:t>
      </w:r>
      <w:bookmarkEnd w:id="333"/>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334" w:name="_Toc412018120"/>
      <w:r w:rsidRPr="004D7B46">
        <w:rPr>
          <w:lang w:val="en-US"/>
        </w:rPr>
        <w:t>Grid set-up</w:t>
      </w:r>
      <w:bookmarkEnd w:id="334"/>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9" type="#_x0000_t75" style="width:16.3pt;height:15.05pt" o:ole="">
            <v:imagedata r:id="rId178" o:title=""/>
          </v:shape>
          <o:OLEObject Type="Embed" ProgID="Equation.DSMT4" ShapeID="_x0000_i1099" DrawAspect="Content" ObjectID="_1485932804" r:id="rId179"/>
        </w:object>
      </w:r>
      <w:proofErr w:type="gramStart"/>
      <w:r w:rsidRPr="004D7B46">
        <w:rPr>
          <w:lang w:val="en-US"/>
        </w:rPr>
        <w:t xml:space="preserve">and </w:t>
      </w:r>
      <w:proofErr w:type="gramEnd"/>
      <w:r w:rsidRPr="004D7B46">
        <w:rPr>
          <w:position w:val="-6"/>
          <w:lang w:val="en-US"/>
        </w:rPr>
        <w:object w:dxaOrig="340" w:dyaOrig="279">
          <v:shape id="_x0000_i1100" type="#_x0000_t75" style="width:16.9pt;height:15.05pt" o:ole="">
            <v:imagedata r:id="rId180" o:title=""/>
          </v:shape>
          <o:OLEObject Type="Embed" ProgID="Equation.DSMT4" ShapeID="_x0000_i1100" DrawAspect="Content" ObjectID="_1485932805" r:id="rId181"/>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25512831" wp14:editId="357FB3F2">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335" w:name="_Ref411936920"/>
      <w:bookmarkStart w:id="336"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4D7B46">
        <w:rPr>
          <w:noProof/>
          <w:lang w:val="en-US"/>
        </w:rPr>
        <w:t>1</w:t>
      </w:r>
      <w:r w:rsidRPr="004D7B46">
        <w:rPr>
          <w:noProof/>
          <w:lang w:val="en-US"/>
        </w:rPr>
        <w:fldChar w:fldCharType="end"/>
      </w:r>
      <w:bookmarkEnd w:id="335"/>
      <w:r w:rsidRPr="004D7B46">
        <w:rPr>
          <w:lang w:val="en-US"/>
        </w:rPr>
        <w:t xml:space="preserve"> Location of staggered grid points (left panel); definition of grid distances (middle) and terms in volume balance (right)</w:t>
      </w:r>
      <w:bookmarkEnd w:id="336"/>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337" w:name="_Toc410145831"/>
      <w:bookmarkStart w:id="338" w:name="_Toc412018121"/>
      <w:r w:rsidRPr="004D7B46">
        <w:rPr>
          <w:lang w:val="en-US"/>
        </w:rPr>
        <w:t>Shallow water equations</w:t>
      </w:r>
      <w:bookmarkEnd w:id="337"/>
      <w:bookmarkEnd w:id="338"/>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1" type="#_x0000_t75" style="width:149pt;height:30.7pt" o:ole="">
            <v:imagedata r:id="rId183" o:title=""/>
          </v:shape>
          <o:OLEObject Type="Embed" ProgID="Equation.DSMT4" ShapeID="_x0000_i1101" DrawAspect="Content" ObjectID="_1485932806" r:id="rId184"/>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2" type="#_x0000_t75" style="width:281.75pt;height:51.35pt" o:ole="">
            <v:imagedata r:id="rId185" o:title=""/>
          </v:shape>
          <o:OLEObject Type="Embed" ProgID="Equation.DSMT4" ShapeID="_x0000_i1102" DrawAspect="Content" ObjectID="_1485932807" r:id="rId186"/>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4D7B46" w:rsidRPr="004D7B46">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3" type="#_x0000_t75" style="width:4in;height:35.7pt" o:ole="">
            <v:imagedata r:id="rId187" o:title=""/>
          </v:shape>
          <o:OLEObject Type="Embed" ProgID="Equation.DSMT4" ShapeID="_x0000_i1103" DrawAspect="Content" ObjectID="_1485932808" r:id="rId18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4" type="#_x0000_t75" style="width:12.5pt;height:13.15pt" o:ole="">
            <v:imagedata r:id="rId189" o:title=""/>
          </v:shape>
          <o:OLEObject Type="Embed" ProgID="Equation.DSMT4" ShapeID="_x0000_i1104" DrawAspect="Content" ObjectID="_1485932809" r:id="rId190"/>
        </w:object>
      </w:r>
      <w:r w:rsidRPr="004D7B46">
        <w:rPr>
          <w:lang w:val="en-US"/>
        </w:rPr>
        <w:t xml:space="preserve"> the density, g acceleration of gravity, </w:t>
      </w:r>
      <w:r w:rsidRPr="004D7B46">
        <w:rPr>
          <w:position w:val="-14"/>
          <w:lang w:val="en-US"/>
        </w:rPr>
        <w:object w:dxaOrig="1100" w:dyaOrig="380">
          <v:shape id="_x0000_i1105" type="#_x0000_t75" style="width:55.1pt;height:18.8pt" o:ole="">
            <v:imagedata r:id="rId191" o:title=""/>
          </v:shape>
          <o:OLEObject Type="Embed" ProgID="Equation.DSMT4" ShapeID="_x0000_i1105" DrawAspect="Content" ObjectID="_1485932810" r:id="rId192"/>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6" type="#_x0000_t75" style="width:120.2pt;height:30.7pt" o:ole="">
            <v:imagedata r:id="rId193" o:title=""/>
          </v:shape>
          <o:OLEObject Type="Embed" ProgID="Equation.DSMT4" ShapeID="_x0000_i1106" DrawAspect="Content" ObjectID="_1485932811" r:id="rId19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7" type="#_x0000_t75" style="width:244.15pt;height:36.3pt" o:ole="">
            <v:imagedata r:id="rId195" o:title=""/>
          </v:shape>
          <o:OLEObject Type="Embed" ProgID="Equation.DSMT4" ShapeID="_x0000_i1107" DrawAspect="Content" ObjectID="_1485932812" r:id="rId19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7F272413" wp14:editId="1B9FF2F4">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7"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339"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4D7B46">
        <w:rPr>
          <w:b/>
          <w:bCs w:val="0"/>
          <w:noProof/>
          <w:lang w:val="en-US"/>
        </w:rPr>
        <w:t>2</w:t>
      </w:r>
      <w:r w:rsidRPr="004D7B46">
        <w:rPr>
          <w:b/>
          <w:bCs w:val="0"/>
          <w:lang w:val="en-US"/>
        </w:rPr>
        <w:fldChar w:fldCharType="end"/>
      </w:r>
      <w:bookmarkEnd w:id="339"/>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4D7B46" w:rsidRPr="004D7B46">
        <w:rPr>
          <w:lang w:val="en-US"/>
        </w:rPr>
        <w:instrText>(1.6)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4D7B46" w:rsidRPr="004D7B46">
        <w:rPr>
          <w:lang w:val="en-US"/>
        </w:rPr>
        <w:instrText>(1.7)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8" type="#_x0000_t75" style="width:20.65pt;height:15.05pt" o:ole="">
            <v:imagedata r:id="rId198" o:title=""/>
          </v:shape>
          <o:OLEObject Type="Embed" ProgID="Equation.DSMT4" ShapeID="_x0000_i1108" DrawAspect="Content" ObjectID="_1485932813" r:id="rId199"/>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9" type="#_x0000_t75" style="width:392.55pt;height:92.65pt" o:ole="">
            <v:imagedata r:id="rId200" o:title=""/>
          </v:shape>
          <o:OLEObject Type="Embed" ProgID="Equation.DSMT4" ShapeID="_x0000_i1109" DrawAspect="Content" ObjectID="_1485932814" r:id="rId201"/>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40"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68</w:instrText>
      </w:r>
      <w:r w:rsidRPr="004D7B46">
        <w:rPr>
          <w:noProof/>
          <w:lang w:val="en-US"/>
        </w:rPr>
        <w:fldChar w:fldCharType="end"/>
      </w:r>
      <w:r w:rsidRPr="004D7B46">
        <w:rPr>
          <w:lang w:val="en-US"/>
        </w:rPr>
        <w:instrText>)</w:instrText>
      </w:r>
      <w:bookmarkEnd w:id="340"/>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0" type="#_x0000_t75" style="width:385.05pt;height:107.7pt" o:ole="">
            <v:imagedata r:id="rId202" o:title=""/>
          </v:shape>
          <o:OLEObject Type="Embed" ProgID="Equation.DSMT4" ShapeID="_x0000_i1110" DrawAspect="Content" ObjectID="_1485932815" r:id="rId203"/>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41"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69</w:instrText>
      </w:r>
      <w:r w:rsidRPr="004D7B46">
        <w:rPr>
          <w:noProof/>
          <w:lang w:val="en-US"/>
        </w:rPr>
        <w:fldChar w:fldCharType="end"/>
      </w:r>
      <w:r w:rsidRPr="004D7B46">
        <w:rPr>
          <w:lang w:val="en-US"/>
        </w:rPr>
        <w:instrText>)</w:instrText>
      </w:r>
      <w:bookmarkEnd w:id="341"/>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1" type="#_x0000_t75" style="width:261.1pt;height:152.75pt" o:ole="">
            <v:imagedata r:id="rId204" o:title=""/>
          </v:shape>
          <o:OLEObject Type="Embed" ProgID="Equation.DSMT4" ShapeID="_x0000_i1111" DrawAspect="Content" ObjectID="_1485932816" r:id="rId205"/>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42"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70</w:instrText>
      </w:r>
      <w:r w:rsidRPr="004D7B46">
        <w:rPr>
          <w:noProof/>
          <w:lang w:val="en-US"/>
        </w:rPr>
        <w:fldChar w:fldCharType="end"/>
      </w:r>
      <w:r w:rsidRPr="004D7B46">
        <w:rPr>
          <w:lang w:val="en-US"/>
        </w:rPr>
        <w:instrText>)</w:instrText>
      </w:r>
      <w:bookmarkEnd w:id="342"/>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4D7B46" w:rsidRPr="004D7B46">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62382C77" wp14:editId="200EC96B">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6"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343"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4D7B46">
        <w:rPr>
          <w:b/>
          <w:bCs w:val="0"/>
          <w:noProof/>
          <w:lang w:val="en-US"/>
        </w:rPr>
        <w:t>3</w:t>
      </w:r>
      <w:r w:rsidRPr="004D7B46">
        <w:rPr>
          <w:b/>
          <w:bCs w:val="0"/>
          <w:lang w:val="en-US"/>
        </w:rPr>
        <w:fldChar w:fldCharType="end"/>
      </w:r>
      <w:bookmarkEnd w:id="343"/>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344" w:name="_Toc412018122"/>
      <w:r w:rsidRPr="004D7B46">
        <w:rPr>
          <w:lang w:val="en-US"/>
        </w:rPr>
        <w:t>Wave action balance</w:t>
      </w:r>
      <w:bookmarkEnd w:id="344"/>
    </w:p>
    <w:p w:rsidR="00313B40" w:rsidRPr="004D7B46" w:rsidRDefault="00313B40" w:rsidP="004D7B46">
      <w:pPr>
        <w:pStyle w:val="Heading4"/>
        <w:jc w:val="both"/>
        <w:rPr>
          <w:lang w:val="en-US"/>
        </w:rPr>
      </w:pPr>
      <w:bookmarkStart w:id="345" w:name="_Toc410145830"/>
      <w:r w:rsidRPr="004D7B46">
        <w:rPr>
          <w:lang w:val="en-US"/>
        </w:rPr>
        <w:t>Nonstationary solver</w:t>
      </w:r>
      <w:bookmarkEnd w:id="345"/>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2" type="#_x0000_t75" style="width:188.45pt;height:33.8pt" o:ole="">
            <v:imagedata r:id="rId207" o:title=""/>
          </v:shape>
          <o:OLEObject Type="Embed" ProgID="Equation.DSMT4" ShapeID="_x0000_i1112" DrawAspect="Content" ObjectID="_1485932817" r:id="rId20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3" type="#_x0000_t75" style="width:16.3pt;height:18.8pt" o:ole="">
            <v:imagedata r:id="rId209" o:title=""/>
          </v:shape>
          <o:OLEObject Type="Embed" ProgID="Equation.DSMT4" ShapeID="_x0000_i1113" DrawAspect="Content" ObjectID="_1485932818" r:id="rId210"/>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4" type="#_x0000_t75" style="width:294.25pt;height:217.25pt" o:ole="">
            <v:imagedata r:id="rId211" o:title=""/>
          </v:shape>
          <o:OLEObject Type="Embed" ProgID="Equation.DSMT4" ShapeID="_x0000_i1114" DrawAspect="Content" ObjectID="_1485932819" r:id="rId21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46"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72</w:instrText>
      </w:r>
      <w:r w:rsidRPr="004D7B46">
        <w:rPr>
          <w:noProof/>
          <w:lang w:val="en-US"/>
        </w:rPr>
        <w:fldChar w:fldCharType="end"/>
      </w:r>
      <w:r w:rsidRPr="004D7B46">
        <w:rPr>
          <w:lang w:val="en-US"/>
        </w:rPr>
        <w:instrText>)</w:instrText>
      </w:r>
      <w:bookmarkEnd w:id="346"/>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5" type="#_x0000_t75" style="width:401.95pt;height:38.2pt" o:ole="">
            <v:imagedata r:id="rId213" o:title=""/>
          </v:shape>
          <o:OLEObject Type="Embed" ProgID="Equation.DSMT4" ShapeID="_x0000_i1115" DrawAspect="Content" ObjectID="_1485932820" r:id="rId214"/>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47"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73</w:instrText>
      </w:r>
      <w:r w:rsidRPr="004D7B46">
        <w:rPr>
          <w:noProof/>
          <w:lang w:val="en-US"/>
        </w:rPr>
        <w:fldChar w:fldCharType="end"/>
      </w:r>
      <w:r w:rsidRPr="004D7B46">
        <w:rPr>
          <w:lang w:val="en-US"/>
        </w:rPr>
        <w:instrText>)</w:instrText>
      </w:r>
      <w:bookmarkEnd w:id="347"/>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348" w:name="_Toc410145829"/>
      <w:r w:rsidRPr="004D7B46">
        <w:rPr>
          <w:lang w:val="en-US"/>
        </w:rPr>
        <w:t>Stationary solver</w:t>
      </w:r>
      <w:bookmarkEnd w:id="348"/>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349" w:name="_Toc412018123"/>
      <w:r w:rsidRPr="004D7B46">
        <w:rPr>
          <w:lang w:val="en-US"/>
        </w:rPr>
        <w:t>Shallow water equations</w:t>
      </w:r>
      <w:bookmarkEnd w:id="349"/>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350" w:name="_Toc412018124"/>
      <w:r w:rsidRPr="004D7B46">
        <w:rPr>
          <w:lang w:val="en-US"/>
        </w:rPr>
        <w:t>Groundwater flow</w:t>
      </w:r>
      <w:bookmarkEnd w:id="350"/>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6" type="#_x0000_t75" style="width:170.3pt;height:18.8pt" o:ole="">
            <v:imagedata r:id="rId215" o:title=""/>
          </v:shape>
          <o:OLEObject Type="Embed" ProgID="Equation.DSMT4" ShapeID="_x0000_i1116" DrawAspect="Content" ObjectID="_1485932821"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1"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74</w:instrText>
      </w:r>
      <w:r w:rsidRPr="004D7B46">
        <w:rPr>
          <w:noProof/>
          <w:lang w:val="en-US"/>
        </w:rPr>
        <w:fldChar w:fldCharType="end"/>
      </w:r>
      <w:r w:rsidRPr="004D7B46">
        <w:rPr>
          <w:lang w:val="en-US"/>
        </w:rPr>
        <w:instrText>)</w:instrText>
      </w:r>
      <w:bookmarkEnd w:id="351"/>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7" type="#_x0000_t75" style="width:131.5pt;height:85.75pt" o:ole="">
            <v:imagedata r:id="rId217" o:title=""/>
          </v:shape>
          <o:OLEObject Type="Embed" ProgID="Equation.DSMT4" ShapeID="_x0000_i1117" DrawAspect="Content" ObjectID="_1485932822"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2"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75</w:instrText>
      </w:r>
      <w:r w:rsidRPr="004D7B46">
        <w:rPr>
          <w:noProof/>
          <w:lang w:val="en-US"/>
        </w:rPr>
        <w:fldChar w:fldCharType="end"/>
      </w:r>
      <w:r w:rsidRPr="004D7B46">
        <w:rPr>
          <w:lang w:val="en-US"/>
        </w:rPr>
        <w:instrText>)</w:instrText>
      </w:r>
      <w:bookmarkEnd w:id="352"/>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8" type="#_x0000_t75" style="width:380.05pt;height:74.5pt" o:ole="">
            <v:imagedata r:id="rId219" o:title=""/>
          </v:shape>
          <o:OLEObject Type="Embed" ProgID="Equation.DSMT4" ShapeID="_x0000_i1118" DrawAspect="Content" ObjectID="_1485932823"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3"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76</w:instrText>
      </w:r>
      <w:r w:rsidRPr="004D7B46">
        <w:rPr>
          <w:noProof/>
          <w:lang w:val="en-US"/>
        </w:rPr>
        <w:fldChar w:fldCharType="end"/>
      </w:r>
      <w:r w:rsidRPr="004D7B46">
        <w:rPr>
          <w:lang w:val="en-US"/>
        </w:rPr>
        <w:instrText>)</w:instrText>
      </w:r>
      <w:bookmarkEnd w:id="353"/>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9" type="#_x0000_t75" style="width:146.5pt;height:39.45pt" o:ole="">
            <v:imagedata r:id="rId221" o:title=""/>
          </v:shape>
          <o:OLEObject Type="Embed" ProgID="Equation.DSMT4" ShapeID="_x0000_i1119" DrawAspect="Content" ObjectID="_1485932824"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4"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77</w:instrText>
      </w:r>
      <w:r w:rsidRPr="004D7B46">
        <w:rPr>
          <w:noProof/>
          <w:lang w:val="en-US"/>
        </w:rPr>
        <w:fldChar w:fldCharType="end"/>
      </w:r>
      <w:r w:rsidRPr="004D7B46">
        <w:rPr>
          <w:lang w:val="en-US"/>
        </w:rPr>
        <w:instrText>)</w:instrText>
      </w:r>
      <w:bookmarkEnd w:id="354"/>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0" type="#_x0000_t75" style="width:206pt;height:40.05pt" o:ole="">
            <v:imagedata r:id="rId223" o:title=""/>
          </v:shape>
          <o:OLEObject Type="Embed" ProgID="Equation.DSMT4" ShapeID="_x0000_i1120" DrawAspect="Content" ObjectID="_1485932825"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1" type="#_x0000_t75" style="width:172.8pt;height:105.8pt" o:ole="">
            <v:imagedata r:id="rId225" o:title=""/>
          </v:shape>
          <o:OLEObject Type="Embed" ProgID="Equation.DSMT4" ShapeID="_x0000_i1121" DrawAspect="Content" ObjectID="_1485932826"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2" type="#_x0000_t75" style="width:110.2pt;height:32.55pt" o:ole="">
            <v:imagedata r:id="rId227" o:title=""/>
          </v:shape>
          <o:OLEObject Type="Embed" ProgID="Equation.DSMT4" ShapeID="_x0000_i1122" DrawAspect="Content" ObjectID="_1485932827"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80</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3" type="#_x0000_t75" style="width:145.25pt;height:67pt" o:ole="">
            <v:imagedata r:id="rId229" o:title=""/>
          </v:shape>
          <o:OLEObject Type="Embed" ProgID="Equation.DSMT4" ShapeID="_x0000_i1123" DrawAspect="Content" ObjectID="_1485932828"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4" type="#_x0000_t75" style="width:6in;height:100.15pt" o:ole="">
            <v:imagedata r:id="rId231" o:title=""/>
          </v:shape>
          <o:OLEObject Type="Embed" ProgID="Equation.DSMT4" ShapeID="_x0000_i1124" DrawAspect="Content" ObjectID="_1485932829"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5"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82</w:instrText>
      </w:r>
      <w:r w:rsidRPr="004D7B46">
        <w:rPr>
          <w:noProof/>
          <w:lang w:val="en-US"/>
        </w:rPr>
        <w:fldChar w:fldCharType="end"/>
      </w:r>
      <w:r w:rsidRPr="004D7B46">
        <w:rPr>
          <w:lang w:val="en-US"/>
        </w:rPr>
        <w:instrText>)</w:instrText>
      </w:r>
      <w:bookmarkEnd w:id="355"/>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5" type="#_x0000_t75" style="width:159.65pt;height:126.45pt" o:ole="">
            <v:imagedata r:id="rId233" o:title=""/>
          </v:shape>
          <o:OLEObject Type="Embed" ProgID="Equation.DSMT4" ShapeID="_x0000_i1125" DrawAspect="Content" ObjectID="_1485932830"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6" type="#_x0000_t75" style="width:135.25pt;height:62pt" o:ole="">
            <v:imagedata r:id="rId235" o:title=""/>
          </v:shape>
          <o:OLEObject Type="Embed" ProgID="Equation.DSMT4" ShapeID="_x0000_i1126" DrawAspect="Content" ObjectID="_1485932831"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7" type="#_x0000_t75" style="width:191.6pt;height:20.05pt" o:ole="">
            <v:imagedata r:id="rId237" o:title=""/>
          </v:shape>
          <o:OLEObject Type="Embed" ProgID="Equation.DSMT4" ShapeID="_x0000_i1127" DrawAspect="Content" ObjectID="_1485932832"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6"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85</w:instrText>
      </w:r>
      <w:r w:rsidRPr="004D7B46">
        <w:rPr>
          <w:noProof/>
          <w:lang w:val="en-US"/>
        </w:rPr>
        <w:fldChar w:fldCharType="end"/>
      </w:r>
      <w:r w:rsidRPr="004D7B46">
        <w:rPr>
          <w:lang w:val="en-US"/>
        </w:rPr>
        <w:instrText>)</w:instrText>
      </w:r>
      <w:bookmarkEnd w:id="356"/>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960" w:dyaOrig="400">
          <v:shape id="_x0000_i1128" type="#_x0000_t75" style="width:198.45pt;height:20.05pt" o:ole="">
            <v:imagedata r:id="rId239" o:title=""/>
          </v:shape>
          <o:OLEObject Type="Embed" ProgID="Equation.DSMT4" ShapeID="_x0000_i1128" DrawAspect="Content" ObjectID="_1485932833" r:id="rId2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7"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86</w:instrText>
      </w:r>
      <w:r w:rsidRPr="004D7B46">
        <w:rPr>
          <w:noProof/>
          <w:lang w:val="en-US"/>
        </w:rPr>
        <w:fldChar w:fldCharType="end"/>
      </w:r>
      <w:r w:rsidRPr="004D7B46">
        <w:rPr>
          <w:lang w:val="en-US"/>
        </w:rPr>
        <w:instrText>)</w:instrText>
      </w:r>
      <w:bookmarkEnd w:id="35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9" type="#_x0000_t75" style="width:51.95pt;height:15.05pt" o:ole="">
            <v:imagedata r:id="rId241" o:title=""/>
          </v:shape>
          <o:OLEObject Type="Embed" ProgID="Equation.DSMT4" ShapeID="_x0000_i1129" DrawAspect="Content" ObjectID="_1485932834" r:id="rId2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58"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87</w:instrText>
      </w:r>
      <w:r w:rsidRPr="004D7B46">
        <w:rPr>
          <w:noProof/>
          <w:lang w:val="en-US"/>
        </w:rPr>
        <w:fldChar w:fldCharType="end"/>
      </w:r>
      <w:r w:rsidRPr="004D7B46">
        <w:rPr>
          <w:lang w:val="en-US"/>
        </w:rPr>
        <w:instrText>)</w:instrText>
      </w:r>
      <w:bookmarkEnd w:id="35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0" type="#_x0000_t75" style="width:170.3pt;height:2in" o:ole="">
            <v:imagedata r:id="rId243" o:title=""/>
          </v:shape>
          <o:OLEObject Type="Embed" ProgID="Equation.DSMT4" ShapeID="_x0000_i1130" DrawAspect="Content" ObjectID="_1485932835" r:id="rId2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31" type="#_x0000_t75" style="width:349.35pt;height:40.05pt" o:ole="">
            <v:imagedata r:id="rId245" o:title=""/>
          </v:shape>
          <o:OLEObject Type="Embed" ProgID="Equation.DSMT4" ShapeID="_x0000_i1131" DrawAspect="Content" ObjectID="_1485932836" r:id="rId2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359" w:name="_Toc412018125"/>
      <w:r w:rsidRPr="004D7B46">
        <w:rPr>
          <w:lang w:val="en-US"/>
        </w:rPr>
        <w:t>Sediment transport</w:t>
      </w:r>
      <w:bookmarkEnd w:id="359"/>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2" type="#_x0000_t75" style="width:171.55pt;height:36.3pt" o:ole="">
            <v:imagedata r:id="rId247" o:title=""/>
          </v:shape>
          <o:OLEObject Type="Embed" ProgID="Equation.DSMT4" ShapeID="_x0000_i1132" DrawAspect="Content" ObjectID="_1485932837" r:id="rId24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3" type="#_x0000_t75" style="width:4in;height:36.3pt" o:ole="">
            <v:imagedata r:id="rId249" o:title=""/>
          </v:shape>
          <o:OLEObject Type="Embed" ProgID="Equation.DSMT4" ShapeID="_x0000_i1133" DrawAspect="Content" ObjectID="_1485932838"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4" type="#_x0000_t75" style="width:270.45pt;height:40.05pt" o:ole="">
            <v:imagedata r:id="rId251" o:title=""/>
          </v:shape>
          <o:OLEObject Type="Embed" ProgID="Equation.DSMT4" ShapeID="_x0000_i1134" DrawAspect="Content" ObjectID="_1485932839" r:id="rId25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5" type="#_x0000_t75" style="width:276.75pt;height:38.2pt" o:ole="">
            <v:imagedata r:id="rId253" o:title=""/>
          </v:shape>
          <o:OLEObject Type="Embed" ProgID="Equation.DSMT4" ShapeID="_x0000_i1135" DrawAspect="Content" ObjectID="_1485932840" r:id="rId2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6" type="#_x0000_t75" style="width:200.95pt;height:30.7pt" o:ole="">
            <v:imagedata r:id="rId255" o:title=""/>
          </v:shape>
          <o:OLEObject Type="Embed" ProgID="Equation.DSMT4" ShapeID="_x0000_i1136" DrawAspect="Content" ObjectID="_1485932841" r:id="rId25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7" type="#_x0000_t75" style="width:314.9pt;height:36.3pt" o:ole="">
            <v:imagedata r:id="rId257" o:title=""/>
          </v:shape>
          <o:OLEObject Type="Embed" ProgID="Equation.DSMT4" ShapeID="_x0000_i1137" DrawAspect="Content" ObjectID="_1485932842" r:id="rId25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8" type="#_x0000_t75" style="width:10pt;height:15.05pt" o:ole="">
            <v:imagedata r:id="rId259" o:title=""/>
          </v:shape>
          <o:OLEObject Type="Embed" ProgID="Equation.DSMT4" ShapeID="_x0000_i1138" DrawAspect="Content" ObjectID="_1485932843" r:id="rId260"/>
        </w:object>
      </w:r>
      <w:r w:rsidRPr="004D7B46">
        <w:rPr>
          <w:lang w:val="en-US"/>
        </w:rPr>
        <w:t xml:space="preserve">-method, where </w:t>
      </w:r>
      <w:r w:rsidRPr="004D7B46">
        <w:rPr>
          <w:position w:val="-6"/>
          <w:lang w:val="en-US"/>
        </w:rPr>
        <w:object w:dxaOrig="520" w:dyaOrig="279">
          <v:shape id="_x0000_i1139" type="#_x0000_t75" style="width:26.3pt;height:15.05pt" o:ole="">
            <v:imagedata r:id="rId261" o:title=""/>
          </v:shape>
          <o:OLEObject Type="Embed" ProgID="Equation.DSMT4" ShapeID="_x0000_i1139" DrawAspect="Content" ObjectID="_1485932844" r:id="rId262"/>
        </w:object>
      </w:r>
      <w:r w:rsidRPr="004D7B46">
        <w:rPr>
          <w:lang w:val="en-US"/>
        </w:rPr>
        <w:t xml:space="preserve"> means a fully upwind approximation, and </w:t>
      </w:r>
      <w:r w:rsidRPr="004D7B46">
        <w:rPr>
          <w:position w:val="-6"/>
          <w:lang w:val="en-US"/>
        </w:rPr>
        <w:object w:dxaOrig="740" w:dyaOrig="279">
          <v:shape id="_x0000_i1140" type="#_x0000_t75" style="width:36.3pt;height:15.05pt" o:ole="">
            <v:imagedata r:id="rId263" o:title=""/>
          </v:shape>
          <o:OLEObject Type="Embed" ProgID="Equation.DSMT4" ShapeID="_x0000_i1140" DrawAspect="Content" ObjectID="_1485932845" r:id="rId264"/>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1" type="#_x0000_t75" style="width:174.7pt;height:41.95pt" o:ole="">
            <v:imagedata r:id="rId265" o:title=""/>
          </v:shape>
          <o:OLEObject Type="Embed" ProgID="Equation.DSMT4" ShapeID="_x0000_i1141" DrawAspect="Content" ObjectID="_1485932846" r:id="rId266"/>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2" type="#_x0000_t75" style="width:120.85pt;height:40.05pt" o:ole="">
            <v:imagedata r:id="rId267" o:title=""/>
          </v:shape>
          <o:OLEObject Type="Embed" ProgID="Equation.DSMT4" ShapeID="_x0000_i1142" DrawAspect="Content" ObjectID="_1485932847" r:id="rId26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360" w:name="_Toc412018126"/>
      <w:r w:rsidRPr="004D7B46">
        <w:rPr>
          <w:lang w:val="en-US"/>
        </w:rPr>
        <w:t>Bottom updating schemes</w:t>
      </w:r>
      <w:bookmarkEnd w:id="360"/>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4D7B46" w:rsidRPr="004D7B46">
        <w:rPr>
          <w:lang w:val="en-US"/>
        </w:rPr>
        <w:instrText>(1.20)</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4D7B46" w:rsidRPr="004D7B46">
        <w:rPr>
          <w:lang w:val="en-US"/>
        </w:rPr>
        <w:instrText>(1.21)</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3" type="#_x0000_t75" style="width:164.05pt;height:30.7pt" o:ole="">
            <v:imagedata r:id="rId269" o:title=""/>
          </v:shape>
          <o:OLEObject Type="Embed" ProgID="Equation.DSMT4" ShapeID="_x0000_i1143" DrawAspect="Content" ObjectID="_1485932848" r:id="rId27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61"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98</w:instrText>
      </w:r>
      <w:r w:rsidRPr="004D7B46">
        <w:rPr>
          <w:noProof/>
          <w:lang w:val="en-US"/>
        </w:rPr>
        <w:fldChar w:fldCharType="end"/>
      </w:r>
      <w:r w:rsidRPr="004D7B46">
        <w:rPr>
          <w:lang w:val="en-US"/>
        </w:rPr>
        <w:instrText>)</w:instrText>
      </w:r>
      <w:bookmarkEnd w:id="361"/>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4" type="#_x0000_t75" style="width:199.1pt;height:30.7pt" o:ole="">
            <v:imagedata r:id="rId271" o:title=""/>
          </v:shape>
          <o:OLEObject Type="Embed" ProgID="Equation.DSMT4" ShapeID="_x0000_i1144" DrawAspect="Content" ObjectID="_1485932849" r:id="rId27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62"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99</w:instrText>
      </w:r>
      <w:r w:rsidRPr="004D7B46">
        <w:rPr>
          <w:noProof/>
          <w:lang w:val="en-US"/>
        </w:rPr>
        <w:fldChar w:fldCharType="end"/>
      </w:r>
      <w:r w:rsidRPr="004D7B46">
        <w:rPr>
          <w:lang w:val="en-US"/>
        </w:rPr>
        <w:instrText>)</w:instrText>
      </w:r>
      <w:bookmarkEnd w:id="362"/>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363"/>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63"/>
      <w:r w:rsidR="00587AD5" w:rsidRPr="004D7B46">
        <w:rPr>
          <w:rStyle w:val="CommentReference"/>
          <w:lang w:val="en-US"/>
        </w:rPr>
        <w:commentReference w:id="363"/>
      </w:r>
    </w:p>
    <w:p w:rsidR="00A52150" w:rsidRPr="004D7B46" w:rsidRDefault="00734E22" w:rsidP="004D7B46">
      <w:pPr>
        <w:pStyle w:val="Heading3"/>
        <w:jc w:val="both"/>
        <w:rPr>
          <w:lang w:val="en-US"/>
        </w:rPr>
      </w:pPr>
      <w:bookmarkStart w:id="364" w:name="_Toc412018127"/>
      <w:r w:rsidRPr="004D7B46">
        <w:rPr>
          <w:lang w:val="en-US"/>
        </w:rPr>
        <w:t>Non-hydrostatic</w:t>
      </w:r>
      <w:bookmarkEnd w:id="364"/>
    </w:p>
    <w:p w:rsidR="00A52150" w:rsidRPr="004D7B46" w:rsidRDefault="00A52150" w:rsidP="004D7B46">
      <w:pPr>
        <w:pStyle w:val="Heading4"/>
        <w:jc w:val="both"/>
        <w:rPr>
          <w:lang w:val="en-US"/>
        </w:rPr>
      </w:pPr>
      <w:bookmarkStart w:id="365" w:name="_Ref207199275"/>
      <w:bookmarkStart w:id="366" w:name="_Toc211006490"/>
      <w:bookmarkStart w:id="367" w:name="_Toc211933742"/>
      <w:bookmarkStart w:id="368" w:name="_Toc212190842"/>
      <w:bookmarkStart w:id="369" w:name="_Toc249984915"/>
      <w:bookmarkStart w:id="370" w:name="_Toc249985008"/>
      <w:r w:rsidRPr="004D7B46">
        <w:rPr>
          <w:lang w:val="en-US"/>
        </w:rPr>
        <w:t>Global continuity equation</w:t>
      </w:r>
      <w:bookmarkEnd w:id="365"/>
      <w:bookmarkEnd w:id="366"/>
      <w:bookmarkEnd w:id="367"/>
      <w:bookmarkEnd w:id="368"/>
      <w:bookmarkEnd w:id="369"/>
      <w:bookmarkEnd w:id="370"/>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5" type="#_x0000_t75" style="width:127.1pt;height:28.15pt" o:ole="">
            <v:imagedata r:id="rId273" o:title=""/>
          </v:shape>
          <o:OLEObject Type="Embed" ProgID="Equation.DSMT4" ShapeID="_x0000_i1145" DrawAspect="Content" ObjectID="_1485932850" r:id="rId2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1"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100</w:instrText>
      </w:r>
      <w:r w:rsidR="00883631" w:rsidRPr="004D7B46">
        <w:rPr>
          <w:noProof/>
          <w:lang w:val="en-US"/>
        </w:rPr>
        <w:fldChar w:fldCharType="end"/>
      </w:r>
      <w:r w:rsidRPr="004D7B46">
        <w:rPr>
          <w:lang w:val="en-US"/>
        </w:rPr>
        <w:instrText>)</w:instrText>
      </w:r>
      <w:bookmarkEnd w:id="37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6" type="#_x0000_t75" style="width:206.6pt;height:30.05pt" o:ole="">
            <v:imagedata r:id="rId275" o:title=""/>
          </v:shape>
          <o:OLEObject Type="Embed" ProgID="Equation.DSMT4" ShapeID="_x0000_i1146" DrawAspect="Content" ObjectID="_1485932851" r:id="rId27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2"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101</w:instrText>
      </w:r>
      <w:r w:rsidR="00883631" w:rsidRPr="004D7B46">
        <w:rPr>
          <w:noProof/>
          <w:lang w:val="en-US"/>
        </w:rPr>
        <w:fldChar w:fldCharType="end"/>
      </w:r>
      <w:r w:rsidRPr="004D7B46">
        <w:rPr>
          <w:lang w:val="en-US"/>
        </w:rPr>
        <w:instrText>)</w:instrText>
      </w:r>
      <w:bookmarkEnd w:id="37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7" type="#_x0000_t75" style="width:80.75pt;height:16.9pt" o:ole="">
            <v:imagedata r:id="rId277" o:title=""/>
          </v:shape>
          <o:OLEObject Type="Embed" ProgID="Equation.DSMT4" ShapeID="_x0000_i1147" DrawAspect="Content" ObjectID="_1485932852" r:id="rId278"/>
        </w:object>
      </w:r>
      <w:r w:rsidRPr="004D7B46">
        <w:rPr>
          <w:rFonts w:cs="Tahoma"/>
          <w:lang w:val="en-US"/>
        </w:rPr>
        <w:t>,</w:t>
      </w:r>
      <w:r w:rsidRPr="004D7B46">
        <w:rPr>
          <w:rFonts w:cs="Tahoma"/>
          <w:position w:val="-12"/>
          <w:lang w:val="en-US"/>
        </w:rPr>
        <w:object w:dxaOrig="1579" w:dyaOrig="340">
          <v:shape id="_x0000_i1148" type="#_x0000_t75" style="width:79.5pt;height:16.9pt" o:ole="">
            <v:imagedata r:id="rId279" o:title=""/>
          </v:shape>
          <o:OLEObject Type="Embed" ProgID="Equation.DSMT4" ShapeID="_x0000_i1148" DrawAspect="Content" ObjectID="_1485932853" r:id="rId280"/>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9" type="#_x0000_t75" style="width:242.3pt;height:55.1pt" o:ole="">
            <v:imagedata r:id="rId281" o:title=""/>
          </v:shape>
          <o:OLEObject Type="Embed" ProgID="Equation.DSMT4" ShapeID="_x0000_i1149" DrawAspect="Content" ObjectID="_1485932854" r:id="rId28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3"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102</w:instrText>
      </w:r>
      <w:r w:rsidR="00883631" w:rsidRPr="004D7B46">
        <w:rPr>
          <w:noProof/>
          <w:lang w:val="en-US"/>
        </w:rPr>
        <w:fldChar w:fldCharType="end"/>
      </w:r>
      <w:r w:rsidRPr="004D7B46">
        <w:rPr>
          <w:lang w:val="en-US"/>
        </w:rPr>
        <w:instrText>)</w:instrText>
      </w:r>
      <w:bookmarkEnd w:id="373"/>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0" type="#_x0000_t75" style="width:18.8pt;height:16.3pt" o:ole="">
            <v:imagedata r:id="rId283" o:title=""/>
          </v:shape>
          <o:OLEObject Type="Embed" ProgID="Equation.DSMT4" ShapeID="_x0000_i1150" DrawAspect="Content" ObjectID="_1485932855" r:id="rId284"/>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51" type="#_x0000_t75" style="width:16.9pt;height:16.3pt" o:ole="">
            <v:imagedata r:id="rId285" o:title=""/>
          </v:shape>
          <o:OLEObject Type="Embed" ProgID="Equation.DSMT4" ShapeID="_x0000_i1151" DrawAspect="Content" ObjectID="_1485932856" r:id="rId286"/>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2" type="#_x0000_t75" style="width:240.4pt;height:30.05pt" o:ole="">
            <v:imagedata r:id="rId287" o:title=""/>
          </v:shape>
          <o:OLEObject Type="Embed" ProgID="Equation.DSMT4" ShapeID="_x0000_i1152" DrawAspect="Content" ObjectID="_1485932857" r:id="rId28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4"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103</w:instrText>
      </w:r>
      <w:r w:rsidR="00883631" w:rsidRPr="004D7B46">
        <w:rPr>
          <w:noProof/>
          <w:lang w:val="en-US"/>
        </w:rPr>
        <w:fldChar w:fldCharType="end"/>
      </w:r>
      <w:r w:rsidRPr="004D7B46">
        <w:rPr>
          <w:lang w:val="en-US"/>
        </w:rPr>
        <w:instrText>)</w:instrText>
      </w:r>
      <w:bookmarkEnd w:id="37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3" type="#_x0000_t75" style="width:96.4pt;height:16.9pt" o:ole="">
            <v:imagedata r:id="rId289" o:title=""/>
          </v:shape>
          <o:OLEObject Type="Embed" ProgID="Equation.DSMT4" ShapeID="_x0000_i1153" DrawAspect="Content" ObjectID="_1485932858" r:id="rId290"/>
        </w:object>
      </w:r>
      <w:r w:rsidRPr="004D7B46">
        <w:rPr>
          <w:rFonts w:cs="Tahoma"/>
          <w:lang w:val="en-US"/>
        </w:rPr>
        <w:t xml:space="preserve"> and </w:t>
      </w:r>
      <w:r w:rsidRPr="004D7B46">
        <w:rPr>
          <w:rFonts w:cs="Tahoma"/>
          <w:position w:val="-8"/>
          <w:lang w:val="en-US"/>
        </w:rPr>
        <w:object w:dxaOrig="620" w:dyaOrig="300">
          <v:shape id="_x0000_i1154" type="#_x0000_t75" style="width:30.7pt;height:15.05pt" o:ole="">
            <v:imagedata r:id="rId291" o:title=""/>
          </v:shape>
          <o:OLEObject Type="Embed" ProgID="Equation.DSMT4" ShapeID="_x0000_i1154" DrawAspect="Content" ObjectID="_1485932859" r:id="rId292"/>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5" type="#_x0000_t75" style="width:390.05pt;height:30.05pt" o:ole="">
            <v:imagedata r:id="rId293" o:title=""/>
          </v:shape>
          <o:OLEObject Type="Embed" ProgID="Equation.DSMT4" ShapeID="_x0000_i1155" DrawAspect="Content" ObjectID="_1485932860" r:id="rId29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5"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104</w:instrText>
      </w:r>
      <w:r w:rsidR="00883631" w:rsidRPr="004D7B46">
        <w:rPr>
          <w:noProof/>
          <w:lang w:val="en-US"/>
        </w:rPr>
        <w:fldChar w:fldCharType="end"/>
      </w:r>
      <w:r w:rsidRPr="004D7B46">
        <w:rPr>
          <w:lang w:val="en-US"/>
        </w:rPr>
        <w:instrText>)</w:instrText>
      </w:r>
      <w:bookmarkEnd w:id="37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6" type="#_x0000_t75" style="width:26.3pt;height:16.9pt" o:ole="">
            <v:imagedata r:id="rId295" o:title=""/>
          </v:shape>
          <o:OLEObject Type="Embed" ProgID="Equation.DSMT4" ShapeID="_x0000_i1156" DrawAspect="Content" ObjectID="_1485932861" r:id="rId296"/>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7" type="#_x0000_t75" style="width:34.45pt;height:16.3pt" o:ole="">
            <v:imagedata r:id="rId297" o:title=""/>
          </v:shape>
          <o:OLEObject Type="Embed" ProgID="Equation.DSMT4" ShapeID="_x0000_i1157" DrawAspect="Content" ObjectID="_1485932862" r:id="rId298"/>
        </w:object>
      </w:r>
      <w:r w:rsidRPr="004D7B46">
        <w:rPr>
          <w:lang w:val="en-US"/>
        </w:rPr>
        <w:t xml:space="preserve"> and </w:t>
      </w:r>
      <w:r w:rsidRPr="004D7B46">
        <w:rPr>
          <w:position w:val="-8"/>
          <w:lang w:val="en-US"/>
        </w:rPr>
        <w:object w:dxaOrig="639" w:dyaOrig="300">
          <v:shape id="_x0000_i1158" type="#_x0000_t75" style="width:31.95pt;height:15.05pt" o:ole="">
            <v:imagedata r:id="rId299" o:title=""/>
          </v:shape>
          <o:OLEObject Type="Embed" ProgID="Equation.DSMT4" ShapeID="_x0000_i1158" DrawAspect="Content" ObjectID="_1485932863" r:id="rId300"/>
        </w:object>
      </w:r>
      <w:r w:rsidRPr="004D7B46">
        <w:rPr>
          <w:lang w:val="en-US"/>
        </w:rPr>
        <w:t xml:space="preserve"> are obtained in a similar manner. Note that the total flux </w:t>
      </w:r>
      <w:r w:rsidRPr="004D7B46">
        <w:rPr>
          <w:position w:val="-12"/>
          <w:lang w:val="en-US"/>
        </w:rPr>
        <w:object w:dxaOrig="540" w:dyaOrig="340">
          <v:shape id="_x0000_i1159" type="#_x0000_t75" style="width:26.9pt;height:16.9pt" o:ole="">
            <v:imagedata r:id="rId301" o:title=""/>
          </v:shape>
          <o:OLEObject Type="Embed" ProgID="Equation.DSMT4" ShapeID="_x0000_i1159" DrawAspect="Content" ObjectID="_1485932864" r:id="rId302"/>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0" type="#_x0000_t75" style="width:234.8pt;height:16.9pt" o:ole="">
            <v:imagedata r:id="rId303" o:title=""/>
          </v:shape>
          <o:OLEObject Type="Embed" ProgID="Equation.DSMT4" ShapeID="_x0000_i1160" DrawAspect="Content" ObjectID="_1485932865" r:id="rId3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6"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105</w:instrText>
      </w:r>
      <w:r w:rsidR="00883631" w:rsidRPr="004D7B46">
        <w:rPr>
          <w:noProof/>
          <w:lang w:val="en-US"/>
        </w:rPr>
        <w:fldChar w:fldCharType="end"/>
      </w:r>
      <w:r w:rsidRPr="004D7B46">
        <w:rPr>
          <w:lang w:val="en-US"/>
        </w:rPr>
        <w:instrText>)</w:instrText>
      </w:r>
      <w:bookmarkEnd w:id="37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377" w:name="_Toc249984916"/>
      <w:bookmarkStart w:id="378" w:name="_Toc249985009"/>
      <w:r w:rsidRPr="004D7B46">
        <w:rPr>
          <w:lang w:val="en-US"/>
        </w:rPr>
        <w:t>Local continuity equation</w:t>
      </w:r>
      <w:bookmarkEnd w:id="377"/>
      <w:bookmarkEnd w:id="378"/>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1" type="#_x0000_t75" style="width:202.85pt;height:31.95pt" o:ole="">
            <v:imagedata r:id="rId305" o:title=""/>
          </v:shape>
          <o:OLEObject Type="Embed" ProgID="Equation.DSMT4" ShapeID="_x0000_i1161" DrawAspect="Content" ObjectID="_1485932866" r:id="rId30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79"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106</w:instrText>
      </w:r>
      <w:r w:rsidR="00883631" w:rsidRPr="004D7B46">
        <w:rPr>
          <w:noProof/>
          <w:lang w:val="en-US"/>
        </w:rPr>
        <w:fldChar w:fldCharType="end"/>
      </w:r>
      <w:r w:rsidRPr="004D7B46">
        <w:rPr>
          <w:lang w:val="en-US"/>
        </w:rPr>
        <w:instrText>)</w:instrText>
      </w:r>
      <w:bookmarkEnd w:id="37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2" type="#_x0000_t75" style="width:423.85pt;height:30.7pt" o:ole="">
            <v:imagedata r:id="rId307" o:title=""/>
          </v:shape>
          <o:OLEObject Type="Embed" ProgID="Equation.DSMT4" ShapeID="_x0000_i1162" DrawAspect="Content" ObjectID="_1485932867" r:id="rId3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0"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107</w:instrText>
      </w:r>
      <w:r w:rsidR="00883631" w:rsidRPr="004D7B46">
        <w:rPr>
          <w:noProof/>
          <w:lang w:val="en-US"/>
        </w:rPr>
        <w:fldChar w:fldCharType="end"/>
      </w:r>
      <w:r w:rsidRPr="004D7B46">
        <w:rPr>
          <w:lang w:val="en-US"/>
        </w:rPr>
        <w:instrText>)</w:instrText>
      </w:r>
      <w:bookmarkEnd w:id="38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3" type="#_x0000_t75" style="width:46.95pt;height:16.3pt" o:ole="">
            <v:imagedata r:id="rId309" o:title=""/>
          </v:shape>
          <o:OLEObject Type="Embed" ProgID="Equation.DSMT4" ShapeID="_x0000_i1163" DrawAspect="Content" ObjectID="_1485932868" r:id="rId310"/>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381" w:name="_Toc249984917"/>
      <w:bookmarkStart w:id="382" w:name="_Toc249985010"/>
      <w:r w:rsidRPr="004D7B46">
        <w:rPr>
          <w:lang w:val="en-US"/>
        </w:rPr>
        <w:t>Horizontal Momentum</w:t>
      </w:r>
      <w:bookmarkEnd w:id="381"/>
      <w:bookmarkEnd w:id="382"/>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4" type="#_x0000_t75" style="width:18.8pt;height:13.15pt" o:ole="">
            <v:imagedata r:id="rId311" o:title=""/>
          </v:shape>
          <o:OLEObject Type="Embed" ProgID="Equation.DSMT4" ShapeID="_x0000_i1164" DrawAspect="Content" ObjectID="_1485932869" r:id="rId312"/>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65" type="#_x0000_t75" style="width:344.95pt;height:28.8pt" o:ole="">
            <v:imagedata r:id="rId313" o:title=""/>
          </v:shape>
          <o:OLEObject Type="Embed" ProgID="Equation.DSMT4" ShapeID="_x0000_i1165" DrawAspect="Content" ObjectID="_1485932870" r:id="rId31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3"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108</w:instrText>
      </w:r>
      <w:r w:rsidR="00883631" w:rsidRPr="004D7B46">
        <w:rPr>
          <w:noProof/>
          <w:lang w:val="en-US"/>
        </w:rPr>
        <w:fldChar w:fldCharType="end"/>
      </w:r>
      <w:r w:rsidRPr="004D7B46">
        <w:rPr>
          <w:lang w:val="en-US"/>
        </w:rPr>
        <w:instrText>)</w:instrText>
      </w:r>
      <w:bookmarkEnd w:id="38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6" type="#_x0000_t75" style="width:339.95pt;height:69.5pt" o:ole="">
            <v:imagedata r:id="rId315" o:title=""/>
          </v:shape>
          <o:OLEObject Type="Embed" ProgID="Equation.DSMT4" ShapeID="_x0000_i1166" DrawAspect="Content" ObjectID="_1485932871" r:id="rId31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4"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109</w:instrText>
      </w:r>
      <w:r w:rsidR="00883631" w:rsidRPr="004D7B46">
        <w:rPr>
          <w:noProof/>
          <w:lang w:val="en-US"/>
        </w:rPr>
        <w:fldChar w:fldCharType="end"/>
      </w:r>
      <w:r w:rsidRPr="004D7B46">
        <w:rPr>
          <w:lang w:val="en-US"/>
        </w:rPr>
        <w:instrText>)</w:instrText>
      </w:r>
      <w:bookmarkEnd w:id="384"/>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7" type="#_x0000_t75" style="width:309.3pt;height:100.8pt" o:ole="">
            <v:imagedata r:id="rId317" o:title=""/>
          </v:shape>
          <o:OLEObject Type="Embed" ProgID="Equation.DSMT4" ShapeID="_x0000_i1167" DrawAspect="Content" ObjectID="_1485932872" r:id="rId31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110</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8" type="#_x0000_t75" style="width:28.15pt;height:16.9pt" o:ole="">
            <v:imagedata r:id="rId319" o:title=""/>
          </v:shape>
          <o:OLEObject Type="Embed" ProgID="Equation.DSMT4" ShapeID="_x0000_i1168" DrawAspect="Content" ObjectID="_1485932873" r:id="rId320"/>
        </w:object>
      </w:r>
      <w:r w:rsidRPr="004D7B46">
        <w:rPr>
          <w:rFonts w:cs="Tahoma"/>
          <w:lang w:val="en-US"/>
        </w:rPr>
        <w:t xml:space="preserve"> and </w:t>
      </w:r>
      <w:r w:rsidRPr="004D7B46">
        <w:rPr>
          <w:rFonts w:cs="Tahoma"/>
          <w:position w:val="-12"/>
          <w:lang w:val="en-US"/>
        </w:rPr>
        <w:object w:dxaOrig="660" w:dyaOrig="400">
          <v:shape id="_x0000_i1169" type="#_x0000_t75" style="width:32.55pt;height:20.05pt" o:ole="">
            <v:imagedata r:id="rId321" o:title=""/>
          </v:shape>
          <o:OLEObject Type="Embed" ProgID="Equation.DSMT4" ShapeID="_x0000_i1169" DrawAspect="Content" ObjectID="_1485932874" r:id="rId322"/>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0" type="#_x0000_t75" style="width:88.9pt;height:16.3pt" o:ole="">
            <v:imagedata r:id="rId323" o:title=""/>
          </v:shape>
          <o:OLEObject Type="Embed" ProgID="Equation.DSMT4" ShapeID="_x0000_i1170" DrawAspect="Content" ObjectID="_1485932875" r:id="rId32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5"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111</w:instrText>
      </w:r>
      <w:r w:rsidR="00883631" w:rsidRPr="004D7B46">
        <w:rPr>
          <w:noProof/>
          <w:lang w:val="en-US"/>
        </w:rPr>
        <w:fldChar w:fldCharType="end"/>
      </w:r>
      <w:r w:rsidRPr="004D7B46">
        <w:rPr>
          <w:lang w:val="en-US"/>
        </w:rPr>
        <w:instrText>)</w:instrText>
      </w:r>
      <w:bookmarkEnd w:id="38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1" type="#_x0000_t75" style="width:28.8pt;height:16.3pt" o:ole="">
            <v:imagedata r:id="rId325" o:title=""/>
          </v:shape>
          <o:OLEObject Type="Embed" ProgID="Equation.DSMT4" ShapeID="_x0000_i1171" DrawAspect="Content" ObjectID="_1485932876" r:id="rId326"/>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2" type="#_x0000_t75" style="width:20.65pt;height:16.3pt" o:ole="">
            <v:imagedata r:id="rId327" o:title=""/>
          </v:shape>
          <o:OLEObject Type="Embed" ProgID="Equation.DSMT4" ShapeID="_x0000_i1172" DrawAspect="Content" ObjectID="_1485932877" r:id="rId328"/>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3" type="#_x0000_t75" style="width:28.8pt;height:16.3pt" o:ole="">
            <v:imagedata r:id="rId329" o:title=""/>
          </v:shape>
          <o:OLEObject Type="Embed" ProgID="Equation.DSMT4" ShapeID="_x0000_i1173" DrawAspect="Content" ObjectID="_1485932878" r:id="rId330"/>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4" type="#_x0000_t75" style="width:391.3pt;height:30.7pt" o:ole="">
            <v:imagedata r:id="rId331" o:title=""/>
          </v:shape>
          <o:OLEObject Type="Embed" ProgID="Equation.DSMT4" ShapeID="_x0000_i1174" DrawAspect="Content" ObjectID="_1485932879" r:id="rId33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112</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5" type="#_x0000_t75" style="width:24.4pt;height:16.3pt" o:ole="">
            <v:imagedata r:id="rId333" o:title=""/>
          </v:shape>
          <o:OLEObject Type="Embed" ProgID="Equation.DSMT4" ShapeID="_x0000_i1175" DrawAspect="Content" ObjectID="_1485932880" r:id="rId334"/>
        </w:object>
      </w:r>
      <w:r w:rsidRPr="004D7B46">
        <w:rPr>
          <w:lang w:val="en-US"/>
        </w:rPr>
        <w:t>represents the average pressure over the vertical which is approximated with</w:t>
      </w:r>
      <w:r w:rsidRPr="004D7B46">
        <w:rPr>
          <w:position w:val="-10"/>
          <w:lang w:val="en-US"/>
        </w:rPr>
        <w:object w:dxaOrig="1240" w:dyaOrig="320">
          <v:shape id="_x0000_i1176" type="#_x0000_t75" style="width:62pt;height:16.3pt" o:ole="">
            <v:imagedata r:id="rId335" o:title=""/>
          </v:shape>
          <o:OLEObject Type="Embed" ProgID="Equation.DSMT4" ShapeID="_x0000_i1176" DrawAspect="Content" ObjectID="_1485932881" r:id="rId336"/>
        </w:object>
      </w:r>
      <w:r w:rsidRPr="004D7B46">
        <w:rPr>
          <w:lang w:val="en-US"/>
        </w:rPr>
        <w:t xml:space="preserve">, in which </w:t>
      </w:r>
      <w:r w:rsidRPr="004D7B46">
        <w:rPr>
          <w:position w:val="-10"/>
          <w:lang w:val="en-US"/>
        </w:rPr>
        <w:object w:dxaOrig="480" w:dyaOrig="320">
          <v:shape id="_x0000_i1177" type="#_x0000_t75" style="width:24.4pt;height:16.3pt" o:ole="">
            <v:imagedata r:id="rId337" o:title=""/>
          </v:shape>
          <o:OLEObject Type="Embed" ProgID="Equation.DSMT4" ShapeID="_x0000_i1177" DrawAspect="Content" ObjectID="_1485932882" r:id="rId338"/>
        </w:object>
      </w:r>
      <w:r w:rsidRPr="004D7B46">
        <w:rPr>
          <w:lang w:val="en-US"/>
        </w:rPr>
        <w:t xml:space="preserve"> is the pressure at the bottom. Furthermore </w:t>
      </w:r>
      <w:r w:rsidRPr="004D7B46">
        <w:rPr>
          <w:position w:val="-12"/>
          <w:lang w:val="en-US"/>
        </w:rPr>
        <w:object w:dxaOrig="480" w:dyaOrig="340">
          <v:shape id="_x0000_i1178" type="#_x0000_t75" style="width:24.4pt;height:16.9pt" o:ole="">
            <v:imagedata r:id="rId339" o:title=""/>
          </v:shape>
          <o:OLEObject Type="Embed" ProgID="Equation.DSMT4" ShapeID="_x0000_i1178" DrawAspect="Content" ObjectID="_1485932883" r:id="rId340"/>
        </w:object>
      </w:r>
      <w:r w:rsidRPr="004D7B46">
        <w:rPr>
          <w:lang w:val="en-US"/>
        </w:rPr>
        <w:t xml:space="preserve"> is given as</w:t>
      </w:r>
      <w:r w:rsidRPr="004D7B46">
        <w:rPr>
          <w:position w:val="-14"/>
          <w:lang w:val="en-US"/>
        </w:rPr>
        <w:object w:dxaOrig="1980" w:dyaOrig="380">
          <v:shape id="_x0000_i1179" type="#_x0000_t75" style="width:98.3pt;height:18.8pt" o:ole="">
            <v:imagedata r:id="rId341" o:title=""/>
          </v:shape>
          <o:OLEObject Type="Embed" ProgID="Equation.DSMT4" ShapeID="_x0000_i1179" DrawAspect="Content" ObjectID="_1485932884" r:id="rId342"/>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80" type="#_x0000_t75" style="width:12.5pt;height:13.15pt" o:ole="">
            <v:imagedata r:id="rId343" o:title=""/>
          </v:shape>
          <o:OLEObject Type="Embed" ProgID="Equation.DSMT4" ShapeID="_x0000_i1180" DrawAspect="Content" ObjectID="_1485932885" r:id="rId344"/>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1" type="#_x0000_t75" style="width:40.05pt;height:20.65pt" o:ole="">
            <v:imagedata r:id="rId345" o:title=""/>
          </v:shape>
          <o:OLEObject Type="Embed" ProgID="Equation.DSMT4" ShapeID="_x0000_i1181" DrawAspect="Content" ObjectID="_1485932886" r:id="rId346"/>
        </w:object>
      </w:r>
      <w:r w:rsidRPr="004D7B46">
        <w:rPr>
          <w:rFonts w:cs="Tahoma"/>
          <w:lang w:val="en-US"/>
        </w:rPr>
        <w:t xml:space="preserve"> and </w:t>
      </w:r>
      <w:r w:rsidRPr="004D7B46">
        <w:rPr>
          <w:rFonts w:cs="Tahoma"/>
          <w:position w:val="-16"/>
          <w:lang w:val="en-US"/>
        </w:rPr>
        <w:object w:dxaOrig="800" w:dyaOrig="420">
          <v:shape id="_x0000_i1182" type="#_x0000_t75" style="width:40.05pt;height:20.65pt" o:ole="">
            <v:imagedata r:id="rId347" o:title=""/>
          </v:shape>
          <o:OLEObject Type="Embed" ProgID="Equation.DSMT4" ShapeID="_x0000_i1182" DrawAspect="Content" ObjectID="_1485932887" r:id="rId348"/>
        </w:object>
      </w:r>
      <w:r w:rsidRPr="004D7B46">
        <w:rPr>
          <w:rFonts w:cs="Tahoma"/>
          <w:lang w:val="en-US"/>
        </w:rPr>
        <w:t xml:space="preserve"> are approximated as </w:t>
      </w:r>
      <w:r w:rsidRPr="004D7B46">
        <w:rPr>
          <w:rFonts w:cs="Tahoma"/>
          <w:position w:val="-12"/>
          <w:lang w:val="en-US"/>
        </w:rPr>
        <w:object w:dxaOrig="920" w:dyaOrig="360">
          <v:shape id="_x0000_i1183" type="#_x0000_t75" style="width:45.7pt;height:18.8pt" o:ole="">
            <v:imagedata r:id="rId349" o:title=""/>
          </v:shape>
          <o:OLEObject Type="Embed" ProgID="Equation.DSMT4" ShapeID="_x0000_i1183" DrawAspect="Content" ObjectID="_1485932888" r:id="rId350"/>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4" type="#_x0000_t75" style="width:45.7pt;height:16.3pt" o:ole="">
            <v:imagedata r:id="rId351" o:title=""/>
          </v:shape>
          <o:OLEObject Type="Embed" ProgID="Equation.DSMT4" ShapeID="_x0000_i1184" DrawAspect="Content" ObjectID="_1485932889" r:id="rId352"/>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101</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5" type="#_x0000_t75" style="width:40.05pt;height:20.65pt" o:ole="">
            <v:imagedata r:id="rId353" o:title=""/>
          </v:shape>
          <o:OLEObject Type="Embed" ProgID="Equation.DSMT4" ShapeID="_x0000_i1185" DrawAspect="Content" ObjectID="_1485932890" r:id="rId354"/>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86" type="#_x0000_t75" style="width:319.95pt;height:30.7pt" o:ole="">
            <v:imagedata r:id="rId355" o:title=""/>
          </v:shape>
          <o:OLEObject Type="Embed" ProgID="Equation.DSMT4" ShapeID="_x0000_i1186" DrawAspect="Content" ObjectID="_1485932891" r:id="rId35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6"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113</w:instrText>
      </w:r>
      <w:r w:rsidR="00883631" w:rsidRPr="004D7B46">
        <w:rPr>
          <w:noProof/>
          <w:lang w:val="en-US"/>
        </w:rPr>
        <w:fldChar w:fldCharType="end"/>
      </w:r>
      <w:r w:rsidRPr="004D7B46">
        <w:rPr>
          <w:lang w:val="en-US"/>
        </w:rPr>
        <w:instrText>)</w:instrText>
      </w:r>
      <w:bookmarkEnd w:id="386"/>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7" type="#_x0000_t75" style="width:366.9pt;height:18.8pt" o:ole="">
            <v:imagedata r:id="rId357" o:title=""/>
          </v:shape>
          <o:OLEObject Type="Embed" ProgID="Equation.DSMT4" ShapeID="_x0000_i1187" DrawAspect="Content" ObjectID="_1485932892" r:id="rId358"/>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113</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8" type="#_x0000_t75" style="width:21.3pt;height:15.05pt" o:ole="">
            <v:imagedata r:id="rId359" o:title=""/>
          </v:shape>
          <o:OLEObject Type="Embed" ProgID="Equation.DSMT4" ShapeID="_x0000_i1188" DrawAspect="Content" ObjectID="_1485932893" r:id="rId360"/>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9" type="#_x0000_t75" style="width:373.15pt;height:125.2pt" o:ole="">
            <v:imagedata r:id="rId361" o:title=""/>
          </v:shape>
          <o:OLEObject Type="Embed" ProgID="Equation.DSMT4" ShapeID="_x0000_i1189" DrawAspect="Content" ObjectID="_1485932894" r:id="rId36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7"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114</w:instrText>
      </w:r>
      <w:r w:rsidR="00883631" w:rsidRPr="004D7B46">
        <w:rPr>
          <w:noProof/>
          <w:lang w:val="en-US"/>
        </w:rPr>
        <w:fldChar w:fldCharType="end"/>
      </w:r>
      <w:r w:rsidRPr="004D7B46">
        <w:rPr>
          <w:lang w:val="en-US"/>
        </w:rPr>
        <w:instrText>)</w:instrText>
      </w:r>
      <w:bookmarkEnd w:id="387"/>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0" type="#_x0000_t75" style="width:24.4pt;height:16.3pt" o:ole="">
            <v:imagedata r:id="rId363" o:title=""/>
          </v:shape>
          <o:OLEObject Type="Embed" ProgID="Equation.DSMT4" ShapeID="_x0000_i1190" DrawAspect="Content" ObjectID="_1485932895" r:id="rId364"/>
        </w:object>
      </w:r>
      <w:r w:rsidRPr="004D7B46">
        <w:rPr>
          <w:rFonts w:cs="Tahoma"/>
          <w:lang w:val="en-US"/>
        </w:rPr>
        <w:t>and</w:t>
      </w:r>
      <w:r w:rsidRPr="004D7B46">
        <w:rPr>
          <w:rFonts w:cs="Tahoma"/>
          <w:position w:val="-10"/>
          <w:lang w:val="en-US"/>
        </w:rPr>
        <w:object w:dxaOrig="480" w:dyaOrig="320">
          <v:shape id="_x0000_i1191" type="#_x0000_t75" style="width:24.4pt;height:16.3pt" o:ole="">
            <v:imagedata r:id="rId365" o:title=""/>
          </v:shape>
          <o:OLEObject Type="Embed" ProgID="Equation.DSMT4" ShapeID="_x0000_i1191" DrawAspect="Content" ObjectID="_1485932896" r:id="rId366"/>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114</w:instrText>
      </w:r>
      <w:r w:rsidR="004D7B46"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2" type="#_x0000_t75" style="width:341.2pt;height:67pt" o:ole="">
            <v:imagedata r:id="rId367" o:title=""/>
          </v:shape>
          <o:OLEObject Type="Embed" ProgID="Equation.DSMT4" ShapeID="_x0000_i1192" DrawAspect="Content" ObjectID="_1485932897" r:id="rId36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93" type="#_x0000_t75" style="width:351.25pt;height:130.85pt" o:ole="">
            <v:imagedata r:id="rId369" o:title=""/>
          </v:shape>
          <o:OLEObject Type="Embed" ProgID="Equation.DSMT4" ShapeID="_x0000_i1193" DrawAspect="Content" ObjectID="_1485932898" r:id="rId3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8"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116</w:instrText>
      </w:r>
      <w:r w:rsidR="00883631" w:rsidRPr="004D7B46">
        <w:rPr>
          <w:noProof/>
          <w:lang w:val="en-US"/>
        </w:rPr>
        <w:fldChar w:fldCharType="end"/>
      </w:r>
      <w:r w:rsidRPr="004D7B46">
        <w:rPr>
          <w:lang w:val="en-US"/>
        </w:rPr>
        <w:instrText>)</w:instrText>
      </w:r>
      <w:bookmarkEnd w:id="388"/>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4" type="#_x0000_t75" style="width:30.7pt;height:15.05pt" o:ole="">
            <v:imagedata r:id="rId371" o:title=""/>
          </v:shape>
          <o:OLEObject Type="Embed" ProgID="Equation.DSMT4" ShapeID="_x0000_i1194" DrawAspect="Content" ObjectID="_1485932899" r:id="rId372"/>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5" type="#_x0000_t75" style="width:306.8pt;height:30.05pt" o:ole="">
            <v:imagedata r:id="rId373" o:title=""/>
          </v:shape>
          <o:OLEObject Type="Embed" ProgID="Equation.DSMT4" ShapeID="_x0000_i1195" DrawAspect="Content" ObjectID="_1485932900" r:id="rId3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89"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117</w:instrText>
      </w:r>
      <w:r w:rsidR="00883631" w:rsidRPr="004D7B46">
        <w:rPr>
          <w:noProof/>
          <w:lang w:val="en-US"/>
        </w:rPr>
        <w:fldChar w:fldCharType="end"/>
      </w:r>
      <w:r w:rsidRPr="004D7B46">
        <w:rPr>
          <w:lang w:val="en-US"/>
        </w:rPr>
        <w:instrText>)</w:instrText>
      </w:r>
      <w:bookmarkEnd w:id="38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6" type="#_x0000_t75" style="width:10pt;height:12.5pt" o:ole="">
            <v:imagedata r:id="rId375" o:title=""/>
          </v:shape>
          <o:OLEObject Type="Embed" ProgID="Equation.DSMT4" ShapeID="_x0000_i1196" DrawAspect="Content" ObjectID="_1485932901" r:id="rId376"/>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7" type="#_x0000_t75" style="width:37.55pt;height:15.05pt" o:ole="">
            <v:imagedata r:id="rId377" o:title=""/>
          </v:shape>
          <o:OLEObject Type="Embed" ProgID="Equation.DSMT4" ShapeID="_x0000_i1197" DrawAspect="Content" ObjectID="_1485932902" r:id="rId378"/>
        </w:object>
      </w:r>
      <w:r w:rsidRPr="004D7B46">
        <w:rPr>
          <w:rFonts w:cs="Tahoma"/>
          <w:lang w:val="en-US"/>
        </w:rPr>
        <w:t>,</w:t>
      </w:r>
      <w:r w:rsidRPr="004D7B46">
        <w:rPr>
          <w:rFonts w:cs="Tahoma"/>
          <w:position w:val="-8"/>
          <w:lang w:val="en-US"/>
        </w:rPr>
        <w:object w:dxaOrig="480" w:dyaOrig="300">
          <v:shape id="_x0000_i1198" type="#_x0000_t75" style="width:24.4pt;height:15.05pt" o:ole="">
            <v:imagedata r:id="rId379" o:title=""/>
          </v:shape>
          <o:OLEObject Type="Embed" ProgID="Equation.DSMT4" ShapeID="_x0000_i1198" DrawAspect="Content" ObjectID="_1485932903" r:id="rId380"/>
        </w:object>
      </w:r>
      <w:r w:rsidRPr="004D7B46">
        <w:rPr>
          <w:rFonts w:cs="Tahoma"/>
          <w:lang w:val="en-US"/>
        </w:rPr>
        <w:t xml:space="preserve"> and</w:t>
      </w:r>
      <w:r w:rsidRPr="004D7B46">
        <w:rPr>
          <w:rFonts w:cs="Tahoma"/>
          <w:position w:val="-8"/>
          <w:lang w:val="en-US"/>
        </w:rPr>
        <w:object w:dxaOrig="720" w:dyaOrig="300">
          <v:shape id="_x0000_i1199" type="#_x0000_t75" style="width:36.3pt;height:15.05pt" o:ole="">
            <v:imagedata r:id="rId381" o:title=""/>
          </v:shape>
          <o:OLEObject Type="Embed" ProgID="Equation.DSMT4" ShapeID="_x0000_i1199" DrawAspect="Content" ObjectID="_1485932904" r:id="rId38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390" w:name="_Toc249984918"/>
      <w:bookmarkStart w:id="391" w:name="_Toc249985011"/>
      <w:r w:rsidRPr="004D7B46">
        <w:rPr>
          <w:lang w:val="en-US"/>
        </w:rPr>
        <w:t>Vertical momentum equation</w:t>
      </w:r>
      <w:bookmarkEnd w:id="390"/>
      <w:bookmarkEnd w:id="391"/>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4D7B46">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0" type="#_x0000_t75" style="width:384.4pt;height:62.6pt" o:ole="">
            <v:imagedata r:id="rId383" o:title=""/>
          </v:shape>
          <o:OLEObject Type="Embed" ProgID="Equation.DSMT4" ShapeID="_x0000_i1200" DrawAspect="Content" ObjectID="_1485932905" r:id="rId3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92"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118</w:instrText>
      </w:r>
      <w:r w:rsidR="00883631" w:rsidRPr="004D7B46">
        <w:rPr>
          <w:noProof/>
          <w:lang w:val="en-US"/>
        </w:rPr>
        <w:fldChar w:fldCharType="end"/>
      </w:r>
      <w:r w:rsidRPr="004D7B46">
        <w:rPr>
          <w:lang w:val="en-US"/>
        </w:rPr>
        <w:instrText>)</w:instrText>
      </w:r>
      <w:bookmarkEnd w:id="39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1" type="#_x0000_t75" style="width:21.3pt;height:16.3pt" o:ole="">
            <v:imagedata r:id="rId385" o:title=""/>
          </v:shape>
          <o:OLEObject Type="Embed" ProgID="Equation.DSMT4" ShapeID="_x0000_i1201" DrawAspect="Content" ObjectID="_1485932906" r:id="rId386"/>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2" type="#_x0000_t75" style="width:24.4pt;height:16.9pt" o:ole="">
            <v:imagedata r:id="rId387" o:title=""/>
          </v:shape>
          <o:OLEObject Type="Embed" ProgID="Equation.DSMT4" ShapeID="_x0000_i1202" DrawAspect="Content" ObjectID="_1485932907" r:id="rId388"/>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3" type="#_x0000_t75" style="width:221.65pt;height:18.8pt" o:ole="">
            <v:imagedata r:id="rId389" o:title=""/>
          </v:shape>
          <o:OLEObject Type="Embed" ProgID="Equation.DSMT4" ShapeID="_x0000_i1203" DrawAspect="Content" ObjectID="_1485932908" r:id="rId3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93"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119</w:instrText>
      </w:r>
      <w:r w:rsidR="00883631" w:rsidRPr="004D7B46">
        <w:rPr>
          <w:noProof/>
          <w:lang w:val="en-US"/>
        </w:rPr>
        <w:fldChar w:fldCharType="end"/>
      </w:r>
      <w:r w:rsidRPr="004D7B46">
        <w:rPr>
          <w:lang w:val="en-US"/>
        </w:rPr>
        <w:instrText>)</w:instrText>
      </w:r>
      <w:bookmarkEnd w:id="39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4" type="#_x0000_t75" style="width:286.1pt;height:28.8pt" o:ole="">
            <v:imagedata r:id="rId391" o:title=""/>
          </v:shape>
          <o:OLEObject Type="Embed" ProgID="Equation.DSMT4" ShapeID="_x0000_i1204" DrawAspect="Content" ObjectID="_1485932909" r:id="rId39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94"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120</w:instrText>
      </w:r>
      <w:r w:rsidR="00883631" w:rsidRPr="004D7B46">
        <w:rPr>
          <w:noProof/>
          <w:lang w:val="en-US"/>
        </w:rPr>
        <w:fldChar w:fldCharType="end"/>
      </w:r>
      <w:r w:rsidRPr="004D7B46">
        <w:rPr>
          <w:lang w:val="en-US"/>
        </w:rPr>
        <w:instrText>)</w:instrText>
      </w:r>
      <w:bookmarkEnd w:id="39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205" type="#_x0000_t75" style="width:24.4pt;height:18.8pt" o:ole="">
            <v:imagedata r:id="rId393" o:title=""/>
          </v:shape>
          <o:OLEObject Type="Embed" ProgID="Equation.DSMT4" ShapeID="_x0000_i1205" DrawAspect="Content" ObjectID="_1485932910" r:id="rId394"/>
        </w:object>
      </w:r>
      <w:r w:rsidRPr="004D7B46">
        <w:rPr>
          <w:rFonts w:cs="Tahoma"/>
          <w:lang w:val="en-US"/>
        </w:rPr>
        <w:t xml:space="preserve"> and </w:t>
      </w:r>
      <w:r w:rsidRPr="004D7B46">
        <w:rPr>
          <w:rFonts w:cs="Tahoma"/>
          <w:position w:val="-12"/>
          <w:lang w:val="en-US"/>
        </w:rPr>
        <w:object w:dxaOrig="499" w:dyaOrig="360">
          <v:shape id="_x0000_i1206" type="#_x0000_t75" style="width:24.4pt;height:18.8pt" o:ole="">
            <v:imagedata r:id="rId395" o:title=""/>
          </v:shape>
          <o:OLEObject Type="Embed" ProgID="Equation.DSMT4" ShapeID="_x0000_i1206" DrawAspect="Content" ObjectID="_1485932911" r:id="rId396"/>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7" type="#_x0000_t75" style="width:296.15pt;height:65.75pt" o:ole="">
            <v:imagedata r:id="rId397" o:title=""/>
          </v:shape>
          <o:OLEObject Type="Embed" ProgID="Equation.DSMT4" ShapeID="_x0000_i1207" DrawAspect="Content" ObjectID="_1485932912" r:id="rId39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121</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8" type="#_x0000_t75" style="width:23.8pt;height:15.05pt" o:ole="">
            <v:imagedata r:id="rId399" o:title=""/>
          </v:shape>
          <o:OLEObject Type="Embed" ProgID="Equation.DSMT4" ShapeID="_x0000_i1208" DrawAspect="Content" ObjectID="_1485932913" r:id="rId400"/>
        </w:object>
      </w:r>
      <w:r w:rsidRPr="004D7B46">
        <w:rPr>
          <w:rFonts w:cs="Tahoma"/>
          <w:lang w:val="en-US"/>
        </w:rPr>
        <w:t xml:space="preserve"> and </w:t>
      </w:r>
      <w:r w:rsidRPr="004D7B46">
        <w:rPr>
          <w:rFonts w:cs="Tahoma"/>
          <w:position w:val="-8"/>
          <w:lang w:val="en-US"/>
        </w:rPr>
        <w:object w:dxaOrig="480" w:dyaOrig="300">
          <v:shape id="_x0000_i1209" type="#_x0000_t75" style="width:24.4pt;height:15.05pt" o:ole="">
            <v:imagedata r:id="rId401" o:title=""/>
          </v:shape>
          <o:OLEObject Type="Embed" ProgID="Equation.DSMT4" ShapeID="_x0000_i1209" DrawAspect="Content" ObjectID="_1485932914" r:id="rId402"/>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0" type="#_x0000_t75" style="width:380.05pt;height:30.7pt" o:ole="">
            <v:imagedata r:id="rId403" o:title=""/>
          </v:shape>
          <o:OLEObject Type="Embed" ProgID="Equation.DSMT4" ShapeID="_x0000_i1210" DrawAspect="Content" ObjectID="_1485932915" r:id="rId4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95"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122</w:instrText>
      </w:r>
      <w:r w:rsidR="00883631" w:rsidRPr="004D7B46">
        <w:rPr>
          <w:noProof/>
          <w:lang w:val="en-US"/>
        </w:rPr>
        <w:fldChar w:fldCharType="end"/>
      </w:r>
      <w:r w:rsidRPr="004D7B46">
        <w:rPr>
          <w:lang w:val="en-US"/>
        </w:rPr>
        <w:instrText>)</w:instrText>
      </w:r>
      <w:bookmarkEnd w:id="395"/>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1" type="#_x0000_t75" style="width:32.55pt;height:16.3pt" o:ole="">
            <v:imagedata r:id="rId405" o:title=""/>
          </v:shape>
          <o:OLEObject Type="Embed" ProgID="Equation.DSMT4" ShapeID="_x0000_i1211" DrawAspect="Content" ObjectID="_1485932916" r:id="rId406"/>
        </w:object>
      </w:r>
      <w:r w:rsidRPr="004D7B46">
        <w:rPr>
          <w:rFonts w:cs="Tahoma"/>
          <w:lang w:val="en-US"/>
        </w:rPr>
        <w:t xml:space="preserve"> and </w:t>
      </w:r>
      <w:r w:rsidRPr="004D7B46">
        <w:rPr>
          <w:rFonts w:cs="Tahoma"/>
          <w:position w:val="-8"/>
          <w:lang w:val="en-US"/>
        </w:rPr>
        <w:object w:dxaOrig="660" w:dyaOrig="320">
          <v:shape id="_x0000_i1212" type="#_x0000_t75" style="width:32.55pt;height:16.3pt" o:ole="">
            <v:imagedata r:id="rId407" o:title=""/>
          </v:shape>
          <o:OLEObject Type="Embed" ProgID="Equation.DSMT4" ShapeID="_x0000_i1212" DrawAspect="Content" ObjectID="_1485932917" r:id="rId408"/>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117</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3" type="#_x0000_t75" style="width:105.8pt;height:18.8pt" o:ole="">
            <v:imagedata r:id="rId409" o:title=""/>
          </v:shape>
          <o:OLEObject Type="Embed" ProgID="Equation.DSMT4" ShapeID="_x0000_i1213" DrawAspect="Content" ObjectID="_1485932918" r:id="rId410"/>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4" type="#_x0000_t75" style="width:24.4pt;height:16.3pt" o:ole="">
            <v:imagedata r:id="rId411" o:title=""/>
          </v:shape>
          <o:OLEObject Type="Embed" ProgID="Equation.DSMT4" ShapeID="_x0000_i1214" DrawAspect="Content" ObjectID="_1485932919" r:id="rId41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13"/>
      <w:headerReference w:type="default" r:id="rId414"/>
      <w:footerReference w:type="even" r:id="rId415"/>
      <w:footerReference w:type="default" r:id="rId416"/>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20T09:45:00Z" w:initials="KN">
    <w:p w:rsidR="002F71D5" w:rsidRPr="00AF4A36" w:rsidRDefault="002F71D5">
      <w:pPr>
        <w:pStyle w:val="CommentText"/>
        <w:rPr>
          <w:lang w:val="nl-NL"/>
        </w:rPr>
      </w:pPr>
      <w:r>
        <w:rPr>
          <w:rStyle w:val="CommentReference"/>
        </w:rPr>
        <w:annotationRef/>
      </w:r>
      <w:r>
        <w:rPr>
          <w:lang w:val="nl-NL"/>
        </w:rPr>
        <w:t>Waarom is dit 0 en niet 0.05</w:t>
      </w:r>
      <w:r w:rsidRPr="00AF4A36">
        <w:rPr>
          <w:lang w:val="nl-NL"/>
        </w:rPr>
        <w:t>?</w:t>
      </w:r>
    </w:p>
  </w:comment>
  <w:comment w:id="61" w:author="Arnold van Rooijen" w:date="2015-02-20T09:45:00Z" w:initials="AvR">
    <w:p w:rsidR="002F71D5" w:rsidRDefault="002F71D5" w:rsidP="00E465ED">
      <w:pPr>
        <w:pStyle w:val="CommentText"/>
      </w:pPr>
      <w:r>
        <w:rPr>
          <w:rStyle w:val="CommentReference"/>
        </w:rPr>
        <w:annotationRef/>
      </w:r>
      <w:r>
        <w:t>Probably somewhere else in manual</w:t>
      </w:r>
    </w:p>
  </w:comment>
  <w:comment w:id="98" w:author="Ap van Dongeren" w:date="2015-02-20T09:45:00Z" w:initials="AvD">
    <w:p w:rsidR="002F71D5" w:rsidRPr="00154BE2" w:rsidRDefault="002F71D5">
      <w:pPr>
        <w:pStyle w:val="CommentText"/>
      </w:pPr>
      <w:r>
        <w:rPr>
          <w:rStyle w:val="CommentReference"/>
        </w:rPr>
        <w:annotationRef/>
      </w:r>
      <w:r w:rsidRPr="00154BE2">
        <w:t>What is this used for?</w:t>
      </w:r>
    </w:p>
  </w:comment>
  <w:comment w:id="99" w:author="Kees Nederhoff" w:date="2015-02-20T09:45:00Z" w:initials="KN">
    <w:p w:rsidR="002F71D5" w:rsidRPr="00C77D61" w:rsidRDefault="002F71D5">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100" w:author="Ap van Dongeren" w:date="2015-02-20T09:45:00Z" w:initials="AvD">
    <w:p w:rsidR="002F71D5" w:rsidRPr="00C62831" w:rsidRDefault="002F71D5">
      <w:pPr>
        <w:pStyle w:val="CommentText"/>
        <w:rPr>
          <w:lang w:val="nl-NL"/>
        </w:rPr>
      </w:pPr>
      <w:r>
        <w:rPr>
          <w:rStyle w:val="CommentReference"/>
        </w:rPr>
        <w:annotationRef/>
      </w:r>
      <w:r w:rsidRPr="00C62831">
        <w:rPr>
          <w:lang w:val="nl-NL"/>
        </w:rPr>
        <w:t>Maw mag je van -90 naar +270?</w:t>
      </w:r>
    </w:p>
  </w:comment>
  <w:comment w:id="101" w:author="Kees Nederhoff" w:date="2015-02-20T09:45:00Z" w:initials="KN">
    <w:p w:rsidR="002F71D5" w:rsidRPr="00C77D61" w:rsidRDefault="002F71D5">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06" w:author="Ap van Dongeren" w:date="2015-02-20T09:45:00Z" w:initials="AvD">
    <w:p w:rsidR="002F71D5" w:rsidRPr="001F0D99" w:rsidRDefault="002F71D5">
      <w:pPr>
        <w:pStyle w:val="CommentText"/>
        <w:rPr>
          <w:lang w:val="nl-NL"/>
        </w:rPr>
      </w:pPr>
      <w:r>
        <w:rPr>
          <w:rStyle w:val="CommentReference"/>
        </w:rPr>
        <w:annotationRef/>
      </w:r>
      <w:r w:rsidRPr="001F0D99">
        <w:rPr>
          <w:lang w:val="nl-NL"/>
        </w:rPr>
        <w:t>Hier moeten we ff naar kijken met Robert, of we dit willen handhaven.</w:t>
      </w:r>
    </w:p>
  </w:comment>
  <w:comment w:id="110" w:author="Kees Nederhoff" w:date="2015-02-20T09:45:00Z" w:initials="KN">
    <w:p w:rsidR="002F71D5" w:rsidRPr="00300122" w:rsidRDefault="002F71D5">
      <w:pPr>
        <w:pStyle w:val="CommentText"/>
        <w:rPr>
          <w:lang w:val="nl-NL"/>
        </w:rPr>
      </w:pPr>
      <w:r>
        <w:rPr>
          <w:rStyle w:val="CommentReference"/>
        </w:rPr>
        <w:annotationRef/>
      </w:r>
      <w:r w:rsidRPr="00300122">
        <w:rPr>
          <w:lang w:val="nl-NL"/>
        </w:rPr>
        <w:t>Volgrode iets wat vreemd? Logischer is ‘front’, ‘lateral’, ‘tide and surge’, ‘river’, ‘ship’.</w:t>
      </w:r>
    </w:p>
  </w:comment>
  <w:comment w:id="112" w:author="Kees Nederhoff" w:date="2015-02-20T09:45:00Z" w:initials="KN">
    <w:p w:rsidR="002F71D5" w:rsidRPr="00300122" w:rsidRDefault="002F71D5">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3" w:author="Kees Nederhoff" w:date="2015-02-20T09:45:00Z" w:initials="KN">
    <w:p w:rsidR="002F71D5" w:rsidRPr="0009480C" w:rsidRDefault="002F71D5">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4" w:author="Kees Nederhoff" w:date="2015-02-20T09:45:00Z" w:initials="KN">
    <w:p w:rsidR="002F71D5" w:rsidRPr="00CE645D" w:rsidRDefault="002F71D5">
      <w:pPr>
        <w:pStyle w:val="CommentText"/>
        <w:rPr>
          <w:lang w:val="nl-NL"/>
        </w:rPr>
      </w:pPr>
      <w:r>
        <w:rPr>
          <w:rStyle w:val="CommentReference"/>
        </w:rPr>
        <w:annotationRef/>
      </w:r>
      <w:r w:rsidRPr="00CE645D">
        <w:rPr>
          <w:lang w:val="nl-NL"/>
        </w:rPr>
        <w:t>Hoe werkt dit?</w:t>
      </w:r>
    </w:p>
  </w:comment>
  <w:comment w:id="141" w:author="Ap van Dongeren" w:date="2015-02-20T09:45:00Z" w:initials="AvD">
    <w:p w:rsidR="00C20BC3" w:rsidRPr="00C20BC3" w:rsidRDefault="00C20BC3">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3" w:author="Ap van Dongeren" w:date="2015-02-20T09:45:00Z" w:initials="AvD">
    <w:p w:rsidR="0013413E" w:rsidRPr="0013413E" w:rsidRDefault="0013413E">
      <w:pPr>
        <w:pStyle w:val="CommentText"/>
        <w:rPr>
          <w:lang w:val="nl-NL"/>
        </w:rPr>
      </w:pPr>
      <w:r>
        <w:rPr>
          <w:rStyle w:val="CommentReference"/>
        </w:rPr>
        <w:annotationRef/>
      </w:r>
      <w:r w:rsidRPr="0013413E">
        <w:rPr>
          <w:lang w:val="nl-NL"/>
        </w:rPr>
        <w:t>Snap de zin niet?</w:t>
      </w:r>
    </w:p>
  </w:comment>
  <w:comment w:id="154" w:author="Ap van Dongeren" w:date="2015-02-20T09:45:00Z" w:initials="AvD">
    <w:p w:rsidR="0013413E" w:rsidRPr="0013413E" w:rsidRDefault="0013413E">
      <w:pPr>
        <w:pStyle w:val="CommentText"/>
        <w:rPr>
          <w:lang w:val="nl-NL"/>
        </w:rPr>
      </w:pPr>
      <w:r>
        <w:rPr>
          <w:rStyle w:val="CommentReference"/>
        </w:rPr>
        <w:annotationRef/>
      </w:r>
      <w:r w:rsidRPr="0013413E">
        <w:rPr>
          <w:lang w:val="nl-NL"/>
        </w:rPr>
        <w:t>Zeg je later ook iets over de xbeach.log</w:t>
      </w:r>
      <w:proofErr w:type="gramStart"/>
      <w:r w:rsidRPr="0013413E">
        <w:rPr>
          <w:lang w:val="nl-NL"/>
        </w:rPr>
        <w:t>??</w:t>
      </w:r>
      <w:proofErr w:type="gramEnd"/>
    </w:p>
  </w:comment>
  <w:comment w:id="155" w:author="Ap van Dongeren" w:date="2015-02-20T09:45:00Z" w:initials="AvD">
    <w:p w:rsidR="0013413E" w:rsidRPr="0013413E" w:rsidRDefault="0013413E">
      <w:pPr>
        <w:pStyle w:val="CommentText"/>
        <w:rPr>
          <w:lang w:val="nl-NL"/>
        </w:rPr>
      </w:pPr>
      <w:r>
        <w:rPr>
          <w:rStyle w:val="CommentReference"/>
        </w:rPr>
        <w:annotationRef/>
      </w:r>
      <w:r w:rsidRPr="0013413E">
        <w:rPr>
          <w:lang w:val="nl-NL"/>
        </w:rPr>
        <w:t xml:space="preserve">Ik vind dit niet </w:t>
      </w:r>
      <w:proofErr w:type="gramStart"/>
      <w:r w:rsidRPr="0013413E">
        <w:rPr>
          <w:lang w:val="nl-NL"/>
        </w:rPr>
        <w:t>zo’n</w:t>
      </w:r>
      <w:proofErr w:type="gramEnd"/>
      <w:r w:rsidRPr="0013413E">
        <w:rPr>
          <w:lang w:val="nl-NL"/>
        </w:rPr>
        <w:t xml:space="preserve"> netjes voorbeeld ik zou als volgorde </w:t>
      </w:r>
    </w:p>
    <w:p w:rsidR="0013413E" w:rsidRDefault="0013413E">
      <w:pPr>
        <w:pStyle w:val="CommentText"/>
        <w:rPr>
          <w:lang w:val="nl-NL"/>
        </w:rPr>
      </w:pPr>
    </w:p>
    <w:p w:rsidR="0013413E" w:rsidRDefault="0013413E">
      <w:pPr>
        <w:pStyle w:val="CommentText"/>
        <w:rPr>
          <w:lang w:val="nl-NL"/>
        </w:rPr>
      </w:pPr>
      <w:r>
        <w:rPr>
          <w:lang w:val="nl-NL"/>
        </w:rPr>
        <w:t>Grid</w:t>
      </w:r>
    </w:p>
    <w:p w:rsidR="0013413E" w:rsidRDefault="0013413E">
      <w:pPr>
        <w:pStyle w:val="CommentText"/>
        <w:rPr>
          <w:lang w:val="nl-NL"/>
        </w:rPr>
      </w:pPr>
    </w:p>
    <w:p w:rsidR="0013413E" w:rsidRDefault="0013413E">
      <w:pPr>
        <w:pStyle w:val="CommentText"/>
        <w:rPr>
          <w:lang w:val="nl-NL"/>
        </w:rPr>
      </w:pPr>
      <w:r>
        <w:rPr>
          <w:lang w:val="nl-NL"/>
        </w:rPr>
        <w:t>Model</w:t>
      </w:r>
    </w:p>
    <w:p w:rsidR="0013413E" w:rsidRDefault="0013413E">
      <w:pPr>
        <w:pStyle w:val="CommentText"/>
        <w:rPr>
          <w:lang w:val="nl-NL"/>
        </w:rPr>
      </w:pPr>
    </w:p>
    <w:p w:rsidR="0013413E" w:rsidRDefault="0013413E">
      <w:pPr>
        <w:pStyle w:val="CommentText"/>
        <w:rPr>
          <w:lang w:val="nl-NL"/>
        </w:rPr>
      </w:pPr>
      <w:r>
        <w:rPr>
          <w:lang w:val="nl-NL"/>
        </w:rPr>
        <w:t>physical</w:t>
      </w:r>
    </w:p>
    <w:p w:rsidR="0013413E" w:rsidRDefault="0013413E">
      <w:pPr>
        <w:pStyle w:val="CommentText"/>
        <w:rPr>
          <w:lang w:val="nl-NL"/>
        </w:rPr>
      </w:pPr>
    </w:p>
    <w:p w:rsidR="0013413E" w:rsidRDefault="0013413E">
      <w:pPr>
        <w:pStyle w:val="CommentText"/>
        <w:rPr>
          <w:lang w:val="nl-NL"/>
        </w:rPr>
      </w:pPr>
      <w:r>
        <w:rPr>
          <w:lang w:val="nl-NL"/>
        </w:rPr>
        <w:t>flow bc</w:t>
      </w:r>
    </w:p>
    <w:p w:rsidR="0013413E" w:rsidRDefault="0013413E">
      <w:pPr>
        <w:pStyle w:val="CommentText"/>
        <w:rPr>
          <w:lang w:val="nl-NL"/>
        </w:rPr>
      </w:pPr>
    </w:p>
    <w:p w:rsidR="0013413E" w:rsidRDefault="0013413E">
      <w:pPr>
        <w:pStyle w:val="CommentText"/>
        <w:rPr>
          <w:lang w:val="nl-NL"/>
        </w:rPr>
      </w:pPr>
      <w:r>
        <w:rPr>
          <w:lang w:val="nl-NL"/>
        </w:rPr>
        <w:t>wave bc</w:t>
      </w:r>
    </w:p>
    <w:p w:rsidR="0013413E" w:rsidRDefault="0013413E">
      <w:pPr>
        <w:pStyle w:val="CommentText"/>
        <w:rPr>
          <w:lang w:val="nl-NL"/>
        </w:rPr>
      </w:pPr>
    </w:p>
    <w:p w:rsidR="0013413E" w:rsidRDefault="0013413E">
      <w:pPr>
        <w:pStyle w:val="CommentText"/>
        <w:rPr>
          <w:lang w:val="nl-NL"/>
        </w:rPr>
      </w:pPr>
      <w:r>
        <w:rPr>
          <w:lang w:val="nl-NL"/>
        </w:rPr>
        <w:t>sediment bc</w:t>
      </w:r>
    </w:p>
    <w:p w:rsidR="0013413E" w:rsidRDefault="0013413E">
      <w:pPr>
        <w:pStyle w:val="CommentText"/>
        <w:rPr>
          <w:lang w:val="nl-NL"/>
        </w:rPr>
      </w:pPr>
    </w:p>
    <w:p w:rsidR="0013413E" w:rsidRDefault="0013413E">
      <w:pPr>
        <w:pStyle w:val="CommentText"/>
        <w:rPr>
          <w:lang w:val="nl-NL"/>
        </w:rPr>
      </w:pPr>
      <w:r>
        <w:rPr>
          <w:lang w:val="nl-NL"/>
        </w:rPr>
        <w:t xml:space="preserve">output </w:t>
      </w:r>
    </w:p>
    <w:p w:rsidR="0013413E" w:rsidRDefault="0013413E">
      <w:pPr>
        <w:pStyle w:val="CommentText"/>
        <w:rPr>
          <w:lang w:val="nl-NL"/>
        </w:rPr>
      </w:pPr>
    </w:p>
    <w:p w:rsidR="0013413E" w:rsidRDefault="0013413E">
      <w:pPr>
        <w:pStyle w:val="CommentText"/>
        <w:rPr>
          <w:lang w:val="nl-NL"/>
        </w:rPr>
      </w:pPr>
      <w:r>
        <w:rPr>
          <w:lang w:val="nl-NL"/>
        </w:rPr>
        <w:t>aanhouden.</w:t>
      </w:r>
    </w:p>
    <w:p w:rsidR="0013413E" w:rsidRDefault="0013413E">
      <w:pPr>
        <w:pStyle w:val="CommentText"/>
        <w:rPr>
          <w:lang w:val="nl-NL"/>
        </w:rPr>
      </w:pPr>
    </w:p>
    <w:p w:rsidR="0013413E" w:rsidRPr="0013413E" w:rsidRDefault="0013413E">
      <w:pPr>
        <w:pStyle w:val="CommentText"/>
        <w:rPr>
          <w:lang w:val="nl-NL"/>
        </w:rPr>
      </w:pPr>
    </w:p>
  </w:comment>
  <w:comment w:id="158" w:author="Ap van Dongeren" w:date="2015-02-20T09:47:00Z" w:initials="AvD">
    <w:p w:rsidR="00E064E8" w:rsidRPr="00E064E8" w:rsidRDefault="00E064E8">
      <w:pPr>
        <w:pStyle w:val="CommentText"/>
        <w:rPr>
          <w:lang w:val="nl-NL"/>
        </w:rPr>
      </w:pPr>
      <w:r>
        <w:rPr>
          <w:rStyle w:val="CommentReference"/>
        </w:rPr>
        <w:annotationRef/>
      </w:r>
      <w:r w:rsidRPr="00E064E8">
        <w:rPr>
          <w:lang w:val="nl-NL"/>
        </w:rPr>
        <w:t>Zullen we aangeven welke essentieel zijn voor een 2D jonswap som?</w:t>
      </w:r>
    </w:p>
  </w:comment>
  <w:comment w:id="160" w:author="Ap van Dongeren" w:date="2015-02-20T09:45:00Z" w:initials="AvD">
    <w:p w:rsidR="0013413E" w:rsidRPr="0013413E" w:rsidRDefault="0013413E">
      <w:pPr>
        <w:pStyle w:val="CommentText"/>
        <w:rPr>
          <w:lang w:val="nl-NL"/>
        </w:rPr>
      </w:pPr>
      <w:r>
        <w:rPr>
          <w:rStyle w:val="CommentReference"/>
        </w:rPr>
        <w:annotationRef/>
      </w:r>
      <w:r w:rsidRPr="0013413E">
        <w:rPr>
          <w:lang w:val="nl-NL"/>
        </w:rPr>
        <w:t>Overal links uitlijnen.</w:t>
      </w:r>
    </w:p>
  </w:comment>
  <w:comment w:id="161" w:author="Ap van Dongeren" w:date="2015-02-20T09:45:00Z" w:initials="AvD">
    <w:p w:rsidR="0013413E" w:rsidRPr="0013413E" w:rsidRDefault="0013413E">
      <w:pPr>
        <w:pStyle w:val="CommentText"/>
        <w:rPr>
          <w:lang w:val="nl-NL"/>
        </w:rPr>
      </w:pPr>
      <w:r>
        <w:rPr>
          <w:rStyle w:val="CommentReference"/>
        </w:rPr>
        <w:annotationRef/>
      </w:r>
      <w:r w:rsidRPr="0013413E">
        <w:rPr>
          <w:lang w:val="nl-NL"/>
        </w:rPr>
        <w:t>Incourant, er uit gooien.</w:t>
      </w:r>
    </w:p>
  </w:comment>
  <w:comment w:id="168" w:author="Ap van Dongeren" w:date="2015-02-20T09:45:00Z" w:initials="AvD">
    <w:p w:rsidR="0013413E" w:rsidRPr="0013413E" w:rsidRDefault="0013413E">
      <w:pPr>
        <w:pStyle w:val="CommentText"/>
        <w:rPr>
          <w:lang w:val="nl-NL"/>
        </w:rPr>
      </w:pPr>
      <w:r>
        <w:rPr>
          <w:rStyle w:val="CommentReference"/>
        </w:rPr>
        <w:annotationRef/>
      </w:r>
      <w:r w:rsidRPr="0013413E">
        <w:rPr>
          <w:lang w:val="nl-NL"/>
        </w:rPr>
        <w:t>Courant?</w:t>
      </w:r>
    </w:p>
  </w:comment>
  <w:comment w:id="200" w:author="Ap van Dongeren" w:date="2015-02-20T09:53:00Z" w:initials="AvD">
    <w:p w:rsidR="00BA4F8F" w:rsidRDefault="00BA4F8F">
      <w:pPr>
        <w:pStyle w:val="CommentText"/>
      </w:pPr>
      <w:r>
        <w:rPr>
          <w:rStyle w:val="CommentReference"/>
        </w:rPr>
        <w:annotationRef/>
      </w:r>
      <w:r>
        <w:t>Refer to the chapter where this is discussed.</w:t>
      </w:r>
    </w:p>
  </w:comment>
  <w:comment w:id="201" w:author="Ap van Dongeren" w:date="2015-02-20T09:56:00Z" w:initials="AvD">
    <w:p w:rsidR="00907C45" w:rsidRPr="00907C45" w:rsidRDefault="00907C45">
      <w:pPr>
        <w:pStyle w:val="CommentText"/>
        <w:rPr>
          <w:lang w:val="nl-NL"/>
        </w:rPr>
      </w:pPr>
      <w:r>
        <w:rPr>
          <w:rStyle w:val="CommentReference"/>
        </w:rPr>
        <w:annotationRef/>
      </w:r>
      <w:r w:rsidRPr="00907C45">
        <w:rPr>
          <w:lang w:val="nl-NL"/>
        </w:rPr>
        <w:t>source</w:t>
      </w:r>
    </w:p>
  </w:comment>
  <w:comment w:id="204" w:author="Ap van Dongeren" w:date="2015-02-20T09:59:00Z" w:initials="AvD">
    <w:p w:rsidR="00907C45" w:rsidRDefault="00907C45">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907C45" w:rsidRDefault="00907C45">
      <w:pPr>
        <w:pStyle w:val="CommentText"/>
        <w:rPr>
          <w:lang w:val="nl-NL"/>
        </w:rPr>
      </w:pPr>
    </w:p>
    <w:p w:rsidR="00907C45" w:rsidRPr="00907C45" w:rsidRDefault="00907C45">
      <w:pPr>
        <w:pStyle w:val="CommentText"/>
        <w:rPr>
          <w:lang w:val="nl-NL"/>
        </w:rPr>
      </w:pPr>
      <w:r>
        <w:rPr>
          <w:lang w:val="nl-NL"/>
        </w:rPr>
        <w:t>Wellicht beter om een klassieke params te specificeren die begint bij diep water en op het strand eindigt?</w:t>
      </w:r>
    </w:p>
  </w:comment>
  <w:comment w:id="275" w:author="Kees Nederhoff" w:date="2015-02-20T09:45:00Z" w:initials="KN">
    <w:p w:rsidR="002F71D5" w:rsidRPr="004D7B46" w:rsidRDefault="002F71D5">
      <w:pPr>
        <w:pStyle w:val="CommentText"/>
        <w:rPr>
          <w:lang w:val="nl-NL"/>
        </w:rPr>
      </w:pPr>
      <w:r>
        <w:rPr>
          <w:rStyle w:val="CommentReference"/>
        </w:rPr>
        <w:annotationRef/>
      </w:r>
      <w:r w:rsidRPr="004D7B46">
        <w:rPr>
          <w:lang w:val="nl-NL"/>
        </w:rPr>
        <w:t>Informatie moet ergens online staan</w:t>
      </w:r>
    </w:p>
  </w:comment>
  <w:comment w:id="363" w:author="Kees Nederhoff" w:date="2015-02-20T09:45:00Z" w:initials="KN">
    <w:p w:rsidR="002F71D5" w:rsidRPr="00587AD5" w:rsidRDefault="002F71D5">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1D5" w:rsidRDefault="002F71D5">
      <w:r>
        <w:separator/>
      </w:r>
    </w:p>
  </w:endnote>
  <w:endnote w:type="continuationSeparator" w:id="0">
    <w:p w:rsidR="002F71D5" w:rsidRDefault="002F7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2F71D5">
      <w:tc>
        <w:tcPr>
          <w:tcW w:w="8413" w:type="dxa"/>
          <w:shd w:val="clear" w:color="auto" w:fill="auto"/>
        </w:tcPr>
        <w:p w:rsidR="002F71D5" w:rsidRDefault="002F71D5" w:rsidP="00817CCC">
          <w:pPr>
            <w:pStyle w:val="Huisstijl-Gegeven"/>
          </w:pPr>
          <w:bookmarkStart w:id="5" w:name="bmProject1" w:colFirst="0" w:colLast="0"/>
        </w:p>
      </w:tc>
    </w:tr>
    <w:bookmarkEnd w:id="5"/>
  </w:tbl>
  <w:p w:rsidR="002F71D5" w:rsidRDefault="002F71D5" w:rsidP="00E43C26"/>
  <w:p w:rsidR="002F71D5" w:rsidRDefault="002F71D5" w:rsidP="00E43C26"/>
  <w:p w:rsidR="002F71D5" w:rsidRDefault="002F71D5" w:rsidP="00E43C26"/>
  <w:p w:rsidR="002F71D5" w:rsidRDefault="002F71D5" w:rsidP="00E43C26"/>
  <w:tbl>
    <w:tblPr>
      <w:tblW w:w="8420" w:type="dxa"/>
      <w:tblLayout w:type="fixed"/>
      <w:tblCellMar>
        <w:left w:w="0" w:type="dxa"/>
        <w:right w:w="0" w:type="dxa"/>
      </w:tblCellMar>
      <w:tblLook w:val="0000" w:firstRow="0" w:lastRow="0" w:firstColumn="0" w:lastColumn="0" w:noHBand="0" w:noVBand="0"/>
    </w:tblPr>
    <w:tblGrid>
      <w:gridCol w:w="8420"/>
    </w:tblGrid>
    <w:tr w:rsidR="002F71D5">
      <w:tc>
        <w:tcPr>
          <w:tcW w:w="8420" w:type="dxa"/>
          <w:shd w:val="clear" w:color="auto" w:fill="auto"/>
        </w:tcPr>
        <w:p w:rsidR="002F71D5" w:rsidRPr="000B5D5D" w:rsidRDefault="002F71D5" w:rsidP="00E43C26">
          <w:pPr>
            <w:pStyle w:val="Huisstijl-Voettekst"/>
          </w:pPr>
          <w:bookmarkStart w:id="6" w:name="bmCopyrightSectie1_1" w:colFirst="0" w:colLast="0"/>
          <w:bookmarkStart w:id="7" w:name="bmReportCmdVersion" w:colFirst="0" w:colLast="0"/>
          <w:r>
            <w:t>© Deltares, 2015, B</w:t>
          </w:r>
        </w:p>
      </w:tc>
    </w:tr>
    <w:bookmarkEnd w:id="6"/>
    <w:bookmarkEnd w:id="7"/>
  </w:tbl>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Pr="008F1D52" w:rsidRDefault="002F71D5"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20BC3">
      <w:rPr>
        <w:noProof/>
      </w:rPr>
      <w:instrText>1</w:instrText>
    </w:r>
    <w:r>
      <w:rPr>
        <w:noProof/>
      </w:rPr>
      <w:fldChar w:fldCharType="end"/>
    </w:r>
    <w:r w:rsidRPr="000E1715">
      <w:instrText>"</w:instrText>
    </w:r>
    <w:r w:rsidRPr="000E1715">
      <w:fldChar w:fldCharType="separate"/>
    </w:r>
    <w:bookmarkStart w:id="8" w:name="Seq1"/>
    <w:r w:rsidR="00C20BC3">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Pr="00E43C26" w:rsidRDefault="002F71D5"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A22DA3">
          <w:pPr>
            <w:pStyle w:val="Huisstijl-Koptekst"/>
          </w:pPr>
          <w:bookmarkStart w:id="23" w:name="bmVoettekstSectie2_2" w:colFirst="0" w:colLast="0"/>
          <w:r>
            <w:t>XBeach Manual</w:t>
          </w:r>
        </w:p>
      </w:tc>
      <w:tc>
        <w:tcPr>
          <w:tcW w:w="766" w:type="dxa"/>
        </w:tcPr>
        <w:p w:rsidR="002F71D5" w:rsidRPr="00B32B0E" w:rsidRDefault="002F71D5" w:rsidP="00A22DA3">
          <w:pPr>
            <w:pStyle w:val="Huisstijl-Pagina"/>
          </w:pPr>
        </w:p>
      </w:tc>
    </w:tr>
    <w:bookmarkEnd w:id="23"/>
  </w:tbl>
  <w:p w:rsidR="002F71D5" w:rsidRPr="00A22DA3" w:rsidRDefault="002F71D5"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0C5FE2">
          <w:pPr>
            <w:pStyle w:val="Huisstijl-Koptekst"/>
          </w:pPr>
          <w:bookmarkStart w:id="24" w:name="bmVoettekstSectie2_1" w:colFirst="0" w:colLast="0"/>
          <w:r>
            <w:t>XBeach Manual</w:t>
          </w:r>
        </w:p>
      </w:tc>
      <w:tc>
        <w:tcPr>
          <w:tcW w:w="766" w:type="dxa"/>
        </w:tcPr>
        <w:p w:rsidR="002F71D5" w:rsidRPr="00B32B0E" w:rsidRDefault="002F71D5" w:rsidP="00E43C26">
          <w:pPr>
            <w:pStyle w:val="Huisstijl-Pagina"/>
          </w:pPr>
        </w:p>
      </w:tc>
    </w:tr>
  </w:tbl>
  <w:bookmarkEnd w:id="24"/>
  <w:p w:rsidR="002F71D5" w:rsidRPr="00EB7C9E" w:rsidRDefault="002F71D5"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20BC3">
      <w:rPr>
        <w:noProof/>
      </w:rPr>
      <w:instrText>1</w:instrText>
    </w:r>
    <w:r>
      <w:rPr>
        <w:noProof/>
      </w:rPr>
      <w:fldChar w:fldCharType="end"/>
    </w:r>
    <w:r w:rsidRPr="000E1715">
      <w:instrText>"</w:instrText>
    </w:r>
    <w:r w:rsidRPr="000E1715">
      <w:fldChar w:fldCharType="separate"/>
    </w:r>
    <w:bookmarkStart w:id="25" w:name="Seq2"/>
    <w:r w:rsidR="00C20BC3">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E43C26">
          <w:pPr>
            <w:pStyle w:val="Huisstijl-Koptekst"/>
          </w:pPr>
        </w:p>
      </w:tc>
      <w:tc>
        <w:tcPr>
          <w:tcW w:w="766" w:type="dxa"/>
        </w:tcPr>
        <w:p w:rsidR="002F71D5" w:rsidRPr="00B32B0E" w:rsidRDefault="002F71D5" w:rsidP="00E43C26">
          <w:pPr>
            <w:pStyle w:val="Huisstijl-Pagina"/>
          </w:pPr>
        </w:p>
      </w:tc>
    </w:tr>
  </w:tbl>
  <w:p w:rsidR="002F71D5" w:rsidRPr="00EB7C9E" w:rsidRDefault="002F71D5"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4E27A9">
    <w:pPr>
      <w:pStyle w:val="Footer"/>
      <w:ind w:right="360"/>
    </w:pPr>
    <w:r>
      <w:rPr>
        <w:noProof/>
        <w:lang w:eastAsia="ja-JP"/>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F71D5">
                            <w:tc>
                              <w:tcPr>
                                <w:tcW w:w="7784" w:type="dxa"/>
                                <w:shd w:val="clear" w:color="auto" w:fill="auto"/>
                              </w:tcPr>
                              <w:p w:rsidR="002F71D5" w:rsidRDefault="002F71D5" w:rsidP="001220C3">
                                <w:pPr>
                                  <w:pStyle w:val="Huisstijl-Koptekst"/>
                                  <w:jc w:val="right"/>
                                </w:pPr>
                                <w:bookmarkStart w:id="34" w:name="bmVoettekstSectie3_2" w:colFirst="0" w:colLast="0"/>
                                <w:r>
                                  <w:t>XBeach Manual</w:t>
                                </w:r>
                              </w:p>
                            </w:tc>
                          </w:tr>
                          <w:bookmarkEnd w:id="34"/>
                        </w:tbl>
                        <w:p w:rsidR="002F71D5" w:rsidRDefault="002F71D5"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F71D5">
                      <w:tc>
                        <w:tcPr>
                          <w:tcW w:w="7784" w:type="dxa"/>
                          <w:shd w:val="clear" w:color="auto" w:fill="auto"/>
                        </w:tcPr>
                        <w:p w:rsidR="002F71D5" w:rsidRDefault="002F71D5" w:rsidP="001220C3">
                          <w:pPr>
                            <w:pStyle w:val="Huisstijl-Koptekst"/>
                            <w:jc w:val="right"/>
                          </w:pPr>
                          <w:bookmarkStart w:id="35" w:name="bmVoettekstSectie3_2" w:colFirst="0" w:colLast="0"/>
                          <w:r>
                            <w:t>XBeach Manual</w:t>
                          </w:r>
                        </w:p>
                      </w:tc>
                    </w:tr>
                    <w:bookmarkEnd w:id="35"/>
                  </w:tbl>
                  <w:p w:rsidR="002F71D5" w:rsidRDefault="002F71D5"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2F71D5" w:rsidRPr="004C2206">
      <w:tc>
        <w:tcPr>
          <w:tcW w:w="854" w:type="dxa"/>
        </w:tcPr>
        <w:p w:rsidR="002F71D5" w:rsidRPr="00A21DE8" w:rsidRDefault="002F71D5" w:rsidP="00A45B92">
          <w:pPr>
            <w:pStyle w:val="Huisstijl-Pagina"/>
            <w:jc w:val="left"/>
          </w:pPr>
          <w:r w:rsidRPr="007D5040">
            <w:fldChar w:fldCharType="begin"/>
          </w:r>
          <w:r w:rsidRPr="007D5040">
            <w:instrText xml:space="preserve"> PAGE</w:instrText>
          </w:r>
          <w:r w:rsidRPr="007D5040">
            <w:fldChar w:fldCharType="separate"/>
          </w:r>
          <w:r w:rsidR="00C20BC3">
            <w:t>ii</w:t>
          </w:r>
          <w:r w:rsidRPr="007D5040">
            <w:fldChar w:fldCharType="end"/>
          </w:r>
        </w:p>
      </w:tc>
    </w:tr>
  </w:tbl>
  <w:p w:rsidR="002F71D5" w:rsidRPr="00B24026" w:rsidRDefault="002F71D5"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8B1324">
    <w:pPr>
      <w:pStyle w:val="Footer"/>
      <w:ind w:right="360"/>
    </w:pPr>
    <w:r>
      <w:rPr>
        <w:noProof/>
        <w:lang w:eastAsia="ja-JP"/>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c>
                              <w:tcPr>
                                <w:tcW w:w="1094" w:type="dxa"/>
                                <w:shd w:val="clear" w:color="auto" w:fill="auto"/>
                                <w:tcMar>
                                  <w:right w:w="85" w:type="dxa"/>
                                </w:tcMar>
                              </w:tcPr>
                              <w:p w:rsidR="002F71D5" w:rsidRPr="007D5040" w:rsidRDefault="002F71D5" w:rsidP="004E27A9">
                                <w:pPr>
                                  <w:pStyle w:val="Huisstijl-Pagina"/>
                                </w:pPr>
                                <w:r w:rsidRPr="007D5040">
                                  <w:fldChar w:fldCharType="begin"/>
                                </w:r>
                                <w:r w:rsidRPr="007D5040">
                                  <w:instrText xml:space="preserve"> PAGE</w:instrText>
                                </w:r>
                                <w:r w:rsidRPr="007D5040">
                                  <w:fldChar w:fldCharType="separate"/>
                                </w:r>
                                <w:r w:rsidR="00C20BC3">
                                  <w:t>iii</w:t>
                                </w:r>
                                <w:r w:rsidRPr="007D5040">
                                  <w:fldChar w:fldCharType="end"/>
                                </w:r>
                              </w:p>
                            </w:tc>
                          </w:tr>
                        </w:tbl>
                        <w:p w:rsidR="002F71D5" w:rsidRDefault="002F71D5"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c>
                        <w:tcPr>
                          <w:tcW w:w="1094" w:type="dxa"/>
                          <w:shd w:val="clear" w:color="auto" w:fill="auto"/>
                          <w:tcMar>
                            <w:right w:w="85" w:type="dxa"/>
                          </w:tcMar>
                        </w:tcPr>
                        <w:p w:rsidR="002F71D5" w:rsidRPr="007D5040" w:rsidRDefault="002F71D5" w:rsidP="004E27A9">
                          <w:pPr>
                            <w:pStyle w:val="Huisstijl-Pagina"/>
                          </w:pPr>
                          <w:r w:rsidRPr="007D5040">
                            <w:fldChar w:fldCharType="begin"/>
                          </w:r>
                          <w:r w:rsidRPr="007D5040">
                            <w:instrText xml:space="preserve"> PAGE</w:instrText>
                          </w:r>
                          <w:r w:rsidRPr="007D5040">
                            <w:fldChar w:fldCharType="separate"/>
                          </w:r>
                          <w:r w:rsidR="00C20BC3">
                            <w:t>iii</w:t>
                          </w:r>
                          <w:r w:rsidRPr="007D5040">
                            <w:fldChar w:fldCharType="end"/>
                          </w:r>
                        </w:p>
                      </w:tc>
                    </w:tr>
                  </w:tbl>
                  <w:p w:rsidR="002F71D5" w:rsidRDefault="002F71D5"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F71D5" w:rsidRPr="004C2206">
      <w:tc>
        <w:tcPr>
          <w:tcW w:w="7371" w:type="dxa"/>
          <w:shd w:val="clear" w:color="auto" w:fill="auto"/>
        </w:tcPr>
        <w:p w:rsidR="002F71D5" w:rsidRPr="004C2206" w:rsidRDefault="002F71D5" w:rsidP="006A0A14">
          <w:pPr>
            <w:pStyle w:val="Huisstijl-Koptekst"/>
          </w:pPr>
          <w:bookmarkStart w:id="36" w:name="bmVoettekstSectie3_1" w:colFirst="0" w:colLast="0"/>
          <w:r>
            <w:t>XBeach Manual</w:t>
          </w:r>
        </w:p>
      </w:tc>
    </w:tr>
  </w:tbl>
  <w:bookmarkEnd w:id="36"/>
  <w:p w:rsidR="002F71D5" w:rsidRPr="000E1715" w:rsidRDefault="002F71D5"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20BC3">
      <w:rPr>
        <w:noProof/>
      </w:rPr>
      <w:instrText>3</w:instrText>
    </w:r>
    <w:r>
      <w:rPr>
        <w:noProof/>
      </w:rPr>
      <w:fldChar w:fldCharType="end"/>
    </w:r>
    <w:r w:rsidRPr="000E1715">
      <w:instrText>"</w:instrText>
    </w:r>
    <w:r w:rsidRPr="000E1715">
      <w:fldChar w:fldCharType="separate"/>
    </w:r>
    <w:bookmarkStart w:id="37" w:name="Seq3"/>
    <w:r w:rsidR="00C20BC3">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C06A2">
    <w:pPr>
      <w:pStyle w:val="Footer"/>
    </w:pPr>
    <w:r>
      <w:rPr>
        <w:noProof/>
        <w:lang w:eastAsia="ja-JP"/>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F71D5" w:rsidRPr="004C2206" w:rsidTr="00426356">
                            <w:tc>
                              <w:tcPr>
                                <w:tcW w:w="1176" w:type="dxa"/>
                              </w:tcPr>
                              <w:bookmarkStart w:id="403" w:name="bmPagina2" w:colFirst="0" w:colLast="0"/>
                              <w:p w:rsidR="002F71D5" w:rsidRPr="00A21DE8" w:rsidRDefault="002F71D5" w:rsidP="00F3579D">
                                <w:pPr>
                                  <w:pStyle w:val="Huisstijl-Pagina"/>
                                  <w:jc w:val="left"/>
                                </w:pPr>
                                <w:r>
                                  <w:fldChar w:fldCharType="begin"/>
                                </w:r>
                                <w:r>
                                  <w:instrText xml:space="preserve"> PAGE  \* MERGEFORMAT </w:instrText>
                                </w:r>
                                <w:r>
                                  <w:fldChar w:fldCharType="separate"/>
                                </w:r>
                                <w:r w:rsidR="00907C45">
                                  <w:t>32</w:t>
                                </w:r>
                                <w:r>
                                  <w:fldChar w:fldCharType="end"/>
                                </w:r>
                                <w:r>
                                  <w:t xml:space="preserve"> of 105</w:t>
                                </w:r>
                              </w:p>
                            </w:tc>
                          </w:tr>
                          <w:bookmarkEnd w:id="403"/>
                        </w:tbl>
                        <w:p w:rsidR="002F71D5" w:rsidRDefault="002F71D5"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F71D5" w:rsidRPr="004C2206" w:rsidTr="00426356">
                      <w:tc>
                        <w:tcPr>
                          <w:tcW w:w="1176" w:type="dxa"/>
                        </w:tcPr>
                        <w:bookmarkStart w:id="404" w:name="bmPagina2" w:colFirst="0" w:colLast="0"/>
                        <w:p w:rsidR="002F71D5" w:rsidRPr="00A21DE8" w:rsidRDefault="002F71D5" w:rsidP="00F3579D">
                          <w:pPr>
                            <w:pStyle w:val="Huisstijl-Pagina"/>
                            <w:jc w:val="left"/>
                          </w:pPr>
                          <w:r>
                            <w:fldChar w:fldCharType="begin"/>
                          </w:r>
                          <w:r>
                            <w:instrText xml:space="preserve"> PAGE  \* MERGEFORMAT </w:instrText>
                          </w:r>
                          <w:r>
                            <w:fldChar w:fldCharType="separate"/>
                          </w:r>
                          <w:r w:rsidR="00907C45">
                            <w:t>32</w:t>
                          </w:r>
                          <w:r>
                            <w:fldChar w:fldCharType="end"/>
                          </w:r>
                          <w:r>
                            <w:t xml:space="preserve"> of 105</w:t>
                          </w:r>
                        </w:p>
                      </w:tc>
                    </w:tr>
                    <w:bookmarkEnd w:id="404"/>
                  </w:tbl>
                  <w:p w:rsidR="002F71D5" w:rsidRDefault="002F71D5"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2F71D5" w:rsidRPr="004C2206" w:rsidTr="009E3CFF">
      <w:trPr>
        <w:jc w:val="right"/>
      </w:trPr>
      <w:tc>
        <w:tcPr>
          <w:tcW w:w="7371" w:type="dxa"/>
          <w:shd w:val="clear" w:color="auto" w:fill="auto"/>
          <w:tcMar>
            <w:right w:w="28" w:type="dxa"/>
          </w:tcMar>
        </w:tcPr>
        <w:p w:rsidR="002F71D5" w:rsidRPr="004C2206" w:rsidRDefault="002F71D5" w:rsidP="00C20E72">
          <w:pPr>
            <w:pStyle w:val="Huisstijl-Koptekst"/>
            <w:jc w:val="right"/>
          </w:pPr>
          <w:bookmarkStart w:id="405" w:name="bmVoettekstSectie4_2" w:colFirst="0" w:colLast="0"/>
          <w:r>
            <w:t>XBeach Manual</w:t>
          </w:r>
        </w:p>
      </w:tc>
    </w:tr>
    <w:bookmarkEnd w:id="405"/>
  </w:tbl>
  <w:p w:rsidR="002F71D5" w:rsidRPr="006C06A2" w:rsidRDefault="002F71D5"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1220C3">
    <w:pPr>
      <w:pStyle w:val="Footer"/>
    </w:pPr>
    <w:r>
      <w:rPr>
        <w:noProof/>
        <w:lang w:eastAsia="ja-JP"/>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rPr>
                              <w:trHeight w:val="568"/>
                            </w:trPr>
                            <w:tc>
                              <w:tcPr>
                                <w:tcW w:w="1094" w:type="dxa"/>
                                <w:shd w:val="clear" w:color="auto" w:fill="auto"/>
                                <w:tcMar>
                                  <w:right w:w="85" w:type="dxa"/>
                                </w:tcMar>
                              </w:tcPr>
                              <w:bookmarkStart w:id="406" w:name="bmPagina1" w:colFirst="0" w:colLast="0"/>
                              <w:bookmarkStart w:id="407" w:name="bmTotPag" w:colFirst="0" w:colLast="0"/>
                              <w:p w:rsidR="002F71D5" w:rsidRPr="007D5040" w:rsidRDefault="002F71D5" w:rsidP="00F3579D">
                                <w:pPr>
                                  <w:pStyle w:val="Huisstijl-Pagina"/>
                                </w:pPr>
                                <w:r>
                                  <w:fldChar w:fldCharType="begin"/>
                                </w:r>
                                <w:r>
                                  <w:instrText xml:space="preserve"> PAGE  \* MERGEFORMAT </w:instrText>
                                </w:r>
                                <w:r>
                                  <w:fldChar w:fldCharType="separate"/>
                                </w:r>
                                <w:r w:rsidR="00907C45">
                                  <w:t>33</w:t>
                                </w:r>
                                <w:r>
                                  <w:fldChar w:fldCharType="end"/>
                                </w:r>
                                <w:r>
                                  <w:t xml:space="preserve"> of 105</w:t>
                                </w:r>
                              </w:p>
                            </w:tc>
                          </w:tr>
                          <w:bookmarkEnd w:id="406"/>
                          <w:bookmarkEnd w:id="407"/>
                        </w:tbl>
                        <w:p w:rsidR="002F71D5" w:rsidRDefault="002F71D5"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rPr>
                        <w:trHeight w:val="568"/>
                      </w:trPr>
                      <w:tc>
                        <w:tcPr>
                          <w:tcW w:w="1094" w:type="dxa"/>
                          <w:shd w:val="clear" w:color="auto" w:fill="auto"/>
                          <w:tcMar>
                            <w:right w:w="85" w:type="dxa"/>
                          </w:tcMar>
                        </w:tcPr>
                        <w:bookmarkStart w:id="408" w:name="bmPagina1" w:colFirst="0" w:colLast="0"/>
                        <w:bookmarkStart w:id="409" w:name="bmTotPag" w:colFirst="0" w:colLast="0"/>
                        <w:p w:rsidR="002F71D5" w:rsidRPr="007D5040" w:rsidRDefault="002F71D5" w:rsidP="00F3579D">
                          <w:pPr>
                            <w:pStyle w:val="Huisstijl-Pagina"/>
                          </w:pPr>
                          <w:r>
                            <w:fldChar w:fldCharType="begin"/>
                          </w:r>
                          <w:r>
                            <w:instrText xml:space="preserve"> PAGE  \* MERGEFORMAT </w:instrText>
                          </w:r>
                          <w:r>
                            <w:fldChar w:fldCharType="separate"/>
                          </w:r>
                          <w:r w:rsidR="00907C45">
                            <w:t>33</w:t>
                          </w:r>
                          <w:r>
                            <w:fldChar w:fldCharType="end"/>
                          </w:r>
                          <w:r>
                            <w:t xml:space="preserve"> of 105</w:t>
                          </w:r>
                        </w:p>
                      </w:tc>
                    </w:tr>
                    <w:bookmarkEnd w:id="408"/>
                    <w:bookmarkEnd w:id="409"/>
                  </w:tbl>
                  <w:p w:rsidR="002F71D5" w:rsidRDefault="002F71D5"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F71D5" w:rsidRPr="004C2206">
      <w:tc>
        <w:tcPr>
          <w:tcW w:w="7371" w:type="dxa"/>
          <w:shd w:val="clear" w:color="auto" w:fill="auto"/>
        </w:tcPr>
        <w:p w:rsidR="002F71D5" w:rsidRPr="004C2206" w:rsidRDefault="002F71D5" w:rsidP="000C5FE2">
          <w:pPr>
            <w:pStyle w:val="Huisstijl-Koptekst"/>
          </w:pPr>
          <w:bookmarkStart w:id="410" w:name="bmVoettekstSectie4_1" w:colFirst="0" w:colLast="0"/>
          <w:r>
            <w:t>XBeach Manual</w:t>
          </w:r>
        </w:p>
      </w:tc>
    </w:tr>
    <w:bookmarkEnd w:id="410"/>
  </w:tbl>
  <w:p w:rsidR="002F71D5" w:rsidRPr="00EB7C9E" w:rsidRDefault="002F71D5"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1D5" w:rsidRDefault="002F71D5">
      <w:r>
        <w:separator/>
      </w:r>
    </w:p>
  </w:footnote>
  <w:footnote w:type="continuationSeparator" w:id="0">
    <w:p w:rsidR="002F71D5" w:rsidRDefault="002F71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80167">
    <w:r>
      <w:rPr>
        <w:noProof/>
        <w:lang w:eastAsia="ja-JP"/>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2F71D5">
                            <w:tc>
                              <w:tcPr>
                                <w:tcW w:w="6237" w:type="dxa"/>
                                <w:shd w:val="clear" w:color="auto" w:fill="auto"/>
                              </w:tcPr>
                              <w:p w:rsidR="002F71D5" w:rsidRPr="00564E53" w:rsidRDefault="002F71D5" w:rsidP="00564E53">
                                <w:pPr>
                                  <w:pStyle w:val="Huisstijl-Gegeven"/>
                                </w:pPr>
                                <w:bookmarkStart w:id="0" w:name="bmAuteurs1" w:colFirst="0" w:colLast="0"/>
                              </w:p>
                            </w:tc>
                          </w:tr>
                          <w:bookmarkEnd w:id="0"/>
                        </w:tbl>
                        <w:p w:rsidR="002F71D5" w:rsidRDefault="002F71D5" w:rsidP="000369FA">
                          <w:pPr>
                            <w:pStyle w:val="Header"/>
                          </w:pPr>
                        </w:p>
                        <w:p w:rsidR="002F71D5" w:rsidRDefault="002F71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2F71D5">
                      <w:tc>
                        <w:tcPr>
                          <w:tcW w:w="6237" w:type="dxa"/>
                          <w:shd w:val="clear" w:color="auto" w:fill="auto"/>
                        </w:tcPr>
                        <w:p w:rsidR="002F71D5" w:rsidRPr="00564E53" w:rsidRDefault="002F71D5" w:rsidP="00564E53">
                          <w:pPr>
                            <w:pStyle w:val="Huisstijl-Gegeven"/>
                          </w:pPr>
                          <w:bookmarkStart w:id="1" w:name="bmAuteurs1" w:colFirst="0" w:colLast="0"/>
                        </w:p>
                      </w:tc>
                    </w:tr>
                    <w:bookmarkEnd w:id="1"/>
                  </w:tbl>
                  <w:p w:rsidR="002F71D5" w:rsidRDefault="002F71D5" w:rsidP="000369FA">
                    <w:pPr>
                      <w:pStyle w:val="Header"/>
                    </w:pPr>
                  </w:p>
                  <w:p w:rsidR="002F71D5" w:rsidRDefault="002F71D5"/>
                </w:txbxContent>
              </v:textbox>
              <w10:wrap anchorx="page" anchory="page"/>
            </v:shape>
          </w:pict>
        </mc:Fallback>
      </mc:AlternateContent>
    </w:r>
    <w:r>
      <w:rPr>
        <w:noProof/>
        <w:lang w:eastAsia="ja-JP"/>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 w:name="bmLogoSectie1_1" w:colFirst="0" w:colLast="0"/>
                                <w:r>
                                  <w:rPr>
                                    <w:noProof/>
                                    <w:lang w:eastAsia="ja-JP"/>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2F71D5" w:rsidRDefault="002F71D5"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 w:name="bmLogoSectie1_1" w:colFirst="0" w:colLast="0"/>
                          <w:r>
                            <w:rPr>
                              <w:noProof/>
                              <w:lang w:eastAsia="ja-JP"/>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2F71D5" w:rsidRDefault="002F71D5" w:rsidP="00580167"/>
                </w:txbxContent>
              </v:textbox>
              <w10:wrap anchorx="page" anchory="page"/>
            </v:shape>
          </w:pict>
        </mc:Fallback>
      </mc:AlternateContent>
    </w:r>
  </w:p>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2F71D5" w:rsidRPr="004C2206">
      <w:trPr>
        <w:trHeight w:hRule="exact" w:val="2041"/>
      </w:trPr>
      <w:tc>
        <w:tcPr>
          <w:tcW w:w="6237" w:type="dxa"/>
          <w:shd w:val="clear" w:color="auto" w:fill="auto"/>
        </w:tcPr>
        <w:p w:rsidR="002F71D5" w:rsidRDefault="002F71D5" w:rsidP="003363CC">
          <w:pPr>
            <w:pStyle w:val="Huisstijl-Titel"/>
          </w:pPr>
          <w:bookmarkStart w:id="4" w:name="bmTitel1" w:colFirst="0" w:colLast="0"/>
          <w:r>
            <w:t>XBeach Manual</w:t>
          </w:r>
        </w:p>
        <w:p w:rsidR="002F71D5" w:rsidRDefault="002F71D5" w:rsidP="003363CC">
          <w:pPr>
            <w:pStyle w:val="Huisstijl-Subtitel"/>
          </w:pPr>
        </w:p>
        <w:p w:rsidR="002F71D5" w:rsidRDefault="002F71D5" w:rsidP="003363CC">
          <w:pPr>
            <w:pStyle w:val="Huisstijl-Subtitel"/>
          </w:pPr>
        </w:p>
      </w:tc>
    </w:tr>
    <w:bookmarkEnd w:id="4"/>
  </w:tbl>
  <w:p w:rsidR="002F71D5" w:rsidRDefault="002F71D5" w:rsidP="00580167">
    <w:pPr>
      <w:rPr>
        <w:lang w:val="en-US"/>
      </w:rPr>
    </w:pPr>
  </w:p>
  <w:p w:rsidR="002F71D5" w:rsidRDefault="002F71D5" w:rsidP="00580167">
    <w:pPr>
      <w:rPr>
        <w:lang w:val="en-US"/>
      </w:rPr>
    </w:pPr>
  </w:p>
  <w:p w:rsidR="002F71D5" w:rsidRDefault="002F71D5" w:rsidP="00580167">
    <w:pPr>
      <w:rPr>
        <w:lang w:val="en-US"/>
      </w:rPr>
    </w:pPr>
  </w:p>
  <w:p w:rsidR="002F71D5" w:rsidRPr="00580167" w:rsidRDefault="002F71D5"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4C2206">
    <w:r>
      <w:rPr>
        <w:noProof/>
        <w:lang w:eastAsia="ja-JP"/>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2F71D5" w:rsidTr="00426356">
                            <w:tc>
                              <w:tcPr>
                                <w:tcW w:w="11732" w:type="dxa"/>
                              </w:tcPr>
                              <w:p w:rsidR="002F71D5" w:rsidRDefault="002F71D5">
                                <w:bookmarkStart w:id="9" w:name="bmLogo0" w:colFirst="0" w:colLast="0"/>
                              </w:p>
                            </w:tc>
                          </w:tr>
                          <w:bookmarkEnd w:id="9"/>
                        </w:tbl>
                        <w:p w:rsidR="002F71D5" w:rsidRDefault="002F71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2F71D5" w:rsidTr="00426356">
                      <w:tc>
                        <w:tcPr>
                          <w:tcW w:w="11732" w:type="dxa"/>
                        </w:tcPr>
                        <w:p w:rsidR="002F71D5" w:rsidRDefault="002F71D5">
                          <w:bookmarkStart w:id="10" w:name="bmLogo0" w:colFirst="0" w:colLast="0"/>
                        </w:p>
                      </w:tc>
                    </w:tr>
                    <w:bookmarkEnd w:id="10"/>
                  </w:tbl>
                  <w:p w:rsidR="002F71D5" w:rsidRDefault="002F71D5"/>
                </w:txbxContent>
              </v:textbox>
              <w10:wrap anchorx="page" anchory="page"/>
            </v:shape>
          </w:pict>
        </mc:Fallback>
      </mc:AlternateContent>
    </w:r>
  </w:p>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2F71D5" w:rsidRPr="004C2206">
      <w:trPr>
        <w:trHeight w:hRule="exact" w:val="2041"/>
      </w:trPr>
      <w:tc>
        <w:tcPr>
          <w:tcW w:w="5245" w:type="dxa"/>
          <w:shd w:val="clear" w:color="auto" w:fill="auto"/>
        </w:tcPr>
        <w:p w:rsidR="002F71D5" w:rsidRDefault="002F71D5" w:rsidP="003363CC">
          <w:pPr>
            <w:pStyle w:val="Huisstijl-Titel"/>
          </w:pPr>
          <w:bookmarkStart w:id="11" w:name="bmTitel0" w:colFirst="0" w:colLast="0"/>
          <w:r>
            <w:t>XBeach Manual</w:t>
          </w:r>
        </w:p>
        <w:p w:rsidR="002F71D5" w:rsidRDefault="002F71D5" w:rsidP="003363CC">
          <w:pPr>
            <w:pStyle w:val="Huisstijl-Subtitel"/>
          </w:pPr>
        </w:p>
        <w:p w:rsidR="002F71D5" w:rsidRDefault="002F71D5" w:rsidP="003363CC">
          <w:pPr>
            <w:pStyle w:val="Huisstijl-Subtitel"/>
          </w:pPr>
        </w:p>
      </w:tc>
    </w:tr>
    <w:bookmarkEnd w:id="11"/>
  </w:tbl>
  <w:p w:rsidR="002F71D5" w:rsidRDefault="002F71D5" w:rsidP="00A1473F">
    <w:pPr>
      <w:rPr>
        <w:lang w:val="en-US"/>
      </w:rPr>
    </w:pPr>
  </w:p>
  <w:p w:rsidR="002F71D5" w:rsidRDefault="002F71D5" w:rsidP="00A1473F">
    <w:pPr>
      <w:rPr>
        <w:lang w:val="en-US"/>
      </w:rPr>
    </w:pPr>
  </w:p>
  <w:p w:rsidR="002F71D5" w:rsidRDefault="002F71D5" w:rsidP="00A1473F">
    <w:pPr>
      <w:rPr>
        <w:lang w:val="en-US"/>
      </w:rPr>
    </w:pPr>
  </w:p>
  <w:p w:rsidR="002F71D5" w:rsidRDefault="002F71D5"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72ACD">
    <w:pPr>
      <w:pStyle w:val="Header"/>
    </w:pPr>
  </w:p>
  <w:p w:rsidR="002F71D5" w:rsidRDefault="002F71D5" w:rsidP="00672ACD">
    <w:pPr>
      <w:pStyle w:val="Header"/>
    </w:pPr>
  </w:p>
  <w:p w:rsidR="002F71D5" w:rsidRDefault="002F71D5" w:rsidP="00672ACD">
    <w:pPr>
      <w:pStyle w:val="Header"/>
    </w:pPr>
  </w:p>
  <w:p w:rsidR="002F71D5" w:rsidRDefault="002F71D5"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2F71D5" w:rsidRPr="004C2206">
      <w:tc>
        <w:tcPr>
          <w:tcW w:w="4004" w:type="dxa"/>
          <w:gridSpan w:val="2"/>
          <w:shd w:val="clear" w:color="auto" w:fill="auto"/>
        </w:tcPr>
        <w:p w:rsidR="002F71D5" w:rsidRPr="00EF1CDD" w:rsidRDefault="002F71D5" w:rsidP="003363CC">
          <w:pPr>
            <w:pStyle w:val="Huisstijl-Gegeven"/>
          </w:pPr>
          <w:bookmarkStart w:id="17" w:name="tblGegevensSectie2b" w:colFirst="0" w:colLast="3"/>
        </w:p>
      </w:tc>
      <w:tc>
        <w:tcPr>
          <w:tcW w:w="4745" w:type="dxa"/>
          <w:gridSpan w:val="3"/>
          <w:tcBorders>
            <w:left w:val="nil"/>
          </w:tcBorders>
          <w:shd w:val="clear" w:color="auto" w:fill="auto"/>
        </w:tcPr>
        <w:p w:rsidR="002F71D5" w:rsidRDefault="002F71D5" w:rsidP="003363CC">
          <w:pPr>
            <w:pStyle w:val="Huisstijl-Kopje"/>
          </w:pPr>
          <w:r>
            <w:t>Title</w:t>
          </w:r>
        </w:p>
        <w:p w:rsidR="002F71D5" w:rsidRPr="00EF1CDD" w:rsidRDefault="002F71D5" w:rsidP="003363CC">
          <w:pPr>
            <w:pStyle w:val="Huisstijl-Gegeven"/>
          </w:pPr>
          <w:r>
            <w:t>XBeach Manual</w:t>
          </w:r>
        </w:p>
      </w:tc>
    </w:tr>
    <w:tr w:rsidR="002F71D5" w:rsidRPr="004C2206">
      <w:tc>
        <w:tcPr>
          <w:tcW w:w="5246" w:type="dxa"/>
          <w:gridSpan w:val="3"/>
          <w:shd w:val="clear" w:color="auto" w:fill="auto"/>
        </w:tcPr>
        <w:p w:rsidR="002F71D5" w:rsidRPr="004C2206" w:rsidRDefault="002F71D5" w:rsidP="003363CC">
          <w:pPr>
            <w:pStyle w:val="Huisstijl-Gegeven"/>
          </w:pPr>
        </w:p>
      </w:tc>
      <w:tc>
        <w:tcPr>
          <w:tcW w:w="3503" w:type="dxa"/>
          <w:gridSpan w:val="2"/>
        </w:tcPr>
        <w:p w:rsidR="002F71D5" w:rsidRPr="004C2206" w:rsidRDefault="002F71D5" w:rsidP="003363CC">
          <w:pPr>
            <w:pStyle w:val="Huisstijl-Gegeven"/>
          </w:pPr>
        </w:p>
      </w:tc>
    </w:tr>
    <w:tr w:rsidR="002F71D5" w:rsidRPr="004C2206">
      <w:tc>
        <w:tcPr>
          <w:tcW w:w="2694" w:type="dxa"/>
          <w:shd w:val="clear" w:color="auto" w:fill="auto"/>
        </w:tcPr>
        <w:p w:rsidR="002F71D5" w:rsidRDefault="002F71D5" w:rsidP="003363CC">
          <w:pPr>
            <w:pStyle w:val="Huisstijl-Kopje"/>
          </w:pPr>
          <w:r>
            <w:t>Pages</w:t>
          </w:r>
        </w:p>
        <w:p w:rsidR="002F71D5" w:rsidRPr="004C2206" w:rsidRDefault="002F71D5" w:rsidP="003363CC">
          <w:pPr>
            <w:pStyle w:val="Huisstijl-Gegeven"/>
          </w:pPr>
          <w:fldSimple w:instr=" DOCVARIABLE  TotAantalPag  \* MERGEFORMAT ">
            <w:r>
              <w:t>8</w:t>
            </w:r>
          </w:fldSimple>
        </w:p>
      </w:tc>
      <w:tc>
        <w:tcPr>
          <w:tcW w:w="2552" w:type="dxa"/>
          <w:gridSpan w:val="2"/>
          <w:shd w:val="clear" w:color="auto" w:fill="auto"/>
        </w:tcPr>
        <w:p w:rsidR="002F71D5" w:rsidRPr="004C2206" w:rsidRDefault="002F71D5" w:rsidP="00A22DA3">
          <w:pPr>
            <w:tabs>
              <w:tab w:val="left" w:pos="1680"/>
            </w:tabs>
            <w:ind w:left="1680" w:hanging="1680"/>
          </w:pPr>
        </w:p>
      </w:tc>
      <w:tc>
        <w:tcPr>
          <w:tcW w:w="2552" w:type="dxa"/>
        </w:tcPr>
        <w:p w:rsidR="002F71D5" w:rsidRPr="004C2206" w:rsidRDefault="002F71D5" w:rsidP="00A22DA3">
          <w:pPr>
            <w:pStyle w:val="Huisstijl-Gegeven"/>
            <w:tabs>
              <w:tab w:val="left" w:pos="2552"/>
            </w:tabs>
          </w:pPr>
        </w:p>
      </w:tc>
      <w:tc>
        <w:tcPr>
          <w:tcW w:w="951" w:type="dxa"/>
        </w:tcPr>
        <w:p w:rsidR="002F71D5" w:rsidRPr="004C2206" w:rsidRDefault="002F71D5" w:rsidP="00A22DA3">
          <w:pPr>
            <w:pStyle w:val="Huisstijl-Gegeven"/>
            <w:tabs>
              <w:tab w:val="left" w:pos="2552"/>
            </w:tabs>
          </w:pPr>
        </w:p>
      </w:tc>
    </w:tr>
    <w:tr w:rsidR="002F71D5" w:rsidRPr="004C2206">
      <w:tc>
        <w:tcPr>
          <w:tcW w:w="8749" w:type="dxa"/>
          <w:gridSpan w:val="5"/>
          <w:shd w:val="clear" w:color="auto" w:fill="auto"/>
        </w:tcPr>
        <w:p w:rsidR="002F71D5" w:rsidRPr="004C2206" w:rsidRDefault="002F71D5" w:rsidP="00A22DA3">
          <w:pPr>
            <w:pStyle w:val="Huisstijl-Gegeven"/>
            <w:tabs>
              <w:tab w:val="left" w:pos="2552"/>
            </w:tabs>
          </w:pPr>
        </w:p>
      </w:tc>
    </w:tr>
  </w:tbl>
  <w:bookmarkEnd w:id="17"/>
  <w:p w:rsidR="002F71D5" w:rsidRPr="00672ACD" w:rsidRDefault="002F71D5" w:rsidP="00672ACD">
    <w:pPr>
      <w:pStyle w:val="Header"/>
    </w:pPr>
    <w:r>
      <w:rPr>
        <w:noProof/>
        <w:lang w:eastAsia="ja-JP"/>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18" w:name="bmLogoSectie2_2" w:colFirst="0" w:colLast="0"/>
                                <w:r>
                                  <w:rPr>
                                    <w:noProof/>
                                    <w:lang w:eastAsia="ja-JP"/>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2F71D5" w:rsidRDefault="002F71D5"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19" w:name="bmLogoSectie2_2" w:colFirst="0" w:colLast="0"/>
                          <w:r>
                            <w:rPr>
                              <w:noProof/>
                              <w:lang w:eastAsia="ja-JP"/>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2F71D5" w:rsidRDefault="002F71D5"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C6157">
    <w:pPr>
      <w:pStyle w:val="Header"/>
    </w:pPr>
    <w:r>
      <w:rPr>
        <w:noProof/>
        <w:lang w:eastAsia="ja-JP"/>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0" w:name="bmLogoSectie2_1" w:colFirst="0" w:colLast="0"/>
                                <w:r>
                                  <w:rPr>
                                    <w:noProof/>
                                    <w:lang w:eastAsia="ja-JP"/>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2F71D5" w:rsidRDefault="002F71D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1" w:name="bmLogoSectie2_1" w:colFirst="0" w:colLast="0"/>
                          <w:r>
                            <w:rPr>
                              <w:noProof/>
                              <w:lang w:eastAsia="ja-JP"/>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2F71D5" w:rsidRDefault="002F71D5" w:rsidP="001A6A5C"/>
                </w:txbxContent>
              </v:textbox>
              <w10:wrap anchorx="page" anchory="page"/>
              <w10:anchorlock/>
            </v:shape>
          </w:pict>
        </mc:Fallback>
      </mc:AlternateContent>
    </w:r>
  </w:p>
  <w:p w:rsidR="002F71D5" w:rsidRDefault="002F71D5" w:rsidP="005C6157">
    <w:pPr>
      <w:pStyle w:val="Header"/>
    </w:pPr>
  </w:p>
  <w:p w:rsidR="002F71D5" w:rsidRDefault="002F71D5" w:rsidP="005C6157">
    <w:pPr>
      <w:pStyle w:val="Header"/>
    </w:pPr>
  </w:p>
  <w:p w:rsidR="002F71D5" w:rsidRDefault="002F71D5"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2F71D5" w:rsidRPr="004C2206">
      <w:tc>
        <w:tcPr>
          <w:tcW w:w="8749" w:type="dxa"/>
          <w:gridSpan w:val="4"/>
          <w:shd w:val="clear" w:color="auto" w:fill="auto"/>
        </w:tcPr>
        <w:p w:rsidR="002F71D5" w:rsidRDefault="002F71D5" w:rsidP="003363CC">
          <w:pPr>
            <w:pStyle w:val="Huisstijl-Kopje"/>
          </w:pPr>
          <w:bookmarkStart w:id="22" w:name="tblGegevensSectie2a" w:colFirst="0" w:colLast="3"/>
          <w:r>
            <w:t>Title</w:t>
          </w:r>
        </w:p>
        <w:p w:rsidR="002F71D5" w:rsidRPr="00EF1CDD" w:rsidRDefault="002F71D5" w:rsidP="003363CC">
          <w:pPr>
            <w:pStyle w:val="Huisstijl-Gegeven"/>
          </w:pPr>
          <w:r>
            <w:t>XBeach Manual</w:t>
          </w:r>
        </w:p>
      </w:tc>
    </w:tr>
    <w:tr w:rsidR="002F71D5" w:rsidRPr="004C2206">
      <w:tc>
        <w:tcPr>
          <w:tcW w:w="5246" w:type="dxa"/>
          <w:gridSpan w:val="2"/>
          <w:shd w:val="clear" w:color="auto" w:fill="auto"/>
        </w:tcPr>
        <w:p w:rsidR="002F71D5" w:rsidRPr="004C2206" w:rsidRDefault="002F71D5" w:rsidP="003363CC">
          <w:pPr>
            <w:pStyle w:val="Huisstijl-Gegeven"/>
          </w:pPr>
        </w:p>
      </w:tc>
      <w:tc>
        <w:tcPr>
          <w:tcW w:w="3503" w:type="dxa"/>
          <w:gridSpan w:val="2"/>
        </w:tcPr>
        <w:p w:rsidR="002F71D5" w:rsidRPr="004C2206" w:rsidRDefault="002F71D5" w:rsidP="003363CC">
          <w:pPr>
            <w:pStyle w:val="Huisstijl-Gegeven"/>
          </w:pPr>
        </w:p>
      </w:tc>
    </w:tr>
    <w:tr w:rsidR="002F71D5" w:rsidRPr="004C2206">
      <w:tc>
        <w:tcPr>
          <w:tcW w:w="2694" w:type="dxa"/>
          <w:shd w:val="clear" w:color="auto" w:fill="auto"/>
        </w:tcPr>
        <w:p w:rsidR="002F71D5" w:rsidRDefault="002F71D5" w:rsidP="003363CC">
          <w:pPr>
            <w:pStyle w:val="Huisstijl-Kopje"/>
          </w:pPr>
          <w:r>
            <w:t>Pages</w:t>
          </w:r>
        </w:p>
        <w:p w:rsidR="002F71D5" w:rsidRPr="004C2206" w:rsidRDefault="002F71D5" w:rsidP="003363CC">
          <w:pPr>
            <w:pStyle w:val="Huisstijl-Gegeven"/>
          </w:pPr>
          <w:r>
            <w:t>105</w:t>
          </w:r>
        </w:p>
      </w:tc>
      <w:tc>
        <w:tcPr>
          <w:tcW w:w="2552" w:type="dxa"/>
          <w:shd w:val="clear" w:color="auto" w:fill="auto"/>
        </w:tcPr>
        <w:p w:rsidR="002F71D5" w:rsidRPr="004C2206" w:rsidRDefault="002F71D5" w:rsidP="005C6157">
          <w:pPr>
            <w:tabs>
              <w:tab w:val="left" w:pos="1680"/>
            </w:tabs>
            <w:ind w:left="1680" w:hanging="1680"/>
          </w:pPr>
        </w:p>
      </w:tc>
      <w:tc>
        <w:tcPr>
          <w:tcW w:w="2552" w:type="dxa"/>
        </w:tcPr>
        <w:p w:rsidR="002F71D5" w:rsidRPr="004C2206" w:rsidRDefault="002F71D5" w:rsidP="005C6157">
          <w:pPr>
            <w:pStyle w:val="Huisstijl-Gegeven"/>
            <w:tabs>
              <w:tab w:val="left" w:pos="2552"/>
            </w:tabs>
          </w:pPr>
        </w:p>
      </w:tc>
      <w:tc>
        <w:tcPr>
          <w:tcW w:w="951" w:type="dxa"/>
        </w:tcPr>
        <w:p w:rsidR="002F71D5" w:rsidRPr="004C2206" w:rsidRDefault="002F71D5" w:rsidP="005C6157">
          <w:pPr>
            <w:pStyle w:val="Huisstijl-Gegeven"/>
            <w:tabs>
              <w:tab w:val="left" w:pos="2552"/>
            </w:tabs>
          </w:pPr>
        </w:p>
      </w:tc>
    </w:tr>
    <w:tr w:rsidR="002F71D5" w:rsidRPr="004C2206">
      <w:tc>
        <w:tcPr>
          <w:tcW w:w="8749" w:type="dxa"/>
          <w:gridSpan w:val="4"/>
          <w:shd w:val="clear" w:color="auto" w:fill="auto"/>
        </w:tcPr>
        <w:p w:rsidR="002F71D5" w:rsidRPr="004C2206" w:rsidRDefault="002F71D5" w:rsidP="005C6157">
          <w:pPr>
            <w:pStyle w:val="Huisstijl-Gegeven"/>
            <w:tabs>
              <w:tab w:val="left" w:pos="2552"/>
            </w:tabs>
          </w:pPr>
        </w:p>
      </w:tc>
    </w:tr>
    <w:bookmarkEnd w:id="22"/>
  </w:tbl>
  <w:p w:rsidR="002F71D5" w:rsidRPr="005C6157" w:rsidRDefault="002F71D5"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C6157">
    <w:pPr>
      <w:pStyle w:val="Header"/>
    </w:pPr>
    <w:r>
      <w:rPr>
        <w:noProof/>
        <w:lang w:eastAsia="ja-JP"/>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2F71D5">
                            <w:trPr>
                              <w:trHeight w:val="1701"/>
                            </w:trPr>
                            <w:tc>
                              <w:tcPr>
                                <w:tcW w:w="5103" w:type="dxa"/>
                                <w:shd w:val="clear" w:color="auto" w:fill="auto"/>
                              </w:tcPr>
                              <w:p w:rsidR="002F71D5" w:rsidRDefault="002F71D5" w:rsidP="00A2242F"/>
                            </w:tc>
                          </w:tr>
                        </w:tbl>
                        <w:p w:rsidR="002F71D5" w:rsidRDefault="002F71D5"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2F71D5">
                      <w:trPr>
                        <w:trHeight w:val="1701"/>
                      </w:trPr>
                      <w:tc>
                        <w:tcPr>
                          <w:tcW w:w="5103" w:type="dxa"/>
                          <w:shd w:val="clear" w:color="auto" w:fill="auto"/>
                        </w:tcPr>
                        <w:p w:rsidR="002F71D5" w:rsidRDefault="002F71D5" w:rsidP="00A2242F"/>
                      </w:tc>
                    </w:tr>
                  </w:tbl>
                  <w:p w:rsidR="002F71D5" w:rsidRDefault="002F71D5" w:rsidP="005C6157"/>
                </w:txbxContent>
              </v:textbox>
              <w10:wrap anchorx="margin" anchory="page"/>
            </v:shape>
          </w:pict>
        </mc:Fallback>
      </mc:AlternateContent>
    </w:r>
  </w:p>
  <w:p w:rsidR="002F71D5" w:rsidRDefault="002F71D5" w:rsidP="005C6157">
    <w:pPr>
      <w:pStyle w:val="Header"/>
    </w:pPr>
  </w:p>
  <w:p w:rsidR="002F71D5" w:rsidRDefault="002F71D5" w:rsidP="005C6157">
    <w:pPr>
      <w:pStyle w:val="Header"/>
    </w:pPr>
  </w:p>
  <w:p w:rsidR="002F71D5" w:rsidRDefault="002F71D5"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2F71D5" w:rsidRPr="004C2206">
      <w:tc>
        <w:tcPr>
          <w:tcW w:w="8735" w:type="dxa"/>
          <w:gridSpan w:val="4"/>
          <w:shd w:val="clear" w:color="auto" w:fill="auto"/>
        </w:tcPr>
        <w:p w:rsidR="002F71D5" w:rsidRPr="00EF1CDD" w:rsidRDefault="002F71D5" w:rsidP="005C6157">
          <w:pPr>
            <w:pStyle w:val="Huisstijl-Gegeven"/>
          </w:pPr>
        </w:p>
      </w:tc>
    </w:tr>
    <w:tr w:rsidR="002F71D5" w:rsidRPr="004C2206">
      <w:tc>
        <w:tcPr>
          <w:tcW w:w="5104" w:type="dxa"/>
          <w:gridSpan w:val="2"/>
          <w:shd w:val="clear" w:color="auto" w:fill="auto"/>
        </w:tcPr>
        <w:p w:rsidR="002F71D5" w:rsidRPr="004C2206" w:rsidRDefault="002F71D5" w:rsidP="005C6157">
          <w:pPr>
            <w:tabs>
              <w:tab w:val="left" w:pos="1680"/>
            </w:tabs>
            <w:ind w:left="1680" w:hanging="1680"/>
          </w:pPr>
        </w:p>
      </w:tc>
      <w:tc>
        <w:tcPr>
          <w:tcW w:w="3631" w:type="dxa"/>
          <w:gridSpan w:val="2"/>
        </w:tcPr>
        <w:p w:rsidR="002F71D5" w:rsidRPr="004C2206" w:rsidRDefault="002F71D5" w:rsidP="005C6157">
          <w:pPr>
            <w:pStyle w:val="Huisstijl-Gegeven"/>
            <w:tabs>
              <w:tab w:val="left" w:pos="2552"/>
            </w:tabs>
          </w:pPr>
        </w:p>
      </w:tc>
    </w:tr>
    <w:tr w:rsidR="002F71D5" w:rsidRPr="004C2206">
      <w:tc>
        <w:tcPr>
          <w:tcW w:w="2552" w:type="dxa"/>
          <w:shd w:val="clear" w:color="auto" w:fill="auto"/>
        </w:tcPr>
        <w:p w:rsidR="002F71D5" w:rsidRPr="004C2206" w:rsidRDefault="002F71D5" w:rsidP="005C6157">
          <w:pPr>
            <w:pStyle w:val="Huisstijl-Gegeven"/>
          </w:pPr>
        </w:p>
      </w:tc>
      <w:tc>
        <w:tcPr>
          <w:tcW w:w="2552" w:type="dxa"/>
          <w:shd w:val="clear" w:color="auto" w:fill="auto"/>
        </w:tcPr>
        <w:p w:rsidR="002F71D5" w:rsidRPr="004C2206" w:rsidRDefault="002F71D5" w:rsidP="005C6157">
          <w:pPr>
            <w:tabs>
              <w:tab w:val="left" w:pos="1680"/>
            </w:tabs>
            <w:ind w:left="1680" w:hanging="1680"/>
          </w:pPr>
        </w:p>
      </w:tc>
      <w:tc>
        <w:tcPr>
          <w:tcW w:w="2552" w:type="dxa"/>
        </w:tcPr>
        <w:p w:rsidR="002F71D5" w:rsidRPr="004C2206" w:rsidRDefault="002F71D5" w:rsidP="005C6157">
          <w:pPr>
            <w:pStyle w:val="Huisstijl-Gegeven"/>
            <w:tabs>
              <w:tab w:val="left" w:pos="2552"/>
            </w:tabs>
          </w:pPr>
        </w:p>
      </w:tc>
      <w:tc>
        <w:tcPr>
          <w:tcW w:w="1079" w:type="dxa"/>
        </w:tcPr>
        <w:p w:rsidR="002F71D5" w:rsidRPr="004C2206" w:rsidRDefault="002F71D5" w:rsidP="005C6157">
          <w:pPr>
            <w:pStyle w:val="Huisstijl-Gegeven"/>
            <w:tabs>
              <w:tab w:val="left" w:pos="2552"/>
            </w:tabs>
          </w:pPr>
        </w:p>
      </w:tc>
    </w:tr>
  </w:tbl>
  <w:p w:rsidR="002F71D5" w:rsidRPr="00B170CC" w:rsidRDefault="002F71D5"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B24026">
    <w:pPr>
      <w:pStyle w:val="Header"/>
    </w:pPr>
    <w:r>
      <w:rPr>
        <w:noProof/>
        <w:lang w:eastAsia="ja-JP"/>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Pr>
                              <w:p w:rsidR="002F71D5" w:rsidRDefault="002F71D5" w:rsidP="001220C3">
                                <w:pPr>
                                  <w:pStyle w:val="Huisstijl-Koptekst"/>
                                  <w:jc w:val="right"/>
                                </w:pPr>
                                <w:bookmarkStart w:id="27" w:name="bmKoptekstSectie3_2" w:colFirst="0" w:colLast="0"/>
                                <w:r>
                                  <w:t>27 January 2015, draft</w:t>
                                </w:r>
                              </w:p>
                            </w:tc>
                          </w:tr>
                          <w:bookmarkEnd w:id="27"/>
                        </w:tbl>
                        <w:p w:rsidR="002F71D5" w:rsidRDefault="002F71D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Pr>
                        <w:p w:rsidR="002F71D5" w:rsidRDefault="002F71D5" w:rsidP="001220C3">
                          <w:pPr>
                            <w:pStyle w:val="Huisstijl-Koptekst"/>
                            <w:jc w:val="right"/>
                          </w:pPr>
                          <w:bookmarkStart w:id="28" w:name="bmKoptekstSectie3_2" w:colFirst="0" w:colLast="0"/>
                          <w:r>
                            <w:t>27 January 2015, draft</w:t>
                          </w:r>
                        </w:p>
                      </w:tc>
                    </w:tr>
                    <w:bookmarkEnd w:id="28"/>
                  </w:tbl>
                  <w:p w:rsidR="002F71D5" w:rsidRDefault="002F71D5" w:rsidP="001220C3"/>
                </w:txbxContent>
              </v:textbox>
              <w10:wrap anchorx="margin"/>
            </v:shape>
          </w:pict>
        </mc:Fallback>
      </mc:AlternateContent>
    </w:r>
  </w:p>
  <w:p w:rsidR="002F71D5" w:rsidRPr="00982765" w:rsidRDefault="002F71D5" w:rsidP="00B24026">
    <w:pPr>
      <w:pStyle w:val="Header"/>
    </w:pPr>
    <w:r>
      <w:rPr>
        <w:noProof/>
        <w:lang w:eastAsia="ja-JP"/>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29" w:name="bmLogoSectie3_2" w:colFirst="0" w:colLast="0"/>
                                <w:r>
                                  <w:rPr>
                                    <w:noProof/>
                                    <w:lang w:eastAsia="ja-JP"/>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2F71D5" w:rsidRDefault="002F71D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30" w:name="bmLogoSectie3_2" w:colFirst="0" w:colLast="0"/>
                          <w:r>
                            <w:rPr>
                              <w:noProof/>
                              <w:lang w:eastAsia="ja-JP"/>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2F71D5" w:rsidRDefault="002F71D5" w:rsidP="00B24026"/>
                </w:txbxContent>
              </v:textbox>
              <w10:wrap anchorx="margin" anchory="page"/>
              <w10:anchorlock/>
            </v:shape>
          </w:pict>
        </mc:Fallback>
      </mc:AlternateContent>
    </w:r>
  </w:p>
  <w:p w:rsidR="002F71D5" w:rsidRPr="00672ACD" w:rsidRDefault="002F71D5" w:rsidP="00B24026">
    <w:pPr>
      <w:pStyle w:val="Header"/>
    </w:pPr>
  </w:p>
  <w:p w:rsidR="002F71D5" w:rsidRPr="00B24026" w:rsidRDefault="002F71D5"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2F71D5" w:rsidRPr="004C2206">
      <w:tc>
        <w:tcPr>
          <w:tcW w:w="5529" w:type="dxa"/>
          <w:shd w:val="clear" w:color="auto" w:fill="auto"/>
        </w:tcPr>
        <w:p w:rsidR="002F71D5" w:rsidRPr="004C2206" w:rsidRDefault="002F71D5" w:rsidP="00A00A21">
          <w:pPr>
            <w:pStyle w:val="Huisstijl-Koptekst"/>
          </w:pPr>
          <w:bookmarkStart w:id="31" w:name="bmKoptekstSectie3_1" w:colFirst="0" w:colLast="0"/>
          <w:r>
            <w:t>27 January 2015, draft</w:t>
          </w:r>
        </w:p>
      </w:tc>
    </w:tr>
  </w:tbl>
  <w:bookmarkEnd w:id="31"/>
  <w:p w:rsidR="002F71D5" w:rsidRPr="00982765" w:rsidRDefault="002F71D5" w:rsidP="00A00A21">
    <w:pPr>
      <w:pStyle w:val="Header"/>
    </w:pPr>
    <w:r>
      <w:rPr>
        <w:noProof/>
        <w:lang w:eastAsia="ja-JP"/>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2" w:name="bmLogoSectie3_1" w:colFirst="0" w:colLast="0"/>
                                <w:r>
                                  <w:rPr>
                                    <w:noProof/>
                                    <w:lang w:eastAsia="ja-JP"/>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2F71D5" w:rsidRDefault="002F71D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3" w:name="bmLogoSectie3_1" w:colFirst="0" w:colLast="0"/>
                          <w:r>
                            <w:rPr>
                              <w:noProof/>
                              <w:lang w:eastAsia="ja-JP"/>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2F71D5" w:rsidRDefault="002F71D5"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B24026">
    <w:pPr>
      <w:pStyle w:val="Header"/>
    </w:pPr>
    <w:r>
      <w:rPr>
        <w:noProof/>
        <w:lang w:eastAsia="ja-JP"/>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Mar>
                                  <w:right w:w="85" w:type="dxa"/>
                                </w:tcMar>
                              </w:tcPr>
                              <w:p w:rsidR="002F71D5" w:rsidRDefault="002F71D5" w:rsidP="001220C3">
                                <w:pPr>
                                  <w:pStyle w:val="Huisstijl-Koptekst"/>
                                  <w:jc w:val="right"/>
                                </w:pPr>
                                <w:bookmarkStart w:id="396" w:name="bmKoptekstSectie4_2" w:colFirst="0" w:colLast="0"/>
                                <w:r>
                                  <w:t>27 January 2015, draft</w:t>
                                </w:r>
                              </w:p>
                            </w:tc>
                          </w:tr>
                          <w:bookmarkEnd w:id="396"/>
                        </w:tbl>
                        <w:p w:rsidR="002F71D5" w:rsidRDefault="002F71D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Mar>
                            <w:right w:w="85" w:type="dxa"/>
                          </w:tcMar>
                        </w:tcPr>
                        <w:p w:rsidR="002F71D5" w:rsidRDefault="002F71D5" w:rsidP="001220C3">
                          <w:pPr>
                            <w:pStyle w:val="Huisstijl-Koptekst"/>
                            <w:jc w:val="right"/>
                          </w:pPr>
                          <w:bookmarkStart w:id="397" w:name="bmKoptekstSectie4_2" w:colFirst="0" w:colLast="0"/>
                          <w:r>
                            <w:t>27 January 2015, draft</w:t>
                          </w:r>
                        </w:p>
                      </w:tc>
                    </w:tr>
                    <w:bookmarkEnd w:id="397"/>
                  </w:tbl>
                  <w:p w:rsidR="002F71D5" w:rsidRDefault="002F71D5" w:rsidP="001220C3"/>
                </w:txbxContent>
              </v:textbox>
              <w10:wrap anchorx="margin"/>
            </v:shape>
          </w:pict>
        </mc:Fallback>
      </mc:AlternateContent>
    </w:r>
  </w:p>
  <w:p w:rsidR="002F71D5" w:rsidRPr="00982765" w:rsidRDefault="002F71D5" w:rsidP="00B24026">
    <w:pPr>
      <w:pStyle w:val="Header"/>
    </w:pPr>
    <w:r>
      <w:rPr>
        <w:noProof/>
        <w:lang w:eastAsia="ja-JP"/>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398"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8"/>
                        </w:tbl>
                        <w:p w:rsidR="002F71D5" w:rsidRDefault="002F71D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399"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9"/>
                  </w:tbl>
                  <w:p w:rsidR="002F71D5" w:rsidRDefault="002F71D5" w:rsidP="00B24026"/>
                </w:txbxContent>
              </v:textbox>
              <w10:wrap anchorx="margin" anchory="page"/>
              <w10:anchorlock/>
            </v:shape>
          </w:pict>
        </mc:Fallback>
      </mc:AlternateContent>
    </w:r>
  </w:p>
  <w:p w:rsidR="002F71D5" w:rsidRPr="00672ACD" w:rsidRDefault="002F71D5" w:rsidP="00B24026">
    <w:pPr>
      <w:pStyle w:val="Header"/>
    </w:pPr>
  </w:p>
  <w:p w:rsidR="002F71D5" w:rsidRPr="00B24026" w:rsidRDefault="002F71D5" w:rsidP="00B24026">
    <w:pPr>
      <w:pStyle w:val="Header"/>
    </w:pPr>
  </w:p>
  <w:p w:rsidR="002F71D5" w:rsidRPr="00B24026" w:rsidRDefault="002F71D5"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982765">
    <w:pPr>
      <w:pStyle w:val="Header"/>
    </w:pPr>
    <w:r>
      <w:rPr>
        <w:noProof/>
        <w:lang w:eastAsia="ja-JP"/>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400"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0"/>
                        </w:tbl>
                        <w:p w:rsidR="002F71D5" w:rsidRDefault="002F71D5"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401"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1"/>
                  </w:tbl>
                  <w:p w:rsidR="002F71D5" w:rsidRDefault="002F71D5"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2F71D5" w:rsidRPr="004C2206">
      <w:tc>
        <w:tcPr>
          <w:tcW w:w="5812" w:type="dxa"/>
          <w:shd w:val="clear" w:color="auto" w:fill="auto"/>
        </w:tcPr>
        <w:p w:rsidR="002F71D5" w:rsidRPr="004C2206" w:rsidRDefault="002F71D5" w:rsidP="00A00A21">
          <w:pPr>
            <w:pStyle w:val="Huisstijl-Koptekst"/>
          </w:pPr>
          <w:bookmarkStart w:id="402" w:name="bmKoptekstSectie4_1" w:colFirst="0" w:colLast="0"/>
          <w:r>
            <w:t>27 January 2015, draft</w:t>
          </w:r>
        </w:p>
      </w:tc>
    </w:tr>
    <w:bookmarkEnd w:id="402"/>
  </w:tbl>
  <w:p w:rsidR="002F71D5" w:rsidRPr="00982765" w:rsidRDefault="002F71D5"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2">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31"/>
  </w:num>
  <w:num w:numId="3">
    <w:abstractNumId w:val="3"/>
  </w:num>
  <w:num w:numId="4">
    <w:abstractNumId w:val="4"/>
  </w:num>
  <w:num w:numId="5">
    <w:abstractNumId w:val="2"/>
  </w:num>
  <w:num w:numId="6">
    <w:abstractNumId w:val="1"/>
  </w:num>
  <w:num w:numId="7">
    <w:abstractNumId w:val="0"/>
  </w:num>
  <w:num w:numId="8">
    <w:abstractNumId w:val="26"/>
  </w:num>
  <w:num w:numId="9">
    <w:abstractNumId w:val="25"/>
  </w:num>
  <w:num w:numId="10">
    <w:abstractNumId w:val="30"/>
  </w:num>
  <w:num w:numId="11">
    <w:abstractNumId w:val="33"/>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29"/>
  </w:num>
  <w:num w:numId="28">
    <w:abstractNumId w:val="32"/>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4"/>
  </w:num>
  <w:num w:numId="37">
    <w:abstractNumId w:val="5"/>
  </w:num>
  <w:num w:numId="38">
    <w:abstractNumId w:val="23"/>
  </w:num>
  <w:num w:numId="39">
    <w:abstractNumId w:val="16"/>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FAB"/>
    <w:rsid w:val="000F2627"/>
    <w:rsid w:val="000F2B61"/>
    <w:rsid w:val="000F7560"/>
    <w:rsid w:val="000F7986"/>
    <w:rsid w:val="000F7CB2"/>
    <w:rsid w:val="000F7E89"/>
    <w:rsid w:val="00116131"/>
    <w:rsid w:val="001163BC"/>
    <w:rsid w:val="001220C3"/>
    <w:rsid w:val="00126332"/>
    <w:rsid w:val="00127085"/>
    <w:rsid w:val="00127086"/>
    <w:rsid w:val="00127E17"/>
    <w:rsid w:val="0013413E"/>
    <w:rsid w:val="00151657"/>
    <w:rsid w:val="00151E27"/>
    <w:rsid w:val="00153E68"/>
    <w:rsid w:val="00154BE2"/>
    <w:rsid w:val="00166E5E"/>
    <w:rsid w:val="0016728A"/>
    <w:rsid w:val="00181100"/>
    <w:rsid w:val="00183A8A"/>
    <w:rsid w:val="00190628"/>
    <w:rsid w:val="00191AAD"/>
    <w:rsid w:val="00191AD8"/>
    <w:rsid w:val="0019563F"/>
    <w:rsid w:val="001963AF"/>
    <w:rsid w:val="001A0293"/>
    <w:rsid w:val="001A6A5C"/>
    <w:rsid w:val="001B2D67"/>
    <w:rsid w:val="001B541A"/>
    <w:rsid w:val="001C0446"/>
    <w:rsid w:val="001C1750"/>
    <w:rsid w:val="001C34D5"/>
    <w:rsid w:val="001D604B"/>
    <w:rsid w:val="001E0A45"/>
    <w:rsid w:val="001F0D75"/>
    <w:rsid w:val="001F0D99"/>
    <w:rsid w:val="00214827"/>
    <w:rsid w:val="00214DE6"/>
    <w:rsid w:val="002177F1"/>
    <w:rsid w:val="002276CB"/>
    <w:rsid w:val="00241B94"/>
    <w:rsid w:val="0024380D"/>
    <w:rsid w:val="00250E5A"/>
    <w:rsid w:val="00254B06"/>
    <w:rsid w:val="0026108D"/>
    <w:rsid w:val="002779CC"/>
    <w:rsid w:val="0028539C"/>
    <w:rsid w:val="002909C4"/>
    <w:rsid w:val="00293815"/>
    <w:rsid w:val="002B2DDB"/>
    <w:rsid w:val="002C7AE0"/>
    <w:rsid w:val="002D554C"/>
    <w:rsid w:val="002D5858"/>
    <w:rsid w:val="002E67AF"/>
    <w:rsid w:val="002F0371"/>
    <w:rsid w:val="002F08C7"/>
    <w:rsid w:val="002F71D5"/>
    <w:rsid w:val="00300122"/>
    <w:rsid w:val="00301CB2"/>
    <w:rsid w:val="003126C9"/>
    <w:rsid w:val="00313B40"/>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1079"/>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C06A2"/>
    <w:rsid w:val="006C73D5"/>
    <w:rsid w:val="006E48B8"/>
    <w:rsid w:val="006E7349"/>
    <w:rsid w:val="006F77BC"/>
    <w:rsid w:val="00710CB9"/>
    <w:rsid w:val="007250D0"/>
    <w:rsid w:val="00734E22"/>
    <w:rsid w:val="00750606"/>
    <w:rsid w:val="00751572"/>
    <w:rsid w:val="0076281C"/>
    <w:rsid w:val="00764EF6"/>
    <w:rsid w:val="007651C6"/>
    <w:rsid w:val="00767D0D"/>
    <w:rsid w:val="00782DC5"/>
    <w:rsid w:val="007A2CEB"/>
    <w:rsid w:val="007B5F9A"/>
    <w:rsid w:val="007C1889"/>
    <w:rsid w:val="007C234C"/>
    <w:rsid w:val="007C2623"/>
    <w:rsid w:val="007C3E6B"/>
    <w:rsid w:val="007D5040"/>
    <w:rsid w:val="007D6712"/>
    <w:rsid w:val="007E32CB"/>
    <w:rsid w:val="007E3909"/>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07C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38D6"/>
    <w:rsid w:val="00B055A9"/>
    <w:rsid w:val="00B110F9"/>
    <w:rsid w:val="00B170CC"/>
    <w:rsid w:val="00B2095E"/>
    <w:rsid w:val="00B21768"/>
    <w:rsid w:val="00B24026"/>
    <w:rsid w:val="00B3216C"/>
    <w:rsid w:val="00B32B0E"/>
    <w:rsid w:val="00B34A16"/>
    <w:rsid w:val="00B34D5D"/>
    <w:rsid w:val="00B4092B"/>
    <w:rsid w:val="00B47D26"/>
    <w:rsid w:val="00B5487A"/>
    <w:rsid w:val="00B54BCC"/>
    <w:rsid w:val="00B54FB5"/>
    <w:rsid w:val="00B6140B"/>
    <w:rsid w:val="00B6711C"/>
    <w:rsid w:val="00B67AE0"/>
    <w:rsid w:val="00B71B53"/>
    <w:rsid w:val="00B81B0E"/>
    <w:rsid w:val="00B91E8A"/>
    <w:rsid w:val="00BA307F"/>
    <w:rsid w:val="00BA4F8F"/>
    <w:rsid w:val="00BA628F"/>
    <w:rsid w:val="00BA6CF5"/>
    <w:rsid w:val="00BB3879"/>
    <w:rsid w:val="00BC3325"/>
    <w:rsid w:val="00BC7D41"/>
    <w:rsid w:val="00BD3CC9"/>
    <w:rsid w:val="00BE65B5"/>
    <w:rsid w:val="00BF5D29"/>
    <w:rsid w:val="00C032DC"/>
    <w:rsid w:val="00C044DA"/>
    <w:rsid w:val="00C170C9"/>
    <w:rsid w:val="00C20BC3"/>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575A5"/>
    <w:rsid w:val="00D616FB"/>
    <w:rsid w:val="00D745C1"/>
    <w:rsid w:val="00D86807"/>
    <w:rsid w:val="00D91068"/>
    <w:rsid w:val="00D93787"/>
    <w:rsid w:val="00D94EAE"/>
    <w:rsid w:val="00D96A86"/>
    <w:rsid w:val="00DA4079"/>
    <w:rsid w:val="00DC55D8"/>
    <w:rsid w:val="00DC705B"/>
    <w:rsid w:val="00DD5E03"/>
    <w:rsid w:val="00DD70B9"/>
    <w:rsid w:val="00DE10C9"/>
    <w:rsid w:val="00DE4870"/>
    <w:rsid w:val="00DE6E72"/>
    <w:rsid w:val="00E000C1"/>
    <w:rsid w:val="00E00681"/>
    <w:rsid w:val="00E05966"/>
    <w:rsid w:val="00E064E8"/>
    <w:rsid w:val="00E07BFB"/>
    <w:rsid w:val="00E12D88"/>
    <w:rsid w:val="00E13FCF"/>
    <w:rsid w:val="00E178EC"/>
    <w:rsid w:val="00E23841"/>
    <w:rsid w:val="00E266CF"/>
    <w:rsid w:val="00E32292"/>
    <w:rsid w:val="00E43C26"/>
    <w:rsid w:val="00E465ED"/>
    <w:rsid w:val="00E5143D"/>
    <w:rsid w:val="00E644CB"/>
    <w:rsid w:val="00E67307"/>
    <w:rsid w:val="00E71C76"/>
    <w:rsid w:val="00E728B8"/>
    <w:rsid w:val="00E75CB0"/>
    <w:rsid w:val="00E82392"/>
    <w:rsid w:val="00E84D1E"/>
    <w:rsid w:val="00E850E3"/>
    <w:rsid w:val="00E900F6"/>
    <w:rsid w:val="00EA7570"/>
    <w:rsid w:val="00EB2594"/>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6.bin"/><Relationship Id="rId366" Type="http://schemas.openxmlformats.org/officeDocument/2006/relationships/oleObject" Target="embeddings/oleObject167.bin"/><Relationship Id="rId170" Type="http://schemas.openxmlformats.org/officeDocument/2006/relationships/hyperlink" Target="http://publicwiki.deltares.nl/display/OET/Join+OpenEarth" TargetMode="External"/><Relationship Id="rId226" Type="http://schemas.openxmlformats.org/officeDocument/2006/relationships/oleObject" Target="embeddings/oleObject97.bin"/><Relationship Id="rId268" Type="http://schemas.openxmlformats.org/officeDocument/2006/relationships/oleObject" Target="embeddings/oleObject118.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11.wmf"/><Relationship Id="rId402" Type="http://schemas.openxmlformats.org/officeDocument/2006/relationships/oleObject" Target="embeddings/oleObject185.bin"/><Relationship Id="rId258" Type="http://schemas.openxmlformats.org/officeDocument/2006/relationships/oleObject" Target="embeddings/oleObject113.bin"/><Relationship Id="rId279" Type="http://schemas.openxmlformats.org/officeDocument/2006/relationships/image" Target="media/image132.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29.bin"/><Relationship Id="rId304" Type="http://schemas.openxmlformats.org/officeDocument/2006/relationships/oleObject" Target="embeddings/oleObject136.bin"/><Relationship Id="rId325" Type="http://schemas.openxmlformats.org/officeDocument/2006/relationships/image" Target="media/image155.wmf"/><Relationship Id="rId346" Type="http://schemas.openxmlformats.org/officeDocument/2006/relationships/oleObject" Target="embeddings/oleObject157.bin"/><Relationship Id="rId367" Type="http://schemas.openxmlformats.org/officeDocument/2006/relationships/image" Target="media/image176.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image" Target="media/image75.wmf"/><Relationship Id="rId192" Type="http://schemas.openxmlformats.org/officeDocument/2006/relationships/oleObject" Target="embeddings/oleObject81.bin"/><Relationship Id="rId206" Type="http://schemas.openxmlformats.org/officeDocument/2006/relationships/image" Target="media/image95.emf"/><Relationship Id="rId227" Type="http://schemas.openxmlformats.org/officeDocument/2006/relationships/image" Target="media/image106.wmf"/><Relationship Id="rId413" Type="http://schemas.openxmlformats.org/officeDocument/2006/relationships/header" Target="header8.xml"/><Relationship Id="rId248" Type="http://schemas.openxmlformats.org/officeDocument/2006/relationships/oleObject" Target="embeddings/oleObject108.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4.bin"/><Relationship Id="rId315" Type="http://schemas.openxmlformats.org/officeDocument/2006/relationships/image" Target="media/image150.wmf"/><Relationship Id="rId336" Type="http://schemas.openxmlformats.org/officeDocument/2006/relationships/oleObject" Target="embeddings/oleObject152.bin"/><Relationship Id="rId357" Type="http://schemas.openxmlformats.org/officeDocument/2006/relationships/image" Target="media/image171.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image" Target="media/image82.emf"/><Relationship Id="rId217" Type="http://schemas.openxmlformats.org/officeDocument/2006/relationships/image" Target="media/image101.wmf"/><Relationship Id="rId378" Type="http://schemas.openxmlformats.org/officeDocument/2006/relationships/oleObject" Target="embeddings/oleObject173.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webSettings" Target="webSettings.xml"/><Relationship Id="rId238" Type="http://schemas.openxmlformats.org/officeDocument/2006/relationships/oleObject" Target="embeddings/oleObject103.bin"/><Relationship Id="rId259" Type="http://schemas.openxmlformats.org/officeDocument/2006/relationships/image" Target="media/image122.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19.bin"/><Relationship Id="rId291" Type="http://schemas.openxmlformats.org/officeDocument/2006/relationships/image" Target="media/image138.wmf"/><Relationship Id="rId305" Type="http://schemas.openxmlformats.org/officeDocument/2006/relationships/image" Target="media/image145.wmf"/><Relationship Id="rId326" Type="http://schemas.openxmlformats.org/officeDocument/2006/relationships/oleObject" Target="embeddings/oleObject147.bin"/><Relationship Id="rId347" Type="http://schemas.openxmlformats.org/officeDocument/2006/relationships/image" Target="media/image166.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68.bin"/><Relationship Id="rId389" Type="http://schemas.openxmlformats.org/officeDocument/2006/relationships/image" Target="media/image187.wmf"/><Relationship Id="rId172" Type="http://schemas.openxmlformats.org/officeDocument/2006/relationships/oleObject" Target="embeddings/oleObject74.bin"/><Relationship Id="rId193" Type="http://schemas.openxmlformats.org/officeDocument/2006/relationships/image" Target="media/image88.wmf"/><Relationship Id="rId207" Type="http://schemas.openxmlformats.org/officeDocument/2006/relationships/image" Target="media/image96.wmf"/><Relationship Id="rId228" Type="http://schemas.openxmlformats.org/officeDocument/2006/relationships/oleObject" Target="embeddings/oleObject98.bin"/><Relationship Id="rId249" Type="http://schemas.openxmlformats.org/officeDocument/2006/relationships/image" Target="media/image117.wmf"/><Relationship Id="rId414" Type="http://schemas.openxmlformats.org/officeDocument/2006/relationships/header" Target="header9.xml"/><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4.bin"/><Relationship Id="rId281" Type="http://schemas.openxmlformats.org/officeDocument/2006/relationships/image" Target="media/image133.wmf"/><Relationship Id="rId316" Type="http://schemas.openxmlformats.org/officeDocument/2006/relationships/oleObject" Target="embeddings/oleObject142.bin"/><Relationship Id="rId337" Type="http://schemas.openxmlformats.org/officeDocument/2006/relationships/image" Target="media/image161.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3.bin"/><Relationship Id="rId379" Type="http://schemas.openxmlformats.org/officeDocument/2006/relationships/image" Target="media/image182.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3.wmf"/><Relationship Id="rId218" Type="http://schemas.openxmlformats.org/officeDocument/2006/relationships/oleObject" Target="embeddings/oleObject93.bin"/><Relationship Id="rId239" Type="http://schemas.openxmlformats.org/officeDocument/2006/relationships/image" Target="media/image112.wmf"/><Relationship Id="rId390" Type="http://schemas.openxmlformats.org/officeDocument/2006/relationships/oleObject" Target="embeddings/oleObject179.bin"/><Relationship Id="rId404" Type="http://schemas.openxmlformats.org/officeDocument/2006/relationships/oleObject" Target="embeddings/oleObject186.bin"/><Relationship Id="rId250" Type="http://schemas.openxmlformats.org/officeDocument/2006/relationships/oleObject" Target="embeddings/oleObject109.bin"/><Relationship Id="rId271" Type="http://schemas.openxmlformats.org/officeDocument/2006/relationships/image" Target="media/image128.wmf"/><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6.wmf"/><Relationship Id="rId348" Type="http://schemas.openxmlformats.org/officeDocument/2006/relationships/oleObject" Target="embeddings/oleObject158.bin"/><Relationship Id="rId369" Type="http://schemas.openxmlformats.org/officeDocument/2006/relationships/image" Target="media/image177.wmf"/><Relationship Id="rId152" Type="http://schemas.openxmlformats.org/officeDocument/2006/relationships/oleObject" Target="embeddings/oleObject65.bin"/><Relationship Id="rId173" Type="http://schemas.openxmlformats.org/officeDocument/2006/relationships/image" Target="media/image76.wmf"/><Relationship Id="rId194" Type="http://schemas.openxmlformats.org/officeDocument/2006/relationships/oleObject" Target="embeddings/oleObject82.bin"/><Relationship Id="rId208"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74.bin"/><Relationship Id="rId415" Type="http://schemas.openxmlformats.org/officeDocument/2006/relationships/footer" Target="footer8.xml"/><Relationship Id="rId240" Type="http://schemas.openxmlformats.org/officeDocument/2006/relationships/oleObject" Target="embeddings/oleObject104.bin"/><Relationship Id="rId261" Type="http://schemas.openxmlformats.org/officeDocument/2006/relationships/image" Target="media/image123.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5.bin"/><Relationship Id="rId317" Type="http://schemas.openxmlformats.org/officeDocument/2006/relationships/image" Target="media/image151.wmf"/><Relationship Id="rId338" Type="http://schemas.openxmlformats.org/officeDocument/2006/relationships/oleObject" Target="embeddings/oleObject153.bin"/><Relationship Id="rId359" Type="http://schemas.openxmlformats.org/officeDocument/2006/relationships/image" Target="media/image172.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77.bin"/><Relationship Id="rId219" Type="http://schemas.openxmlformats.org/officeDocument/2006/relationships/image" Target="media/image102.wmf"/><Relationship Id="rId370" Type="http://schemas.openxmlformats.org/officeDocument/2006/relationships/oleObject" Target="embeddings/oleObject169.bin"/><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99.bin"/><Relationship Id="rId251" Type="http://schemas.openxmlformats.org/officeDocument/2006/relationships/image" Target="media/image118.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0.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oleObject" Target="embeddings/oleObject148.bin"/><Relationship Id="rId349" Type="http://schemas.openxmlformats.org/officeDocument/2006/relationships/image" Target="media/image167.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7.emf"/><Relationship Id="rId195" Type="http://schemas.openxmlformats.org/officeDocument/2006/relationships/image" Target="media/image89.wmf"/><Relationship Id="rId209" Type="http://schemas.openxmlformats.org/officeDocument/2006/relationships/image" Target="media/image97.wmf"/><Relationship Id="rId360" Type="http://schemas.openxmlformats.org/officeDocument/2006/relationships/oleObject" Target="embeddings/oleObject164.bin"/><Relationship Id="rId381" Type="http://schemas.openxmlformats.org/officeDocument/2006/relationships/image" Target="media/image183.wmf"/><Relationship Id="rId416" Type="http://schemas.openxmlformats.org/officeDocument/2006/relationships/footer" Target="footer9.xml"/><Relationship Id="rId220" Type="http://schemas.openxmlformats.org/officeDocument/2006/relationships/oleObject" Target="embeddings/oleObject94.bin"/><Relationship Id="rId241" Type="http://schemas.openxmlformats.org/officeDocument/2006/relationships/image" Target="media/image113.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5.bin"/><Relationship Id="rId283" Type="http://schemas.openxmlformats.org/officeDocument/2006/relationships/image" Target="media/image134.wmf"/><Relationship Id="rId318" Type="http://schemas.openxmlformats.org/officeDocument/2006/relationships/oleObject" Target="embeddings/oleObject143.bin"/><Relationship Id="rId339" Type="http://schemas.openxmlformats.org/officeDocument/2006/relationships/image" Target="media/image162.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4.wmf"/><Relationship Id="rId350" Type="http://schemas.openxmlformats.org/officeDocument/2006/relationships/oleObject" Target="embeddings/oleObject159.bin"/><Relationship Id="rId371" Type="http://schemas.openxmlformats.org/officeDocument/2006/relationships/image" Target="media/image178.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80.bin"/><Relationship Id="rId26" Type="http://schemas.openxmlformats.org/officeDocument/2006/relationships/oleObject" Target="embeddings/oleObject2.bin"/><Relationship Id="rId231" Type="http://schemas.openxmlformats.org/officeDocument/2006/relationships/image" Target="media/image108.wmf"/><Relationship Id="rId252" Type="http://schemas.openxmlformats.org/officeDocument/2006/relationships/oleObject" Target="embeddings/oleObject110.bin"/><Relationship Id="rId273" Type="http://schemas.openxmlformats.org/officeDocument/2006/relationships/image" Target="media/image129.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image" Target="media/image157.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image" Target="media/image78.png"/><Relationship Id="rId340" Type="http://schemas.openxmlformats.org/officeDocument/2006/relationships/oleObject" Target="embeddings/oleObject154.bin"/><Relationship Id="rId361" Type="http://schemas.openxmlformats.org/officeDocument/2006/relationships/image" Target="media/image173.wmf"/><Relationship Id="rId196" Type="http://schemas.openxmlformats.org/officeDocument/2006/relationships/oleObject" Target="embeddings/oleObject83.bin"/><Relationship Id="rId200" Type="http://schemas.openxmlformats.org/officeDocument/2006/relationships/image" Target="media/image92.wmf"/><Relationship Id="rId382" Type="http://schemas.openxmlformats.org/officeDocument/2006/relationships/oleObject" Target="embeddings/oleObject175.bin"/><Relationship Id="rId417" Type="http://schemas.openxmlformats.org/officeDocument/2006/relationships/fontTable" Target="fontTable.xml"/><Relationship Id="rId16" Type="http://schemas.openxmlformats.org/officeDocument/2006/relationships/footer" Target="footer4.xml"/><Relationship Id="rId221" Type="http://schemas.openxmlformats.org/officeDocument/2006/relationships/image" Target="media/image103.wmf"/><Relationship Id="rId242" Type="http://schemas.openxmlformats.org/officeDocument/2006/relationships/oleObject" Target="embeddings/oleObject105.bin"/><Relationship Id="rId263" Type="http://schemas.openxmlformats.org/officeDocument/2006/relationships/image" Target="media/image124.wmf"/><Relationship Id="rId284" Type="http://schemas.openxmlformats.org/officeDocument/2006/relationships/oleObject" Target="embeddings/oleObject126.bin"/><Relationship Id="rId319" Type="http://schemas.openxmlformats.org/officeDocument/2006/relationships/image" Target="media/image152.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49.bin"/><Relationship Id="rId90" Type="http://schemas.openxmlformats.org/officeDocument/2006/relationships/oleObject" Target="embeddings/oleObject34.bin"/><Relationship Id="rId165" Type="http://schemas.openxmlformats.org/officeDocument/2006/relationships/image" Target="media/image72.wmf"/><Relationship Id="rId186" Type="http://schemas.openxmlformats.org/officeDocument/2006/relationships/oleObject" Target="embeddings/oleObject78.bin"/><Relationship Id="rId351" Type="http://schemas.openxmlformats.org/officeDocument/2006/relationships/image" Target="media/image168.wmf"/><Relationship Id="rId372" Type="http://schemas.openxmlformats.org/officeDocument/2006/relationships/oleObject" Target="embeddings/oleObject170.bin"/><Relationship Id="rId393" Type="http://schemas.openxmlformats.org/officeDocument/2006/relationships/image" Target="media/image189.wmf"/><Relationship Id="rId407" Type="http://schemas.openxmlformats.org/officeDocument/2006/relationships/image" Target="media/image196.wmf"/><Relationship Id="rId211" Type="http://schemas.openxmlformats.org/officeDocument/2006/relationships/image" Target="media/image98.wmf"/><Relationship Id="rId232" Type="http://schemas.openxmlformats.org/officeDocument/2006/relationships/oleObject" Target="embeddings/oleObject100.bin"/><Relationship Id="rId253" Type="http://schemas.openxmlformats.org/officeDocument/2006/relationships/image" Target="media/image119.wmf"/><Relationship Id="rId274" Type="http://schemas.openxmlformats.org/officeDocument/2006/relationships/oleObject" Target="embeddings/oleObject121.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hyperlink" Target="http://oss.deltares.nl/web/xbeach/source-code-and-exe" TargetMode="External"/><Relationship Id="rId197" Type="http://schemas.openxmlformats.org/officeDocument/2006/relationships/image" Target="media/image90.emf"/><Relationship Id="rId341" Type="http://schemas.openxmlformats.org/officeDocument/2006/relationships/image" Target="media/image163.wmf"/><Relationship Id="rId362" Type="http://schemas.openxmlformats.org/officeDocument/2006/relationships/oleObject" Target="embeddings/oleObject165.bin"/><Relationship Id="rId383" Type="http://schemas.openxmlformats.org/officeDocument/2006/relationships/image" Target="media/image184.wmf"/><Relationship Id="rId418" Type="http://schemas.openxmlformats.org/officeDocument/2006/relationships/theme" Target="theme/theme1.xml"/><Relationship Id="rId201" Type="http://schemas.openxmlformats.org/officeDocument/2006/relationships/oleObject" Target="embeddings/oleObject85.bin"/><Relationship Id="rId222" Type="http://schemas.openxmlformats.org/officeDocument/2006/relationships/oleObject" Target="embeddings/oleObject95.bin"/><Relationship Id="rId243" Type="http://schemas.openxmlformats.org/officeDocument/2006/relationships/image" Target="media/image114.wmf"/><Relationship Id="rId264" Type="http://schemas.openxmlformats.org/officeDocument/2006/relationships/oleObject" Target="embeddings/oleObject116.bin"/><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oleObject" Target="embeddings/oleObject160.bin"/><Relationship Id="rId373" Type="http://schemas.openxmlformats.org/officeDocument/2006/relationships/image" Target="media/image179.wmf"/><Relationship Id="rId394" Type="http://schemas.openxmlformats.org/officeDocument/2006/relationships/oleObject" Target="embeddings/oleObject181.bin"/><Relationship Id="rId408"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09.wmf"/><Relationship Id="rId254" Type="http://schemas.openxmlformats.org/officeDocument/2006/relationships/oleObject" Target="embeddings/oleObject111.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30.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9.png"/><Relationship Id="rId198" Type="http://schemas.openxmlformats.org/officeDocument/2006/relationships/image" Target="media/image91.wmf"/><Relationship Id="rId321" Type="http://schemas.openxmlformats.org/officeDocument/2006/relationships/image" Target="media/image153.wmf"/><Relationship Id="rId342" Type="http://schemas.openxmlformats.org/officeDocument/2006/relationships/oleObject" Target="embeddings/oleObject155.bin"/><Relationship Id="rId363" Type="http://schemas.openxmlformats.org/officeDocument/2006/relationships/image" Target="media/image174.wmf"/><Relationship Id="rId384" Type="http://schemas.openxmlformats.org/officeDocument/2006/relationships/oleObject" Target="embeddings/oleObject176.bin"/><Relationship Id="rId202" Type="http://schemas.openxmlformats.org/officeDocument/2006/relationships/image" Target="media/image93.wmf"/><Relationship Id="rId223" Type="http://schemas.openxmlformats.org/officeDocument/2006/relationships/image" Target="media/image104.wmf"/><Relationship Id="rId244" Type="http://schemas.openxmlformats.org/officeDocument/2006/relationships/oleObject" Target="embeddings/oleObject106.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79.bin"/><Relationship Id="rId311" Type="http://schemas.openxmlformats.org/officeDocument/2006/relationships/image" Target="media/image148.wmf"/><Relationship Id="rId332" Type="http://schemas.openxmlformats.org/officeDocument/2006/relationships/oleObject" Target="embeddings/oleObject150.bin"/><Relationship Id="rId353" Type="http://schemas.openxmlformats.org/officeDocument/2006/relationships/image" Target="media/image169.wmf"/><Relationship Id="rId374" Type="http://schemas.openxmlformats.org/officeDocument/2006/relationships/oleObject" Target="embeddings/oleObject171.bin"/><Relationship Id="rId395" Type="http://schemas.openxmlformats.org/officeDocument/2006/relationships/image" Target="media/image190.wmf"/><Relationship Id="rId409" Type="http://schemas.openxmlformats.org/officeDocument/2006/relationships/image" Target="media/image197.wmf"/><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20.wmf"/><Relationship Id="rId276" Type="http://schemas.openxmlformats.org/officeDocument/2006/relationships/oleObject" Target="embeddings/oleObject122.bin"/><Relationship Id="rId297" Type="http://schemas.openxmlformats.org/officeDocument/2006/relationships/image" Target="media/image141.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image" Target="media/image80.wmf"/><Relationship Id="rId301" Type="http://schemas.openxmlformats.org/officeDocument/2006/relationships/image" Target="media/image143.wmf"/><Relationship Id="rId322" Type="http://schemas.openxmlformats.org/officeDocument/2006/relationships/oleObject" Target="embeddings/oleObject145.bin"/><Relationship Id="rId343" Type="http://schemas.openxmlformats.org/officeDocument/2006/relationships/image" Target="media/image164.wmf"/><Relationship Id="rId364" Type="http://schemas.openxmlformats.org/officeDocument/2006/relationships/oleObject" Target="embeddings/oleObject166.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85.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5.wmf"/><Relationship Id="rId266" Type="http://schemas.openxmlformats.org/officeDocument/2006/relationships/oleObject" Target="embeddings/oleObject117.bin"/><Relationship Id="rId287" Type="http://schemas.openxmlformats.org/officeDocument/2006/relationships/image" Target="media/image136.wmf"/><Relationship Id="rId410" Type="http://schemas.openxmlformats.org/officeDocument/2006/relationships/oleObject" Target="embeddings/oleObject189.bin"/><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3.bin"/><Relationship Id="rId312" Type="http://schemas.openxmlformats.org/officeDocument/2006/relationships/oleObject" Target="embeddings/oleObject140.bin"/><Relationship Id="rId333" Type="http://schemas.openxmlformats.org/officeDocument/2006/relationships/image" Target="media/image159.wmf"/><Relationship Id="rId354" Type="http://schemas.openxmlformats.org/officeDocument/2006/relationships/oleObject" Target="embeddings/oleObject161.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6.wmf"/><Relationship Id="rId375" Type="http://schemas.openxmlformats.org/officeDocument/2006/relationships/image" Target="media/image180.wmf"/><Relationship Id="rId396"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0.wmf"/><Relationship Id="rId256" Type="http://schemas.openxmlformats.org/officeDocument/2006/relationships/oleObject" Target="embeddings/oleObject112.bin"/><Relationship Id="rId277" Type="http://schemas.openxmlformats.org/officeDocument/2006/relationships/image" Target="media/image131.wmf"/><Relationship Id="rId298" Type="http://schemas.openxmlformats.org/officeDocument/2006/relationships/oleObject" Target="embeddings/oleObject133.bin"/><Relationship Id="rId400" Type="http://schemas.openxmlformats.org/officeDocument/2006/relationships/oleObject" Target="embeddings/oleObject184.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5.bin"/><Relationship Id="rId323" Type="http://schemas.openxmlformats.org/officeDocument/2006/relationships/image" Target="media/image154.wmf"/><Relationship Id="rId344" Type="http://schemas.openxmlformats.org/officeDocument/2006/relationships/oleObject" Target="embeddings/oleObject156.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oleObject" Target="embeddings/oleObject75.bin"/><Relationship Id="rId365" Type="http://schemas.openxmlformats.org/officeDocument/2006/relationships/image" Target="media/image175.wmf"/><Relationship Id="rId386" Type="http://schemas.openxmlformats.org/officeDocument/2006/relationships/oleObject" Target="embeddings/oleObject177.bin"/><Relationship Id="rId190" Type="http://schemas.openxmlformats.org/officeDocument/2006/relationships/oleObject" Target="embeddings/oleObject80.bin"/><Relationship Id="rId204" Type="http://schemas.openxmlformats.org/officeDocument/2006/relationships/image" Target="media/image94.wmf"/><Relationship Id="rId225" Type="http://schemas.openxmlformats.org/officeDocument/2006/relationships/image" Target="media/image105.wmf"/><Relationship Id="rId246" Type="http://schemas.openxmlformats.org/officeDocument/2006/relationships/oleObject" Target="embeddings/oleObject107.bin"/><Relationship Id="rId267" Type="http://schemas.openxmlformats.org/officeDocument/2006/relationships/image" Target="media/image126.wmf"/><Relationship Id="rId288" Type="http://schemas.openxmlformats.org/officeDocument/2006/relationships/oleObject" Target="embeddings/oleObject128.bin"/><Relationship Id="rId411" Type="http://schemas.openxmlformats.org/officeDocument/2006/relationships/image" Target="media/image198.wmf"/><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png"/><Relationship Id="rId334" Type="http://schemas.openxmlformats.org/officeDocument/2006/relationships/oleObject" Target="embeddings/oleObject151.bin"/><Relationship Id="rId355" Type="http://schemas.openxmlformats.org/officeDocument/2006/relationships/image" Target="media/image170.wmf"/><Relationship Id="rId376" Type="http://schemas.openxmlformats.org/officeDocument/2006/relationships/oleObject" Target="embeddings/oleObject172.bin"/><Relationship Id="rId397" Type="http://schemas.openxmlformats.org/officeDocument/2006/relationships/image" Target="media/image191.wmf"/><Relationship Id="rId4" Type="http://schemas.microsoft.com/office/2007/relationships/stylesWithEffects" Target="stylesWithEffects.xml"/><Relationship Id="rId180" Type="http://schemas.openxmlformats.org/officeDocument/2006/relationships/image" Target="media/image81.wmf"/><Relationship Id="rId215" Type="http://schemas.openxmlformats.org/officeDocument/2006/relationships/image" Target="media/image100.wmf"/><Relationship Id="rId236" Type="http://schemas.openxmlformats.org/officeDocument/2006/relationships/oleObject" Target="embeddings/oleObject102.bin"/><Relationship Id="rId257" Type="http://schemas.openxmlformats.org/officeDocument/2006/relationships/image" Target="media/image121.wmf"/><Relationship Id="rId278" Type="http://schemas.openxmlformats.org/officeDocument/2006/relationships/oleObject" Target="embeddings/oleObject123.bin"/><Relationship Id="rId401" Type="http://schemas.openxmlformats.org/officeDocument/2006/relationships/image" Target="media/image193.wmf"/><Relationship Id="rId303" Type="http://schemas.openxmlformats.org/officeDocument/2006/relationships/image" Target="media/image14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87.wmf"/><Relationship Id="rId205" Type="http://schemas.openxmlformats.org/officeDocument/2006/relationships/oleObject" Target="embeddings/oleObject87.bin"/><Relationship Id="rId247" Type="http://schemas.openxmlformats.org/officeDocument/2006/relationships/image" Target="media/image116.wmf"/><Relationship Id="rId412" Type="http://schemas.openxmlformats.org/officeDocument/2006/relationships/oleObject" Target="embeddings/oleObject190.bin"/><Relationship Id="rId107" Type="http://schemas.openxmlformats.org/officeDocument/2006/relationships/image" Target="media/image43.wmf"/><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1.bin"/><Relationship Id="rId356" Type="http://schemas.openxmlformats.org/officeDocument/2006/relationships/oleObject" Target="embeddings/oleObject162.bin"/><Relationship Id="rId398" Type="http://schemas.openxmlformats.org/officeDocument/2006/relationships/oleObject" Target="embeddings/oleObject183.bin"/><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oleObject" Target="embeddings/oleObject92.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B5449EBF-96DD-40EE-B0AB-AB1FEA9DE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45</TotalTime>
  <Pages>117</Pages>
  <Words>30838</Words>
  <Characters>211099</Characters>
  <Application>Microsoft Office Word</Application>
  <DocSecurity>0</DocSecurity>
  <Lines>1759</Lines>
  <Paragraphs>482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241455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Ap van Dongeren</cp:lastModifiedBy>
  <cp:revision>7</cp:revision>
  <cp:lastPrinted>2007-12-31T13:24:00Z</cp:lastPrinted>
  <dcterms:created xsi:type="dcterms:W3CDTF">2015-02-20T08:15:00Z</dcterms:created>
  <dcterms:modified xsi:type="dcterms:W3CDTF">2015-02-20T09:00:00Z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